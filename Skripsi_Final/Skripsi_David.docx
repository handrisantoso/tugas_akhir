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40D45" w14:textId="6F16804C" w:rsidR="00575459" w:rsidRPr="0040090B" w:rsidRDefault="00E0036F" w:rsidP="0027611C">
      <w:pPr>
        <w:ind w:firstLine="0"/>
        <w:jc w:val="center"/>
        <w:rPr>
          <w:b/>
          <w:bCs/>
          <w:sz w:val="32"/>
          <w:szCs w:val="32"/>
        </w:rPr>
      </w:pPr>
      <w:r w:rsidRPr="0040090B">
        <w:rPr>
          <w:b/>
          <w:bCs/>
          <w:sz w:val="32"/>
          <w:szCs w:val="32"/>
        </w:rPr>
        <w:t>PENGEMBANGAN SISTEM DETEKSI PELANGGARAN 9-BALL POOL BERBASIS VISI KOMPUTER PADA EDGE DEVICE</w:t>
      </w:r>
    </w:p>
    <w:p w14:paraId="4D44E323" w14:textId="77777777" w:rsidR="00E0036F" w:rsidRPr="00B910F3" w:rsidRDefault="00E0036F" w:rsidP="0027611C">
      <w:pPr>
        <w:ind w:firstLine="0"/>
        <w:jc w:val="center"/>
        <w:rPr>
          <w:b/>
          <w:bCs/>
          <w:sz w:val="28"/>
          <w:szCs w:val="28"/>
        </w:rPr>
      </w:pPr>
    </w:p>
    <w:p w14:paraId="7B27F463" w14:textId="77777777" w:rsidR="00575459" w:rsidRPr="00B910F3" w:rsidRDefault="00575459" w:rsidP="00BB0F7F">
      <w:pPr>
        <w:spacing w:after="0"/>
        <w:ind w:firstLine="0"/>
        <w:jc w:val="center"/>
        <w:rPr>
          <w:b/>
          <w:bCs/>
          <w:sz w:val="28"/>
          <w:szCs w:val="28"/>
        </w:rPr>
      </w:pPr>
      <w:r w:rsidRPr="00B910F3">
        <w:rPr>
          <w:b/>
          <w:bCs/>
          <w:sz w:val="28"/>
          <w:szCs w:val="28"/>
        </w:rPr>
        <w:t>TUGAS AKHIR</w:t>
      </w:r>
    </w:p>
    <w:p w14:paraId="46D77466" w14:textId="77777777" w:rsidR="00575459" w:rsidRPr="00B910F3" w:rsidRDefault="00575459" w:rsidP="00BB0F7F">
      <w:pPr>
        <w:spacing w:after="0"/>
        <w:ind w:firstLine="0"/>
        <w:jc w:val="center"/>
        <w:rPr>
          <w:b/>
          <w:bCs/>
          <w:sz w:val="28"/>
          <w:szCs w:val="28"/>
        </w:rPr>
      </w:pPr>
      <w:r w:rsidRPr="00B910F3">
        <w:rPr>
          <w:b/>
          <w:bCs/>
          <w:sz w:val="28"/>
          <w:szCs w:val="28"/>
        </w:rPr>
        <w:t>UNTUK MEMENUHI SEBAGIAN DARI SYARAT-SYARAT</w:t>
      </w:r>
    </w:p>
    <w:p w14:paraId="56DC1AE1" w14:textId="3AC9DCB3" w:rsidR="00575459" w:rsidRPr="00B910F3" w:rsidRDefault="00575459" w:rsidP="00BB0F7F">
      <w:pPr>
        <w:spacing w:after="0"/>
        <w:ind w:firstLine="0"/>
        <w:jc w:val="center"/>
        <w:rPr>
          <w:b/>
          <w:bCs/>
          <w:sz w:val="28"/>
          <w:szCs w:val="28"/>
        </w:rPr>
      </w:pPr>
      <w:r w:rsidRPr="00B910F3">
        <w:rPr>
          <w:b/>
          <w:bCs/>
          <w:sz w:val="28"/>
          <w:szCs w:val="28"/>
        </w:rPr>
        <w:t>GUNA MENCAPAI GELAR SARJANA TEKNIK INFORMATIKA</w:t>
      </w:r>
    </w:p>
    <w:p w14:paraId="6D248250" w14:textId="2CA82C40" w:rsidR="00050342" w:rsidRPr="00B910F3" w:rsidRDefault="00050342" w:rsidP="00C33CDA"/>
    <w:p w14:paraId="4AB67063" w14:textId="07084CF4" w:rsidR="00050342" w:rsidRPr="00B910F3" w:rsidRDefault="00050342" w:rsidP="00C33CDA">
      <w:pPr>
        <w:rPr>
          <w:sz w:val="32"/>
          <w:szCs w:val="32"/>
        </w:rPr>
      </w:pPr>
      <w:r w:rsidRPr="00B910F3">
        <w:drawing>
          <wp:inline distT="0" distB="0" distL="0" distR="0" wp14:anchorId="67C8B1B9" wp14:editId="528BD95D">
            <wp:extent cx="4604448" cy="1992573"/>
            <wp:effectExtent l="0" t="0" r="0" b="0"/>
            <wp:docPr id="1" name="Picture 1" descr="ICE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E Institu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14551" cy="1996945"/>
                    </a:xfrm>
                    <a:prstGeom prst="rect">
                      <a:avLst/>
                    </a:prstGeom>
                    <a:noFill/>
                    <a:ln>
                      <a:noFill/>
                    </a:ln>
                  </pic:spPr>
                </pic:pic>
              </a:graphicData>
            </a:graphic>
          </wp:inline>
        </w:drawing>
      </w:r>
    </w:p>
    <w:p w14:paraId="647CD759" w14:textId="77777777" w:rsidR="003B1050" w:rsidRPr="00B910F3" w:rsidRDefault="003B1050" w:rsidP="00C33CDA"/>
    <w:p w14:paraId="2C3F460E" w14:textId="5A1E9A47" w:rsidR="000F52B4" w:rsidRPr="00B910F3" w:rsidRDefault="000F52B4" w:rsidP="00C33CDA"/>
    <w:p w14:paraId="6311794C" w14:textId="30673AD7" w:rsidR="00B53528" w:rsidRPr="00B910F3" w:rsidRDefault="00B53528" w:rsidP="00C33CDA"/>
    <w:p w14:paraId="034928F8" w14:textId="22DC1FD8" w:rsidR="00B53528" w:rsidRPr="00B910F3" w:rsidRDefault="005F5E30" w:rsidP="005F5E30">
      <w:pPr>
        <w:ind w:firstLine="0"/>
        <w:jc w:val="center"/>
      </w:pPr>
      <w:r>
        <w:t>Diajukan Oleh:</w:t>
      </w:r>
    </w:p>
    <w:p w14:paraId="6225A796" w14:textId="41059780" w:rsidR="00806863" w:rsidRDefault="005F5E30" w:rsidP="00BB0F7F">
      <w:pPr>
        <w:spacing w:after="0"/>
        <w:ind w:firstLine="0"/>
        <w:jc w:val="center"/>
        <w:rPr>
          <w:sz w:val="28"/>
          <w:szCs w:val="28"/>
        </w:rPr>
      </w:pPr>
      <w:r>
        <w:rPr>
          <w:sz w:val="28"/>
          <w:szCs w:val="28"/>
        </w:rPr>
        <w:t>David Tulus Halomoan Haryanto</w:t>
      </w:r>
    </w:p>
    <w:p w14:paraId="0E91E6A4" w14:textId="361FACBB" w:rsidR="005F5E30" w:rsidRPr="005F5E30" w:rsidRDefault="005F5E30" w:rsidP="00BB0F7F">
      <w:pPr>
        <w:spacing w:after="0"/>
        <w:ind w:firstLine="0"/>
        <w:jc w:val="center"/>
        <w:rPr>
          <w:sz w:val="28"/>
          <w:szCs w:val="28"/>
        </w:rPr>
      </w:pPr>
      <w:r>
        <w:rPr>
          <w:sz w:val="28"/>
          <w:szCs w:val="28"/>
        </w:rPr>
        <w:t>NIM: 2210101027</w:t>
      </w:r>
    </w:p>
    <w:p w14:paraId="2EC5BD90" w14:textId="5D0F1B22" w:rsidR="00806863" w:rsidRPr="00B910F3" w:rsidRDefault="00806863" w:rsidP="00BB0F7F">
      <w:pPr>
        <w:spacing w:after="0"/>
        <w:ind w:firstLine="0"/>
        <w:jc w:val="center"/>
        <w:rPr>
          <w:b/>
          <w:bCs/>
          <w:sz w:val="28"/>
          <w:szCs w:val="28"/>
        </w:rPr>
      </w:pPr>
    </w:p>
    <w:p w14:paraId="2790BF8B" w14:textId="77110951" w:rsidR="003D45B1" w:rsidRPr="00B910F3" w:rsidRDefault="003D45B1" w:rsidP="00BB0F7F">
      <w:pPr>
        <w:spacing w:after="0"/>
        <w:ind w:firstLine="0"/>
        <w:jc w:val="center"/>
        <w:rPr>
          <w:b/>
          <w:bCs/>
          <w:sz w:val="28"/>
          <w:szCs w:val="28"/>
        </w:rPr>
      </w:pPr>
    </w:p>
    <w:p w14:paraId="639F4FC0" w14:textId="71C3652B" w:rsidR="003D45B1" w:rsidRPr="00B910F3" w:rsidRDefault="003D45B1" w:rsidP="00BB0F7F">
      <w:pPr>
        <w:spacing w:after="0"/>
        <w:ind w:firstLine="0"/>
        <w:jc w:val="center"/>
        <w:rPr>
          <w:b/>
          <w:bCs/>
          <w:sz w:val="28"/>
          <w:szCs w:val="28"/>
        </w:rPr>
      </w:pPr>
    </w:p>
    <w:p w14:paraId="700D1C74" w14:textId="42097578" w:rsidR="003D45B1" w:rsidRPr="00B910F3" w:rsidRDefault="003D45B1" w:rsidP="00BB0F7F">
      <w:pPr>
        <w:spacing w:after="0"/>
        <w:ind w:firstLine="0"/>
        <w:jc w:val="center"/>
        <w:rPr>
          <w:b/>
          <w:bCs/>
          <w:sz w:val="28"/>
          <w:szCs w:val="28"/>
        </w:rPr>
      </w:pPr>
    </w:p>
    <w:p w14:paraId="7FEC42A6" w14:textId="25C5D424" w:rsidR="003D45B1" w:rsidRPr="00B910F3" w:rsidRDefault="003D45B1" w:rsidP="00BB0F7F">
      <w:pPr>
        <w:spacing w:after="0"/>
        <w:ind w:firstLine="0"/>
        <w:jc w:val="center"/>
        <w:rPr>
          <w:b/>
          <w:bCs/>
          <w:sz w:val="28"/>
          <w:szCs w:val="28"/>
        </w:rPr>
      </w:pPr>
    </w:p>
    <w:p w14:paraId="1B1C42B0" w14:textId="77777777" w:rsidR="003D45B1" w:rsidRPr="00B910F3" w:rsidRDefault="003D45B1" w:rsidP="00BB0F7F">
      <w:pPr>
        <w:spacing w:after="0"/>
        <w:ind w:firstLine="0"/>
        <w:jc w:val="center"/>
        <w:rPr>
          <w:b/>
          <w:bCs/>
          <w:sz w:val="28"/>
          <w:szCs w:val="28"/>
        </w:rPr>
      </w:pPr>
    </w:p>
    <w:p w14:paraId="3D088F4F" w14:textId="77777777" w:rsidR="00337261" w:rsidRPr="00B910F3" w:rsidRDefault="00337261" w:rsidP="00BB0F7F">
      <w:pPr>
        <w:spacing w:after="0"/>
        <w:ind w:firstLine="0"/>
        <w:jc w:val="center"/>
        <w:rPr>
          <w:b/>
          <w:bCs/>
          <w:sz w:val="28"/>
          <w:szCs w:val="28"/>
        </w:rPr>
      </w:pPr>
      <w:r w:rsidRPr="00B910F3">
        <w:rPr>
          <w:b/>
          <w:bCs/>
          <w:sz w:val="28"/>
          <w:szCs w:val="28"/>
        </w:rPr>
        <w:t>PROGRAM STUDI TEKNIK INFORMATIKA</w:t>
      </w:r>
    </w:p>
    <w:p w14:paraId="0C6E92FC" w14:textId="77777777" w:rsidR="00337261" w:rsidRPr="00B910F3" w:rsidRDefault="00337261" w:rsidP="00BB0F7F">
      <w:pPr>
        <w:spacing w:after="0"/>
        <w:ind w:firstLine="0"/>
        <w:jc w:val="center"/>
        <w:rPr>
          <w:b/>
          <w:bCs/>
          <w:sz w:val="28"/>
          <w:szCs w:val="28"/>
        </w:rPr>
      </w:pPr>
      <w:r w:rsidRPr="00B910F3">
        <w:rPr>
          <w:b/>
          <w:bCs/>
          <w:sz w:val="28"/>
          <w:szCs w:val="28"/>
        </w:rPr>
        <w:t>UNIVERSITAS PRADITA</w:t>
      </w:r>
    </w:p>
    <w:p w14:paraId="09097364" w14:textId="77777777" w:rsidR="00337261" w:rsidRPr="00B910F3" w:rsidRDefault="00337261" w:rsidP="00BB0F7F">
      <w:pPr>
        <w:spacing w:after="0"/>
        <w:ind w:firstLine="0"/>
        <w:jc w:val="center"/>
        <w:rPr>
          <w:b/>
          <w:bCs/>
          <w:sz w:val="28"/>
          <w:szCs w:val="28"/>
        </w:rPr>
      </w:pPr>
      <w:r w:rsidRPr="00B910F3">
        <w:rPr>
          <w:b/>
          <w:bCs/>
          <w:sz w:val="28"/>
          <w:szCs w:val="28"/>
        </w:rPr>
        <w:t>JAKARTA</w:t>
      </w:r>
    </w:p>
    <w:p w14:paraId="7D083B29" w14:textId="4A0BBB59" w:rsidR="00BB0F7F" w:rsidRDefault="00337261" w:rsidP="006D7A53">
      <w:pPr>
        <w:spacing w:after="0"/>
        <w:ind w:firstLine="0"/>
        <w:jc w:val="center"/>
        <w:rPr>
          <w:b/>
          <w:bCs/>
          <w:sz w:val="28"/>
          <w:szCs w:val="28"/>
        </w:rPr>
      </w:pPr>
      <w:r w:rsidRPr="00B910F3">
        <w:rPr>
          <w:b/>
          <w:bCs/>
          <w:sz w:val="28"/>
          <w:szCs w:val="28"/>
        </w:rPr>
        <w:t>202</w:t>
      </w:r>
      <w:r w:rsidR="005521DD">
        <w:rPr>
          <w:b/>
          <w:bCs/>
          <w:sz w:val="28"/>
          <w:szCs w:val="28"/>
        </w:rPr>
        <w:t>6</w:t>
      </w:r>
    </w:p>
    <w:p w14:paraId="3F1F1D4C" w14:textId="27B3CFE4" w:rsidR="0074149C" w:rsidRDefault="0074149C" w:rsidP="006D7A53">
      <w:pPr>
        <w:spacing w:after="0"/>
        <w:ind w:firstLine="0"/>
        <w:jc w:val="center"/>
        <w:rPr>
          <w:b/>
          <w:bCs/>
          <w:sz w:val="28"/>
          <w:szCs w:val="28"/>
        </w:rPr>
      </w:pPr>
    </w:p>
    <w:p w14:paraId="383B2B28" w14:textId="50F36264" w:rsidR="0074149C" w:rsidRDefault="0074149C" w:rsidP="006D7A53">
      <w:pPr>
        <w:spacing w:after="0"/>
        <w:ind w:firstLine="0"/>
        <w:jc w:val="center"/>
        <w:rPr>
          <w:b/>
          <w:bCs/>
          <w:sz w:val="28"/>
          <w:szCs w:val="28"/>
        </w:rPr>
      </w:pPr>
    </w:p>
    <w:p w14:paraId="7E3FB56C" w14:textId="77777777" w:rsidR="0074149C" w:rsidRPr="0074149C" w:rsidRDefault="0074149C" w:rsidP="0074149C">
      <w:pPr>
        <w:spacing w:line="360" w:lineRule="auto"/>
        <w:ind w:left="0" w:firstLine="0"/>
        <w:jc w:val="center"/>
        <w:rPr>
          <w:ins w:id="0" w:author="Noven Austin" w:date="2026-06-11T21:17:00Z"/>
          <w:rFonts w:eastAsiaTheme="minorHAnsi"/>
          <w:b/>
          <w:bCs/>
          <w:noProof w:val="0"/>
          <w:kern w:val="2"/>
          <w:u w:val="single"/>
          <w:lang w:val="en-ID"/>
          <w14:ligatures w14:val="standardContextual"/>
        </w:rPr>
      </w:pPr>
      <w:r w:rsidRPr="0074149C">
        <w:rPr>
          <w:rFonts w:eastAsiaTheme="minorHAnsi"/>
          <w:b/>
          <w:bCs/>
          <w:noProof w:val="0"/>
          <w:kern w:val="2"/>
          <w:u w:val="single"/>
          <w:lang w:val="en-ID"/>
          <w14:ligatures w14:val="standardContextual"/>
        </w:rPr>
        <w:lastRenderedPageBreak/>
        <w:t xml:space="preserve">LEMBAR </w:t>
      </w:r>
      <w:ins w:id="1" w:author="Noven Austin" w:date="2026-06-11T21:17:00Z">
        <w:r w:rsidRPr="0074149C">
          <w:rPr>
            <w:rFonts w:eastAsiaTheme="minorHAnsi"/>
            <w:b/>
            <w:bCs/>
            <w:noProof w:val="0"/>
            <w:kern w:val="2"/>
            <w:u w:val="single"/>
            <w:lang w:val="en-ID"/>
            <w14:ligatures w14:val="standardContextual"/>
          </w:rPr>
          <w:t>PERSETUJUAN TUGAS AKHIR</w:t>
        </w:r>
      </w:ins>
    </w:p>
    <w:p w14:paraId="6D1FE678" w14:textId="5AB28DE1" w:rsidR="0074149C" w:rsidRPr="0074149C" w:rsidRDefault="0074149C" w:rsidP="0074149C">
      <w:pPr>
        <w:spacing w:line="360" w:lineRule="auto"/>
        <w:ind w:left="0" w:firstLine="0"/>
        <w:jc w:val="left"/>
        <w:rPr>
          <w:ins w:id="2" w:author="Noven Austin" w:date="2026-06-11T23:15:00Z"/>
          <w:rFonts w:eastAsiaTheme="minorHAnsi"/>
          <w:noProof w:val="0"/>
          <w:kern w:val="2"/>
          <w:lang w:val="en-ID"/>
          <w14:ligatures w14:val="standardContextual"/>
        </w:rPr>
      </w:pPr>
      <w:ins w:id="3" w:author="Noven Austin" w:date="2026-06-11T21:17:00Z">
        <w:r w:rsidRPr="0074149C">
          <w:rPr>
            <w:rFonts w:eastAsiaTheme="minorHAnsi"/>
            <w:noProof w:val="0"/>
            <w:kern w:val="2"/>
            <w:lang w:val="en-ID"/>
            <w14:ligatures w14:val="standardContextual"/>
          </w:rPr>
          <w:t>Nama</w:t>
        </w:r>
      </w:ins>
      <w:ins w:id="4" w:author="Noven Austin" w:date="2026-06-11T21:19:00Z">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ins>
      <w:r w:rsidR="00C46916">
        <w:rPr>
          <w:rFonts w:eastAsiaTheme="minorHAnsi"/>
          <w:noProof w:val="0"/>
          <w:kern w:val="2"/>
          <w:lang w:val="en-ID"/>
          <w14:ligatures w14:val="standardContextual"/>
        </w:rPr>
        <w:t>David Haryanto</w:t>
      </w:r>
    </w:p>
    <w:p w14:paraId="7BD97BB5" w14:textId="1F284996" w:rsidR="0074149C" w:rsidRPr="0074149C" w:rsidRDefault="0074149C" w:rsidP="0074149C">
      <w:pPr>
        <w:spacing w:line="360" w:lineRule="auto"/>
        <w:ind w:left="0" w:firstLine="0"/>
        <w:jc w:val="left"/>
        <w:rPr>
          <w:ins w:id="5" w:author="Noven Austin" w:date="2026-06-11T23:12:00Z"/>
          <w:rFonts w:eastAsiaTheme="minorHAnsi"/>
          <w:noProof w:val="0"/>
          <w:kern w:val="2"/>
          <w:lang w:val="en-ID"/>
          <w14:ligatures w14:val="standardContextual"/>
        </w:rPr>
      </w:pPr>
      <w:ins w:id="6" w:author="Noven Austin" w:date="2026-06-11T21:17:00Z">
        <w:r w:rsidRPr="0074149C">
          <w:rPr>
            <w:rFonts w:eastAsiaTheme="minorHAnsi"/>
            <w:noProof w:val="0"/>
            <w:kern w:val="2"/>
            <w:lang w:val="en-ID"/>
            <w14:ligatures w14:val="standardContextual"/>
          </w:rPr>
          <w:t>NIM</w:t>
        </w:r>
      </w:ins>
      <w:ins w:id="7" w:author="Noven Austin" w:date="2026-06-11T23:15:00Z">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ins>
      <w:ins w:id="8" w:author="Noven Austin" w:date="2026-06-11T21:18:00Z">
        <w:r w:rsidRPr="0074149C">
          <w:rPr>
            <w:rFonts w:eastAsiaTheme="minorHAnsi"/>
            <w:noProof w:val="0"/>
            <w:kern w:val="2"/>
            <w:lang w:val="en-ID"/>
            <w14:ligatures w14:val="standardContextual"/>
          </w:rPr>
          <w:t>:</w:t>
        </w:r>
      </w:ins>
      <w:ins w:id="9" w:author="Noven Austin" w:date="2026-06-11T21:19:00Z">
        <w:r w:rsidRPr="0074149C">
          <w:rPr>
            <w:rFonts w:eastAsiaTheme="minorHAnsi"/>
            <w:noProof w:val="0"/>
            <w:kern w:val="2"/>
            <w:lang w:val="en-ID"/>
            <w14:ligatures w14:val="standardContextual"/>
          </w:rPr>
          <w:t xml:space="preserve"> 221010102</w:t>
        </w:r>
      </w:ins>
      <w:r w:rsidR="00C46916">
        <w:rPr>
          <w:rFonts w:eastAsiaTheme="minorHAnsi"/>
          <w:noProof w:val="0"/>
          <w:kern w:val="2"/>
          <w:lang w:val="en-ID"/>
          <w14:ligatures w14:val="standardContextual"/>
        </w:rPr>
        <w:t>7</w:t>
      </w:r>
    </w:p>
    <w:p w14:paraId="616BC12B" w14:textId="77777777" w:rsidR="0074149C" w:rsidRPr="0074149C" w:rsidRDefault="0074149C" w:rsidP="0074149C">
      <w:pPr>
        <w:spacing w:line="360" w:lineRule="auto"/>
        <w:ind w:left="0" w:firstLine="0"/>
        <w:jc w:val="left"/>
        <w:rPr>
          <w:ins w:id="10" w:author="Noven Austin" w:date="2026-06-11T21:17:00Z"/>
          <w:rFonts w:eastAsiaTheme="minorHAnsi"/>
          <w:noProof w:val="0"/>
          <w:kern w:val="2"/>
          <w:lang w:val="en-ID"/>
          <w14:ligatures w14:val="standardContextual"/>
        </w:rPr>
      </w:pPr>
      <w:ins w:id="11" w:author="Noven Austin" w:date="2026-06-11T21:17:00Z">
        <w:r w:rsidRPr="0074149C">
          <w:rPr>
            <w:rFonts w:eastAsiaTheme="minorHAnsi"/>
            <w:noProof w:val="0"/>
            <w:kern w:val="2"/>
            <w:lang w:val="en-ID"/>
            <w14:ligatures w14:val="standardContextual"/>
          </w:rPr>
          <w:t>Program</w:t>
        </w:r>
      </w:ins>
      <w:ins w:id="12" w:author="Noven Austin" w:date="2026-06-11T23:12:00Z">
        <w:r w:rsidRPr="0074149C">
          <w:rPr>
            <w:rFonts w:eastAsiaTheme="minorHAnsi"/>
            <w:noProof w:val="0"/>
            <w:kern w:val="2"/>
            <w:lang w:val="en-ID"/>
            <w14:ligatures w14:val="standardContextual"/>
          </w:rPr>
          <w:t xml:space="preserve"> </w:t>
        </w:r>
      </w:ins>
      <w:proofErr w:type="spellStart"/>
      <w:ins w:id="13" w:author="Noven Austin" w:date="2026-06-11T21:17:00Z">
        <w:r w:rsidRPr="0074149C">
          <w:rPr>
            <w:rFonts w:eastAsiaTheme="minorHAnsi"/>
            <w:noProof w:val="0"/>
            <w:kern w:val="2"/>
            <w:lang w:val="en-ID"/>
            <w14:ligatures w14:val="standardContextual"/>
          </w:rPr>
          <w:t>Studi</w:t>
        </w:r>
      </w:ins>
      <w:proofErr w:type="spellEnd"/>
      <w:ins w:id="14" w:author="Noven Austin" w:date="2026-06-11T21:19:00Z">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ins>
      <w:ins w:id="15" w:author="Noven Austin" w:date="2026-06-11T23:15:00Z">
        <w:r w:rsidRPr="0074149C">
          <w:rPr>
            <w:rFonts w:eastAsiaTheme="minorHAnsi"/>
            <w:noProof w:val="0"/>
            <w:kern w:val="2"/>
            <w:lang w:val="en-ID"/>
            <w14:ligatures w14:val="standardContextual"/>
          </w:rPr>
          <w:tab/>
        </w:r>
      </w:ins>
      <w:ins w:id="16" w:author="Noven Austin" w:date="2026-06-11T21:18:00Z">
        <w:r w:rsidRPr="0074149C">
          <w:rPr>
            <w:rFonts w:eastAsiaTheme="minorHAnsi"/>
            <w:noProof w:val="0"/>
            <w:kern w:val="2"/>
            <w:lang w:val="en-ID"/>
            <w14:ligatures w14:val="standardContextual"/>
          </w:rPr>
          <w:t>:</w:t>
        </w:r>
      </w:ins>
      <w:ins w:id="17" w:author="Noven Austin" w:date="2026-06-11T21:19:00Z">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Inf</w:t>
        </w:r>
      </w:ins>
      <w:ins w:id="18" w:author="Noven Austin" w:date="2026-06-11T21:20:00Z">
        <w:r w:rsidRPr="0074149C">
          <w:rPr>
            <w:rFonts w:eastAsiaTheme="minorHAnsi"/>
            <w:noProof w:val="0"/>
            <w:kern w:val="2"/>
            <w:lang w:val="en-ID"/>
            <w14:ligatures w14:val="standardContextual"/>
          </w:rPr>
          <w:t>ormatika</w:t>
        </w:r>
      </w:ins>
      <w:proofErr w:type="spellEnd"/>
    </w:p>
    <w:p w14:paraId="7DDE768B" w14:textId="77777777" w:rsidR="0074149C" w:rsidRPr="0074149C" w:rsidRDefault="0074149C" w:rsidP="0074149C">
      <w:pPr>
        <w:spacing w:line="360" w:lineRule="auto"/>
        <w:ind w:left="0" w:firstLine="0"/>
        <w:jc w:val="left"/>
        <w:rPr>
          <w:ins w:id="19" w:author="Noven Austin" w:date="2026-06-11T21:17:00Z"/>
          <w:rFonts w:eastAsiaTheme="minorHAnsi"/>
          <w:noProof w:val="0"/>
          <w:kern w:val="2"/>
          <w:lang w:val="en-ID"/>
          <w14:ligatures w14:val="standardContextual"/>
        </w:rPr>
      </w:pPr>
      <w:proofErr w:type="spellStart"/>
      <w:ins w:id="20" w:author="Noven Austin" w:date="2026-06-11T21:17:00Z">
        <w:r w:rsidRPr="0074149C">
          <w:rPr>
            <w:rFonts w:eastAsiaTheme="minorHAnsi"/>
            <w:noProof w:val="0"/>
            <w:kern w:val="2"/>
            <w:lang w:val="en-ID"/>
            <w14:ligatures w14:val="standardContextual"/>
          </w:rPr>
          <w:t>Bentuk</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Akhir</w:t>
        </w:r>
      </w:ins>
      <w:ins w:id="21" w:author="Noven Austin" w:date="2026-06-11T21:19:00Z">
        <w:r w:rsidRPr="0074149C">
          <w:rPr>
            <w:rFonts w:eastAsiaTheme="minorHAnsi"/>
            <w:noProof w:val="0"/>
            <w:kern w:val="2"/>
            <w:lang w:val="en-ID"/>
            <w14:ligatures w14:val="standardContextual"/>
          </w:rPr>
          <w:tab/>
        </w:r>
      </w:ins>
      <w:ins w:id="22" w:author="Noven Austin" w:date="2026-06-11T23:15:00Z">
        <w:r w:rsidRPr="0074149C">
          <w:rPr>
            <w:rFonts w:eastAsiaTheme="minorHAnsi"/>
            <w:noProof w:val="0"/>
            <w:kern w:val="2"/>
            <w:lang w:val="en-ID"/>
            <w14:ligatures w14:val="standardContextual"/>
          </w:rPr>
          <w:tab/>
        </w:r>
      </w:ins>
      <w:ins w:id="23" w:author="Noven Austin" w:date="2026-06-11T21:18:00Z">
        <w:r w:rsidRPr="0074149C">
          <w:rPr>
            <w:rFonts w:eastAsiaTheme="minorHAnsi"/>
            <w:noProof w:val="0"/>
            <w:kern w:val="2"/>
            <w:lang w:val="en-ID"/>
            <w14:ligatures w14:val="standardContextual"/>
          </w:rPr>
          <w:t>:</w:t>
        </w:r>
      </w:ins>
      <w:ins w:id="24" w:author="Noven Austin" w:date="2026-06-11T21:20:00Z">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Skripsi</w:t>
        </w:r>
      </w:ins>
      <w:proofErr w:type="spellEnd"/>
    </w:p>
    <w:p w14:paraId="5A76B039" w14:textId="77777777" w:rsidR="0074149C" w:rsidRPr="0074149C" w:rsidRDefault="0074149C" w:rsidP="0074149C">
      <w:pPr>
        <w:spacing w:line="360" w:lineRule="auto"/>
        <w:ind w:left="0" w:firstLine="0"/>
        <w:jc w:val="left"/>
        <w:rPr>
          <w:ins w:id="25" w:author="Noven Austin" w:date="2026-06-11T21:18:00Z"/>
          <w:rFonts w:eastAsiaTheme="minorHAnsi"/>
          <w:noProof w:val="0"/>
          <w:kern w:val="2"/>
          <w:lang w:val="en-ID"/>
          <w14:ligatures w14:val="standardContextual"/>
        </w:rPr>
      </w:pPr>
      <w:proofErr w:type="spellStart"/>
      <w:ins w:id="26" w:author="Noven Austin" w:date="2026-06-11T21:17:00Z">
        <w:r w:rsidRPr="0074149C">
          <w:rPr>
            <w:rFonts w:eastAsiaTheme="minorHAnsi"/>
            <w:noProof w:val="0"/>
            <w:kern w:val="2"/>
            <w:lang w:val="en-ID"/>
            <w14:ligatures w14:val="standardContextual"/>
          </w:rPr>
          <w:t>Peminatan</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w:t>
        </w:r>
      </w:ins>
      <w:ins w:id="27" w:author="Noven Austin" w:date="2026-06-11T21:18:00Z">
        <w:r w:rsidRPr="0074149C">
          <w:rPr>
            <w:rFonts w:eastAsiaTheme="minorHAnsi"/>
            <w:noProof w:val="0"/>
            <w:kern w:val="2"/>
            <w:lang w:val="en-ID"/>
            <w14:ligatures w14:val="standardContextual"/>
          </w:rPr>
          <w:t>khir</w:t>
        </w:r>
      </w:ins>
      <w:ins w:id="28" w:author="Noven Austin" w:date="2026-06-11T21:19:00Z">
        <w:r w:rsidRPr="0074149C">
          <w:rPr>
            <w:rFonts w:eastAsiaTheme="minorHAnsi"/>
            <w:noProof w:val="0"/>
            <w:kern w:val="2"/>
            <w:lang w:val="en-ID"/>
            <w14:ligatures w14:val="standardContextual"/>
          </w:rPr>
          <w:tab/>
        </w:r>
      </w:ins>
      <w:ins w:id="29" w:author="Noven Austin" w:date="2026-06-11T21:18:00Z">
        <w:r w:rsidRPr="0074149C">
          <w:rPr>
            <w:rFonts w:eastAsiaTheme="minorHAnsi"/>
            <w:noProof w:val="0"/>
            <w:kern w:val="2"/>
            <w:lang w:val="en-ID"/>
            <w14:ligatures w14:val="standardContextual"/>
          </w:rPr>
          <w:t>:</w:t>
        </w:r>
      </w:ins>
      <w:ins w:id="30" w:author="Noven Austin" w:date="2026-06-11T21:20:00Z">
        <w:r w:rsidRPr="0074149C">
          <w:rPr>
            <w:rFonts w:eastAsiaTheme="minorHAnsi"/>
            <w:noProof w:val="0"/>
            <w:kern w:val="2"/>
            <w:lang w:val="en-ID"/>
            <w14:ligatures w14:val="standardContextual"/>
          </w:rPr>
          <w:t xml:space="preserve"> Artificial Intelligence</w:t>
        </w:r>
      </w:ins>
    </w:p>
    <w:p w14:paraId="1653731F" w14:textId="4694B2DC" w:rsidR="0074149C" w:rsidRPr="0074149C" w:rsidRDefault="0074149C" w:rsidP="00782638">
      <w:pPr>
        <w:spacing w:line="360" w:lineRule="auto"/>
        <w:ind w:left="2835" w:hanging="2835"/>
        <w:jc w:val="left"/>
        <w:rPr>
          <w:ins w:id="31" w:author="Noven Austin" w:date="2026-06-11T23:11:00Z"/>
          <w:rFonts w:eastAsiaTheme="minorHAnsi"/>
          <w:noProof w:val="0"/>
          <w:kern w:val="2"/>
          <w:lang w:val="en-ID"/>
          <w14:ligatures w14:val="standardContextual"/>
        </w:rPr>
      </w:pPr>
      <w:proofErr w:type="spellStart"/>
      <w:ins w:id="32" w:author="Noven Austin" w:date="2026-06-11T21:18:00Z">
        <w:r w:rsidRPr="0074149C">
          <w:rPr>
            <w:rFonts w:eastAsiaTheme="minorHAnsi"/>
            <w:noProof w:val="0"/>
            <w:kern w:val="2"/>
            <w:lang w:val="en-ID"/>
            <w14:ligatures w14:val="standardContextual"/>
          </w:rPr>
          <w:t>Judul</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Akhir</w:t>
        </w:r>
      </w:ins>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ins w:id="33" w:author="Noven Austin" w:date="2026-06-11T21:18:00Z">
        <w:r w:rsidRPr="0074149C">
          <w:rPr>
            <w:rFonts w:eastAsiaTheme="minorHAnsi"/>
            <w:noProof w:val="0"/>
            <w:kern w:val="2"/>
            <w:lang w:val="en-ID"/>
            <w14:ligatures w14:val="standardContextual"/>
          </w:rPr>
          <w:t>:</w:t>
        </w:r>
      </w:ins>
      <w:ins w:id="34" w:author="Noven Austin" w:date="2026-06-11T21:20:00Z">
        <w:r w:rsidRPr="0074149C">
          <w:rPr>
            <w:rFonts w:eastAsiaTheme="minorHAnsi"/>
            <w:noProof w:val="0"/>
            <w:kern w:val="2"/>
            <w:lang w:val="en-ID"/>
            <w14:ligatures w14:val="standardContextual"/>
          </w:rPr>
          <w:t xml:space="preserve"> </w:t>
        </w:r>
      </w:ins>
      <w:r w:rsidR="00C46916" w:rsidRPr="00C46916">
        <w:rPr>
          <w:rFonts w:eastAsiaTheme="minorHAnsi"/>
          <w:noProof w:val="0"/>
          <w:kern w:val="2"/>
          <w:lang w:val="en-ID"/>
          <w14:ligatures w14:val="standardContextual"/>
        </w:rPr>
        <w:t>PENGEMBANGAN SISTEM DETEKSI PELANGGARAN 9-BALL POOL BERBASIS VISI KOMPUTER PADA EDGE DEVICE</w:t>
      </w:r>
    </w:p>
    <w:p w14:paraId="1A741BC5" w14:textId="77777777" w:rsidR="0074149C" w:rsidRPr="0074149C" w:rsidRDefault="0074149C" w:rsidP="0074149C">
      <w:pPr>
        <w:spacing w:line="360" w:lineRule="auto"/>
        <w:ind w:left="0" w:firstLine="0"/>
        <w:jc w:val="left"/>
        <w:rPr>
          <w:ins w:id="35" w:author="Noven Austin" w:date="2026-06-11T23:13:00Z"/>
          <w:rFonts w:eastAsiaTheme="minorHAnsi"/>
          <w:noProof w:val="0"/>
          <w:kern w:val="2"/>
          <w:sz w:val="28"/>
          <w:szCs w:val="28"/>
          <w:lang w:val="en-ID"/>
          <w14:ligatures w14:val="standardContextual"/>
        </w:rPr>
      </w:pPr>
    </w:p>
    <w:p w14:paraId="60DF1510" w14:textId="77777777" w:rsidR="0074149C" w:rsidRPr="0074149C" w:rsidRDefault="0074149C" w:rsidP="0074149C">
      <w:pPr>
        <w:spacing w:line="360" w:lineRule="auto"/>
        <w:ind w:left="0" w:firstLine="0"/>
        <w:jc w:val="left"/>
        <w:rPr>
          <w:ins w:id="36" w:author="Noven Austin" w:date="2026-06-11T23:13:00Z"/>
          <w:rFonts w:eastAsiaTheme="minorHAnsi"/>
          <w:noProof w:val="0"/>
          <w:kern w:val="2"/>
          <w:sz w:val="28"/>
          <w:szCs w:val="28"/>
          <w:lang w:val="en-ID"/>
          <w14:ligatures w14:val="standardContextual"/>
        </w:rPr>
      </w:pPr>
    </w:p>
    <w:p w14:paraId="6937E78B" w14:textId="77777777" w:rsidR="0074149C" w:rsidRPr="0074149C" w:rsidRDefault="0074149C" w:rsidP="0074149C">
      <w:pPr>
        <w:spacing w:line="360" w:lineRule="auto"/>
        <w:ind w:left="0" w:firstLine="0"/>
        <w:jc w:val="left"/>
        <w:rPr>
          <w:ins w:id="37" w:author="Noven Austin" w:date="2026-06-11T23:13:00Z"/>
          <w:rFonts w:eastAsiaTheme="minorHAnsi"/>
          <w:noProof w:val="0"/>
          <w:kern w:val="2"/>
          <w:sz w:val="28"/>
          <w:szCs w:val="28"/>
          <w:lang w:val="en-ID"/>
          <w14:ligatures w14:val="standardContextual"/>
        </w:rPr>
      </w:pPr>
    </w:p>
    <w:p w14:paraId="20BAAC72" w14:textId="77777777" w:rsidR="0074149C" w:rsidRPr="0074149C" w:rsidRDefault="0074149C" w:rsidP="0074149C">
      <w:pPr>
        <w:spacing w:line="360" w:lineRule="auto"/>
        <w:ind w:left="0" w:firstLine="0"/>
        <w:jc w:val="left"/>
        <w:rPr>
          <w:ins w:id="38" w:author="Noven Austin" w:date="2026-06-11T23:13:00Z"/>
          <w:rFonts w:eastAsiaTheme="minorHAnsi"/>
          <w:noProof w:val="0"/>
          <w:kern w:val="2"/>
          <w:sz w:val="28"/>
          <w:szCs w:val="28"/>
          <w:lang w:val="en-ID"/>
          <w14:ligatures w14:val="standardContextual"/>
        </w:rPr>
      </w:pPr>
    </w:p>
    <w:p w14:paraId="347648F0" w14:textId="77777777" w:rsidR="0074149C" w:rsidRPr="0074149C" w:rsidRDefault="0074149C" w:rsidP="0074149C">
      <w:pPr>
        <w:spacing w:line="360" w:lineRule="auto"/>
        <w:ind w:left="0" w:firstLine="0"/>
        <w:jc w:val="left"/>
        <w:rPr>
          <w:ins w:id="39" w:author="Noven Austin" w:date="2026-06-11T23:13:00Z"/>
          <w:rFonts w:eastAsiaTheme="minorHAnsi"/>
          <w:noProof w:val="0"/>
          <w:kern w:val="2"/>
          <w:sz w:val="28"/>
          <w:szCs w:val="28"/>
          <w:lang w:val="en-ID"/>
          <w14:ligatures w14:val="standardContextual"/>
        </w:rPr>
      </w:pPr>
    </w:p>
    <w:p w14:paraId="38D8E984" w14:textId="77777777" w:rsidR="0074149C" w:rsidRPr="0074149C" w:rsidRDefault="0074149C" w:rsidP="0074149C">
      <w:pPr>
        <w:spacing w:line="360" w:lineRule="auto"/>
        <w:ind w:left="0" w:firstLine="0"/>
        <w:jc w:val="left"/>
        <w:rPr>
          <w:ins w:id="40" w:author="Noven Austin" w:date="2026-06-11T23:13:00Z"/>
          <w:rFonts w:eastAsiaTheme="minorHAnsi"/>
          <w:noProof w:val="0"/>
          <w:kern w:val="2"/>
          <w:sz w:val="28"/>
          <w:szCs w:val="28"/>
          <w:lang w:val="en-ID"/>
          <w14:ligatures w14:val="standardContextual"/>
        </w:rPr>
      </w:pPr>
    </w:p>
    <w:p w14:paraId="74834DFB" w14:textId="77777777" w:rsidR="0074149C" w:rsidRPr="0074149C" w:rsidRDefault="0074149C" w:rsidP="0074149C">
      <w:pPr>
        <w:spacing w:line="360" w:lineRule="auto"/>
        <w:ind w:left="0" w:firstLine="0"/>
        <w:jc w:val="left"/>
        <w:rPr>
          <w:ins w:id="41" w:author="Noven Austin" w:date="2026-06-11T23:16:00Z"/>
          <w:rFonts w:eastAsiaTheme="minorHAnsi"/>
          <w:noProof w:val="0"/>
          <w:kern w:val="2"/>
          <w:lang w:val="en-ID"/>
          <w14:ligatures w14:val="standardContextual"/>
        </w:rPr>
      </w:pPr>
    </w:p>
    <w:p w14:paraId="6C539F00" w14:textId="77777777" w:rsidR="0074149C" w:rsidRPr="0074149C" w:rsidRDefault="0074149C" w:rsidP="00782638">
      <w:pPr>
        <w:spacing w:line="360" w:lineRule="auto"/>
        <w:ind w:left="0" w:firstLine="0"/>
        <w:jc w:val="left"/>
        <w:rPr>
          <w:ins w:id="42" w:author="Noven Austin" w:date="2026-06-11T23:13:00Z"/>
          <w:rFonts w:eastAsiaTheme="minorHAnsi"/>
          <w:noProof w:val="0"/>
          <w:kern w:val="2"/>
          <w:lang w:val="en-ID"/>
          <w14:ligatures w14:val="standardContextual"/>
        </w:rPr>
      </w:pPr>
    </w:p>
    <w:p w14:paraId="5F07B6EA" w14:textId="08446189" w:rsidR="0074149C" w:rsidRPr="0074149C" w:rsidRDefault="0074149C" w:rsidP="00782638">
      <w:pPr>
        <w:spacing w:line="360" w:lineRule="auto"/>
        <w:ind w:left="5103" w:firstLine="0"/>
        <w:jc w:val="center"/>
        <w:rPr>
          <w:ins w:id="43" w:author="Noven Austin" w:date="2026-06-11T23:12:00Z"/>
          <w:rFonts w:eastAsiaTheme="minorHAnsi"/>
          <w:noProof w:val="0"/>
          <w:kern w:val="2"/>
          <w:lang w:val="en-ID"/>
          <w14:ligatures w14:val="standardContextual"/>
        </w:rPr>
      </w:pPr>
      <w:proofErr w:type="spellStart"/>
      <w:ins w:id="44" w:author="Noven Austin" w:date="2026-06-11T23:11:00Z">
        <w:r w:rsidRPr="0074149C">
          <w:rPr>
            <w:rFonts w:eastAsiaTheme="minorHAnsi"/>
            <w:noProof w:val="0"/>
            <w:kern w:val="2"/>
            <w:lang w:val="en-ID"/>
            <w14:ligatures w14:val="standardContextual"/>
          </w:rPr>
          <w:t>Kab</w:t>
        </w:r>
      </w:ins>
      <w:proofErr w:type="spellEnd"/>
      <w:ins w:id="45" w:author="Noven Austin" w:date="2026-06-11T23:12:00Z">
        <w:r w:rsidRPr="0074149C">
          <w:rPr>
            <w:rFonts w:eastAsiaTheme="minorHAnsi"/>
            <w:noProof w:val="0"/>
            <w:kern w:val="2"/>
            <w:lang w:val="en-ID"/>
            <w14:ligatures w14:val="standardContextual"/>
          </w:rPr>
          <w:t xml:space="preserve">. Tangerang, </w:t>
        </w:r>
      </w:ins>
      <w:r w:rsidR="00326E8F">
        <w:rPr>
          <w:rFonts w:eastAsiaTheme="minorHAnsi"/>
          <w:noProof w:val="0"/>
          <w:kern w:val="2"/>
          <w:lang w:val="en-ID"/>
          <w14:ligatures w14:val="standardContextual"/>
        </w:rPr>
        <w:t>23</w:t>
      </w:r>
      <w:ins w:id="46" w:author="Noven Austin" w:date="2026-06-11T23:12:00Z">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Juni</w:t>
        </w:r>
        <w:proofErr w:type="spellEnd"/>
        <w:r w:rsidRPr="0074149C">
          <w:rPr>
            <w:rFonts w:eastAsiaTheme="minorHAnsi"/>
            <w:noProof w:val="0"/>
            <w:kern w:val="2"/>
            <w:lang w:val="en-ID"/>
            <w14:ligatures w14:val="standardContextual"/>
          </w:rPr>
          <w:t xml:space="preserve"> 2026</w:t>
        </w:r>
      </w:ins>
    </w:p>
    <w:p w14:paraId="460108D9" w14:textId="77777777" w:rsidR="0074149C" w:rsidRPr="0074149C" w:rsidRDefault="0074149C" w:rsidP="00782638">
      <w:pPr>
        <w:spacing w:line="360" w:lineRule="auto"/>
        <w:ind w:left="5103" w:firstLine="0"/>
        <w:jc w:val="center"/>
        <w:rPr>
          <w:ins w:id="47" w:author="Noven Austin" w:date="2026-06-11T23:12:00Z"/>
          <w:rFonts w:eastAsiaTheme="minorHAnsi"/>
          <w:noProof w:val="0"/>
          <w:kern w:val="2"/>
          <w:lang w:val="en-ID"/>
          <w14:ligatures w14:val="standardContextual"/>
        </w:rPr>
      </w:pPr>
      <w:proofErr w:type="spellStart"/>
      <w:ins w:id="48" w:author="Noven Austin" w:date="2026-06-11T23:12:00Z">
        <w:r w:rsidRPr="0074149C">
          <w:rPr>
            <w:rFonts w:eastAsiaTheme="minorHAnsi"/>
            <w:noProof w:val="0"/>
            <w:kern w:val="2"/>
            <w:lang w:val="en-ID"/>
            <w14:ligatures w14:val="standardContextual"/>
          </w:rPr>
          <w:t>Menyetujui</w:t>
        </w:r>
        <w:proofErr w:type="spellEnd"/>
      </w:ins>
    </w:p>
    <w:p w14:paraId="30BD3E81" w14:textId="77777777" w:rsidR="0074149C" w:rsidRPr="0074149C" w:rsidRDefault="0074149C" w:rsidP="00782638">
      <w:pPr>
        <w:spacing w:line="360" w:lineRule="auto"/>
        <w:ind w:left="5103" w:firstLine="0"/>
        <w:jc w:val="center"/>
        <w:rPr>
          <w:ins w:id="49" w:author="Noven Austin" w:date="2026-06-11T23:12:00Z"/>
          <w:rFonts w:eastAsiaTheme="minorHAnsi"/>
          <w:noProof w:val="0"/>
          <w:kern w:val="2"/>
          <w:lang w:val="en-ID"/>
          <w14:ligatures w14:val="standardContextual"/>
        </w:rPr>
      </w:pPr>
      <w:proofErr w:type="spellStart"/>
      <w:ins w:id="50" w:author="Noven Austin" w:date="2026-06-11T23:12:00Z">
        <w:r w:rsidRPr="0074149C">
          <w:rPr>
            <w:rFonts w:eastAsiaTheme="minorHAnsi"/>
            <w:noProof w:val="0"/>
            <w:kern w:val="2"/>
            <w:lang w:val="en-ID"/>
            <w14:ligatures w14:val="standardContextual"/>
          </w:rPr>
          <w:t>Pembinbing</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Skripsi</w:t>
        </w:r>
        <w:proofErr w:type="spellEnd"/>
      </w:ins>
    </w:p>
    <w:p w14:paraId="6713B440" w14:textId="77777777" w:rsidR="0074149C" w:rsidRPr="0074149C" w:rsidRDefault="0074149C" w:rsidP="0074149C">
      <w:pPr>
        <w:spacing w:line="360" w:lineRule="auto"/>
        <w:ind w:left="0" w:firstLine="0"/>
        <w:jc w:val="right"/>
        <w:rPr>
          <w:ins w:id="51" w:author="Noven Austin" w:date="2026-06-11T23:13:00Z"/>
          <w:rFonts w:eastAsiaTheme="minorHAnsi"/>
          <w:noProof w:val="0"/>
          <w:kern w:val="2"/>
          <w:lang w:val="en-ID"/>
          <w14:ligatures w14:val="standardContextual"/>
        </w:rPr>
      </w:pPr>
    </w:p>
    <w:p w14:paraId="79F6EFD6" w14:textId="77777777" w:rsidR="0074149C" w:rsidRPr="0074149C" w:rsidRDefault="0074149C" w:rsidP="0074149C">
      <w:pPr>
        <w:spacing w:line="360" w:lineRule="auto"/>
        <w:ind w:left="0" w:firstLine="0"/>
        <w:jc w:val="right"/>
        <w:rPr>
          <w:ins w:id="52" w:author="Noven Austin" w:date="2026-06-11T23:13:00Z"/>
          <w:rFonts w:eastAsiaTheme="minorHAnsi"/>
          <w:noProof w:val="0"/>
          <w:kern w:val="2"/>
          <w:lang w:val="en-ID"/>
          <w14:ligatures w14:val="standardContextual"/>
        </w:rPr>
      </w:pPr>
    </w:p>
    <w:p w14:paraId="115BD6DC" w14:textId="77777777" w:rsidR="0074149C" w:rsidRPr="0074149C" w:rsidRDefault="0074149C" w:rsidP="0074149C">
      <w:pPr>
        <w:spacing w:line="360" w:lineRule="auto"/>
        <w:ind w:left="0" w:firstLine="0"/>
        <w:jc w:val="right"/>
        <w:rPr>
          <w:ins w:id="53" w:author="Noven Austin" w:date="2026-06-11T23:12:00Z"/>
          <w:rFonts w:eastAsiaTheme="minorHAnsi"/>
          <w:noProof w:val="0"/>
          <w:kern w:val="2"/>
          <w:lang w:val="en-ID"/>
          <w14:ligatures w14:val="standardContextual"/>
        </w:rPr>
      </w:pPr>
    </w:p>
    <w:p w14:paraId="0B4E81FA" w14:textId="07B40186" w:rsidR="0074149C" w:rsidRDefault="0074149C" w:rsidP="0074149C">
      <w:pPr>
        <w:spacing w:line="360" w:lineRule="auto"/>
        <w:ind w:left="0" w:firstLine="0"/>
        <w:jc w:val="right"/>
        <w:rPr>
          <w:rFonts w:eastAsiaTheme="minorHAnsi"/>
          <w:noProof w:val="0"/>
          <w:kern w:val="2"/>
          <w:lang w:val="en-ID"/>
          <w14:ligatures w14:val="standardContextual"/>
        </w:rPr>
      </w:pPr>
      <w:proofErr w:type="spellStart"/>
      <w:ins w:id="54" w:author="Noven Austin" w:date="2026-06-11T23:12:00Z">
        <w:r w:rsidRPr="0074149C">
          <w:rPr>
            <w:rFonts w:eastAsiaTheme="minorHAnsi"/>
            <w:noProof w:val="0"/>
            <w:kern w:val="2"/>
            <w:lang w:val="en-ID"/>
            <w14:ligatures w14:val="standardContextual"/>
          </w:rPr>
          <w:t>Dr.</w:t>
        </w:r>
        <w:proofErr w:type="spellEnd"/>
        <w:r w:rsidRPr="0074149C">
          <w:rPr>
            <w:rFonts w:eastAsiaTheme="minorHAnsi"/>
            <w:noProof w:val="0"/>
            <w:kern w:val="2"/>
            <w:lang w:val="en-ID"/>
            <w14:ligatures w14:val="standardContextual"/>
          </w:rPr>
          <w:t xml:space="preserve"> Eng. </w:t>
        </w:r>
        <w:proofErr w:type="spellStart"/>
        <w:r w:rsidRPr="0074149C">
          <w:rPr>
            <w:rFonts w:eastAsiaTheme="minorHAnsi"/>
            <w:noProof w:val="0"/>
            <w:kern w:val="2"/>
            <w:lang w:val="en-ID"/>
            <w14:ligatures w14:val="standardContextual"/>
          </w:rPr>
          <w:t>Handri</w:t>
        </w:r>
        <w:proofErr w:type="spellEnd"/>
        <w:r w:rsidRPr="0074149C">
          <w:rPr>
            <w:rFonts w:eastAsiaTheme="minorHAnsi"/>
            <w:noProof w:val="0"/>
            <w:kern w:val="2"/>
            <w:lang w:val="en-ID"/>
            <w14:ligatures w14:val="standardContextual"/>
          </w:rPr>
          <w:t xml:space="preserve"> Santoso, S. Si., M.Eng.</w:t>
        </w:r>
      </w:ins>
    </w:p>
    <w:p w14:paraId="005361E5" w14:textId="77777777" w:rsidR="0074149C" w:rsidRPr="0074149C" w:rsidRDefault="0074149C" w:rsidP="0074149C">
      <w:pPr>
        <w:spacing w:line="360" w:lineRule="auto"/>
        <w:ind w:left="0" w:firstLine="0"/>
        <w:jc w:val="center"/>
        <w:rPr>
          <w:ins w:id="55" w:author="Noven Austin" w:date="2026-06-11T23:28:00Z"/>
          <w:rFonts w:eastAsiaTheme="minorHAnsi"/>
          <w:b/>
          <w:bCs/>
          <w:noProof w:val="0"/>
          <w:kern w:val="2"/>
          <w:u w:val="single"/>
          <w:lang w:val="en-ID"/>
          <w14:ligatures w14:val="standardContextual"/>
        </w:rPr>
      </w:pPr>
      <w:ins w:id="56" w:author="Noven Austin" w:date="2026-06-11T23:28:00Z">
        <w:r w:rsidRPr="0074149C">
          <w:rPr>
            <w:rFonts w:eastAsiaTheme="minorHAnsi"/>
            <w:b/>
            <w:bCs/>
            <w:noProof w:val="0"/>
            <w:kern w:val="2"/>
            <w:u w:val="single"/>
            <w:lang w:val="en-ID"/>
            <w14:ligatures w14:val="standardContextual"/>
          </w:rPr>
          <w:lastRenderedPageBreak/>
          <w:t>LEMBAR PERNYATAAN TIDAK PLAGIAT</w:t>
        </w:r>
      </w:ins>
    </w:p>
    <w:p w14:paraId="19DF3A07" w14:textId="77777777" w:rsidR="0074149C" w:rsidRPr="0074149C" w:rsidRDefault="0074149C" w:rsidP="0074149C">
      <w:pPr>
        <w:spacing w:line="360" w:lineRule="auto"/>
        <w:ind w:left="0" w:firstLine="0"/>
        <w:jc w:val="left"/>
        <w:rPr>
          <w:ins w:id="57" w:author="Noven Austin" w:date="2026-06-11T23:28:00Z"/>
          <w:rFonts w:eastAsiaTheme="minorHAnsi"/>
          <w:noProof w:val="0"/>
          <w:kern w:val="2"/>
          <w:lang w:val="en-ID"/>
          <w14:ligatures w14:val="standardContextual"/>
        </w:rPr>
      </w:pPr>
      <w:ins w:id="58" w:author="Noven Austin" w:date="2026-06-11T23:28:00Z">
        <w:r w:rsidRPr="0074149C">
          <w:rPr>
            <w:rFonts w:eastAsiaTheme="minorHAnsi"/>
            <w:noProof w:val="0"/>
            <w:kern w:val="2"/>
            <w:lang w:val="en-ID"/>
            <w14:ligatures w14:val="standardContextual"/>
          </w:rPr>
          <w:t xml:space="preserve">Yang </w:t>
        </w:r>
        <w:proofErr w:type="spellStart"/>
        <w:r w:rsidRPr="0074149C">
          <w:rPr>
            <w:rFonts w:eastAsiaTheme="minorHAnsi"/>
            <w:noProof w:val="0"/>
            <w:kern w:val="2"/>
            <w:lang w:val="en-ID"/>
            <w14:ligatures w14:val="standardContextual"/>
          </w:rPr>
          <w:t>bertanda</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tangan</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dibawah</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ini</w:t>
        </w:r>
        <w:proofErr w:type="spellEnd"/>
        <w:r w:rsidRPr="0074149C">
          <w:rPr>
            <w:rFonts w:eastAsiaTheme="minorHAnsi"/>
            <w:noProof w:val="0"/>
            <w:kern w:val="2"/>
            <w:lang w:val="en-ID"/>
            <w14:ligatures w14:val="standardContextual"/>
          </w:rPr>
          <w:t>:</w:t>
        </w:r>
      </w:ins>
    </w:p>
    <w:p w14:paraId="23C1DBFD" w14:textId="222B9C72" w:rsidR="0074149C" w:rsidRPr="0074149C" w:rsidRDefault="0074149C" w:rsidP="0074149C">
      <w:pPr>
        <w:spacing w:line="360" w:lineRule="auto"/>
        <w:ind w:left="0" w:firstLine="0"/>
        <w:jc w:val="left"/>
        <w:rPr>
          <w:ins w:id="59" w:author="Noven Austin" w:date="2026-06-11T23:28:00Z"/>
          <w:rFonts w:eastAsiaTheme="minorHAnsi"/>
          <w:noProof w:val="0"/>
          <w:kern w:val="2"/>
          <w:lang w:val="en-ID"/>
          <w14:ligatures w14:val="standardContextual"/>
        </w:rPr>
      </w:pPr>
      <w:ins w:id="60" w:author="Noven Austin" w:date="2026-06-11T23:28:00Z">
        <w:r w:rsidRPr="0074149C">
          <w:rPr>
            <w:rFonts w:eastAsiaTheme="minorHAnsi"/>
            <w:noProof w:val="0"/>
            <w:kern w:val="2"/>
            <w:lang w:val="en-ID"/>
            <w14:ligatures w14:val="standardContextual"/>
          </w:rPr>
          <w:t>Nama</w:t>
        </w:r>
      </w:ins>
      <w:ins w:id="61" w:author="Noven Austin" w:date="2026-06-11T23:29:00Z">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 xml:space="preserve">: </w:t>
        </w:r>
      </w:ins>
      <w:r w:rsidR="00F31D2B">
        <w:rPr>
          <w:rFonts w:eastAsiaTheme="minorHAnsi"/>
          <w:noProof w:val="0"/>
          <w:kern w:val="2"/>
          <w:lang w:val="en-ID"/>
          <w14:ligatures w14:val="standardContextual"/>
        </w:rPr>
        <w:t xml:space="preserve">David </w:t>
      </w:r>
      <w:proofErr w:type="spellStart"/>
      <w:r w:rsidR="00F31D2B">
        <w:rPr>
          <w:rFonts w:eastAsiaTheme="minorHAnsi"/>
          <w:noProof w:val="0"/>
          <w:kern w:val="2"/>
          <w:lang w:val="en-ID"/>
          <w14:ligatures w14:val="standardContextual"/>
        </w:rPr>
        <w:t>Tulus</w:t>
      </w:r>
      <w:proofErr w:type="spellEnd"/>
      <w:r w:rsidR="00F31D2B">
        <w:rPr>
          <w:rFonts w:eastAsiaTheme="minorHAnsi"/>
          <w:noProof w:val="0"/>
          <w:kern w:val="2"/>
          <w:lang w:val="en-ID"/>
          <w14:ligatures w14:val="standardContextual"/>
        </w:rPr>
        <w:t xml:space="preserve"> </w:t>
      </w:r>
      <w:proofErr w:type="spellStart"/>
      <w:r w:rsidR="00F31D2B">
        <w:rPr>
          <w:rFonts w:eastAsiaTheme="minorHAnsi"/>
          <w:noProof w:val="0"/>
          <w:kern w:val="2"/>
          <w:lang w:val="en-ID"/>
          <w14:ligatures w14:val="standardContextual"/>
        </w:rPr>
        <w:t>Halomoan</w:t>
      </w:r>
      <w:proofErr w:type="spellEnd"/>
      <w:r w:rsidR="00F31D2B">
        <w:rPr>
          <w:rFonts w:eastAsiaTheme="minorHAnsi"/>
          <w:noProof w:val="0"/>
          <w:kern w:val="2"/>
          <w:lang w:val="en-ID"/>
          <w14:ligatures w14:val="standardContextual"/>
        </w:rPr>
        <w:t xml:space="preserve"> Haryanto</w:t>
      </w:r>
    </w:p>
    <w:p w14:paraId="5F2138A7" w14:textId="4B5F1D65" w:rsidR="0074149C" w:rsidRPr="0074149C" w:rsidRDefault="0074149C" w:rsidP="0074149C">
      <w:pPr>
        <w:spacing w:line="360" w:lineRule="auto"/>
        <w:ind w:left="0" w:firstLine="0"/>
        <w:jc w:val="left"/>
        <w:rPr>
          <w:ins w:id="62" w:author="Noven Austin" w:date="2026-06-11T23:29:00Z"/>
          <w:rFonts w:eastAsiaTheme="minorHAnsi"/>
          <w:noProof w:val="0"/>
          <w:kern w:val="2"/>
          <w:lang w:val="en-ID"/>
          <w14:ligatures w14:val="standardContextual"/>
        </w:rPr>
      </w:pPr>
      <w:ins w:id="63" w:author="Noven Austin" w:date="2026-06-11T23:28:00Z">
        <w:r w:rsidRPr="0074149C">
          <w:rPr>
            <w:rFonts w:eastAsiaTheme="minorHAnsi"/>
            <w:noProof w:val="0"/>
            <w:kern w:val="2"/>
            <w:lang w:val="en-ID"/>
            <w14:ligatures w14:val="standardContextual"/>
          </w:rPr>
          <w:t>NI</w:t>
        </w:r>
      </w:ins>
      <w:ins w:id="64" w:author="Noven Austin" w:date="2026-06-11T23:29:00Z">
        <w:r w:rsidRPr="0074149C">
          <w:rPr>
            <w:rFonts w:eastAsiaTheme="minorHAnsi"/>
            <w:noProof w:val="0"/>
            <w:kern w:val="2"/>
            <w:lang w:val="en-ID"/>
            <w14:ligatures w14:val="standardContextual"/>
          </w:rPr>
          <w:t>M</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w:t>
        </w:r>
      </w:ins>
      <w:ins w:id="65" w:author="Noven Austin" w:date="2026-06-11T23:30:00Z">
        <w:r w:rsidRPr="0074149C">
          <w:rPr>
            <w:rFonts w:eastAsiaTheme="minorHAnsi"/>
            <w:noProof w:val="0"/>
            <w:kern w:val="2"/>
            <w:lang w:val="en-ID"/>
            <w14:ligatures w14:val="standardContextual"/>
          </w:rPr>
          <w:t xml:space="preserve"> 221010102</w:t>
        </w:r>
      </w:ins>
      <w:r w:rsidR="00F31D2B">
        <w:rPr>
          <w:rFonts w:eastAsiaTheme="minorHAnsi"/>
          <w:noProof w:val="0"/>
          <w:kern w:val="2"/>
          <w:lang w:val="en-ID"/>
          <w14:ligatures w14:val="standardContextual"/>
        </w:rPr>
        <w:t>7</w:t>
      </w:r>
    </w:p>
    <w:p w14:paraId="1887567B" w14:textId="77777777" w:rsidR="0074149C" w:rsidRPr="0074149C" w:rsidRDefault="0074149C" w:rsidP="0074149C">
      <w:pPr>
        <w:spacing w:line="360" w:lineRule="auto"/>
        <w:ind w:left="0" w:firstLine="0"/>
        <w:jc w:val="left"/>
        <w:rPr>
          <w:ins w:id="66" w:author="Noven Austin" w:date="2026-06-11T23:29:00Z"/>
          <w:rFonts w:eastAsiaTheme="minorHAnsi"/>
          <w:noProof w:val="0"/>
          <w:kern w:val="2"/>
          <w:lang w:val="en-ID"/>
          <w14:ligatures w14:val="standardContextual"/>
        </w:rPr>
      </w:pPr>
      <w:ins w:id="67" w:author="Noven Austin" w:date="2026-06-11T23:29:00Z">
        <w:r w:rsidRPr="0074149C">
          <w:rPr>
            <w:rFonts w:eastAsiaTheme="minorHAnsi"/>
            <w:noProof w:val="0"/>
            <w:kern w:val="2"/>
            <w:lang w:val="en-ID"/>
            <w14:ligatures w14:val="standardContextual"/>
          </w:rPr>
          <w:t xml:space="preserve">Program </w:t>
        </w:r>
        <w:proofErr w:type="spellStart"/>
        <w:r w:rsidRPr="0074149C">
          <w:rPr>
            <w:rFonts w:eastAsiaTheme="minorHAnsi"/>
            <w:noProof w:val="0"/>
            <w:kern w:val="2"/>
            <w:lang w:val="en-ID"/>
            <w14:ligatures w14:val="standardContextual"/>
          </w:rPr>
          <w:t>Studi</w:t>
        </w:r>
        <w:proofErr w:type="spellEnd"/>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w:t>
        </w:r>
      </w:ins>
      <w:ins w:id="68" w:author="Noven Austin" w:date="2026-06-11T23:30:00Z">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Informatika</w:t>
        </w:r>
      </w:ins>
      <w:proofErr w:type="spellEnd"/>
    </w:p>
    <w:p w14:paraId="1B0D712C" w14:textId="283FEDD0" w:rsidR="0074149C" w:rsidRPr="0074149C" w:rsidRDefault="0074149C" w:rsidP="0074149C">
      <w:pPr>
        <w:spacing w:line="360" w:lineRule="auto"/>
        <w:ind w:left="0" w:firstLine="0"/>
        <w:jc w:val="left"/>
        <w:rPr>
          <w:ins w:id="69" w:author="Noven Austin" w:date="2026-06-11T23:32:00Z"/>
          <w:rFonts w:eastAsiaTheme="minorHAnsi"/>
          <w:noProof w:val="0"/>
          <w:kern w:val="2"/>
          <w:lang w:val="en-ID"/>
          <w14:ligatures w14:val="standardContextual"/>
        </w:rPr>
      </w:pPr>
      <w:proofErr w:type="spellStart"/>
      <w:ins w:id="70" w:author="Noven Austin" w:date="2026-06-11T23:29:00Z">
        <w:r w:rsidRPr="0074149C">
          <w:rPr>
            <w:rFonts w:eastAsiaTheme="minorHAnsi"/>
            <w:noProof w:val="0"/>
            <w:kern w:val="2"/>
            <w:lang w:val="en-ID"/>
            <w14:ligatures w14:val="standardContextual"/>
          </w:rPr>
          <w:t>Judul</w:t>
        </w:r>
        <w:proofErr w:type="spellEnd"/>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Tugas</w:t>
        </w:r>
        <w:proofErr w:type="spellEnd"/>
        <w:r w:rsidRPr="0074149C">
          <w:rPr>
            <w:rFonts w:eastAsiaTheme="minorHAnsi"/>
            <w:noProof w:val="0"/>
            <w:kern w:val="2"/>
            <w:lang w:val="en-ID"/>
            <w14:ligatures w14:val="standardContextual"/>
          </w:rPr>
          <w:t xml:space="preserve"> Akhir</w:t>
        </w:r>
        <w:r w:rsidRPr="0074149C">
          <w:rPr>
            <w:rFonts w:eastAsiaTheme="minorHAnsi"/>
            <w:noProof w:val="0"/>
            <w:kern w:val="2"/>
            <w:lang w:val="en-ID"/>
            <w14:ligatures w14:val="standardContextual"/>
          </w:rPr>
          <w:tab/>
        </w:r>
        <w:r w:rsidRPr="0074149C">
          <w:rPr>
            <w:rFonts w:eastAsiaTheme="minorHAnsi"/>
            <w:noProof w:val="0"/>
            <w:kern w:val="2"/>
            <w:lang w:val="en-ID"/>
            <w14:ligatures w14:val="standardContextual"/>
          </w:rPr>
          <w:tab/>
          <w:t>:</w:t>
        </w:r>
      </w:ins>
      <w:ins w:id="71" w:author="Noven Austin" w:date="2026-06-11T23:30:00Z">
        <w:r w:rsidRPr="0074149C">
          <w:rPr>
            <w:rFonts w:eastAsiaTheme="minorHAnsi"/>
            <w:noProof w:val="0"/>
            <w:kern w:val="2"/>
            <w:lang w:val="en-ID"/>
            <w14:ligatures w14:val="standardContextual"/>
          </w:rPr>
          <w:t xml:space="preserve"> </w:t>
        </w:r>
      </w:ins>
      <w:r w:rsidR="00521732" w:rsidRPr="00521732">
        <w:rPr>
          <w:rFonts w:eastAsiaTheme="minorHAnsi"/>
          <w:noProof w:val="0"/>
          <w:kern w:val="2"/>
          <w:lang w:val="en-ID"/>
          <w14:ligatures w14:val="standardContextual"/>
        </w:rPr>
        <w:t>PENGEMBANGAN SISTEM DETEKSI PELANGGARAN 9-BALL POOL BERBASIS VISI KOMPUTER PADA EDGE DEVICE</w:t>
      </w:r>
    </w:p>
    <w:p w14:paraId="6DBB5935" w14:textId="77777777" w:rsidR="0074149C" w:rsidRPr="0074149C" w:rsidRDefault="0074149C" w:rsidP="0074149C">
      <w:pPr>
        <w:spacing w:line="360" w:lineRule="auto"/>
        <w:ind w:left="0" w:firstLine="0"/>
        <w:jc w:val="left"/>
        <w:rPr>
          <w:ins w:id="72" w:author="Noven Austin" w:date="2026-06-11T23:32:00Z"/>
          <w:rFonts w:eastAsiaTheme="minorHAnsi"/>
          <w:noProof w:val="0"/>
          <w:kern w:val="2"/>
          <w:lang w:val="en-ID"/>
          <w14:ligatures w14:val="standardContextual"/>
        </w:rPr>
      </w:pPr>
    </w:p>
    <w:p w14:paraId="475A373F" w14:textId="77777777" w:rsidR="0074149C" w:rsidRPr="0074149C" w:rsidRDefault="0074149C" w:rsidP="0074149C">
      <w:pPr>
        <w:spacing w:line="360" w:lineRule="auto"/>
        <w:ind w:left="0" w:firstLine="0"/>
        <w:jc w:val="left"/>
        <w:rPr>
          <w:ins w:id="73" w:author="Noven Austin" w:date="2026-06-11T23:32:00Z"/>
          <w:rFonts w:eastAsiaTheme="minorHAnsi"/>
          <w:noProof w:val="0"/>
          <w:kern w:val="2"/>
          <w:lang w:val="en-ID"/>
          <w14:ligatures w14:val="standardContextual"/>
        </w:rPr>
      </w:pPr>
    </w:p>
    <w:p w14:paraId="6B06426D" w14:textId="77777777" w:rsidR="0074149C" w:rsidRPr="0074149C" w:rsidRDefault="0074149C" w:rsidP="0074149C">
      <w:pPr>
        <w:spacing w:line="360" w:lineRule="auto"/>
        <w:ind w:left="0" w:firstLine="0"/>
        <w:jc w:val="left"/>
        <w:rPr>
          <w:ins w:id="74" w:author="Noven Austin" w:date="2026-06-11T23:32:00Z"/>
          <w:rFonts w:eastAsiaTheme="minorHAnsi"/>
          <w:noProof w:val="0"/>
          <w:kern w:val="2"/>
          <w:lang w:val="en-ID"/>
          <w14:ligatures w14:val="standardContextual"/>
        </w:rPr>
      </w:pPr>
    </w:p>
    <w:p w14:paraId="6A2F47EE" w14:textId="77777777" w:rsidR="0074149C" w:rsidRPr="0074149C" w:rsidRDefault="0074149C" w:rsidP="0074149C">
      <w:pPr>
        <w:spacing w:line="360" w:lineRule="auto"/>
        <w:ind w:left="0" w:firstLine="0"/>
        <w:jc w:val="left"/>
        <w:rPr>
          <w:ins w:id="75" w:author="Noven Austin" w:date="2026-06-11T23:32:00Z"/>
          <w:rFonts w:eastAsiaTheme="minorHAnsi"/>
          <w:noProof w:val="0"/>
          <w:kern w:val="2"/>
          <w:lang w:val="en-ID"/>
          <w14:ligatures w14:val="standardContextual"/>
        </w:rPr>
      </w:pPr>
    </w:p>
    <w:p w14:paraId="32E76AE0" w14:textId="77777777" w:rsidR="0074149C" w:rsidRPr="0074149C" w:rsidRDefault="0074149C" w:rsidP="0074149C">
      <w:pPr>
        <w:spacing w:line="360" w:lineRule="auto"/>
        <w:ind w:left="0" w:firstLine="0"/>
        <w:jc w:val="left"/>
        <w:rPr>
          <w:ins w:id="76" w:author="Noven Austin" w:date="2026-06-11T23:32:00Z"/>
          <w:rFonts w:eastAsiaTheme="minorHAnsi"/>
          <w:noProof w:val="0"/>
          <w:kern w:val="2"/>
          <w:lang w:val="en-ID"/>
          <w14:ligatures w14:val="standardContextual"/>
        </w:rPr>
      </w:pPr>
    </w:p>
    <w:p w14:paraId="72FBDF0D" w14:textId="77777777" w:rsidR="0074149C" w:rsidRPr="0074149C" w:rsidRDefault="0074149C" w:rsidP="0074149C">
      <w:pPr>
        <w:spacing w:line="360" w:lineRule="auto"/>
        <w:ind w:left="0" w:firstLine="0"/>
        <w:jc w:val="left"/>
        <w:rPr>
          <w:ins w:id="77" w:author="Noven Austin" w:date="2026-06-11T23:32:00Z"/>
          <w:rFonts w:eastAsiaTheme="minorHAnsi"/>
          <w:noProof w:val="0"/>
          <w:kern w:val="2"/>
          <w:lang w:val="en-ID"/>
          <w14:ligatures w14:val="standardContextual"/>
        </w:rPr>
      </w:pPr>
    </w:p>
    <w:p w14:paraId="43A8E118" w14:textId="77777777" w:rsidR="0074149C" w:rsidRPr="0074149C" w:rsidRDefault="0074149C" w:rsidP="0074149C">
      <w:pPr>
        <w:spacing w:line="360" w:lineRule="auto"/>
        <w:ind w:left="0" w:firstLine="0"/>
        <w:jc w:val="left"/>
        <w:rPr>
          <w:ins w:id="78" w:author="Noven Austin" w:date="2026-06-11T23:32:00Z"/>
          <w:rFonts w:eastAsiaTheme="minorHAnsi"/>
          <w:noProof w:val="0"/>
          <w:kern w:val="2"/>
          <w:lang w:val="en-ID"/>
          <w14:ligatures w14:val="standardContextual"/>
        </w:rPr>
      </w:pPr>
    </w:p>
    <w:p w14:paraId="40D03ACC" w14:textId="77777777" w:rsidR="0074149C" w:rsidRPr="0074149C" w:rsidRDefault="0074149C" w:rsidP="0074149C">
      <w:pPr>
        <w:spacing w:line="360" w:lineRule="auto"/>
        <w:ind w:left="0" w:firstLine="0"/>
        <w:jc w:val="left"/>
        <w:rPr>
          <w:ins w:id="79" w:author="Noven Austin" w:date="2026-06-11T23:32:00Z"/>
          <w:rFonts w:eastAsiaTheme="minorHAnsi"/>
          <w:noProof w:val="0"/>
          <w:kern w:val="2"/>
          <w:lang w:val="en-ID"/>
          <w14:ligatures w14:val="standardContextual"/>
        </w:rPr>
      </w:pPr>
    </w:p>
    <w:p w14:paraId="0F6C7F3A" w14:textId="77777777" w:rsidR="0074149C" w:rsidRPr="0074149C" w:rsidRDefault="0074149C" w:rsidP="0074149C">
      <w:pPr>
        <w:spacing w:line="360" w:lineRule="auto"/>
        <w:ind w:left="0" w:firstLine="0"/>
        <w:jc w:val="left"/>
        <w:rPr>
          <w:ins w:id="80" w:author="Noven Austin" w:date="2026-06-11T23:33:00Z"/>
          <w:rFonts w:eastAsiaTheme="minorHAnsi"/>
          <w:noProof w:val="0"/>
          <w:kern w:val="2"/>
          <w:lang w:val="en-ID"/>
          <w14:ligatures w14:val="standardContextual"/>
        </w:rPr>
      </w:pPr>
    </w:p>
    <w:p w14:paraId="505982C0" w14:textId="77777777" w:rsidR="0074149C" w:rsidRPr="0074149C" w:rsidRDefault="0074149C" w:rsidP="0074149C">
      <w:pPr>
        <w:spacing w:line="360" w:lineRule="auto"/>
        <w:ind w:left="0" w:firstLine="0"/>
        <w:jc w:val="left"/>
        <w:rPr>
          <w:ins w:id="81" w:author="Noven Austin" w:date="2026-06-11T23:32:00Z"/>
          <w:rFonts w:eastAsiaTheme="minorHAnsi"/>
          <w:noProof w:val="0"/>
          <w:kern w:val="2"/>
          <w:lang w:val="en-ID"/>
          <w14:ligatures w14:val="standardContextual"/>
        </w:rPr>
      </w:pPr>
    </w:p>
    <w:p w14:paraId="14F9DFD0" w14:textId="77777777" w:rsidR="0074149C" w:rsidRPr="0074149C" w:rsidRDefault="0074149C" w:rsidP="0074149C">
      <w:pPr>
        <w:spacing w:line="360" w:lineRule="auto"/>
        <w:ind w:left="0" w:firstLine="0"/>
        <w:jc w:val="left"/>
        <w:rPr>
          <w:rFonts w:eastAsiaTheme="minorHAnsi"/>
          <w:noProof w:val="0"/>
          <w:kern w:val="2"/>
          <w:lang w:val="en-ID"/>
          <w14:ligatures w14:val="standardContextual"/>
        </w:rPr>
      </w:pPr>
    </w:p>
    <w:p w14:paraId="510BDCCB" w14:textId="77777777" w:rsidR="0074149C" w:rsidRPr="0074149C" w:rsidRDefault="0074149C" w:rsidP="0074149C">
      <w:pPr>
        <w:spacing w:line="360" w:lineRule="auto"/>
        <w:ind w:left="0" w:firstLine="0"/>
        <w:jc w:val="left"/>
        <w:rPr>
          <w:ins w:id="82" w:author="Noven Austin" w:date="2026-06-11T23:32:00Z"/>
          <w:rFonts w:eastAsiaTheme="minorHAnsi"/>
          <w:noProof w:val="0"/>
          <w:kern w:val="2"/>
          <w:lang w:val="en-ID"/>
          <w14:ligatures w14:val="standardContextual"/>
        </w:rPr>
      </w:pPr>
    </w:p>
    <w:p w14:paraId="4F22345B" w14:textId="0C4F9A16" w:rsidR="0074149C" w:rsidRPr="0074149C" w:rsidRDefault="0074149C" w:rsidP="0074149C">
      <w:pPr>
        <w:spacing w:line="360" w:lineRule="auto"/>
        <w:ind w:left="5103" w:firstLine="0"/>
        <w:jc w:val="center"/>
        <w:rPr>
          <w:rFonts w:eastAsiaTheme="minorHAnsi"/>
          <w:noProof w:val="0"/>
          <w:kern w:val="2"/>
          <w:lang w:val="en-ID"/>
          <w14:ligatures w14:val="standardContextual"/>
        </w:rPr>
      </w:pPr>
      <w:proofErr w:type="spellStart"/>
      <w:ins w:id="83" w:author="Noven Austin" w:date="2026-06-11T23:32:00Z">
        <w:r w:rsidRPr="0074149C">
          <w:rPr>
            <w:rFonts w:eastAsiaTheme="minorHAnsi"/>
            <w:noProof w:val="0"/>
            <w:kern w:val="2"/>
            <w:lang w:val="en-ID"/>
            <w14:ligatures w14:val="standardContextual"/>
          </w:rPr>
          <w:t>Kab</w:t>
        </w:r>
        <w:proofErr w:type="spellEnd"/>
        <w:r w:rsidRPr="0074149C">
          <w:rPr>
            <w:rFonts w:eastAsiaTheme="minorHAnsi"/>
            <w:noProof w:val="0"/>
            <w:kern w:val="2"/>
            <w:lang w:val="en-ID"/>
            <w14:ligatures w14:val="standardContextual"/>
          </w:rPr>
          <w:t xml:space="preserve">. Tangerang, </w:t>
        </w:r>
      </w:ins>
      <w:r w:rsidR="00521732">
        <w:rPr>
          <w:rFonts w:eastAsiaTheme="minorHAnsi"/>
          <w:noProof w:val="0"/>
          <w:kern w:val="2"/>
          <w:lang w:val="en-ID"/>
          <w14:ligatures w14:val="standardContextual"/>
        </w:rPr>
        <w:t>23</w:t>
      </w:r>
      <w:ins w:id="84" w:author="Noven Austin" w:date="2026-06-11T23:32:00Z">
        <w:r w:rsidRPr="0074149C">
          <w:rPr>
            <w:rFonts w:eastAsiaTheme="minorHAnsi"/>
            <w:noProof w:val="0"/>
            <w:kern w:val="2"/>
            <w:lang w:val="en-ID"/>
            <w14:ligatures w14:val="standardContextual"/>
          </w:rPr>
          <w:t xml:space="preserve"> </w:t>
        </w:r>
        <w:proofErr w:type="spellStart"/>
        <w:r w:rsidRPr="0074149C">
          <w:rPr>
            <w:rFonts w:eastAsiaTheme="minorHAnsi"/>
            <w:noProof w:val="0"/>
            <w:kern w:val="2"/>
            <w:lang w:val="en-ID"/>
            <w14:ligatures w14:val="standardContextual"/>
          </w:rPr>
          <w:t>Juni</w:t>
        </w:r>
        <w:proofErr w:type="spellEnd"/>
        <w:r w:rsidRPr="0074149C">
          <w:rPr>
            <w:rFonts w:eastAsiaTheme="minorHAnsi"/>
            <w:noProof w:val="0"/>
            <w:kern w:val="2"/>
            <w:lang w:val="en-ID"/>
            <w14:ligatures w14:val="standardContextual"/>
          </w:rPr>
          <w:t xml:space="preserve"> 2026</w:t>
        </w:r>
      </w:ins>
    </w:p>
    <w:p w14:paraId="6E3F7460" w14:textId="77777777" w:rsidR="0074149C" w:rsidRPr="0074149C" w:rsidRDefault="0074149C" w:rsidP="0074149C">
      <w:pPr>
        <w:spacing w:line="360" w:lineRule="auto"/>
        <w:ind w:left="5103" w:firstLine="0"/>
        <w:jc w:val="center"/>
        <w:rPr>
          <w:rFonts w:eastAsiaTheme="minorHAnsi"/>
          <w:noProof w:val="0"/>
          <w:kern w:val="2"/>
          <w:lang w:val="en-ID"/>
          <w14:ligatures w14:val="standardContextual"/>
        </w:rPr>
      </w:pPr>
    </w:p>
    <w:p w14:paraId="1360879B" w14:textId="77777777" w:rsidR="0074149C" w:rsidRPr="0074149C" w:rsidRDefault="0074149C" w:rsidP="0074149C">
      <w:pPr>
        <w:spacing w:line="360" w:lineRule="auto"/>
        <w:ind w:left="5103" w:firstLine="0"/>
        <w:jc w:val="center"/>
        <w:rPr>
          <w:rFonts w:eastAsiaTheme="minorHAnsi"/>
          <w:noProof w:val="0"/>
          <w:kern w:val="2"/>
          <w:lang w:val="en-ID"/>
          <w14:ligatures w14:val="standardContextual"/>
        </w:rPr>
      </w:pPr>
    </w:p>
    <w:p w14:paraId="793EFB2E" w14:textId="77777777" w:rsidR="0074149C" w:rsidRPr="0074149C" w:rsidRDefault="0074149C" w:rsidP="0074149C">
      <w:pPr>
        <w:spacing w:line="360" w:lineRule="auto"/>
        <w:ind w:left="5103" w:firstLine="0"/>
        <w:jc w:val="center"/>
        <w:rPr>
          <w:ins w:id="85" w:author="Noven Austin" w:date="2026-06-11T23:32:00Z"/>
          <w:rFonts w:eastAsiaTheme="minorHAnsi"/>
          <w:noProof w:val="0"/>
          <w:kern w:val="2"/>
          <w:lang w:val="en-ID"/>
          <w14:ligatures w14:val="standardContextual"/>
        </w:rPr>
      </w:pPr>
    </w:p>
    <w:p w14:paraId="0037048F" w14:textId="45F4900B" w:rsidR="0074149C" w:rsidRPr="0074149C" w:rsidRDefault="00330C0C" w:rsidP="0074149C">
      <w:pPr>
        <w:spacing w:line="360" w:lineRule="auto"/>
        <w:ind w:left="5245" w:firstLine="0"/>
        <w:jc w:val="center"/>
        <w:rPr>
          <w:ins w:id="86" w:author="Noven Austin" w:date="2026-06-11T23:32:00Z"/>
          <w:rFonts w:eastAsiaTheme="minorHAnsi"/>
          <w:noProof w:val="0"/>
          <w:kern w:val="2"/>
          <w:lang w:val="en-ID"/>
          <w14:ligatures w14:val="standardContextual"/>
        </w:rPr>
        <w:pPrChange w:id="87" w:author="Noven Austin" w:date="2026-06-11T23:33:00Z">
          <w:pPr>
            <w:spacing w:line="360" w:lineRule="auto"/>
            <w:jc w:val="right"/>
          </w:pPr>
        </w:pPrChange>
      </w:pPr>
      <w:r>
        <w:rPr>
          <w:rFonts w:eastAsiaTheme="minorHAnsi"/>
          <w:noProof w:val="0"/>
          <w:kern w:val="2"/>
          <w:lang w:val="en-ID"/>
          <w14:ligatures w14:val="standardContextual"/>
        </w:rPr>
        <w:t xml:space="preserve">David </w:t>
      </w:r>
      <w:proofErr w:type="spellStart"/>
      <w:r>
        <w:rPr>
          <w:rFonts w:eastAsiaTheme="minorHAnsi"/>
          <w:noProof w:val="0"/>
          <w:kern w:val="2"/>
          <w:lang w:val="en-ID"/>
          <w14:ligatures w14:val="standardContextual"/>
        </w:rPr>
        <w:t>Tulus</w:t>
      </w:r>
      <w:proofErr w:type="spellEnd"/>
      <w:r>
        <w:rPr>
          <w:rFonts w:eastAsiaTheme="minorHAnsi"/>
          <w:noProof w:val="0"/>
          <w:kern w:val="2"/>
          <w:lang w:val="en-ID"/>
          <w14:ligatures w14:val="standardContextual"/>
        </w:rPr>
        <w:t xml:space="preserve"> </w:t>
      </w:r>
      <w:proofErr w:type="spellStart"/>
      <w:r>
        <w:rPr>
          <w:rFonts w:eastAsiaTheme="minorHAnsi"/>
          <w:noProof w:val="0"/>
          <w:kern w:val="2"/>
          <w:lang w:val="en-ID"/>
          <w14:ligatures w14:val="standardContextual"/>
        </w:rPr>
        <w:t>Halomoan</w:t>
      </w:r>
      <w:proofErr w:type="spellEnd"/>
      <w:r>
        <w:rPr>
          <w:rFonts w:eastAsiaTheme="minorHAnsi"/>
          <w:noProof w:val="0"/>
          <w:kern w:val="2"/>
          <w:lang w:val="en-ID"/>
          <w14:ligatures w14:val="standardContextual"/>
        </w:rPr>
        <w:t xml:space="preserve"> Haryanto</w:t>
      </w:r>
    </w:p>
    <w:p w14:paraId="59B68457" w14:textId="7FB1ACA8" w:rsidR="0074149C" w:rsidRDefault="0074149C" w:rsidP="0074149C">
      <w:pPr>
        <w:spacing w:line="360" w:lineRule="auto"/>
        <w:ind w:left="5245" w:firstLine="0"/>
        <w:jc w:val="center"/>
        <w:rPr>
          <w:rFonts w:eastAsiaTheme="minorHAnsi"/>
          <w:noProof w:val="0"/>
          <w:kern w:val="2"/>
          <w:lang w:val="en-ID"/>
          <w14:ligatures w14:val="standardContextual"/>
        </w:rPr>
      </w:pPr>
      <w:ins w:id="88" w:author="Noven Austin" w:date="2026-06-11T23:32:00Z">
        <w:r w:rsidRPr="0074149C">
          <w:rPr>
            <w:rFonts w:eastAsiaTheme="minorHAnsi"/>
            <w:noProof w:val="0"/>
            <w:kern w:val="2"/>
            <w:lang w:val="en-ID"/>
            <w14:ligatures w14:val="standardContextual"/>
          </w:rPr>
          <w:t>221010102</w:t>
        </w:r>
      </w:ins>
      <w:r w:rsidR="00330C0C">
        <w:rPr>
          <w:rFonts w:eastAsiaTheme="minorHAnsi"/>
          <w:noProof w:val="0"/>
          <w:kern w:val="2"/>
          <w:lang w:val="en-ID"/>
          <w14:ligatures w14:val="standardContextual"/>
        </w:rPr>
        <w:t>7</w:t>
      </w:r>
    </w:p>
    <w:p w14:paraId="1C2FF07A" w14:textId="77777777" w:rsidR="00EC1A11" w:rsidRPr="0088531D" w:rsidRDefault="00EC1A11" w:rsidP="0088531D">
      <w:pPr>
        <w:spacing w:line="360" w:lineRule="auto"/>
        <w:ind w:left="0" w:firstLine="0"/>
        <w:jc w:val="center"/>
        <w:rPr>
          <w:rFonts w:eastAsiaTheme="minorHAnsi"/>
          <w:b/>
          <w:bCs/>
          <w:noProof w:val="0"/>
          <w:kern w:val="2"/>
          <w:u w:val="single"/>
          <w:lang w:val="en-ID"/>
          <w14:ligatures w14:val="standardContextual"/>
        </w:rPr>
      </w:pPr>
      <w:r w:rsidRPr="0088531D">
        <w:rPr>
          <w:rFonts w:eastAsiaTheme="minorHAnsi"/>
          <w:b/>
          <w:bCs/>
          <w:noProof w:val="0"/>
          <w:kern w:val="2"/>
          <w:u w:val="single"/>
          <w:lang w:val="en-ID"/>
          <w14:ligatures w14:val="standardContextual"/>
        </w:rPr>
        <w:lastRenderedPageBreak/>
        <w:t>LEMBAR PENGESAHAN TUGAS AKHIR</w:t>
      </w:r>
    </w:p>
    <w:p w14:paraId="76294592" w14:textId="08986566" w:rsidR="00EC1A11" w:rsidRPr="00EC1A11" w:rsidRDefault="00EC1A11" w:rsidP="00EC1A11">
      <w:pPr>
        <w:spacing w:line="360" w:lineRule="auto"/>
        <w:ind w:left="0" w:firstLine="0"/>
        <w:rPr>
          <w:rFonts w:eastAsiaTheme="minorHAnsi"/>
          <w:noProof w:val="0"/>
          <w:kern w:val="2"/>
          <w:lang w:val="en-ID"/>
          <w14:ligatures w14:val="standardContextual"/>
        </w:rPr>
      </w:pPr>
      <w:r w:rsidRPr="00EC1A11">
        <w:rPr>
          <w:rFonts w:eastAsiaTheme="minorHAnsi"/>
          <w:noProof w:val="0"/>
          <w:kern w:val="2"/>
          <w:lang w:val="en-ID"/>
          <w14:ligatures w14:val="standardContextual"/>
        </w:rPr>
        <w:t>Nama:</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r w:rsidR="00F422E8">
        <w:rPr>
          <w:rFonts w:eastAsiaTheme="minorHAnsi"/>
          <w:noProof w:val="0"/>
          <w:kern w:val="2"/>
          <w:lang w:val="en-ID"/>
          <w14:ligatures w14:val="standardContextual"/>
        </w:rPr>
        <w:t xml:space="preserve">David </w:t>
      </w:r>
      <w:proofErr w:type="spellStart"/>
      <w:r w:rsidR="00F422E8">
        <w:rPr>
          <w:rFonts w:eastAsiaTheme="minorHAnsi"/>
          <w:noProof w:val="0"/>
          <w:kern w:val="2"/>
          <w:lang w:val="en-ID"/>
          <w14:ligatures w14:val="standardContextual"/>
        </w:rPr>
        <w:t>Tulus</w:t>
      </w:r>
      <w:proofErr w:type="spellEnd"/>
      <w:r w:rsidR="00F422E8">
        <w:rPr>
          <w:rFonts w:eastAsiaTheme="minorHAnsi"/>
          <w:noProof w:val="0"/>
          <w:kern w:val="2"/>
          <w:lang w:val="en-ID"/>
          <w14:ligatures w14:val="standardContextual"/>
        </w:rPr>
        <w:t xml:space="preserve"> </w:t>
      </w:r>
      <w:proofErr w:type="spellStart"/>
      <w:r w:rsidR="00F422E8">
        <w:rPr>
          <w:rFonts w:eastAsiaTheme="minorHAnsi"/>
          <w:noProof w:val="0"/>
          <w:kern w:val="2"/>
          <w:lang w:val="en-ID"/>
          <w14:ligatures w14:val="standardContextual"/>
        </w:rPr>
        <w:t>Halomoan</w:t>
      </w:r>
      <w:proofErr w:type="spellEnd"/>
      <w:r w:rsidR="00F422E8">
        <w:rPr>
          <w:rFonts w:eastAsiaTheme="minorHAnsi"/>
          <w:noProof w:val="0"/>
          <w:kern w:val="2"/>
          <w:lang w:val="en-ID"/>
          <w14:ligatures w14:val="standardContextual"/>
        </w:rPr>
        <w:t xml:space="preserve"> Haryanto</w:t>
      </w:r>
    </w:p>
    <w:p w14:paraId="285ED64B" w14:textId="37DDD83C" w:rsidR="00EC1A11" w:rsidRPr="00EC1A11" w:rsidRDefault="00EC1A11" w:rsidP="00EC1A11">
      <w:pPr>
        <w:spacing w:line="360" w:lineRule="auto"/>
        <w:ind w:left="0" w:firstLine="0"/>
        <w:rPr>
          <w:rFonts w:eastAsiaTheme="minorHAnsi"/>
          <w:noProof w:val="0"/>
          <w:kern w:val="2"/>
          <w:lang w:val="en-ID"/>
          <w14:ligatures w14:val="standardContextual"/>
        </w:rPr>
      </w:pPr>
      <w:r w:rsidRPr="00EC1A11">
        <w:rPr>
          <w:rFonts w:eastAsiaTheme="minorHAnsi"/>
          <w:noProof w:val="0"/>
          <w:kern w:val="2"/>
          <w:lang w:val="en-ID"/>
          <w14:ligatures w14:val="standardContextual"/>
        </w:rPr>
        <w:t>NIM</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221010102</w:t>
      </w:r>
      <w:r w:rsidR="00F422E8">
        <w:rPr>
          <w:rFonts w:eastAsiaTheme="minorHAnsi"/>
          <w:noProof w:val="0"/>
          <w:kern w:val="2"/>
          <w:lang w:val="en-ID"/>
          <w14:ligatures w14:val="standardContextual"/>
        </w:rPr>
        <w:t>7</w:t>
      </w:r>
    </w:p>
    <w:p w14:paraId="594FD695" w14:textId="77777777" w:rsidR="00EC1A11" w:rsidRPr="00EC1A11" w:rsidRDefault="00EC1A11" w:rsidP="00EC1A11">
      <w:pPr>
        <w:spacing w:line="360" w:lineRule="auto"/>
        <w:ind w:left="0" w:firstLine="0"/>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Program </w:t>
      </w:r>
      <w:proofErr w:type="spellStart"/>
      <w:r w:rsidRPr="00EC1A11">
        <w:rPr>
          <w:rFonts w:eastAsiaTheme="minorHAnsi"/>
          <w:noProof w:val="0"/>
          <w:kern w:val="2"/>
          <w:lang w:val="en-ID"/>
          <w14:ligatures w14:val="standardContextual"/>
        </w:rPr>
        <w:t>Studi</w:t>
      </w:r>
      <w:proofErr w:type="spellEnd"/>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Informatika</w:t>
      </w:r>
      <w:proofErr w:type="spellEnd"/>
    </w:p>
    <w:p w14:paraId="66E7FC13" w14:textId="77777777"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Bentuk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Skripsi</w:t>
      </w:r>
      <w:proofErr w:type="spellEnd"/>
    </w:p>
    <w:p w14:paraId="6CBE5EF5" w14:textId="77777777"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Peminatan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t>: Artificial Intelligence</w:t>
      </w:r>
    </w:p>
    <w:p w14:paraId="5E4DD915" w14:textId="6C90FC1A"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Judul</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r w:rsidR="00330C0C" w:rsidRPr="00330C0C">
        <w:rPr>
          <w:rFonts w:eastAsiaTheme="minorHAnsi"/>
          <w:noProof w:val="0"/>
          <w:kern w:val="2"/>
          <w:lang w:val="en-ID"/>
          <w14:ligatures w14:val="standardContextual"/>
        </w:rPr>
        <w:t>PENGEMBANGAN SISTEM DETEKSI PELANGGARAN 9-BALL POOL BERBASIS VISI KOMPUTER PADA EDGE DEVICE</w:t>
      </w:r>
    </w:p>
    <w:p w14:paraId="6B8DF309" w14:textId="77777777" w:rsidR="00EC1A11" w:rsidRPr="00EC1A11" w:rsidRDefault="00EC1A11" w:rsidP="00EC1A11">
      <w:pPr>
        <w:spacing w:line="360" w:lineRule="auto"/>
        <w:ind w:left="0" w:firstLine="0"/>
        <w:rPr>
          <w:rFonts w:eastAsiaTheme="minorHAnsi"/>
          <w:noProof w:val="0"/>
          <w:kern w:val="2"/>
          <w:lang w:val="en-ID"/>
          <w14:ligatures w14:val="standardContextual"/>
        </w:rPr>
      </w:pPr>
    </w:p>
    <w:p w14:paraId="3FB19C80" w14:textId="1ABF1256"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Mengajukan</w:t>
      </w:r>
      <w:proofErr w:type="spellEnd"/>
      <w:r w:rsidRPr="00EC1A11">
        <w:rPr>
          <w:rFonts w:eastAsiaTheme="minorHAnsi"/>
          <w:noProof w:val="0"/>
          <w:kern w:val="2"/>
          <w:lang w:val="en-ID"/>
          <w14:ligatures w14:val="standardContextual"/>
        </w:rPr>
        <w:t xml:space="preserve"> pada </w:t>
      </w:r>
      <w:proofErr w:type="spellStart"/>
      <w:r w:rsidRPr="00EC1A11">
        <w:rPr>
          <w:rFonts w:eastAsiaTheme="minorHAnsi"/>
          <w:noProof w:val="0"/>
          <w:kern w:val="2"/>
          <w:lang w:val="en-ID"/>
          <w14:ligatures w14:val="standardContextual"/>
        </w:rPr>
        <w:t>tanggal</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Jumat</w:t>
      </w:r>
      <w:proofErr w:type="spellEnd"/>
      <w:r w:rsidRPr="00EC1A11">
        <w:rPr>
          <w:rFonts w:eastAsiaTheme="minorHAnsi"/>
          <w:noProof w:val="0"/>
          <w:kern w:val="2"/>
          <w:lang w:val="en-ID"/>
          <w14:ligatures w14:val="standardContextual"/>
        </w:rPr>
        <w:t xml:space="preserve">, </w:t>
      </w:r>
      <w:r w:rsidR="00330C0C">
        <w:rPr>
          <w:rFonts w:eastAsiaTheme="minorHAnsi"/>
          <w:noProof w:val="0"/>
          <w:kern w:val="2"/>
          <w:lang w:val="en-ID"/>
          <w14:ligatures w14:val="standardContextual"/>
        </w:rPr>
        <w:t>23</w:t>
      </w:r>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Juni</w:t>
      </w:r>
      <w:proofErr w:type="spellEnd"/>
      <w:r w:rsidRPr="00EC1A11">
        <w:rPr>
          <w:rFonts w:eastAsiaTheme="minorHAnsi"/>
          <w:noProof w:val="0"/>
          <w:kern w:val="2"/>
          <w:lang w:val="en-ID"/>
          <w14:ligatures w14:val="standardContextual"/>
        </w:rPr>
        <w:t xml:space="preserve"> 2026</w:t>
      </w:r>
    </w:p>
    <w:p w14:paraId="0D6588BA" w14:textId="77777777" w:rsidR="00EC1A11" w:rsidRDefault="00EC1A11" w:rsidP="00EC1A11">
      <w:pPr>
        <w:spacing w:line="360" w:lineRule="auto"/>
        <w:ind w:left="0" w:firstLine="0"/>
        <w:jc w:val="center"/>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Telah </w:t>
      </w:r>
      <w:proofErr w:type="spellStart"/>
      <w:r w:rsidRPr="00EC1A11">
        <w:rPr>
          <w:rFonts w:eastAsiaTheme="minorHAnsi"/>
          <w:noProof w:val="0"/>
          <w:kern w:val="2"/>
          <w:lang w:val="en-ID"/>
          <w14:ligatures w14:val="standardContextual"/>
        </w:rPr>
        <w:t>disetujui</w:t>
      </w:r>
      <w:proofErr w:type="spellEnd"/>
      <w:r w:rsidRPr="00EC1A11">
        <w:rPr>
          <w:rFonts w:eastAsiaTheme="minorHAnsi"/>
          <w:noProof w:val="0"/>
          <w:kern w:val="2"/>
          <w:lang w:val="en-ID"/>
          <w14:ligatures w14:val="standardContextual"/>
        </w:rPr>
        <w:t xml:space="preserve"> oleh:</w:t>
      </w:r>
    </w:p>
    <w:p w14:paraId="759E2DC9" w14:textId="380CDD2C" w:rsidR="00EC1A11" w:rsidRDefault="00EC1A11" w:rsidP="00EC1A11">
      <w:pPr>
        <w:spacing w:line="360" w:lineRule="auto"/>
        <w:ind w:left="0" w:firstLine="0"/>
        <w:jc w:val="left"/>
        <w:rPr>
          <w:rFonts w:eastAsiaTheme="minorHAnsi"/>
          <w:noProof w:val="0"/>
          <w:kern w:val="2"/>
          <w:lang w:val="en-ID"/>
          <w14:ligatures w14:val="standardContextual"/>
        </w:rPr>
        <w:sectPr w:rsidR="00EC1A11" w:rsidSect="00EC1A11">
          <w:type w:val="continuous"/>
          <w:pgSz w:w="11906" w:h="16838"/>
          <w:pgMar w:top="1440" w:right="1440" w:bottom="1440" w:left="1440" w:header="708" w:footer="708" w:gutter="0"/>
          <w:cols w:space="708"/>
          <w:docGrid w:linePitch="360"/>
        </w:sectPr>
      </w:pPr>
    </w:p>
    <w:p w14:paraId="777F1EFF" w14:textId="08A679E0"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Pembimbing</w:t>
      </w:r>
      <w:proofErr w:type="spellEnd"/>
    </w:p>
    <w:p w14:paraId="62D50A54" w14:textId="77777777" w:rsidR="00EC1A11" w:rsidRPr="00EC1A11" w:rsidRDefault="00EC1A11" w:rsidP="00EC1A11">
      <w:pPr>
        <w:spacing w:line="360" w:lineRule="auto"/>
        <w:ind w:left="0" w:firstLine="0"/>
        <w:rPr>
          <w:rFonts w:eastAsiaTheme="minorHAnsi"/>
          <w:noProof w:val="0"/>
          <w:kern w:val="2"/>
          <w:lang w:val="en-ID"/>
          <w14:ligatures w14:val="standardContextual"/>
        </w:rPr>
      </w:pPr>
    </w:p>
    <w:p w14:paraId="21FA35B9" w14:textId="77777777" w:rsidR="00EC1A11" w:rsidRPr="00EC1A11" w:rsidRDefault="00EC1A11" w:rsidP="00EC1A11">
      <w:pPr>
        <w:spacing w:line="360" w:lineRule="auto"/>
        <w:ind w:left="0" w:firstLine="0"/>
        <w:rPr>
          <w:rFonts w:eastAsiaTheme="minorHAnsi"/>
          <w:noProof w:val="0"/>
          <w:kern w:val="2"/>
          <w:lang w:val="en-ID"/>
          <w14:ligatures w14:val="standardContextual"/>
        </w:rPr>
      </w:pPr>
    </w:p>
    <w:p w14:paraId="16EBC1B1"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Dr.</w:t>
      </w:r>
      <w:proofErr w:type="spellEnd"/>
      <w:r w:rsidRPr="00EC1A11">
        <w:rPr>
          <w:rFonts w:eastAsiaTheme="minorHAnsi"/>
          <w:noProof w:val="0"/>
          <w:kern w:val="2"/>
          <w:lang w:val="en-ID"/>
          <w14:ligatures w14:val="standardContextual"/>
        </w:rPr>
        <w:t xml:space="preserve"> Eng. </w:t>
      </w:r>
      <w:proofErr w:type="spellStart"/>
      <w:r w:rsidRPr="00EC1A11">
        <w:rPr>
          <w:rFonts w:eastAsiaTheme="minorHAnsi"/>
          <w:noProof w:val="0"/>
          <w:kern w:val="2"/>
          <w:lang w:val="en-ID"/>
          <w14:ligatures w14:val="standardContextual"/>
        </w:rPr>
        <w:t>Handri</w:t>
      </w:r>
      <w:proofErr w:type="spellEnd"/>
      <w:r w:rsidRPr="00EC1A11">
        <w:rPr>
          <w:rFonts w:eastAsiaTheme="minorHAnsi"/>
          <w:noProof w:val="0"/>
          <w:kern w:val="2"/>
          <w:lang w:val="en-ID"/>
          <w14:ligatures w14:val="standardContextual"/>
        </w:rPr>
        <w:t xml:space="preserve"> Santoso, </w:t>
      </w:r>
      <w:proofErr w:type="spellStart"/>
      <w:r w:rsidRPr="00EC1A11">
        <w:rPr>
          <w:rFonts w:eastAsiaTheme="minorHAnsi"/>
          <w:noProof w:val="0"/>
          <w:kern w:val="2"/>
          <w:lang w:val="en-ID"/>
          <w14:ligatures w14:val="standardContextual"/>
        </w:rPr>
        <w:t>S.Si</w:t>
      </w:r>
      <w:proofErr w:type="spellEnd"/>
      <w:r w:rsidRPr="00EC1A11">
        <w:rPr>
          <w:rFonts w:eastAsiaTheme="minorHAnsi"/>
          <w:noProof w:val="0"/>
          <w:kern w:val="2"/>
          <w:lang w:val="en-ID"/>
          <w14:ligatures w14:val="standardContextual"/>
        </w:rPr>
        <w:t xml:space="preserve">., </w:t>
      </w:r>
      <w:proofErr w:type="spellStart"/>
      <w:proofErr w:type="gramStart"/>
      <w:r w:rsidRPr="00EC1A11">
        <w:rPr>
          <w:rFonts w:eastAsiaTheme="minorHAnsi"/>
          <w:noProof w:val="0"/>
          <w:kern w:val="2"/>
          <w:lang w:val="en-ID"/>
          <w14:ligatures w14:val="standardContextual"/>
        </w:rPr>
        <w:t>M.Eng</w:t>
      </w:r>
      <w:proofErr w:type="spellEnd"/>
      <w:proofErr w:type="gramEnd"/>
    </w:p>
    <w:p w14:paraId="6D7261B7"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Penguji</w:t>
      </w:r>
      <w:proofErr w:type="spellEnd"/>
    </w:p>
    <w:p w14:paraId="581B8F15"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344CFE28"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112352B8" w14:textId="0B3AF86D" w:rsidR="00EC1A11" w:rsidRDefault="00EC1A11" w:rsidP="00EC1A11">
      <w:pPr>
        <w:spacing w:line="360" w:lineRule="auto"/>
        <w:ind w:left="0" w:firstLine="0"/>
        <w:jc w:val="center"/>
        <w:rPr>
          <w:rFonts w:eastAsiaTheme="minorHAnsi"/>
          <w:noProof w:val="0"/>
          <w:kern w:val="2"/>
          <w:lang w:val="en-ID"/>
          <w14:ligatures w14:val="standardContextual"/>
        </w:rPr>
        <w:sectPr w:rsidR="00EC1A11" w:rsidSect="00EC1A11">
          <w:type w:val="continuous"/>
          <w:pgSz w:w="11906" w:h="16838"/>
          <w:pgMar w:top="1440" w:right="1440" w:bottom="1440" w:left="1440" w:header="708" w:footer="708" w:gutter="0"/>
          <w:cols w:num="2" w:space="708"/>
          <w:docGrid w:linePitch="360"/>
        </w:sectPr>
      </w:pPr>
      <w:r w:rsidRPr="00EC1A11">
        <w:rPr>
          <w:rFonts w:eastAsiaTheme="minorHAnsi"/>
          <w:noProof w:val="0"/>
          <w:kern w:val="2"/>
          <w:lang w:val="en-ID"/>
          <w14:ligatures w14:val="standardContextual"/>
        </w:rPr>
        <w:t xml:space="preserve">(Nama </w:t>
      </w:r>
      <w:proofErr w:type="spellStart"/>
      <w:r w:rsidRPr="00EC1A11">
        <w:rPr>
          <w:rFonts w:eastAsiaTheme="minorHAnsi"/>
          <w:noProof w:val="0"/>
          <w:kern w:val="2"/>
          <w:lang w:val="en-ID"/>
          <w14:ligatures w14:val="standardContextual"/>
        </w:rPr>
        <w:t>Penguji</w:t>
      </w:r>
      <w:proofErr w:type="spellEnd"/>
      <w:r w:rsidRPr="00EC1A11">
        <w:rPr>
          <w:rFonts w:eastAsiaTheme="minorHAnsi"/>
          <w:noProof w:val="0"/>
          <w:kern w:val="2"/>
          <w:lang w:val="en-ID"/>
          <w14:ligatures w14:val="standardContextual"/>
        </w:rPr>
        <w:t>)</w:t>
      </w:r>
    </w:p>
    <w:p w14:paraId="74849793"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1DB7C83B"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Ketua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Sidang</w:t>
      </w:r>
      <w:proofErr w:type="spellEnd"/>
      <w:r w:rsidRPr="00EC1A11">
        <w:rPr>
          <w:rFonts w:eastAsiaTheme="minorHAnsi"/>
          <w:noProof w:val="0"/>
          <w:kern w:val="2"/>
          <w:lang w:val="en-ID"/>
          <w14:ligatures w14:val="standardContextual"/>
        </w:rPr>
        <w:t>,</w:t>
      </w:r>
    </w:p>
    <w:p w14:paraId="2E895394"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65582DEE"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02E6E326"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(Nama </w:t>
      </w:r>
      <w:proofErr w:type="spellStart"/>
      <w:r w:rsidRPr="00EC1A11">
        <w:rPr>
          <w:rFonts w:eastAsiaTheme="minorHAnsi"/>
          <w:noProof w:val="0"/>
          <w:kern w:val="2"/>
          <w:lang w:val="en-ID"/>
          <w14:ligatures w14:val="standardContextual"/>
        </w:rPr>
        <w:t>Ketua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Sidang</w:t>
      </w:r>
      <w:proofErr w:type="spellEnd"/>
      <w:r w:rsidRPr="00EC1A11">
        <w:rPr>
          <w:rFonts w:eastAsiaTheme="minorHAnsi"/>
          <w:noProof w:val="0"/>
          <w:kern w:val="2"/>
          <w:lang w:val="en-ID"/>
          <w14:ligatures w14:val="standardContextual"/>
        </w:rPr>
        <w:t>)</w:t>
      </w:r>
    </w:p>
    <w:p w14:paraId="6EA4DA8E"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Disahkan</w:t>
      </w:r>
      <w:proofErr w:type="spellEnd"/>
      <w:r w:rsidRPr="00EC1A11">
        <w:rPr>
          <w:rFonts w:eastAsiaTheme="minorHAnsi"/>
          <w:noProof w:val="0"/>
          <w:kern w:val="2"/>
          <w:lang w:val="en-ID"/>
          <w14:ligatures w14:val="standardContextual"/>
        </w:rPr>
        <w:t xml:space="preserve"> oleh:</w:t>
      </w:r>
    </w:p>
    <w:p w14:paraId="45616ACE"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Kepala</w:t>
      </w:r>
      <w:proofErr w:type="spellEnd"/>
      <w:r w:rsidRPr="00EC1A11">
        <w:rPr>
          <w:rFonts w:eastAsiaTheme="minorHAnsi"/>
          <w:noProof w:val="0"/>
          <w:kern w:val="2"/>
          <w:lang w:val="en-ID"/>
          <w14:ligatures w14:val="standardContextual"/>
        </w:rPr>
        <w:t xml:space="preserve"> Program </w:t>
      </w:r>
      <w:proofErr w:type="spellStart"/>
      <w:r w:rsidRPr="00EC1A11">
        <w:rPr>
          <w:rFonts w:eastAsiaTheme="minorHAnsi"/>
          <w:noProof w:val="0"/>
          <w:kern w:val="2"/>
          <w:lang w:val="en-ID"/>
          <w14:ligatures w14:val="standardContextual"/>
        </w:rPr>
        <w:t>Studi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Informatika</w:t>
      </w:r>
      <w:proofErr w:type="spellEnd"/>
    </w:p>
    <w:p w14:paraId="454B3CEC"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726D0CA3" w14:textId="77777777" w:rsidR="00EC1A11" w:rsidRPr="00EC1A11" w:rsidRDefault="00EC1A11" w:rsidP="00EC1A11">
      <w:pPr>
        <w:spacing w:line="360" w:lineRule="auto"/>
        <w:ind w:left="0" w:firstLine="0"/>
        <w:jc w:val="center"/>
        <w:rPr>
          <w:rFonts w:eastAsiaTheme="minorHAnsi"/>
          <w:noProof w:val="0"/>
          <w:kern w:val="2"/>
          <w:lang w:val="en-ID"/>
          <w14:ligatures w14:val="standardContextual"/>
        </w:rPr>
      </w:pPr>
    </w:p>
    <w:p w14:paraId="4D97334A" w14:textId="5C8AC06D" w:rsidR="00EC1A11" w:rsidRDefault="00EC1A11" w:rsidP="00EC1A11">
      <w:pPr>
        <w:spacing w:line="360" w:lineRule="auto"/>
        <w:ind w:left="0" w:firstLine="0"/>
        <w:jc w:val="center"/>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Eric </w:t>
      </w:r>
      <w:proofErr w:type="spellStart"/>
      <w:r w:rsidRPr="00EC1A11">
        <w:rPr>
          <w:rFonts w:eastAsiaTheme="minorHAnsi"/>
          <w:noProof w:val="0"/>
          <w:kern w:val="2"/>
          <w:lang w:val="en-ID"/>
          <w14:ligatures w14:val="standardContextual"/>
        </w:rPr>
        <w:t>Dazki</w:t>
      </w:r>
      <w:proofErr w:type="spellEnd"/>
      <w:r w:rsidRPr="00EC1A11">
        <w:rPr>
          <w:rFonts w:eastAsiaTheme="minorHAnsi"/>
          <w:noProof w:val="0"/>
          <w:kern w:val="2"/>
          <w:lang w:val="en-ID"/>
          <w14:ligatures w14:val="standardContextual"/>
        </w:rPr>
        <w:t xml:space="preserve">, </w:t>
      </w:r>
      <w:proofErr w:type="spellStart"/>
      <w:proofErr w:type="gramStart"/>
      <w:r w:rsidRPr="00EC1A11">
        <w:rPr>
          <w:rFonts w:eastAsiaTheme="minorHAnsi"/>
          <w:noProof w:val="0"/>
          <w:kern w:val="2"/>
          <w:lang w:val="en-ID"/>
          <w14:ligatures w14:val="standardContextual"/>
        </w:rPr>
        <w:t>S.Kom</w:t>
      </w:r>
      <w:proofErr w:type="spellEnd"/>
      <w:proofErr w:type="gram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M.Kom</w:t>
      </w:r>
      <w:proofErr w:type="spellEnd"/>
      <w:r w:rsidRPr="00EC1A11">
        <w:rPr>
          <w:rFonts w:eastAsiaTheme="minorHAnsi"/>
          <w:noProof w:val="0"/>
          <w:kern w:val="2"/>
          <w:lang w:val="en-ID"/>
          <w14:ligatures w14:val="standardContextual"/>
        </w:rPr>
        <w:t>.</w:t>
      </w:r>
    </w:p>
    <w:p w14:paraId="22CCE8BB" w14:textId="77777777" w:rsidR="00EC1A11" w:rsidRPr="00EC1A11" w:rsidRDefault="00EC1A11" w:rsidP="00EC1A11">
      <w:pPr>
        <w:spacing w:line="360" w:lineRule="auto"/>
        <w:ind w:left="0" w:firstLine="0"/>
        <w:jc w:val="center"/>
        <w:rPr>
          <w:rFonts w:eastAsiaTheme="minorHAnsi"/>
          <w:b/>
          <w:bCs/>
          <w:noProof w:val="0"/>
          <w:kern w:val="2"/>
          <w:u w:val="single"/>
          <w:lang w:val="en-ID"/>
          <w14:ligatures w14:val="standardContextual"/>
        </w:rPr>
      </w:pPr>
      <w:r w:rsidRPr="00EC1A11">
        <w:rPr>
          <w:rFonts w:eastAsiaTheme="minorHAnsi"/>
          <w:b/>
          <w:bCs/>
          <w:noProof w:val="0"/>
          <w:kern w:val="2"/>
          <w:u w:val="single"/>
          <w:lang w:val="en-ID"/>
          <w14:ligatures w14:val="standardContextual"/>
        </w:rPr>
        <w:lastRenderedPageBreak/>
        <w:t>LEMBAR PERNYATAAN PERSETUJUAN PUBLIKASI UNTUK KEPENTINGAN AKADEMIS</w:t>
      </w:r>
    </w:p>
    <w:p w14:paraId="2A0925D3"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saya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sebagai</w:t>
      </w:r>
      <w:proofErr w:type="spellEnd"/>
      <w:r w:rsidRPr="00EC1A11">
        <w:rPr>
          <w:rFonts w:eastAsiaTheme="minorHAnsi"/>
          <w:noProof w:val="0"/>
          <w:kern w:val="2"/>
          <w:lang w:val="en-ID"/>
          <w14:ligatures w14:val="standardContextual"/>
        </w:rPr>
        <w:t xml:space="preserve"> civitas </w:t>
      </w:r>
      <w:proofErr w:type="spellStart"/>
      <w:r w:rsidRPr="00EC1A11">
        <w:rPr>
          <w:rFonts w:eastAsiaTheme="minorHAnsi"/>
          <w:noProof w:val="0"/>
          <w:kern w:val="2"/>
          <w:lang w:val="en-ID"/>
          <w14:ligatures w14:val="standardContextual"/>
        </w:rPr>
        <w:t>akademik</w:t>
      </w:r>
      <w:proofErr w:type="spellEnd"/>
      <w:r w:rsidRPr="00EC1A11">
        <w:rPr>
          <w:rFonts w:eastAsiaTheme="minorHAnsi"/>
          <w:noProof w:val="0"/>
          <w:kern w:val="2"/>
          <w:lang w:val="en-ID"/>
          <w14:ligatures w14:val="standardContextual"/>
        </w:rPr>
        <w:t xml:space="preserve"> Universitas </w:t>
      </w:r>
      <w:proofErr w:type="spellStart"/>
      <w:r w:rsidRPr="00EC1A11">
        <w:rPr>
          <w:rFonts w:eastAsiaTheme="minorHAnsi"/>
          <w:noProof w:val="0"/>
          <w:kern w:val="2"/>
          <w:lang w:val="en-ID"/>
          <w14:ligatures w14:val="standardContextual"/>
        </w:rPr>
        <w:t>Pradita</w:t>
      </w:r>
      <w:proofErr w:type="spellEnd"/>
      <w:r w:rsidRPr="00EC1A11">
        <w:rPr>
          <w:rFonts w:eastAsiaTheme="minorHAnsi"/>
          <w:noProof w:val="0"/>
          <w:kern w:val="2"/>
          <w:lang w:val="en-ID"/>
          <w14:ligatures w14:val="standardContextual"/>
        </w:rPr>
        <w:t xml:space="preserve"> yang </w:t>
      </w:r>
      <w:proofErr w:type="spellStart"/>
      <w:r w:rsidRPr="00EC1A11">
        <w:rPr>
          <w:rFonts w:eastAsiaTheme="minorHAnsi"/>
          <w:noProof w:val="0"/>
          <w:kern w:val="2"/>
          <w:lang w:val="en-ID"/>
          <w14:ligatures w14:val="standardContextual"/>
        </w:rPr>
        <w:t>bertandatangan</w:t>
      </w:r>
      <w:proofErr w:type="spellEnd"/>
      <w:r w:rsidRPr="00EC1A11">
        <w:rPr>
          <w:rFonts w:eastAsiaTheme="minorHAnsi"/>
          <w:noProof w:val="0"/>
          <w:kern w:val="2"/>
          <w:lang w:val="en-ID"/>
          <w14:ligatures w14:val="standardContextual"/>
        </w:rPr>
        <w:t xml:space="preserve"> di </w:t>
      </w:r>
      <w:proofErr w:type="spellStart"/>
      <w:r w:rsidRPr="00EC1A11">
        <w:rPr>
          <w:rFonts w:eastAsiaTheme="minorHAnsi"/>
          <w:noProof w:val="0"/>
          <w:kern w:val="2"/>
          <w:lang w:val="en-ID"/>
          <w14:ligatures w14:val="standardContextual"/>
        </w:rPr>
        <w:t>bawah</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p>
    <w:p w14:paraId="3BFCEBF7" w14:textId="6B8FE9A3" w:rsidR="00EC1A11" w:rsidRPr="00EC1A11" w:rsidRDefault="00EC1A11" w:rsidP="00EC1A11">
      <w:pPr>
        <w:spacing w:line="360" w:lineRule="auto"/>
        <w:ind w:left="0" w:firstLine="0"/>
        <w:jc w:val="left"/>
        <w:rPr>
          <w:rFonts w:eastAsiaTheme="minorHAnsi"/>
          <w:noProof w:val="0"/>
          <w:kern w:val="2"/>
          <w:lang w:val="en-ID"/>
          <w14:ligatures w14:val="standardContextual"/>
        </w:rPr>
      </w:pPr>
      <w:r w:rsidRPr="00EC1A11">
        <w:rPr>
          <w:rFonts w:eastAsiaTheme="minorHAnsi"/>
          <w:noProof w:val="0"/>
          <w:kern w:val="2"/>
          <w:lang w:val="en-ID"/>
          <w14:ligatures w14:val="standardContextual"/>
        </w:rPr>
        <w:t>Nama</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r w:rsidR="000C62A7">
        <w:rPr>
          <w:rFonts w:eastAsiaTheme="minorHAnsi"/>
          <w:noProof w:val="0"/>
          <w:kern w:val="2"/>
          <w:lang w:val="en-ID"/>
          <w14:ligatures w14:val="standardContextual"/>
        </w:rPr>
        <w:t xml:space="preserve">David </w:t>
      </w:r>
      <w:proofErr w:type="spellStart"/>
      <w:r w:rsidR="000C62A7">
        <w:rPr>
          <w:rFonts w:eastAsiaTheme="minorHAnsi"/>
          <w:noProof w:val="0"/>
          <w:kern w:val="2"/>
          <w:lang w:val="en-ID"/>
          <w14:ligatures w14:val="standardContextual"/>
        </w:rPr>
        <w:t>Tulus</w:t>
      </w:r>
      <w:proofErr w:type="spellEnd"/>
      <w:r w:rsidR="000C62A7">
        <w:rPr>
          <w:rFonts w:eastAsiaTheme="minorHAnsi"/>
          <w:noProof w:val="0"/>
          <w:kern w:val="2"/>
          <w:lang w:val="en-ID"/>
          <w14:ligatures w14:val="standardContextual"/>
        </w:rPr>
        <w:t xml:space="preserve"> </w:t>
      </w:r>
      <w:proofErr w:type="spellStart"/>
      <w:r w:rsidR="000C62A7">
        <w:rPr>
          <w:rFonts w:eastAsiaTheme="minorHAnsi"/>
          <w:noProof w:val="0"/>
          <w:kern w:val="2"/>
          <w:lang w:val="en-ID"/>
          <w14:ligatures w14:val="standardContextual"/>
        </w:rPr>
        <w:t>Halomoan</w:t>
      </w:r>
      <w:proofErr w:type="spellEnd"/>
      <w:r w:rsidR="000C62A7">
        <w:rPr>
          <w:rFonts w:eastAsiaTheme="minorHAnsi"/>
          <w:noProof w:val="0"/>
          <w:kern w:val="2"/>
          <w:lang w:val="en-ID"/>
          <w14:ligatures w14:val="standardContextual"/>
        </w:rPr>
        <w:t xml:space="preserve"> Haryanto</w:t>
      </w:r>
    </w:p>
    <w:p w14:paraId="70F5342D" w14:textId="0CC188D5" w:rsidR="00EC1A11" w:rsidRPr="00EC1A11" w:rsidRDefault="00EC1A11" w:rsidP="00EC1A11">
      <w:pPr>
        <w:spacing w:line="360" w:lineRule="auto"/>
        <w:ind w:left="0" w:firstLine="0"/>
        <w:jc w:val="left"/>
        <w:rPr>
          <w:rFonts w:eastAsiaTheme="minorHAnsi"/>
          <w:noProof w:val="0"/>
          <w:kern w:val="2"/>
          <w:lang w:val="en-ID"/>
          <w14:ligatures w14:val="standardContextual"/>
        </w:rPr>
      </w:pPr>
      <w:r w:rsidRPr="00EC1A11">
        <w:rPr>
          <w:rFonts w:eastAsiaTheme="minorHAnsi"/>
          <w:noProof w:val="0"/>
          <w:kern w:val="2"/>
          <w:lang w:val="en-ID"/>
          <w14:ligatures w14:val="standardContextual"/>
        </w:rPr>
        <w:t>NIM</w:t>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221010102</w:t>
      </w:r>
      <w:r w:rsidR="000C62A7">
        <w:rPr>
          <w:rFonts w:eastAsiaTheme="minorHAnsi"/>
          <w:noProof w:val="0"/>
          <w:kern w:val="2"/>
          <w:lang w:val="en-ID"/>
          <w14:ligatures w14:val="standardContextual"/>
        </w:rPr>
        <w:t>7</w:t>
      </w:r>
    </w:p>
    <w:p w14:paraId="09DF8D33"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r w:rsidRPr="00EC1A11">
        <w:rPr>
          <w:rFonts w:eastAsiaTheme="minorHAnsi"/>
          <w:noProof w:val="0"/>
          <w:kern w:val="2"/>
          <w:lang w:val="en-ID"/>
          <w14:ligatures w14:val="standardContextual"/>
        </w:rPr>
        <w:t xml:space="preserve">Program </w:t>
      </w:r>
      <w:proofErr w:type="spellStart"/>
      <w:r w:rsidRPr="00EC1A11">
        <w:rPr>
          <w:rFonts w:eastAsiaTheme="minorHAnsi"/>
          <w:noProof w:val="0"/>
          <w:kern w:val="2"/>
          <w:lang w:val="en-ID"/>
          <w14:ligatures w14:val="standardContextual"/>
        </w:rPr>
        <w:t>Studi</w:t>
      </w:r>
      <w:proofErr w:type="spellEnd"/>
      <w:r w:rsidRPr="00EC1A11">
        <w:rPr>
          <w:rFonts w:eastAsiaTheme="minorHAnsi"/>
          <w:noProof w:val="0"/>
          <w:kern w:val="2"/>
          <w:lang w:val="en-ID"/>
          <w14:ligatures w14:val="standardContextual"/>
        </w:rPr>
        <w:tab/>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Informatika</w:t>
      </w:r>
      <w:proofErr w:type="spellEnd"/>
    </w:p>
    <w:p w14:paraId="603891E7"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Bentuk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Akhir</w:t>
      </w:r>
      <w:r w:rsidRPr="00EC1A11">
        <w:rPr>
          <w:rFonts w:eastAsiaTheme="minorHAnsi"/>
          <w:noProof w:val="0"/>
          <w:kern w:val="2"/>
          <w:lang w:val="en-ID"/>
          <w14:ligatures w14:val="standardContextual"/>
        </w:rPr>
        <w:tab/>
        <w:t xml:space="preserve">: </w:t>
      </w:r>
      <w:proofErr w:type="spellStart"/>
      <w:r w:rsidRPr="00EC1A11">
        <w:rPr>
          <w:rFonts w:eastAsiaTheme="minorHAnsi"/>
          <w:noProof w:val="0"/>
          <w:kern w:val="2"/>
          <w:lang w:val="en-ID"/>
          <w14:ligatures w14:val="standardContextual"/>
        </w:rPr>
        <w:t>Skripsi</w:t>
      </w:r>
      <w:proofErr w:type="spellEnd"/>
    </w:p>
    <w:p w14:paraId="7542237B" w14:textId="77777777"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untuk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meningkatkan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pengembangan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ilmu</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pengetahuan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memberikan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skripsi</w:t>
      </w:r>
      <w:proofErr w:type="spellEnd"/>
      <w:r w:rsidRPr="00EC1A11">
        <w:rPr>
          <w:rFonts w:eastAsiaTheme="minorHAnsi"/>
          <w:noProof w:val="0"/>
          <w:kern w:val="2"/>
          <w:lang w:val="en-ID"/>
          <w14:ligatures w14:val="standardContextual"/>
        </w:rPr>
        <w:t>/</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kepada</w:t>
      </w:r>
      <w:proofErr w:type="spellEnd"/>
      <w:r w:rsidRPr="00EC1A11">
        <w:rPr>
          <w:rFonts w:eastAsiaTheme="minorHAnsi"/>
          <w:noProof w:val="0"/>
          <w:kern w:val="2"/>
          <w:lang w:val="en-ID"/>
          <w14:ligatures w14:val="standardContextual"/>
        </w:rPr>
        <w:t xml:space="preserve"> Universitas </w:t>
      </w:r>
      <w:proofErr w:type="spellStart"/>
      <w:r w:rsidRPr="00EC1A11">
        <w:rPr>
          <w:rFonts w:eastAsiaTheme="minorHAnsi"/>
          <w:noProof w:val="0"/>
          <w:kern w:val="2"/>
          <w:lang w:val="en-ID"/>
          <w14:ligatures w14:val="standardContextual"/>
        </w:rPr>
        <w:t>Pradita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Bebas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Royalti</w:t>
      </w:r>
      <w:proofErr w:type="spellEnd"/>
      <w:r w:rsidRPr="00EC1A11">
        <w:rPr>
          <w:rFonts w:eastAsiaTheme="minorHAnsi"/>
          <w:noProof w:val="0"/>
          <w:kern w:val="2"/>
          <w:lang w:val="en-ID"/>
          <w14:ligatures w14:val="standardContextual"/>
        </w:rPr>
        <w:t xml:space="preserve"> Non-</w:t>
      </w:r>
      <w:proofErr w:type="spellStart"/>
      <w:r w:rsidRPr="00EC1A11">
        <w:rPr>
          <w:rFonts w:eastAsiaTheme="minorHAnsi"/>
          <w:noProof w:val="0"/>
          <w:kern w:val="2"/>
          <w:lang w:val="en-ID"/>
          <w14:ligatures w14:val="standardContextual"/>
        </w:rPr>
        <w:t>eksklusif</w:t>
      </w:r>
      <w:proofErr w:type="spellEnd"/>
      <w:r w:rsidRPr="00EC1A11">
        <w:rPr>
          <w:rFonts w:eastAsiaTheme="minorHAnsi"/>
          <w:noProof w:val="0"/>
          <w:kern w:val="2"/>
          <w:lang w:val="en-ID"/>
          <w14:ligatures w14:val="standardContextual"/>
        </w:rPr>
        <w:t xml:space="preserve"> (</w:t>
      </w:r>
      <w:r w:rsidRPr="00EC1A11">
        <w:rPr>
          <w:rFonts w:eastAsiaTheme="minorHAnsi"/>
          <w:i/>
          <w:iCs/>
          <w:noProof w:val="0"/>
          <w:kern w:val="2"/>
          <w:lang w:val="en-ID"/>
          <w14:ligatures w14:val="standardContextual"/>
        </w:rPr>
        <w:t>Non-exclusive Royalty Free Right</w:t>
      </w:r>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judul</w:t>
      </w:r>
      <w:proofErr w:type="spellEnd"/>
      <w:r w:rsidRPr="00EC1A11">
        <w:rPr>
          <w:rFonts w:eastAsiaTheme="minorHAnsi"/>
          <w:noProof w:val="0"/>
          <w:kern w:val="2"/>
          <w:lang w:val="en-ID"/>
          <w14:ligatures w14:val="standardContextual"/>
        </w:rPr>
        <w:t>:</w:t>
      </w:r>
    </w:p>
    <w:p w14:paraId="05581A5A" w14:textId="3A019ED8" w:rsidR="00EC1A11" w:rsidRPr="00EC1A11" w:rsidRDefault="00CF190B" w:rsidP="00EC1A11">
      <w:pPr>
        <w:spacing w:line="360" w:lineRule="auto"/>
        <w:ind w:left="0" w:firstLine="0"/>
        <w:jc w:val="center"/>
        <w:rPr>
          <w:rFonts w:eastAsiaTheme="minorHAnsi"/>
          <w:b/>
          <w:bCs/>
          <w:noProof w:val="0"/>
          <w:kern w:val="2"/>
          <w:lang w:val="en-ID"/>
          <w14:ligatures w14:val="standardContextual"/>
        </w:rPr>
      </w:pPr>
      <w:r w:rsidRPr="00CF190B">
        <w:rPr>
          <w:rFonts w:eastAsiaTheme="minorHAnsi"/>
          <w:b/>
          <w:bCs/>
          <w:noProof w:val="0"/>
          <w:kern w:val="2"/>
          <w:lang w:val="en-ID"/>
          <w14:ligatures w14:val="standardContextual"/>
        </w:rPr>
        <w:t>PENGEMBANGAN SISTEM DETEKSI PELANGGARAN 9-BALL POOL BERBASIS VISI KOMPUTER PADA EDGE DEVICE</w:t>
      </w:r>
    </w:p>
    <w:p w14:paraId="1FF79B21" w14:textId="77777777" w:rsidR="00EC1A11" w:rsidRPr="00EC1A11" w:rsidRDefault="00EC1A11" w:rsidP="00EC1A11">
      <w:pPr>
        <w:spacing w:line="360" w:lineRule="auto"/>
        <w:ind w:left="0" w:firstLine="0"/>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Beserta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dokumen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yang </w:t>
      </w:r>
      <w:proofErr w:type="spellStart"/>
      <w:r w:rsidRPr="00EC1A11">
        <w:rPr>
          <w:rFonts w:eastAsiaTheme="minorHAnsi"/>
          <w:noProof w:val="0"/>
          <w:kern w:val="2"/>
          <w:lang w:val="en-ID"/>
          <w14:ligatures w14:val="standardContextual"/>
        </w:rPr>
        <w:t>ada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sesuai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ketentuan</w:t>
      </w:r>
      <w:proofErr w:type="spellEnd"/>
      <w:r w:rsidRPr="00EC1A11">
        <w:rPr>
          <w:rFonts w:eastAsiaTheme="minorHAnsi"/>
          <w:noProof w:val="0"/>
          <w:kern w:val="2"/>
          <w:lang w:val="en-ID"/>
          <w14:ligatures w14:val="standardContextual"/>
        </w:rPr>
        <w:t xml:space="preserve"> yang </w:t>
      </w:r>
      <w:proofErr w:type="spellStart"/>
      <w:r w:rsidRPr="00EC1A11">
        <w:rPr>
          <w:rFonts w:eastAsiaTheme="minorHAnsi"/>
          <w:noProof w:val="0"/>
          <w:kern w:val="2"/>
          <w:lang w:val="en-ID"/>
          <w14:ligatures w14:val="standardContextual"/>
        </w:rPr>
        <w:t>berlaku</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Bebas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Royalti</w:t>
      </w:r>
      <w:proofErr w:type="spellEnd"/>
      <w:r w:rsidRPr="00EC1A11">
        <w:rPr>
          <w:rFonts w:eastAsiaTheme="minorHAnsi"/>
          <w:noProof w:val="0"/>
          <w:kern w:val="2"/>
          <w:lang w:val="en-ID"/>
          <w14:ligatures w14:val="standardContextual"/>
        </w:rPr>
        <w:t xml:space="preserve"> Non-</w:t>
      </w:r>
      <w:proofErr w:type="spellStart"/>
      <w:r w:rsidRPr="00EC1A11">
        <w:rPr>
          <w:rFonts w:eastAsiaTheme="minorHAnsi"/>
          <w:noProof w:val="0"/>
          <w:kern w:val="2"/>
          <w:lang w:val="en-ID"/>
          <w14:ligatures w14:val="standardContextual"/>
        </w:rPr>
        <w:t>eksklusif</w:t>
      </w:r>
      <w:proofErr w:type="spellEnd"/>
      <w:r w:rsidRPr="00EC1A11">
        <w:rPr>
          <w:rFonts w:eastAsiaTheme="minorHAnsi"/>
          <w:noProof w:val="0"/>
          <w:kern w:val="2"/>
          <w:lang w:val="en-ID"/>
          <w14:ligatures w14:val="standardContextual"/>
        </w:rPr>
        <w:t xml:space="preserve"> (</w:t>
      </w:r>
      <w:r w:rsidRPr="00EC1A11">
        <w:rPr>
          <w:rFonts w:eastAsiaTheme="minorHAnsi"/>
          <w:i/>
          <w:iCs/>
          <w:noProof w:val="0"/>
          <w:kern w:val="2"/>
          <w:lang w:val="en-ID"/>
          <w14:ligatures w14:val="standardContextual"/>
        </w:rPr>
        <w:t>Non-exclusive Royalty Free Right</w:t>
      </w:r>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maka</w:t>
      </w:r>
      <w:proofErr w:type="spellEnd"/>
      <w:r w:rsidRPr="00EC1A11">
        <w:rPr>
          <w:rFonts w:eastAsiaTheme="minorHAnsi"/>
          <w:noProof w:val="0"/>
          <w:kern w:val="2"/>
          <w:lang w:val="en-ID"/>
          <w14:ligatures w14:val="standardContextual"/>
        </w:rPr>
        <w:t xml:space="preserve"> Universitas </w:t>
      </w:r>
      <w:proofErr w:type="spellStart"/>
      <w:r w:rsidRPr="00EC1A11">
        <w:rPr>
          <w:rFonts w:eastAsiaTheme="minorHAnsi"/>
          <w:noProof w:val="0"/>
          <w:kern w:val="2"/>
          <w:lang w:val="en-ID"/>
          <w14:ligatures w14:val="standardContextual"/>
        </w:rPr>
        <w:t>Pradita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berhak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menyimpan</w:t>
      </w:r>
      <w:proofErr w:type="spellEnd"/>
      <w:r w:rsidRPr="00EC1A11">
        <w:rPr>
          <w:rFonts w:eastAsiaTheme="minorHAnsi"/>
          <w:noProof w:val="0"/>
          <w:kern w:val="2"/>
          <w:lang w:val="en-ID"/>
          <w14:ligatures w14:val="standardContextual"/>
        </w:rPr>
        <w:t xml:space="preserve"> dan </w:t>
      </w:r>
      <w:proofErr w:type="spellStart"/>
      <w:r w:rsidRPr="00EC1A11">
        <w:rPr>
          <w:rFonts w:eastAsiaTheme="minorHAnsi"/>
          <w:noProof w:val="0"/>
          <w:kern w:val="2"/>
          <w:lang w:val="en-ID"/>
          <w14:ligatures w14:val="standardContextual"/>
        </w:rPr>
        <w:t>mengelola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dalam</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bentuk</w:t>
      </w:r>
      <w:proofErr w:type="spellEnd"/>
      <w:r w:rsidRPr="00EC1A11">
        <w:rPr>
          <w:rFonts w:eastAsiaTheme="minorHAnsi"/>
          <w:noProof w:val="0"/>
          <w:kern w:val="2"/>
          <w:lang w:val="en-ID"/>
          <w14:ligatures w14:val="standardContextual"/>
        </w:rPr>
        <w:t xml:space="preserve"> database, dan </w:t>
      </w:r>
      <w:proofErr w:type="spellStart"/>
      <w:r w:rsidRPr="00EC1A11">
        <w:rPr>
          <w:rFonts w:eastAsiaTheme="minorHAnsi"/>
          <w:noProof w:val="0"/>
          <w:kern w:val="2"/>
          <w:lang w:val="en-ID"/>
          <w14:ligatures w14:val="standardContextual"/>
        </w:rPr>
        <w:t>mempublikasikan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tetap</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mencantumkan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nama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saya</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sebagai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penulis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tugas</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akhir</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sebagai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penulis</w:t>
      </w:r>
      <w:proofErr w:type="spellEnd"/>
      <w:r w:rsidRPr="00EC1A11">
        <w:rPr>
          <w:rFonts w:eastAsiaTheme="minorHAnsi"/>
          <w:noProof w:val="0"/>
          <w:kern w:val="2"/>
          <w:lang w:val="en-ID"/>
          <w14:ligatures w14:val="standardContextual"/>
        </w:rPr>
        <w:t>/</w:t>
      </w:r>
      <w:proofErr w:type="spellStart"/>
      <w:r w:rsidRPr="00EC1A11">
        <w:rPr>
          <w:rFonts w:eastAsiaTheme="minorHAnsi"/>
          <w:noProof w:val="0"/>
          <w:kern w:val="2"/>
          <w:lang w:val="en-ID"/>
          <w14:ligatures w14:val="standardContextual"/>
        </w:rPr>
        <w:t>pencipta</w:t>
      </w:r>
      <w:proofErr w:type="spellEnd"/>
      <w:r w:rsidRPr="00EC1A11">
        <w:rPr>
          <w:rFonts w:eastAsiaTheme="minorHAnsi"/>
          <w:noProof w:val="0"/>
          <w:kern w:val="2"/>
          <w:lang w:val="en-ID"/>
          <w14:ligatures w14:val="standardContextual"/>
        </w:rPr>
        <w:t xml:space="preserve"> dan </w:t>
      </w:r>
      <w:proofErr w:type="spellStart"/>
      <w:r w:rsidRPr="00EC1A11">
        <w:rPr>
          <w:rFonts w:eastAsiaTheme="minorHAnsi"/>
          <w:noProof w:val="0"/>
          <w:kern w:val="2"/>
          <w:lang w:val="en-ID"/>
          <w14:ligatures w14:val="standardContextual"/>
        </w:rPr>
        <w:t>pemilik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hak</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cipta</w:t>
      </w:r>
      <w:proofErr w:type="spellEnd"/>
    </w:p>
    <w:p w14:paraId="79070FCF"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roofErr w:type="spellStart"/>
      <w:r w:rsidRPr="00EC1A11">
        <w:rPr>
          <w:rFonts w:eastAsiaTheme="minorHAnsi"/>
          <w:noProof w:val="0"/>
          <w:kern w:val="2"/>
          <w:lang w:val="en-ID"/>
          <w14:ligatures w14:val="standardContextual"/>
        </w:rPr>
        <w:t>Demikianlah</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pernyataan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ini</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saya</w:t>
      </w:r>
      <w:proofErr w:type="spellEnd"/>
      <w:r w:rsidRPr="00EC1A11">
        <w:rPr>
          <w:rFonts w:eastAsiaTheme="minorHAnsi"/>
          <w:noProof w:val="0"/>
          <w:kern w:val="2"/>
          <w:lang w:val="en-ID"/>
          <w14:ligatures w14:val="standardContextual"/>
        </w:rPr>
        <w:t xml:space="preserve"> buat </w:t>
      </w:r>
      <w:proofErr w:type="spellStart"/>
      <w:r w:rsidRPr="00EC1A11">
        <w:rPr>
          <w:rFonts w:eastAsiaTheme="minorHAnsi"/>
          <w:noProof w:val="0"/>
          <w:kern w:val="2"/>
          <w:lang w:val="en-ID"/>
          <w14:ligatures w14:val="standardContextual"/>
        </w:rPr>
        <w:t>dengan</w:t>
      </w:r>
      <w:proofErr w:type="spellEnd"/>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sebenarnya</w:t>
      </w:r>
      <w:proofErr w:type="spellEnd"/>
      <w:r w:rsidRPr="00EC1A11">
        <w:rPr>
          <w:rFonts w:eastAsiaTheme="minorHAnsi"/>
          <w:noProof w:val="0"/>
          <w:kern w:val="2"/>
          <w:lang w:val="en-ID"/>
          <w14:ligatures w14:val="standardContextual"/>
        </w:rPr>
        <w:t>,</w:t>
      </w:r>
    </w:p>
    <w:p w14:paraId="70F45379" w14:textId="77777777" w:rsidR="00EC1A11" w:rsidRPr="00EC1A11" w:rsidRDefault="00EC1A11" w:rsidP="00EC1A11">
      <w:pPr>
        <w:spacing w:line="360" w:lineRule="auto"/>
        <w:ind w:left="0" w:firstLine="0"/>
        <w:jc w:val="left"/>
        <w:rPr>
          <w:rFonts w:eastAsiaTheme="minorHAnsi"/>
          <w:noProof w:val="0"/>
          <w:kern w:val="2"/>
          <w:lang w:val="en-ID"/>
          <w14:ligatures w14:val="standardContextual"/>
        </w:rPr>
      </w:pPr>
    </w:p>
    <w:p w14:paraId="683333CD" w14:textId="2BAA8CD1" w:rsidR="00EC1A11" w:rsidRPr="00EC1A11" w:rsidRDefault="00EC1A11" w:rsidP="00EC1A11">
      <w:pPr>
        <w:spacing w:line="360" w:lineRule="auto"/>
        <w:ind w:left="5954" w:right="-46" w:firstLine="0"/>
        <w:jc w:val="center"/>
        <w:rPr>
          <w:rFonts w:eastAsiaTheme="minorHAnsi"/>
          <w:noProof w:val="0"/>
          <w:kern w:val="2"/>
          <w:lang w:val="en-ID"/>
          <w14:ligatures w14:val="standardContextual"/>
        </w:rPr>
      </w:pPr>
      <w:proofErr w:type="spellStart"/>
      <w:ins w:id="89" w:author="Noven Austin" w:date="2026-06-11T23:32:00Z">
        <w:r w:rsidRPr="00EC1A11">
          <w:rPr>
            <w:rFonts w:eastAsiaTheme="minorHAnsi"/>
            <w:noProof w:val="0"/>
            <w:kern w:val="2"/>
            <w:lang w:val="en-ID"/>
            <w14:ligatures w14:val="standardContextual"/>
          </w:rPr>
          <w:t>Kab</w:t>
        </w:r>
        <w:proofErr w:type="spellEnd"/>
        <w:r w:rsidRPr="00EC1A11">
          <w:rPr>
            <w:rFonts w:eastAsiaTheme="minorHAnsi"/>
            <w:noProof w:val="0"/>
            <w:kern w:val="2"/>
            <w:lang w:val="en-ID"/>
            <w14:ligatures w14:val="standardContextual"/>
          </w:rPr>
          <w:t xml:space="preserve">. Tangerang, </w:t>
        </w:r>
      </w:ins>
      <w:r w:rsidR="008758B9">
        <w:rPr>
          <w:rFonts w:eastAsiaTheme="minorHAnsi"/>
          <w:noProof w:val="0"/>
          <w:kern w:val="2"/>
          <w:lang w:val="en-ID"/>
          <w14:ligatures w14:val="standardContextual"/>
        </w:rPr>
        <w:t>23</w:t>
      </w:r>
      <w:ins w:id="90" w:author="Noven Austin" w:date="2026-06-11T23:32:00Z">
        <w:r w:rsidRPr="00EC1A11">
          <w:rPr>
            <w:rFonts w:eastAsiaTheme="minorHAnsi"/>
            <w:noProof w:val="0"/>
            <w:kern w:val="2"/>
            <w:lang w:val="en-ID"/>
            <w14:ligatures w14:val="standardContextual"/>
          </w:rPr>
          <w:t xml:space="preserve"> </w:t>
        </w:r>
        <w:proofErr w:type="spellStart"/>
        <w:r w:rsidRPr="00EC1A11">
          <w:rPr>
            <w:rFonts w:eastAsiaTheme="minorHAnsi"/>
            <w:noProof w:val="0"/>
            <w:kern w:val="2"/>
            <w:lang w:val="en-ID"/>
            <w14:ligatures w14:val="standardContextual"/>
          </w:rPr>
          <w:t>Juni</w:t>
        </w:r>
        <w:proofErr w:type="spellEnd"/>
        <w:r w:rsidRPr="00EC1A11">
          <w:rPr>
            <w:rFonts w:eastAsiaTheme="minorHAnsi"/>
            <w:noProof w:val="0"/>
            <w:kern w:val="2"/>
            <w:lang w:val="en-ID"/>
            <w14:ligatures w14:val="standardContextual"/>
          </w:rPr>
          <w:t xml:space="preserve"> 2026</w:t>
        </w:r>
      </w:ins>
    </w:p>
    <w:p w14:paraId="0F574094" w14:textId="77777777" w:rsidR="00EC1A11" w:rsidRPr="00EC1A11" w:rsidRDefault="00EC1A11" w:rsidP="00EC1A11">
      <w:pPr>
        <w:spacing w:line="360" w:lineRule="auto"/>
        <w:ind w:left="5954" w:firstLine="0"/>
        <w:jc w:val="center"/>
        <w:rPr>
          <w:rFonts w:eastAsiaTheme="minorHAnsi"/>
          <w:noProof w:val="0"/>
          <w:kern w:val="2"/>
          <w:lang w:val="en-ID"/>
          <w14:ligatures w14:val="standardContextual"/>
        </w:rPr>
      </w:pPr>
    </w:p>
    <w:p w14:paraId="21551FF8" w14:textId="77777777" w:rsidR="00EC1A11" w:rsidRPr="00EC1A11" w:rsidRDefault="00EC1A11" w:rsidP="00EC1A11">
      <w:pPr>
        <w:spacing w:line="360" w:lineRule="auto"/>
        <w:ind w:left="5954" w:firstLine="0"/>
        <w:jc w:val="center"/>
        <w:rPr>
          <w:rFonts w:eastAsiaTheme="minorHAnsi"/>
          <w:noProof w:val="0"/>
          <w:kern w:val="2"/>
          <w:lang w:val="en-ID"/>
          <w14:ligatures w14:val="standardContextual"/>
        </w:rPr>
      </w:pPr>
    </w:p>
    <w:p w14:paraId="59B83B64" w14:textId="77777777" w:rsidR="00EC1A11" w:rsidRPr="00EC1A11" w:rsidRDefault="00EC1A11" w:rsidP="00EC1A11">
      <w:pPr>
        <w:spacing w:line="360" w:lineRule="auto"/>
        <w:ind w:left="5954" w:firstLine="0"/>
        <w:jc w:val="center"/>
        <w:rPr>
          <w:rFonts w:eastAsiaTheme="minorHAnsi"/>
          <w:noProof w:val="0"/>
          <w:kern w:val="2"/>
          <w:lang w:val="en-ID"/>
          <w14:ligatures w14:val="standardContextual"/>
        </w:rPr>
      </w:pPr>
    </w:p>
    <w:p w14:paraId="0BCB646A" w14:textId="43F052DF" w:rsidR="00EC1A11" w:rsidRPr="00EC1A11" w:rsidRDefault="007D0361" w:rsidP="00EC1A11">
      <w:pPr>
        <w:spacing w:line="360" w:lineRule="auto"/>
        <w:ind w:left="6096" w:firstLine="0"/>
        <w:jc w:val="center"/>
        <w:rPr>
          <w:ins w:id="91" w:author="Noven Austin" w:date="2026-06-11T23:32:00Z"/>
          <w:rFonts w:eastAsiaTheme="minorHAnsi"/>
          <w:noProof w:val="0"/>
          <w:kern w:val="2"/>
          <w:lang w:val="en-ID"/>
          <w14:ligatures w14:val="standardContextual"/>
        </w:rPr>
      </w:pPr>
      <w:r>
        <w:rPr>
          <w:rFonts w:eastAsiaTheme="minorHAnsi"/>
          <w:noProof w:val="0"/>
          <w:kern w:val="2"/>
          <w:lang w:val="en-ID"/>
          <w14:ligatures w14:val="standardContextual"/>
        </w:rPr>
        <w:t xml:space="preserve">David </w:t>
      </w:r>
      <w:proofErr w:type="spellStart"/>
      <w:r>
        <w:rPr>
          <w:rFonts w:eastAsiaTheme="minorHAnsi"/>
          <w:noProof w:val="0"/>
          <w:kern w:val="2"/>
          <w:lang w:val="en-ID"/>
          <w14:ligatures w14:val="standardContextual"/>
        </w:rPr>
        <w:t>Tulus</w:t>
      </w:r>
      <w:proofErr w:type="spellEnd"/>
      <w:r>
        <w:rPr>
          <w:rFonts w:eastAsiaTheme="minorHAnsi"/>
          <w:noProof w:val="0"/>
          <w:kern w:val="2"/>
          <w:lang w:val="en-ID"/>
          <w14:ligatures w14:val="standardContextual"/>
        </w:rPr>
        <w:t xml:space="preserve"> </w:t>
      </w:r>
      <w:proofErr w:type="spellStart"/>
      <w:r>
        <w:rPr>
          <w:rFonts w:eastAsiaTheme="minorHAnsi"/>
          <w:noProof w:val="0"/>
          <w:kern w:val="2"/>
          <w:lang w:val="en-ID"/>
          <w14:ligatures w14:val="standardContextual"/>
        </w:rPr>
        <w:t>Halomoan</w:t>
      </w:r>
      <w:proofErr w:type="spellEnd"/>
      <w:r>
        <w:rPr>
          <w:rFonts w:eastAsiaTheme="minorHAnsi"/>
          <w:noProof w:val="0"/>
          <w:kern w:val="2"/>
          <w:lang w:val="en-ID"/>
          <w14:ligatures w14:val="standardContextual"/>
        </w:rPr>
        <w:t xml:space="preserve"> Haryanto</w:t>
      </w:r>
    </w:p>
    <w:p w14:paraId="14D7FE5E" w14:textId="0DB905F6" w:rsidR="00EC1A11" w:rsidRPr="00EC1A11" w:rsidRDefault="00EC1A11" w:rsidP="00EC1A11">
      <w:pPr>
        <w:spacing w:line="360" w:lineRule="auto"/>
        <w:ind w:left="6096" w:right="-46" w:firstLine="0"/>
        <w:jc w:val="center"/>
        <w:rPr>
          <w:ins w:id="92" w:author="Noven Austin" w:date="2026-06-12T00:51:00Z"/>
          <w:rFonts w:eastAsiaTheme="minorHAnsi"/>
          <w:noProof w:val="0"/>
          <w:kern w:val="2"/>
          <w:lang w:val="en-ID"/>
          <w14:ligatures w14:val="standardContextual"/>
        </w:rPr>
      </w:pPr>
      <w:ins w:id="93" w:author="Noven Austin" w:date="2026-06-11T23:32:00Z">
        <w:r w:rsidRPr="00EC1A11">
          <w:rPr>
            <w:rFonts w:eastAsiaTheme="minorHAnsi"/>
            <w:noProof w:val="0"/>
            <w:kern w:val="2"/>
            <w:lang w:val="en-ID"/>
            <w14:ligatures w14:val="standardContextual"/>
          </w:rPr>
          <w:t>221010102</w:t>
        </w:r>
      </w:ins>
      <w:r w:rsidR="007D0361">
        <w:rPr>
          <w:rFonts w:eastAsiaTheme="minorHAnsi"/>
          <w:noProof w:val="0"/>
          <w:kern w:val="2"/>
          <w:lang w:val="en-ID"/>
          <w14:ligatures w14:val="standardContextual"/>
        </w:rPr>
        <w:t>7</w:t>
      </w:r>
    </w:p>
    <w:p w14:paraId="0151AA28" w14:textId="77777777" w:rsidR="0088531D" w:rsidRPr="0088531D" w:rsidRDefault="0088531D" w:rsidP="0088531D">
      <w:pPr>
        <w:spacing w:line="360" w:lineRule="auto"/>
        <w:ind w:left="0" w:firstLine="0"/>
        <w:jc w:val="center"/>
        <w:rPr>
          <w:rFonts w:eastAsiaTheme="minorHAnsi"/>
          <w:b/>
          <w:bCs/>
          <w:noProof w:val="0"/>
          <w:kern w:val="2"/>
          <w:lang w:val="en-ID"/>
          <w14:ligatures w14:val="standardContextual"/>
        </w:rPr>
      </w:pPr>
      <w:r w:rsidRPr="0088531D">
        <w:rPr>
          <w:rFonts w:eastAsiaTheme="minorHAnsi"/>
          <w:b/>
          <w:bCs/>
          <w:noProof w:val="0"/>
          <w:kern w:val="2"/>
          <w:lang w:val="en-ID"/>
          <w14:ligatures w14:val="standardContextual"/>
        </w:rPr>
        <w:lastRenderedPageBreak/>
        <w:t>KATA PENGANTAR</w:t>
      </w:r>
    </w:p>
    <w:p w14:paraId="34F96E77" w14:textId="6F9C0055" w:rsidR="0088531D" w:rsidRPr="0088531D" w:rsidRDefault="0088531D" w:rsidP="0088531D">
      <w:pPr>
        <w:spacing w:line="360" w:lineRule="auto"/>
        <w:ind w:left="0" w:firstLine="0"/>
        <w:rPr>
          <w:rFonts w:eastAsiaTheme="minorHAnsi"/>
          <w:noProof w:val="0"/>
          <w:kern w:val="2"/>
          <w:lang w:val="en-ID"/>
          <w14:ligatures w14:val="standardContextual"/>
        </w:rPr>
      </w:pPr>
      <w:r w:rsidRPr="0088531D">
        <w:rPr>
          <w:rFonts w:eastAsiaTheme="minorHAnsi"/>
          <w:b/>
          <w:bCs/>
          <w:noProof w:val="0"/>
          <w:kern w:val="2"/>
          <w:lang w:val="en-ID"/>
          <w14:ligatures w14:val="standardContextual"/>
        </w:rPr>
        <w:tab/>
      </w:r>
      <w:proofErr w:type="spellStart"/>
      <w:r w:rsidRPr="0088531D">
        <w:rPr>
          <w:rFonts w:eastAsiaTheme="minorHAnsi"/>
          <w:noProof w:val="0"/>
          <w:kern w:val="2"/>
          <w:lang w:val="en-ID"/>
          <w14:ligatures w14:val="standardContextual"/>
        </w:rPr>
        <w:t>Puji</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syukur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panjatkan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hadirat</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Tuhan</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Maha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Esa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atas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segala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rahmat</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karunianya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sehingga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dapat</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menyelesaikan</w:t>
      </w:r>
      <w:proofErr w:type="spellEnd"/>
      <w:r w:rsidRPr="0088531D">
        <w:rPr>
          <w:rFonts w:eastAsiaTheme="minorHAnsi"/>
          <w:noProof w:val="0"/>
          <w:kern w:val="2"/>
          <w:lang w:val="en-ID"/>
          <w14:ligatures w14:val="standardContextual"/>
        </w:rPr>
        <w:t xml:space="preserve"> proposal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baik</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judul</w:t>
      </w:r>
      <w:proofErr w:type="spellEnd"/>
      <w:r w:rsidRPr="0088531D">
        <w:rPr>
          <w:rFonts w:eastAsiaTheme="minorHAnsi"/>
          <w:noProof w:val="0"/>
          <w:kern w:val="2"/>
          <w:lang w:val="en-ID"/>
          <w14:ligatures w14:val="standardContextual"/>
        </w:rPr>
        <w:t xml:space="preserve"> </w:t>
      </w:r>
      <w:r w:rsidRPr="0088531D">
        <w:rPr>
          <w:rFonts w:eastAsiaTheme="minorHAnsi"/>
          <w:b/>
          <w:bCs/>
          <w:noProof w:val="0"/>
          <w:kern w:val="2"/>
          <w:lang w:val="en-ID"/>
          <w14:ligatures w14:val="standardContextual"/>
        </w:rPr>
        <w:t>“</w:t>
      </w:r>
      <w:r w:rsidR="0005547D" w:rsidRPr="0005547D">
        <w:rPr>
          <w:rFonts w:eastAsiaTheme="minorHAnsi"/>
          <w:b/>
          <w:bCs/>
          <w:noProof w:val="0"/>
          <w:kern w:val="2"/>
          <w:lang w:val="en-ID"/>
          <w14:ligatures w14:val="standardContextual"/>
        </w:rPr>
        <w:t>PENGEMBANGAN SISTEM DETEKSI PELANGGARAN 9-BALL POOL BERBASIS VISI KOMPUTER PADA EDGE DEVICE</w:t>
      </w:r>
      <w:r w:rsidRPr="0088531D">
        <w:rPr>
          <w:rFonts w:eastAsiaTheme="minorHAnsi"/>
          <w:b/>
          <w:bCs/>
          <w:noProof w:val="0"/>
          <w:kern w:val="2"/>
          <w:lang w:val="en-ID"/>
          <w14:ligatures w14:val="standardContextual"/>
        </w:rPr>
        <w:t>”</w:t>
      </w:r>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disusun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sebagai</w:t>
      </w:r>
      <w:proofErr w:type="spellEnd"/>
      <w:r w:rsidRPr="0088531D">
        <w:rPr>
          <w:rFonts w:eastAsiaTheme="minorHAnsi"/>
          <w:noProof w:val="0"/>
          <w:kern w:val="2"/>
          <w:lang w:val="en-ID"/>
          <w14:ligatures w14:val="standardContextual"/>
        </w:rPr>
        <w:t xml:space="preserve"> salah </w:t>
      </w:r>
      <w:proofErr w:type="spellStart"/>
      <w:r w:rsidRPr="0088531D">
        <w:rPr>
          <w:rFonts w:eastAsiaTheme="minorHAnsi"/>
          <w:noProof w:val="0"/>
          <w:kern w:val="2"/>
          <w:lang w:val="en-ID"/>
          <w14:ligatures w14:val="standardContextual"/>
        </w:rPr>
        <w:t>satu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syarat</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untuk</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penyusunan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dalam</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rangka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menyelesaikan</w:t>
      </w:r>
      <w:proofErr w:type="spellEnd"/>
      <w:r w:rsidRPr="0088531D">
        <w:rPr>
          <w:rFonts w:eastAsiaTheme="minorHAnsi"/>
          <w:noProof w:val="0"/>
          <w:kern w:val="2"/>
          <w:lang w:val="en-ID"/>
          <w14:ligatures w14:val="standardContextual"/>
        </w:rPr>
        <w:t xml:space="preserve"> Program </w:t>
      </w:r>
      <w:proofErr w:type="spellStart"/>
      <w:r w:rsidRPr="0088531D">
        <w:rPr>
          <w:rFonts w:eastAsiaTheme="minorHAnsi"/>
          <w:noProof w:val="0"/>
          <w:kern w:val="2"/>
          <w:lang w:val="en-ID"/>
          <w14:ligatures w14:val="standardContextual"/>
        </w:rPr>
        <w:t>Studi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Informatika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Jenjang</w:t>
      </w:r>
      <w:proofErr w:type="spellEnd"/>
      <w:r w:rsidRPr="0088531D">
        <w:rPr>
          <w:rFonts w:eastAsiaTheme="minorHAnsi"/>
          <w:noProof w:val="0"/>
          <w:kern w:val="2"/>
          <w:lang w:val="en-ID"/>
          <w14:ligatures w14:val="standardContextual"/>
        </w:rPr>
        <w:t xml:space="preserve"> Pendidikan Strata-1 (S1)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w:t>
      </w:r>
    </w:p>
    <w:p w14:paraId="600F8BF8" w14:textId="77777777" w:rsidR="0088531D" w:rsidRPr="0088531D" w:rsidRDefault="0088531D" w:rsidP="0088531D">
      <w:pPr>
        <w:spacing w:line="360" w:lineRule="auto"/>
        <w:ind w:left="0" w:firstLine="0"/>
        <w:rPr>
          <w:rFonts w:eastAsiaTheme="minorHAnsi"/>
          <w:noProof w:val="0"/>
          <w:kern w:val="2"/>
          <w:lang w:val="en-ID"/>
          <w14:ligatures w14:val="standardContextual"/>
        </w:rPr>
      </w:pPr>
      <w:r w:rsidRPr="0088531D">
        <w:rPr>
          <w:rFonts w:eastAsiaTheme="minorHAnsi"/>
          <w:b/>
          <w:bCs/>
          <w:noProof w:val="0"/>
          <w:kern w:val="2"/>
          <w:lang w:val="en-ID"/>
          <w14:ligatures w14:val="standardContextual"/>
        </w:rPr>
        <w:tab/>
      </w:r>
      <w:proofErr w:type="spellStart"/>
      <w:r w:rsidRPr="0088531D">
        <w:rPr>
          <w:rFonts w:eastAsiaTheme="minorHAnsi"/>
          <w:noProof w:val="0"/>
          <w:kern w:val="2"/>
          <w:lang w:val="en-ID"/>
          <w14:ligatures w14:val="standardContextual"/>
        </w:rPr>
        <w:t>Penyusunan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laporan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tidak</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terlepas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bantuan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bimbingan</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dukungan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berbagai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pihak</w:t>
      </w:r>
      <w:proofErr w:type="spellEnd"/>
      <w:r w:rsidRPr="0088531D">
        <w:rPr>
          <w:rFonts w:eastAsiaTheme="minorHAnsi"/>
          <w:noProof w:val="0"/>
          <w:kern w:val="2"/>
          <w:lang w:val="en-ID"/>
          <w14:ligatures w14:val="standardContextual"/>
        </w:rPr>
        <w:t xml:space="preserve">. Oleh </w:t>
      </w:r>
      <w:proofErr w:type="spellStart"/>
      <w:r w:rsidRPr="0088531D">
        <w:rPr>
          <w:rFonts w:eastAsiaTheme="minorHAnsi"/>
          <w:noProof w:val="0"/>
          <w:kern w:val="2"/>
          <w:lang w:val="en-ID"/>
          <w14:ligatures w14:val="standardContextual"/>
        </w:rPr>
        <w:t>karena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itu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penulis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ingin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mengucapkan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terima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kasih</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sebesarbesarnya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kepada</w:t>
      </w:r>
      <w:proofErr w:type="spellEnd"/>
      <w:r w:rsidRPr="0088531D">
        <w:rPr>
          <w:rFonts w:eastAsiaTheme="minorHAnsi"/>
          <w:noProof w:val="0"/>
          <w:kern w:val="2"/>
          <w:lang w:val="en-ID"/>
          <w14:ligatures w14:val="standardContextual"/>
        </w:rPr>
        <w:t>:</w:t>
      </w:r>
    </w:p>
    <w:p w14:paraId="4F798C09"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r w:rsidRPr="0088531D">
        <w:rPr>
          <w:rFonts w:eastAsiaTheme="minorHAnsi"/>
          <w:noProof w:val="0"/>
          <w:kern w:val="2"/>
          <w:lang w:val="en-ID"/>
          <w14:ligatures w14:val="standardContextual"/>
        </w:rPr>
        <w:t xml:space="preserve">Prof. </w:t>
      </w:r>
      <w:proofErr w:type="spellStart"/>
      <w:r w:rsidRPr="0088531D">
        <w:rPr>
          <w:rFonts w:eastAsiaTheme="minorHAnsi"/>
          <w:noProof w:val="0"/>
          <w:kern w:val="2"/>
          <w:lang w:val="en-ID"/>
          <w14:ligatures w14:val="standardContextual"/>
        </w:rPr>
        <w:t>Dr.</w:t>
      </w:r>
      <w:proofErr w:type="spellEnd"/>
      <w:r w:rsidRPr="0088531D">
        <w:rPr>
          <w:rFonts w:eastAsiaTheme="minorHAnsi"/>
          <w:noProof w:val="0"/>
          <w:kern w:val="2"/>
          <w:lang w:val="en-ID"/>
          <w14:ligatures w14:val="standardContextual"/>
        </w:rPr>
        <w:t xml:space="preserve"> Ir. </w:t>
      </w:r>
      <w:proofErr w:type="spellStart"/>
      <w:r w:rsidRPr="0088531D">
        <w:rPr>
          <w:rFonts w:eastAsiaTheme="minorHAnsi"/>
          <w:noProof w:val="0"/>
          <w:kern w:val="2"/>
          <w:lang w:val="en-ID"/>
          <w14:ligatures w14:val="standardContextual"/>
        </w:rPr>
        <w:t>Richardus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Eko</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Indrajit</w:t>
      </w:r>
      <w:proofErr w:type="spellEnd"/>
      <w:r w:rsidRPr="0088531D">
        <w:rPr>
          <w:rFonts w:eastAsiaTheme="minorHAnsi"/>
          <w:noProof w:val="0"/>
          <w:kern w:val="2"/>
          <w:lang w:val="en-ID"/>
          <w14:ligatures w14:val="standardContextual"/>
        </w:rPr>
        <w:t xml:space="preserve">, DBA. </w:t>
      </w:r>
      <w:proofErr w:type="gramStart"/>
      <w:r w:rsidRPr="0088531D">
        <w:rPr>
          <w:rFonts w:eastAsiaTheme="minorHAnsi"/>
          <w:noProof w:val="0"/>
          <w:kern w:val="2"/>
          <w:lang w:val="en-ID"/>
          <w14:ligatures w14:val="standardContextual"/>
        </w:rPr>
        <w:t>Dr(</w:t>
      </w:r>
      <w:proofErr w:type="gramEnd"/>
      <w:r w:rsidRPr="0088531D">
        <w:rPr>
          <w:rFonts w:eastAsiaTheme="minorHAnsi"/>
          <w:noProof w:val="0"/>
          <w:kern w:val="2"/>
          <w:lang w:val="en-ID"/>
          <w14:ligatures w14:val="standardContextual"/>
        </w:rPr>
        <w:t xml:space="preserve">Pend), Dr(Han), </w:t>
      </w:r>
      <w:proofErr w:type="spellStart"/>
      <w:r w:rsidRPr="0088531D">
        <w:rPr>
          <w:rFonts w:eastAsiaTheme="minorHAnsi"/>
          <w:noProof w:val="0"/>
          <w:kern w:val="2"/>
          <w:lang w:val="en-ID"/>
          <w14:ligatures w14:val="standardContextual"/>
        </w:rPr>
        <w:t>M.Sc</w:t>
      </w:r>
      <w:proofErr w:type="spellEnd"/>
      <w:r w:rsidRPr="0088531D">
        <w:rPr>
          <w:rFonts w:eastAsiaTheme="minorHAnsi"/>
          <w:noProof w:val="0"/>
          <w:kern w:val="2"/>
          <w:lang w:val="en-ID"/>
          <w14:ligatures w14:val="standardContextual"/>
        </w:rPr>
        <w:t xml:space="preserve"> ,M.B.A, </w:t>
      </w:r>
      <w:proofErr w:type="spellStart"/>
      <w:r w:rsidRPr="0088531D">
        <w:rPr>
          <w:rFonts w:eastAsiaTheme="minorHAnsi"/>
          <w:noProof w:val="0"/>
          <w:kern w:val="2"/>
          <w:lang w:val="en-ID"/>
          <w14:ligatures w14:val="standardContextual"/>
        </w:rPr>
        <w:t>M.Si</w:t>
      </w:r>
      <w:proofErr w:type="spellEnd"/>
      <w:r w:rsidRPr="0088531D">
        <w:rPr>
          <w:rFonts w:eastAsiaTheme="minorHAnsi"/>
          <w:noProof w:val="0"/>
          <w:kern w:val="2"/>
          <w:lang w:val="en-ID"/>
          <w14:ligatures w14:val="standardContextual"/>
        </w:rPr>
        <w:t xml:space="preserve">, MA ,M.I.T, </w:t>
      </w:r>
      <w:proofErr w:type="spellStart"/>
      <w:r w:rsidRPr="0088531D">
        <w:rPr>
          <w:rFonts w:eastAsiaTheme="minorHAnsi"/>
          <w:noProof w:val="0"/>
          <w:kern w:val="2"/>
          <w:lang w:val="en-ID"/>
          <w14:ligatures w14:val="standardContextual"/>
        </w:rPr>
        <w:t>M.Phil</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Rektor</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w:t>
      </w:r>
    </w:p>
    <w:p w14:paraId="04FE1CD3"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r w:rsidRPr="0088531D">
        <w:rPr>
          <w:rFonts w:eastAsiaTheme="minorHAnsi"/>
          <w:noProof w:val="0"/>
          <w:kern w:val="2"/>
          <w:lang w:val="en-ID"/>
          <w14:ligatures w14:val="standardContextual"/>
        </w:rPr>
        <w:t xml:space="preserve">Ibu </w:t>
      </w:r>
      <w:proofErr w:type="spellStart"/>
      <w:r w:rsidRPr="0088531D">
        <w:rPr>
          <w:rFonts w:eastAsiaTheme="minorHAnsi"/>
          <w:noProof w:val="0"/>
          <w:kern w:val="2"/>
          <w:lang w:val="en-ID"/>
          <w14:ligatures w14:val="standardContextual"/>
        </w:rPr>
        <w:t>Dr.</w:t>
      </w:r>
      <w:proofErr w:type="spellEnd"/>
      <w:r w:rsidRPr="0088531D">
        <w:rPr>
          <w:rFonts w:eastAsiaTheme="minorHAnsi"/>
          <w:noProof w:val="0"/>
          <w:kern w:val="2"/>
          <w:lang w:val="en-ID"/>
          <w14:ligatures w14:val="standardContextual"/>
        </w:rPr>
        <w:t xml:space="preserve"> Ir. Amelia Makmur S.T., M. T.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wakil </w:t>
      </w:r>
      <w:proofErr w:type="spellStart"/>
      <w:r w:rsidRPr="0088531D">
        <w:rPr>
          <w:rFonts w:eastAsiaTheme="minorHAnsi"/>
          <w:noProof w:val="0"/>
          <w:kern w:val="2"/>
          <w:lang w:val="en-ID"/>
          <w14:ligatures w14:val="standardContextual"/>
        </w:rPr>
        <w:t>Rektor</w:t>
      </w:r>
      <w:proofErr w:type="spellEnd"/>
      <w:r w:rsidRPr="0088531D">
        <w:rPr>
          <w:rFonts w:eastAsiaTheme="minorHAnsi"/>
          <w:noProof w:val="0"/>
          <w:kern w:val="2"/>
          <w:lang w:val="en-ID"/>
          <w14:ligatures w14:val="standardContextual"/>
        </w:rPr>
        <w:t xml:space="preserve"> 1 </w:t>
      </w:r>
      <w:proofErr w:type="spellStart"/>
      <w:r w:rsidRPr="0088531D">
        <w:rPr>
          <w:rFonts w:eastAsiaTheme="minorHAnsi"/>
          <w:noProof w:val="0"/>
          <w:kern w:val="2"/>
          <w:lang w:val="en-ID"/>
          <w14:ligatures w14:val="standardContextual"/>
        </w:rPr>
        <w:t>Bidang</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Akademik</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w:t>
      </w:r>
    </w:p>
    <w:p w14:paraId="23A47F2E"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proofErr w:type="spellStart"/>
      <w:r w:rsidRPr="0088531D">
        <w:rPr>
          <w:rFonts w:eastAsiaTheme="minorHAnsi"/>
          <w:noProof w:val="0"/>
          <w:kern w:val="2"/>
          <w:lang w:val="en-ID"/>
          <w14:ligatures w14:val="standardContextual"/>
        </w:rPr>
        <w:t>Dr.</w:t>
      </w:r>
      <w:proofErr w:type="spellEnd"/>
      <w:r w:rsidRPr="0088531D">
        <w:rPr>
          <w:rFonts w:eastAsiaTheme="minorHAnsi"/>
          <w:noProof w:val="0"/>
          <w:kern w:val="2"/>
          <w:lang w:val="en-ID"/>
          <w14:ligatures w14:val="standardContextual"/>
        </w:rPr>
        <w:t xml:space="preserve"> Eng., </w:t>
      </w:r>
      <w:proofErr w:type="spellStart"/>
      <w:r w:rsidRPr="0088531D">
        <w:rPr>
          <w:rFonts w:eastAsiaTheme="minorHAnsi"/>
          <w:noProof w:val="0"/>
          <w:kern w:val="2"/>
          <w:lang w:val="en-ID"/>
          <w14:ligatures w14:val="standardContextual"/>
        </w:rPr>
        <w:t>Handri</w:t>
      </w:r>
      <w:proofErr w:type="spellEnd"/>
      <w:r w:rsidRPr="0088531D">
        <w:rPr>
          <w:rFonts w:eastAsiaTheme="minorHAnsi"/>
          <w:noProof w:val="0"/>
          <w:kern w:val="2"/>
          <w:lang w:val="en-ID"/>
          <w14:ligatures w14:val="standardContextual"/>
        </w:rPr>
        <w:t xml:space="preserve"> Santoso, </w:t>
      </w:r>
      <w:proofErr w:type="spellStart"/>
      <w:r w:rsidRPr="0088531D">
        <w:rPr>
          <w:rFonts w:eastAsiaTheme="minorHAnsi"/>
          <w:noProof w:val="0"/>
          <w:kern w:val="2"/>
          <w:lang w:val="en-ID"/>
          <w14:ligatures w14:val="standardContextual"/>
        </w:rPr>
        <w:t>S.Si</w:t>
      </w:r>
      <w:proofErr w:type="spellEnd"/>
      <w:r w:rsidRPr="0088531D">
        <w:rPr>
          <w:rFonts w:eastAsiaTheme="minorHAnsi"/>
          <w:noProof w:val="0"/>
          <w:kern w:val="2"/>
          <w:lang w:val="en-ID"/>
          <w14:ligatures w14:val="standardContextual"/>
        </w:rPr>
        <w:t xml:space="preserve">., M.Eng.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Fakultas</w:t>
      </w:r>
      <w:proofErr w:type="spellEnd"/>
      <w:r w:rsidRPr="0088531D">
        <w:rPr>
          <w:rFonts w:eastAsiaTheme="minorHAnsi"/>
          <w:noProof w:val="0"/>
          <w:kern w:val="2"/>
          <w:lang w:val="en-ID"/>
          <w14:ligatures w14:val="standardContextual"/>
        </w:rPr>
        <w:t xml:space="preserve"> Sains dan </w:t>
      </w:r>
      <w:proofErr w:type="spellStart"/>
      <w:r w:rsidRPr="0088531D">
        <w:rPr>
          <w:rFonts w:eastAsiaTheme="minorHAnsi"/>
          <w:noProof w:val="0"/>
          <w:kern w:val="2"/>
          <w:lang w:val="en-ID"/>
          <w14:ligatures w14:val="standardContextual"/>
        </w:rPr>
        <w:t>Teknologi</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dosen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pembimbing</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selalu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memotivasi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membimbing</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tahap</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awal</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penyusunan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hingga</w:t>
      </w:r>
      <w:proofErr w:type="spellEnd"/>
      <w:r w:rsidRPr="0088531D">
        <w:rPr>
          <w:rFonts w:eastAsiaTheme="minorHAnsi"/>
          <w:noProof w:val="0"/>
          <w:kern w:val="2"/>
          <w:lang w:val="en-ID"/>
          <w14:ligatures w14:val="standardContextual"/>
        </w:rPr>
        <w:t xml:space="preserve"> proposal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selesai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serta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memberikan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arahan</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klarifikasi</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diperlukan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selama</w:t>
      </w:r>
      <w:proofErr w:type="spellEnd"/>
      <w:r w:rsidRPr="0088531D">
        <w:rPr>
          <w:rFonts w:eastAsiaTheme="minorHAnsi"/>
          <w:noProof w:val="0"/>
          <w:kern w:val="2"/>
          <w:lang w:val="en-ID"/>
          <w14:ligatures w14:val="standardContextual"/>
        </w:rPr>
        <w:t xml:space="preserve"> proses </w:t>
      </w:r>
      <w:proofErr w:type="spellStart"/>
      <w:r w:rsidRPr="0088531D">
        <w:rPr>
          <w:rFonts w:eastAsiaTheme="minorHAnsi"/>
          <w:noProof w:val="0"/>
          <w:kern w:val="2"/>
          <w:lang w:val="en-ID"/>
          <w14:ligatures w14:val="standardContextual"/>
        </w:rPr>
        <w:t>penulisan</w:t>
      </w:r>
      <w:proofErr w:type="spellEnd"/>
      <w:r w:rsidRPr="0088531D">
        <w:rPr>
          <w:rFonts w:eastAsiaTheme="minorHAnsi"/>
          <w:noProof w:val="0"/>
          <w:kern w:val="2"/>
          <w:lang w:val="en-ID"/>
          <w14:ligatures w14:val="standardContextual"/>
        </w:rPr>
        <w:t>.</w:t>
      </w:r>
    </w:p>
    <w:p w14:paraId="78AFC7D9"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r w:rsidRPr="0088531D">
        <w:rPr>
          <w:rFonts w:eastAsiaTheme="minorHAnsi"/>
          <w:noProof w:val="0"/>
          <w:kern w:val="2"/>
          <w:lang w:val="en-ID"/>
          <w14:ligatures w14:val="standardContextual"/>
        </w:rPr>
        <w:t xml:space="preserve">Bapak Erick </w:t>
      </w:r>
      <w:proofErr w:type="spellStart"/>
      <w:r w:rsidRPr="0088531D">
        <w:rPr>
          <w:rFonts w:eastAsiaTheme="minorHAnsi"/>
          <w:noProof w:val="0"/>
          <w:kern w:val="2"/>
          <w:lang w:val="en-ID"/>
          <w14:ligatures w14:val="standardContextual"/>
        </w:rPr>
        <w:t>Dazki</w:t>
      </w:r>
      <w:proofErr w:type="spellEnd"/>
      <w:r w:rsidRPr="0088531D">
        <w:rPr>
          <w:rFonts w:eastAsiaTheme="minorHAnsi"/>
          <w:noProof w:val="0"/>
          <w:kern w:val="2"/>
          <w:lang w:val="en-ID"/>
          <w14:ligatures w14:val="standardContextual"/>
        </w:rPr>
        <w:t xml:space="preserve">, </w:t>
      </w:r>
      <w:proofErr w:type="spellStart"/>
      <w:proofErr w:type="gramStart"/>
      <w:r w:rsidRPr="0088531D">
        <w:rPr>
          <w:rFonts w:eastAsiaTheme="minorHAnsi"/>
          <w:noProof w:val="0"/>
          <w:kern w:val="2"/>
          <w:lang w:val="en-ID"/>
          <w14:ligatures w14:val="standardContextual"/>
        </w:rPr>
        <w:t>S.Kom</w:t>
      </w:r>
      <w:proofErr w:type="spellEnd"/>
      <w:proofErr w:type="gram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M.Kom</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selaku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Ketua</w:t>
      </w:r>
      <w:proofErr w:type="spellEnd"/>
      <w:r w:rsidRPr="0088531D">
        <w:rPr>
          <w:rFonts w:eastAsiaTheme="minorHAnsi"/>
          <w:noProof w:val="0"/>
          <w:kern w:val="2"/>
          <w:lang w:val="en-ID"/>
          <w14:ligatures w14:val="standardContextual"/>
        </w:rPr>
        <w:t xml:space="preserve"> Program </w:t>
      </w:r>
      <w:proofErr w:type="spellStart"/>
      <w:r w:rsidRPr="0088531D">
        <w:rPr>
          <w:rFonts w:eastAsiaTheme="minorHAnsi"/>
          <w:noProof w:val="0"/>
          <w:kern w:val="2"/>
          <w:lang w:val="en-ID"/>
          <w14:ligatures w14:val="standardContextual"/>
        </w:rPr>
        <w:t>Studi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Informatika</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w:t>
      </w:r>
    </w:p>
    <w:p w14:paraId="0A92BC42"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proofErr w:type="spellStart"/>
      <w:r w:rsidRPr="0088531D">
        <w:rPr>
          <w:rFonts w:eastAsiaTheme="minorHAnsi"/>
          <w:noProof w:val="0"/>
          <w:kern w:val="2"/>
          <w:lang w:val="en-ID"/>
          <w14:ligatures w14:val="standardContextual"/>
        </w:rPr>
        <w:t>Seluruh</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pengajar</w:t>
      </w:r>
      <w:proofErr w:type="spellEnd"/>
      <w:r w:rsidRPr="0088531D">
        <w:rPr>
          <w:rFonts w:eastAsiaTheme="minorHAnsi"/>
          <w:noProof w:val="0"/>
          <w:kern w:val="2"/>
          <w:lang w:val="en-ID"/>
          <w14:ligatures w14:val="standardContextual"/>
        </w:rPr>
        <w:t xml:space="preserve"> dan staff Program </w:t>
      </w:r>
      <w:proofErr w:type="spellStart"/>
      <w:r w:rsidRPr="0088531D">
        <w:rPr>
          <w:rFonts w:eastAsiaTheme="minorHAnsi"/>
          <w:noProof w:val="0"/>
          <w:kern w:val="2"/>
          <w:lang w:val="en-ID"/>
          <w14:ligatures w14:val="standardContextual"/>
        </w:rPr>
        <w:t>Studi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Informatika</w:t>
      </w:r>
      <w:proofErr w:type="spellEnd"/>
      <w:r w:rsidRPr="0088531D">
        <w:rPr>
          <w:rFonts w:eastAsiaTheme="minorHAnsi"/>
          <w:noProof w:val="0"/>
          <w:kern w:val="2"/>
          <w:lang w:val="en-ID"/>
          <w14:ligatures w14:val="standardContextual"/>
        </w:rPr>
        <w:t xml:space="preserve"> Universitas </w:t>
      </w:r>
      <w:proofErr w:type="spellStart"/>
      <w:r w:rsidRPr="0088531D">
        <w:rPr>
          <w:rFonts w:eastAsiaTheme="minorHAnsi"/>
          <w:noProof w:val="0"/>
          <w:kern w:val="2"/>
          <w:lang w:val="en-ID"/>
          <w14:ligatures w14:val="standardContextual"/>
        </w:rPr>
        <w:t>Pradita</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telah</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membekali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berbagai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ilmu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pengalaman</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hal</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lainnya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selama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perkuliahan</w:t>
      </w:r>
      <w:proofErr w:type="spellEnd"/>
      <w:r w:rsidRPr="0088531D">
        <w:rPr>
          <w:rFonts w:eastAsiaTheme="minorHAnsi"/>
          <w:noProof w:val="0"/>
          <w:kern w:val="2"/>
          <w:lang w:val="en-ID"/>
          <w14:ligatures w14:val="standardContextual"/>
        </w:rPr>
        <w:t>.</w:t>
      </w:r>
    </w:p>
    <w:p w14:paraId="3A4CDD29"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r w:rsidRPr="0088531D">
        <w:rPr>
          <w:rFonts w:eastAsiaTheme="minorHAnsi"/>
          <w:noProof w:val="0"/>
          <w:kern w:val="2"/>
          <w:lang w:val="en-ID"/>
          <w14:ligatures w14:val="standardContextual"/>
        </w:rPr>
        <w:t xml:space="preserve">Orang </w:t>
      </w:r>
      <w:proofErr w:type="spellStart"/>
      <w:r w:rsidRPr="0088531D">
        <w:rPr>
          <w:rFonts w:eastAsiaTheme="minorHAnsi"/>
          <w:noProof w:val="0"/>
          <w:kern w:val="2"/>
          <w:lang w:val="en-ID"/>
          <w14:ligatures w14:val="standardContextual"/>
        </w:rPr>
        <w:t>tua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selalu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siap</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membantu</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membekali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dengan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sumber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daya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untuk</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mengerjakan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w:t>
      </w:r>
    </w:p>
    <w:p w14:paraId="31CD35AD" w14:textId="77777777" w:rsidR="0088531D" w:rsidRPr="0088531D" w:rsidRDefault="0088531D" w:rsidP="0088531D">
      <w:pPr>
        <w:numPr>
          <w:ilvl w:val="0"/>
          <w:numId w:val="10"/>
        </w:numPr>
        <w:spacing w:line="360" w:lineRule="auto"/>
        <w:contextualSpacing/>
        <w:jc w:val="left"/>
        <w:rPr>
          <w:rFonts w:eastAsiaTheme="minorHAnsi"/>
          <w:noProof w:val="0"/>
          <w:kern w:val="2"/>
          <w:lang w:val="en-ID"/>
          <w14:ligatures w14:val="standardContextual"/>
        </w:rPr>
      </w:pPr>
      <w:proofErr w:type="spellStart"/>
      <w:r w:rsidRPr="0088531D">
        <w:rPr>
          <w:rFonts w:eastAsiaTheme="minorHAnsi"/>
          <w:noProof w:val="0"/>
          <w:kern w:val="2"/>
          <w:lang w:val="en-ID"/>
          <w14:ligatures w14:val="standardContextual"/>
        </w:rPr>
        <w:t>Rekan-rekan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mahasiswa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seperjuangan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yang </w:t>
      </w:r>
      <w:proofErr w:type="spellStart"/>
      <w:r w:rsidRPr="0088531D">
        <w:rPr>
          <w:rFonts w:eastAsiaTheme="minorHAnsi"/>
          <w:noProof w:val="0"/>
          <w:kern w:val="2"/>
          <w:lang w:val="en-ID"/>
          <w14:ligatures w14:val="standardContextual"/>
        </w:rPr>
        <w:t>selalu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memberikan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dukungan</w:t>
      </w:r>
      <w:proofErr w:type="spellEnd"/>
      <w:r w:rsidRPr="0088531D">
        <w:rPr>
          <w:rFonts w:eastAsiaTheme="minorHAnsi"/>
          <w:noProof w:val="0"/>
          <w:kern w:val="2"/>
          <w:lang w:val="en-ID"/>
          <w14:ligatures w14:val="standardContextual"/>
        </w:rPr>
        <w:t xml:space="preserve"> moral, </w:t>
      </w:r>
      <w:proofErr w:type="spellStart"/>
      <w:r w:rsidRPr="0088531D">
        <w:rPr>
          <w:rFonts w:eastAsiaTheme="minorHAnsi"/>
          <w:noProof w:val="0"/>
          <w:kern w:val="2"/>
          <w:lang w:val="en-ID"/>
          <w14:ligatures w14:val="standardContextual"/>
        </w:rPr>
        <w:t>materi</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hal</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lainnya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selama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penulis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menjalani</w:t>
      </w:r>
      <w:proofErr w:type="spellEnd"/>
      <w:r w:rsidRPr="0088531D">
        <w:rPr>
          <w:rFonts w:eastAsiaTheme="minorHAnsi"/>
          <w:noProof w:val="0"/>
          <w:kern w:val="2"/>
          <w:lang w:val="en-ID"/>
          <w14:ligatures w14:val="standardContextual"/>
        </w:rPr>
        <w:t xml:space="preserve"> proses </w:t>
      </w:r>
      <w:proofErr w:type="spellStart"/>
      <w:r w:rsidRPr="0088531D">
        <w:rPr>
          <w:rFonts w:eastAsiaTheme="minorHAnsi"/>
          <w:noProof w:val="0"/>
          <w:kern w:val="2"/>
          <w:lang w:val="en-ID"/>
          <w14:ligatures w14:val="standardContextual"/>
        </w:rPr>
        <w:t>perkuliahan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dari</w:t>
      </w:r>
      <w:proofErr w:type="spellEnd"/>
      <w:r w:rsidRPr="0088531D">
        <w:rPr>
          <w:rFonts w:eastAsiaTheme="minorHAnsi"/>
          <w:noProof w:val="0"/>
          <w:kern w:val="2"/>
          <w:lang w:val="en-ID"/>
          <w14:ligatures w14:val="standardContextual"/>
        </w:rPr>
        <w:t xml:space="preserve"> semester </w:t>
      </w:r>
      <w:proofErr w:type="spellStart"/>
      <w:r w:rsidRPr="0088531D">
        <w:rPr>
          <w:rFonts w:eastAsiaTheme="minorHAnsi"/>
          <w:noProof w:val="0"/>
          <w:kern w:val="2"/>
          <w:lang w:val="en-ID"/>
          <w14:ligatures w14:val="standardContextual"/>
        </w:rPr>
        <w:t>awal</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hingga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w:t>
      </w:r>
    </w:p>
    <w:p w14:paraId="1FA9B23F" w14:textId="7322262B" w:rsidR="004A5AC6" w:rsidRPr="0088531D" w:rsidRDefault="0088531D" w:rsidP="0088531D">
      <w:pPr>
        <w:spacing w:line="360" w:lineRule="auto"/>
        <w:ind w:left="0" w:firstLine="720"/>
        <w:rPr>
          <w:rFonts w:eastAsiaTheme="minorHAnsi"/>
          <w:noProof w:val="0"/>
          <w:kern w:val="2"/>
          <w:lang w:val="en-ID"/>
          <w14:ligatures w14:val="standardContextual"/>
        </w:rPr>
      </w:pP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menyadari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bahwa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laporan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tugas</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akhir</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masih</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memiliki</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kekurangan</w:t>
      </w:r>
      <w:proofErr w:type="spellEnd"/>
      <w:r w:rsidRPr="0088531D">
        <w:rPr>
          <w:rFonts w:eastAsiaTheme="minorHAnsi"/>
          <w:noProof w:val="0"/>
          <w:kern w:val="2"/>
          <w:lang w:val="en-ID"/>
          <w14:ligatures w14:val="standardContextual"/>
        </w:rPr>
        <w:t xml:space="preserve">. Oleh </w:t>
      </w:r>
      <w:proofErr w:type="spellStart"/>
      <w:r w:rsidRPr="0088531D">
        <w:rPr>
          <w:rFonts w:eastAsiaTheme="minorHAnsi"/>
          <w:noProof w:val="0"/>
          <w:kern w:val="2"/>
          <w:lang w:val="en-ID"/>
          <w14:ligatures w14:val="standardContextual"/>
        </w:rPr>
        <w:t>karena</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itu</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w:t>
      </w:r>
      <w:proofErr w:type="spellEnd"/>
      <w:r w:rsidRPr="0088531D">
        <w:rPr>
          <w:rFonts w:eastAsiaTheme="minorHAnsi"/>
          <w:noProof w:val="0"/>
          <w:kern w:val="2"/>
          <w:lang w:val="en-ID"/>
          <w14:ligatures w14:val="standardContextual"/>
        </w:rPr>
        <w:t xml:space="preserve"> sangat </w:t>
      </w:r>
      <w:proofErr w:type="spellStart"/>
      <w:r w:rsidRPr="0088531D">
        <w:rPr>
          <w:rFonts w:eastAsiaTheme="minorHAnsi"/>
          <w:noProof w:val="0"/>
          <w:kern w:val="2"/>
          <w:lang w:val="en-ID"/>
          <w14:ligatures w14:val="standardContextual"/>
        </w:rPr>
        <w:t>mengharapkan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kritik</w:t>
      </w:r>
      <w:proofErr w:type="spellEnd"/>
      <w:r w:rsidRPr="0088531D">
        <w:rPr>
          <w:rFonts w:eastAsiaTheme="minorHAnsi"/>
          <w:noProof w:val="0"/>
          <w:kern w:val="2"/>
          <w:lang w:val="en-ID"/>
          <w14:ligatures w14:val="standardContextual"/>
        </w:rPr>
        <w:t xml:space="preserve"> dan saran demi </w:t>
      </w:r>
      <w:proofErr w:type="spellStart"/>
      <w:r w:rsidRPr="0088531D">
        <w:rPr>
          <w:rFonts w:eastAsiaTheme="minorHAnsi"/>
          <w:noProof w:val="0"/>
          <w:kern w:val="2"/>
          <w:lang w:val="en-ID"/>
          <w14:ligatures w14:val="standardContextual"/>
        </w:rPr>
        <w:t>perbaikan</w:t>
      </w:r>
      <w:proofErr w:type="spellEnd"/>
      <w:r w:rsidRPr="0088531D">
        <w:rPr>
          <w:rFonts w:eastAsiaTheme="minorHAnsi"/>
          <w:noProof w:val="0"/>
          <w:kern w:val="2"/>
          <w:lang w:val="en-ID"/>
          <w14:ligatures w14:val="standardContextual"/>
        </w:rPr>
        <w:t xml:space="preserve"> dan </w:t>
      </w:r>
      <w:proofErr w:type="spellStart"/>
      <w:r w:rsidRPr="0088531D">
        <w:rPr>
          <w:rFonts w:eastAsiaTheme="minorHAnsi"/>
          <w:noProof w:val="0"/>
          <w:kern w:val="2"/>
          <w:lang w:val="en-ID"/>
          <w14:ligatures w14:val="standardContextual"/>
        </w:rPr>
        <w:t>penyempurnaan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penelitian</w:t>
      </w:r>
      <w:proofErr w:type="spellEnd"/>
      <w:r w:rsidRPr="0088531D">
        <w:rPr>
          <w:rFonts w:eastAsiaTheme="minorHAnsi"/>
          <w:noProof w:val="0"/>
          <w:kern w:val="2"/>
          <w:lang w:val="en-ID"/>
          <w14:ligatures w14:val="standardContextual"/>
        </w:rPr>
        <w:t xml:space="preserve"> </w:t>
      </w:r>
      <w:proofErr w:type="spellStart"/>
      <w:r w:rsidRPr="0088531D">
        <w:rPr>
          <w:rFonts w:eastAsiaTheme="minorHAnsi"/>
          <w:noProof w:val="0"/>
          <w:kern w:val="2"/>
          <w:lang w:val="en-ID"/>
          <w14:ligatures w14:val="standardContextual"/>
        </w:rPr>
        <w:t>ini</w:t>
      </w:r>
      <w:proofErr w:type="spellEnd"/>
      <w:r w:rsidRPr="0088531D">
        <w:rPr>
          <w:rFonts w:eastAsiaTheme="minorHAnsi"/>
          <w:noProof w:val="0"/>
          <w:kern w:val="2"/>
          <w:lang w:val="en-ID"/>
          <w14:ligatures w14:val="standardContextual"/>
        </w:rPr>
        <w:t xml:space="preserve"> di masa </w:t>
      </w:r>
      <w:proofErr w:type="spellStart"/>
      <w:r w:rsidRPr="0088531D">
        <w:rPr>
          <w:rFonts w:eastAsiaTheme="minorHAnsi"/>
          <w:noProof w:val="0"/>
          <w:kern w:val="2"/>
          <w:lang w:val="en-ID"/>
          <w14:ligatures w14:val="standardContextual"/>
        </w:rPr>
        <w:t>mendatang</w:t>
      </w:r>
      <w:proofErr w:type="spellEnd"/>
      <w:r w:rsidRPr="0088531D">
        <w:rPr>
          <w:rFonts w:eastAsiaTheme="minorHAnsi"/>
          <w:noProof w:val="0"/>
          <w:kern w:val="2"/>
          <w:lang w:val="en-ID"/>
          <w14:ligatures w14:val="standardContextual"/>
        </w:rPr>
        <w:t>.</w:t>
      </w:r>
      <w:r w:rsidR="00A059D9">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Semoga</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penelitian</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ini</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dapat</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bermanfaat</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bagi</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pemain</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biliar</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lastRenderedPageBreak/>
        <w:t>pemilik</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lapangan</w:t>
      </w:r>
      <w:proofErr w:type="spellEnd"/>
      <w:r w:rsidR="004A5AC6" w:rsidRPr="004A5AC6">
        <w:rPr>
          <w:rFonts w:eastAsiaTheme="minorHAnsi"/>
          <w:noProof w:val="0"/>
          <w:kern w:val="2"/>
          <w:lang w:val="en-ID"/>
          <w14:ligatures w14:val="standardContextual"/>
        </w:rPr>
        <w:t xml:space="preserve"> </w:t>
      </w:r>
      <w:proofErr w:type="spellStart"/>
      <w:r w:rsidR="004A5AC6" w:rsidRPr="004A5AC6">
        <w:rPr>
          <w:rFonts w:eastAsiaTheme="minorHAnsi"/>
          <w:noProof w:val="0"/>
          <w:kern w:val="2"/>
          <w:lang w:val="en-ID"/>
          <w14:ligatures w14:val="standardContextual"/>
        </w:rPr>
        <w:t>biliar</w:t>
      </w:r>
      <w:proofErr w:type="spellEnd"/>
      <w:r w:rsidR="004A5AC6">
        <w:rPr>
          <w:rFonts w:eastAsiaTheme="minorHAnsi"/>
          <w:noProof w:val="0"/>
          <w:kern w:val="2"/>
          <w:lang w:val="en-ID"/>
          <w14:ligatures w14:val="standardContextual"/>
        </w:rPr>
        <w:t xml:space="preserve">, dan </w:t>
      </w:r>
      <w:proofErr w:type="spellStart"/>
      <w:r w:rsidR="004A5AC6">
        <w:rPr>
          <w:rFonts w:eastAsiaTheme="minorHAnsi"/>
          <w:noProof w:val="0"/>
          <w:kern w:val="2"/>
          <w:lang w:val="en-ID"/>
          <w14:ligatures w14:val="standardContextual"/>
        </w:rPr>
        <w:t>bagi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peneliti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lainnya</w:t>
      </w:r>
      <w:proofErr w:type="spellEnd"/>
      <w:r w:rsidR="004A5AC6">
        <w:rPr>
          <w:rFonts w:eastAsiaTheme="minorHAnsi"/>
          <w:noProof w:val="0"/>
          <w:kern w:val="2"/>
          <w:lang w:val="en-ID"/>
          <w14:ligatures w14:val="standardContextual"/>
        </w:rPr>
        <w:t xml:space="preserve"> yang </w:t>
      </w:r>
      <w:proofErr w:type="spellStart"/>
      <w:r w:rsidR="004A5AC6">
        <w:rPr>
          <w:rFonts w:eastAsiaTheme="minorHAnsi"/>
          <w:noProof w:val="0"/>
          <w:kern w:val="2"/>
          <w:lang w:val="en-ID"/>
          <w14:ligatures w14:val="standardContextual"/>
        </w:rPr>
        <w:t>mencari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ilmu</w:t>
      </w:r>
      <w:proofErr w:type="spellEnd"/>
      <w:r w:rsidR="004A5AC6">
        <w:rPr>
          <w:rFonts w:eastAsiaTheme="minorHAnsi"/>
          <w:noProof w:val="0"/>
          <w:kern w:val="2"/>
          <w:lang w:val="en-ID"/>
          <w14:ligatures w14:val="standardContextual"/>
        </w:rPr>
        <w:t xml:space="preserve"> di </w:t>
      </w:r>
      <w:proofErr w:type="spellStart"/>
      <w:r w:rsidR="004A5AC6">
        <w:rPr>
          <w:rFonts w:eastAsiaTheme="minorHAnsi"/>
          <w:noProof w:val="0"/>
          <w:kern w:val="2"/>
          <w:lang w:val="en-ID"/>
          <w14:ligatures w14:val="standardContextual"/>
        </w:rPr>
        <w:t>bidang</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visi</w:t>
      </w:r>
      <w:proofErr w:type="spellEnd"/>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komputer</w:t>
      </w:r>
      <w:proofErr w:type="spellEnd"/>
      <w:r w:rsidR="004A5AC6">
        <w:rPr>
          <w:rFonts w:eastAsiaTheme="minorHAnsi"/>
          <w:noProof w:val="0"/>
          <w:kern w:val="2"/>
          <w:lang w:val="en-ID"/>
          <w14:ligatures w14:val="standardContextual"/>
        </w:rPr>
        <w:t xml:space="preserve"> dan </w:t>
      </w:r>
      <w:r w:rsidR="004A5AC6">
        <w:rPr>
          <w:rFonts w:eastAsiaTheme="minorHAnsi"/>
          <w:i/>
          <w:iCs/>
          <w:noProof w:val="0"/>
          <w:kern w:val="2"/>
          <w:lang w:val="en-ID"/>
          <w14:ligatures w14:val="standardContextual"/>
        </w:rPr>
        <w:t>object detection</w:t>
      </w:r>
      <w:r w:rsidR="004A5AC6">
        <w:rPr>
          <w:rFonts w:eastAsiaTheme="minorHAnsi"/>
          <w:noProof w:val="0"/>
          <w:kern w:val="2"/>
          <w:lang w:val="en-ID"/>
          <w14:ligatures w14:val="standardContextual"/>
        </w:rPr>
        <w:t xml:space="preserve"> </w:t>
      </w:r>
      <w:proofErr w:type="spellStart"/>
      <w:r w:rsidR="004A5AC6">
        <w:rPr>
          <w:rFonts w:eastAsiaTheme="minorHAnsi"/>
          <w:noProof w:val="0"/>
          <w:kern w:val="2"/>
          <w:lang w:val="en-ID"/>
          <w14:ligatures w14:val="standardContextual"/>
        </w:rPr>
        <w:t>berbasis</w:t>
      </w:r>
      <w:proofErr w:type="spellEnd"/>
      <w:r w:rsidR="004A5AC6">
        <w:rPr>
          <w:rFonts w:eastAsiaTheme="minorHAnsi"/>
          <w:noProof w:val="0"/>
          <w:kern w:val="2"/>
          <w:lang w:val="en-ID"/>
          <w14:ligatures w14:val="standardContextual"/>
        </w:rPr>
        <w:t xml:space="preserve"> YOLO.</w:t>
      </w:r>
    </w:p>
    <w:p w14:paraId="5EF1FBD5"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04570169"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18DDC342"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0E98719A"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094AE462"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1928495D"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39932C62"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5E1A7CE6"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3936607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761F980F"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351967B1"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2AABCF0A"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1C326F0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55DA2274"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2C689DD9"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447C624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72D30C77" w14:textId="77777777" w:rsidR="0088531D" w:rsidRPr="0088531D" w:rsidRDefault="0088531D" w:rsidP="0088531D">
      <w:pPr>
        <w:spacing w:line="360" w:lineRule="auto"/>
        <w:ind w:left="0" w:firstLine="0"/>
        <w:rPr>
          <w:rFonts w:eastAsiaTheme="minorHAnsi"/>
          <w:noProof w:val="0"/>
          <w:kern w:val="2"/>
          <w:lang w:val="en-ID"/>
          <w14:ligatures w14:val="standardContextual"/>
        </w:rPr>
      </w:pPr>
    </w:p>
    <w:p w14:paraId="259226CB" w14:textId="77777777" w:rsidR="0088531D" w:rsidRPr="0088531D" w:rsidRDefault="0088531D" w:rsidP="0088531D">
      <w:pPr>
        <w:spacing w:line="360" w:lineRule="auto"/>
        <w:ind w:left="5954" w:right="-46" w:firstLine="0"/>
        <w:jc w:val="center"/>
        <w:rPr>
          <w:rFonts w:eastAsiaTheme="minorHAnsi"/>
          <w:noProof w:val="0"/>
          <w:kern w:val="2"/>
          <w:lang w:val="en-ID"/>
          <w14:ligatures w14:val="standardContextual"/>
        </w:rPr>
      </w:pPr>
      <w:proofErr w:type="spellStart"/>
      <w:ins w:id="94" w:author="Noven Austin" w:date="2026-06-11T23:32:00Z">
        <w:r w:rsidRPr="0088531D">
          <w:rPr>
            <w:rFonts w:eastAsiaTheme="minorHAnsi"/>
            <w:noProof w:val="0"/>
            <w:kern w:val="2"/>
            <w:lang w:val="en-ID"/>
            <w14:ligatures w14:val="standardContextual"/>
          </w:rPr>
          <w:t>Kab</w:t>
        </w:r>
        <w:proofErr w:type="spellEnd"/>
        <w:r w:rsidRPr="0088531D">
          <w:rPr>
            <w:rFonts w:eastAsiaTheme="minorHAnsi"/>
            <w:noProof w:val="0"/>
            <w:kern w:val="2"/>
            <w:lang w:val="en-ID"/>
            <w14:ligatures w14:val="standardContextual"/>
          </w:rPr>
          <w:t xml:space="preserve">. Tangerang, 11 </w:t>
        </w:r>
        <w:proofErr w:type="spellStart"/>
        <w:r w:rsidRPr="0088531D">
          <w:rPr>
            <w:rFonts w:eastAsiaTheme="minorHAnsi"/>
            <w:noProof w:val="0"/>
            <w:kern w:val="2"/>
            <w:lang w:val="en-ID"/>
            <w14:ligatures w14:val="standardContextual"/>
          </w:rPr>
          <w:t>Juni</w:t>
        </w:r>
        <w:proofErr w:type="spellEnd"/>
        <w:r w:rsidRPr="0088531D">
          <w:rPr>
            <w:rFonts w:eastAsiaTheme="minorHAnsi"/>
            <w:noProof w:val="0"/>
            <w:kern w:val="2"/>
            <w:lang w:val="en-ID"/>
            <w14:ligatures w14:val="standardContextual"/>
          </w:rPr>
          <w:t xml:space="preserve"> 2026</w:t>
        </w:r>
      </w:ins>
    </w:p>
    <w:p w14:paraId="72E7136F" w14:textId="77777777" w:rsidR="0088531D" w:rsidRPr="0088531D" w:rsidRDefault="0088531D" w:rsidP="0088531D">
      <w:pPr>
        <w:spacing w:line="360" w:lineRule="auto"/>
        <w:ind w:left="5954" w:firstLine="0"/>
        <w:jc w:val="center"/>
        <w:rPr>
          <w:rFonts w:eastAsiaTheme="minorHAnsi"/>
          <w:noProof w:val="0"/>
          <w:kern w:val="2"/>
          <w:lang w:val="en-ID"/>
          <w14:ligatures w14:val="standardContextual"/>
        </w:rPr>
      </w:pPr>
    </w:p>
    <w:p w14:paraId="25E1736D" w14:textId="77777777" w:rsidR="0088531D" w:rsidRPr="0088531D" w:rsidRDefault="0088531D" w:rsidP="0088531D">
      <w:pPr>
        <w:spacing w:line="360" w:lineRule="auto"/>
        <w:ind w:left="5954" w:firstLine="0"/>
        <w:jc w:val="center"/>
        <w:rPr>
          <w:rFonts w:eastAsiaTheme="minorHAnsi"/>
          <w:noProof w:val="0"/>
          <w:kern w:val="2"/>
          <w:lang w:val="en-ID"/>
          <w14:ligatures w14:val="standardContextual"/>
        </w:rPr>
      </w:pPr>
    </w:p>
    <w:p w14:paraId="5515D7DD" w14:textId="77777777" w:rsidR="0088531D" w:rsidRPr="0088531D" w:rsidRDefault="0088531D" w:rsidP="0088531D">
      <w:pPr>
        <w:spacing w:line="360" w:lineRule="auto"/>
        <w:ind w:left="5954" w:firstLine="0"/>
        <w:jc w:val="center"/>
        <w:rPr>
          <w:rFonts w:eastAsiaTheme="minorHAnsi"/>
          <w:noProof w:val="0"/>
          <w:kern w:val="2"/>
          <w:lang w:val="en-ID"/>
          <w14:ligatures w14:val="standardContextual"/>
        </w:rPr>
      </w:pPr>
    </w:p>
    <w:p w14:paraId="42072D20" w14:textId="77777777" w:rsidR="0088531D" w:rsidRPr="0088531D" w:rsidRDefault="0088531D" w:rsidP="0088531D">
      <w:pPr>
        <w:spacing w:line="360" w:lineRule="auto"/>
        <w:ind w:left="6096" w:firstLine="0"/>
        <w:jc w:val="center"/>
        <w:rPr>
          <w:ins w:id="95" w:author="Noven Austin" w:date="2026-06-11T23:32:00Z"/>
          <w:rFonts w:eastAsiaTheme="minorHAnsi"/>
          <w:noProof w:val="0"/>
          <w:kern w:val="2"/>
          <w:lang w:val="en-ID"/>
          <w14:ligatures w14:val="standardContextual"/>
        </w:rPr>
      </w:pPr>
      <w:proofErr w:type="spellStart"/>
      <w:ins w:id="96" w:author="Noven Austin" w:date="2026-06-11T23:32:00Z">
        <w:r w:rsidRPr="0088531D">
          <w:rPr>
            <w:rFonts w:eastAsiaTheme="minorHAnsi"/>
            <w:noProof w:val="0"/>
            <w:kern w:val="2"/>
            <w:lang w:val="en-ID"/>
            <w14:ligatures w14:val="standardContextual"/>
          </w:rPr>
          <w:t>Noven</w:t>
        </w:r>
        <w:proofErr w:type="spellEnd"/>
        <w:r w:rsidRPr="0088531D">
          <w:rPr>
            <w:rFonts w:eastAsiaTheme="minorHAnsi"/>
            <w:noProof w:val="0"/>
            <w:kern w:val="2"/>
            <w:lang w:val="en-ID"/>
            <w14:ligatures w14:val="standardContextual"/>
          </w:rPr>
          <w:t xml:space="preserve"> Austin</w:t>
        </w:r>
      </w:ins>
    </w:p>
    <w:p w14:paraId="24126D66" w14:textId="5166E59F" w:rsidR="0074149C" w:rsidRPr="00C46916" w:rsidRDefault="0088531D" w:rsidP="00C46916">
      <w:pPr>
        <w:spacing w:line="360" w:lineRule="auto"/>
        <w:ind w:left="6096" w:right="-46" w:firstLine="0"/>
        <w:jc w:val="center"/>
        <w:rPr>
          <w:rFonts w:eastAsiaTheme="minorHAnsi"/>
          <w:noProof w:val="0"/>
          <w:kern w:val="2"/>
          <w:lang w:val="en-ID"/>
          <w14:ligatures w14:val="standardContextual"/>
        </w:rPr>
      </w:pPr>
      <w:ins w:id="97" w:author="Noven Austin" w:date="2026-06-11T23:32:00Z">
        <w:r w:rsidRPr="0088531D">
          <w:rPr>
            <w:rFonts w:eastAsiaTheme="minorHAnsi"/>
            <w:noProof w:val="0"/>
            <w:kern w:val="2"/>
            <w:lang w:val="en-ID"/>
            <w14:ligatures w14:val="standardContextual"/>
          </w:rPr>
          <w:t>2210101024</w:t>
        </w:r>
      </w:ins>
    </w:p>
    <w:p w14:paraId="259453C2" w14:textId="6DC30B93" w:rsidR="00450B93" w:rsidRDefault="00450B93" w:rsidP="0074149C">
      <w:pPr>
        <w:spacing w:after="0"/>
        <w:ind w:left="0" w:firstLine="0"/>
        <w:rPr>
          <w:b/>
          <w:bCs/>
          <w:sz w:val="28"/>
          <w:szCs w:val="28"/>
        </w:rPr>
      </w:pPr>
    </w:p>
    <w:p w14:paraId="6E9FFDFC" w14:textId="207E3950" w:rsidR="00450B93" w:rsidRDefault="00450B93" w:rsidP="006D7A53">
      <w:pPr>
        <w:spacing w:after="0"/>
        <w:ind w:firstLine="0"/>
        <w:jc w:val="center"/>
        <w:rPr>
          <w:b/>
          <w:bCs/>
          <w:sz w:val="28"/>
          <w:szCs w:val="28"/>
        </w:rPr>
      </w:pPr>
      <w:r>
        <w:rPr>
          <w:b/>
          <w:bCs/>
          <w:sz w:val="28"/>
          <w:szCs w:val="28"/>
        </w:rPr>
        <w:t>ABSTRAK</w:t>
      </w:r>
    </w:p>
    <w:p w14:paraId="256968B0" w14:textId="6E9EBB54" w:rsidR="00450B93" w:rsidRDefault="00450B93" w:rsidP="006F2120">
      <w:pPr>
        <w:spacing w:after="0"/>
        <w:ind w:firstLine="0"/>
        <w:rPr>
          <w:b/>
          <w:bCs/>
        </w:rPr>
      </w:pPr>
    </w:p>
    <w:p w14:paraId="5A857648" w14:textId="574213F7" w:rsidR="006F2120" w:rsidRDefault="006F2120" w:rsidP="006F2120">
      <w:pPr>
        <w:spacing w:after="0"/>
        <w:ind w:firstLine="0"/>
      </w:pPr>
      <w:r>
        <w:t>Pelanggaran dalam permainan 9-</w:t>
      </w:r>
      <w:r>
        <w:rPr>
          <w:i/>
          <w:iCs/>
        </w:rPr>
        <w:t>ball pool</w:t>
      </w:r>
      <w:r>
        <w:t xml:space="preserve"> berpengaruh langsung terhadap keadilan permainan dan hasil pertandingan. Dalam praktiknya, pengamatan manual oleh wasit masih dapat dipengaruhi oleh pengalaman, sudut pandang, dan konsistensi pengamatan terhadap kejadian di atas meja. Perkembangan visi komputer dan </w:t>
      </w:r>
      <w:r>
        <w:rPr>
          <w:i/>
          <w:iCs/>
        </w:rPr>
        <w:t>edge computing</w:t>
      </w:r>
      <w:r>
        <w:t xml:space="preserve"> memungkinkan sistem bantu dikembangkan untuk menganalisis objek permainan secara otomatis melalui kamera. </w:t>
      </w:r>
      <w:r w:rsidRPr="006F2120">
        <w:t xml:space="preserve">Penelitian ini mengembangkan sistem deteksi pelanggaran 9-ball pool berbasis visi komputer yang diimplementasikan pada Raspberry Pi 5 dengan akselerator Hailo-8L. Sistem menggunakan model YOLO untuk mendeteksi </w:t>
      </w:r>
      <w:r w:rsidRPr="006F2120">
        <w:rPr>
          <w:i/>
          <w:iCs/>
        </w:rPr>
        <w:t>cue</w:t>
      </w:r>
      <w:r w:rsidRPr="006F2120">
        <w:t xml:space="preserve"> </w:t>
      </w:r>
      <w:r w:rsidRPr="006F2120">
        <w:rPr>
          <w:i/>
          <w:iCs/>
        </w:rPr>
        <w:t>ball</w:t>
      </w:r>
      <w:r w:rsidRPr="006F2120">
        <w:t xml:space="preserve">, bola bernomor, dan </w:t>
      </w:r>
      <w:r w:rsidRPr="006F2120">
        <w:rPr>
          <w:i/>
          <w:iCs/>
        </w:rPr>
        <w:t>pocket</w:t>
      </w:r>
      <w:r w:rsidRPr="006F2120">
        <w:t xml:space="preserve">, kemudian memanfaatkan hasil deteksi berupa kelas objek dan </w:t>
      </w:r>
      <w:r w:rsidRPr="006F2120">
        <w:rPr>
          <w:i/>
          <w:iCs/>
        </w:rPr>
        <w:t>bounding</w:t>
      </w:r>
      <w:r w:rsidRPr="006F2120">
        <w:t xml:space="preserve"> </w:t>
      </w:r>
      <w:r w:rsidRPr="006F2120">
        <w:rPr>
          <w:i/>
          <w:iCs/>
        </w:rPr>
        <w:t>box</w:t>
      </w:r>
      <w:r w:rsidRPr="006F2120">
        <w:t xml:space="preserve"> sebagai dasar logika deteksi pelanggaran berbasis koordinat. Jenis pelanggaran yang dideteksi dibatasi pada </w:t>
      </w:r>
      <w:r w:rsidRPr="006F2120">
        <w:rPr>
          <w:i/>
          <w:iCs/>
        </w:rPr>
        <w:t>cue</w:t>
      </w:r>
      <w:r w:rsidRPr="006F2120">
        <w:t xml:space="preserve"> </w:t>
      </w:r>
      <w:r w:rsidRPr="006F2120">
        <w:rPr>
          <w:i/>
          <w:iCs/>
        </w:rPr>
        <w:t>ball</w:t>
      </w:r>
      <w:r w:rsidRPr="006F2120">
        <w:t xml:space="preserve"> </w:t>
      </w:r>
      <w:r w:rsidRPr="006F2120">
        <w:rPr>
          <w:i/>
          <w:iCs/>
        </w:rPr>
        <w:t>scratch</w:t>
      </w:r>
      <w:r w:rsidRPr="006F2120">
        <w:t xml:space="preserve">, </w:t>
      </w:r>
      <w:r w:rsidR="009F45B3">
        <w:rPr>
          <w:i/>
          <w:iCs/>
        </w:rPr>
        <w:t>no legal</w:t>
      </w:r>
      <w:r w:rsidR="006369BF">
        <w:rPr>
          <w:i/>
          <w:iCs/>
        </w:rPr>
        <w:t xml:space="preserve"> hit</w:t>
      </w:r>
      <w:r w:rsidRPr="006F2120">
        <w:t xml:space="preserve">, </w:t>
      </w:r>
      <w:r w:rsidRPr="006F2120">
        <w:rPr>
          <w:i/>
          <w:iCs/>
        </w:rPr>
        <w:t>cue</w:t>
      </w:r>
      <w:r w:rsidRPr="006F2120">
        <w:t xml:space="preserve"> </w:t>
      </w:r>
      <w:r w:rsidRPr="006F2120">
        <w:rPr>
          <w:i/>
          <w:iCs/>
        </w:rPr>
        <w:t>ball</w:t>
      </w:r>
      <w:r w:rsidRPr="006F2120">
        <w:t xml:space="preserve"> </w:t>
      </w:r>
      <w:r w:rsidRPr="006F2120">
        <w:rPr>
          <w:i/>
          <w:iCs/>
        </w:rPr>
        <w:t>off</w:t>
      </w:r>
      <w:r w:rsidRPr="006F2120">
        <w:t xml:space="preserve"> </w:t>
      </w:r>
      <w:r w:rsidRPr="006F2120">
        <w:rPr>
          <w:i/>
          <w:iCs/>
        </w:rPr>
        <w:t>field</w:t>
      </w:r>
      <w:r w:rsidRPr="006F2120">
        <w:t xml:space="preserve">, dan </w:t>
      </w:r>
      <w:r w:rsidRPr="006F2120">
        <w:rPr>
          <w:i/>
          <w:iCs/>
        </w:rPr>
        <w:t>no</w:t>
      </w:r>
      <w:r w:rsidRPr="006F2120">
        <w:t xml:space="preserve"> </w:t>
      </w:r>
      <w:r w:rsidRPr="006F2120">
        <w:rPr>
          <w:i/>
          <w:iCs/>
        </w:rPr>
        <w:t>rail</w:t>
      </w:r>
      <w:r w:rsidRPr="006F2120">
        <w:t xml:space="preserve"> </w:t>
      </w:r>
      <w:r w:rsidRPr="006F2120">
        <w:rPr>
          <w:i/>
          <w:iCs/>
        </w:rPr>
        <w:t>contact</w:t>
      </w:r>
      <w:r w:rsidRPr="006F2120">
        <w:t xml:space="preserve"> </w:t>
      </w:r>
      <w:r w:rsidRPr="006F2120">
        <w:rPr>
          <w:i/>
          <w:iCs/>
        </w:rPr>
        <w:t>on</w:t>
      </w:r>
      <w:r w:rsidRPr="006F2120">
        <w:t xml:space="preserve"> </w:t>
      </w:r>
      <w:r w:rsidRPr="006F2120">
        <w:rPr>
          <w:i/>
          <w:iCs/>
        </w:rPr>
        <w:t>shot</w:t>
      </w:r>
      <w:r w:rsidRPr="006F2120">
        <w:t xml:space="preserve">. Dataset dibangun dari video publik pertandingan 9-ball dan video pribadi menggunakan meja biliar sederhana. Tiga model YOLO varian </w:t>
      </w:r>
      <w:r w:rsidRPr="006F2120">
        <w:rPr>
          <w:i/>
          <w:iCs/>
        </w:rPr>
        <w:t>nano</w:t>
      </w:r>
      <w:r w:rsidRPr="006F2120">
        <w:t xml:space="preserve">, yaitu YOLOv8n, YOLOv10n, dan YOLO11n, dilatih dan dibandingkan. Hasil evaluasi menunjukkan bahwa YOLOv10n memiliki keseimbangan terbaik antara akurasi dan performa. Pada CPU Raspberry Pi 5, YOLOv10n memperoleh mAP@50 sebesar 0,976 dan mAP@50-95 sebesar 0,738. Setelah dijalankan pada Hailo-8L, model memperoleh mAP@50 sebesar 0,953 dengan performa </w:t>
      </w:r>
      <w:r w:rsidRPr="006F2120">
        <w:rPr>
          <w:i/>
          <w:iCs/>
        </w:rPr>
        <w:t>end</w:t>
      </w:r>
      <w:r w:rsidRPr="006F2120">
        <w:t>-</w:t>
      </w:r>
      <w:r w:rsidRPr="006F2120">
        <w:rPr>
          <w:i/>
          <w:iCs/>
        </w:rPr>
        <w:t>to</w:t>
      </w:r>
      <w:r w:rsidRPr="006F2120">
        <w:t>-</w:t>
      </w:r>
      <w:r w:rsidRPr="006F2120">
        <w:rPr>
          <w:i/>
          <w:iCs/>
        </w:rPr>
        <w:t>end</w:t>
      </w:r>
      <w:r w:rsidRPr="006F2120">
        <w:t xml:space="preserve"> meningkat dari 4,06 FPS menjadi 51,41 FPS. Pengujian terhadap 50 video menghasilkan akurasi deteksi pelanggaran sebesar 84%.</w:t>
      </w:r>
    </w:p>
    <w:p w14:paraId="4A702C88" w14:textId="4C692AA8" w:rsidR="006F2120" w:rsidRDefault="006F2120" w:rsidP="006F2120">
      <w:pPr>
        <w:spacing w:after="0"/>
        <w:ind w:firstLine="0"/>
      </w:pPr>
    </w:p>
    <w:p w14:paraId="79965348" w14:textId="715AD603" w:rsidR="006F2120" w:rsidRPr="006F2120" w:rsidRDefault="006F2120" w:rsidP="006F2120">
      <w:pPr>
        <w:spacing w:after="0"/>
        <w:ind w:firstLine="0"/>
      </w:pPr>
      <w:r>
        <w:t>Kata kunci: 9-</w:t>
      </w:r>
      <w:r w:rsidRPr="00670285">
        <w:rPr>
          <w:i/>
          <w:iCs/>
        </w:rPr>
        <w:t>ball</w:t>
      </w:r>
      <w:r>
        <w:t xml:space="preserve"> </w:t>
      </w:r>
      <w:r w:rsidRPr="00670285">
        <w:rPr>
          <w:i/>
          <w:iCs/>
        </w:rPr>
        <w:t>pool</w:t>
      </w:r>
      <w:r>
        <w:t>, deteksi pelanggaran, visi komputer, YOLOv10n, Hailo-8L</w:t>
      </w:r>
    </w:p>
    <w:p w14:paraId="3E33443E" w14:textId="4FC40C2C" w:rsidR="005E7E35" w:rsidRDefault="005E7E35">
      <w:pPr>
        <w:spacing w:line="259" w:lineRule="auto"/>
        <w:ind w:left="0" w:firstLine="0"/>
        <w:jc w:val="left"/>
        <w:rPr>
          <w:b/>
          <w:bCs/>
          <w:sz w:val="28"/>
          <w:szCs w:val="28"/>
        </w:rPr>
      </w:pPr>
      <w:r>
        <w:rPr>
          <w:b/>
          <w:bCs/>
          <w:sz w:val="28"/>
          <w:szCs w:val="28"/>
        </w:rPr>
        <w:br w:type="page"/>
      </w:r>
    </w:p>
    <w:p w14:paraId="5F79BDAD" w14:textId="2E61B90A" w:rsidR="007F48D3" w:rsidRPr="00C86042" w:rsidRDefault="007F48D3" w:rsidP="007F48D3">
      <w:pPr>
        <w:spacing w:after="0"/>
        <w:ind w:firstLine="0"/>
        <w:jc w:val="center"/>
        <w:rPr>
          <w:b/>
          <w:bCs/>
          <w:i/>
          <w:iCs/>
        </w:rPr>
      </w:pPr>
      <w:r w:rsidRPr="00C86042">
        <w:rPr>
          <w:b/>
          <w:bCs/>
          <w:i/>
          <w:iCs/>
        </w:rPr>
        <w:lastRenderedPageBreak/>
        <w:t>ABSTRACT</w:t>
      </w:r>
    </w:p>
    <w:p w14:paraId="76047D29" w14:textId="77777777" w:rsidR="007F48D3" w:rsidRPr="00C86042" w:rsidRDefault="007F48D3" w:rsidP="007F48D3">
      <w:pPr>
        <w:spacing w:after="0"/>
        <w:ind w:firstLine="0"/>
        <w:jc w:val="center"/>
        <w:rPr>
          <w:i/>
          <w:iCs/>
        </w:rPr>
      </w:pPr>
    </w:p>
    <w:p w14:paraId="2F13E1D5" w14:textId="42BD29F7" w:rsidR="001D39D1" w:rsidRPr="00C86042" w:rsidRDefault="005E7E35" w:rsidP="005E7E35">
      <w:pPr>
        <w:spacing w:after="0"/>
        <w:ind w:firstLine="0"/>
        <w:rPr>
          <w:i/>
          <w:iCs/>
        </w:rPr>
      </w:pPr>
      <w:r w:rsidRPr="00C86042">
        <w:rPr>
          <w:i/>
          <w:iCs/>
        </w:rPr>
        <w:t xml:space="preserve">Fouls in </w:t>
      </w:r>
      <w:r w:rsidRPr="00D40C97">
        <w:t>9</w:t>
      </w:r>
      <w:r w:rsidRPr="00C86042">
        <w:rPr>
          <w:i/>
          <w:iCs/>
        </w:rPr>
        <w:t xml:space="preserve">-ball pool directly affect the fairness of gameplay and match outcomes. In practice, manual observation by referees can still be influenced by experience, viewing angle, and consistency in observing events on the table. The development of computer vision and edge computing enables an assistive system to analyze game objects automatically through a camera. This study develops a computer vision-based foul detection system for 9-ball pool implemented on a </w:t>
      </w:r>
      <w:r w:rsidRPr="00D40C97">
        <w:t>Raspberry</w:t>
      </w:r>
      <w:r w:rsidRPr="00C86042">
        <w:rPr>
          <w:i/>
          <w:iCs/>
        </w:rPr>
        <w:t xml:space="preserve"> </w:t>
      </w:r>
      <w:r w:rsidRPr="00D40C97">
        <w:t>Pi</w:t>
      </w:r>
      <w:r w:rsidRPr="00C86042">
        <w:rPr>
          <w:i/>
          <w:iCs/>
        </w:rPr>
        <w:t xml:space="preserve"> </w:t>
      </w:r>
      <w:r w:rsidRPr="00D40C97">
        <w:t>5</w:t>
      </w:r>
      <w:r w:rsidRPr="00C86042">
        <w:rPr>
          <w:i/>
          <w:iCs/>
        </w:rPr>
        <w:t xml:space="preserve"> with a </w:t>
      </w:r>
      <w:r w:rsidRPr="00D40C97">
        <w:t>Hailo</w:t>
      </w:r>
      <w:r w:rsidRPr="00C86042">
        <w:rPr>
          <w:i/>
          <w:iCs/>
        </w:rPr>
        <w:t>-</w:t>
      </w:r>
      <w:r w:rsidRPr="00D40C97">
        <w:t>8L</w:t>
      </w:r>
      <w:r w:rsidRPr="00C86042">
        <w:rPr>
          <w:i/>
          <w:iCs/>
        </w:rPr>
        <w:t xml:space="preserve"> accelerator. The system uses </w:t>
      </w:r>
      <w:r w:rsidRPr="00D40C97">
        <w:t>YOLO</w:t>
      </w:r>
      <w:r w:rsidRPr="00C86042">
        <w:rPr>
          <w:i/>
          <w:iCs/>
        </w:rPr>
        <w:t xml:space="preserve"> models to detect the cue ball, numbered balls, and pockets, then utilizes object classes and bounding boxes as the basis for coordinate-based foul detection logic. The detected foul types are limited to cue ball scratch, no legal hit, cue ball off field, and no rail contact on shot. The dataset was built from public </w:t>
      </w:r>
      <w:r w:rsidRPr="00D40C97">
        <w:t>9-ball</w:t>
      </w:r>
      <w:r w:rsidRPr="00C86042">
        <w:rPr>
          <w:i/>
          <w:iCs/>
        </w:rPr>
        <w:t xml:space="preserve"> match videos and privately recorded videos using a simple billiard table setup. Three nano </w:t>
      </w:r>
      <w:r w:rsidRPr="00036E37">
        <w:t>YOLO</w:t>
      </w:r>
      <w:r w:rsidRPr="00C86042">
        <w:rPr>
          <w:i/>
          <w:iCs/>
        </w:rPr>
        <w:t xml:space="preserve"> variants, namely </w:t>
      </w:r>
      <w:r w:rsidRPr="00D40C97">
        <w:t>YOLOv8n</w:t>
      </w:r>
      <w:r w:rsidRPr="00C86042">
        <w:rPr>
          <w:i/>
          <w:iCs/>
        </w:rPr>
        <w:t xml:space="preserve">, </w:t>
      </w:r>
      <w:r w:rsidRPr="00D40C97">
        <w:t>YOLOv10n</w:t>
      </w:r>
      <w:r w:rsidRPr="00C86042">
        <w:rPr>
          <w:i/>
          <w:iCs/>
        </w:rPr>
        <w:t xml:space="preserve">, and </w:t>
      </w:r>
      <w:r w:rsidRPr="00D40C97">
        <w:t>YOLO11n</w:t>
      </w:r>
      <w:r w:rsidRPr="00C86042">
        <w:rPr>
          <w:i/>
          <w:iCs/>
        </w:rPr>
        <w:t xml:space="preserve">, were trained and compared. The evaluation results show that </w:t>
      </w:r>
      <w:r w:rsidRPr="00D40C97">
        <w:t>YOLOv10n</w:t>
      </w:r>
      <w:r w:rsidRPr="00C86042">
        <w:rPr>
          <w:i/>
          <w:iCs/>
        </w:rPr>
        <w:t xml:space="preserve"> provides the best balance between accuracy and performance. On the </w:t>
      </w:r>
      <w:r w:rsidRPr="00D40C97">
        <w:t>Raspberry</w:t>
      </w:r>
      <w:r w:rsidRPr="00C86042">
        <w:rPr>
          <w:i/>
          <w:iCs/>
        </w:rPr>
        <w:t xml:space="preserve"> </w:t>
      </w:r>
      <w:r w:rsidRPr="00D40C97">
        <w:t>Pi</w:t>
      </w:r>
      <w:r w:rsidRPr="00C86042">
        <w:rPr>
          <w:i/>
          <w:iCs/>
        </w:rPr>
        <w:t xml:space="preserve"> 5 </w:t>
      </w:r>
      <w:r w:rsidRPr="00D40C97">
        <w:t>CPU</w:t>
      </w:r>
      <w:r w:rsidRPr="00C86042">
        <w:rPr>
          <w:i/>
          <w:iCs/>
        </w:rPr>
        <w:t xml:space="preserve">, </w:t>
      </w:r>
      <w:r w:rsidRPr="00D40C97">
        <w:t>YOLOv10n</w:t>
      </w:r>
      <w:r w:rsidRPr="00C86042">
        <w:rPr>
          <w:i/>
          <w:iCs/>
        </w:rPr>
        <w:t xml:space="preserve"> achieved an </w:t>
      </w:r>
      <w:r w:rsidRPr="00036E37">
        <w:t>mAP@50</w:t>
      </w:r>
      <w:r w:rsidRPr="00C86042">
        <w:rPr>
          <w:i/>
          <w:iCs/>
        </w:rPr>
        <w:t xml:space="preserve"> of </w:t>
      </w:r>
      <w:r w:rsidRPr="00036E37">
        <w:t>0.976</w:t>
      </w:r>
      <w:r w:rsidRPr="00C86042">
        <w:rPr>
          <w:i/>
          <w:iCs/>
        </w:rPr>
        <w:t xml:space="preserve"> and an </w:t>
      </w:r>
      <w:r w:rsidRPr="00036E37">
        <w:t xml:space="preserve">mAP@50-95 </w:t>
      </w:r>
      <w:r w:rsidRPr="00C86042">
        <w:rPr>
          <w:i/>
          <w:iCs/>
        </w:rPr>
        <w:t xml:space="preserve">of 0.738. When executed on </w:t>
      </w:r>
      <w:r w:rsidRPr="00036E37">
        <w:t>Hailo</w:t>
      </w:r>
      <w:r w:rsidRPr="00C86042">
        <w:rPr>
          <w:i/>
          <w:iCs/>
        </w:rPr>
        <w:t>-</w:t>
      </w:r>
      <w:r w:rsidRPr="00036E37">
        <w:t>8L</w:t>
      </w:r>
      <w:r w:rsidRPr="00C86042">
        <w:rPr>
          <w:i/>
          <w:iCs/>
        </w:rPr>
        <w:t xml:space="preserve">, the model achieved an </w:t>
      </w:r>
      <w:r w:rsidRPr="00D40C97">
        <w:t>mAP@50</w:t>
      </w:r>
      <w:r w:rsidRPr="00C86042">
        <w:rPr>
          <w:i/>
          <w:iCs/>
        </w:rPr>
        <w:t xml:space="preserve"> of </w:t>
      </w:r>
      <w:r w:rsidRPr="00D40C97">
        <w:t>0.953</w:t>
      </w:r>
      <w:r w:rsidRPr="00C86042">
        <w:rPr>
          <w:i/>
          <w:iCs/>
        </w:rPr>
        <w:t>, while end-to-end performance increased from 4</w:t>
      </w:r>
      <w:r w:rsidRPr="00D40C97">
        <w:t>.06</w:t>
      </w:r>
      <w:r w:rsidRPr="00C86042">
        <w:rPr>
          <w:i/>
          <w:iCs/>
        </w:rPr>
        <w:t xml:space="preserve"> </w:t>
      </w:r>
      <w:r w:rsidRPr="00036E37">
        <w:t>FPS</w:t>
      </w:r>
      <w:r w:rsidRPr="00C86042">
        <w:rPr>
          <w:i/>
          <w:iCs/>
        </w:rPr>
        <w:t xml:space="preserve"> to </w:t>
      </w:r>
      <w:r w:rsidRPr="00D40C97">
        <w:t>51.41</w:t>
      </w:r>
      <w:r w:rsidRPr="00C86042">
        <w:rPr>
          <w:i/>
          <w:iCs/>
        </w:rPr>
        <w:t xml:space="preserve"> </w:t>
      </w:r>
      <w:r w:rsidRPr="00D40C97">
        <w:t>FPS</w:t>
      </w:r>
      <w:r w:rsidRPr="00C86042">
        <w:rPr>
          <w:i/>
          <w:iCs/>
        </w:rPr>
        <w:t xml:space="preserve">. Testing on 50 videos produced an overall foul detection accuracy of </w:t>
      </w:r>
      <w:r w:rsidRPr="00D40C97">
        <w:t>84%</w:t>
      </w:r>
      <w:r w:rsidRPr="00C86042">
        <w:rPr>
          <w:i/>
          <w:iCs/>
        </w:rPr>
        <w:t>.</w:t>
      </w:r>
    </w:p>
    <w:p w14:paraId="6DFFCD48" w14:textId="51CA6F7D" w:rsidR="00FB1A51" w:rsidRDefault="00FB1A51" w:rsidP="005E7E35">
      <w:pPr>
        <w:spacing w:after="0"/>
        <w:ind w:firstLine="0"/>
      </w:pPr>
    </w:p>
    <w:p w14:paraId="5E23EADF" w14:textId="1A81BBF3" w:rsidR="00FB1A51" w:rsidRPr="00C86042" w:rsidRDefault="00FB1A51" w:rsidP="005E7E35">
      <w:pPr>
        <w:spacing w:after="0"/>
        <w:ind w:firstLine="0"/>
        <w:rPr>
          <w:i/>
          <w:iCs/>
        </w:rPr>
      </w:pPr>
      <w:r w:rsidRPr="00C86042">
        <w:rPr>
          <w:i/>
          <w:iCs/>
        </w:rPr>
        <w:t xml:space="preserve">Keywords: 9-ball pool, foul detection, computer vision, </w:t>
      </w:r>
      <w:r w:rsidRPr="00D40C97">
        <w:t>YOLOv10n</w:t>
      </w:r>
      <w:r w:rsidRPr="00C86042">
        <w:rPr>
          <w:i/>
          <w:iCs/>
        </w:rPr>
        <w:t xml:space="preserve">, </w:t>
      </w:r>
      <w:r w:rsidRPr="00D40C97">
        <w:t>Hailo</w:t>
      </w:r>
      <w:r w:rsidRPr="00C86042">
        <w:rPr>
          <w:i/>
          <w:iCs/>
        </w:rPr>
        <w:t>-</w:t>
      </w:r>
      <w:r w:rsidRPr="00D40C97">
        <w:t>8L</w:t>
      </w:r>
      <w:r w:rsidRPr="00C86042">
        <w:rPr>
          <w:i/>
          <w:iCs/>
        </w:rPr>
        <w:t>.</w:t>
      </w:r>
    </w:p>
    <w:p w14:paraId="3B7BBCBF" w14:textId="56957742" w:rsidR="001D39D1" w:rsidRPr="00895AEC" w:rsidRDefault="00C86042" w:rsidP="00895AEC">
      <w:pPr>
        <w:spacing w:line="259" w:lineRule="auto"/>
        <w:ind w:left="0" w:firstLine="0"/>
        <w:jc w:val="left"/>
        <w:rPr>
          <w:sz w:val="28"/>
          <w:szCs w:val="28"/>
        </w:rPr>
      </w:pPr>
      <w:r>
        <w:rPr>
          <w:sz w:val="28"/>
          <w:szCs w:val="28"/>
        </w:rPr>
        <w:br w:type="page"/>
      </w:r>
    </w:p>
    <w:sdt>
      <w:sdtPr>
        <w:rPr>
          <w:b w:val="0"/>
          <w:bCs w:val="0"/>
          <w:lang w:val="id-ID"/>
        </w:rPr>
        <w:id w:val="1292548906"/>
        <w:docPartObj>
          <w:docPartGallery w:val="Table of Contents"/>
          <w:docPartUnique/>
        </w:docPartObj>
      </w:sdtPr>
      <w:sdtEndPr>
        <w:rPr>
          <w:lang w:val="en-US"/>
        </w:rPr>
      </w:sdtEndPr>
      <w:sdtContent>
        <w:p w14:paraId="3BFE2C27" w14:textId="60EC6C1E" w:rsidR="00D421E0" w:rsidRPr="00B910F3" w:rsidRDefault="00D421E0" w:rsidP="00AD0764">
          <w:pPr>
            <w:pStyle w:val="TOCHeading"/>
          </w:pPr>
          <w:r w:rsidRPr="00B910F3">
            <w:t>DAFTAR ISI</w:t>
          </w:r>
        </w:p>
        <w:p w14:paraId="68063048" w14:textId="4D047C71" w:rsidR="00585CA0" w:rsidRDefault="00D421E0">
          <w:pPr>
            <w:pStyle w:val="TOC1"/>
            <w:rPr>
              <w:rFonts w:asciiTheme="minorHAnsi" w:hAnsiTheme="minorHAnsi" w:cstheme="minorBidi"/>
              <w:b w:val="0"/>
              <w:bCs w:val="0"/>
              <w:sz w:val="22"/>
              <w:szCs w:val="22"/>
              <w:lang w:val="id-ID" w:eastAsia="ja-JP"/>
            </w:rPr>
          </w:pPr>
          <w:r w:rsidRPr="00B910F3">
            <w:fldChar w:fldCharType="begin"/>
          </w:r>
          <w:r w:rsidRPr="00B910F3">
            <w:instrText xml:space="preserve"> TOC \o "1-3" \h \z \u </w:instrText>
          </w:r>
          <w:r w:rsidRPr="00B910F3">
            <w:fldChar w:fldCharType="separate"/>
          </w:r>
          <w:hyperlink w:anchor="_Toc233121234" w:history="1">
            <w:r w:rsidR="00585CA0" w:rsidRPr="00D7259A">
              <w:rPr>
                <w:rStyle w:val="Hyperlink"/>
              </w:rPr>
              <w:t>DAFTAR TABEL</w:t>
            </w:r>
            <w:r w:rsidR="00585CA0">
              <w:rPr>
                <w:webHidden/>
              </w:rPr>
              <w:tab/>
            </w:r>
            <w:r w:rsidR="00585CA0">
              <w:rPr>
                <w:webHidden/>
              </w:rPr>
              <w:fldChar w:fldCharType="begin"/>
            </w:r>
            <w:r w:rsidR="00585CA0">
              <w:rPr>
                <w:webHidden/>
              </w:rPr>
              <w:instrText xml:space="preserve"> PAGEREF _Toc233121234 \h </w:instrText>
            </w:r>
            <w:r w:rsidR="00585CA0">
              <w:rPr>
                <w:webHidden/>
              </w:rPr>
            </w:r>
            <w:r w:rsidR="00585CA0">
              <w:rPr>
                <w:webHidden/>
              </w:rPr>
              <w:fldChar w:fldCharType="separate"/>
            </w:r>
            <w:r w:rsidR="004C1ED7">
              <w:rPr>
                <w:webHidden/>
              </w:rPr>
              <w:t>11</w:t>
            </w:r>
            <w:r w:rsidR="00585CA0">
              <w:rPr>
                <w:webHidden/>
              </w:rPr>
              <w:fldChar w:fldCharType="end"/>
            </w:r>
          </w:hyperlink>
        </w:p>
        <w:p w14:paraId="507732DD" w14:textId="03DFD3A1" w:rsidR="00585CA0" w:rsidRDefault="00585CA0">
          <w:pPr>
            <w:pStyle w:val="TOC1"/>
            <w:rPr>
              <w:rFonts w:asciiTheme="minorHAnsi" w:hAnsiTheme="minorHAnsi" w:cstheme="minorBidi"/>
              <w:b w:val="0"/>
              <w:bCs w:val="0"/>
              <w:sz w:val="22"/>
              <w:szCs w:val="22"/>
              <w:lang w:val="id-ID" w:eastAsia="ja-JP"/>
            </w:rPr>
          </w:pPr>
          <w:hyperlink w:anchor="_Toc233121235" w:history="1">
            <w:r w:rsidRPr="00D7259A">
              <w:rPr>
                <w:rStyle w:val="Hyperlink"/>
              </w:rPr>
              <w:t>DAFTAR GAMBAR</w:t>
            </w:r>
            <w:r>
              <w:rPr>
                <w:webHidden/>
              </w:rPr>
              <w:tab/>
            </w:r>
            <w:r>
              <w:rPr>
                <w:webHidden/>
              </w:rPr>
              <w:fldChar w:fldCharType="begin"/>
            </w:r>
            <w:r>
              <w:rPr>
                <w:webHidden/>
              </w:rPr>
              <w:instrText xml:space="preserve"> PAGEREF _Toc233121235 \h </w:instrText>
            </w:r>
            <w:r>
              <w:rPr>
                <w:webHidden/>
              </w:rPr>
            </w:r>
            <w:r>
              <w:rPr>
                <w:webHidden/>
              </w:rPr>
              <w:fldChar w:fldCharType="separate"/>
            </w:r>
            <w:r w:rsidR="004C1ED7">
              <w:rPr>
                <w:webHidden/>
              </w:rPr>
              <w:t>12</w:t>
            </w:r>
            <w:r>
              <w:rPr>
                <w:webHidden/>
              </w:rPr>
              <w:fldChar w:fldCharType="end"/>
            </w:r>
          </w:hyperlink>
        </w:p>
        <w:p w14:paraId="07E73A08" w14:textId="269319F4" w:rsidR="00585CA0" w:rsidRDefault="00585CA0">
          <w:pPr>
            <w:pStyle w:val="TOC1"/>
            <w:rPr>
              <w:rFonts w:asciiTheme="minorHAnsi" w:hAnsiTheme="minorHAnsi" w:cstheme="minorBidi"/>
              <w:b w:val="0"/>
              <w:bCs w:val="0"/>
              <w:sz w:val="22"/>
              <w:szCs w:val="22"/>
              <w:lang w:val="id-ID" w:eastAsia="ja-JP"/>
            </w:rPr>
          </w:pPr>
          <w:hyperlink w:anchor="_Toc233121236" w:history="1">
            <w:r w:rsidRPr="00D7259A">
              <w:rPr>
                <w:rStyle w:val="Hyperlink"/>
              </w:rPr>
              <w:t>BAB I PENDAHULUAN</w:t>
            </w:r>
            <w:r>
              <w:rPr>
                <w:webHidden/>
              </w:rPr>
              <w:tab/>
            </w:r>
            <w:r>
              <w:rPr>
                <w:webHidden/>
              </w:rPr>
              <w:fldChar w:fldCharType="begin"/>
            </w:r>
            <w:r>
              <w:rPr>
                <w:webHidden/>
              </w:rPr>
              <w:instrText xml:space="preserve"> PAGEREF _Toc233121236 \h </w:instrText>
            </w:r>
            <w:r>
              <w:rPr>
                <w:webHidden/>
              </w:rPr>
            </w:r>
            <w:r>
              <w:rPr>
                <w:webHidden/>
              </w:rPr>
              <w:fldChar w:fldCharType="separate"/>
            </w:r>
            <w:r w:rsidR="004C1ED7">
              <w:rPr>
                <w:webHidden/>
              </w:rPr>
              <w:t>13</w:t>
            </w:r>
            <w:r>
              <w:rPr>
                <w:webHidden/>
              </w:rPr>
              <w:fldChar w:fldCharType="end"/>
            </w:r>
          </w:hyperlink>
        </w:p>
        <w:p w14:paraId="4CA9EE0B" w14:textId="5AB42F83"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37" w:history="1">
            <w:r w:rsidRPr="00D7259A">
              <w:rPr>
                <w:rStyle w:val="Hyperlink"/>
                <w:b/>
                <w:bCs/>
              </w:rPr>
              <w:t>1.1.</w:t>
            </w:r>
            <w:r>
              <w:rPr>
                <w:rFonts w:asciiTheme="minorHAnsi" w:hAnsiTheme="minorHAnsi" w:cstheme="minorBidi"/>
                <w:sz w:val="22"/>
                <w:szCs w:val="22"/>
                <w:lang w:val="id-ID" w:eastAsia="ja-JP"/>
              </w:rPr>
              <w:tab/>
            </w:r>
            <w:r w:rsidRPr="00D7259A">
              <w:rPr>
                <w:rStyle w:val="Hyperlink"/>
                <w:b/>
                <w:bCs/>
              </w:rPr>
              <w:t>Latar Belakang</w:t>
            </w:r>
            <w:r>
              <w:rPr>
                <w:webHidden/>
              </w:rPr>
              <w:tab/>
            </w:r>
            <w:r>
              <w:rPr>
                <w:webHidden/>
              </w:rPr>
              <w:fldChar w:fldCharType="begin"/>
            </w:r>
            <w:r>
              <w:rPr>
                <w:webHidden/>
              </w:rPr>
              <w:instrText xml:space="preserve"> PAGEREF _Toc233121237 \h </w:instrText>
            </w:r>
            <w:r>
              <w:rPr>
                <w:webHidden/>
              </w:rPr>
            </w:r>
            <w:r>
              <w:rPr>
                <w:webHidden/>
              </w:rPr>
              <w:fldChar w:fldCharType="separate"/>
            </w:r>
            <w:r w:rsidR="004C1ED7">
              <w:rPr>
                <w:webHidden/>
              </w:rPr>
              <w:t>13</w:t>
            </w:r>
            <w:r>
              <w:rPr>
                <w:webHidden/>
              </w:rPr>
              <w:fldChar w:fldCharType="end"/>
            </w:r>
          </w:hyperlink>
        </w:p>
        <w:p w14:paraId="2E1DEB1F" w14:textId="17D65DF2"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38" w:history="1">
            <w:r w:rsidRPr="00D7259A">
              <w:rPr>
                <w:rStyle w:val="Hyperlink"/>
                <w:b/>
                <w:bCs/>
              </w:rPr>
              <w:t>1.2.</w:t>
            </w:r>
            <w:r>
              <w:rPr>
                <w:rFonts w:asciiTheme="minorHAnsi" w:hAnsiTheme="minorHAnsi" w:cstheme="minorBidi"/>
                <w:sz w:val="22"/>
                <w:szCs w:val="22"/>
                <w:lang w:val="id-ID" w:eastAsia="ja-JP"/>
              </w:rPr>
              <w:tab/>
            </w:r>
            <w:r w:rsidRPr="00D7259A">
              <w:rPr>
                <w:rStyle w:val="Hyperlink"/>
                <w:b/>
                <w:bCs/>
              </w:rPr>
              <w:t>Rumusan Masalah</w:t>
            </w:r>
            <w:r>
              <w:rPr>
                <w:webHidden/>
              </w:rPr>
              <w:tab/>
            </w:r>
            <w:r>
              <w:rPr>
                <w:webHidden/>
              </w:rPr>
              <w:fldChar w:fldCharType="begin"/>
            </w:r>
            <w:r>
              <w:rPr>
                <w:webHidden/>
              </w:rPr>
              <w:instrText xml:space="preserve"> PAGEREF _Toc233121238 \h </w:instrText>
            </w:r>
            <w:r>
              <w:rPr>
                <w:webHidden/>
              </w:rPr>
            </w:r>
            <w:r>
              <w:rPr>
                <w:webHidden/>
              </w:rPr>
              <w:fldChar w:fldCharType="separate"/>
            </w:r>
            <w:r w:rsidR="004C1ED7">
              <w:rPr>
                <w:webHidden/>
              </w:rPr>
              <w:t>15</w:t>
            </w:r>
            <w:r>
              <w:rPr>
                <w:webHidden/>
              </w:rPr>
              <w:fldChar w:fldCharType="end"/>
            </w:r>
          </w:hyperlink>
        </w:p>
        <w:p w14:paraId="4CD1D6E8" w14:textId="1F08BCAC"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39" w:history="1">
            <w:r w:rsidRPr="00D7259A">
              <w:rPr>
                <w:rStyle w:val="Hyperlink"/>
                <w:b/>
                <w:bCs/>
              </w:rPr>
              <w:t>1.3.</w:t>
            </w:r>
            <w:r>
              <w:rPr>
                <w:rFonts w:asciiTheme="minorHAnsi" w:hAnsiTheme="minorHAnsi" w:cstheme="minorBidi"/>
                <w:sz w:val="22"/>
                <w:szCs w:val="22"/>
                <w:lang w:val="id-ID" w:eastAsia="ja-JP"/>
              </w:rPr>
              <w:tab/>
            </w:r>
            <w:r w:rsidRPr="00D7259A">
              <w:rPr>
                <w:rStyle w:val="Hyperlink"/>
                <w:b/>
                <w:bCs/>
              </w:rPr>
              <w:t>Tujuan Penelitian</w:t>
            </w:r>
            <w:r>
              <w:rPr>
                <w:webHidden/>
              </w:rPr>
              <w:tab/>
            </w:r>
            <w:r>
              <w:rPr>
                <w:webHidden/>
              </w:rPr>
              <w:fldChar w:fldCharType="begin"/>
            </w:r>
            <w:r>
              <w:rPr>
                <w:webHidden/>
              </w:rPr>
              <w:instrText xml:space="preserve"> PAGEREF _Toc233121239 \h </w:instrText>
            </w:r>
            <w:r>
              <w:rPr>
                <w:webHidden/>
              </w:rPr>
            </w:r>
            <w:r>
              <w:rPr>
                <w:webHidden/>
              </w:rPr>
              <w:fldChar w:fldCharType="separate"/>
            </w:r>
            <w:r w:rsidR="004C1ED7">
              <w:rPr>
                <w:webHidden/>
              </w:rPr>
              <w:t>15</w:t>
            </w:r>
            <w:r>
              <w:rPr>
                <w:webHidden/>
              </w:rPr>
              <w:fldChar w:fldCharType="end"/>
            </w:r>
          </w:hyperlink>
        </w:p>
        <w:p w14:paraId="292E6989" w14:textId="463318B9"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40" w:history="1">
            <w:r w:rsidRPr="00D7259A">
              <w:rPr>
                <w:rStyle w:val="Hyperlink"/>
                <w:b/>
                <w:bCs/>
              </w:rPr>
              <w:t>1.4.</w:t>
            </w:r>
            <w:r>
              <w:rPr>
                <w:rFonts w:asciiTheme="minorHAnsi" w:hAnsiTheme="minorHAnsi" w:cstheme="minorBidi"/>
                <w:sz w:val="22"/>
                <w:szCs w:val="22"/>
                <w:lang w:val="id-ID" w:eastAsia="ja-JP"/>
              </w:rPr>
              <w:tab/>
            </w:r>
            <w:r w:rsidRPr="00D7259A">
              <w:rPr>
                <w:rStyle w:val="Hyperlink"/>
                <w:b/>
                <w:bCs/>
              </w:rPr>
              <w:t>Manfaat Penelitian</w:t>
            </w:r>
            <w:r>
              <w:rPr>
                <w:webHidden/>
              </w:rPr>
              <w:tab/>
            </w:r>
            <w:r>
              <w:rPr>
                <w:webHidden/>
              </w:rPr>
              <w:fldChar w:fldCharType="begin"/>
            </w:r>
            <w:r>
              <w:rPr>
                <w:webHidden/>
              </w:rPr>
              <w:instrText xml:space="preserve"> PAGEREF _Toc233121240 \h </w:instrText>
            </w:r>
            <w:r>
              <w:rPr>
                <w:webHidden/>
              </w:rPr>
            </w:r>
            <w:r>
              <w:rPr>
                <w:webHidden/>
              </w:rPr>
              <w:fldChar w:fldCharType="separate"/>
            </w:r>
            <w:r w:rsidR="004C1ED7">
              <w:rPr>
                <w:webHidden/>
              </w:rPr>
              <w:t>15</w:t>
            </w:r>
            <w:r>
              <w:rPr>
                <w:webHidden/>
              </w:rPr>
              <w:fldChar w:fldCharType="end"/>
            </w:r>
          </w:hyperlink>
        </w:p>
        <w:p w14:paraId="74936BC8" w14:textId="3F5C870C"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41" w:history="1">
            <w:r w:rsidRPr="00D7259A">
              <w:rPr>
                <w:rStyle w:val="Hyperlink"/>
              </w:rPr>
              <w:t>1.4.1.</w:t>
            </w:r>
            <w:r>
              <w:rPr>
                <w:rFonts w:asciiTheme="minorHAnsi" w:hAnsiTheme="minorHAnsi" w:cstheme="minorBidi"/>
                <w:sz w:val="22"/>
                <w:szCs w:val="22"/>
                <w:lang w:val="id-ID" w:eastAsia="ja-JP"/>
              </w:rPr>
              <w:tab/>
            </w:r>
            <w:r w:rsidRPr="00D7259A">
              <w:rPr>
                <w:rStyle w:val="Hyperlink"/>
              </w:rPr>
              <w:t>Subjektif</w:t>
            </w:r>
            <w:r>
              <w:rPr>
                <w:webHidden/>
              </w:rPr>
              <w:tab/>
            </w:r>
            <w:r>
              <w:rPr>
                <w:webHidden/>
              </w:rPr>
              <w:fldChar w:fldCharType="begin"/>
            </w:r>
            <w:r>
              <w:rPr>
                <w:webHidden/>
              </w:rPr>
              <w:instrText xml:space="preserve"> PAGEREF _Toc233121241 \h </w:instrText>
            </w:r>
            <w:r>
              <w:rPr>
                <w:webHidden/>
              </w:rPr>
            </w:r>
            <w:r>
              <w:rPr>
                <w:webHidden/>
              </w:rPr>
              <w:fldChar w:fldCharType="separate"/>
            </w:r>
            <w:r w:rsidR="004C1ED7">
              <w:rPr>
                <w:webHidden/>
              </w:rPr>
              <w:t>15</w:t>
            </w:r>
            <w:r>
              <w:rPr>
                <w:webHidden/>
              </w:rPr>
              <w:fldChar w:fldCharType="end"/>
            </w:r>
          </w:hyperlink>
        </w:p>
        <w:p w14:paraId="569ACEA4" w14:textId="62C9554E"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42" w:history="1">
            <w:r w:rsidRPr="00D7259A">
              <w:rPr>
                <w:rStyle w:val="Hyperlink"/>
              </w:rPr>
              <w:t>1.4.2.</w:t>
            </w:r>
            <w:r>
              <w:rPr>
                <w:rFonts w:asciiTheme="minorHAnsi" w:hAnsiTheme="minorHAnsi" w:cstheme="minorBidi"/>
                <w:sz w:val="22"/>
                <w:szCs w:val="22"/>
                <w:lang w:val="id-ID" w:eastAsia="ja-JP"/>
              </w:rPr>
              <w:tab/>
            </w:r>
            <w:r w:rsidRPr="00D7259A">
              <w:rPr>
                <w:rStyle w:val="Hyperlink"/>
              </w:rPr>
              <w:t>Objektif</w:t>
            </w:r>
            <w:r>
              <w:rPr>
                <w:webHidden/>
              </w:rPr>
              <w:tab/>
            </w:r>
            <w:r>
              <w:rPr>
                <w:webHidden/>
              </w:rPr>
              <w:fldChar w:fldCharType="begin"/>
            </w:r>
            <w:r>
              <w:rPr>
                <w:webHidden/>
              </w:rPr>
              <w:instrText xml:space="preserve"> PAGEREF _Toc233121242 \h </w:instrText>
            </w:r>
            <w:r>
              <w:rPr>
                <w:webHidden/>
              </w:rPr>
            </w:r>
            <w:r>
              <w:rPr>
                <w:webHidden/>
              </w:rPr>
              <w:fldChar w:fldCharType="separate"/>
            </w:r>
            <w:r w:rsidR="004C1ED7">
              <w:rPr>
                <w:webHidden/>
              </w:rPr>
              <w:t>16</w:t>
            </w:r>
            <w:r>
              <w:rPr>
                <w:webHidden/>
              </w:rPr>
              <w:fldChar w:fldCharType="end"/>
            </w:r>
          </w:hyperlink>
        </w:p>
        <w:p w14:paraId="0BF65481" w14:textId="3676AD36"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43" w:history="1">
            <w:r w:rsidRPr="00D7259A">
              <w:rPr>
                <w:rStyle w:val="Hyperlink"/>
                <w:b/>
                <w:bCs/>
              </w:rPr>
              <w:t>1.5.</w:t>
            </w:r>
            <w:r>
              <w:rPr>
                <w:rFonts w:asciiTheme="minorHAnsi" w:hAnsiTheme="minorHAnsi" w:cstheme="minorBidi"/>
                <w:sz w:val="22"/>
                <w:szCs w:val="22"/>
                <w:lang w:val="id-ID" w:eastAsia="ja-JP"/>
              </w:rPr>
              <w:tab/>
            </w:r>
            <w:r w:rsidRPr="00D7259A">
              <w:rPr>
                <w:rStyle w:val="Hyperlink"/>
                <w:b/>
                <w:bCs/>
              </w:rPr>
              <w:t>Ruang Lingkup Pembahasan</w:t>
            </w:r>
            <w:r>
              <w:rPr>
                <w:webHidden/>
              </w:rPr>
              <w:tab/>
            </w:r>
            <w:r>
              <w:rPr>
                <w:webHidden/>
              </w:rPr>
              <w:fldChar w:fldCharType="begin"/>
            </w:r>
            <w:r>
              <w:rPr>
                <w:webHidden/>
              </w:rPr>
              <w:instrText xml:space="preserve"> PAGEREF _Toc233121243 \h </w:instrText>
            </w:r>
            <w:r>
              <w:rPr>
                <w:webHidden/>
              </w:rPr>
            </w:r>
            <w:r>
              <w:rPr>
                <w:webHidden/>
              </w:rPr>
              <w:fldChar w:fldCharType="separate"/>
            </w:r>
            <w:r w:rsidR="004C1ED7">
              <w:rPr>
                <w:webHidden/>
              </w:rPr>
              <w:t>16</w:t>
            </w:r>
            <w:r>
              <w:rPr>
                <w:webHidden/>
              </w:rPr>
              <w:fldChar w:fldCharType="end"/>
            </w:r>
          </w:hyperlink>
        </w:p>
        <w:p w14:paraId="04149410" w14:textId="7E6FDE50"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44" w:history="1">
            <w:r w:rsidRPr="00D7259A">
              <w:rPr>
                <w:rStyle w:val="Hyperlink"/>
                <w:b/>
                <w:bCs/>
              </w:rPr>
              <w:t>1.6.</w:t>
            </w:r>
            <w:r>
              <w:rPr>
                <w:rFonts w:asciiTheme="minorHAnsi" w:hAnsiTheme="minorHAnsi" w:cstheme="minorBidi"/>
                <w:sz w:val="22"/>
                <w:szCs w:val="22"/>
                <w:lang w:val="id-ID" w:eastAsia="ja-JP"/>
              </w:rPr>
              <w:tab/>
            </w:r>
            <w:r w:rsidRPr="00D7259A">
              <w:rPr>
                <w:rStyle w:val="Hyperlink"/>
                <w:b/>
                <w:bCs/>
              </w:rPr>
              <w:t>Metode Penelitian</w:t>
            </w:r>
            <w:r>
              <w:rPr>
                <w:webHidden/>
              </w:rPr>
              <w:tab/>
            </w:r>
            <w:r>
              <w:rPr>
                <w:webHidden/>
              </w:rPr>
              <w:fldChar w:fldCharType="begin"/>
            </w:r>
            <w:r>
              <w:rPr>
                <w:webHidden/>
              </w:rPr>
              <w:instrText xml:space="preserve"> PAGEREF _Toc233121244 \h </w:instrText>
            </w:r>
            <w:r>
              <w:rPr>
                <w:webHidden/>
              </w:rPr>
            </w:r>
            <w:r>
              <w:rPr>
                <w:webHidden/>
              </w:rPr>
              <w:fldChar w:fldCharType="separate"/>
            </w:r>
            <w:r w:rsidR="004C1ED7">
              <w:rPr>
                <w:webHidden/>
              </w:rPr>
              <w:t>16</w:t>
            </w:r>
            <w:r>
              <w:rPr>
                <w:webHidden/>
              </w:rPr>
              <w:fldChar w:fldCharType="end"/>
            </w:r>
          </w:hyperlink>
        </w:p>
        <w:p w14:paraId="2480C9F5" w14:textId="2973F95C"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45" w:history="1">
            <w:r w:rsidRPr="00D7259A">
              <w:rPr>
                <w:rStyle w:val="Hyperlink"/>
                <w:b/>
                <w:bCs/>
              </w:rPr>
              <w:t>1.7.</w:t>
            </w:r>
            <w:r>
              <w:rPr>
                <w:rFonts w:asciiTheme="minorHAnsi" w:hAnsiTheme="minorHAnsi" w:cstheme="minorBidi"/>
                <w:sz w:val="22"/>
                <w:szCs w:val="22"/>
                <w:lang w:val="id-ID" w:eastAsia="ja-JP"/>
              </w:rPr>
              <w:tab/>
            </w:r>
            <w:r w:rsidRPr="00D7259A">
              <w:rPr>
                <w:rStyle w:val="Hyperlink"/>
                <w:b/>
                <w:bCs/>
              </w:rPr>
              <w:t>Sistematika Penulisan</w:t>
            </w:r>
            <w:r>
              <w:rPr>
                <w:webHidden/>
              </w:rPr>
              <w:tab/>
            </w:r>
            <w:r>
              <w:rPr>
                <w:webHidden/>
              </w:rPr>
              <w:fldChar w:fldCharType="begin"/>
            </w:r>
            <w:r>
              <w:rPr>
                <w:webHidden/>
              </w:rPr>
              <w:instrText xml:space="preserve"> PAGEREF _Toc233121245 \h </w:instrText>
            </w:r>
            <w:r>
              <w:rPr>
                <w:webHidden/>
              </w:rPr>
            </w:r>
            <w:r>
              <w:rPr>
                <w:webHidden/>
              </w:rPr>
              <w:fldChar w:fldCharType="separate"/>
            </w:r>
            <w:r w:rsidR="004C1ED7">
              <w:rPr>
                <w:webHidden/>
              </w:rPr>
              <w:t>17</w:t>
            </w:r>
            <w:r>
              <w:rPr>
                <w:webHidden/>
              </w:rPr>
              <w:fldChar w:fldCharType="end"/>
            </w:r>
          </w:hyperlink>
        </w:p>
        <w:p w14:paraId="7BD092EB" w14:textId="57BA4C74" w:rsidR="00585CA0" w:rsidRDefault="00585CA0">
          <w:pPr>
            <w:pStyle w:val="TOC1"/>
            <w:rPr>
              <w:rFonts w:asciiTheme="minorHAnsi" w:hAnsiTheme="minorHAnsi" w:cstheme="minorBidi"/>
              <w:b w:val="0"/>
              <w:bCs w:val="0"/>
              <w:sz w:val="22"/>
              <w:szCs w:val="22"/>
              <w:lang w:val="id-ID" w:eastAsia="ja-JP"/>
            </w:rPr>
          </w:pPr>
          <w:hyperlink w:anchor="_Toc233121246" w:history="1">
            <w:r w:rsidRPr="00D7259A">
              <w:rPr>
                <w:rStyle w:val="Hyperlink"/>
              </w:rPr>
              <w:t>BAB II TINJAUAN PUSTAKA</w:t>
            </w:r>
            <w:r>
              <w:rPr>
                <w:webHidden/>
              </w:rPr>
              <w:tab/>
            </w:r>
            <w:r>
              <w:rPr>
                <w:webHidden/>
              </w:rPr>
              <w:fldChar w:fldCharType="begin"/>
            </w:r>
            <w:r>
              <w:rPr>
                <w:webHidden/>
              </w:rPr>
              <w:instrText xml:space="preserve"> PAGEREF _Toc233121246 \h </w:instrText>
            </w:r>
            <w:r>
              <w:rPr>
                <w:webHidden/>
              </w:rPr>
            </w:r>
            <w:r>
              <w:rPr>
                <w:webHidden/>
              </w:rPr>
              <w:fldChar w:fldCharType="separate"/>
            </w:r>
            <w:r w:rsidR="004C1ED7">
              <w:rPr>
                <w:webHidden/>
              </w:rPr>
              <w:t>18</w:t>
            </w:r>
            <w:r>
              <w:rPr>
                <w:webHidden/>
              </w:rPr>
              <w:fldChar w:fldCharType="end"/>
            </w:r>
          </w:hyperlink>
        </w:p>
        <w:p w14:paraId="0BA13630" w14:textId="12FDD697"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49" w:history="1">
            <w:r w:rsidRPr="00D7259A">
              <w:rPr>
                <w:rStyle w:val="Hyperlink"/>
                <w:b/>
                <w:bCs/>
              </w:rPr>
              <w:t>2.1.</w:t>
            </w:r>
            <w:r>
              <w:rPr>
                <w:rFonts w:asciiTheme="minorHAnsi" w:hAnsiTheme="minorHAnsi" w:cstheme="minorBidi"/>
                <w:sz w:val="22"/>
                <w:szCs w:val="22"/>
                <w:lang w:val="id-ID" w:eastAsia="ja-JP"/>
              </w:rPr>
              <w:tab/>
            </w:r>
            <w:r w:rsidRPr="00D7259A">
              <w:rPr>
                <w:rStyle w:val="Hyperlink"/>
                <w:b/>
                <w:bCs/>
              </w:rPr>
              <w:t>Kerangka Teoritis</w:t>
            </w:r>
            <w:r>
              <w:rPr>
                <w:webHidden/>
              </w:rPr>
              <w:tab/>
            </w:r>
            <w:r>
              <w:rPr>
                <w:webHidden/>
              </w:rPr>
              <w:fldChar w:fldCharType="begin"/>
            </w:r>
            <w:r>
              <w:rPr>
                <w:webHidden/>
              </w:rPr>
              <w:instrText xml:space="preserve"> PAGEREF _Toc233121249 \h </w:instrText>
            </w:r>
            <w:r>
              <w:rPr>
                <w:webHidden/>
              </w:rPr>
            </w:r>
            <w:r>
              <w:rPr>
                <w:webHidden/>
              </w:rPr>
              <w:fldChar w:fldCharType="separate"/>
            </w:r>
            <w:r w:rsidR="004C1ED7">
              <w:rPr>
                <w:webHidden/>
              </w:rPr>
              <w:t>18</w:t>
            </w:r>
            <w:r>
              <w:rPr>
                <w:webHidden/>
              </w:rPr>
              <w:fldChar w:fldCharType="end"/>
            </w:r>
          </w:hyperlink>
        </w:p>
        <w:p w14:paraId="42A889CF" w14:textId="2F9839B7"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0" w:history="1">
            <w:r w:rsidRPr="00D7259A">
              <w:rPr>
                <w:rStyle w:val="Hyperlink"/>
              </w:rPr>
              <w:t>2.1.1.</w:t>
            </w:r>
            <w:r>
              <w:rPr>
                <w:rFonts w:asciiTheme="minorHAnsi" w:hAnsiTheme="minorHAnsi" w:cstheme="minorBidi"/>
                <w:sz w:val="22"/>
                <w:szCs w:val="22"/>
                <w:lang w:val="id-ID" w:eastAsia="ja-JP"/>
              </w:rPr>
              <w:tab/>
            </w:r>
            <w:r w:rsidRPr="00D7259A">
              <w:rPr>
                <w:rStyle w:val="Hyperlink"/>
              </w:rPr>
              <w:t>Permainan 9-Ball Pool dan Pelanggaran</w:t>
            </w:r>
            <w:r>
              <w:rPr>
                <w:webHidden/>
              </w:rPr>
              <w:tab/>
            </w:r>
            <w:r>
              <w:rPr>
                <w:webHidden/>
              </w:rPr>
              <w:fldChar w:fldCharType="begin"/>
            </w:r>
            <w:r>
              <w:rPr>
                <w:webHidden/>
              </w:rPr>
              <w:instrText xml:space="preserve"> PAGEREF _Toc233121250 \h </w:instrText>
            </w:r>
            <w:r>
              <w:rPr>
                <w:webHidden/>
              </w:rPr>
            </w:r>
            <w:r>
              <w:rPr>
                <w:webHidden/>
              </w:rPr>
              <w:fldChar w:fldCharType="separate"/>
            </w:r>
            <w:r w:rsidR="004C1ED7">
              <w:rPr>
                <w:webHidden/>
              </w:rPr>
              <w:t>19</w:t>
            </w:r>
            <w:r>
              <w:rPr>
                <w:webHidden/>
              </w:rPr>
              <w:fldChar w:fldCharType="end"/>
            </w:r>
          </w:hyperlink>
        </w:p>
        <w:p w14:paraId="56BB90C8" w14:textId="3A762D70"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1" w:history="1">
            <w:r w:rsidRPr="00D7259A">
              <w:rPr>
                <w:rStyle w:val="Hyperlink"/>
              </w:rPr>
              <w:t>2.1.2.</w:t>
            </w:r>
            <w:r>
              <w:rPr>
                <w:rFonts w:asciiTheme="minorHAnsi" w:hAnsiTheme="minorHAnsi" w:cstheme="minorBidi"/>
                <w:sz w:val="22"/>
                <w:szCs w:val="22"/>
                <w:lang w:val="id-ID" w:eastAsia="ja-JP"/>
              </w:rPr>
              <w:tab/>
            </w:r>
            <w:r w:rsidRPr="00D7259A">
              <w:rPr>
                <w:rStyle w:val="Hyperlink"/>
              </w:rPr>
              <w:t>Deteksi Pelanggaran Berbasis Visi Komputer</w:t>
            </w:r>
            <w:r>
              <w:rPr>
                <w:webHidden/>
              </w:rPr>
              <w:tab/>
            </w:r>
            <w:r>
              <w:rPr>
                <w:webHidden/>
              </w:rPr>
              <w:fldChar w:fldCharType="begin"/>
            </w:r>
            <w:r>
              <w:rPr>
                <w:webHidden/>
              </w:rPr>
              <w:instrText xml:space="preserve"> PAGEREF _Toc233121251 \h </w:instrText>
            </w:r>
            <w:r>
              <w:rPr>
                <w:webHidden/>
              </w:rPr>
            </w:r>
            <w:r>
              <w:rPr>
                <w:webHidden/>
              </w:rPr>
              <w:fldChar w:fldCharType="separate"/>
            </w:r>
            <w:r w:rsidR="004C1ED7">
              <w:rPr>
                <w:webHidden/>
              </w:rPr>
              <w:t>20</w:t>
            </w:r>
            <w:r>
              <w:rPr>
                <w:webHidden/>
              </w:rPr>
              <w:fldChar w:fldCharType="end"/>
            </w:r>
          </w:hyperlink>
        </w:p>
        <w:p w14:paraId="74AE268A" w14:textId="10D9DF69"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2" w:history="1">
            <w:r w:rsidRPr="00D7259A">
              <w:rPr>
                <w:rStyle w:val="Hyperlink"/>
              </w:rPr>
              <w:t>2.1.3.</w:t>
            </w:r>
            <w:r>
              <w:rPr>
                <w:rFonts w:asciiTheme="minorHAnsi" w:hAnsiTheme="minorHAnsi" w:cstheme="minorBidi"/>
                <w:sz w:val="22"/>
                <w:szCs w:val="22"/>
                <w:lang w:val="id-ID" w:eastAsia="ja-JP"/>
              </w:rPr>
              <w:tab/>
            </w:r>
            <w:r w:rsidRPr="00D7259A">
              <w:rPr>
                <w:rStyle w:val="Hyperlink"/>
              </w:rPr>
              <w:t>Dataset dan Kebutuhan Pelatihan Model</w:t>
            </w:r>
            <w:r>
              <w:rPr>
                <w:webHidden/>
              </w:rPr>
              <w:tab/>
            </w:r>
            <w:r>
              <w:rPr>
                <w:webHidden/>
              </w:rPr>
              <w:fldChar w:fldCharType="begin"/>
            </w:r>
            <w:r>
              <w:rPr>
                <w:webHidden/>
              </w:rPr>
              <w:instrText xml:space="preserve"> PAGEREF _Toc233121252 \h </w:instrText>
            </w:r>
            <w:r>
              <w:rPr>
                <w:webHidden/>
              </w:rPr>
            </w:r>
            <w:r>
              <w:rPr>
                <w:webHidden/>
              </w:rPr>
              <w:fldChar w:fldCharType="separate"/>
            </w:r>
            <w:r w:rsidR="004C1ED7">
              <w:rPr>
                <w:webHidden/>
              </w:rPr>
              <w:t>21</w:t>
            </w:r>
            <w:r>
              <w:rPr>
                <w:webHidden/>
              </w:rPr>
              <w:fldChar w:fldCharType="end"/>
            </w:r>
          </w:hyperlink>
        </w:p>
        <w:p w14:paraId="58096CD3" w14:textId="264F2546"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3" w:history="1">
            <w:r w:rsidRPr="00D7259A">
              <w:rPr>
                <w:rStyle w:val="Hyperlink"/>
              </w:rPr>
              <w:t>2.1.4.</w:t>
            </w:r>
            <w:r>
              <w:rPr>
                <w:rFonts w:asciiTheme="minorHAnsi" w:hAnsiTheme="minorHAnsi" w:cstheme="minorBidi"/>
                <w:sz w:val="22"/>
                <w:szCs w:val="22"/>
                <w:lang w:val="id-ID" w:eastAsia="ja-JP"/>
              </w:rPr>
              <w:tab/>
            </w:r>
            <w:r w:rsidRPr="00D7259A">
              <w:rPr>
                <w:rStyle w:val="Hyperlink"/>
              </w:rPr>
              <w:t>Implementasi Pada Edge Device</w:t>
            </w:r>
            <w:r>
              <w:rPr>
                <w:webHidden/>
              </w:rPr>
              <w:tab/>
            </w:r>
            <w:r>
              <w:rPr>
                <w:webHidden/>
              </w:rPr>
              <w:fldChar w:fldCharType="begin"/>
            </w:r>
            <w:r>
              <w:rPr>
                <w:webHidden/>
              </w:rPr>
              <w:instrText xml:space="preserve"> PAGEREF _Toc233121253 \h </w:instrText>
            </w:r>
            <w:r>
              <w:rPr>
                <w:webHidden/>
              </w:rPr>
            </w:r>
            <w:r>
              <w:rPr>
                <w:webHidden/>
              </w:rPr>
              <w:fldChar w:fldCharType="separate"/>
            </w:r>
            <w:r w:rsidR="004C1ED7">
              <w:rPr>
                <w:webHidden/>
              </w:rPr>
              <w:t>22</w:t>
            </w:r>
            <w:r>
              <w:rPr>
                <w:webHidden/>
              </w:rPr>
              <w:fldChar w:fldCharType="end"/>
            </w:r>
          </w:hyperlink>
        </w:p>
        <w:p w14:paraId="7CA0BBAE" w14:textId="06C2D2D0"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54" w:history="1">
            <w:r w:rsidRPr="00D7259A">
              <w:rPr>
                <w:rStyle w:val="Hyperlink"/>
                <w:b/>
                <w:bCs/>
              </w:rPr>
              <w:t>2.2.</w:t>
            </w:r>
            <w:r>
              <w:rPr>
                <w:rFonts w:asciiTheme="minorHAnsi" w:hAnsiTheme="minorHAnsi" w:cstheme="minorBidi"/>
                <w:sz w:val="22"/>
                <w:szCs w:val="22"/>
                <w:lang w:val="id-ID" w:eastAsia="ja-JP"/>
              </w:rPr>
              <w:tab/>
            </w:r>
            <w:r w:rsidRPr="00D7259A">
              <w:rPr>
                <w:rStyle w:val="Hyperlink"/>
                <w:b/>
                <w:bCs/>
              </w:rPr>
              <w:t>Tinjauan Teoritis</w:t>
            </w:r>
            <w:r>
              <w:rPr>
                <w:webHidden/>
              </w:rPr>
              <w:tab/>
            </w:r>
            <w:r>
              <w:rPr>
                <w:webHidden/>
              </w:rPr>
              <w:fldChar w:fldCharType="begin"/>
            </w:r>
            <w:r>
              <w:rPr>
                <w:webHidden/>
              </w:rPr>
              <w:instrText xml:space="preserve"> PAGEREF _Toc233121254 \h </w:instrText>
            </w:r>
            <w:r>
              <w:rPr>
                <w:webHidden/>
              </w:rPr>
            </w:r>
            <w:r>
              <w:rPr>
                <w:webHidden/>
              </w:rPr>
              <w:fldChar w:fldCharType="separate"/>
            </w:r>
            <w:r w:rsidR="004C1ED7">
              <w:rPr>
                <w:webHidden/>
              </w:rPr>
              <w:t>22</w:t>
            </w:r>
            <w:r>
              <w:rPr>
                <w:webHidden/>
              </w:rPr>
              <w:fldChar w:fldCharType="end"/>
            </w:r>
          </w:hyperlink>
        </w:p>
        <w:p w14:paraId="3D4D0B08" w14:textId="4D6A09B4"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5" w:history="1">
            <w:r w:rsidRPr="00D7259A">
              <w:rPr>
                <w:rStyle w:val="Hyperlink"/>
              </w:rPr>
              <w:t>2.2.1.</w:t>
            </w:r>
            <w:r>
              <w:rPr>
                <w:rFonts w:asciiTheme="minorHAnsi" w:hAnsiTheme="minorHAnsi" w:cstheme="minorBidi"/>
                <w:sz w:val="22"/>
                <w:szCs w:val="22"/>
                <w:lang w:val="id-ID" w:eastAsia="ja-JP"/>
              </w:rPr>
              <w:tab/>
            </w:r>
            <w:r w:rsidRPr="00D7259A">
              <w:rPr>
                <w:rStyle w:val="Hyperlink"/>
              </w:rPr>
              <w:t>Computer Vision</w:t>
            </w:r>
            <w:r>
              <w:rPr>
                <w:webHidden/>
              </w:rPr>
              <w:tab/>
            </w:r>
            <w:r>
              <w:rPr>
                <w:webHidden/>
              </w:rPr>
              <w:fldChar w:fldCharType="begin"/>
            </w:r>
            <w:r>
              <w:rPr>
                <w:webHidden/>
              </w:rPr>
              <w:instrText xml:space="preserve"> PAGEREF _Toc233121255 \h </w:instrText>
            </w:r>
            <w:r>
              <w:rPr>
                <w:webHidden/>
              </w:rPr>
            </w:r>
            <w:r>
              <w:rPr>
                <w:webHidden/>
              </w:rPr>
              <w:fldChar w:fldCharType="separate"/>
            </w:r>
            <w:r w:rsidR="004C1ED7">
              <w:rPr>
                <w:webHidden/>
              </w:rPr>
              <w:t>22</w:t>
            </w:r>
            <w:r>
              <w:rPr>
                <w:webHidden/>
              </w:rPr>
              <w:fldChar w:fldCharType="end"/>
            </w:r>
          </w:hyperlink>
        </w:p>
        <w:p w14:paraId="4FACFF75" w14:textId="2A5ADA62"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6" w:history="1">
            <w:r w:rsidRPr="00D7259A">
              <w:rPr>
                <w:rStyle w:val="Hyperlink"/>
              </w:rPr>
              <w:t>2.2.2.</w:t>
            </w:r>
            <w:r>
              <w:rPr>
                <w:rFonts w:asciiTheme="minorHAnsi" w:hAnsiTheme="minorHAnsi" w:cstheme="minorBidi"/>
                <w:sz w:val="22"/>
                <w:szCs w:val="22"/>
                <w:lang w:val="id-ID" w:eastAsia="ja-JP"/>
              </w:rPr>
              <w:tab/>
            </w:r>
            <w:r w:rsidRPr="00D7259A">
              <w:rPr>
                <w:rStyle w:val="Hyperlink"/>
              </w:rPr>
              <w:t>Image Classification, Image Segmentation, dan Object Detection</w:t>
            </w:r>
            <w:r>
              <w:rPr>
                <w:webHidden/>
              </w:rPr>
              <w:tab/>
            </w:r>
            <w:r>
              <w:rPr>
                <w:webHidden/>
              </w:rPr>
              <w:fldChar w:fldCharType="begin"/>
            </w:r>
            <w:r>
              <w:rPr>
                <w:webHidden/>
              </w:rPr>
              <w:instrText xml:space="preserve"> PAGEREF _Toc233121256 \h </w:instrText>
            </w:r>
            <w:r>
              <w:rPr>
                <w:webHidden/>
              </w:rPr>
            </w:r>
            <w:r>
              <w:rPr>
                <w:webHidden/>
              </w:rPr>
              <w:fldChar w:fldCharType="separate"/>
            </w:r>
            <w:r w:rsidR="004C1ED7">
              <w:rPr>
                <w:webHidden/>
              </w:rPr>
              <w:t>23</w:t>
            </w:r>
            <w:r>
              <w:rPr>
                <w:webHidden/>
              </w:rPr>
              <w:fldChar w:fldCharType="end"/>
            </w:r>
          </w:hyperlink>
        </w:p>
        <w:p w14:paraId="3AD10545" w14:textId="0151D70B"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7" w:history="1">
            <w:r w:rsidRPr="00D7259A">
              <w:rPr>
                <w:rStyle w:val="Hyperlink"/>
              </w:rPr>
              <w:t>2.2.3.</w:t>
            </w:r>
            <w:r>
              <w:rPr>
                <w:rFonts w:asciiTheme="minorHAnsi" w:hAnsiTheme="minorHAnsi" w:cstheme="minorBidi"/>
                <w:sz w:val="22"/>
                <w:szCs w:val="22"/>
                <w:lang w:val="id-ID" w:eastAsia="ja-JP"/>
              </w:rPr>
              <w:tab/>
            </w:r>
            <w:r w:rsidRPr="00D7259A">
              <w:rPr>
                <w:rStyle w:val="Hyperlink"/>
              </w:rPr>
              <w:t>Object Detection dengan YOLO</w:t>
            </w:r>
            <w:r>
              <w:rPr>
                <w:webHidden/>
              </w:rPr>
              <w:tab/>
            </w:r>
            <w:r>
              <w:rPr>
                <w:webHidden/>
              </w:rPr>
              <w:fldChar w:fldCharType="begin"/>
            </w:r>
            <w:r>
              <w:rPr>
                <w:webHidden/>
              </w:rPr>
              <w:instrText xml:space="preserve"> PAGEREF _Toc233121257 \h </w:instrText>
            </w:r>
            <w:r>
              <w:rPr>
                <w:webHidden/>
              </w:rPr>
            </w:r>
            <w:r>
              <w:rPr>
                <w:webHidden/>
              </w:rPr>
              <w:fldChar w:fldCharType="separate"/>
            </w:r>
            <w:r w:rsidR="004C1ED7">
              <w:rPr>
                <w:webHidden/>
              </w:rPr>
              <w:t>23</w:t>
            </w:r>
            <w:r>
              <w:rPr>
                <w:webHidden/>
              </w:rPr>
              <w:fldChar w:fldCharType="end"/>
            </w:r>
          </w:hyperlink>
        </w:p>
        <w:p w14:paraId="7FC3F2C4" w14:textId="6C82AEE8"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8" w:history="1">
            <w:r w:rsidRPr="00D7259A">
              <w:rPr>
                <w:rStyle w:val="Hyperlink"/>
              </w:rPr>
              <w:t>2.2.4.</w:t>
            </w:r>
            <w:r>
              <w:rPr>
                <w:rFonts w:asciiTheme="minorHAnsi" w:hAnsiTheme="minorHAnsi" w:cstheme="minorBidi"/>
                <w:sz w:val="22"/>
                <w:szCs w:val="22"/>
                <w:lang w:val="id-ID" w:eastAsia="ja-JP"/>
              </w:rPr>
              <w:tab/>
            </w:r>
            <w:r w:rsidRPr="00D7259A">
              <w:rPr>
                <w:rStyle w:val="Hyperlink"/>
              </w:rPr>
              <w:t>Dataset Annotation dan Data Augmentation</w:t>
            </w:r>
            <w:r>
              <w:rPr>
                <w:webHidden/>
              </w:rPr>
              <w:tab/>
            </w:r>
            <w:r>
              <w:rPr>
                <w:webHidden/>
              </w:rPr>
              <w:fldChar w:fldCharType="begin"/>
            </w:r>
            <w:r>
              <w:rPr>
                <w:webHidden/>
              </w:rPr>
              <w:instrText xml:space="preserve"> PAGEREF _Toc233121258 \h </w:instrText>
            </w:r>
            <w:r>
              <w:rPr>
                <w:webHidden/>
              </w:rPr>
            </w:r>
            <w:r>
              <w:rPr>
                <w:webHidden/>
              </w:rPr>
              <w:fldChar w:fldCharType="separate"/>
            </w:r>
            <w:r w:rsidR="004C1ED7">
              <w:rPr>
                <w:webHidden/>
              </w:rPr>
              <w:t>24</w:t>
            </w:r>
            <w:r>
              <w:rPr>
                <w:webHidden/>
              </w:rPr>
              <w:fldChar w:fldCharType="end"/>
            </w:r>
          </w:hyperlink>
        </w:p>
        <w:p w14:paraId="1B454D14" w14:textId="0F7771D5"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59" w:history="1">
            <w:r w:rsidRPr="00D7259A">
              <w:rPr>
                <w:rStyle w:val="Hyperlink"/>
              </w:rPr>
              <w:t>2.2.5.</w:t>
            </w:r>
            <w:r>
              <w:rPr>
                <w:rFonts w:asciiTheme="minorHAnsi" w:hAnsiTheme="minorHAnsi" w:cstheme="minorBidi"/>
                <w:sz w:val="22"/>
                <w:szCs w:val="22"/>
                <w:lang w:val="id-ID" w:eastAsia="ja-JP"/>
              </w:rPr>
              <w:tab/>
            </w:r>
            <w:r w:rsidRPr="00D7259A">
              <w:rPr>
                <w:rStyle w:val="Hyperlink"/>
              </w:rPr>
              <w:t>Edge Computing dan AI Accelerator</w:t>
            </w:r>
            <w:r>
              <w:rPr>
                <w:webHidden/>
              </w:rPr>
              <w:tab/>
            </w:r>
            <w:r>
              <w:rPr>
                <w:webHidden/>
              </w:rPr>
              <w:fldChar w:fldCharType="begin"/>
            </w:r>
            <w:r>
              <w:rPr>
                <w:webHidden/>
              </w:rPr>
              <w:instrText xml:space="preserve"> PAGEREF _Toc233121259 \h </w:instrText>
            </w:r>
            <w:r>
              <w:rPr>
                <w:webHidden/>
              </w:rPr>
            </w:r>
            <w:r>
              <w:rPr>
                <w:webHidden/>
              </w:rPr>
              <w:fldChar w:fldCharType="separate"/>
            </w:r>
            <w:r w:rsidR="004C1ED7">
              <w:rPr>
                <w:webHidden/>
              </w:rPr>
              <w:t>25</w:t>
            </w:r>
            <w:r>
              <w:rPr>
                <w:webHidden/>
              </w:rPr>
              <w:fldChar w:fldCharType="end"/>
            </w:r>
          </w:hyperlink>
        </w:p>
        <w:p w14:paraId="4CAAC61E" w14:textId="3C8A3C8A"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60" w:history="1">
            <w:r w:rsidRPr="00D7259A">
              <w:rPr>
                <w:rStyle w:val="Hyperlink"/>
              </w:rPr>
              <w:t>2.2.6.</w:t>
            </w:r>
            <w:r>
              <w:rPr>
                <w:rFonts w:asciiTheme="minorHAnsi" w:hAnsiTheme="minorHAnsi" w:cstheme="minorBidi"/>
                <w:sz w:val="22"/>
                <w:szCs w:val="22"/>
                <w:lang w:val="id-ID" w:eastAsia="ja-JP"/>
              </w:rPr>
              <w:tab/>
            </w:r>
            <w:r w:rsidRPr="00D7259A">
              <w:rPr>
                <w:rStyle w:val="Hyperlink"/>
              </w:rPr>
              <w:t>Metrik Evaluasi Object Detection</w:t>
            </w:r>
            <w:r>
              <w:rPr>
                <w:webHidden/>
              </w:rPr>
              <w:tab/>
            </w:r>
            <w:r>
              <w:rPr>
                <w:webHidden/>
              </w:rPr>
              <w:fldChar w:fldCharType="begin"/>
            </w:r>
            <w:r>
              <w:rPr>
                <w:webHidden/>
              </w:rPr>
              <w:instrText xml:space="preserve"> PAGEREF _Toc233121260 \h </w:instrText>
            </w:r>
            <w:r>
              <w:rPr>
                <w:webHidden/>
              </w:rPr>
            </w:r>
            <w:r>
              <w:rPr>
                <w:webHidden/>
              </w:rPr>
              <w:fldChar w:fldCharType="separate"/>
            </w:r>
            <w:r w:rsidR="004C1ED7">
              <w:rPr>
                <w:webHidden/>
              </w:rPr>
              <w:t>27</w:t>
            </w:r>
            <w:r>
              <w:rPr>
                <w:webHidden/>
              </w:rPr>
              <w:fldChar w:fldCharType="end"/>
            </w:r>
          </w:hyperlink>
        </w:p>
        <w:p w14:paraId="4E7F3C2C" w14:textId="4CC6378A"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61" w:history="1">
            <w:r w:rsidRPr="00D7259A">
              <w:rPr>
                <w:rStyle w:val="Hyperlink"/>
                <w:b/>
                <w:bCs/>
              </w:rPr>
              <w:t>2.3.</w:t>
            </w:r>
            <w:r>
              <w:rPr>
                <w:rFonts w:asciiTheme="minorHAnsi" w:hAnsiTheme="minorHAnsi" w:cstheme="minorBidi"/>
                <w:sz w:val="22"/>
                <w:szCs w:val="22"/>
                <w:lang w:val="id-ID" w:eastAsia="ja-JP"/>
              </w:rPr>
              <w:tab/>
            </w:r>
            <w:r w:rsidRPr="00D7259A">
              <w:rPr>
                <w:rStyle w:val="Hyperlink"/>
                <w:b/>
                <w:bCs/>
              </w:rPr>
              <w:t>Studi Preseden</w:t>
            </w:r>
            <w:r>
              <w:rPr>
                <w:webHidden/>
              </w:rPr>
              <w:tab/>
            </w:r>
            <w:r>
              <w:rPr>
                <w:webHidden/>
              </w:rPr>
              <w:fldChar w:fldCharType="begin"/>
            </w:r>
            <w:r>
              <w:rPr>
                <w:webHidden/>
              </w:rPr>
              <w:instrText xml:space="preserve"> PAGEREF _Toc233121261 \h </w:instrText>
            </w:r>
            <w:r>
              <w:rPr>
                <w:webHidden/>
              </w:rPr>
            </w:r>
            <w:r>
              <w:rPr>
                <w:webHidden/>
              </w:rPr>
              <w:fldChar w:fldCharType="separate"/>
            </w:r>
            <w:r w:rsidR="004C1ED7">
              <w:rPr>
                <w:webHidden/>
              </w:rPr>
              <w:t>27</w:t>
            </w:r>
            <w:r>
              <w:rPr>
                <w:webHidden/>
              </w:rPr>
              <w:fldChar w:fldCharType="end"/>
            </w:r>
          </w:hyperlink>
        </w:p>
        <w:p w14:paraId="02344492" w14:textId="19D4030B" w:rsidR="00585CA0" w:rsidRDefault="00585CA0">
          <w:pPr>
            <w:pStyle w:val="TOC1"/>
            <w:rPr>
              <w:rFonts w:asciiTheme="minorHAnsi" w:hAnsiTheme="minorHAnsi" w:cstheme="minorBidi"/>
              <w:b w:val="0"/>
              <w:bCs w:val="0"/>
              <w:sz w:val="22"/>
              <w:szCs w:val="22"/>
              <w:lang w:val="id-ID" w:eastAsia="ja-JP"/>
            </w:rPr>
          </w:pPr>
          <w:hyperlink w:anchor="_Toc233121262" w:history="1">
            <w:r w:rsidRPr="00D7259A">
              <w:rPr>
                <w:rStyle w:val="Hyperlink"/>
              </w:rPr>
              <w:t>BAB III METODOLOGI PENELITIAN</w:t>
            </w:r>
            <w:r>
              <w:rPr>
                <w:webHidden/>
              </w:rPr>
              <w:tab/>
            </w:r>
            <w:r>
              <w:rPr>
                <w:webHidden/>
              </w:rPr>
              <w:fldChar w:fldCharType="begin"/>
            </w:r>
            <w:r>
              <w:rPr>
                <w:webHidden/>
              </w:rPr>
              <w:instrText xml:space="preserve"> PAGEREF _Toc233121262 \h </w:instrText>
            </w:r>
            <w:r>
              <w:rPr>
                <w:webHidden/>
              </w:rPr>
            </w:r>
            <w:r>
              <w:rPr>
                <w:webHidden/>
              </w:rPr>
              <w:fldChar w:fldCharType="separate"/>
            </w:r>
            <w:r w:rsidR="004C1ED7">
              <w:rPr>
                <w:webHidden/>
              </w:rPr>
              <w:t>30</w:t>
            </w:r>
            <w:r>
              <w:rPr>
                <w:webHidden/>
              </w:rPr>
              <w:fldChar w:fldCharType="end"/>
            </w:r>
          </w:hyperlink>
        </w:p>
        <w:p w14:paraId="2A374DB0" w14:textId="1C1319CD"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64" w:history="1">
            <w:r w:rsidRPr="00D7259A">
              <w:rPr>
                <w:rStyle w:val="Hyperlink"/>
                <w:b/>
                <w:bCs/>
              </w:rPr>
              <w:t>3.1.</w:t>
            </w:r>
            <w:r>
              <w:rPr>
                <w:rFonts w:asciiTheme="minorHAnsi" w:hAnsiTheme="minorHAnsi" w:cstheme="minorBidi"/>
                <w:sz w:val="22"/>
                <w:szCs w:val="22"/>
                <w:lang w:val="id-ID" w:eastAsia="ja-JP"/>
              </w:rPr>
              <w:tab/>
            </w:r>
            <w:r w:rsidRPr="00D7259A">
              <w:rPr>
                <w:rStyle w:val="Hyperlink"/>
                <w:b/>
                <w:bCs/>
              </w:rPr>
              <w:t>Gambaran Umum Objek Penelitian</w:t>
            </w:r>
            <w:r>
              <w:rPr>
                <w:webHidden/>
              </w:rPr>
              <w:tab/>
            </w:r>
            <w:r>
              <w:rPr>
                <w:webHidden/>
              </w:rPr>
              <w:fldChar w:fldCharType="begin"/>
            </w:r>
            <w:r>
              <w:rPr>
                <w:webHidden/>
              </w:rPr>
              <w:instrText xml:space="preserve"> PAGEREF _Toc233121264 \h </w:instrText>
            </w:r>
            <w:r>
              <w:rPr>
                <w:webHidden/>
              </w:rPr>
            </w:r>
            <w:r>
              <w:rPr>
                <w:webHidden/>
              </w:rPr>
              <w:fldChar w:fldCharType="separate"/>
            </w:r>
            <w:r w:rsidR="004C1ED7">
              <w:rPr>
                <w:webHidden/>
              </w:rPr>
              <w:t>30</w:t>
            </w:r>
            <w:r>
              <w:rPr>
                <w:webHidden/>
              </w:rPr>
              <w:fldChar w:fldCharType="end"/>
            </w:r>
          </w:hyperlink>
        </w:p>
        <w:p w14:paraId="26AC18B5" w14:textId="3C0F851E"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65" w:history="1">
            <w:r w:rsidRPr="00D7259A">
              <w:rPr>
                <w:rStyle w:val="Hyperlink"/>
              </w:rPr>
              <w:t>3.1.1.</w:t>
            </w:r>
            <w:r>
              <w:rPr>
                <w:rFonts w:asciiTheme="minorHAnsi" w:hAnsiTheme="minorHAnsi" w:cstheme="minorBidi"/>
                <w:sz w:val="22"/>
                <w:szCs w:val="22"/>
                <w:lang w:val="id-ID" w:eastAsia="ja-JP"/>
              </w:rPr>
              <w:tab/>
            </w:r>
            <w:r w:rsidRPr="00D7259A">
              <w:rPr>
                <w:rStyle w:val="Hyperlink"/>
              </w:rPr>
              <w:t>Objek Penelitian</w:t>
            </w:r>
            <w:r>
              <w:rPr>
                <w:webHidden/>
              </w:rPr>
              <w:tab/>
            </w:r>
            <w:r>
              <w:rPr>
                <w:webHidden/>
              </w:rPr>
              <w:fldChar w:fldCharType="begin"/>
            </w:r>
            <w:r>
              <w:rPr>
                <w:webHidden/>
              </w:rPr>
              <w:instrText xml:space="preserve"> PAGEREF _Toc233121265 \h </w:instrText>
            </w:r>
            <w:r>
              <w:rPr>
                <w:webHidden/>
              </w:rPr>
            </w:r>
            <w:r>
              <w:rPr>
                <w:webHidden/>
              </w:rPr>
              <w:fldChar w:fldCharType="separate"/>
            </w:r>
            <w:r w:rsidR="004C1ED7">
              <w:rPr>
                <w:webHidden/>
              </w:rPr>
              <w:t>30</w:t>
            </w:r>
            <w:r>
              <w:rPr>
                <w:webHidden/>
              </w:rPr>
              <w:fldChar w:fldCharType="end"/>
            </w:r>
          </w:hyperlink>
        </w:p>
        <w:p w14:paraId="333C91F9" w14:textId="58B06E51"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66" w:history="1">
            <w:r w:rsidRPr="00D7259A">
              <w:rPr>
                <w:rStyle w:val="Hyperlink"/>
              </w:rPr>
              <w:t>3.1.2.</w:t>
            </w:r>
            <w:r>
              <w:rPr>
                <w:rFonts w:asciiTheme="minorHAnsi" w:hAnsiTheme="minorHAnsi" w:cstheme="minorBidi"/>
                <w:sz w:val="22"/>
                <w:szCs w:val="22"/>
                <w:lang w:val="id-ID" w:eastAsia="ja-JP"/>
              </w:rPr>
              <w:tab/>
            </w:r>
            <w:r w:rsidRPr="00D7259A">
              <w:rPr>
                <w:rStyle w:val="Hyperlink"/>
              </w:rPr>
              <w:t>Perangkat dan Bahan Penelitian</w:t>
            </w:r>
            <w:r>
              <w:rPr>
                <w:webHidden/>
              </w:rPr>
              <w:tab/>
            </w:r>
            <w:r>
              <w:rPr>
                <w:webHidden/>
              </w:rPr>
              <w:fldChar w:fldCharType="begin"/>
            </w:r>
            <w:r>
              <w:rPr>
                <w:webHidden/>
              </w:rPr>
              <w:instrText xml:space="preserve"> PAGEREF _Toc233121266 \h </w:instrText>
            </w:r>
            <w:r>
              <w:rPr>
                <w:webHidden/>
              </w:rPr>
            </w:r>
            <w:r>
              <w:rPr>
                <w:webHidden/>
              </w:rPr>
              <w:fldChar w:fldCharType="separate"/>
            </w:r>
            <w:r w:rsidR="004C1ED7">
              <w:rPr>
                <w:webHidden/>
              </w:rPr>
              <w:t>31</w:t>
            </w:r>
            <w:r>
              <w:rPr>
                <w:webHidden/>
              </w:rPr>
              <w:fldChar w:fldCharType="end"/>
            </w:r>
          </w:hyperlink>
        </w:p>
        <w:p w14:paraId="35B8DC78" w14:textId="228B9A4D"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67" w:history="1">
            <w:r w:rsidRPr="00D7259A">
              <w:rPr>
                <w:rStyle w:val="Hyperlink"/>
              </w:rPr>
              <w:t>3.1.3.</w:t>
            </w:r>
            <w:r>
              <w:rPr>
                <w:rFonts w:asciiTheme="minorHAnsi" w:hAnsiTheme="minorHAnsi" w:cstheme="minorBidi"/>
                <w:sz w:val="22"/>
                <w:szCs w:val="22"/>
                <w:lang w:val="id-ID" w:eastAsia="ja-JP"/>
              </w:rPr>
              <w:tab/>
            </w:r>
            <w:r w:rsidRPr="00D7259A">
              <w:rPr>
                <w:rStyle w:val="Hyperlink"/>
              </w:rPr>
              <w:t>Gambaran Umum Alur Penelitian</w:t>
            </w:r>
            <w:r>
              <w:rPr>
                <w:webHidden/>
              </w:rPr>
              <w:tab/>
            </w:r>
            <w:r>
              <w:rPr>
                <w:webHidden/>
              </w:rPr>
              <w:fldChar w:fldCharType="begin"/>
            </w:r>
            <w:r>
              <w:rPr>
                <w:webHidden/>
              </w:rPr>
              <w:instrText xml:space="preserve"> PAGEREF _Toc233121267 \h </w:instrText>
            </w:r>
            <w:r>
              <w:rPr>
                <w:webHidden/>
              </w:rPr>
            </w:r>
            <w:r>
              <w:rPr>
                <w:webHidden/>
              </w:rPr>
              <w:fldChar w:fldCharType="separate"/>
            </w:r>
            <w:r w:rsidR="004C1ED7">
              <w:rPr>
                <w:webHidden/>
              </w:rPr>
              <w:t>31</w:t>
            </w:r>
            <w:r>
              <w:rPr>
                <w:webHidden/>
              </w:rPr>
              <w:fldChar w:fldCharType="end"/>
            </w:r>
          </w:hyperlink>
        </w:p>
        <w:p w14:paraId="0FEEA75C" w14:textId="276125BD"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68" w:history="1">
            <w:r w:rsidRPr="00D7259A">
              <w:rPr>
                <w:rStyle w:val="Hyperlink"/>
              </w:rPr>
              <w:t>3.1.4.</w:t>
            </w:r>
            <w:r>
              <w:rPr>
                <w:rFonts w:asciiTheme="minorHAnsi" w:hAnsiTheme="minorHAnsi" w:cstheme="minorBidi"/>
                <w:sz w:val="22"/>
                <w:szCs w:val="22"/>
                <w:lang w:val="id-ID" w:eastAsia="ja-JP"/>
              </w:rPr>
              <w:tab/>
            </w:r>
            <w:r w:rsidRPr="00D7259A">
              <w:rPr>
                <w:rStyle w:val="Hyperlink"/>
              </w:rPr>
              <w:t>Persiapan Data</w:t>
            </w:r>
            <w:r>
              <w:rPr>
                <w:webHidden/>
              </w:rPr>
              <w:tab/>
            </w:r>
            <w:r>
              <w:rPr>
                <w:webHidden/>
              </w:rPr>
              <w:fldChar w:fldCharType="begin"/>
            </w:r>
            <w:r>
              <w:rPr>
                <w:webHidden/>
              </w:rPr>
              <w:instrText xml:space="preserve"> PAGEREF _Toc233121268 \h </w:instrText>
            </w:r>
            <w:r>
              <w:rPr>
                <w:webHidden/>
              </w:rPr>
            </w:r>
            <w:r>
              <w:rPr>
                <w:webHidden/>
              </w:rPr>
              <w:fldChar w:fldCharType="separate"/>
            </w:r>
            <w:r w:rsidR="004C1ED7">
              <w:rPr>
                <w:webHidden/>
              </w:rPr>
              <w:t>32</w:t>
            </w:r>
            <w:r>
              <w:rPr>
                <w:webHidden/>
              </w:rPr>
              <w:fldChar w:fldCharType="end"/>
            </w:r>
          </w:hyperlink>
        </w:p>
        <w:p w14:paraId="51973E00" w14:textId="4FB63CE7"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69" w:history="1">
            <w:r w:rsidRPr="00D7259A">
              <w:rPr>
                <w:rStyle w:val="Hyperlink"/>
              </w:rPr>
              <w:t>3.1.5.</w:t>
            </w:r>
            <w:r>
              <w:rPr>
                <w:rFonts w:asciiTheme="minorHAnsi" w:hAnsiTheme="minorHAnsi" w:cstheme="minorBidi"/>
                <w:sz w:val="22"/>
                <w:szCs w:val="22"/>
                <w:lang w:val="id-ID" w:eastAsia="ja-JP"/>
              </w:rPr>
              <w:tab/>
            </w:r>
            <w:r w:rsidRPr="00D7259A">
              <w:rPr>
                <w:rStyle w:val="Hyperlink"/>
              </w:rPr>
              <w:t>Pengolahan Dataset</w:t>
            </w:r>
            <w:r>
              <w:rPr>
                <w:webHidden/>
              </w:rPr>
              <w:tab/>
            </w:r>
            <w:r>
              <w:rPr>
                <w:webHidden/>
              </w:rPr>
              <w:fldChar w:fldCharType="begin"/>
            </w:r>
            <w:r>
              <w:rPr>
                <w:webHidden/>
              </w:rPr>
              <w:instrText xml:space="preserve"> PAGEREF _Toc233121269 \h </w:instrText>
            </w:r>
            <w:r>
              <w:rPr>
                <w:webHidden/>
              </w:rPr>
            </w:r>
            <w:r>
              <w:rPr>
                <w:webHidden/>
              </w:rPr>
              <w:fldChar w:fldCharType="separate"/>
            </w:r>
            <w:r w:rsidR="004C1ED7">
              <w:rPr>
                <w:webHidden/>
              </w:rPr>
              <w:t>33</w:t>
            </w:r>
            <w:r>
              <w:rPr>
                <w:webHidden/>
              </w:rPr>
              <w:fldChar w:fldCharType="end"/>
            </w:r>
          </w:hyperlink>
        </w:p>
        <w:p w14:paraId="32326E14" w14:textId="6B33FDFE"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0" w:history="1">
            <w:r w:rsidRPr="00D7259A">
              <w:rPr>
                <w:rStyle w:val="Hyperlink"/>
              </w:rPr>
              <w:t>3.1.6.</w:t>
            </w:r>
            <w:r>
              <w:rPr>
                <w:rFonts w:asciiTheme="minorHAnsi" w:hAnsiTheme="minorHAnsi" w:cstheme="minorBidi"/>
                <w:sz w:val="22"/>
                <w:szCs w:val="22"/>
                <w:lang w:val="id-ID" w:eastAsia="ja-JP"/>
              </w:rPr>
              <w:tab/>
            </w:r>
            <w:r w:rsidRPr="00D7259A">
              <w:rPr>
                <w:rStyle w:val="Hyperlink"/>
              </w:rPr>
              <w:t>Pelatihan Model Deteksi Objek</w:t>
            </w:r>
            <w:r>
              <w:rPr>
                <w:webHidden/>
              </w:rPr>
              <w:tab/>
            </w:r>
            <w:r>
              <w:rPr>
                <w:webHidden/>
              </w:rPr>
              <w:fldChar w:fldCharType="begin"/>
            </w:r>
            <w:r>
              <w:rPr>
                <w:webHidden/>
              </w:rPr>
              <w:instrText xml:space="preserve"> PAGEREF _Toc233121270 \h </w:instrText>
            </w:r>
            <w:r>
              <w:rPr>
                <w:webHidden/>
              </w:rPr>
            </w:r>
            <w:r>
              <w:rPr>
                <w:webHidden/>
              </w:rPr>
              <w:fldChar w:fldCharType="separate"/>
            </w:r>
            <w:r w:rsidR="004C1ED7">
              <w:rPr>
                <w:webHidden/>
              </w:rPr>
              <w:t>35</w:t>
            </w:r>
            <w:r>
              <w:rPr>
                <w:webHidden/>
              </w:rPr>
              <w:fldChar w:fldCharType="end"/>
            </w:r>
          </w:hyperlink>
        </w:p>
        <w:p w14:paraId="53B5B434" w14:textId="5DEC3A00"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1" w:history="1">
            <w:r w:rsidRPr="00D7259A">
              <w:rPr>
                <w:rStyle w:val="Hyperlink"/>
              </w:rPr>
              <w:t>3.1.7.</w:t>
            </w:r>
            <w:r>
              <w:rPr>
                <w:rFonts w:asciiTheme="minorHAnsi" w:hAnsiTheme="minorHAnsi" w:cstheme="minorBidi"/>
                <w:sz w:val="22"/>
                <w:szCs w:val="22"/>
                <w:lang w:val="id-ID" w:eastAsia="ja-JP"/>
              </w:rPr>
              <w:tab/>
            </w:r>
            <w:r w:rsidRPr="00D7259A">
              <w:rPr>
                <w:rStyle w:val="Hyperlink"/>
              </w:rPr>
              <w:t>Pengembangan Logika Deteksi Pelanggaran</w:t>
            </w:r>
            <w:r>
              <w:rPr>
                <w:webHidden/>
              </w:rPr>
              <w:tab/>
            </w:r>
            <w:r>
              <w:rPr>
                <w:webHidden/>
              </w:rPr>
              <w:fldChar w:fldCharType="begin"/>
            </w:r>
            <w:r>
              <w:rPr>
                <w:webHidden/>
              </w:rPr>
              <w:instrText xml:space="preserve"> PAGEREF _Toc233121271 \h </w:instrText>
            </w:r>
            <w:r>
              <w:rPr>
                <w:webHidden/>
              </w:rPr>
            </w:r>
            <w:r>
              <w:rPr>
                <w:webHidden/>
              </w:rPr>
              <w:fldChar w:fldCharType="separate"/>
            </w:r>
            <w:r w:rsidR="004C1ED7">
              <w:rPr>
                <w:webHidden/>
              </w:rPr>
              <w:t>36</w:t>
            </w:r>
            <w:r>
              <w:rPr>
                <w:webHidden/>
              </w:rPr>
              <w:fldChar w:fldCharType="end"/>
            </w:r>
          </w:hyperlink>
        </w:p>
        <w:p w14:paraId="7CCF1EE8" w14:textId="4724D18E"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2" w:history="1">
            <w:r w:rsidRPr="00D7259A">
              <w:rPr>
                <w:rStyle w:val="Hyperlink"/>
              </w:rPr>
              <w:t>3.1.8.</w:t>
            </w:r>
            <w:r>
              <w:rPr>
                <w:rFonts w:asciiTheme="minorHAnsi" w:hAnsiTheme="minorHAnsi" w:cstheme="minorBidi"/>
                <w:sz w:val="22"/>
                <w:szCs w:val="22"/>
                <w:lang w:val="id-ID" w:eastAsia="ja-JP"/>
              </w:rPr>
              <w:tab/>
            </w:r>
            <w:r w:rsidRPr="00D7259A">
              <w:rPr>
                <w:rStyle w:val="Hyperlink"/>
              </w:rPr>
              <w:t>Konversi Model ke Format Hailo Executable Format</w:t>
            </w:r>
            <w:r>
              <w:rPr>
                <w:webHidden/>
              </w:rPr>
              <w:tab/>
            </w:r>
            <w:r>
              <w:rPr>
                <w:webHidden/>
              </w:rPr>
              <w:fldChar w:fldCharType="begin"/>
            </w:r>
            <w:r>
              <w:rPr>
                <w:webHidden/>
              </w:rPr>
              <w:instrText xml:space="preserve"> PAGEREF _Toc233121272 \h </w:instrText>
            </w:r>
            <w:r>
              <w:rPr>
                <w:webHidden/>
              </w:rPr>
            </w:r>
            <w:r>
              <w:rPr>
                <w:webHidden/>
              </w:rPr>
              <w:fldChar w:fldCharType="separate"/>
            </w:r>
            <w:r w:rsidR="004C1ED7">
              <w:rPr>
                <w:webHidden/>
              </w:rPr>
              <w:t>40</w:t>
            </w:r>
            <w:r>
              <w:rPr>
                <w:webHidden/>
              </w:rPr>
              <w:fldChar w:fldCharType="end"/>
            </w:r>
          </w:hyperlink>
        </w:p>
        <w:p w14:paraId="30E19954" w14:textId="014D9563"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3" w:history="1">
            <w:r w:rsidRPr="00D7259A">
              <w:rPr>
                <w:rStyle w:val="Hyperlink"/>
              </w:rPr>
              <w:t>3.1.9.</w:t>
            </w:r>
            <w:r>
              <w:rPr>
                <w:rFonts w:asciiTheme="minorHAnsi" w:hAnsiTheme="minorHAnsi" w:cstheme="minorBidi"/>
                <w:sz w:val="22"/>
                <w:szCs w:val="22"/>
                <w:lang w:val="id-ID" w:eastAsia="ja-JP"/>
              </w:rPr>
              <w:tab/>
            </w:r>
            <w:r w:rsidRPr="00D7259A">
              <w:rPr>
                <w:rStyle w:val="Hyperlink"/>
              </w:rPr>
              <w:t>Implementasi dan Pengujian Model pada Raspberry Pi 5</w:t>
            </w:r>
            <w:r>
              <w:rPr>
                <w:webHidden/>
              </w:rPr>
              <w:tab/>
            </w:r>
            <w:r>
              <w:rPr>
                <w:webHidden/>
              </w:rPr>
              <w:fldChar w:fldCharType="begin"/>
            </w:r>
            <w:r>
              <w:rPr>
                <w:webHidden/>
              </w:rPr>
              <w:instrText xml:space="preserve"> PAGEREF _Toc233121273 \h </w:instrText>
            </w:r>
            <w:r>
              <w:rPr>
                <w:webHidden/>
              </w:rPr>
            </w:r>
            <w:r>
              <w:rPr>
                <w:webHidden/>
              </w:rPr>
              <w:fldChar w:fldCharType="separate"/>
            </w:r>
            <w:r w:rsidR="004C1ED7">
              <w:rPr>
                <w:webHidden/>
              </w:rPr>
              <w:t>41</w:t>
            </w:r>
            <w:r>
              <w:rPr>
                <w:webHidden/>
              </w:rPr>
              <w:fldChar w:fldCharType="end"/>
            </w:r>
          </w:hyperlink>
        </w:p>
        <w:p w14:paraId="59C3E67C" w14:textId="7F20C818"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74" w:history="1">
            <w:r w:rsidRPr="00D7259A">
              <w:rPr>
                <w:rStyle w:val="Hyperlink"/>
                <w:b/>
                <w:bCs/>
              </w:rPr>
              <w:t>3.2.</w:t>
            </w:r>
            <w:r>
              <w:rPr>
                <w:rFonts w:asciiTheme="minorHAnsi" w:hAnsiTheme="minorHAnsi" w:cstheme="minorBidi"/>
                <w:sz w:val="22"/>
                <w:szCs w:val="22"/>
                <w:lang w:val="id-ID" w:eastAsia="ja-JP"/>
              </w:rPr>
              <w:tab/>
            </w:r>
            <w:r w:rsidRPr="00D7259A">
              <w:rPr>
                <w:rStyle w:val="Hyperlink"/>
                <w:b/>
                <w:bCs/>
              </w:rPr>
              <w:t>Metode Penelitian</w:t>
            </w:r>
            <w:r>
              <w:rPr>
                <w:webHidden/>
              </w:rPr>
              <w:tab/>
            </w:r>
            <w:r>
              <w:rPr>
                <w:webHidden/>
              </w:rPr>
              <w:fldChar w:fldCharType="begin"/>
            </w:r>
            <w:r>
              <w:rPr>
                <w:webHidden/>
              </w:rPr>
              <w:instrText xml:space="preserve"> PAGEREF _Toc233121274 \h </w:instrText>
            </w:r>
            <w:r>
              <w:rPr>
                <w:webHidden/>
              </w:rPr>
            </w:r>
            <w:r>
              <w:rPr>
                <w:webHidden/>
              </w:rPr>
              <w:fldChar w:fldCharType="separate"/>
            </w:r>
            <w:r w:rsidR="004C1ED7">
              <w:rPr>
                <w:webHidden/>
              </w:rPr>
              <w:t>42</w:t>
            </w:r>
            <w:r>
              <w:rPr>
                <w:webHidden/>
              </w:rPr>
              <w:fldChar w:fldCharType="end"/>
            </w:r>
          </w:hyperlink>
        </w:p>
        <w:p w14:paraId="4B6DFB03" w14:textId="25168965"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5" w:history="1">
            <w:r w:rsidRPr="00D7259A">
              <w:rPr>
                <w:rStyle w:val="Hyperlink"/>
              </w:rPr>
              <w:t>3.2.1.</w:t>
            </w:r>
            <w:r>
              <w:rPr>
                <w:rFonts w:asciiTheme="minorHAnsi" w:hAnsiTheme="minorHAnsi" w:cstheme="minorBidi"/>
                <w:sz w:val="22"/>
                <w:szCs w:val="22"/>
                <w:lang w:val="id-ID" w:eastAsia="ja-JP"/>
              </w:rPr>
              <w:tab/>
            </w:r>
            <w:r w:rsidRPr="00D7259A">
              <w:rPr>
                <w:rStyle w:val="Hyperlink"/>
              </w:rPr>
              <w:t>Metode Pengambilan Data</w:t>
            </w:r>
            <w:r>
              <w:rPr>
                <w:webHidden/>
              </w:rPr>
              <w:tab/>
            </w:r>
            <w:r>
              <w:rPr>
                <w:webHidden/>
              </w:rPr>
              <w:fldChar w:fldCharType="begin"/>
            </w:r>
            <w:r>
              <w:rPr>
                <w:webHidden/>
              </w:rPr>
              <w:instrText xml:space="preserve"> PAGEREF _Toc233121275 \h </w:instrText>
            </w:r>
            <w:r>
              <w:rPr>
                <w:webHidden/>
              </w:rPr>
            </w:r>
            <w:r>
              <w:rPr>
                <w:webHidden/>
              </w:rPr>
              <w:fldChar w:fldCharType="separate"/>
            </w:r>
            <w:r w:rsidR="004C1ED7">
              <w:rPr>
                <w:webHidden/>
              </w:rPr>
              <w:t>42</w:t>
            </w:r>
            <w:r>
              <w:rPr>
                <w:webHidden/>
              </w:rPr>
              <w:fldChar w:fldCharType="end"/>
            </w:r>
          </w:hyperlink>
        </w:p>
        <w:p w14:paraId="5543855E" w14:textId="132E7FBB"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6" w:history="1">
            <w:r w:rsidRPr="00D7259A">
              <w:rPr>
                <w:rStyle w:val="Hyperlink"/>
              </w:rPr>
              <w:t>3.2.2.</w:t>
            </w:r>
            <w:r>
              <w:rPr>
                <w:rFonts w:asciiTheme="minorHAnsi" w:hAnsiTheme="minorHAnsi" w:cstheme="minorBidi"/>
                <w:sz w:val="22"/>
                <w:szCs w:val="22"/>
                <w:lang w:val="id-ID" w:eastAsia="ja-JP"/>
              </w:rPr>
              <w:tab/>
            </w:r>
            <w:r w:rsidRPr="00D7259A">
              <w:rPr>
                <w:rStyle w:val="Hyperlink"/>
              </w:rPr>
              <w:t>Metode Pengolahan Data</w:t>
            </w:r>
            <w:r>
              <w:rPr>
                <w:webHidden/>
              </w:rPr>
              <w:tab/>
            </w:r>
            <w:r>
              <w:rPr>
                <w:webHidden/>
              </w:rPr>
              <w:fldChar w:fldCharType="begin"/>
            </w:r>
            <w:r>
              <w:rPr>
                <w:webHidden/>
              </w:rPr>
              <w:instrText xml:space="preserve"> PAGEREF _Toc233121276 \h </w:instrText>
            </w:r>
            <w:r>
              <w:rPr>
                <w:webHidden/>
              </w:rPr>
            </w:r>
            <w:r>
              <w:rPr>
                <w:webHidden/>
              </w:rPr>
              <w:fldChar w:fldCharType="separate"/>
            </w:r>
            <w:r w:rsidR="004C1ED7">
              <w:rPr>
                <w:webHidden/>
              </w:rPr>
              <w:t>42</w:t>
            </w:r>
            <w:r>
              <w:rPr>
                <w:webHidden/>
              </w:rPr>
              <w:fldChar w:fldCharType="end"/>
            </w:r>
          </w:hyperlink>
        </w:p>
        <w:p w14:paraId="1A605AD7" w14:textId="28913A98"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7" w:history="1">
            <w:r w:rsidRPr="00D7259A">
              <w:rPr>
                <w:rStyle w:val="Hyperlink"/>
              </w:rPr>
              <w:t>3.2.3.</w:t>
            </w:r>
            <w:r>
              <w:rPr>
                <w:rFonts w:asciiTheme="minorHAnsi" w:hAnsiTheme="minorHAnsi" w:cstheme="minorBidi"/>
                <w:sz w:val="22"/>
                <w:szCs w:val="22"/>
                <w:lang w:val="id-ID" w:eastAsia="ja-JP"/>
              </w:rPr>
              <w:tab/>
            </w:r>
            <w:r w:rsidRPr="00D7259A">
              <w:rPr>
                <w:rStyle w:val="Hyperlink"/>
              </w:rPr>
              <w:t>Metode Analisis Data</w:t>
            </w:r>
            <w:r>
              <w:rPr>
                <w:webHidden/>
              </w:rPr>
              <w:tab/>
            </w:r>
            <w:r>
              <w:rPr>
                <w:webHidden/>
              </w:rPr>
              <w:fldChar w:fldCharType="begin"/>
            </w:r>
            <w:r>
              <w:rPr>
                <w:webHidden/>
              </w:rPr>
              <w:instrText xml:space="preserve"> PAGEREF _Toc233121277 \h </w:instrText>
            </w:r>
            <w:r>
              <w:rPr>
                <w:webHidden/>
              </w:rPr>
            </w:r>
            <w:r>
              <w:rPr>
                <w:webHidden/>
              </w:rPr>
              <w:fldChar w:fldCharType="separate"/>
            </w:r>
            <w:r w:rsidR="004C1ED7">
              <w:rPr>
                <w:webHidden/>
              </w:rPr>
              <w:t>43</w:t>
            </w:r>
            <w:r>
              <w:rPr>
                <w:webHidden/>
              </w:rPr>
              <w:fldChar w:fldCharType="end"/>
            </w:r>
          </w:hyperlink>
        </w:p>
        <w:p w14:paraId="7D89AEF6" w14:textId="16A2B070" w:rsidR="00585CA0" w:rsidRDefault="00585CA0">
          <w:pPr>
            <w:pStyle w:val="TOC3"/>
            <w:tabs>
              <w:tab w:val="left" w:pos="1760"/>
              <w:tab w:val="right" w:leader="dot" w:pos="9016"/>
            </w:tabs>
            <w:rPr>
              <w:rFonts w:asciiTheme="minorHAnsi" w:hAnsiTheme="minorHAnsi" w:cstheme="minorBidi"/>
              <w:sz w:val="22"/>
              <w:szCs w:val="22"/>
              <w:lang w:val="id-ID" w:eastAsia="ja-JP"/>
            </w:rPr>
          </w:pPr>
          <w:hyperlink w:anchor="_Toc233121278" w:history="1">
            <w:r w:rsidRPr="00D7259A">
              <w:rPr>
                <w:rStyle w:val="Hyperlink"/>
              </w:rPr>
              <w:t>3.2.4.</w:t>
            </w:r>
            <w:r>
              <w:rPr>
                <w:rFonts w:asciiTheme="minorHAnsi" w:hAnsiTheme="minorHAnsi" w:cstheme="minorBidi"/>
                <w:sz w:val="22"/>
                <w:szCs w:val="22"/>
                <w:lang w:val="id-ID" w:eastAsia="ja-JP"/>
              </w:rPr>
              <w:tab/>
            </w:r>
            <w:r w:rsidRPr="00D7259A">
              <w:rPr>
                <w:rStyle w:val="Hyperlink"/>
              </w:rPr>
              <w:t>Metode Evaluasi Data</w:t>
            </w:r>
            <w:r>
              <w:rPr>
                <w:webHidden/>
              </w:rPr>
              <w:tab/>
            </w:r>
            <w:r>
              <w:rPr>
                <w:webHidden/>
              </w:rPr>
              <w:fldChar w:fldCharType="begin"/>
            </w:r>
            <w:r>
              <w:rPr>
                <w:webHidden/>
              </w:rPr>
              <w:instrText xml:space="preserve"> PAGEREF _Toc233121278 \h </w:instrText>
            </w:r>
            <w:r>
              <w:rPr>
                <w:webHidden/>
              </w:rPr>
            </w:r>
            <w:r>
              <w:rPr>
                <w:webHidden/>
              </w:rPr>
              <w:fldChar w:fldCharType="separate"/>
            </w:r>
            <w:r w:rsidR="004C1ED7">
              <w:rPr>
                <w:webHidden/>
              </w:rPr>
              <w:t>44</w:t>
            </w:r>
            <w:r>
              <w:rPr>
                <w:webHidden/>
              </w:rPr>
              <w:fldChar w:fldCharType="end"/>
            </w:r>
          </w:hyperlink>
        </w:p>
        <w:p w14:paraId="260A10CD" w14:textId="07EB8CC7" w:rsidR="00585CA0" w:rsidRDefault="00585CA0">
          <w:pPr>
            <w:pStyle w:val="TOC1"/>
            <w:rPr>
              <w:rFonts w:asciiTheme="minorHAnsi" w:hAnsiTheme="minorHAnsi" w:cstheme="minorBidi"/>
              <w:b w:val="0"/>
              <w:bCs w:val="0"/>
              <w:sz w:val="22"/>
              <w:szCs w:val="22"/>
              <w:lang w:val="id-ID" w:eastAsia="ja-JP"/>
            </w:rPr>
          </w:pPr>
          <w:hyperlink w:anchor="_Toc233121279" w:history="1">
            <w:r w:rsidRPr="00D7259A">
              <w:rPr>
                <w:rStyle w:val="Hyperlink"/>
              </w:rPr>
              <w:t>BAB IV ANALISIS DAN PEMBAHASAN</w:t>
            </w:r>
            <w:r>
              <w:rPr>
                <w:webHidden/>
              </w:rPr>
              <w:tab/>
            </w:r>
            <w:r>
              <w:rPr>
                <w:webHidden/>
              </w:rPr>
              <w:fldChar w:fldCharType="begin"/>
            </w:r>
            <w:r>
              <w:rPr>
                <w:webHidden/>
              </w:rPr>
              <w:instrText xml:space="preserve"> PAGEREF _Toc233121279 \h </w:instrText>
            </w:r>
            <w:r>
              <w:rPr>
                <w:webHidden/>
              </w:rPr>
            </w:r>
            <w:r>
              <w:rPr>
                <w:webHidden/>
              </w:rPr>
              <w:fldChar w:fldCharType="separate"/>
            </w:r>
            <w:r w:rsidR="004C1ED7">
              <w:rPr>
                <w:webHidden/>
              </w:rPr>
              <w:t>45</w:t>
            </w:r>
            <w:r>
              <w:rPr>
                <w:webHidden/>
              </w:rPr>
              <w:fldChar w:fldCharType="end"/>
            </w:r>
          </w:hyperlink>
        </w:p>
        <w:p w14:paraId="6B333EA5" w14:textId="5B069B7B"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81" w:history="1">
            <w:r w:rsidRPr="00D7259A">
              <w:rPr>
                <w:rStyle w:val="Hyperlink"/>
                <w:b/>
                <w:bCs/>
              </w:rPr>
              <w:t>4.1.</w:t>
            </w:r>
            <w:r>
              <w:rPr>
                <w:rFonts w:asciiTheme="minorHAnsi" w:hAnsiTheme="minorHAnsi" w:cstheme="minorBidi"/>
                <w:sz w:val="22"/>
                <w:szCs w:val="22"/>
                <w:lang w:val="id-ID" w:eastAsia="ja-JP"/>
              </w:rPr>
              <w:tab/>
            </w:r>
            <w:r w:rsidRPr="00D7259A">
              <w:rPr>
                <w:rStyle w:val="Hyperlink"/>
                <w:b/>
                <w:bCs/>
              </w:rPr>
              <w:t>Hasil Pelatihan Model Deteksi Objek</w:t>
            </w:r>
            <w:r>
              <w:rPr>
                <w:webHidden/>
              </w:rPr>
              <w:tab/>
            </w:r>
            <w:r>
              <w:rPr>
                <w:webHidden/>
              </w:rPr>
              <w:fldChar w:fldCharType="begin"/>
            </w:r>
            <w:r>
              <w:rPr>
                <w:webHidden/>
              </w:rPr>
              <w:instrText xml:space="preserve"> PAGEREF _Toc233121281 \h </w:instrText>
            </w:r>
            <w:r>
              <w:rPr>
                <w:webHidden/>
              </w:rPr>
            </w:r>
            <w:r>
              <w:rPr>
                <w:webHidden/>
              </w:rPr>
              <w:fldChar w:fldCharType="separate"/>
            </w:r>
            <w:r w:rsidR="004C1ED7">
              <w:rPr>
                <w:webHidden/>
              </w:rPr>
              <w:t>45</w:t>
            </w:r>
            <w:r>
              <w:rPr>
                <w:webHidden/>
              </w:rPr>
              <w:fldChar w:fldCharType="end"/>
            </w:r>
          </w:hyperlink>
        </w:p>
        <w:p w14:paraId="27F7264C" w14:textId="17D840D6"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82" w:history="1">
            <w:r w:rsidRPr="00D7259A">
              <w:rPr>
                <w:rStyle w:val="Hyperlink"/>
                <w:b/>
                <w:bCs/>
              </w:rPr>
              <w:t>4.2.</w:t>
            </w:r>
            <w:r>
              <w:rPr>
                <w:rFonts w:asciiTheme="minorHAnsi" w:hAnsiTheme="minorHAnsi" w:cstheme="minorBidi"/>
                <w:sz w:val="22"/>
                <w:szCs w:val="22"/>
                <w:lang w:val="id-ID" w:eastAsia="ja-JP"/>
              </w:rPr>
              <w:tab/>
            </w:r>
            <w:r w:rsidRPr="00D7259A">
              <w:rPr>
                <w:rStyle w:val="Hyperlink"/>
                <w:b/>
                <w:bCs/>
              </w:rPr>
              <w:t>Evaluasi Deteksi Objek per Kelas</w:t>
            </w:r>
            <w:r>
              <w:rPr>
                <w:webHidden/>
              </w:rPr>
              <w:tab/>
            </w:r>
            <w:r>
              <w:rPr>
                <w:webHidden/>
              </w:rPr>
              <w:fldChar w:fldCharType="begin"/>
            </w:r>
            <w:r>
              <w:rPr>
                <w:webHidden/>
              </w:rPr>
              <w:instrText xml:space="preserve"> PAGEREF _Toc233121282 \h </w:instrText>
            </w:r>
            <w:r>
              <w:rPr>
                <w:webHidden/>
              </w:rPr>
            </w:r>
            <w:r>
              <w:rPr>
                <w:webHidden/>
              </w:rPr>
              <w:fldChar w:fldCharType="separate"/>
            </w:r>
            <w:r w:rsidR="004C1ED7">
              <w:rPr>
                <w:webHidden/>
              </w:rPr>
              <w:t>46</w:t>
            </w:r>
            <w:r>
              <w:rPr>
                <w:webHidden/>
              </w:rPr>
              <w:fldChar w:fldCharType="end"/>
            </w:r>
          </w:hyperlink>
        </w:p>
        <w:p w14:paraId="4F84E9E1" w14:textId="42D72207"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83" w:history="1">
            <w:r w:rsidRPr="00D7259A">
              <w:rPr>
                <w:rStyle w:val="Hyperlink"/>
                <w:b/>
                <w:bCs/>
              </w:rPr>
              <w:t>4.3.</w:t>
            </w:r>
            <w:r>
              <w:rPr>
                <w:rFonts w:asciiTheme="minorHAnsi" w:hAnsiTheme="minorHAnsi" w:cstheme="minorBidi"/>
                <w:sz w:val="22"/>
                <w:szCs w:val="22"/>
                <w:lang w:val="id-ID" w:eastAsia="ja-JP"/>
              </w:rPr>
              <w:tab/>
            </w:r>
            <w:r w:rsidRPr="00D7259A">
              <w:rPr>
                <w:rStyle w:val="Hyperlink"/>
                <w:b/>
                <w:bCs/>
              </w:rPr>
              <w:t>Perbandingan Performa CPU Raspberry Pi 5 dan Hailo-8L</w:t>
            </w:r>
            <w:r>
              <w:rPr>
                <w:webHidden/>
              </w:rPr>
              <w:tab/>
            </w:r>
            <w:r>
              <w:rPr>
                <w:webHidden/>
              </w:rPr>
              <w:fldChar w:fldCharType="begin"/>
            </w:r>
            <w:r>
              <w:rPr>
                <w:webHidden/>
              </w:rPr>
              <w:instrText xml:space="preserve"> PAGEREF _Toc233121283 \h </w:instrText>
            </w:r>
            <w:r>
              <w:rPr>
                <w:webHidden/>
              </w:rPr>
            </w:r>
            <w:r>
              <w:rPr>
                <w:webHidden/>
              </w:rPr>
              <w:fldChar w:fldCharType="separate"/>
            </w:r>
            <w:r w:rsidR="004C1ED7">
              <w:rPr>
                <w:webHidden/>
              </w:rPr>
              <w:t>47</w:t>
            </w:r>
            <w:r>
              <w:rPr>
                <w:webHidden/>
              </w:rPr>
              <w:fldChar w:fldCharType="end"/>
            </w:r>
          </w:hyperlink>
        </w:p>
        <w:p w14:paraId="390D4663" w14:textId="2DD6AFB0"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84" w:history="1">
            <w:r w:rsidRPr="00D7259A">
              <w:rPr>
                <w:rStyle w:val="Hyperlink"/>
                <w:b/>
                <w:bCs/>
              </w:rPr>
              <w:t>4.4.</w:t>
            </w:r>
            <w:r>
              <w:rPr>
                <w:rFonts w:asciiTheme="minorHAnsi" w:hAnsiTheme="minorHAnsi" w:cstheme="minorBidi"/>
                <w:sz w:val="22"/>
                <w:szCs w:val="22"/>
                <w:lang w:val="id-ID" w:eastAsia="ja-JP"/>
              </w:rPr>
              <w:tab/>
            </w:r>
            <w:r w:rsidRPr="00D7259A">
              <w:rPr>
                <w:rStyle w:val="Hyperlink"/>
                <w:b/>
                <w:bCs/>
              </w:rPr>
              <w:t>Hasil Implementasi Sistem Deteksi Pelanggaran</w:t>
            </w:r>
            <w:r>
              <w:rPr>
                <w:webHidden/>
              </w:rPr>
              <w:tab/>
            </w:r>
            <w:r>
              <w:rPr>
                <w:webHidden/>
              </w:rPr>
              <w:fldChar w:fldCharType="begin"/>
            </w:r>
            <w:r>
              <w:rPr>
                <w:webHidden/>
              </w:rPr>
              <w:instrText xml:space="preserve"> PAGEREF _Toc233121284 \h </w:instrText>
            </w:r>
            <w:r>
              <w:rPr>
                <w:webHidden/>
              </w:rPr>
            </w:r>
            <w:r>
              <w:rPr>
                <w:webHidden/>
              </w:rPr>
              <w:fldChar w:fldCharType="separate"/>
            </w:r>
            <w:r w:rsidR="004C1ED7">
              <w:rPr>
                <w:webHidden/>
              </w:rPr>
              <w:t>49</w:t>
            </w:r>
            <w:r>
              <w:rPr>
                <w:webHidden/>
              </w:rPr>
              <w:fldChar w:fldCharType="end"/>
            </w:r>
          </w:hyperlink>
        </w:p>
        <w:p w14:paraId="4D522226" w14:textId="5510A917"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85" w:history="1">
            <w:r w:rsidRPr="00D7259A">
              <w:rPr>
                <w:rStyle w:val="Hyperlink"/>
                <w:b/>
                <w:bCs/>
              </w:rPr>
              <w:t>4.5.</w:t>
            </w:r>
            <w:r>
              <w:rPr>
                <w:rFonts w:asciiTheme="minorHAnsi" w:hAnsiTheme="minorHAnsi" w:cstheme="minorBidi"/>
                <w:sz w:val="22"/>
                <w:szCs w:val="22"/>
                <w:lang w:val="id-ID" w:eastAsia="ja-JP"/>
              </w:rPr>
              <w:tab/>
            </w:r>
            <w:r w:rsidRPr="00D7259A">
              <w:rPr>
                <w:rStyle w:val="Hyperlink"/>
                <w:b/>
                <w:bCs/>
              </w:rPr>
              <w:t>Hasil Pengujian Deteksi Pelanggaran</w:t>
            </w:r>
            <w:r>
              <w:rPr>
                <w:webHidden/>
              </w:rPr>
              <w:tab/>
            </w:r>
            <w:r>
              <w:rPr>
                <w:webHidden/>
              </w:rPr>
              <w:fldChar w:fldCharType="begin"/>
            </w:r>
            <w:r>
              <w:rPr>
                <w:webHidden/>
              </w:rPr>
              <w:instrText xml:space="preserve"> PAGEREF _Toc233121285 \h </w:instrText>
            </w:r>
            <w:r>
              <w:rPr>
                <w:webHidden/>
              </w:rPr>
            </w:r>
            <w:r>
              <w:rPr>
                <w:webHidden/>
              </w:rPr>
              <w:fldChar w:fldCharType="separate"/>
            </w:r>
            <w:r w:rsidR="004C1ED7">
              <w:rPr>
                <w:webHidden/>
              </w:rPr>
              <w:t>51</w:t>
            </w:r>
            <w:r>
              <w:rPr>
                <w:webHidden/>
              </w:rPr>
              <w:fldChar w:fldCharType="end"/>
            </w:r>
          </w:hyperlink>
        </w:p>
        <w:p w14:paraId="62F4F201" w14:textId="09FC1303" w:rsidR="00585CA0" w:rsidRDefault="00585CA0">
          <w:pPr>
            <w:pStyle w:val="TOC1"/>
            <w:rPr>
              <w:rFonts w:asciiTheme="minorHAnsi" w:hAnsiTheme="minorHAnsi" w:cstheme="minorBidi"/>
              <w:b w:val="0"/>
              <w:bCs w:val="0"/>
              <w:sz w:val="22"/>
              <w:szCs w:val="22"/>
              <w:lang w:val="id-ID" w:eastAsia="ja-JP"/>
            </w:rPr>
          </w:pPr>
          <w:hyperlink w:anchor="_Toc233121286" w:history="1">
            <w:r w:rsidRPr="00D7259A">
              <w:rPr>
                <w:rStyle w:val="Hyperlink"/>
              </w:rPr>
              <w:t>BAB V KESIMPULAN DAN SARAN</w:t>
            </w:r>
            <w:r>
              <w:rPr>
                <w:webHidden/>
              </w:rPr>
              <w:tab/>
            </w:r>
            <w:r>
              <w:rPr>
                <w:webHidden/>
              </w:rPr>
              <w:fldChar w:fldCharType="begin"/>
            </w:r>
            <w:r>
              <w:rPr>
                <w:webHidden/>
              </w:rPr>
              <w:instrText xml:space="preserve"> PAGEREF _Toc233121286 \h </w:instrText>
            </w:r>
            <w:r>
              <w:rPr>
                <w:webHidden/>
              </w:rPr>
            </w:r>
            <w:r>
              <w:rPr>
                <w:webHidden/>
              </w:rPr>
              <w:fldChar w:fldCharType="separate"/>
            </w:r>
            <w:r w:rsidR="004C1ED7">
              <w:rPr>
                <w:webHidden/>
              </w:rPr>
              <w:t>53</w:t>
            </w:r>
            <w:r>
              <w:rPr>
                <w:webHidden/>
              </w:rPr>
              <w:fldChar w:fldCharType="end"/>
            </w:r>
          </w:hyperlink>
        </w:p>
        <w:p w14:paraId="69F50746" w14:textId="7F8250BA"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88" w:history="1">
            <w:r w:rsidRPr="00D7259A">
              <w:rPr>
                <w:rStyle w:val="Hyperlink"/>
                <w:b/>
                <w:bCs/>
              </w:rPr>
              <w:t>5.1.</w:t>
            </w:r>
            <w:r>
              <w:rPr>
                <w:rFonts w:asciiTheme="minorHAnsi" w:hAnsiTheme="minorHAnsi" w:cstheme="minorBidi"/>
                <w:sz w:val="22"/>
                <w:szCs w:val="22"/>
                <w:lang w:val="id-ID" w:eastAsia="ja-JP"/>
              </w:rPr>
              <w:tab/>
            </w:r>
            <w:r w:rsidRPr="00D7259A">
              <w:rPr>
                <w:rStyle w:val="Hyperlink"/>
                <w:b/>
                <w:bCs/>
              </w:rPr>
              <w:t>Kesimpulan</w:t>
            </w:r>
            <w:r>
              <w:rPr>
                <w:webHidden/>
              </w:rPr>
              <w:tab/>
            </w:r>
            <w:r>
              <w:rPr>
                <w:webHidden/>
              </w:rPr>
              <w:fldChar w:fldCharType="begin"/>
            </w:r>
            <w:r>
              <w:rPr>
                <w:webHidden/>
              </w:rPr>
              <w:instrText xml:space="preserve"> PAGEREF _Toc233121288 \h </w:instrText>
            </w:r>
            <w:r>
              <w:rPr>
                <w:webHidden/>
              </w:rPr>
            </w:r>
            <w:r>
              <w:rPr>
                <w:webHidden/>
              </w:rPr>
              <w:fldChar w:fldCharType="separate"/>
            </w:r>
            <w:r w:rsidR="004C1ED7">
              <w:rPr>
                <w:webHidden/>
              </w:rPr>
              <w:t>53</w:t>
            </w:r>
            <w:r>
              <w:rPr>
                <w:webHidden/>
              </w:rPr>
              <w:fldChar w:fldCharType="end"/>
            </w:r>
          </w:hyperlink>
        </w:p>
        <w:p w14:paraId="7824EC62" w14:textId="094835AB" w:rsidR="00585CA0" w:rsidRDefault="00585CA0">
          <w:pPr>
            <w:pStyle w:val="TOC2"/>
            <w:tabs>
              <w:tab w:val="left" w:pos="1320"/>
              <w:tab w:val="right" w:leader="dot" w:pos="9016"/>
            </w:tabs>
            <w:rPr>
              <w:rFonts w:asciiTheme="minorHAnsi" w:hAnsiTheme="minorHAnsi" w:cstheme="minorBidi"/>
              <w:sz w:val="22"/>
              <w:szCs w:val="22"/>
              <w:lang w:val="id-ID" w:eastAsia="ja-JP"/>
            </w:rPr>
          </w:pPr>
          <w:hyperlink w:anchor="_Toc233121289" w:history="1">
            <w:r w:rsidRPr="00D7259A">
              <w:rPr>
                <w:rStyle w:val="Hyperlink"/>
                <w:b/>
                <w:bCs/>
              </w:rPr>
              <w:t>5.2.</w:t>
            </w:r>
            <w:r>
              <w:rPr>
                <w:rFonts w:asciiTheme="minorHAnsi" w:hAnsiTheme="minorHAnsi" w:cstheme="minorBidi"/>
                <w:sz w:val="22"/>
                <w:szCs w:val="22"/>
                <w:lang w:val="id-ID" w:eastAsia="ja-JP"/>
              </w:rPr>
              <w:tab/>
            </w:r>
            <w:r w:rsidRPr="00D7259A">
              <w:rPr>
                <w:rStyle w:val="Hyperlink"/>
                <w:b/>
                <w:bCs/>
              </w:rPr>
              <w:t>Saran</w:t>
            </w:r>
            <w:r>
              <w:rPr>
                <w:webHidden/>
              </w:rPr>
              <w:tab/>
            </w:r>
            <w:r>
              <w:rPr>
                <w:webHidden/>
              </w:rPr>
              <w:fldChar w:fldCharType="begin"/>
            </w:r>
            <w:r>
              <w:rPr>
                <w:webHidden/>
              </w:rPr>
              <w:instrText xml:space="preserve"> PAGEREF _Toc233121289 \h </w:instrText>
            </w:r>
            <w:r>
              <w:rPr>
                <w:webHidden/>
              </w:rPr>
            </w:r>
            <w:r>
              <w:rPr>
                <w:webHidden/>
              </w:rPr>
              <w:fldChar w:fldCharType="separate"/>
            </w:r>
            <w:r w:rsidR="004C1ED7">
              <w:rPr>
                <w:webHidden/>
              </w:rPr>
              <w:t>53</w:t>
            </w:r>
            <w:r>
              <w:rPr>
                <w:webHidden/>
              </w:rPr>
              <w:fldChar w:fldCharType="end"/>
            </w:r>
          </w:hyperlink>
        </w:p>
        <w:p w14:paraId="3B8D5148" w14:textId="4B966A5E" w:rsidR="00585CA0" w:rsidRDefault="00585CA0">
          <w:pPr>
            <w:pStyle w:val="TOC1"/>
            <w:rPr>
              <w:rFonts w:asciiTheme="minorHAnsi" w:hAnsiTheme="minorHAnsi" w:cstheme="minorBidi"/>
              <w:b w:val="0"/>
              <w:bCs w:val="0"/>
              <w:sz w:val="22"/>
              <w:szCs w:val="22"/>
              <w:lang w:val="id-ID" w:eastAsia="ja-JP"/>
            </w:rPr>
          </w:pPr>
          <w:hyperlink w:anchor="_Toc233121290" w:history="1">
            <w:r w:rsidRPr="00D7259A">
              <w:rPr>
                <w:rStyle w:val="Hyperlink"/>
              </w:rPr>
              <w:t>DAFTAR PUSTAKA</w:t>
            </w:r>
            <w:r>
              <w:rPr>
                <w:webHidden/>
              </w:rPr>
              <w:tab/>
            </w:r>
            <w:r>
              <w:rPr>
                <w:webHidden/>
              </w:rPr>
              <w:fldChar w:fldCharType="begin"/>
            </w:r>
            <w:r>
              <w:rPr>
                <w:webHidden/>
              </w:rPr>
              <w:instrText xml:space="preserve"> PAGEREF _Toc233121290 \h </w:instrText>
            </w:r>
            <w:r>
              <w:rPr>
                <w:webHidden/>
              </w:rPr>
            </w:r>
            <w:r>
              <w:rPr>
                <w:webHidden/>
              </w:rPr>
              <w:fldChar w:fldCharType="separate"/>
            </w:r>
            <w:r w:rsidR="004C1ED7">
              <w:rPr>
                <w:webHidden/>
              </w:rPr>
              <w:t>54</w:t>
            </w:r>
            <w:r>
              <w:rPr>
                <w:webHidden/>
              </w:rPr>
              <w:fldChar w:fldCharType="end"/>
            </w:r>
          </w:hyperlink>
        </w:p>
        <w:p w14:paraId="20F0A8D7" w14:textId="3773FD5D" w:rsidR="00D421E0" w:rsidRPr="00B910F3" w:rsidRDefault="00D421E0">
          <w:r w:rsidRPr="00B910F3">
            <w:rPr>
              <w:b/>
              <w:bCs/>
            </w:rPr>
            <w:fldChar w:fldCharType="end"/>
          </w:r>
        </w:p>
      </w:sdtContent>
    </w:sdt>
    <w:p w14:paraId="6B27FDF4" w14:textId="1F6E31B0" w:rsidR="00C824AC" w:rsidRPr="00585CA0" w:rsidRDefault="00585CA0" w:rsidP="00585CA0">
      <w:pPr>
        <w:spacing w:line="259" w:lineRule="auto"/>
        <w:ind w:left="0" w:firstLine="0"/>
        <w:jc w:val="left"/>
        <w:rPr>
          <w:b/>
          <w:bCs/>
          <w:sz w:val="28"/>
          <w:szCs w:val="28"/>
        </w:rPr>
      </w:pPr>
      <w:r>
        <w:rPr>
          <w:b/>
          <w:bCs/>
          <w:sz w:val="28"/>
          <w:szCs w:val="28"/>
        </w:rPr>
        <w:br w:type="page"/>
      </w:r>
    </w:p>
    <w:p w14:paraId="491E9DCE" w14:textId="15CF0C40" w:rsidR="00F173D4" w:rsidRDefault="00F173D4" w:rsidP="00F173D4">
      <w:pPr>
        <w:pStyle w:val="Heading1"/>
      </w:pPr>
      <w:bookmarkStart w:id="98" w:name="_Toc233121234"/>
      <w:r>
        <w:lastRenderedPageBreak/>
        <w:t>DAFTAR TABEL</w:t>
      </w:r>
      <w:bookmarkEnd w:id="98"/>
    </w:p>
    <w:p w14:paraId="43159F75" w14:textId="2F932BCA" w:rsidR="00F173D4" w:rsidRDefault="00F173D4" w:rsidP="00F173D4"/>
    <w:p w14:paraId="1711FEC9" w14:textId="2981AD1C" w:rsidR="00F173D4" w:rsidRDefault="00F173D4">
      <w:pPr>
        <w:pStyle w:val="TableofFigures"/>
        <w:tabs>
          <w:tab w:val="right" w:leader="dot" w:pos="9016"/>
        </w:tabs>
        <w:rPr>
          <w:rFonts w:asciiTheme="minorHAnsi" w:hAnsiTheme="minorHAnsi" w:cstheme="minorBidi"/>
          <w:sz w:val="22"/>
          <w:szCs w:val="22"/>
          <w:lang w:val="id-ID" w:eastAsia="ja-JP"/>
        </w:rPr>
      </w:pPr>
      <w:r>
        <w:fldChar w:fldCharType="begin"/>
      </w:r>
      <w:r>
        <w:instrText xml:space="preserve"> TOC \h \z \c "Tabel 1." </w:instrText>
      </w:r>
      <w:r>
        <w:fldChar w:fldCharType="separate"/>
      </w:r>
      <w:hyperlink w:anchor="_Toc233121178" w:history="1">
        <w:r w:rsidRPr="00015C7D">
          <w:rPr>
            <w:rStyle w:val="Hyperlink"/>
          </w:rPr>
          <w:t>Tabel 1. 1. Pelanggaran yang akan diimplementasikan</w:t>
        </w:r>
        <w:r>
          <w:rPr>
            <w:webHidden/>
          </w:rPr>
          <w:tab/>
        </w:r>
        <w:r>
          <w:rPr>
            <w:webHidden/>
          </w:rPr>
          <w:fldChar w:fldCharType="begin"/>
        </w:r>
        <w:r>
          <w:rPr>
            <w:webHidden/>
          </w:rPr>
          <w:instrText xml:space="preserve"> PAGEREF _Toc233121178 \h </w:instrText>
        </w:r>
        <w:r>
          <w:rPr>
            <w:webHidden/>
          </w:rPr>
        </w:r>
        <w:r>
          <w:rPr>
            <w:webHidden/>
          </w:rPr>
          <w:fldChar w:fldCharType="separate"/>
        </w:r>
        <w:r w:rsidR="004C1ED7">
          <w:rPr>
            <w:webHidden/>
          </w:rPr>
          <w:t>14</w:t>
        </w:r>
        <w:r>
          <w:rPr>
            <w:webHidden/>
          </w:rPr>
          <w:fldChar w:fldCharType="end"/>
        </w:r>
      </w:hyperlink>
    </w:p>
    <w:p w14:paraId="017ECB33" w14:textId="77777777" w:rsidR="00F173D4" w:rsidRDefault="00F173D4" w:rsidP="00F173D4">
      <w:r>
        <w:fldChar w:fldCharType="end"/>
      </w:r>
      <w:r>
        <w:fldChar w:fldCharType="begin"/>
      </w:r>
      <w:r>
        <w:instrText xml:space="preserve"> TOC \h \z \c "Tabel 2." </w:instrText>
      </w:r>
      <w:r>
        <w:fldChar w:fldCharType="separate"/>
      </w:r>
    </w:p>
    <w:p w14:paraId="784605B1" w14:textId="597D3037"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82" w:history="1">
        <w:r w:rsidRPr="00DF750C">
          <w:rPr>
            <w:rStyle w:val="Hyperlink"/>
          </w:rPr>
          <w:t>Tabel 2. 1. Peraturan Pelanggaran 9-ball Berdasarkan BCA.</w:t>
        </w:r>
        <w:r>
          <w:rPr>
            <w:webHidden/>
          </w:rPr>
          <w:tab/>
        </w:r>
        <w:r>
          <w:rPr>
            <w:webHidden/>
          </w:rPr>
          <w:fldChar w:fldCharType="begin"/>
        </w:r>
        <w:r>
          <w:rPr>
            <w:webHidden/>
          </w:rPr>
          <w:instrText xml:space="preserve"> PAGEREF _Toc233121182 \h </w:instrText>
        </w:r>
        <w:r>
          <w:rPr>
            <w:webHidden/>
          </w:rPr>
        </w:r>
        <w:r>
          <w:rPr>
            <w:webHidden/>
          </w:rPr>
          <w:fldChar w:fldCharType="separate"/>
        </w:r>
        <w:r w:rsidR="004C1ED7">
          <w:rPr>
            <w:webHidden/>
          </w:rPr>
          <w:t>19</w:t>
        </w:r>
        <w:r>
          <w:rPr>
            <w:webHidden/>
          </w:rPr>
          <w:fldChar w:fldCharType="end"/>
        </w:r>
      </w:hyperlink>
    </w:p>
    <w:p w14:paraId="315550E9" w14:textId="161F30C1"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83" w:history="1">
        <w:r w:rsidRPr="00DF750C">
          <w:rPr>
            <w:rStyle w:val="Hyperlink"/>
          </w:rPr>
          <w:t>Tabel 2. 2. Peraturan Pelanggaran Permainan Ball Berdasarkan BCA.</w:t>
        </w:r>
        <w:r>
          <w:rPr>
            <w:webHidden/>
          </w:rPr>
          <w:tab/>
        </w:r>
        <w:r>
          <w:rPr>
            <w:webHidden/>
          </w:rPr>
          <w:fldChar w:fldCharType="begin"/>
        </w:r>
        <w:r>
          <w:rPr>
            <w:webHidden/>
          </w:rPr>
          <w:instrText xml:space="preserve"> PAGEREF _Toc233121183 \h </w:instrText>
        </w:r>
        <w:r>
          <w:rPr>
            <w:webHidden/>
          </w:rPr>
        </w:r>
        <w:r>
          <w:rPr>
            <w:webHidden/>
          </w:rPr>
          <w:fldChar w:fldCharType="separate"/>
        </w:r>
        <w:r w:rsidR="004C1ED7">
          <w:rPr>
            <w:webHidden/>
          </w:rPr>
          <w:t>19</w:t>
        </w:r>
        <w:r>
          <w:rPr>
            <w:webHidden/>
          </w:rPr>
          <w:fldChar w:fldCharType="end"/>
        </w:r>
      </w:hyperlink>
    </w:p>
    <w:p w14:paraId="310DD888" w14:textId="5B44AB7A"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84" w:history="1">
        <w:r w:rsidRPr="00DF750C">
          <w:rPr>
            <w:rStyle w:val="Hyperlink"/>
          </w:rPr>
          <w:t>Tabel 2. 3. Pelanggaran dan indikator visual</w:t>
        </w:r>
        <w:r>
          <w:rPr>
            <w:webHidden/>
          </w:rPr>
          <w:tab/>
        </w:r>
        <w:r>
          <w:rPr>
            <w:webHidden/>
          </w:rPr>
          <w:fldChar w:fldCharType="begin"/>
        </w:r>
        <w:r>
          <w:rPr>
            <w:webHidden/>
          </w:rPr>
          <w:instrText xml:space="preserve"> PAGEREF _Toc233121184 \h </w:instrText>
        </w:r>
        <w:r>
          <w:rPr>
            <w:webHidden/>
          </w:rPr>
        </w:r>
        <w:r>
          <w:rPr>
            <w:webHidden/>
          </w:rPr>
          <w:fldChar w:fldCharType="separate"/>
        </w:r>
        <w:r w:rsidR="004C1ED7">
          <w:rPr>
            <w:webHidden/>
          </w:rPr>
          <w:t>20</w:t>
        </w:r>
        <w:r>
          <w:rPr>
            <w:webHidden/>
          </w:rPr>
          <w:fldChar w:fldCharType="end"/>
        </w:r>
      </w:hyperlink>
    </w:p>
    <w:p w14:paraId="59BD55F9" w14:textId="77777777" w:rsidR="00F173D4" w:rsidRDefault="00F173D4" w:rsidP="00F173D4">
      <w:r>
        <w:fldChar w:fldCharType="end"/>
      </w:r>
      <w:r>
        <w:fldChar w:fldCharType="begin"/>
      </w:r>
      <w:r>
        <w:instrText xml:space="preserve"> TOC \h \z \c "Tabel 3." </w:instrText>
      </w:r>
      <w:r>
        <w:fldChar w:fldCharType="separate"/>
      </w:r>
    </w:p>
    <w:p w14:paraId="4F9810FD" w14:textId="0430183A"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87" w:history="1">
        <w:r w:rsidRPr="003132D4">
          <w:rPr>
            <w:rStyle w:val="Hyperlink"/>
          </w:rPr>
          <w:t>Tabel 3. 1. Setiap kelas yang di</w:t>
        </w:r>
        <w:r w:rsidRPr="003132D4">
          <w:rPr>
            <w:rStyle w:val="Hyperlink"/>
            <w:i/>
            <w:iCs/>
          </w:rPr>
          <w:t>training</w:t>
        </w:r>
        <w:r>
          <w:rPr>
            <w:webHidden/>
          </w:rPr>
          <w:tab/>
        </w:r>
        <w:r>
          <w:rPr>
            <w:webHidden/>
          </w:rPr>
          <w:fldChar w:fldCharType="begin"/>
        </w:r>
        <w:r>
          <w:rPr>
            <w:webHidden/>
          </w:rPr>
          <w:instrText xml:space="preserve"> PAGEREF _Toc233121187 \h </w:instrText>
        </w:r>
        <w:r>
          <w:rPr>
            <w:webHidden/>
          </w:rPr>
        </w:r>
        <w:r>
          <w:rPr>
            <w:webHidden/>
          </w:rPr>
          <w:fldChar w:fldCharType="separate"/>
        </w:r>
        <w:r w:rsidR="004C1ED7">
          <w:rPr>
            <w:webHidden/>
          </w:rPr>
          <w:t>33</w:t>
        </w:r>
        <w:r>
          <w:rPr>
            <w:webHidden/>
          </w:rPr>
          <w:fldChar w:fldCharType="end"/>
        </w:r>
      </w:hyperlink>
    </w:p>
    <w:p w14:paraId="17D0AA75" w14:textId="516B01D8"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88" w:history="1">
        <w:r w:rsidRPr="003132D4">
          <w:rPr>
            <w:rStyle w:val="Hyperlink"/>
          </w:rPr>
          <w:t xml:space="preserve">Tabel 3. 2. Perbandingan kinerja model YOLO </w:t>
        </w:r>
        <w:r w:rsidRPr="003132D4">
          <w:rPr>
            <w:rStyle w:val="Hyperlink"/>
            <w:i/>
            <w:iCs/>
          </w:rPr>
          <w:t>nano</w:t>
        </w:r>
        <w:r>
          <w:rPr>
            <w:webHidden/>
          </w:rPr>
          <w:tab/>
        </w:r>
        <w:r>
          <w:rPr>
            <w:webHidden/>
          </w:rPr>
          <w:fldChar w:fldCharType="begin"/>
        </w:r>
        <w:r>
          <w:rPr>
            <w:webHidden/>
          </w:rPr>
          <w:instrText xml:space="preserve"> PAGEREF _Toc233121188 \h </w:instrText>
        </w:r>
        <w:r>
          <w:rPr>
            <w:webHidden/>
          </w:rPr>
        </w:r>
        <w:r>
          <w:rPr>
            <w:webHidden/>
          </w:rPr>
          <w:fldChar w:fldCharType="separate"/>
        </w:r>
        <w:r w:rsidR="004C1ED7">
          <w:rPr>
            <w:webHidden/>
          </w:rPr>
          <w:t>35</w:t>
        </w:r>
        <w:r>
          <w:rPr>
            <w:webHidden/>
          </w:rPr>
          <w:fldChar w:fldCharType="end"/>
        </w:r>
      </w:hyperlink>
    </w:p>
    <w:p w14:paraId="3B27F73D" w14:textId="5AFE9BBC"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89" w:history="1">
        <w:r w:rsidRPr="003132D4">
          <w:rPr>
            <w:rStyle w:val="Hyperlink"/>
          </w:rPr>
          <w:t>Tabel 3. 3. Konfigurasi Pelatihan</w:t>
        </w:r>
        <w:r>
          <w:rPr>
            <w:webHidden/>
          </w:rPr>
          <w:tab/>
        </w:r>
        <w:r>
          <w:rPr>
            <w:webHidden/>
          </w:rPr>
          <w:fldChar w:fldCharType="begin"/>
        </w:r>
        <w:r>
          <w:rPr>
            <w:webHidden/>
          </w:rPr>
          <w:instrText xml:space="preserve"> PAGEREF _Toc233121189 \h </w:instrText>
        </w:r>
        <w:r>
          <w:rPr>
            <w:webHidden/>
          </w:rPr>
        </w:r>
        <w:r>
          <w:rPr>
            <w:webHidden/>
          </w:rPr>
          <w:fldChar w:fldCharType="separate"/>
        </w:r>
        <w:r w:rsidR="004C1ED7">
          <w:rPr>
            <w:webHidden/>
          </w:rPr>
          <w:t>35</w:t>
        </w:r>
        <w:r>
          <w:rPr>
            <w:webHidden/>
          </w:rPr>
          <w:fldChar w:fldCharType="end"/>
        </w:r>
      </w:hyperlink>
    </w:p>
    <w:p w14:paraId="1BDC8119" w14:textId="77777777" w:rsidR="00F173D4" w:rsidRDefault="00F173D4" w:rsidP="00F173D4">
      <w:r>
        <w:fldChar w:fldCharType="end"/>
      </w:r>
      <w:r>
        <w:fldChar w:fldCharType="begin"/>
      </w:r>
      <w:r>
        <w:instrText xml:space="preserve"> TOC \h \z \c "Tabel 4." </w:instrText>
      </w:r>
      <w:r>
        <w:fldChar w:fldCharType="separate"/>
      </w:r>
    </w:p>
    <w:p w14:paraId="75516702" w14:textId="2098615A"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90" w:history="1">
        <w:r w:rsidRPr="00C13A96">
          <w:rPr>
            <w:rStyle w:val="Hyperlink"/>
          </w:rPr>
          <w:t>Tabel 4. 1. Hasil evaluasi model deteksi objek pada CPU Raspberry Pi 5</w:t>
        </w:r>
        <w:r>
          <w:rPr>
            <w:webHidden/>
          </w:rPr>
          <w:tab/>
        </w:r>
        <w:r>
          <w:rPr>
            <w:webHidden/>
          </w:rPr>
          <w:fldChar w:fldCharType="begin"/>
        </w:r>
        <w:r>
          <w:rPr>
            <w:webHidden/>
          </w:rPr>
          <w:instrText xml:space="preserve"> PAGEREF _Toc233121190 \h </w:instrText>
        </w:r>
        <w:r>
          <w:rPr>
            <w:webHidden/>
          </w:rPr>
        </w:r>
        <w:r>
          <w:rPr>
            <w:webHidden/>
          </w:rPr>
          <w:fldChar w:fldCharType="separate"/>
        </w:r>
        <w:r w:rsidR="004C1ED7">
          <w:rPr>
            <w:webHidden/>
          </w:rPr>
          <w:t>45</w:t>
        </w:r>
        <w:r>
          <w:rPr>
            <w:webHidden/>
          </w:rPr>
          <w:fldChar w:fldCharType="end"/>
        </w:r>
      </w:hyperlink>
    </w:p>
    <w:p w14:paraId="4EE9AA24" w14:textId="50D4D62B"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91" w:history="1">
        <w:r w:rsidRPr="00C13A96">
          <w:rPr>
            <w:rStyle w:val="Hyperlink"/>
          </w:rPr>
          <w:t>Tabel 4. 2. Hasil evaluasi model deteksi objek pada Hailo-8L</w:t>
        </w:r>
        <w:r>
          <w:rPr>
            <w:webHidden/>
          </w:rPr>
          <w:tab/>
        </w:r>
        <w:r>
          <w:rPr>
            <w:webHidden/>
          </w:rPr>
          <w:fldChar w:fldCharType="begin"/>
        </w:r>
        <w:r>
          <w:rPr>
            <w:webHidden/>
          </w:rPr>
          <w:instrText xml:space="preserve"> PAGEREF _Toc233121191 \h </w:instrText>
        </w:r>
        <w:r>
          <w:rPr>
            <w:webHidden/>
          </w:rPr>
        </w:r>
        <w:r>
          <w:rPr>
            <w:webHidden/>
          </w:rPr>
          <w:fldChar w:fldCharType="separate"/>
        </w:r>
        <w:r w:rsidR="004C1ED7">
          <w:rPr>
            <w:webHidden/>
          </w:rPr>
          <w:t>45</w:t>
        </w:r>
        <w:r>
          <w:rPr>
            <w:webHidden/>
          </w:rPr>
          <w:fldChar w:fldCharType="end"/>
        </w:r>
      </w:hyperlink>
    </w:p>
    <w:p w14:paraId="75310F00" w14:textId="11908337"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92" w:history="1">
        <w:r w:rsidRPr="00C13A96">
          <w:rPr>
            <w:rStyle w:val="Hyperlink"/>
          </w:rPr>
          <w:t>Tabel 4. 3. Hasil evaluasi per kelas YOLOv10n pada CPU Raspberry Pi 5</w:t>
        </w:r>
        <w:r>
          <w:rPr>
            <w:webHidden/>
          </w:rPr>
          <w:tab/>
        </w:r>
        <w:r>
          <w:rPr>
            <w:webHidden/>
          </w:rPr>
          <w:fldChar w:fldCharType="begin"/>
        </w:r>
        <w:r>
          <w:rPr>
            <w:webHidden/>
          </w:rPr>
          <w:instrText xml:space="preserve"> PAGEREF _Toc233121192 \h </w:instrText>
        </w:r>
        <w:r>
          <w:rPr>
            <w:webHidden/>
          </w:rPr>
        </w:r>
        <w:r>
          <w:rPr>
            <w:webHidden/>
          </w:rPr>
          <w:fldChar w:fldCharType="separate"/>
        </w:r>
        <w:r w:rsidR="004C1ED7">
          <w:rPr>
            <w:webHidden/>
          </w:rPr>
          <w:t>46</w:t>
        </w:r>
        <w:r>
          <w:rPr>
            <w:webHidden/>
          </w:rPr>
          <w:fldChar w:fldCharType="end"/>
        </w:r>
      </w:hyperlink>
    </w:p>
    <w:p w14:paraId="761970BA" w14:textId="45FE3E8E"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93" w:history="1">
        <w:r w:rsidRPr="00C13A96">
          <w:rPr>
            <w:rStyle w:val="Hyperlink"/>
          </w:rPr>
          <w:t>Tabel 4. 4. Hasil evaluasi per kelas YOLOv10n pada Hailo-8L</w:t>
        </w:r>
        <w:r>
          <w:rPr>
            <w:webHidden/>
          </w:rPr>
          <w:tab/>
        </w:r>
        <w:r>
          <w:rPr>
            <w:webHidden/>
          </w:rPr>
          <w:fldChar w:fldCharType="begin"/>
        </w:r>
        <w:r>
          <w:rPr>
            <w:webHidden/>
          </w:rPr>
          <w:instrText xml:space="preserve"> PAGEREF _Toc233121193 \h </w:instrText>
        </w:r>
        <w:r>
          <w:rPr>
            <w:webHidden/>
          </w:rPr>
        </w:r>
        <w:r>
          <w:rPr>
            <w:webHidden/>
          </w:rPr>
          <w:fldChar w:fldCharType="separate"/>
        </w:r>
        <w:r w:rsidR="004C1ED7">
          <w:rPr>
            <w:webHidden/>
          </w:rPr>
          <w:t>47</w:t>
        </w:r>
        <w:r>
          <w:rPr>
            <w:webHidden/>
          </w:rPr>
          <w:fldChar w:fldCharType="end"/>
        </w:r>
      </w:hyperlink>
    </w:p>
    <w:p w14:paraId="490687FB" w14:textId="71B6D34D"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94" w:history="1">
        <w:r w:rsidRPr="00C13A96">
          <w:rPr>
            <w:rStyle w:val="Hyperlink"/>
          </w:rPr>
          <w:t>Tabel 4. 5. Perbandingan performa CPU Raspberry Pi 5 dan Hailo-8L</w:t>
        </w:r>
        <w:r>
          <w:rPr>
            <w:webHidden/>
          </w:rPr>
          <w:tab/>
        </w:r>
        <w:r>
          <w:rPr>
            <w:webHidden/>
          </w:rPr>
          <w:fldChar w:fldCharType="begin"/>
        </w:r>
        <w:r>
          <w:rPr>
            <w:webHidden/>
          </w:rPr>
          <w:instrText xml:space="preserve"> PAGEREF _Toc233121194 \h </w:instrText>
        </w:r>
        <w:r>
          <w:rPr>
            <w:webHidden/>
          </w:rPr>
        </w:r>
        <w:r>
          <w:rPr>
            <w:webHidden/>
          </w:rPr>
          <w:fldChar w:fldCharType="separate"/>
        </w:r>
        <w:r w:rsidR="004C1ED7">
          <w:rPr>
            <w:webHidden/>
          </w:rPr>
          <w:t>48</w:t>
        </w:r>
        <w:r>
          <w:rPr>
            <w:webHidden/>
          </w:rPr>
          <w:fldChar w:fldCharType="end"/>
        </w:r>
      </w:hyperlink>
    </w:p>
    <w:p w14:paraId="1A9B7E21" w14:textId="45EC272F"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95" w:history="1">
        <w:r w:rsidRPr="00C13A96">
          <w:rPr>
            <w:rStyle w:val="Hyperlink"/>
          </w:rPr>
          <w:t>Tabel 4. 6. Hasil pengujian deteksi pelanggaran menggunakan model .hef</w:t>
        </w:r>
        <w:r>
          <w:rPr>
            <w:webHidden/>
          </w:rPr>
          <w:tab/>
        </w:r>
        <w:r>
          <w:rPr>
            <w:webHidden/>
          </w:rPr>
          <w:fldChar w:fldCharType="begin"/>
        </w:r>
        <w:r>
          <w:rPr>
            <w:webHidden/>
          </w:rPr>
          <w:instrText xml:space="preserve"> PAGEREF _Toc233121195 \h </w:instrText>
        </w:r>
        <w:r>
          <w:rPr>
            <w:webHidden/>
          </w:rPr>
        </w:r>
        <w:r>
          <w:rPr>
            <w:webHidden/>
          </w:rPr>
          <w:fldChar w:fldCharType="separate"/>
        </w:r>
        <w:r w:rsidR="004C1ED7">
          <w:rPr>
            <w:webHidden/>
          </w:rPr>
          <w:t>51</w:t>
        </w:r>
        <w:r>
          <w:rPr>
            <w:webHidden/>
          </w:rPr>
          <w:fldChar w:fldCharType="end"/>
        </w:r>
      </w:hyperlink>
    </w:p>
    <w:p w14:paraId="5A427893" w14:textId="3ADF538E" w:rsidR="00F173D4" w:rsidRDefault="00F173D4">
      <w:pPr>
        <w:pStyle w:val="TableofFigures"/>
        <w:tabs>
          <w:tab w:val="right" w:leader="dot" w:pos="9016"/>
        </w:tabs>
        <w:rPr>
          <w:rFonts w:asciiTheme="minorHAnsi" w:hAnsiTheme="minorHAnsi" w:cstheme="minorBidi"/>
          <w:sz w:val="22"/>
          <w:szCs w:val="22"/>
          <w:lang w:val="id-ID" w:eastAsia="ja-JP"/>
        </w:rPr>
      </w:pPr>
      <w:hyperlink w:anchor="_Toc233121196" w:history="1">
        <w:r w:rsidRPr="00C13A96">
          <w:rPr>
            <w:rStyle w:val="Hyperlink"/>
          </w:rPr>
          <w:t>Tabel 4. 7. Hasil pengujian deteksi mengugnakan model .pt</w:t>
        </w:r>
        <w:r>
          <w:rPr>
            <w:webHidden/>
          </w:rPr>
          <w:tab/>
        </w:r>
        <w:r>
          <w:rPr>
            <w:webHidden/>
          </w:rPr>
          <w:fldChar w:fldCharType="begin"/>
        </w:r>
        <w:r>
          <w:rPr>
            <w:webHidden/>
          </w:rPr>
          <w:instrText xml:space="preserve"> PAGEREF _Toc233121196 \h </w:instrText>
        </w:r>
        <w:r>
          <w:rPr>
            <w:webHidden/>
          </w:rPr>
        </w:r>
        <w:r>
          <w:rPr>
            <w:webHidden/>
          </w:rPr>
          <w:fldChar w:fldCharType="separate"/>
        </w:r>
        <w:r w:rsidR="004C1ED7">
          <w:rPr>
            <w:webHidden/>
          </w:rPr>
          <w:t>51</w:t>
        </w:r>
        <w:r>
          <w:rPr>
            <w:webHidden/>
          </w:rPr>
          <w:fldChar w:fldCharType="end"/>
        </w:r>
      </w:hyperlink>
    </w:p>
    <w:p w14:paraId="3C03A785" w14:textId="7BB1A131" w:rsidR="00067088" w:rsidRDefault="00F173D4" w:rsidP="00F173D4">
      <w:r>
        <w:fldChar w:fldCharType="end"/>
      </w:r>
    </w:p>
    <w:p w14:paraId="13854B97" w14:textId="0BA0829B" w:rsidR="00F173D4" w:rsidRPr="00F173D4" w:rsidRDefault="00067088" w:rsidP="0065079C">
      <w:pPr>
        <w:spacing w:line="259" w:lineRule="auto"/>
        <w:ind w:left="0" w:firstLine="0"/>
        <w:jc w:val="left"/>
      </w:pPr>
      <w:r>
        <w:br w:type="page"/>
      </w:r>
    </w:p>
    <w:p w14:paraId="692DC368" w14:textId="7D1D2BB3" w:rsidR="003C3208" w:rsidRDefault="003C3208" w:rsidP="003C3208">
      <w:pPr>
        <w:pStyle w:val="Heading1"/>
      </w:pPr>
      <w:bookmarkStart w:id="99" w:name="_Toc233121235"/>
      <w:r>
        <w:lastRenderedPageBreak/>
        <w:t>DAFTAR GAMBAR</w:t>
      </w:r>
      <w:bookmarkEnd w:id="99"/>
    </w:p>
    <w:p w14:paraId="5A28D2E6" w14:textId="0CE5FC56" w:rsidR="003C3208" w:rsidRDefault="003C3208">
      <w:pPr>
        <w:pStyle w:val="TableofFigures"/>
        <w:tabs>
          <w:tab w:val="right" w:leader="dot" w:pos="9016"/>
        </w:tabs>
        <w:rPr>
          <w:rFonts w:asciiTheme="minorHAnsi" w:hAnsiTheme="minorHAnsi" w:cstheme="minorBidi"/>
          <w:sz w:val="22"/>
          <w:szCs w:val="22"/>
          <w:lang w:val="id-ID" w:eastAsia="ja-JP"/>
        </w:rPr>
      </w:pPr>
      <w:r>
        <w:fldChar w:fldCharType="begin"/>
      </w:r>
      <w:r>
        <w:instrText xml:space="preserve"> TOC \h \z \c "Gambar 2." </w:instrText>
      </w:r>
      <w:r>
        <w:fldChar w:fldCharType="separate"/>
      </w:r>
      <w:hyperlink w:anchor="_Toc233121119" w:history="1">
        <w:r w:rsidRPr="002C5FBE">
          <w:rPr>
            <w:rStyle w:val="Hyperlink"/>
          </w:rPr>
          <w:t>Gambar 2. 1. Komponen Studi Preseden</w:t>
        </w:r>
        <w:r>
          <w:rPr>
            <w:webHidden/>
          </w:rPr>
          <w:tab/>
        </w:r>
        <w:r>
          <w:rPr>
            <w:webHidden/>
          </w:rPr>
          <w:fldChar w:fldCharType="begin"/>
        </w:r>
        <w:r>
          <w:rPr>
            <w:webHidden/>
          </w:rPr>
          <w:instrText xml:space="preserve"> PAGEREF _Toc233121119 \h </w:instrText>
        </w:r>
        <w:r>
          <w:rPr>
            <w:webHidden/>
          </w:rPr>
        </w:r>
        <w:r>
          <w:rPr>
            <w:webHidden/>
          </w:rPr>
          <w:fldChar w:fldCharType="separate"/>
        </w:r>
        <w:r w:rsidR="004C1ED7">
          <w:rPr>
            <w:webHidden/>
          </w:rPr>
          <w:t>28</w:t>
        </w:r>
        <w:r>
          <w:rPr>
            <w:webHidden/>
          </w:rPr>
          <w:fldChar w:fldCharType="end"/>
        </w:r>
      </w:hyperlink>
    </w:p>
    <w:p w14:paraId="54C58578" w14:textId="77777777" w:rsidR="003C3208" w:rsidRDefault="003C3208" w:rsidP="002B7950">
      <w:pPr>
        <w:ind w:left="0" w:firstLine="0"/>
      </w:pPr>
      <w:r>
        <w:fldChar w:fldCharType="end"/>
      </w:r>
      <w:r>
        <w:fldChar w:fldCharType="begin"/>
      </w:r>
      <w:r>
        <w:instrText xml:space="preserve"> TOC \h \z \c "Gambar 3." </w:instrText>
      </w:r>
      <w:r>
        <w:fldChar w:fldCharType="separate"/>
      </w:r>
    </w:p>
    <w:p w14:paraId="389E36FE" w14:textId="2E682940" w:rsidR="003C3208" w:rsidRDefault="003C3208">
      <w:pPr>
        <w:pStyle w:val="TableofFigures"/>
        <w:tabs>
          <w:tab w:val="right" w:leader="dot" w:pos="9016"/>
        </w:tabs>
        <w:rPr>
          <w:rFonts w:asciiTheme="minorHAnsi" w:hAnsiTheme="minorHAnsi" w:cstheme="minorBidi"/>
          <w:sz w:val="22"/>
          <w:szCs w:val="22"/>
          <w:lang w:val="id-ID" w:eastAsia="ja-JP"/>
        </w:rPr>
      </w:pPr>
      <w:hyperlink w:anchor="_Toc233121125" w:history="1">
        <w:r w:rsidRPr="00E12BDF">
          <w:rPr>
            <w:rStyle w:val="Hyperlink"/>
          </w:rPr>
          <w:t>Gambar 3. 1 Alur Metodologi Penelitian</w:t>
        </w:r>
        <w:r>
          <w:rPr>
            <w:webHidden/>
          </w:rPr>
          <w:tab/>
        </w:r>
        <w:r>
          <w:rPr>
            <w:webHidden/>
          </w:rPr>
          <w:fldChar w:fldCharType="begin"/>
        </w:r>
        <w:r>
          <w:rPr>
            <w:webHidden/>
          </w:rPr>
          <w:instrText xml:space="preserve"> PAGEREF _Toc233121125 \h </w:instrText>
        </w:r>
        <w:r>
          <w:rPr>
            <w:webHidden/>
          </w:rPr>
        </w:r>
        <w:r>
          <w:rPr>
            <w:webHidden/>
          </w:rPr>
          <w:fldChar w:fldCharType="separate"/>
        </w:r>
        <w:r w:rsidR="004C1ED7">
          <w:rPr>
            <w:webHidden/>
          </w:rPr>
          <w:t>32</w:t>
        </w:r>
        <w:r>
          <w:rPr>
            <w:webHidden/>
          </w:rPr>
          <w:fldChar w:fldCharType="end"/>
        </w:r>
      </w:hyperlink>
    </w:p>
    <w:p w14:paraId="28B0856B" w14:textId="3380883C" w:rsidR="003C3208" w:rsidRDefault="003C3208">
      <w:pPr>
        <w:pStyle w:val="TableofFigures"/>
        <w:tabs>
          <w:tab w:val="right" w:leader="dot" w:pos="9016"/>
        </w:tabs>
        <w:rPr>
          <w:rFonts w:asciiTheme="minorHAnsi" w:hAnsiTheme="minorHAnsi" w:cstheme="minorBidi"/>
          <w:sz w:val="22"/>
          <w:szCs w:val="22"/>
          <w:lang w:val="id-ID" w:eastAsia="ja-JP"/>
        </w:rPr>
      </w:pPr>
      <w:hyperlink w:anchor="_Toc233121126" w:history="1">
        <w:r w:rsidRPr="00E12BDF">
          <w:rPr>
            <w:rStyle w:val="Hyperlink"/>
          </w:rPr>
          <w:t>Gambar 3. 2 Top-down view meja biliar</w:t>
        </w:r>
        <w:r>
          <w:rPr>
            <w:webHidden/>
          </w:rPr>
          <w:tab/>
        </w:r>
        <w:r>
          <w:rPr>
            <w:webHidden/>
          </w:rPr>
          <w:fldChar w:fldCharType="begin"/>
        </w:r>
        <w:r>
          <w:rPr>
            <w:webHidden/>
          </w:rPr>
          <w:instrText xml:space="preserve"> PAGEREF _Toc233121126 \h </w:instrText>
        </w:r>
        <w:r>
          <w:rPr>
            <w:webHidden/>
          </w:rPr>
        </w:r>
        <w:r>
          <w:rPr>
            <w:webHidden/>
          </w:rPr>
          <w:fldChar w:fldCharType="separate"/>
        </w:r>
        <w:r w:rsidR="004C1ED7">
          <w:rPr>
            <w:webHidden/>
          </w:rPr>
          <w:t>37</w:t>
        </w:r>
        <w:r>
          <w:rPr>
            <w:webHidden/>
          </w:rPr>
          <w:fldChar w:fldCharType="end"/>
        </w:r>
      </w:hyperlink>
    </w:p>
    <w:p w14:paraId="16FB16DE" w14:textId="7D2B980E" w:rsidR="003C3208" w:rsidRDefault="003C3208">
      <w:pPr>
        <w:pStyle w:val="TableofFigures"/>
        <w:tabs>
          <w:tab w:val="right" w:leader="dot" w:pos="9016"/>
        </w:tabs>
        <w:rPr>
          <w:rFonts w:asciiTheme="minorHAnsi" w:hAnsiTheme="minorHAnsi" w:cstheme="minorBidi"/>
          <w:sz w:val="22"/>
          <w:szCs w:val="22"/>
          <w:lang w:val="id-ID" w:eastAsia="ja-JP"/>
        </w:rPr>
      </w:pPr>
      <w:hyperlink w:anchor="_Toc233121127" w:history="1">
        <w:r w:rsidRPr="00E12BDF">
          <w:rPr>
            <w:rStyle w:val="Hyperlink"/>
          </w:rPr>
          <w:t>Gambar 3. 3. Flowchart sistem deteksi pelanggaran 9-ball pool</w:t>
        </w:r>
        <w:r>
          <w:rPr>
            <w:webHidden/>
          </w:rPr>
          <w:tab/>
        </w:r>
        <w:r>
          <w:rPr>
            <w:webHidden/>
          </w:rPr>
          <w:fldChar w:fldCharType="begin"/>
        </w:r>
        <w:r>
          <w:rPr>
            <w:webHidden/>
          </w:rPr>
          <w:instrText xml:space="preserve"> PAGEREF _Toc233121127 \h </w:instrText>
        </w:r>
        <w:r>
          <w:rPr>
            <w:webHidden/>
          </w:rPr>
        </w:r>
        <w:r>
          <w:rPr>
            <w:webHidden/>
          </w:rPr>
          <w:fldChar w:fldCharType="separate"/>
        </w:r>
        <w:r w:rsidR="004C1ED7">
          <w:rPr>
            <w:webHidden/>
          </w:rPr>
          <w:t>38</w:t>
        </w:r>
        <w:r>
          <w:rPr>
            <w:webHidden/>
          </w:rPr>
          <w:fldChar w:fldCharType="end"/>
        </w:r>
      </w:hyperlink>
    </w:p>
    <w:p w14:paraId="39A8F095" w14:textId="0AB9A146" w:rsidR="003C3208" w:rsidRDefault="003C3208">
      <w:pPr>
        <w:pStyle w:val="TableofFigures"/>
        <w:tabs>
          <w:tab w:val="right" w:leader="dot" w:pos="9016"/>
        </w:tabs>
        <w:rPr>
          <w:rFonts w:asciiTheme="minorHAnsi" w:hAnsiTheme="minorHAnsi" w:cstheme="minorBidi"/>
          <w:sz w:val="22"/>
          <w:szCs w:val="22"/>
          <w:lang w:val="id-ID" w:eastAsia="ja-JP"/>
        </w:rPr>
      </w:pPr>
      <w:hyperlink w:anchor="_Toc233121128" w:history="1">
        <w:r w:rsidRPr="00E12BDF">
          <w:rPr>
            <w:rStyle w:val="Hyperlink"/>
          </w:rPr>
          <w:t>Gambar 3. 4. Alur Konversi Model YOLO ke Format .hef</w:t>
        </w:r>
        <w:r>
          <w:rPr>
            <w:webHidden/>
          </w:rPr>
          <w:tab/>
        </w:r>
        <w:r>
          <w:rPr>
            <w:webHidden/>
          </w:rPr>
          <w:fldChar w:fldCharType="begin"/>
        </w:r>
        <w:r>
          <w:rPr>
            <w:webHidden/>
          </w:rPr>
          <w:instrText xml:space="preserve"> PAGEREF _Toc233121128 \h </w:instrText>
        </w:r>
        <w:r>
          <w:rPr>
            <w:webHidden/>
          </w:rPr>
        </w:r>
        <w:r>
          <w:rPr>
            <w:webHidden/>
          </w:rPr>
          <w:fldChar w:fldCharType="separate"/>
        </w:r>
        <w:r w:rsidR="004C1ED7">
          <w:rPr>
            <w:webHidden/>
          </w:rPr>
          <w:t>41</w:t>
        </w:r>
        <w:r>
          <w:rPr>
            <w:webHidden/>
          </w:rPr>
          <w:fldChar w:fldCharType="end"/>
        </w:r>
      </w:hyperlink>
    </w:p>
    <w:p w14:paraId="395152D6" w14:textId="0977D225" w:rsidR="008C5181" w:rsidRDefault="003C3208" w:rsidP="002B7950">
      <w:pPr>
        <w:ind w:left="0" w:firstLine="0"/>
      </w:pPr>
      <w:r>
        <w:fldChar w:fldCharType="end"/>
      </w:r>
    </w:p>
    <w:p w14:paraId="0BCBA3DE" w14:textId="7969D9AF" w:rsidR="003C3208" w:rsidRDefault="003C3208">
      <w:pPr>
        <w:pStyle w:val="TableofFigures"/>
        <w:tabs>
          <w:tab w:val="right" w:leader="dot" w:pos="9016"/>
        </w:tabs>
        <w:rPr>
          <w:rFonts w:asciiTheme="minorHAnsi" w:hAnsiTheme="minorHAnsi" w:cstheme="minorBidi"/>
          <w:sz w:val="22"/>
          <w:szCs w:val="22"/>
          <w:lang w:val="id-ID" w:eastAsia="ja-JP"/>
        </w:rPr>
      </w:pPr>
      <w:r>
        <w:fldChar w:fldCharType="begin"/>
      </w:r>
      <w:r>
        <w:instrText xml:space="preserve"> TOC \h \z \c "Gambar 4." </w:instrText>
      </w:r>
      <w:r>
        <w:fldChar w:fldCharType="separate"/>
      </w:r>
      <w:hyperlink w:anchor="_Toc233121134" w:history="1">
        <w:r w:rsidRPr="007670F9">
          <w:rPr>
            <w:rStyle w:val="Hyperlink"/>
          </w:rPr>
          <w:t>Gambar 4. 1. Tampilan hasil deteksi objek</w:t>
        </w:r>
        <w:r>
          <w:rPr>
            <w:webHidden/>
          </w:rPr>
          <w:tab/>
        </w:r>
        <w:r>
          <w:rPr>
            <w:webHidden/>
          </w:rPr>
          <w:fldChar w:fldCharType="begin"/>
        </w:r>
        <w:r>
          <w:rPr>
            <w:webHidden/>
          </w:rPr>
          <w:instrText xml:space="preserve"> PAGEREF _Toc233121134 \h </w:instrText>
        </w:r>
        <w:r>
          <w:rPr>
            <w:webHidden/>
          </w:rPr>
        </w:r>
        <w:r>
          <w:rPr>
            <w:webHidden/>
          </w:rPr>
          <w:fldChar w:fldCharType="separate"/>
        </w:r>
        <w:r w:rsidR="004C1ED7">
          <w:rPr>
            <w:webHidden/>
          </w:rPr>
          <w:t>49</w:t>
        </w:r>
        <w:r>
          <w:rPr>
            <w:webHidden/>
          </w:rPr>
          <w:fldChar w:fldCharType="end"/>
        </w:r>
      </w:hyperlink>
    </w:p>
    <w:p w14:paraId="1E5A429C" w14:textId="2AA3E074" w:rsidR="003C3208" w:rsidRDefault="003C3208">
      <w:pPr>
        <w:pStyle w:val="TableofFigures"/>
        <w:tabs>
          <w:tab w:val="right" w:leader="dot" w:pos="9016"/>
        </w:tabs>
        <w:rPr>
          <w:rFonts w:asciiTheme="minorHAnsi" w:hAnsiTheme="minorHAnsi" w:cstheme="minorBidi"/>
          <w:sz w:val="22"/>
          <w:szCs w:val="22"/>
          <w:lang w:val="id-ID" w:eastAsia="ja-JP"/>
        </w:rPr>
      </w:pPr>
      <w:hyperlink w:anchor="_Toc233121135" w:history="1">
        <w:r w:rsidRPr="007670F9">
          <w:rPr>
            <w:rStyle w:val="Hyperlink"/>
          </w:rPr>
          <w:t>Gambar 4. 2. Tampilan area pembantu pada sistem</w:t>
        </w:r>
        <w:r>
          <w:rPr>
            <w:webHidden/>
          </w:rPr>
          <w:tab/>
        </w:r>
        <w:r>
          <w:rPr>
            <w:webHidden/>
          </w:rPr>
          <w:fldChar w:fldCharType="begin"/>
        </w:r>
        <w:r>
          <w:rPr>
            <w:webHidden/>
          </w:rPr>
          <w:instrText xml:space="preserve"> PAGEREF _Toc233121135 \h </w:instrText>
        </w:r>
        <w:r>
          <w:rPr>
            <w:webHidden/>
          </w:rPr>
        </w:r>
        <w:r>
          <w:rPr>
            <w:webHidden/>
          </w:rPr>
          <w:fldChar w:fldCharType="separate"/>
        </w:r>
        <w:r w:rsidR="004C1ED7">
          <w:rPr>
            <w:webHidden/>
          </w:rPr>
          <w:t>50</w:t>
        </w:r>
        <w:r>
          <w:rPr>
            <w:webHidden/>
          </w:rPr>
          <w:fldChar w:fldCharType="end"/>
        </w:r>
      </w:hyperlink>
    </w:p>
    <w:p w14:paraId="07BA0EAD" w14:textId="06C75735" w:rsidR="003C3208" w:rsidRDefault="003C3208">
      <w:pPr>
        <w:pStyle w:val="TableofFigures"/>
        <w:tabs>
          <w:tab w:val="right" w:leader="dot" w:pos="9016"/>
        </w:tabs>
        <w:rPr>
          <w:rFonts w:asciiTheme="minorHAnsi" w:hAnsiTheme="minorHAnsi" w:cstheme="minorBidi"/>
          <w:sz w:val="22"/>
          <w:szCs w:val="22"/>
          <w:lang w:val="id-ID" w:eastAsia="ja-JP"/>
        </w:rPr>
      </w:pPr>
      <w:hyperlink w:anchor="_Toc233121136" w:history="1">
        <w:r w:rsidRPr="007670F9">
          <w:rPr>
            <w:rStyle w:val="Hyperlink"/>
          </w:rPr>
          <w:t>Gambar 4. 3. Tampilan sistem saat mendeteksi pelanggaran</w:t>
        </w:r>
        <w:r>
          <w:rPr>
            <w:webHidden/>
          </w:rPr>
          <w:tab/>
        </w:r>
        <w:r>
          <w:rPr>
            <w:webHidden/>
          </w:rPr>
          <w:fldChar w:fldCharType="begin"/>
        </w:r>
        <w:r>
          <w:rPr>
            <w:webHidden/>
          </w:rPr>
          <w:instrText xml:space="preserve"> PAGEREF _Toc233121136 \h </w:instrText>
        </w:r>
        <w:r>
          <w:rPr>
            <w:webHidden/>
          </w:rPr>
        </w:r>
        <w:r>
          <w:rPr>
            <w:webHidden/>
          </w:rPr>
          <w:fldChar w:fldCharType="separate"/>
        </w:r>
        <w:r w:rsidR="004C1ED7">
          <w:rPr>
            <w:webHidden/>
          </w:rPr>
          <w:t>50</w:t>
        </w:r>
        <w:r>
          <w:rPr>
            <w:webHidden/>
          </w:rPr>
          <w:fldChar w:fldCharType="end"/>
        </w:r>
      </w:hyperlink>
    </w:p>
    <w:p w14:paraId="69AB5147" w14:textId="07D1B893" w:rsidR="00283789" w:rsidRDefault="003C3208" w:rsidP="002B7950">
      <w:pPr>
        <w:ind w:left="0" w:firstLine="0"/>
      </w:pPr>
      <w:r>
        <w:fldChar w:fldCharType="end"/>
      </w:r>
    </w:p>
    <w:p w14:paraId="40C8FBB8" w14:textId="36086AA7" w:rsidR="0065079C" w:rsidRDefault="0065079C">
      <w:pPr>
        <w:spacing w:line="259" w:lineRule="auto"/>
        <w:ind w:left="0" w:firstLine="0"/>
        <w:jc w:val="left"/>
      </w:pPr>
      <w:r>
        <w:br w:type="page"/>
      </w:r>
    </w:p>
    <w:p w14:paraId="7BF05C23" w14:textId="5A1EB544" w:rsidR="00C824AC" w:rsidRDefault="0065079C" w:rsidP="0065079C">
      <w:pPr>
        <w:pStyle w:val="Heading1"/>
      </w:pPr>
      <w:r>
        <w:lastRenderedPageBreak/>
        <w:t>DAFTAR LAMPIRAN</w:t>
      </w:r>
    </w:p>
    <w:p w14:paraId="41EF4EB9" w14:textId="7B9D27FE" w:rsidR="00DF0BA8" w:rsidRDefault="001609D7">
      <w:pPr>
        <w:pStyle w:val="TOC1"/>
        <w:rPr>
          <w:rFonts w:asciiTheme="minorHAnsi" w:hAnsiTheme="minorHAnsi" w:cstheme="minorBidi"/>
          <w:b w:val="0"/>
          <w:bCs w:val="0"/>
          <w:sz w:val="22"/>
          <w:szCs w:val="22"/>
          <w:lang w:val="id-ID" w:eastAsia="ja-JP"/>
        </w:rPr>
      </w:pPr>
      <w:r>
        <w:fldChar w:fldCharType="begin"/>
      </w:r>
      <w:r>
        <w:instrText xml:space="preserve"> TOC \h \z \t "Lampiran,1" </w:instrText>
      </w:r>
      <w:r>
        <w:fldChar w:fldCharType="separate"/>
      </w:r>
      <w:hyperlink w:anchor="_Toc233123735" w:history="1">
        <w:r w:rsidR="00DF0BA8" w:rsidRPr="00FC71AC">
          <w:rPr>
            <w:rStyle w:val="Hyperlink"/>
          </w:rPr>
          <w:t>LAMPIRAN 1 (Main_Camera_Code.py)</w:t>
        </w:r>
        <w:r w:rsidR="00DF0BA8">
          <w:rPr>
            <w:webHidden/>
          </w:rPr>
          <w:tab/>
        </w:r>
        <w:r w:rsidR="00DF0BA8">
          <w:rPr>
            <w:webHidden/>
          </w:rPr>
          <w:fldChar w:fldCharType="begin"/>
        </w:r>
        <w:r w:rsidR="00DF0BA8">
          <w:rPr>
            <w:webHidden/>
          </w:rPr>
          <w:instrText xml:space="preserve"> PAGEREF _Toc233123735 \h </w:instrText>
        </w:r>
        <w:r w:rsidR="00DF0BA8">
          <w:rPr>
            <w:webHidden/>
          </w:rPr>
        </w:r>
        <w:r w:rsidR="00DF0BA8">
          <w:rPr>
            <w:webHidden/>
          </w:rPr>
          <w:fldChar w:fldCharType="separate"/>
        </w:r>
        <w:r w:rsidR="00DF0BA8">
          <w:rPr>
            <w:webHidden/>
          </w:rPr>
          <w:t>59</w:t>
        </w:r>
        <w:r w:rsidR="00DF0BA8">
          <w:rPr>
            <w:webHidden/>
          </w:rPr>
          <w:fldChar w:fldCharType="end"/>
        </w:r>
      </w:hyperlink>
    </w:p>
    <w:p w14:paraId="14ABDFC2" w14:textId="04E5B5AB" w:rsidR="00DF0BA8" w:rsidRDefault="00DF0BA8">
      <w:pPr>
        <w:pStyle w:val="TOC1"/>
        <w:rPr>
          <w:rFonts w:asciiTheme="minorHAnsi" w:hAnsiTheme="minorHAnsi" w:cstheme="minorBidi"/>
          <w:b w:val="0"/>
          <w:bCs w:val="0"/>
          <w:sz w:val="22"/>
          <w:szCs w:val="22"/>
          <w:lang w:val="id-ID" w:eastAsia="ja-JP"/>
        </w:rPr>
      </w:pPr>
      <w:hyperlink w:anchor="_Toc233123736" w:history="1">
        <w:r w:rsidRPr="00FC71AC">
          <w:rPr>
            <w:rStyle w:val="Hyperlink"/>
          </w:rPr>
          <w:t>LAMPIRAN 2 (Model_Testing.py)</w:t>
        </w:r>
        <w:r>
          <w:rPr>
            <w:webHidden/>
          </w:rPr>
          <w:tab/>
        </w:r>
        <w:r>
          <w:rPr>
            <w:webHidden/>
          </w:rPr>
          <w:fldChar w:fldCharType="begin"/>
        </w:r>
        <w:r>
          <w:rPr>
            <w:webHidden/>
          </w:rPr>
          <w:instrText xml:space="preserve"> PAGEREF _Toc233123736 \h </w:instrText>
        </w:r>
        <w:r>
          <w:rPr>
            <w:webHidden/>
          </w:rPr>
        </w:r>
        <w:r>
          <w:rPr>
            <w:webHidden/>
          </w:rPr>
          <w:fldChar w:fldCharType="separate"/>
        </w:r>
        <w:r>
          <w:rPr>
            <w:webHidden/>
          </w:rPr>
          <w:t>95</w:t>
        </w:r>
        <w:r>
          <w:rPr>
            <w:webHidden/>
          </w:rPr>
          <w:fldChar w:fldCharType="end"/>
        </w:r>
      </w:hyperlink>
    </w:p>
    <w:p w14:paraId="20B3D312" w14:textId="5C8EFBA2" w:rsidR="00DF0BA8" w:rsidRDefault="00DF0BA8">
      <w:pPr>
        <w:pStyle w:val="TOC1"/>
        <w:rPr>
          <w:rFonts w:asciiTheme="minorHAnsi" w:hAnsiTheme="minorHAnsi" w:cstheme="minorBidi"/>
          <w:b w:val="0"/>
          <w:bCs w:val="0"/>
          <w:sz w:val="22"/>
          <w:szCs w:val="22"/>
          <w:lang w:val="id-ID" w:eastAsia="ja-JP"/>
        </w:rPr>
      </w:pPr>
      <w:hyperlink w:anchor="_Toc233123737" w:history="1">
        <w:r w:rsidRPr="00FC71AC">
          <w:rPr>
            <w:rStyle w:val="Hyperlink"/>
          </w:rPr>
          <w:t>LAMPIRAN 3 (Augmentation.ipynb)</w:t>
        </w:r>
        <w:r>
          <w:rPr>
            <w:webHidden/>
          </w:rPr>
          <w:tab/>
        </w:r>
        <w:r>
          <w:rPr>
            <w:webHidden/>
          </w:rPr>
          <w:fldChar w:fldCharType="begin"/>
        </w:r>
        <w:r>
          <w:rPr>
            <w:webHidden/>
          </w:rPr>
          <w:instrText xml:space="preserve"> PAGEREF _Toc233123737 \h </w:instrText>
        </w:r>
        <w:r>
          <w:rPr>
            <w:webHidden/>
          </w:rPr>
        </w:r>
        <w:r>
          <w:rPr>
            <w:webHidden/>
          </w:rPr>
          <w:fldChar w:fldCharType="separate"/>
        </w:r>
        <w:r>
          <w:rPr>
            <w:webHidden/>
          </w:rPr>
          <w:t>115</w:t>
        </w:r>
        <w:r>
          <w:rPr>
            <w:webHidden/>
          </w:rPr>
          <w:fldChar w:fldCharType="end"/>
        </w:r>
      </w:hyperlink>
    </w:p>
    <w:p w14:paraId="2DB518DB" w14:textId="0E9BC747" w:rsidR="00DF0BA8" w:rsidRDefault="00DF0BA8">
      <w:pPr>
        <w:pStyle w:val="TOC1"/>
        <w:rPr>
          <w:rFonts w:asciiTheme="minorHAnsi" w:hAnsiTheme="minorHAnsi" w:cstheme="minorBidi"/>
          <w:b w:val="0"/>
          <w:bCs w:val="0"/>
          <w:sz w:val="22"/>
          <w:szCs w:val="22"/>
          <w:lang w:val="id-ID" w:eastAsia="ja-JP"/>
        </w:rPr>
      </w:pPr>
      <w:hyperlink w:anchor="_Toc233123738" w:history="1">
        <w:r w:rsidRPr="00FC71AC">
          <w:rPr>
            <w:rStyle w:val="Hyperlink"/>
          </w:rPr>
          <w:t>LAMPIRAN 4 (Training.ipynb)</w:t>
        </w:r>
        <w:r>
          <w:rPr>
            <w:webHidden/>
          </w:rPr>
          <w:tab/>
        </w:r>
        <w:r>
          <w:rPr>
            <w:webHidden/>
          </w:rPr>
          <w:fldChar w:fldCharType="begin"/>
        </w:r>
        <w:r>
          <w:rPr>
            <w:webHidden/>
          </w:rPr>
          <w:instrText xml:space="preserve"> PAGEREF _Toc233123738 \h </w:instrText>
        </w:r>
        <w:r>
          <w:rPr>
            <w:webHidden/>
          </w:rPr>
        </w:r>
        <w:r>
          <w:rPr>
            <w:webHidden/>
          </w:rPr>
          <w:fldChar w:fldCharType="separate"/>
        </w:r>
        <w:r>
          <w:rPr>
            <w:webHidden/>
          </w:rPr>
          <w:t>119</w:t>
        </w:r>
        <w:r>
          <w:rPr>
            <w:webHidden/>
          </w:rPr>
          <w:fldChar w:fldCharType="end"/>
        </w:r>
      </w:hyperlink>
    </w:p>
    <w:p w14:paraId="17874FB2" w14:textId="18062354" w:rsidR="00DF0BA8" w:rsidRDefault="00DF0BA8">
      <w:pPr>
        <w:pStyle w:val="TOC1"/>
        <w:rPr>
          <w:rFonts w:asciiTheme="minorHAnsi" w:hAnsiTheme="minorHAnsi" w:cstheme="minorBidi"/>
          <w:b w:val="0"/>
          <w:bCs w:val="0"/>
          <w:sz w:val="22"/>
          <w:szCs w:val="22"/>
          <w:lang w:val="id-ID" w:eastAsia="ja-JP"/>
        </w:rPr>
      </w:pPr>
      <w:hyperlink w:anchor="_Toc233123739" w:history="1">
        <w:r w:rsidRPr="00FC71AC">
          <w:rPr>
            <w:rStyle w:val="Hyperlink"/>
          </w:rPr>
          <w:t>LAMPIRAN 5 (ONNX_Conversion.py)</w:t>
        </w:r>
        <w:r>
          <w:rPr>
            <w:webHidden/>
          </w:rPr>
          <w:tab/>
        </w:r>
        <w:r>
          <w:rPr>
            <w:webHidden/>
          </w:rPr>
          <w:fldChar w:fldCharType="begin"/>
        </w:r>
        <w:r>
          <w:rPr>
            <w:webHidden/>
          </w:rPr>
          <w:instrText xml:space="preserve"> PAGEREF _Toc233123739 \h </w:instrText>
        </w:r>
        <w:r>
          <w:rPr>
            <w:webHidden/>
          </w:rPr>
        </w:r>
        <w:r>
          <w:rPr>
            <w:webHidden/>
          </w:rPr>
          <w:fldChar w:fldCharType="separate"/>
        </w:r>
        <w:r>
          <w:rPr>
            <w:webHidden/>
          </w:rPr>
          <w:t>120</w:t>
        </w:r>
        <w:r>
          <w:rPr>
            <w:webHidden/>
          </w:rPr>
          <w:fldChar w:fldCharType="end"/>
        </w:r>
      </w:hyperlink>
    </w:p>
    <w:p w14:paraId="3D0913BD" w14:textId="3E9CD36B" w:rsidR="00DF0BA8" w:rsidRDefault="00DF0BA8">
      <w:pPr>
        <w:pStyle w:val="TOC1"/>
        <w:rPr>
          <w:rFonts w:asciiTheme="minorHAnsi" w:hAnsiTheme="minorHAnsi" w:cstheme="minorBidi"/>
          <w:b w:val="0"/>
          <w:bCs w:val="0"/>
          <w:sz w:val="22"/>
          <w:szCs w:val="22"/>
          <w:lang w:val="id-ID" w:eastAsia="ja-JP"/>
        </w:rPr>
      </w:pPr>
      <w:hyperlink w:anchor="_Toc233123740" w:history="1">
        <w:r w:rsidRPr="00FC71AC">
          <w:rPr>
            <w:rStyle w:val="Hyperlink"/>
          </w:rPr>
          <w:t>LAMPIRAN 6 (Hailo Compilation Command)</w:t>
        </w:r>
        <w:r>
          <w:rPr>
            <w:webHidden/>
          </w:rPr>
          <w:tab/>
        </w:r>
        <w:r>
          <w:rPr>
            <w:webHidden/>
          </w:rPr>
          <w:fldChar w:fldCharType="begin"/>
        </w:r>
        <w:r>
          <w:rPr>
            <w:webHidden/>
          </w:rPr>
          <w:instrText xml:space="preserve"> PAGEREF _Toc233123740 \h </w:instrText>
        </w:r>
        <w:r>
          <w:rPr>
            <w:webHidden/>
          </w:rPr>
        </w:r>
        <w:r>
          <w:rPr>
            <w:webHidden/>
          </w:rPr>
          <w:fldChar w:fldCharType="separate"/>
        </w:r>
        <w:r>
          <w:rPr>
            <w:webHidden/>
          </w:rPr>
          <w:t>120</w:t>
        </w:r>
        <w:r>
          <w:rPr>
            <w:webHidden/>
          </w:rPr>
          <w:fldChar w:fldCharType="end"/>
        </w:r>
      </w:hyperlink>
    </w:p>
    <w:p w14:paraId="671CD548" w14:textId="20471CB8" w:rsidR="0065079C" w:rsidRPr="0065079C" w:rsidRDefault="001609D7" w:rsidP="0065079C">
      <w:r>
        <w:fldChar w:fldCharType="end"/>
      </w:r>
    </w:p>
    <w:p w14:paraId="1783A35D" w14:textId="54548175" w:rsidR="00067088" w:rsidRDefault="00067088">
      <w:pPr>
        <w:spacing w:line="259" w:lineRule="auto"/>
        <w:ind w:left="0" w:firstLine="0"/>
        <w:jc w:val="left"/>
      </w:pPr>
      <w:r>
        <w:br w:type="page"/>
      </w:r>
    </w:p>
    <w:p w14:paraId="48F759A4" w14:textId="77777777" w:rsidR="000F168F" w:rsidRPr="00B910F3" w:rsidRDefault="000F168F" w:rsidP="002B7950">
      <w:pPr>
        <w:ind w:left="0" w:firstLine="0"/>
      </w:pPr>
    </w:p>
    <w:p w14:paraId="36883E19" w14:textId="6E065994" w:rsidR="00652BED" w:rsidRPr="00B910F3" w:rsidRDefault="00270FFA" w:rsidP="00AD0764">
      <w:pPr>
        <w:pStyle w:val="Heading1"/>
      </w:pPr>
      <w:bookmarkStart w:id="100" w:name="_Toc233121236"/>
      <w:r w:rsidRPr="00B910F3">
        <w:t>BAB I</w:t>
      </w:r>
      <w:r w:rsidRPr="00B910F3">
        <w:br/>
        <w:t>PENDAHULUAN</w:t>
      </w:r>
      <w:bookmarkEnd w:id="100"/>
    </w:p>
    <w:p w14:paraId="576DB487" w14:textId="0487D616" w:rsidR="002C6F35" w:rsidRPr="00B910F3" w:rsidRDefault="005D2B58" w:rsidP="00AB7CE6">
      <w:pPr>
        <w:pStyle w:val="Heading2"/>
        <w:rPr>
          <w:b/>
          <w:bCs/>
        </w:rPr>
      </w:pPr>
      <w:bookmarkStart w:id="101" w:name="_Toc233121237"/>
      <w:r w:rsidRPr="00B910F3">
        <w:rPr>
          <w:b/>
          <w:bCs/>
        </w:rPr>
        <w:t>Latar Belakang</w:t>
      </w:r>
      <w:bookmarkEnd w:id="101"/>
    </w:p>
    <w:p w14:paraId="5C555E0F" w14:textId="683EAE28" w:rsidR="007655F9" w:rsidRPr="007655F9" w:rsidRDefault="00270FFA" w:rsidP="00AE607E">
      <w:r w:rsidRPr="00B910F3">
        <w:t>Olahraga merupakan bagian penting dari kehidupan manusia yang melibatkan aktivitas fisik, biak untuk kompetisi maupun rekreasi. Selain bermanfaat bagi kesehata, olahraga juga menjadi sarana hiburan yang dilakukan banyak orang di seluruh dunia.</w:t>
      </w:r>
      <w:r w:rsidR="00CA552C" w:rsidRPr="00B910F3">
        <w:t xml:space="preserve"> </w:t>
      </w:r>
      <w:r w:rsidRPr="00B910F3">
        <w:t>Untuk menjaga keadilan dalam pertandingan, setiap cabang olahraga memiliki serangkaian aturan yang harus dipatuhi. Ketika seorang pemain melanggar aturan tersebut, hal itu disebut pelanggaran atau foul.</w:t>
      </w:r>
      <w:r w:rsidR="009B1014" w:rsidRPr="00B910F3">
        <w:t xml:space="preserve"> </w:t>
      </w:r>
      <w:r w:rsidR="00C22D87" w:rsidRPr="00B910F3">
        <w:t>Salah satu cabang olahraga yang membutuhkan konsentrasi, presisi dan strategi adalah biliar. Olahraga ini dimainkan di atas sebuah meja khusus dengan menggunakan stik untuk menyodok bola sesuai dengan peraturan bermain yang berlaku pada jenis permainan.</w:t>
      </w:r>
      <w:r w:rsidR="00AC034D">
        <w:t xml:space="preserve"> Dalam berbagai cabang olahraga, </w:t>
      </w:r>
      <w:r w:rsidR="00AC034D">
        <w:rPr>
          <w:i/>
          <w:iCs/>
        </w:rPr>
        <w:t>foul</w:t>
      </w:r>
      <w:r w:rsidR="00AC034D">
        <w:t xml:space="preserve"> atau pelanggaran merupakan bagian penting karena berpengaruh langsung terhadap keadilan permainan, perolehan poin, dan hasil akhir pertandingan. </w:t>
      </w:r>
      <w:r w:rsidR="007655F9">
        <w:t xml:space="preserve">Dalam praktiknya, pelanggaran atau insiden penting dalam olahraga tidak selalu terdeteksi secara sempurna oleh wasit karena keterbatasan persepsi dan kondisi pertandingan. Pada olahraga seperti sepak bola, hal ini mendorong diperkenalkannya </w:t>
      </w:r>
      <w:r w:rsidR="007655F9">
        <w:rPr>
          <w:i/>
          <w:iCs/>
        </w:rPr>
        <w:t>Video Assistant Referee</w:t>
      </w:r>
      <w:r w:rsidR="007655F9">
        <w:t xml:space="preserve"> (VAR), yaitu bantuan video untuk mengoreksi “</w:t>
      </w:r>
      <w:r w:rsidR="007655F9">
        <w:rPr>
          <w:i/>
          <w:iCs/>
        </w:rPr>
        <w:t>clear and obvious errors</w:t>
      </w:r>
      <w:r w:rsidR="007655F9">
        <w:t>” pada insiden yang berpotensi mengubah jalannya pertandingan</w:t>
      </w:r>
      <w:r w:rsidR="000626AE">
        <w:t>.</w:t>
      </w:r>
      <w:r w:rsidR="009F0770">
        <w:t xml:space="preserve"> </w:t>
      </w:r>
      <w:r w:rsidR="00AC034D">
        <w:t>Studi Spitz et al. (2020) menganalisis 2195 pertandingan kompetitif dari 13 asosiasi sepak bola nasional dari periode 1 Januari 2017 hingga 1 Juni 2018, dan melaporkan bahwa akurasi keputusan awal wasit 92,1% meningkat menjadi 98,3% setelah intervensi VAR</w:t>
      </w:r>
      <w:r w:rsidR="0066607B">
        <w:t xml:space="preserve"> </w:t>
      </w:r>
      <w:sdt>
        <w:sdtPr>
          <w:rPr>
            <w:color w:val="000000"/>
          </w:rPr>
          <w:tag w:val="MENDELEY_CITATION_v3_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"/>
          <w:id w:val="-1105185311"/>
          <w:placeholder>
            <w:docPart w:val="DefaultPlaceholder_-1854013440"/>
          </w:placeholder>
        </w:sdtPr>
        <w:sdtEndPr/>
        <w:sdtContent>
          <w:r w:rsidR="00FD68CB" w:rsidRPr="00FD68CB">
            <w:rPr>
              <w:color w:val="000000"/>
            </w:rPr>
            <w:t>[1]</w:t>
          </w:r>
        </w:sdtContent>
      </w:sdt>
      <w:r w:rsidR="00AC034D">
        <w:t>.</w:t>
      </w:r>
    </w:p>
    <w:p w14:paraId="520938FA" w14:textId="4A6BD34D" w:rsidR="00D20605" w:rsidRPr="00B910F3" w:rsidRDefault="00F141B3" w:rsidP="00C33CDA">
      <w:r w:rsidRPr="000C7A8A">
        <w:t xml:space="preserve">Seiring dengan kemajuan teknologi, banyak peneliti telah mencoba menerapkan sistem otomatis untuk membantu tugas wasit dalam berbagai cabang olahraga. Upaya untuk menggunakan teknologi, contohnya </w:t>
      </w:r>
      <w:r w:rsidR="00BB7DCB" w:rsidRPr="000C7A8A">
        <w:t>kecerdasan buatan</w:t>
      </w:r>
      <w:r w:rsidR="00012E13" w:rsidRPr="000C7A8A">
        <w:t xml:space="preserve"> </w:t>
      </w:r>
      <w:sdt>
        <w:sdtPr>
          <w:rPr>
            <w:color w:val="000000"/>
          </w:rPr>
          <w:tag w:val="MENDELEY_CITATION_v3_eyJjaXRhdGlvbklEIjoiTUVOREVMRVlfQ0lUQVRJT05fOTU3NmUzOTMtYWU3Zi00NjI5LTg1ZTUtNjlhZGM4NzllZTky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
          <w:id w:val="815080535"/>
          <w:placeholder>
            <w:docPart w:val="DefaultPlaceholder_-1854013440"/>
          </w:placeholder>
        </w:sdtPr>
        <w:sdtEndPr/>
        <w:sdtContent>
          <w:r w:rsidR="00FD68CB" w:rsidRPr="00FD68CB">
            <w:rPr>
              <w:color w:val="000000"/>
            </w:rPr>
            <w:t>[2]</w:t>
          </w:r>
        </w:sdtContent>
      </w:sdt>
      <w:r w:rsidR="00BB7DCB" w:rsidRPr="00B910F3">
        <w:t>, dan khususnya visi komputer</w:t>
      </w:r>
      <w:r w:rsidRPr="00B910F3">
        <w:t>, untuk mendeteksi berbagai kejadian dalam permainan biliar juga bukanlah hal yang baru. Berdasarkan penelitian yang dilakukan oleh Junqin Yu et al. (2018), diusulkan sebuah sistem untuk mendeteksi kejadian dalam video permainan snooker (salah satu jenis permainan biliar) dengan pendekatan multimodal</w:t>
      </w:r>
      <w:r w:rsidR="00EF1D6D" w:rsidRPr="00B910F3">
        <w:t xml:space="preserve"> </w:t>
      </w:r>
      <w:sdt>
        <w:sdtPr>
          <w:rPr>
            <w:color w:val="000000"/>
          </w:rPr>
          <w:tag w:val="MENDELEY_CITATION_v3_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"/>
          <w:id w:val="124597452"/>
          <w:placeholder>
            <w:docPart w:val="DefaultPlaceholder_-1854013440"/>
          </w:placeholder>
        </w:sdtPr>
        <w:sdtEndPr/>
        <w:sdtContent>
          <w:r w:rsidR="00FD68CB" w:rsidRPr="00FD68CB">
            <w:rPr>
              <w:color w:val="000000"/>
            </w:rPr>
            <w:t>[3]</w:t>
          </w:r>
        </w:sdtContent>
      </w:sdt>
      <w:r w:rsidRPr="00B910F3">
        <w:t xml:space="preserve">. Untuk mendeteksi </w:t>
      </w:r>
      <w:r w:rsidRPr="00B910F3">
        <w:rPr>
          <w:i/>
          <w:iCs/>
        </w:rPr>
        <w:t>foul</w:t>
      </w:r>
      <w:r w:rsidRPr="00B910F3">
        <w:t xml:space="preserve">, dilakukan analisis pada scoreboard yang tampil pada video permainan. Analisis yang dilakukan menggunakan </w:t>
      </w:r>
      <w:r w:rsidRPr="00B910F3">
        <w:rPr>
          <w:i/>
          <w:iCs/>
        </w:rPr>
        <w:t>canny edge detection</w:t>
      </w:r>
      <w:r w:rsidRPr="00B910F3">
        <w:t xml:space="preserve"> untuk melihat tepian atau garis batas objek dalam sebuah gambar. Dengan informasi yang diekstrak dari papan skor, peneliti mendeteksi terjadinya pelanggaran dengan menganalisis perubahan data di antara dua rekaman informasi yang berdekatan. Seorang pemain dapat diidentifikasi ketika gilirannya untuk memukul berpindah ke pemain lawan, yang disertai dengan penambahan skor pada lawannya.</w:t>
      </w:r>
      <w:r w:rsidR="0016628C" w:rsidRPr="00B910F3">
        <w:t xml:space="preserve"> </w:t>
      </w:r>
      <w:r w:rsidR="00BE2E0E" w:rsidRPr="00B910F3">
        <w:t>Berdasarkan hasil eksperimen dalam penelitian tersebut, metode ini terbukti sangat baik, dengan keberhasilan mendeteksi kejadian pelanggaran secara benar, mencapai tingkat akurasi sebesar 100% (terdeteksi 28/28 pelanggaran).</w:t>
      </w:r>
      <w:r w:rsidR="00FC7442" w:rsidRPr="00B910F3">
        <w:t xml:space="preserve"> </w:t>
      </w:r>
      <w:r w:rsidR="002F335A" w:rsidRPr="00B910F3">
        <w:t xml:space="preserve">Salah </w:t>
      </w:r>
      <w:r w:rsidR="00DC3052">
        <w:t xml:space="preserve">satu keterbatasan dari metode yang diusulkan adalah deteksi foul dilakukan secara tidak langsung melalui perubahan informasi pada scoreboard, bukan melalui analisis langsung terhadap interaksi objek di atas meja, seperti pergerakan cue ball, kontak pertama dengan bola sasaran, posisi pocket, maupun kontak bola dengan rail. Oleh karena itu, pendekatan tersebu belum secara </w:t>
      </w:r>
      <w:r w:rsidR="00DC3052">
        <w:lastRenderedPageBreak/>
        <w:t>khusus membahas deteksi pelanggaran berddasarkan hubungan visual</w:t>
      </w:r>
      <w:r w:rsidR="006D3956">
        <w:t xml:space="preserve"> antar objek permainan yang terjadi di atas meja biliar.</w:t>
      </w:r>
    </w:p>
    <w:p w14:paraId="7113A75B" w14:textId="1B536FB6" w:rsidR="00466447" w:rsidRPr="00B910F3" w:rsidRDefault="00583586" w:rsidP="00122C51">
      <w:r w:rsidRPr="00B910F3">
        <w:t xml:space="preserve">Berbeda dari metode yang mengandalkan analisis video dan papan skor, penelitian yang dilakukan oleh Zheng dan Yan (2025) memperkenalkan TCGA-Pool, sebuah kerangka analisis video khusus biliar yang tujuannya untuk mendeteksi </w:t>
      </w:r>
      <w:r w:rsidRPr="00B910F3">
        <w:rPr>
          <w:i/>
          <w:iCs/>
        </w:rPr>
        <w:t>clear shot</w:t>
      </w:r>
      <w:r w:rsidRPr="00B910F3">
        <w:t xml:space="preserve"> (</w:t>
      </w:r>
      <w:r w:rsidRPr="00B910F3">
        <w:rPr>
          <w:i/>
          <w:iCs/>
        </w:rPr>
        <w:t>pot</w:t>
      </w:r>
      <w:r w:rsidRPr="00B910F3">
        <w:t xml:space="preserve"> yang berhasil tanpa pelanggaran), identifikasi momen permainan berakhir, dan perhitungan bola yang masuk</w:t>
      </w:r>
      <w:r w:rsidR="00024071" w:rsidRPr="00B910F3">
        <w:t xml:space="preserve"> </w:t>
      </w:r>
      <w:sdt>
        <w:sdtPr>
          <w:rPr>
            <w:color w:val="000000"/>
          </w:rPr>
          <w:tag w:val="MENDELEY_CITATION_v3_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"/>
          <w:id w:val="-1954777745"/>
          <w:placeholder>
            <w:docPart w:val="DefaultPlaceholder_-1854013440"/>
          </w:placeholder>
        </w:sdtPr>
        <w:sdtEndPr/>
        <w:sdtContent>
          <w:r w:rsidR="00FD68CB" w:rsidRPr="00FD68CB">
            <w:rPr>
              <w:color w:val="000000"/>
            </w:rPr>
            <w:t>[4]</w:t>
          </w:r>
        </w:sdtContent>
      </w:sdt>
      <w:r w:rsidRPr="00B910F3">
        <w:t xml:space="preserve">. TCGA-Pool memakai ResNet-50 sebagai </w:t>
      </w:r>
      <w:r w:rsidRPr="00B910F3">
        <w:rPr>
          <w:i/>
          <w:iCs/>
        </w:rPr>
        <w:t>frame encoder</w:t>
      </w:r>
      <w:r w:rsidRPr="00B910F3">
        <w:t xml:space="preserve"> untuk mengekstrak fitur setiap </w:t>
      </w:r>
      <w:r w:rsidRPr="00B910F3">
        <w:rPr>
          <w:i/>
          <w:iCs/>
        </w:rPr>
        <w:t>frame</w:t>
      </w:r>
      <w:r w:rsidRPr="00B910F3">
        <w:t xml:space="preserve">, kemudian modul TCGA menyaring fitur berdasarkan konteks seluruh </w:t>
      </w:r>
      <w:r w:rsidR="00972421" w:rsidRPr="00B910F3">
        <w:rPr>
          <w:i/>
          <w:iCs/>
        </w:rPr>
        <w:t>clip</w:t>
      </w:r>
      <w:r w:rsidRPr="00B910F3">
        <w:t xml:space="preserve">, menurunkan yang kurang penting, dan menonjolkan konteks yang relevan, dan merangkum waktunya untuk klasifikasi. TCGA-Pool memberikan peningkatan signifikan pada semua metrik evaluasi dibanding dengan metode lainnya, sebesar 4.7% pada </w:t>
      </w:r>
      <w:r w:rsidRPr="00B910F3">
        <w:rPr>
          <w:i/>
          <w:iCs/>
        </w:rPr>
        <w:t>clear shot detection</w:t>
      </w:r>
      <w:r w:rsidR="00A70469" w:rsidRPr="00B910F3">
        <w:t xml:space="preserve"> (</w:t>
      </w:r>
      <w:r w:rsidR="002E1887" w:rsidRPr="00B910F3">
        <w:t>akurasi sebesar</w:t>
      </w:r>
      <w:r w:rsidR="00A40B6B" w:rsidRPr="00B910F3">
        <w:t xml:space="preserve"> 87.4%</w:t>
      </w:r>
      <w:r w:rsidR="00A70469" w:rsidRPr="00B910F3">
        <w:t>)</w:t>
      </w:r>
      <w:r w:rsidRPr="00B910F3">
        <w:t>.</w:t>
      </w:r>
      <w:r w:rsidR="00BD4BD0">
        <w:t xml:space="preserve"> Penelitian ini relevan karena</w:t>
      </w:r>
      <w:r w:rsidR="00283566">
        <w:t xml:space="preserve"> sama-sama meneliti 9-ball, tnamun belum fokus pada hal </w:t>
      </w:r>
      <w:r w:rsidR="00283566">
        <w:rPr>
          <w:i/>
          <w:iCs/>
        </w:rPr>
        <w:t>foul detection</w:t>
      </w:r>
      <w:r w:rsidR="00283566">
        <w:t xml:space="preserve"> dan impelementasi pada </w:t>
      </w:r>
      <w:r w:rsidR="00283566">
        <w:rPr>
          <w:i/>
          <w:iCs/>
        </w:rPr>
        <w:t>edge device</w:t>
      </w:r>
      <w:r w:rsidR="00283566">
        <w:t>.</w:t>
      </w:r>
    </w:p>
    <w:p w14:paraId="74A529A0" w14:textId="210D1D62" w:rsidR="00226789" w:rsidRPr="00B910F3" w:rsidRDefault="00605FE0" w:rsidP="00C33CDA">
      <w:r w:rsidRPr="00B910F3">
        <w:t>Berdasarkan latar belakang tersebut, penelitian ini mengusulkan sebuah kerangka deteksi pelanggaran pada permainan biliar yang berlandasan aturan resmi dan dievaluasi pada rekaman pertandingan nyata. Pendekatan ini diharapkan dapat meningkatkan akurasi pemutusan pelanggaran dan konsistensi keputusan wasit.</w:t>
      </w:r>
    </w:p>
    <w:p w14:paraId="06D9C311" w14:textId="3C306A57" w:rsidR="00A2721F" w:rsidRDefault="005D2527" w:rsidP="00C33CDA">
      <w:r w:rsidRPr="00B910F3">
        <w:t>Secara keseluruhan, penelitian ini diawali dengan pengumpulan data dan proses anotasi pada setiap bola, stik, serta elemen meja yang relevan. Setelah itu, dataset diperluas melalui augmentasi</w:t>
      </w:r>
      <w:r w:rsidR="006F73D2" w:rsidRPr="00B910F3">
        <w:t xml:space="preserve"> </w:t>
      </w:r>
      <w:sdt>
        <w:sdtPr>
          <w:rPr>
            <w:color w:val="000000"/>
          </w:rPr>
          <w:tag w:val="MENDELEY_CITATION_v3_eyJjaXRhdGlvbklEIjoiTUVOREVMRVlfQ0lUQVRJT05fYTQ2NjQyNzMtZWNiZC00Njc0LWFjZjMtZmQ4NDc0YTYxOTdh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
          <w:id w:val="472259030"/>
          <w:placeholder>
            <w:docPart w:val="DefaultPlaceholder_-1854013440"/>
          </w:placeholder>
        </w:sdtPr>
        <w:sdtEndPr/>
        <w:sdtContent>
          <w:r w:rsidR="00FD68CB" w:rsidRPr="00FD68CB">
            <w:rPr>
              <w:color w:val="000000"/>
            </w:rPr>
            <w:t>[5]</w:t>
          </w:r>
        </w:sdtContent>
      </w:sdt>
      <w:r w:rsidRPr="00B910F3">
        <w:t xml:space="preserve"> yang mempertahankan label, misalnya perubahan perspektif, penyesuaian kontras, penambahan blur, rotasi, dan teknik lainnya. Data yang telah siap kemudian digunakan untuk melatih </w:t>
      </w:r>
      <w:r w:rsidR="000C6088">
        <w:t>sebuah model</w:t>
      </w:r>
      <w:r w:rsidR="004C5EEE">
        <w:t xml:space="preserve"> visi komputer</w:t>
      </w:r>
      <w:r w:rsidRPr="00B910F3">
        <w:t xml:space="preserve"> </w:t>
      </w:r>
      <w:r w:rsidR="00DF09E1">
        <w:t>yang akan bekerja sebagai cara untuk “melihat”</w:t>
      </w:r>
      <w:r w:rsidR="00CE670F">
        <w:t xml:space="preserve"> meja biliar dan</w:t>
      </w:r>
      <w:r w:rsidR="00346D9E">
        <w:t xml:space="preserve"> mengklasifikasikan benda yang berada di atas meja</w:t>
      </w:r>
      <w:r w:rsidRPr="00B910F3">
        <w:t>. Tahap berikutnya adalah menyusun modul aturan foul dengan Python. Seluruh hasil dievaluasi pada rekaman pertandingan nyata</w:t>
      </w:r>
      <w:r w:rsidR="00C35B5C" w:rsidRPr="00B910F3">
        <w:t xml:space="preserve"> </w:t>
      </w:r>
      <w:sdt>
        <w:sdtPr>
          <w:rPr>
            <w:color w:val="000000"/>
          </w:rPr>
          <w:tag w:val="MENDELEY_CITATION_v3_eyJjaXRhdGlvbklEIjoiTUVOREVMRVlfQ0lUQVRJT05fMmU5NjkzMjEtODk0Yi00YTU4LTg0YjItMzMxNjQyNDJjM2Vl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
          <w:id w:val="320391321"/>
          <w:placeholder>
            <w:docPart w:val="DefaultPlaceholder_-1854013440"/>
          </w:placeholder>
        </w:sdtPr>
        <w:sdtEndPr/>
        <w:sdtContent>
          <w:r w:rsidR="00FD68CB" w:rsidRPr="00FD68CB">
            <w:rPr>
              <w:color w:val="000000"/>
            </w:rPr>
            <w:t>[6]</w:t>
          </w:r>
        </w:sdtContent>
      </w:sdt>
      <w:r w:rsidRPr="00B910F3">
        <w:t xml:space="preserve">, dan pada tahap akhir sistem diimplementasikan pada </w:t>
      </w:r>
      <w:r w:rsidR="00FE5D16">
        <w:t xml:space="preserve">sebuah </w:t>
      </w:r>
      <w:r w:rsidR="00FE5D16">
        <w:rPr>
          <w:i/>
          <w:iCs/>
        </w:rPr>
        <w:t>edge device</w:t>
      </w:r>
      <w:r w:rsidR="009A5995">
        <w:t xml:space="preserve"> yang mampu menjalankan model dan sistem deteksi </w:t>
      </w:r>
      <w:r w:rsidR="009A5995">
        <w:rPr>
          <w:i/>
          <w:iCs/>
        </w:rPr>
        <w:t>foul</w:t>
      </w:r>
      <w:r w:rsidR="009A5995">
        <w:t>.</w:t>
      </w:r>
    </w:p>
    <w:p w14:paraId="0F5F3F56" w14:textId="470ED85B" w:rsidR="00F43C81" w:rsidRDefault="00F43C81" w:rsidP="00C33CDA">
      <w:r>
        <w:t>Penelitian ini tidak mencakup seluruh bentuk pelanggaran dalam aturan resmi 9-ball, melainkan dibatasi pada pelanggaran yang dapat dianalisis melalui informasi visual dari kamera dan hasil deteksi objek.</w:t>
      </w:r>
      <w:r w:rsidR="00AC26B4">
        <w:t xml:space="preserve"> Pembatasan ini dilakukan agar sistem dikembangkan tetap sesuai dengan kemampuan model deteksi objek</w:t>
      </w:r>
      <w:r w:rsidR="001357E3">
        <w:t xml:space="preserve">, </w:t>
      </w:r>
      <w:r w:rsidR="00C517EB">
        <w:t xml:space="preserve">logika program yang berbasis koordinat, dan juga kebutuhan implementasi pada </w:t>
      </w:r>
      <w:r w:rsidR="00C517EB">
        <w:rPr>
          <w:i/>
          <w:iCs/>
        </w:rPr>
        <w:t>edge device</w:t>
      </w:r>
      <w:r w:rsidR="00C517EB">
        <w:t xml:space="preserve">. </w:t>
      </w:r>
      <w:r w:rsidR="00C83CCD">
        <w:t>Pelanggaran yang akan dideteksi dalam penelitian ini ditampilkan pada Tabel 1.1.1.</w:t>
      </w:r>
    </w:p>
    <w:p w14:paraId="1F8EF93F" w14:textId="77777777" w:rsidR="00283789" w:rsidRDefault="00283789" w:rsidP="00C33CDA"/>
    <w:p w14:paraId="020AB91E" w14:textId="0206ABFA" w:rsidR="00535F2A" w:rsidRDefault="00535F2A" w:rsidP="00535F2A">
      <w:pPr>
        <w:pStyle w:val="CaptionGambarBabIII"/>
      </w:pPr>
      <w:bookmarkStart w:id="102" w:name="_Toc233121178"/>
      <w:r>
        <w:t xml:space="preserve">Tabel 1. </w:t>
      </w:r>
      <w:r>
        <w:fldChar w:fldCharType="begin"/>
      </w:r>
      <w:r>
        <w:instrText xml:space="preserve"> SEQ Tabel_1. \* ARABIC </w:instrText>
      </w:r>
      <w:r>
        <w:fldChar w:fldCharType="separate"/>
      </w:r>
      <w:r w:rsidR="004C1ED7">
        <w:t>1</w:t>
      </w:r>
      <w:r>
        <w:fldChar w:fldCharType="end"/>
      </w:r>
      <w:r>
        <w:t>. Pelanggaran yang akan diimplementasikan</w:t>
      </w:r>
      <w:bookmarkEnd w:id="102"/>
    </w:p>
    <w:tbl>
      <w:tblPr>
        <w:tblStyle w:val="TableGrid"/>
        <w:tblW w:w="0" w:type="auto"/>
        <w:tblInd w:w="360" w:type="dxa"/>
        <w:tblLook w:val="04A0" w:firstRow="1" w:lastRow="0" w:firstColumn="1" w:lastColumn="0" w:noHBand="0" w:noVBand="1"/>
      </w:tblPr>
      <w:tblGrid>
        <w:gridCol w:w="4334"/>
        <w:gridCol w:w="4322"/>
      </w:tblGrid>
      <w:tr w:rsidR="00FE46AF" w14:paraId="30D39BF4" w14:textId="77777777" w:rsidTr="00535F2A">
        <w:tc>
          <w:tcPr>
            <w:tcW w:w="4334" w:type="dxa"/>
          </w:tcPr>
          <w:p w14:paraId="1ADFCBCC" w14:textId="46D0F6D3" w:rsidR="00FE46AF" w:rsidRPr="00F14C25" w:rsidRDefault="00FE46AF" w:rsidP="00FE46AF">
            <w:pPr>
              <w:ind w:left="0" w:firstLine="0"/>
              <w:jc w:val="center"/>
              <w:rPr>
                <w:b/>
                <w:bCs/>
              </w:rPr>
            </w:pPr>
            <w:r w:rsidRPr="00F14C25">
              <w:rPr>
                <w:b/>
                <w:bCs/>
              </w:rPr>
              <w:t>Jenis Pelanggaran</w:t>
            </w:r>
          </w:p>
        </w:tc>
        <w:tc>
          <w:tcPr>
            <w:tcW w:w="4322" w:type="dxa"/>
          </w:tcPr>
          <w:p w14:paraId="169A1991" w14:textId="6E152206" w:rsidR="00FE46AF" w:rsidRPr="00F14C25" w:rsidRDefault="00FE46AF" w:rsidP="00FE46AF">
            <w:pPr>
              <w:ind w:left="0" w:firstLine="0"/>
              <w:jc w:val="center"/>
              <w:rPr>
                <w:b/>
                <w:bCs/>
              </w:rPr>
            </w:pPr>
            <w:r w:rsidRPr="00F14C25">
              <w:rPr>
                <w:b/>
                <w:bCs/>
              </w:rPr>
              <w:t>Indikator Visual</w:t>
            </w:r>
          </w:p>
        </w:tc>
      </w:tr>
      <w:tr w:rsidR="00FE46AF" w14:paraId="3995F67A" w14:textId="77777777" w:rsidTr="00535F2A">
        <w:tc>
          <w:tcPr>
            <w:tcW w:w="4334" w:type="dxa"/>
            <w:vAlign w:val="center"/>
          </w:tcPr>
          <w:p w14:paraId="4112B609" w14:textId="47857C50" w:rsidR="00FE46AF" w:rsidRPr="008F0799" w:rsidRDefault="008F0799" w:rsidP="00E8681B">
            <w:pPr>
              <w:ind w:left="0" w:firstLine="0"/>
              <w:jc w:val="center"/>
              <w:rPr>
                <w:i/>
                <w:iCs/>
              </w:rPr>
            </w:pPr>
            <w:r>
              <w:rPr>
                <w:i/>
                <w:iCs/>
              </w:rPr>
              <w:t>Cue ball scratch</w:t>
            </w:r>
          </w:p>
        </w:tc>
        <w:tc>
          <w:tcPr>
            <w:tcW w:w="4322" w:type="dxa"/>
          </w:tcPr>
          <w:p w14:paraId="05DE3B4F" w14:textId="50E2F736" w:rsidR="00FE46AF" w:rsidRDefault="00EC33E5" w:rsidP="00C33CDA">
            <w:pPr>
              <w:ind w:left="0" w:firstLine="0"/>
            </w:pPr>
            <w:r w:rsidRPr="00EC33E5">
              <w:rPr>
                <w:i/>
                <w:iCs/>
              </w:rPr>
              <w:t>Cue</w:t>
            </w:r>
            <w:r w:rsidRPr="00EC33E5">
              <w:t xml:space="preserve"> </w:t>
            </w:r>
            <w:r w:rsidRPr="00EC33E5">
              <w:rPr>
                <w:i/>
                <w:iCs/>
              </w:rPr>
              <w:t>ball</w:t>
            </w:r>
            <w:r w:rsidRPr="00EC33E5">
              <w:t xml:space="preserve"> terdeteksi berada di area </w:t>
            </w:r>
            <w:r w:rsidRPr="00EC33E5">
              <w:rPr>
                <w:i/>
                <w:iCs/>
              </w:rPr>
              <w:t>pocket</w:t>
            </w:r>
            <w:r w:rsidRPr="00EC33E5">
              <w:t xml:space="preserve"> atau masuk ke </w:t>
            </w:r>
            <w:r w:rsidRPr="00EC33E5">
              <w:rPr>
                <w:i/>
                <w:iCs/>
              </w:rPr>
              <w:t>pocket</w:t>
            </w:r>
            <w:r w:rsidRPr="00EC33E5">
              <w:t>.</w:t>
            </w:r>
          </w:p>
        </w:tc>
      </w:tr>
      <w:tr w:rsidR="00FE46AF" w14:paraId="2621FA2E" w14:textId="77777777" w:rsidTr="00535F2A">
        <w:tc>
          <w:tcPr>
            <w:tcW w:w="4334" w:type="dxa"/>
            <w:vAlign w:val="center"/>
          </w:tcPr>
          <w:p w14:paraId="491D89AD" w14:textId="202ED78C" w:rsidR="00FE46AF" w:rsidRPr="008F0799" w:rsidRDefault="00F644C5" w:rsidP="00E8681B">
            <w:pPr>
              <w:ind w:left="0" w:firstLine="0"/>
              <w:jc w:val="center"/>
              <w:rPr>
                <w:i/>
                <w:iCs/>
              </w:rPr>
            </w:pPr>
            <w:r>
              <w:rPr>
                <w:i/>
                <w:iCs/>
              </w:rPr>
              <w:t>No legal hit</w:t>
            </w:r>
          </w:p>
        </w:tc>
        <w:tc>
          <w:tcPr>
            <w:tcW w:w="4322" w:type="dxa"/>
          </w:tcPr>
          <w:p w14:paraId="0D378625" w14:textId="2325806C" w:rsidR="00FE46AF" w:rsidRPr="00F644C5" w:rsidRDefault="00F644C5" w:rsidP="00C33CDA">
            <w:pPr>
              <w:ind w:left="0" w:firstLine="0"/>
            </w:pPr>
            <w:r w:rsidRPr="00F644C5">
              <w:rPr>
                <w:i/>
                <w:iCs/>
              </w:rPr>
              <w:t>Cue</w:t>
            </w:r>
            <w:r w:rsidRPr="00F644C5">
              <w:t xml:space="preserve"> </w:t>
            </w:r>
            <w:r w:rsidRPr="00F644C5">
              <w:rPr>
                <w:i/>
                <w:iCs/>
              </w:rPr>
              <w:t>ball</w:t>
            </w:r>
            <w:r w:rsidRPr="00F644C5">
              <w:t xml:space="preserve"> tidak mengenai bola sasaran yang sah. ini mencakup </w:t>
            </w:r>
            <w:r w:rsidRPr="00F644C5">
              <w:rPr>
                <w:i/>
                <w:iCs/>
              </w:rPr>
              <w:t>cue</w:t>
            </w:r>
            <w:r w:rsidRPr="00F644C5">
              <w:t xml:space="preserve"> </w:t>
            </w:r>
            <w:r w:rsidRPr="00F644C5">
              <w:rPr>
                <w:i/>
                <w:iCs/>
              </w:rPr>
              <w:t>ball</w:t>
            </w:r>
            <w:r w:rsidRPr="00F644C5">
              <w:t xml:space="preserve"> yang tidak mengenai bola apa pun atau </w:t>
            </w:r>
            <w:r w:rsidRPr="00F644C5">
              <w:rPr>
                <w:i/>
                <w:iCs/>
              </w:rPr>
              <w:t>cue</w:t>
            </w:r>
            <w:r w:rsidRPr="00F644C5">
              <w:t xml:space="preserve"> </w:t>
            </w:r>
            <w:r w:rsidRPr="00F644C5">
              <w:rPr>
                <w:i/>
                <w:iCs/>
              </w:rPr>
              <w:t>ball</w:t>
            </w:r>
            <w:r w:rsidRPr="00F644C5">
              <w:t xml:space="preserve"> </w:t>
            </w:r>
            <w:r w:rsidRPr="00F644C5">
              <w:lastRenderedPageBreak/>
              <w:t>pertama kali mengenai bola yang bukan bola bernomor terendah di atas meja.</w:t>
            </w:r>
          </w:p>
        </w:tc>
      </w:tr>
      <w:tr w:rsidR="00FE46AF" w14:paraId="2762E815" w14:textId="77777777" w:rsidTr="00535F2A">
        <w:tc>
          <w:tcPr>
            <w:tcW w:w="4334" w:type="dxa"/>
            <w:vAlign w:val="center"/>
          </w:tcPr>
          <w:p w14:paraId="00878E28" w14:textId="7241F23F" w:rsidR="00FE46AF" w:rsidRPr="008F0799" w:rsidRDefault="008F0799" w:rsidP="00E8681B">
            <w:pPr>
              <w:ind w:left="0" w:firstLine="0"/>
              <w:jc w:val="center"/>
              <w:rPr>
                <w:i/>
                <w:iCs/>
              </w:rPr>
            </w:pPr>
            <w:r>
              <w:rPr>
                <w:i/>
                <w:iCs/>
              </w:rPr>
              <w:lastRenderedPageBreak/>
              <w:t>Cue ball off field</w:t>
            </w:r>
          </w:p>
        </w:tc>
        <w:tc>
          <w:tcPr>
            <w:tcW w:w="4322" w:type="dxa"/>
          </w:tcPr>
          <w:p w14:paraId="6B654708" w14:textId="75EC4FCF" w:rsidR="00FE46AF" w:rsidRPr="00A43ECE" w:rsidRDefault="00BE608A" w:rsidP="00C33CDA">
            <w:pPr>
              <w:ind w:left="0" w:firstLine="0"/>
            </w:pPr>
            <w:r w:rsidRPr="00BE608A">
              <w:rPr>
                <w:i/>
                <w:iCs/>
              </w:rPr>
              <w:t>Cue</w:t>
            </w:r>
            <w:r w:rsidRPr="00BE608A">
              <w:t xml:space="preserve"> </w:t>
            </w:r>
            <w:r w:rsidRPr="00BE608A">
              <w:rPr>
                <w:i/>
                <w:iCs/>
              </w:rPr>
              <w:t>ball</w:t>
            </w:r>
            <w:r w:rsidRPr="00BE608A">
              <w:t xml:space="preserve"> keluar dari </w:t>
            </w:r>
            <w:r w:rsidR="000C77B9">
              <w:t>area permainan</w:t>
            </w:r>
            <w:r w:rsidR="00DE1BD2">
              <w:t>.</w:t>
            </w:r>
          </w:p>
        </w:tc>
      </w:tr>
      <w:tr w:rsidR="00FE46AF" w14:paraId="2DB41397" w14:textId="77777777" w:rsidTr="00535F2A">
        <w:tc>
          <w:tcPr>
            <w:tcW w:w="4334" w:type="dxa"/>
            <w:vAlign w:val="center"/>
          </w:tcPr>
          <w:p w14:paraId="186E3B7B" w14:textId="52B78B00" w:rsidR="00FE46AF" w:rsidRPr="008F0799" w:rsidRDefault="008F0799" w:rsidP="00E8681B">
            <w:pPr>
              <w:ind w:left="0" w:firstLine="0"/>
              <w:jc w:val="center"/>
              <w:rPr>
                <w:i/>
                <w:iCs/>
              </w:rPr>
            </w:pPr>
            <w:r>
              <w:rPr>
                <w:i/>
                <w:iCs/>
              </w:rPr>
              <w:t>No rail contact on shot</w:t>
            </w:r>
          </w:p>
        </w:tc>
        <w:tc>
          <w:tcPr>
            <w:tcW w:w="4322" w:type="dxa"/>
          </w:tcPr>
          <w:p w14:paraId="57ECACF5" w14:textId="2F7BB492" w:rsidR="00FE46AF" w:rsidRPr="003C61F4" w:rsidRDefault="002538EF" w:rsidP="00C33CDA">
            <w:pPr>
              <w:ind w:left="0" w:firstLine="0"/>
            </w:pPr>
            <w:r>
              <w:t>T</w:t>
            </w:r>
            <w:r w:rsidRPr="002538EF">
              <w:t xml:space="preserve">idak ada bola yang masuk ke </w:t>
            </w:r>
            <w:r w:rsidRPr="00280879">
              <w:rPr>
                <w:i/>
                <w:iCs/>
              </w:rPr>
              <w:t>pocket</w:t>
            </w:r>
            <w:r w:rsidRPr="002538EF">
              <w:t xml:space="preserve"> dan tidak ada bola yang menyentuh </w:t>
            </w:r>
            <w:r w:rsidRPr="00D022B1">
              <w:t>rail</w:t>
            </w:r>
            <w:r w:rsidRPr="002538EF">
              <w:t>.</w:t>
            </w:r>
          </w:p>
        </w:tc>
      </w:tr>
    </w:tbl>
    <w:p w14:paraId="7B18AA3D" w14:textId="77777777" w:rsidR="000B76A5" w:rsidRPr="00C517EB" w:rsidRDefault="000B76A5" w:rsidP="00C33CDA"/>
    <w:p w14:paraId="11169A3E" w14:textId="2ECF4C2C" w:rsidR="002F097D" w:rsidRPr="00B910F3" w:rsidRDefault="00C264D0" w:rsidP="00C9166A">
      <w:pPr>
        <w:pStyle w:val="Heading2"/>
        <w:rPr>
          <w:b/>
          <w:bCs/>
        </w:rPr>
      </w:pPr>
      <w:bookmarkStart w:id="103" w:name="_Toc233121238"/>
      <w:r w:rsidRPr="00B910F3">
        <w:rPr>
          <w:b/>
          <w:bCs/>
        </w:rPr>
        <w:t>Rumusan Masalah</w:t>
      </w:r>
      <w:bookmarkEnd w:id="103"/>
    </w:p>
    <w:p w14:paraId="61AA0129" w14:textId="4308C9D4" w:rsidR="001313AB" w:rsidRPr="00B910F3" w:rsidRDefault="006A1C8A" w:rsidP="00C33CDA">
      <w:r w:rsidRPr="00B910F3">
        <w:t>Berdasarkan latar belakang yang telah tertulis di atas</w:t>
      </w:r>
      <w:r w:rsidR="00E33190" w:rsidRPr="00B910F3">
        <w:t xml:space="preserve"> mengenai kebutuhannya sebuah sistem pendeteksi pelanggaran dalam permainan biliar</w:t>
      </w:r>
      <w:r w:rsidRPr="00B910F3">
        <w:t>, berikut adalah rumusan masalah yang dapat ditarik untuk penelitian yang akan dilaksanakan.</w:t>
      </w:r>
    </w:p>
    <w:p w14:paraId="7AF29E3C" w14:textId="396B6635" w:rsidR="00E0570D" w:rsidRDefault="00E0570D" w:rsidP="00696F57">
      <w:pPr>
        <w:pStyle w:val="ListParagraph"/>
        <w:numPr>
          <w:ilvl w:val="3"/>
          <w:numId w:val="1"/>
        </w:numPr>
        <w:ind w:left="1080"/>
      </w:pPr>
      <w:r>
        <w:t xml:space="preserve">Bagaimana membangun </w:t>
      </w:r>
      <w:r w:rsidR="00753276">
        <w:t xml:space="preserve">dan merancang arsitektur </w:t>
      </w:r>
      <w:r>
        <w:t xml:space="preserve">model visi komputer yang mampu mendeteksi dan melokalisasi bola biliar, </w:t>
      </w:r>
      <w:r>
        <w:rPr>
          <w:i/>
          <w:iCs/>
        </w:rPr>
        <w:t>pocket,</w:t>
      </w:r>
      <w:r>
        <w:t xml:space="preserve"> dan elemen meja lainnya pada permainan 9-</w:t>
      </w:r>
      <w:r w:rsidRPr="003337A0">
        <w:rPr>
          <w:i/>
          <w:iCs/>
        </w:rPr>
        <w:t>ball</w:t>
      </w:r>
      <w:r>
        <w:t xml:space="preserve"> </w:t>
      </w:r>
      <w:r w:rsidRPr="003337A0">
        <w:rPr>
          <w:i/>
          <w:iCs/>
        </w:rPr>
        <w:t>pool</w:t>
      </w:r>
      <w:r>
        <w:t>?</w:t>
      </w:r>
    </w:p>
    <w:p w14:paraId="516A568F" w14:textId="77777777" w:rsidR="000C5BE0" w:rsidRDefault="001C221B" w:rsidP="000C5BE0">
      <w:pPr>
        <w:pStyle w:val="ListParagraph"/>
        <w:numPr>
          <w:ilvl w:val="3"/>
          <w:numId w:val="1"/>
        </w:numPr>
        <w:ind w:left="1080"/>
      </w:pPr>
      <w:r w:rsidRPr="00B910F3">
        <w:t xml:space="preserve">Bagaimana </w:t>
      </w:r>
      <w:r w:rsidR="000C5BE0">
        <w:t>mengembangkan logika deteksi pelanggaran pada permainan 9-</w:t>
      </w:r>
      <w:r w:rsidR="000C5BE0">
        <w:rPr>
          <w:i/>
          <w:iCs/>
        </w:rPr>
        <w:t xml:space="preserve">ball pool </w:t>
      </w:r>
      <w:r w:rsidR="000C5BE0">
        <w:t>berdasarkan hasil deteksi objek dari model yang telah dilatih?</w:t>
      </w:r>
    </w:p>
    <w:p w14:paraId="3499E17E" w14:textId="77878808" w:rsidR="00DE6F1F" w:rsidRDefault="0023303A" w:rsidP="000C5BE0">
      <w:pPr>
        <w:pStyle w:val="ListParagraph"/>
        <w:numPr>
          <w:ilvl w:val="3"/>
          <w:numId w:val="1"/>
        </w:numPr>
        <w:ind w:left="1080"/>
      </w:pPr>
      <w:r>
        <w:t xml:space="preserve">Bagaimana </w:t>
      </w:r>
      <w:r w:rsidR="001C221B" w:rsidRPr="00B910F3">
        <w:t xml:space="preserve">sistem deteksi pelanggaran </w:t>
      </w:r>
      <w:r w:rsidR="00CF6AC2" w:rsidRPr="00CF6AC2">
        <w:t>9-</w:t>
      </w:r>
      <w:r w:rsidR="00CF6AC2" w:rsidRPr="000C5BE0">
        <w:rPr>
          <w:i/>
          <w:iCs/>
        </w:rPr>
        <w:t>ball</w:t>
      </w:r>
      <w:r w:rsidR="00CF6AC2" w:rsidRPr="00CF6AC2">
        <w:t xml:space="preserve"> </w:t>
      </w:r>
      <w:r w:rsidR="00B43945">
        <w:t>dapat</w:t>
      </w:r>
      <w:r w:rsidR="001C221B" w:rsidRPr="00B910F3">
        <w:t xml:space="preserve"> diimplementasikan pada </w:t>
      </w:r>
      <w:r w:rsidR="001C221B" w:rsidRPr="000C5BE0">
        <w:rPr>
          <w:i/>
          <w:iCs/>
        </w:rPr>
        <w:t>platform</w:t>
      </w:r>
      <w:r w:rsidR="001C221B" w:rsidRPr="00B910F3">
        <w:t xml:space="preserve"> </w:t>
      </w:r>
      <w:r w:rsidR="001C221B" w:rsidRPr="000C5BE0">
        <w:rPr>
          <w:i/>
          <w:iCs/>
        </w:rPr>
        <w:t>edge</w:t>
      </w:r>
      <w:r w:rsidR="001C221B" w:rsidRPr="00B910F3">
        <w:t xml:space="preserve"> </w:t>
      </w:r>
      <w:r w:rsidR="001C221B" w:rsidRPr="000C5BE0">
        <w:rPr>
          <w:i/>
          <w:iCs/>
        </w:rPr>
        <w:t>computing</w:t>
      </w:r>
      <w:r w:rsidR="001C221B" w:rsidRPr="00B910F3">
        <w:t>?</w:t>
      </w:r>
    </w:p>
    <w:p w14:paraId="130FE48E" w14:textId="77777777" w:rsidR="0009479D" w:rsidRPr="00B910F3" w:rsidRDefault="0009479D" w:rsidP="0009479D">
      <w:pPr>
        <w:pStyle w:val="ListParagraph"/>
        <w:ind w:left="1080" w:firstLine="0"/>
      </w:pPr>
    </w:p>
    <w:p w14:paraId="4CB365B4" w14:textId="27680268" w:rsidR="002A402E" w:rsidRPr="00B910F3" w:rsidRDefault="00F61A0F" w:rsidP="007F1F19">
      <w:pPr>
        <w:pStyle w:val="Heading2"/>
        <w:rPr>
          <w:b/>
          <w:bCs/>
        </w:rPr>
      </w:pPr>
      <w:bookmarkStart w:id="104" w:name="_Toc233121239"/>
      <w:r w:rsidRPr="00B910F3">
        <w:rPr>
          <w:b/>
          <w:bCs/>
        </w:rPr>
        <w:t>Tujuan Penelitian</w:t>
      </w:r>
      <w:bookmarkEnd w:id="104"/>
    </w:p>
    <w:p w14:paraId="5C312306" w14:textId="404AC163" w:rsidR="00396EF9" w:rsidRPr="00B910F3" w:rsidRDefault="005B22E9" w:rsidP="00C33CDA">
      <w:r w:rsidRPr="00B910F3">
        <w:t>Berdasarkan rumusan masalah yang tertulis di atas, berikut adalah tujuan dari penelitian yang akan dilaksanakan:</w:t>
      </w:r>
    </w:p>
    <w:p w14:paraId="6B09AA93" w14:textId="63096B39" w:rsidR="007050A0" w:rsidRPr="00B910F3" w:rsidRDefault="003E40CA" w:rsidP="007D3474">
      <w:pPr>
        <w:pStyle w:val="ListParagraph"/>
        <w:numPr>
          <w:ilvl w:val="3"/>
          <w:numId w:val="3"/>
        </w:numPr>
        <w:ind w:left="1080"/>
      </w:pPr>
      <w:r>
        <w:t xml:space="preserve">Membangun dan merancang arsitektur model </w:t>
      </w:r>
      <w:r w:rsidR="000D43B2">
        <w:t>visi komputer</w:t>
      </w:r>
      <w:r>
        <w:t xml:space="preserve"> </w:t>
      </w:r>
      <w:r w:rsidR="006C3F6F">
        <w:t>yang mampu</w:t>
      </w:r>
      <w:r w:rsidR="001944B9">
        <w:t xml:space="preserve"> mendeteksi dan melokalisasi </w:t>
      </w:r>
      <w:r>
        <w:t>bola biliar</w:t>
      </w:r>
      <w:r w:rsidR="00205BA4">
        <w:rPr>
          <w:i/>
          <w:iCs/>
        </w:rPr>
        <w:t>, pocket</w:t>
      </w:r>
      <w:r>
        <w:t xml:space="preserve"> dan elemen relevan lainnya di atas meja.</w:t>
      </w:r>
    </w:p>
    <w:p w14:paraId="10BC33E5" w14:textId="0155B15F" w:rsidR="007B715B" w:rsidRDefault="000C3C9A" w:rsidP="007D3474">
      <w:pPr>
        <w:pStyle w:val="ListParagraph"/>
        <w:numPr>
          <w:ilvl w:val="3"/>
          <w:numId w:val="3"/>
        </w:numPr>
        <w:ind w:left="1080"/>
      </w:pPr>
      <w:r>
        <w:t xml:space="preserve">Mengembangkan </w:t>
      </w:r>
      <w:r w:rsidR="00EA3457" w:rsidRPr="00EA3457">
        <w:t>logika deteksi pelanggaran pada permainan 9-</w:t>
      </w:r>
      <w:r w:rsidR="00EA3457" w:rsidRPr="009448B3">
        <w:rPr>
          <w:i/>
          <w:iCs/>
        </w:rPr>
        <w:t>ball</w:t>
      </w:r>
      <w:r w:rsidR="00EA3457" w:rsidRPr="00EA3457">
        <w:t xml:space="preserve"> </w:t>
      </w:r>
      <w:r w:rsidR="00EA3457" w:rsidRPr="009448B3">
        <w:rPr>
          <w:i/>
          <w:iCs/>
        </w:rPr>
        <w:t>pool</w:t>
      </w:r>
      <w:r w:rsidR="00EA3457" w:rsidRPr="00EA3457">
        <w:t xml:space="preserve"> berdasarkan hasil deteksi objek dari model yang telah dilatih</w:t>
      </w:r>
      <w:r>
        <w:t>.</w:t>
      </w:r>
    </w:p>
    <w:p w14:paraId="6F5D2681" w14:textId="0427DFDB" w:rsidR="00B43945" w:rsidRDefault="00B43945" w:rsidP="007D3474">
      <w:pPr>
        <w:pStyle w:val="ListParagraph"/>
        <w:numPr>
          <w:ilvl w:val="3"/>
          <w:numId w:val="3"/>
        </w:numPr>
        <w:ind w:left="1080"/>
      </w:pPr>
      <w:r>
        <w:t>Meng</w:t>
      </w:r>
      <w:r w:rsidR="00DF0EC7">
        <w:t>implementasikan sistem deteksi pelanggaran</w:t>
      </w:r>
      <w:r w:rsidR="000835BE">
        <w:t xml:space="preserve"> </w:t>
      </w:r>
      <w:r w:rsidR="000835BE" w:rsidRPr="000835BE">
        <w:t>9-</w:t>
      </w:r>
      <w:r w:rsidR="000835BE" w:rsidRPr="007E001F">
        <w:rPr>
          <w:i/>
          <w:iCs/>
        </w:rPr>
        <w:t>ball</w:t>
      </w:r>
      <w:r w:rsidR="000835BE" w:rsidRPr="000835BE">
        <w:t xml:space="preserve"> </w:t>
      </w:r>
      <w:r w:rsidR="000835BE">
        <w:t xml:space="preserve">pada </w:t>
      </w:r>
      <w:r w:rsidR="000835BE">
        <w:rPr>
          <w:i/>
          <w:iCs/>
        </w:rPr>
        <w:t>platform</w:t>
      </w:r>
      <w:r w:rsidR="000835BE">
        <w:t xml:space="preserve"> </w:t>
      </w:r>
      <w:r w:rsidR="000835BE">
        <w:rPr>
          <w:i/>
          <w:iCs/>
        </w:rPr>
        <w:t>edge computing</w:t>
      </w:r>
      <w:r w:rsidR="000835BE">
        <w:t>.</w:t>
      </w:r>
    </w:p>
    <w:p w14:paraId="08C393E0" w14:textId="77777777" w:rsidR="00283789" w:rsidRPr="00B910F3" w:rsidRDefault="00283789" w:rsidP="00283789">
      <w:pPr>
        <w:pStyle w:val="ListParagraph"/>
        <w:ind w:left="1080" w:firstLine="0"/>
      </w:pPr>
    </w:p>
    <w:p w14:paraId="047EECB0" w14:textId="05E339F9" w:rsidR="005A694E" w:rsidRPr="00B910F3" w:rsidRDefault="00F61A0F" w:rsidP="00431778">
      <w:pPr>
        <w:pStyle w:val="Heading2"/>
        <w:spacing w:after="0"/>
        <w:rPr>
          <w:b/>
          <w:bCs/>
        </w:rPr>
      </w:pPr>
      <w:bookmarkStart w:id="105" w:name="_Toc233121240"/>
      <w:r w:rsidRPr="00B910F3">
        <w:rPr>
          <w:b/>
          <w:bCs/>
        </w:rPr>
        <w:t>Manfaat Penelitian</w:t>
      </w:r>
      <w:bookmarkEnd w:id="105"/>
    </w:p>
    <w:p w14:paraId="7234F593" w14:textId="7C9187DD" w:rsidR="00F61A0F" w:rsidRPr="00B910F3" w:rsidRDefault="009B0257" w:rsidP="00431778">
      <w:pPr>
        <w:pStyle w:val="Heading3"/>
        <w:spacing w:after="0"/>
      </w:pPr>
      <w:bookmarkStart w:id="106" w:name="_Toc233121241"/>
      <w:r w:rsidRPr="00B910F3">
        <w:t>Subjektif</w:t>
      </w:r>
      <w:bookmarkEnd w:id="106"/>
    </w:p>
    <w:p w14:paraId="78CB9081" w14:textId="7515A744" w:rsidR="003410ED" w:rsidRPr="00B910F3" w:rsidRDefault="003410ED" w:rsidP="007D3474">
      <w:pPr>
        <w:pStyle w:val="ListParagraph"/>
        <w:numPr>
          <w:ilvl w:val="3"/>
          <w:numId w:val="4"/>
        </w:numPr>
        <w:spacing w:after="0"/>
      </w:pPr>
      <w:r w:rsidRPr="00B910F3">
        <w:t>Bagi peneliti, penelitian ini menjadi sumber untuk menerapkan dan memperdalam pengetahuan dalam bidang kecerdasan buatan, khususnya visi komputer, dan implementasi sistem pada perangkat keras.</w:t>
      </w:r>
    </w:p>
    <w:p w14:paraId="6D366E3C" w14:textId="597115B2" w:rsidR="00EF5904" w:rsidRPr="00B910F3" w:rsidRDefault="003410ED" w:rsidP="007D3474">
      <w:pPr>
        <w:pStyle w:val="ListParagraph"/>
        <w:numPr>
          <w:ilvl w:val="3"/>
          <w:numId w:val="4"/>
        </w:numPr>
      </w:pPr>
      <w:r w:rsidRPr="00B910F3">
        <w:t xml:space="preserve">Penelitian ini menjadi kontribusi bagi Universitas Pradita dengan menambah referensiilmiah di bidang penerapan AI, </w:t>
      </w:r>
      <w:r w:rsidRPr="00E0036F">
        <w:rPr>
          <w:i/>
          <w:iCs/>
        </w:rPr>
        <w:t>deep</w:t>
      </w:r>
      <w:r w:rsidRPr="00B910F3">
        <w:t xml:space="preserve"> </w:t>
      </w:r>
      <w:r w:rsidRPr="00E0036F">
        <w:rPr>
          <w:i/>
          <w:iCs/>
        </w:rPr>
        <w:t>learning</w:t>
      </w:r>
      <w:r w:rsidRPr="00B910F3">
        <w:t xml:space="preserve">, dan visi komputer, khususnya terkait deteksi bola permainan </w:t>
      </w:r>
      <w:r w:rsidRPr="00E0036F">
        <w:rPr>
          <w:i/>
          <w:iCs/>
        </w:rPr>
        <w:t>billiard</w:t>
      </w:r>
      <w:r w:rsidRPr="00B910F3">
        <w:t>.</w:t>
      </w:r>
    </w:p>
    <w:p w14:paraId="0FBD47EA" w14:textId="56B003D2" w:rsidR="009B0257" w:rsidRPr="00B910F3" w:rsidRDefault="009B0257" w:rsidP="00431778">
      <w:pPr>
        <w:pStyle w:val="Heading3"/>
        <w:spacing w:after="0"/>
      </w:pPr>
      <w:bookmarkStart w:id="107" w:name="_Toc233121242"/>
      <w:r w:rsidRPr="00B910F3">
        <w:lastRenderedPageBreak/>
        <w:t>Objektif</w:t>
      </w:r>
      <w:bookmarkEnd w:id="107"/>
    </w:p>
    <w:p w14:paraId="482AB3A6" w14:textId="77777777" w:rsidR="00C00D99" w:rsidRDefault="000D189C" w:rsidP="007D3474">
      <w:pPr>
        <w:pStyle w:val="ListParagraph"/>
        <w:numPr>
          <w:ilvl w:val="3"/>
          <w:numId w:val="5"/>
        </w:numPr>
        <w:spacing w:after="0"/>
      </w:pPr>
      <w:r w:rsidRPr="00B910F3">
        <w:t xml:space="preserve">Sistem dapat menjadi alat bantu wasit untuk meningkatkan akurasi dan objektivitas saat mengambil keputusan pada </w:t>
      </w:r>
      <w:r w:rsidR="00C00D99">
        <w:t>9-ball.</w:t>
      </w:r>
    </w:p>
    <w:p w14:paraId="29A1311B" w14:textId="52C2EE47" w:rsidR="00C16D8E" w:rsidRDefault="00373822" w:rsidP="007D3474">
      <w:pPr>
        <w:pStyle w:val="ListParagraph"/>
        <w:numPr>
          <w:ilvl w:val="3"/>
          <w:numId w:val="5"/>
        </w:numPr>
        <w:spacing w:after="0"/>
      </w:pPr>
      <w:r w:rsidRPr="00373822">
        <w:t xml:space="preserve">Sistem dapat memberikan informasi deteksi pelanggaran secara otomatis berdasarkan hasil analisis visual, sehingga dapat </w:t>
      </w:r>
      <w:r w:rsidR="00FD7360" w:rsidRPr="00FD7360">
        <w:t>membantu proses evaluasi rekaman pertandingan secara lebih konsisten.</w:t>
      </w:r>
      <w:r w:rsidRPr="00373822">
        <w:t>.</w:t>
      </w:r>
    </w:p>
    <w:p w14:paraId="4734D11D" w14:textId="77777777" w:rsidR="00477EA8" w:rsidRPr="00B910F3" w:rsidRDefault="00477EA8" w:rsidP="00477EA8">
      <w:pPr>
        <w:pStyle w:val="ListParagraph"/>
        <w:spacing w:after="0"/>
        <w:ind w:left="2520" w:firstLine="0"/>
      </w:pPr>
    </w:p>
    <w:p w14:paraId="31A4803F" w14:textId="78DCB8ED" w:rsidR="00C16D8E" w:rsidRPr="00B910F3" w:rsidRDefault="00555495" w:rsidP="00555495">
      <w:pPr>
        <w:pStyle w:val="Heading2"/>
        <w:rPr>
          <w:b/>
          <w:bCs/>
        </w:rPr>
      </w:pPr>
      <w:bookmarkStart w:id="108" w:name="_Toc233121243"/>
      <w:r w:rsidRPr="00B910F3">
        <w:rPr>
          <w:b/>
          <w:bCs/>
        </w:rPr>
        <w:t>Ruang Lingkup Pembahasan</w:t>
      </w:r>
      <w:bookmarkEnd w:id="108"/>
    </w:p>
    <w:p w14:paraId="08EE7BC7" w14:textId="77777777" w:rsidR="00555495" w:rsidRPr="00B910F3" w:rsidRDefault="00555495" w:rsidP="00431778">
      <w:pPr>
        <w:spacing w:after="0"/>
      </w:pPr>
      <w:r w:rsidRPr="00B910F3">
        <w:t>Pada penelitian ini, pembahasan yang akan menjadi fokus utama adalah sebagai berikut:</w:t>
      </w:r>
    </w:p>
    <w:p w14:paraId="11A5C973" w14:textId="736DF165" w:rsidR="00EE0CDB" w:rsidRDefault="00555495" w:rsidP="007D3474">
      <w:pPr>
        <w:pStyle w:val="ListParagraph"/>
        <w:numPr>
          <w:ilvl w:val="3"/>
          <w:numId w:val="2"/>
        </w:numPr>
        <w:ind w:left="1080"/>
      </w:pPr>
      <w:r w:rsidRPr="00B910F3">
        <w:t>Mengevaluasi hasil</w:t>
      </w:r>
      <w:r w:rsidR="00700BE0">
        <w:t xml:space="preserve"> </w:t>
      </w:r>
      <w:r w:rsidR="00700BE0">
        <w:rPr>
          <w:i/>
          <w:iCs/>
        </w:rPr>
        <w:t>training</w:t>
      </w:r>
      <w:r w:rsidR="00700BE0">
        <w:t xml:space="preserve"> visi komputer</w:t>
      </w:r>
      <w:r w:rsidR="00EE0CDB">
        <w:t>.</w:t>
      </w:r>
    </w:p>
    <w:p w14:paraId="72341A70" w14:textId="66CA958C" w:rsidR="00E94EBA" w:rsidRDefault="00842F2F" w:rsidP="007D3474">
      <w:pPr>
        <w:pStyle w:val="ListParagraph"/>
        <w:numPr>
          <w:ilvl w:val="3"/>
          <w:numId w:val="2"/>
        </w:numPr>
        <w:ind w:left="1080"/>
      </w:pPr>
      <w:r>
        <w:t>Mengevaluasi</w:t>
      </w:r>
      <w:r w:rsidR="005450ED">
        <w:t xml:space="preserve"> akurasi dari sistem </w:t>
      </w:r>
      <w:r w:rsidR="00DB7377">
        <w:t xml:space="preserve">deteksi pelanggaran </w:t>
      </w:r>
      <w:r w:rsidR="00DB7377" w:rsidRPr="00DB7377">
        <w:t>9-</w:t>
      </w:r>
      <w:r w:rsidR="00DB7377" w:rsidRPr="00EE0CDB">
        <w:rPr>
          <w:i/>
          <w:iCs/>
        </w:rPr>
        <w:t>ball</w:t>
      </w:r>
      <w:r w:rsidR="00DB7377" w:rsidRPr="00DB7377">
        <w:t xml:space="preserve"> </w:t>
      </w:r>
      <w:r w:rsidR="00DB7377">
        <w:t>menggunakan</w:t>
      </w:r>
      <w:r w:rsidR="00CA78D7">
        <w:t xml:space="preserve"> model yang terlatih.</w:t>
      </w:r>
    </w:p>
    <w:p w14:paraId="1B0F5D06" w14:textId="2813D28E" w:rsidR="00CA78D7" w:rsidRPr="00B910F3" w:rsidRDefault="00CA78D7" w:rsidP="007D3474">
      <w:pPr>
        <w:pStyle w:val="ListParagraph"/>
        <w:numPr>
          <w:ilvl w:val="3"/>
          <w:numId w:val="2"/>
        </w:numPr>
        <w:ind w:left="1080"/>
      </w:pPr>
      <w:r>
        <w:t xml:space="preserve">Mengevaluasi performa </w:t>
      </w:r>
      <w:r w:rsidR="00204F7B">
        <w:t xml:space="preserve">sistem deteksi pelanggaran </w:t>
      </w:r>
      <w:r w:rsidR="00204F7B" w:rsidRPr="00204F7B">
        <w:t>9-</w:t>
      </w:r>
      <w:r w:rsidR="00204F7B" w:rsidRPr="00204F7B">
        <w:rPr>
          <w:i/>
          <w:iCs/>
        </w:rPr>
        <w:t>ball</w:t>
      </w:r>
      <w:r w:rsidR="00204F7B" w:rsidRPr="00204F7B">
        <w:t xml:space="preserve"> </w:t>
      </w:r>
      <w:r w:rsidR="00204F7B">
        <w:t xml:space="preserve">pada </w:t>
      </w:r>
      <w:r w:rsidR="00204F7B">
        <w:rPr>
          <w:i/>
          <w:iCs/>
        </w:rPr>
        <w:t>edge device</w:t>
      </w:r>
      <w:r w:rsidR="00204F7B">
        <w:t>.</w:t>
      </w:r>
    </w:p>
    <w:p w14:paraId="4B109733" w14:textId="35E89822" w:rsidR="001453ED" w:rsidRDefault="00DB531C" w:rsidP="001453ED">
      <w:r>
        <w:t>Penelitian ini akan dilaksanakan secara berkelanjutan hingga ketiga poin evaluasi tersebut tercapai guna memastikan tujuan penelitian terpenuhi</w:t>
      </w:r>
      <w:r w:rsidR="00555495" w:rsidRPr="00B910F3">
        <w:t>.</w:t>
      </w:r>
      <w:r w:rsidR="001453ED">
        <w:t xml:space="preserve"> Batasan masalah yang ditetapkan dalam penelitian ini adalah sebagai berikut:</w:t>
      </w:r>
    </w:p>
    <w:p w14:paraId="37212ACA" w14:textId="71FCA449" w:rsidR="001453ED" w:rsidRDefault="006C14C2" w:rsidP="007D3474">
      <w:pPr>
        <w:pStyle w:val="ListParagraph"/>
        <w:numPr>
          <w:ilvl w:val="0"/>
          <w:numId w:val="7"/>
        </w:numPr>
        <w:ind w:left="1080"/>
      </w:pPr>
      <w:r>
        <w:t xml:space="preserve">Penelitian ini difokuskan pada permainan 9-ball pool dan tidak </w:t>
      </w:r>
      <w:r w:rsidR="008F6F80">
        <w:t>mencakup</w:t>
      </w:r>
      <w:r>
        <w:t xml:space="preserve"> deteksi pelanggaran pada permainan 8-ball pool</w:t>
      </w:r>
    </w:p>
    <w:p w14:paraId="0E63EDA6" w14:textId="48FB312D" w:rsidR="006C14C2" w:rsidRDefault="006C14C2" w:rsidP="007D3474">
      <w:pPr>
        <w:pStyle w:val="ListParagraph"/>
        <w:numPr>
          <w:ilvl w:val="0"/>
          <w:numId w:val="7"/>
        </w:numPr>
        <w:ind w:left="1080"/>
      </w:pPr>
      <w:r>
        <w:t xml:space="preserve">Sistem deteksi pelanggaran yang dikembangkan hanya mencakup empat jenis pelanggaran, yaitu </w:t>
      </w:r>
      <w:r>
        <w:rPr>
          <w:i/>
          <w:iCs/>
        </w:rPr>
        <w:t>cue ball scratch</w:t>
      </w:r>
      <w:r>
        <w:t xml:space="preserve">, </w:t>
      </w:r>
      <w:r w:rsidR="00332B19">
        <w:rPr>
          <w:i/>
          <w:iCs/>
        </w:rPr>
        <w:t>no legal hit</w:t>
      </w:r>
      <w:r>
        <w:t xml:space="preserve">, </w:t>
      </w:r>
      <w:r>
        <w:rPr>
          <w:i/>
          <w:iCs/>
        </w:rPr>
        <w:t>cue ball</w:t>
      </w:r>
      <w:r>
        <w:t xml:space="preserve"> keluar dari area permainan, dan tidak adanya </w:t>
      </w:r>
      <w:r w:rsidR="00283566">
        <w:t xml:space="preserve">kontak </w:t>
      </w:r>
      <w:r>
        <w:t xml:space="preserve">dengan </w:t>
      </w:r>
      <w:r>
        <w:rPr>
          <w:i/>
          <w:iCs/>
        </w:rPr>
        <w:t>rail</w:t>
      </w:r>
      <w:r>
        <w:t xml:space="preserve"> setelah sebuah pukulan.</w:t>
      </w:r>
    </w:p>
    <w:p w14:paraId="1B62F981" w14:textId="718BD550" w:rsidR="006C14C2" w:rsidRDefault="006C14C2" w:rsidP="007D3474">
      <w:pPr>
        <w:pStyle w:val="ListParagraph"/>
        <w:numPr>
          <w:ilvl w:val="0"/>
          <w:numId w:val="7"/>
        </w:numPr>
        <w:ind w:left="1080"/>
      </w:pPr>
      <w:r>
        <w:t xml:space="preserve">Sistem tidak mendeteksi seluruh jenis pelanggaran resmi pada permainan 9-ball, seperti </w:t>
      </w:r>
      <w:r>
        <w:rPr>
          <w:i/>
          <w:iCs/>
        </w:rPr>
        <w:t>three consecutive fouls</w:t>
      </w:r>
      <w:r>
        <w:t xml:space="preserve">, </w:t>
      </w:r>
      <w:r>
        <w:rPr>
          <w:i/>
          <w:iCs/>
        </w:rPr>
        <w:t>illegal jump shot</w:t>
      </w:r>
      <w:r>
        <w:t xml:space="preserve">, </w:t>
      </w:r>
      <w:r>
        <w:rPr>
          <w:i/>
          <w:iCs/>
        </w:rPr>
        <w:t>illegal masse</w:t>
      </w:r>
      <w:r>
        <w:t>, dan pelanggaran akibat sentuhan tangan atau stik terhadap bola.</w:t>
      </w:r>
    </w:p>
    <w:p w14:paraId="1C835E44" w14:textId="3A299A45" w:rsidR="006C14C2" w:rsidRDefault="006C14C2" w:rsidP="007D3474">
      <w:pPr>
        <w:pStyle w:val="ListParagraph"/>
        <w:numPr>
          <w:ilvl w:val="0"/>
          <w:numId w:val="7"/>
        </w:numPr>
        <w:ind w:left="1080"/>
      </w:pPr>
      <w:r>
        <w:t xml:space="preserve">Deteksi pelanggaran dilakukan berdasarkan hasil deteksi objek, posisi </w:t>
      </w:r>
      <w:r>
        <w:rPr>
          <w:i/>
          <w:iCs/>
        </w:rPr>
        <w:t>bounding box</w:t>
      </w:r>
      <w:r>
        <w:t xml:space="preserve">, pergerakan bola, interaksi antara </w:t>
      </w:r>
      <w:r>
        <w:rPr>
          <w:i/>
          <w:iCs/>
        </w:rPr>
        <w:t>cue ball</w:t>
      </w:r>
      <w:r>
        <w:t xml:space="preserve">, </w:t>
      </w:r>
      <w:r>
        <w:rPr>
          <w:i/>
          <w:iCs/>
        </w:rPr>
        <w:t>object ball</w:t>
      </w:r>
      <w:r>
        <w:t xml:space="preserve">, </w:t>
      </w:r>
      <w:r>
        <w:rPr>
          <w:i/>
          <w:iCs/>
        </w:rPr>
        <w:t>pocket</w:t>
      </w:r>
      <w:r>
        <w:t xml:space="preserve">, dan </w:t>
      </w:r>
      <w:r>
        <w:rPr>
          <w:i/>
          <w:iCs/>
        </w:rPr>
        <w:t>rail</w:t>
      </w:r>
      <w:r>
        <w:t>.</w:t>
      </w:r>
    </w:p>
    <w:p w14:paraId="4E2972CF" w14:textId="79A2874C" w:rsidR="00283789" w:rsidRDefault="00F2048E" w:rsidP="00283789">
      <w:pPr>
        <w:pStyle w:val="ListParagraph"/>
        <w:numPr>
          <w:ilvl w:val="0"/>
          <w:numId w:val="7"/>
        </w:numPr>
        <w:ind w:left="1080"/>
      </w:pPr>
      <w:r w:rsidRPr="00DB6A17">
        <w:rPr>
          <w:i/>
          <w:iCs/>
        </w:rPr>
        <w:t>Dataset</w:t>
      </w:r>
      <w:r>
        <w:t xml:space="preserve"> yang dibangun berasal dari video pertandingan</w:t>
      </w:r>
      <w:r w:rsidR="00ED0ECF">
        <w:t xml:space="preserve"> </w:t>
      </w:r>
      <w:r w:rsidR="00ED0ECF" w:rsidRPr="00DB6A17">
        <w:rPr>
          <w:i/>
          <w:iCs/>
        </w:rPr>
        <w:t>public</w:t>
      </w:r>
      <w:r>
        <w:t xml:space="preserve"> 9-ball untuk mendapatkan akurasi tinggi pada </w:t>
      </w:r>
      <w:r w:rsidRPr="00DB6A17">
        <w:rPr>
          <w:i/>
          <w:iCs/>
        </w:rPr>
        <w:t>edge device</w:t>
      </w:r>
      <w:r w:rsidR="007B046C">
        <w:rPr>
          <w:i/>
          <w:iCs/>
        </w:rPr>
        <w:t xml:space="preserve"> </w:t>
      </w:r>
      <w:r w:rsidR="007B046C">
        <w:t>serta video yang diambil secara pribadi menggunakan</w:t>
      </w:r>
      <w:r w:rsidR="00281CD8">
        <w:t xml:space="preserve"> meja biliar mainan</w:t>
      </w:r>
      <w:r>
        <w:t>.</w:t>
      </w:r>
    </w:p>
    <w:p w14:paraId="6B2D61D9" w14:textId="77777777" w:rsidR="00283789" w:rsidRPr="00B910F3" w:rsidRDefault="00283789" w:rsidP="00283789"/>
    <w:p w14:paraId="39D9A0C6" w14:textId="2D1B1D5F" w:rsidR="00C16D8E" w:rsidRPr="00B910F3" w:rsidRDefault="00AB4658" w:rsidP="00AB4658">
      <w:pPr>
        <w:pStyle w:val="Heading2"/>
        <w:rPr>
          <w:b/>
          <w:bCs/>
        </w:rPr>
      </w:pPr>
      <w:bookmarkStart w:id="109" w:name="_Toc233121244"/>
      <w:r w:rsidRPr="00B910F3">
        <w:rPr>
          <w:b/>
          <w:bCs/>
        </w:rPr>
        <w:t>Metode Penelitian</w:t>
      </w:r>
      <w:bookmarkEnd w:id="109"/>
    </w:p>
    <w:p w14:paraId="62AC2017" w14:textId="77777777" w:rsidR="00AB4658" w:rsidRPr="00B910F3" w:rsidRDefault="00AB4658" w:rsidP="00987D02">
      <w:pPr>
        <w:spacing w:after="0"/>
      </w:pPr>
      <w:r w:rsidRPr="00B910F3">
        <w:t>Penelitian ini menggunakan pendekatan System Development Life Cycle (SDLC), dengan tahapan sebagai berikut:</w:t>
      </w:r>
    </w:p>
    <w:p w14:paraId="00580B12" w14:textId="4EA67164" w:rsidR="00AB4658" w:rsidRPr="00B910F3" w:rsidRDefault="00AB4658" w:rsidP="007D3474">
      <w:pPr>
        <w:pStyle w:val="ListParagraph"/>
        <w:numPr>
          <w:ilvl w:val="3"/>
          <w:numId w:val="2"/>
        </w:numPr>
        <w:spacing w:before="240"/>
        <w:ind w:left="1080"/>
      </w:pPr>
      <w:r w:rsidRPr="00B910F3">
        <w:t>Studi Literatur</w:t>
      </w:r>
    </w:p>
    <w:p w14:paraId="6258D71A" w14:textId="3D4889C6" w:rsidR="00F03F3A" w:rsidRPr="00B910F3" w:rsidRDefault="003D41E9" w:rsidP="00F03F3A">
      <w:pPr>
        <w:pStyle w:val="ListParagraph"/>
        <w:ind w:left="1080" w:firstLine="0"/>
      </w:pPr>
      <w:r w:rsidRPr="00B910F3">
        <w:t>Meninjau aturan resmi BCA untuk 9-</w:t>
      </w:r>
      <w:r w:rsidRPr="00593575">
        <w:rPr>
          <w:i/>
          <w:iCs/>
        </w:rPr>
        <w:t>ball</w:t>
      </w:r>
      <w:r w:rsidRPr="00B910F3">
        <w:t xml:space="preserve">, riset terkait deteksi perstiwa/foul pada biliar, konsep inti </w:t>
      </w:r>
      <w:r w:rsidR="00FB01D1">
        <w:t>visi komputer</w:t>
      </w:r>
      <w:r w:rsidRPr="00B910F3">
        <w:t xml:space="preserve">, </w:t>
      </w:r>
      <w:r w:rsidR="008F303D">
        <w:t xml:space="preserve">model visi komputer </w:t>
      </w:r>
      <w:r w:rsidR="00AF1F8D">
        <w:t xml:space="preserve">yang layak untuk sistem </w:t>
      </w:r>
      <w:r w:rsidR="00727BA2">
        <w:t>pendeteksi pelanggaran</w:t>
      </w:r>
      <w:r w:rsidRPr="00B910F3">
        <w:t xml:space="preserve">, metrik evaluasi, serta kelayakan deployment di perangkat </w:t>
      </w:r>
      <w:r w:rsidRPr="00267B81">
        <w:rPr>
          <w:i/>
          <w:iCs/>
        </w:rPr>
        <w:t>edge</w:t>
      </w:r>
      <w:r w:rsidRPr="00B910F3">
        <w:t>.</w:t>
      </w:r>
    </w:p>
    <w:p w14:paraId="076CFEFE" w14:textId="77777777" w:rsidR="00133106" w:rsidRPr="00B910F3" w:rsidRDefault="00133106" w:rsidP="00F03F3A">
      <w:pPr>
        <w:pStyle w:val="ListParagraph"/>
        <w:ind w:left="1080" w:firstLine="0"/>
      </w:pPr>
    </w:p>
    <w:p w14:paraId="1CFBD453" w14:textId="3270BFF5" w:rsidR="00E37C83" w:rsidRPr="00B910F3" w:rsidRDefault="00AB4658" w:rsidP="007D3474">
      <w:pPr>
        <w:pStyle w:val="ListParagraph"/>
        <w:numPr>
          <w:ilvl w:val="3"/>
          <w:numId w:val="2"/>
        </w:numPr>
        <w:ind w:left="1080"/>
      </w:pPr>
      <w:r w:rsidRPr="00B910F3">
        <w:lastRenderedPageBreak/>
        <w:t>Analisis Kebutuhan</w:t>
      </w:r>
    </w:p>
    <w:p w14:paraId="73A85CC5" w14:textId="677FAA59" w:rsidR="00E37C83" w:rsidRPr="00B910F3" w:rsidRDefault="004B245E" w:rsidP="00E37C83">
      <w:pPr>
        <w:pStyle w:val="ListParagraph"/>
        <w:ind w:left="1080" w:firstLine="0"/>
      </w:pPr>
      <w:r w:rsidRPr="00B910F3">
        <w:t xml:space="preserve">Merumuskan kebutuhan fungsional: kelas objek (bola bernomor, </w:t>
      </w:r>
      <w:r w:rsidRPr="00B910F3">
        <w:rPr>
          <w:i/>
          <w:iCs/>
        </w:rPr>
        <w:t>cue</w:t>
      </w:r>
      <w:r w:rsidRPr="00B910F3">
        <w:t xml:space="preserve"> </w:t>
      </w:r>
      <w:r w:rsidRPr="00B910F3">
        <w:rPr>
          <w:i/>
          <w:iCs/>
        </w:rPr>
        <w:t>ball</w:t>
      </w:r>
      <w:r w:rsidRPr="00B910F3">
        <w:t xml:space="preserve">, stik, </w:t>
      </w:r>
      <w:r w:rsidR="00696C1F">
        <w:rPr>
          <w:i/>
          <w:iCs/>
        </w:rPr>
        <w:t>rail</w:t>
      </w:r>
      <w:r w:rsidRPr="00B910F3">
        <w:t xml:space="preserve">, kantong), kebutuhan data (multi-sudut, variasi pencahayaan/gerak), target kinerja (akurasi deteksi tinggi untuk mendukung logika </w:t>
      </w:r>
      <w:r w:rsidRPr="00B910F3">
        <w:rPr>
          <w:i/>
          <w:iCs/>
        </w:rPr>
        <w:t>foul</w:t>
      </w:r>
      <w:r w:rsidRPr="00B910F3">
        <w:t>, serta kebutuhan non-fungsional (portabilitas model ke perangkat berdaya rendah).</w:t>
      </w:r>
    </w:p>
    <w:p w14:paraId="0976428C" w14:textId="77777777" w:rsidR="0070711A" w:rsidRPr="00B910F3" w:rsidRDefault="0070711A" w:rsidP="00E37C83">
      <w:pPr>
        <w:pStyle w:val="ListParagraph"/>
        <w:ind w:left="1080" w:firstLine="0"/>
      </w:pPr>
    </w:p>
    <w:p w14:paraId="530E22A6" w14:textId="09A2AF22" w:rsidR="005D30B5" w:rsidRPr="00B910F3" w:rsidRDefault="00AB4658" w:rsidP="007D3474">
      <w:pPr>
        <w:pStyle w:val="ListParagraph"/>
        <w:numPr>
          <w:ilvl w:val="3"/>
          <w:numId w:val="2"/>
        </w:numPr>
        <w:ind w:left="1080"/>
      </w:pPr>
      <w:r w:rsidRPr="00B910F3">
        <w:t>Perancangan Siste</w:t>
      </w:r>
      <w:r w:rsidR="005D30B5" w:rsidRPr="00B910F3">
        <w:t>m</w:t>
      </w:r>
    </w:p>
    <w:p w14:paraId="18FEC9E4" w14:textId="509B0899" w:rsidR="00BC0D1F" w:rsidRDefault="00BB7B20" w:rsidP="00567F1B">
      <w:pPr>
        <w:pStyle w:val="ListParagraph"/>
        <w:ind w:left="1080" w:firstLine="0"/>
      </w:pPr>
      <w:r w:rsidRPr="00B910F3">
        <w:t xml:space="preserve">Mendesain arsitektur modular: pipeline data (anotasi, lalu augmentasi), pelatihan </w:t>
      </w:r>
      <w:r w:rsidR="003D1D8B">
        <w:t>model visi komputer</w:t>
      </w:r>
      <w:r w:rsidRPr="00B910F3">
        <w:t xml:space="preserve"> dengan skema validasi, modul aturan foul berbasis Python yang mengonsumsi output deteksi (bbox + kelas), </w:t>
      </w:r>
      <w:r w:rsidR="00F81ED8">
        <w:t xml:space="preserve">menampilkan hasil deteksi pelanggaran pada antarmuka sistem dan menyiapkan integrasi ke </w:t>
      </w:r>
      <w:r w:rsidR="00F81ED8">
        <w:rPr>
          <w:i/>
          <w:iCs/>
        </w:rPr>
        <w:t>edge device</w:t>
      </w:r>
      <w:r w:rsidR="00F81ED8">
        <w:t xml:space="preserve"> untuk inferensi</w:t>
      </w:r>
      <w:r w:rsidRPr="00B910F3">
        <w:t xml:space="preserve">, serta rencana integrasi ke </w:t>
      </w:r>
      <w:r w:rsidR="00A270BA">
        <w:rPr>
          <w:i/>
          <w:iCs/>
        </w:rPr>
        <w:t xml:space="preserve">edge device </w:t>
      </w:r>
      <w:r w:rsidRPr="00B910F3">
        <w:t>untuk inferensi.</w:t>
      </w:r>
    </w:p>
    <w:p w14:paraId="2195383C" w14:textId="77777777" w:rsidR="00BC0D1F" w:rsidRPr="00B910F3" w:rsidRDefault="00BC0D1F" w:rsidP="005D24AE">
      <w:pPr>
        <w:pStyle w:val="ListParagraph"/>
        <w:ind w:left="1080" w:firstLine="0"/>
      </w:pPr>
    </w:p>
    <w:p w14:paraId="5C730A80" w14:textId="530D2AC3" w:rsidR="00AB4658" w:rsidRPr="00B910F3" w:rsidRDefault="00AB4658" w:rsidP="007D3474">
      <w:pPr>
        <w:pStyle w:val="ListParagraph"/>
        <w:numPr>
          <w:ilvl w:val="3"/>
          <w:numId w:val="2"/>
        </w:numPr>
        <w:ind w:left="1080"/>
      </w:pPr>
      <w:r w:rsidRPr="00B910F3">
        <w:t>Implementasi dan Pengembangan</w:t>
      </w:r>
    </w:p>
    <w:p w14:paraId="3B2E65C3" w14:textId="475AAC52" w:rsidR="005D30B5" w:rsidRPr="00B910F3" w:rsidRDefault="0037518A" w:rsidP="005D30B5">
      <w:pPr>
        <w:pStyle w:val="ListParagraph"/>
        <w:ind w:left="1080" w:firstLine="0"/>
      </w:pPr>
      <w:r w:rsidRPr="00B910F3">
        <w:t xml:space="preserve">Membangun dataset beranotasi, menerapkan augmentasi yang relevan (contohnya perubahan perspektif, pencahayaan, </w:t>
      </w:r>
      <w:r w:rsidRPr="00474B1E">
        <w:rPr>
          <w:i/>
          <w:iCs/>
        </w:rPr>
        <w:t>blur</w:t>
      </w:r>
      <w:r w:rsidRPr="00B910F3">
        <w:t xml:space="preserve">, rotasi), melatih model </w:t>
      </w:r>
      <w:r w:rsidR="00C00875">
        <w:t>visi komputer</w:t>
      </w:r>
      <w:r w:rsidRPr="00B910F3">
        <w:t>, mengembangkan modul aturan foul dan integrasi I/O video, lalu melakukan optimisasi model agar muat memori/komputasi</w:t>
      </w:r>
      <w:r w:rsidR="00726E74">
        <w:t xml:space="preserve"> </w:t>
      </w:r>
      <w:r w:rsidR="00726E74">
        <w:rPr>
          <w:i/>
          <w:iCs/>
        </w:rPr>
        <w:t>edge device</w:t>
      </w:r>
      <w:r w:rsidRPr="00B910F3">
        <w:t>.</w:t>
      </w:r>
    </w:p>
    <w:p w14:paraId="7B1BD5B0" w14:textId="77777777" w:rsidR="00074635" w:rsidRPr="00B910F3" w:rsidRDefault="00074635" w:rsidP="005D30B5">
      <w:pPr>
        <w:pStyle w:val="ListParagraph"/>
        <w:ind w:left="1080" w:firstLine="0"/>
      </w:pPr>
    </w:p>
    <w:p w14:paraId="3B6CC3C8" w14:textId="4AC9A51F" w:rsidR="003944AB" w:rsidRPr="00B910F3" w:rsidRDefault="00AB4658" w:rsidP="007D3474">
      <w:pPr>
        <w:pStyle w:val="ListParagraph"/>
        <w:numPr>
          <w:ilvl w:val="3"/>
          <w:numId w:val="2"/>
        </w:numPr>
        <w:ind w:left="1080"/>
      </w:pPr>
      <w:r w:rsidRPr="00B910F3">
        <w:t>Pengujian dan Evaluasi</w:t>
      </w:r>
    </w:p>
    <w:p w14:paraId="2D15E130" w14:textId="5FB92776" w:rsidR="003944AB" w:rsidRPr="00B910F3" w:rsidRDefault="009D468E" w:rsidP="003944AB">
      <w:pPr>
        <w:pStyle w:val="ListParagraph"/>
        <w:ind w:left="1080" w:firstLine="0"/>
      </w:pPr>
      <w:r w:rsidRPr="009D468E">
        <w:t>Sistem dievaluasi menggunakan dataset uji dan video pengujian yang terdiri dari video publik serta video pribadi dari setup meja biliar sederhana</w:t>
      </w:r>
      <w:r>
        <w:t>. Yang di</w:t>
      </w:r>
      <w:r w:rsidR="00DF6FCB" w:rsidRPr="00B910F3">
        <w:t>evaluasi performa deteksi (</w:t>
      </w:r>
      <w:r w:rsidR="00DF6FCB" w:rsidRPr="00717F98">
        <w:rPr>
          <w:i/>
          <w:iCs/>
        </w:rPr>
        <w:t>Precision</w:t>
      </w:r>
      <w:r w:rsidR="00DF6FCB" w:rsidRPr="00B910F3">
        <w:t xml:space="preserve">, </w:t>
      </w:r>
      <w:r w:rsidR="00DF6FCB" w:rsidRPr="00717F98">
        <w:rPr>
          <w:i/>
          <w:iCs/>
        </w:rPr>
        <w:t>Recall</w:t>
      </w:r>
      <w:r w:rsidR="00DF6FCB" w:rsidRPr="00B910F3">
        <w:t xml:space="preserve">, mAP), akurasi keputusan </w:t>
      </w:r>
      <w:r w:rsidR="00DF6FCB" w:rsidRPr="00B910F3">
        <w:rPr>
          <w:i/>
          <w:iCs/>
        </w:rPr>
        <w:t>foul</w:t>
      </w:r>
      <w:r w:rsidR="00DF6FCB" w:rsidRPr="00B910F3">
        <w:t>, serta metrik sistemik (FPS/latensi) di perangkat target</w:t>
      </w:r>
      <w:r w:rsidR="003F685E" w:rsidRPr="00B910F3">
        <w:t>.</w:t>
      </w:r>
    </w:p>
    <w:p w14:paraId="1772C581" w14:textId="77777777" w:rsidR="003F685E" w:rsidRPr="00B910F3" w:rsidRDefault="003F685E" w:rsidP="003944AB">
      <w:pPr>
        <w:pStyle w:val="ListParagraph"/>
        <w:ind w:left="1080" w:firstLine="0"/>
      </w:pPr>
    </w:p>
    <w:p w14:paraId="04429C48" w14:textId="0857E2BA" w:rsidR="00AB4658" w:rsidRPr="00B910F3" w:rsidRDefault="00AB4658" w:rsidP="007D3474">
      <w:pPr>
        <w:pStyle w:val="ListParagraph"/>
        <w:numPr>
          <w:ilvl w:val="3"/>
          <w:numId w:val="2"/>
        </w:numPr>
        <w:ind w:left="1080"/>
      </w:pPr>
      <w:r w:rsidRPr="00B910F3">
        <w:t>Analisis Hasil dan Pembahasan</w:t>
      </w:r>
    </w:p>
    <w:p w14:paraId="2EA1BDE8" w14:textId="5F02ACF8" w:rsidR="000754D4" w:rsidRPr="00B910F3" w:rsidRDefault="000754D4" w:rsidP="00C03DB7">
      <w:pPr>
        <w:pStyle w:val="ListParagraph"/>
        <w:ind w:left="1080" w:firstLine="0"/>
      </w:pPr>
      <w:r w:rsidRPr="00B910F3">
        <w:t xml:space="preserve">Menulis capaian metrik vs target, membahas kegagalan umum, </w:t>
      </w:r>
      <w:r w:rsidRPr="00B910F3">
        <w:rPr>
          <w:i/>
          <w:iCs/>
        </w:rPr>
        <w:t>trade-off</w:t>
      </w:r>
      <w:r w:rsidRPr="00B910F3">
        <w:t xml:space="preserve"> akurasi-kecepatan, dan merumuskan perbaikan serta arah kerja lanjut.</w:t>
      </w:r>
    </w:p>
    <w:p w14:paraId="5FCBEE27" w14:textId="77777777" w:rsidR="0026039C" w:rsidRPr="00B910F3" w:rsidRDefault="0026039C" w:rsidP="006B23F0">
      <w:pPr>
        <w:ind w:left="0" w:firstLine="0"/>
      </w:pPr>
    </w:p>
    <w:p w14:paraId="20081EC8" w14:textId="17698336" w:rsidR="00C16D8E" w:rsidRPr="00573ED3" w:rsidRDefault="007A0E03" w:rsidP="007A0E03">
      <w:pPr>
        <w:pStyle w:val="Heading2"/>
        <w:rPr>
          <w:b/>
          <w:bCs/>
        </w:rPr>
      </w:pPr>
      <w:bookmarkStart w:id="110" w:name="_Toc233121245"/>
      <w:r w:rsidRPr="00573ED3">
        <w:rPr>
          <w:b/>
          <w:bCs/>
        </w:rPr>
        <w:t xml:space="preserve">Sistematika </w:t>
      </w:r>
      <w:r w:rsidR="008347DC">
        <w:rPr>
          <w:b/>
          <w:bCs/>
        </w:rPr>
        <w:t>Penulisan</w:t>
      </w:r>
      <w:bookmarkEnd w:id="110"/>
    </w:p>
    <w:p w14:paraId="349F98C2" w14:textId="7E236FDC" w:rsidR="007A0E03" w:rsidRDefault="00781E15" w:rsidP="00E611FB">
      <w:pPr>
        <w:spacing w:after="0"/>
      </w:pPr>
      <w:r w:rsidRPr="00781E15">
        <w:t>Penulisan laporan Tugas Akhir ini terbagi dalam beberapa bab yang tersusun sebagai</w:t>
      </w:r>
      <w:r>
        <w:t xml:space="preserve"> </w:t>
      </w:r>
      <w:r w:rsidRPr="00781E15">
        <w:t>berikut:</w:t>
      </w:r>
    </w:p>
    <w:p w14:paraId="3087364C" w14:textId="77777777" w:rsidR="00666AB5" w:rsidRDefault="00666AB5" w:rsidP="00E611FB">
      <w:pPr>
        <w:spacing w:after="0"/>
      </w:pPr>
    </w:p>
    <w:p w14:paraId="432CC7FB" w14:textId="2A8DFA63" w:rsidR="00E611FB" w:rsidRDefault="00E611FB" w:rsidP="00E611FB">
      <w:pPr>
        <w:spacing w:after="0"/>
      </w:pPr>
      <w:r>
        <w:t>BAB I – PENDAHULUAN</w:t>
      </w:r>
    </w:p>
    <w:p w14:paraId="0EA3D475" w14:textId="01E75C2F" w:rsidR="00AC387E" w:rsidRPr="008347DC" w:rsidRDefault="00E611FB" w:rsidP="00B80D26">
      <w:pPr>
        <w:pStyle w:val="ListParagraph"/>
      </w:pPr>
      <w:r w:rsidRPr="00E611FB">
        <w:t>Bab ini berisi latar belakang</w:t>
      </w:r>
      <w:r w:rsidR="00AC387E">
        <w:t xml:space="preserve"> penelitian mengenai kebutuhan sistem bantu deteksi pelanggaran pada permainan 9-ball pool. Pembahasan diawali dengan penjelasan mengenai pentingnya objektivitas dalam pengambilan keputusan pelanggaran, keterbatasan pengamatan manual oleh wasit, </w:t>
      </w:r>
      <w:r w:rsidR="007A230C">
        <w:t>dan juga pemanfafatan visi komputer untuk membantu proses deteksi. Terdapat juga dalam bab ini rumusan masalah, tujuan penelitian, manfaat penelitian, ruang lingkup pembahasan, metode penelitian secara umum, dan sistematika penulisan</w:t>
      </w:r>
      <w:r w:rsidR="008347DC">
        <w:t xml:space="preserve">. Pada bagian ruang lingkup pembahasan, penelitian </w:t>
      </w:r>
      <w:r w:rsidR="008347DC">
        <w:lastRenderedPageBreak/>
        <w:t xml:space="preserve">dibatasi pada permainan 9-ball dan 4 jenis pelanggaran, yaitu </w:t>
      </w:r>
      <w:r w:rsidR="008347DC">
        <w:rPr>
          <w:i/>
          <w:iCs/>
        </w:rPr>
        <w:t>cue ball scratch</w:t>
      </w:r>
      <w:r w:rsidR="008347DC">
        <w:t xml:space="preserve">, </w:t>
      </w:r>
      <w:r w:rsidR="00632A43">
        <w:rPr>
          <w:i/>
          <w:iCs/>
        </w:rPr>
        <w:t>no legal hit</w:t>
      </w:r>
      <w:r w:rsidR="008347DC">
        <w:t xml:space="preserve">, </w:t>
      </w:r>
      <w:r w:rsidR="008347DC">
        <w:rPr>
          <w:i/>
          <w:iCs/>
        </w:rPr>
        <w:t>cue ball off the field</w:t>
      </w:r>
      <w:r w:rsidR="008347DC">
        <w:t xml:space="preserve">, dan </w:t>
      </w:r>
      <w:r w:rsidR="008347DC">
        <w:rPr>
          <w:i/>
          <w:iCs/>
        </w:rPr>
        <w:t>no rail contact on shot</w:t>
      </w:r>
      <w:r w:rsidR="008347DC">
        <w:t>.</w:t>
      </w:r>
    </w:p>
    <w:p w14:paraId="0EBF4140" w14:textId="77777777" w:rsidR="00AC387E" w:rsidRDefault="00AC387E" w:rsidP="00B80D26">
      <w:pPr>
        <w:pStyle w:val="ListParagraph"/>
      </w:pPr>
    </w:p>
    <w:p w14:paraId="0CAA9EAB" w14:textId="3A27ACCB" w:rsidR="002B502A" w:rsidRDefault="002B502A" w:rsidP="002B502A">
      <w:pPr>
        <w:spacing w:after="0"/>
      </w:pPr>
      <w:r>
        <w:t>BAB II – TINJAUAN PUSTAKA</w:t>
      </w:r>
    </w:p>
    <w:p w14:paraId="6B862E20" w14:textId="4719B0DE" w:rsidR="00777BE3" w:rsidRPr="002E0403" w:rsidRDefault="00D10197" w:rsidP="00D2029E">
      <w:pPr>
        <w:pStyle w:val="ListParagraph"/>
      </w:pPr>
      <w:r w:rsidRPr="00D10197">
        <w:t xml:space="preserve">Pada bab ini, teori-teori yang </w:t>
      </w:r>
      <w:r w:rsidR="00777BE3">
        <w:t xml:space="preserve">menjadi dasar dalam pengembangan sistem deteksi pelanggaran 9-ball pool. Pembahasan </w:t>
      </w:r>
      <w:r w:rsidR="002E0403">
        <w:t xml:space="preserve">mengandung aturan dasar dan jenis pelanggaran dalam permainan 9-ball, konsep kecerdasan buatan dan visi komputer, metode deteksi objek, arsitektur YOLO sebagai </w:t>
      </w:r>
      <w:r w:rsidR="002E0403">
        <w:rPr>
          <w:i/>
          <w:iCs/>
        </w:rPr>
        <w:t>one stage detector</w:t>
      </w:r>
      <w:r w:rsidR="002E0403">
        <w:t xml:space="preserve">, proses anotasi dan augmentasi dataset, dan konsep </w:t>
      </w:r>
      <w:r w:rsidR="002E0403">
        <w:rPr>
          <w:i/>
          <w:iCs/>
        </w:rPr>
        <w:t>edge computing</w:t>
      </w:r>
      <w:r w:rsidR="002E0403">
        <w:t>.</w:t>
      </w:r>
      <w:r w:rsidR="00F802B7">
        <w:t xml:space="preserve"> Bab ini juga membahas beberapa penelitian terdahulu yang berkaitan dengan deteksi objek, analisis video olahraga, dan sistem berbasis visi komputer.</w:t>
      </w:r>
    </w:p>
    <w:p w14:paraId="09B7A3D9" w14:textId="3431240A" w:rsidR="00D2029E" w:rsidRDefault="00D2029E" w:rsidP="00D2029E">
      <w:pPr>
        <w:spacing w:after="0"/>
      </w:pPr>
      <w:r>
        <w:t>BAB III – METODOLOGI PENELITIAN</w:t>
      </w:r>
    </w:p>
    <w:p w14:paraId="5C406AD9" w14:textId="64E53085" w:rsidR="00D2029E" w:rsidRDefault="00D2029E" w:rsidP="00D2029E">
      <w:pPr>
        <w:pStyle w:val="ListParagraph"/>
      </w:pPr>
      <w:r>
        <w:t>Pada bab ini,</w:t>
      </w:r>
      <w:r w:rsidR="00E525F8">
        <w:t xml:space="preserve"> dijelaskan tahapan-tahapan </w:t>
      </w:r>
      <w:r w:rsidR="00565B4C">
        <w:t xml:space="preserve">yang dilakukan dalam pengembangan sistem deteksi pelanggaran 9-ball pool. Tahapan tersebut meliputi pengumpulan data video, </w:t>
      </w:r>
      <w:r w:rsidR="00E74ED1">
        <w:t>pengambilan</w:t>
      </w:r>
      <w:r w:rsidR="00565B4C">
        <w:t xml:space="preserve"> </w:t>
      </w:r>
      <w:r w:rsidR="00565B4C" w:rsidRPr="009241FA">
        <w:rPr>
          <w:i/>
          <w:iCs/>
        </w:rPr>
        <w:t>frame</w:t>
      </w:r>
      <w:r w:rsidR="00565B4C">
        <w:t xml:space="preserve">, anotasi objek, pengolahan dataset, augmentasi data, pelatihan model, serta konversi model agar dapat masuk kepada </w:t>
      </w:r>
      <w:r w:rsidR="00565B4C">
        <w:rPr>
          <w:i/>
          <w:iCs/>
        </w:rPr>
        <w:t>edge device</w:t>
      </w:r>
      <w:r w:rsidR="00565B4C">
        <w:t xml:space="preserve">. Bab ini juga menjelaskan perancangan logika deteksi pelanggaran berdasarkan hasil deteksi objek, seperti posisi </w:t>
      </w:r>
      <w:r w:rsidR="00565B4C">
        <w:rPr>
          <w:i/>
          <w:iCs/>
        </w:rPr>
        <w:t>cue baii</w:t>
      </w:r>
      <w:r w:rsidR="00565B4C">
        <w:t xml:space="preserve">, </w:t>
      </w:r>
      <w:r w:rsidR="00565B4C">
        <w:rPr>
          <w:i/>
          <w:iCs/>
        </w:rPr>
        <w:t>object ball</w:t>
      </w:r>
      <w:r w:rsidR="00565B4C">
        <w:t xml:space="preserve">, </w:t>
      </w:r>
      <w:r w:rsidR="00565B4C">
        <w:rPr>
          <w:i/>
          <w:iCs/>
        </w:rPr>
        <w:t>pocket</w:t>
      </w:r>
      <w:r w:rsidR="00565B4C">
        <w:t xml:space="preserve">, </w:t>
      </w:r>
      <w:r w:rsidR="00565B4C">
        <w:rPr>
          <w:i/>
          <w:iCs/>
        </w:rPr>
        <w:t>rail</w:t>
      </w:r>
      <w:r w:rsidR="00565B4C">
        <w:t xml:space="preserve">, dan area permainan. Selain itu, bab ini memuat metode evaluasi yang digunakan untuk mengukur kinerja model deteksi objek, akurasi deteksi pelanggaran, serta performa sistem pada </w:t>
      </w:r>
      <w:r w:rsidR="00565B4C">
        <w:rPr>
          <w:i/>
          <w:iCs/>
        </w:rPr>
        <w:t>platform</w:t>
      </w:r>
      <w:r w:rsidR="00BE1330">
        <w:t xml:space="preserve"> </w:t>
      </w:r>
      <w:r w:rsidR="00BE1330">
        <w:rPr>
          <w:i/>
          <w:iCs/>
        </w:rPr>
        <w:t>edge computing</w:t>
      </w:r>
      <w:r w:rsidR="00BE1330">
        <w:t>.</w:t>
      </w:r>
    </w:p>
    <w:p w14:paraId="15C53214" w14:textId="2DBB97A1" w:rsidR="008F02C5" w:rsidRDefault="008F02C5" w:rsidP="008F02C5">
      <w:pPr>
        <w:spacing w:after="0"/>
      </w:pPr>
      <w:r>
        <w:t xml:space="preserve">BAB IV – </w:t>
      </w:r>
      <w:r w:rsidR="007D7EBC">
        <w:t>ANALISIS</w:t>
      </w:r>
      <w:r>
        <w:t xml:space="preserve"> DAN </w:t>
      </w:r>
      <w:r w:rsidR="000041FD">
        <w:t>PEMBAHASAN</w:t>
      </w:r>
    </w:p>
    <w:p w14:paraId="3F4A7C87" w14:textId="6206D5D5" w:rsidR="008F02C5" w:rsidRDefault="003423B5" w:rsidP="003423B5">
      <w:pPr>
        <w:pStyle w:val="ListParagraph"/>
      </w:pPr>
      <w:r>
        <w:t xml:space="preserve">Bab ini berisi hasil implementasi dan pengujian sistem deteksi pelanggaran pada permainan 9-ball. Pembahasan berisi hasil pelatihan model deteksi objek, evaluasi performa model menggunakan metrik </w:t>
      </w:r>
      <w:r>
        <w:rPr>
          <w:i/>
          <w:iCs/>
        </w:rPr>
        <w:t>precision</w:t>
      </w:r>
      <w:r>
        <w:t xml:space="preserve">, recall, dan </w:t>
      </w:r>
      <w:r w:rsidRPr="004A5F5C">
        <w:rPr>
          <w:i/>
          <w:iCs/>
        </w:rPr>
        <w:t>mean</w:t>
      </w:r>
      <w:r>
        <w:t xml:space="preserve"> </w:t>
      </w:r>
      <w:r w:rsidRPr="004A5F5C">
        <w:rPr>
          <w:i/>
          <w:iCs/>
        </w:rPr>
        <w:t>Average</w:t>
      </w:r>
      <w:r>
        <w:t xml:space="preserve"> </w:t>
      </w:r>
      <w:r w:rsidRPr="004A5F5C">
        <w:rPr>
          <w:i/>
          <w:iCs/>
        </w:rPr>
        <w:t>Precision</w:t>
      </w:r>
      <w:r w:rsidR="0090491C">
        <w:t xml:space="preserve"> (mAP), dan juga </w:t>
      </w:r>
      <w:r w:rsidR="00D03E24">
        <w:t>kemampua nsistem dalam mendeteksi empat jenis pelanggaran yang menjadi batasan penelitian.</w:t>
      </w:r>
    </w:p>
    <w:p w14:paraId="1C0E882B" w14:textId="748A88E6" w:rsidR="00361F13" w:rsidRDefault="00361F13" w:rsidP="003423B5">
      <w:pPr>
        <w:pStyle w:val="ListParagraph"/>
      </w:pPr>
    </w:p>
    <w:p w14:paraId="01B2D100" w14:textId="32CF84AC" w:rsidR="00361F13" w:rsidRDefault="00361F13" w:rsidP="00361F13">
      <w:pPr>
        <w:spacing w:after="0"/>
      </w:pPr>
      <w:r>
        <w:t>BAB V – KESIMPULAN DAN SARAN</w:t>
      </w:r>
    </w:p>
    <w:p w14:paraId="5CB603C6" w14:textId="6EB1E616" w:rsidR="00C00163" w:rsidRDefault="00E61543" w:rsidP="009A5657">
      <w:pPr>
        <w:pStyle w:val="ListParagraph"/>
      </w:pPr>
      <w:r w:rsidRPr="00E61543">
        <w:t>Bab ini berisi kesimpulan dari hasil penelitian berdasarkan rumusan masalah dan tujuan yang telah ditetapkan. Kesimpulan menjelaskan sejauh mana sistem mampu mendeteksi objek dan pelanggaran pada permainan 9-</w:t>
      </w:r>
      <w:r w:rsidRPr="004A5F5C">
        <w:rPr>
          <w:i/>
          <w:iCs/>
        </w:rPr>
        <w:t>ball</w:t>
      </w:r>
      <w:r w:rsidRPr="00E61543">
        <w:t xml:space="preserve">, serta bagaimana performa sistem ketika dijalankan pada perangkat </w:t>
      </w:r>
      <w:r w:rsidRPr="004A5F5C">
        <w:rPr>
          <w:i/>
          <w:iCs/>
        </w:rPr>
        <w:t>edge</w:t>
      </w:r>
      <w:r w:rsidRPr="00E61543">
        <w:t>.</w:t>
      </w:r>
      <w:r w:rsidR="001D0F05">
        <w:t xml:space="preserve"> </w:t>
      </w:r>
      <w:r w:rsidR="00C926BC">
        <w:t>Bab ini juga memberikan saran untuk pengembangan selanjuutnya.</w:t>
      </w:r>
    </w:p>
    <w:p w14:paraId="20EA3D93" w14:textId="5BF6A84B" w:rsidR="00283789" w:rsidRPr="00B910F3" w:rsidRDefault="00C00163" w:rsidP="00C00163">
      <w:pPr>
        <w:spacing w:line="259" w:lineRule="auto"/>
        <w:ind w:left="0" w:firstLine="0"/>
        <w:jc w:val="left"/>
      </w:pPr>
      <w:r>
        <w:br w:type="page"/>
      </w:r>
    </w:p>
    <w:p w14:paraId="7B39FBE3" w14:textId="58CD7080" w:rsidR="000E6DB8" w:rsidRPr="00B910F3" w:rsidRDefault="00772C28" w:rsidP="001E70A2">
      <w:pPr>
        <w:pStyle w:val="Heading1"/>
      </w:pPr>
      <w:bookmarkStart w:id="111" w:name="_Toc233121246"/>
      <w:r w:rsidRPr="00B910F3">
        <w:lastRenderedPageBreak/>
        <w:t>BAB II</w:t>
      </w:r>
      <w:r w:rsidRPr="00B910F3">
        <w:br/>
        <w:t>TINJAUAN PUSTAKA</w:t>
      </w:r>
      <w:bookmarkEnd w:id="111"/>
    </w:p>
    <w:p w14:paraId="198781C6" w14:textId="77777777" w:rsidR="003367B8" w:rsidRPr="00B910F3" w:rsidRDefault="003367B8" w:rsidP="007D3474">
      <w:pPr>
        <w:pStyle w:val="ListParagraph"/>
        <w:numPr>
          <w:ilvl w:val="0"/>
          <w:numId w:val="6"/>
        </w:numPr>
        <w:outlineLvl w:val="1"/>
        <w:rPr>
          <w:vanish/>
        </w:rPr>
      </w:pPr>
      <w:bookmarkStart w:id="112" w:name="_Toc212701781"/>
      <w:bookmarkStart w:id="113" w:name="_Toc213269874"/>
      <w:bookmarkStart w:id="114" w:name="_Toc213276447"/>
      <w:bookmarkStart w:id="115" w:name="_Toc216805799"/>
      <w:bookmarkStart w:id="116" w:name="_Toc216907705"/>
      <w:bookmarkStart w:id="117" w:name="_Toc232707638"/>
      <w:bookmarkStart w:id="118" w:name="_Toc232814119"/>
      <w:bookmarkStart w:id="119" w:name="_Toc232816515"/>
      <w:bookmarkStart w:id="120" w:name="_Toc232819264"/>
      <w:bookmarkStart w:id="121" w:name="_Toc233063707"/>
      <w:bookmarkStart w:id="122" w:name="_Toc233090266"/>
      <w:bookmarkStart w:id="123" w:name="_Toc233121247"/>
      <w:bookmarkEnd w:id="112"/>
      <w:bookmarkEnd w:id="113"/>
      <w:bookmarkEnd w:id="114"/>
      <w:bookmarkEnd w:id="115"/>
      <w:bookmarkEnd w:id="116"/>
      <w:bookmarkEnd w:id="117"/>
      <w:bookmarkEnd w:id="118"/>
      <w:bookmarkEnd w:id="119"/>
      <w:bookmarkEnd w:id="120"/>
      <w:bookmarkEnd w:id="121"/>
      <w:bookmarkEnd w:id="122"/>
      <w:bookmarkEnd w:id="123"/>
    </w:p>
    <w:p w14:paraId="1825347E" w14:textId="77777777" w:rsidR="003367B8" w:rsidRPr="00B910F3" w:rsidRDefault="003367B8" w:rsidP="007D3474">
      <w:pPr>
        <w:pStyle w:val="ListParagraph"/>
        <w:numPr>
          <w:ilvl w:val="0"/>
          <w:numId w:val="6"/>
        </w:numPr>
        <w:outlineLvl w:val="1"/>
        <w:rPr>
          <w:vanish/>
        </w:rPr>
      </w:pPr>
      <w:bookmarkStart w:id="124" w:name="_Toc212701782"/>
      <w:bookmarkStart w:id="125" w:name="_Toc213269875"/>
      <w:bookmarkStart w:id="126" w:name="_Toc213276448"/>
      <w:bookmarkStart w:id="127" w:name="_Toc216805800"/>
      <w:bookmarkStart w:id="128" w:name="_Toc216907706"/>
      <w:bookmarkStart w:id="129" w:name="_Toc232707639"/>
      <w:bookmarkStart w:id="130" w:name="_Toc232814120"/>
      <w:bookmarkStart w:id="131" w:name="_Toc232816516"/>
      <w:bookmarkStart w:id="132" w:name="_Toc232819265"/>
      <w:bookmarkStart w:id="133" w:name="_Toc233063708"/>
      <w:bookmarkStart w:id="134" w:name="_Toc233090267"/>
      <w:bookmarkStart w:id="135" w:name="_Toc233121248"/>
      <w:bookmarkEnd w:id="124"/>
      <w:bookmarkEnd w:id="125"/>
      <w:bookmarkEnd w:id="126"/>
      <w:bookmarkEnd w:id="127"/>
      <w:bookmarkEnd w:id="128"/>
      <w:bookmarkEnd w:id="129"/>
      <w:bookmarkEnd w:id="130"/>
      <w:bookmarkEnd w:id="131"/>
      <w:bookmarkEnd w:id="132"/>
      <w:bookmarkEnd w:id="133"/>
      <w:bookmarkEnd w:id="134"/>
      <w:bookmarkEnd w:id="135"/>
    </w:p>
    <w:p w14:paraId="721C69D1" w14:textId="083855EB" w:rsidR="00FB00A7" w:rsidRPr="00B910F3" w:rsidRDefault="0003370E" w:rsidP="007D3474">
      <w:pPr>
        <w:pStyle w:val="Heading2"/>
        <w:numPr>
          <w:ilvl w:val="1"/>
          <w:numId w:val="6"/>
        </w:numPr>
        <w:rPr>
          <w:b/>
          <w:bCs/>
        </w:rPr>
      </w:pPr>
      <w:bookmarkStart w:id="136" w:name="_Toc233121249"/>
      <w:r w:rsidRPr="00B910F3">
        <w:rPr>
          <w:b/>
          <w:bCs/>
        </w:rPr>
        <w:t>Kerangka Teoritis</w:t>
      </w:r>
      <w:bookmarkEnd w:id="136"/>
    </w:p>
    <w:p w14:paraId="1353816C" w14:textId="77777777" w:rsidR="005E70E4" w:rsidRDefault="002E151B" w:rsidP="00A65A79">
      <w:r>
        <w:t xml:space="preserve">Berdasarkan Encyclopaedia Britannica, </w:t>
      </w:r>
      <w:r w:rsidR="00110341">
        <w:t>biliar</w:t>
      </w:r>
      <w:r>
        <w:t xml:space="preserve"> merujuk pada berbagai permainan yang dimainkan di atas meja berbentuk persegi panjang dengan sejumlah bola kecil dan tongkat panjang yand disebut </w:t>
      </w:r>
      <w:r>
        <w:rPr>
          <w:i/>
          <w:iCs/>
        </w:rPr>
        <w:t>cue</w:t>
      </w:r>
      <w:r>
        <w:t xml:space="preserve">. Permainan </w:t>
      </w:r>
      <w:r w:rsidR="00680F93">
        <w:t>biliar</w:t>
      </w:r>
      <w:r>
        <w:t xml:space="preserve"> utama termasuk </w:t>
      </w:r>
      <w:r>
        <w:rPr>
          <w:i/>
          <w:iCs/>
        </w:rPr>
        <w:t>snooker</w:t>
      </w:r>
      <w:r>
        <w:t xml:space="preserve">, </w:t>
      </w:r>
      <w:r>
        <w:rPr>
          <w:i/>
          <w:iCs/>
        </w:rPr>
        <w:t>pocket billiards</w:t>
      </w:r>
      <w:r>
        <w:t xml:space="preserve">, atau </w:t>
      </w:r>
      <w:r>
        <w:rPr>
          <w:i/>
          <w:iCs/>
        </w:rPr>
        <w:t>pool</w:t>
      </w:r>
      <w:r>
        <w:t>, dimainkan pada meja yang memiliki enam lubang (</w:t>
      </w:r>
      <w:r>
        <w:rPr>
          <w:i/>
          <w:iCs/>
        </w:rPr>
        <w:t>pocket</w:t>
      </w:r>
      <w:r>
        <w:t xml:space="preserve">), satu di setiap sudut dan satu di masing-masing sisi panjang. Terdapat banyak varian untuk setiap permainan tersebut. </w:t>
      </w:r>
    </w:p>
    <w:p w14:paraId="76E79F31" w14:textId="4E81BF3F" w:rsidR="005E70E4" w:rsidRPr="005E70E4" w:rsidRDefault="005E70E4" w:rsidP="007D3474">
      <w:pPr>
        <w:pStyle w:val="Heading3"/>
        <w:numPr>
          <w:ilvl w:val="2"/>
          <w:numId w:val="6"/>
        </w:numPr>
      </w:pPr>
      <w:bookmarkStart w:id="137" w:name="_Toc233121250"/>
      <w:r>
        <w:t>Permainan 9-Ball Pool dan Pelanggaran</w:t>
      </w:r>
      <w:bookmarkEnd w:id="137"/>
    </w:p>
    <w:p w14:paraId="5CF56BB0" w14:textId="2209F3EC" w:rsidR="00C96B2A" w:rsidRPr="00B910F3" w:rsidRDefault="002E151B" w:rsidP="003519EA">
      <w:pPr>
        <w:ind w:left="720"/>
      </w:pPr>
      <w:r>
        <w:t xml:space="preserve">Seperti olahraga lain, setiap varian </w:t>
      </w:r>
      <w:r w:rsidR="00B3180F">
        <w:t>biliar</w:t>
      </w:r>
      <w:r>
        <w:t xml:space="preserve"> memiliki kumpulan aturan sendiri. Penelitian ini berfokus pada permainan </w:t>
      </w:r>
      <w:r w:rsidR="00BD6923">
        <w:t>biliar</w:t>
      </w:r>
      <w:r>
        <w:t xml:space="preserve"> 9-</w:t>
      </w:r>
      <w:r w:rsidRPr="003519EA">
        <w:t>ball</w:t>
      </w:r>
      <w:r w:rsidR="00960632" w:rsidRPr="003519EA">
        <w:t xml:space="preserve"> pool</w:t>
      </w:r>
      <w:r>
        <w:t>.</w:t>
      </w:r>
      <w:r w:rsidR="00BD6923">
        <w:t xml:space="preserve"> Ringkasan definisi pelanggaran untuk 9-</w:t>
      </w:r>
      <w:r w:rsidR="00BD6923" w:rsidRPr="00813CC3">
        <w:rPr>
          <w:i/>
          <w:iCs/>
        </w:rPr>
        <w:t>ball</w:t>
      </w:r>
      <w:r w:rsidR="00BD6923">
        <w:t xml:space="preserve"> disajikan pada Tabel 2.1.</w:t>
      </w:r>
      <w:r w:rsidR="00BF2EE1">
        <w:t>1</w:t>
      </w:r>
      <w:r w:rsidR="00BD6923">
        <w:t>. Tabel 2.1.</w:t>
      </w:r>
      <w:r w:rsidR="00BF2EE1">
        <w:t>2</w:t>
      </w:r>
      <w:r w:rsidR="00BD6923">
        <w:t xml:space="preserve"> menjelaskan aturan umum yang merupakan pelanggaran dalam biliar.</w:t>
      </w:r>
    </w:p>
    <w:p w14:paraId="0BB9B207" w14:textId="77777777" w:rsidR="00535F2A" w:rsidRPr="00B910F3" w:rsidRDefault="00535F2A" w:rsidP="00B54B3A">
      <w:pPr>
        <w:jc w:val="center"/>
      </w:pPr>
    </w:p>
    <w:p w14:paraId="665CEC31" w14:textId="3AB2E3F8" w:rsidR="00535F2A" w:rsidRDefault="00535F2A" w:rsidP="00535F2A">
      <w:pPr>
        <w:pStyle w:val="CaptionGambarBabIII"/>
      </w:pPr>
      <w:bookmarkStart w:id="138" w:name="_Toc233121182"/>
      <w:r>
        <w:t xml:space="preserve">Tabel 2. </w:t>
      </w:r>
      <w:r>
        <w:fldChar w:fldCharType="begin"/>
      </w:r>
      <w:r>
        <w:instrText xml:space="preserve"> SEQ Tabel_2. \* ARABIC </w:instrText>
      </w:r>
      <w:r>
        <w:fldChar w:fldCharType="separate"/>
      </w:r>
      <w:r w:rsidR="004C1ED7">
        <w:t>1</w:t>
      </w:r>
      <w:r>
        <w:fldChar w:fldCharType="end"/>
      </w:r>
      <w:r>
        <w:t>. Peraturan Pelanggaran 9-ball Berdasarkan BCA.</w:t>
      </w:r>
      <w:bookmarkEnd w:id="138"/>
    </w:p>
    <w:tbl>
      <w:tblPr>
        <w:tblStyle w:val="TableGrid"/>
        <w:tblW w:w="0" w:type="auto"/>
        <w:tblInd w:w="360" w:type="dxa"/>
        <w:tblLook w:val="04A0" w:firstRow="1" w:lastRow="0" w:firstColumn="1" w:lastColumn="0" w:noHBand="0" w:noVBand="1"/>
      </w:tblPr>
      <w:tblGrid>
        <w:gridCol w:w="4332"/>
        <w:gridCol w:w="4324"/>
      </w:tblGrid>
      <w:tr w:rsidR="0022563D" w:rsidRPr="00B910F3" w14:paraId="428B0795" w14:textId="77777777" w:rsidTr="0022563D">
        <w:tc>
          <w:tcPr>
            <w:tcW w:w="4332" w:type="dxa"/>
            <w:shd w:val="clear" w:color="auto" w:fill="F2F2F2" w:themeFill="background1" w:themeFillShade="F2"/>
          </w:tcPr>
          <w:p w14:paraId="70CFCFB1" w14:textId="0E24586C" w:rsidR="00F90E75" w:rsidRPr="00B910F3" w:rsidRDefault="00D4283E" w:rsidP="0022563D">
            <w:pPr>
              <w:ind w:left="0" w:firstLine="0"/>
              <w:jc w:val="center"/>
            </w:pPr>
            <w:r>
              <w:t>Pelanggaran</w:t>
            </w:r>
          </w:p>
        </w:tc>
        <w:tc>
          <w:tcPr>
            <w:tcW w:w="4324" w:type="dxa"/>
            <w:shd w:val="clear" w:color="auto" w:fill="F2F2F2" w:themeFill="background1" w:themeFillShade="F2"/>
          </w:tcPr>
          <w:p w14:paraId="6F5FA006" w14:textId="402A9CFA" w:rsidR="00F90E75" w:rsidRPr="00B910F3" w:rsidRDefault="00F90E75" w:rsidP="0022563D">
            <w:pPr>
              <w:ind w:left="0" w:firstLine="0"/>
              <w:jc w:val="center"/>
            </w:pPr>
            <w:r w:rsidRPr="00B910F3">
              <w:t>Penalty</w:t>
            </w:r>
          </w:p>
        </w:tc>
      </w:tr>
      <w:tr w:rsidR="00F90E75" w:rsidRPr="00B910F3" w14:paraId="3DB258A6" w14:textId="77777777" w:rsidTr="00486B50">
        <w:tc>
          <w:tcPr>
            <w:tcW w:w="4332" w:type="dxa"/>
          </w:tcPr>
          <w:p w14:paraId="6AAEAD47" w14:textId="407431F8" w:rsidR="00F90E75" w:rsidRPr="00B910F3" w:rsidRDefault="00DE6C44" w:rsidP="00B7454B">
            <w:pPr>
              <w:ind w:left="0" w:firstLine="0"/>
            </w:pPr>
            <w:r w:rsidRPr="00DE6C44">
              <w:t>Gagal memukul bola 1 terlebih dahulu saat break dan gagal memasukkan bola atau membuat lebih dari empat bola menyentuh ban. Bola putih masuk lubang atau keluar meja saat break. Bola sasaran terlempar keluar meja saat break.</w:t>
            </w:r>
          </w:p>
        </w:tc>
        <w:tc>
          <w:tcPr>
            <w:tcW w:w="4324" w:type="dxa"/>
          </w:tcPr>
          <w:p w14:paraId="4A3A67F1" w14:textId="63290E58" w:rsidR="00F90E75" w:rsidRPr="00B910F3" w:rsidRDefault="00D819F2" w:rsidP="00B7454B">
            <w:pPr>
              <w:ind w:left="0" w:firstLine="0"/>
            </w:pPr>
            <w:r w:rsidRPr="00D819F2">
              <w:rPr>
                <w:i/>
                <w:iCs/>
              </w:rPr>
              <w:t>Foul</w:t>
            </w:r>
            <w:r w:rsidRPr="00D819F2">
              <w:t>, pemain berikutnya mendapat bola bebas</w:t>
            </w:r>
            <w:r w:rsidR="00033BE0">
              <w:t xml:space="preserve">. </w:t>
            </w:r>
            <w:r w:rsidRPr="00D819F2">
              <w:t xml:space="preserve">Bola sasaran yang terlempar keluar saat </w:t>
            </w:r>
            <w:r w:rsidRPr="00D819F2">
              <w:rPr>
                <w:i/>
                <w:iCs/>
              </w:rPr>
              <w:t>break</w:t>
            </w:r>
            <w:r w:rsidRPr="00D819F2">
              <w:t xml:space="preserve"> tidak dikembalikan kecuali bola 9 yang harus dikembalikan.</w:t>
            </w:r>
          </w:p>
        </w:tc>
      </w:tr>
      <w:tr w:rsidR="00486B50" w:rsidRPr="00B910F3" w14:paraId="2C20E81A" w14:textId="77777777" w:rsidTr="00486B50">
        <w:tc>
          <w:tcPr>
            <w:tcW w:w="4332" w:type="dxa"/>
          </w:tcPr>
          <w:p w14:paraId="45CD3037" w14:textId="0D0D3D36" w:rsidR="00486B50" w:rsidRPr="00B910F3" w:rsidRDefault="00DE6C44" w:rsidP="00B7454B">
            <w:pPr>
              <w:ind w:left="0" w:firstLine="0"/>
            </w:pPr>
            <w:r w:rsidRPr="00DE6C44">
              <w:t>Pemain tidak memukul bola dengan nomor terkecil terlebih dahulu.</w:t>
            </w:r>
          </w:p>
        </w:tc>
        <w:tc>
          <w:tcPr>
            <w:tcW w:w="4324" w:type="dxa"/>
          </w:tcPr>
          <w:p w14:paraId="6BBF7CBA" w14:textId="5CAE4AE3" w:rsidR="00486B50" w:rsidRPr="00B910F3" w:rsidRDefault="00EE5835" w:rsidP="00B7454B">
            <w:pPr>
              <w:ind w:left="0" w:firstLine="0"/>
            </w:pPr>
            <w:r w:rsidRPr="00EE5835">
              <w:rPr>
                <w:i/>
                <w:iCs/>
              </w:rPr>
              <w:t>Foul</w:t>
            </w:r>
            <w:r w:rsidRPr="00EE5835">
              <w:t>, pemain berikutnya mendapat bola bebas</w:t>
            </w:r>
            <w:r w:rsidR="00033BE0">
              <w:t>.</w:t>
            </w:r>
          </w:p>
        </w:tc>
      </w:tr>
      <w:tr w:rsidR="00F90E75" w:rsidRPr="00B910F3" w14:paraId="03328D46" w14:textId="77777777" w:rsidTr="00486B50">
        <w:tc>
          <w:tcPr>
            <w:tcW w:w="4332" w:type="dxa"/>
          </w:tcPr>
          <w:p w14:paraId="7DFFB8CF" w14:textId="4D468536" w:rsidR="00F90E75" w:rsidRPr="00B910F3" w:rsidRDefault="00DE6C44" w:rsidP="00B7454B">
            <w:pPr>
              <w:ind w:left="0" w:firstLine="0"/>
            </w:pPr>
            <w:r w:rsidRPr="00DE6C44">
              <w:t>Pemain memukul bola yang benar, tetapi</w:t>
            </w:r>
            <w:r>
              <w:t xml:space="preserve"> </w:t>
            </w:r>
            <w:r w:rsidRPr="00DE6C44">
              <w:t xml:space="preserve">tidak ada bola yang menyentuh </w:t>
            </w:r>
            <w:r w:rsidRPr="00DE6C44">
              <w:rPr>
                <w:i/>
                <w:iCs/>
              </w:rPr>
              <w:t>rail</w:t>
            </w:r>
            <w:r w:rsidRPr="00DE6C44">
              <w:t>.</w:t>
            </w:r>
          </w:p>
        </w:tc>
        <w:tc>
          <w:tcPr>
            <w:tcW w:w="4324" w:type="dxa"/>
          </w:tcPr>
          <w:p w14:paraId="5661DB9A" w14:textId="6D3909C1" w:rsidR="00F90E75" w:rsidRPr="00B910F3" w:rsidRDefault="00EE5835" w:rsidP="00B7454B">
            <w:pPr>
              <w:ind w:left="0" w:firstLine="0"/>
            </w:pPr>
            <w:r w:rsidRPr="00EE5835">
              <w:rPr>
                <w:i/>
                <w:iCs/>
              </w:rPr>
              <w:t>Foul</w:t>
            </w:r>
            <w:r w:rsidRPr="00EE5835">
              <w:t>, pemain berikutnya mendapat bola bebas</w:t>
            </w:r>
            <w:r w:rsidR="00033BE0">
              <w:t>.</w:t>
            </w:r>
          </w:p>
        </w:tc>
      </w:tr>
      <w:tr w:rsidR="00F90E75" w:rsidRPr="00B910F3" w14:paraId="72E6B722" w14:textId="77777777" w:rsidTr="00486B50">
        <w:tc>
          <w:tcPr>
            <w:tcW w:w="4332" w:type="dxa"/>
          </w:tcPr>
          <w:p w14:paraId="4562603D" w14:textId="62DF5920" w:rsidR="00F90E75" w:rsidRPr="00B910F3" w:rsidRDefault="001A42A2" w:rsidP="00B7454B">
            <w:pPr>
              <w:ind w:left="0" w:firstLine="0"/>
            </w:pPr>
            <w:r w:rsidRPr="001A42A2">
              <w:t>Membuat bola sasaran terlempar keluar dari meja.</w:t>
            </w:r>
          </w:p>
        </w:tc>
        <w:tc>
          <w:tcPr>
            <w:tcW w:w="4324" w:type="dxa"/>
          </w:tcPr>
          <w:p w14:paraId="6A12EBA3" w14:textId="4851D3A1" w:rsidR="00F90E75" w:rsidRPr="00B910F3" w:rsidRDefault="00EE5835" w:rsidP="00B7454B">
            <w:pPr>
              <w:ind w:left="0" w:firstLine="0"/>
            </w:pPr>
            <w:r w:rsidRPr="00EE5835">
              <w:rPr>
                <w:i/>
                <w:iCs/>
              </w:rPr>
              <w:t>Foul</w:t>
            </w:r>
            <w:r w:rsidRPr="00EE5835">
              <w:t>, bola yang keluar tidak dikembalikan, kecuali bola 9. Lawan mendapat bola bebas</w:t>
            </w:r>
            <w:r w:rsidR="00033BE0">
              <w:t>.</w:t>
            </w:r>
          </w:p>
        </w:tc>
      </w:tr>
      <w:tr w:rsidR="00F90E75" w:rsidRPr="00B910F3" w14:paraId="3BF097D9" w14:textId="77777777" w:rsidTr="00486B50">
        <w:tc>
          <w:tcPr>
            <w:tcW w:w="4332" w:type="dxa"/>
          </w:tcPr>
          <w:p w14:paraId="180C9B46" w14:textId="7FCABF63" w:rsidR="00F90E75" w:rsidRPr="00B910F3" w:rsidRDefault="001A42A2" w:rsidP="00B7454B">
            <w:pPr>
              <w:ind w:left="0" w:firstLine="0"/>
            </w:pPr>
            <w:r w:rsidRPr="001A42A2">
              <w:t xml:space="preserve">Mencoba melakukan </w:t>
            </w:r>
            <w:r w:rsidRPr="008B4271">
              <w:rPr>
                <w:i/>
                <w:iCs/>
              </w:rPr>
              <w:t>jump</w:t>
            </w:r>
            <w:r w:rsidRPr="001A42A2">
              <w:t xml:space="preserve"> </w:t>
            </w:r>
            <w:r w:rsidRPr="008B4271">
              <w:rPr>
                <w:i/>
                <w:iCs/>
              </w:rPr>
              <w:t>shot</w:t>
            </w:r>
            <w:r w:rsidRPr="001A42A2">
              <w:t xml:space="preserve"> atau </w:t>
            </w:r>
            <w:r w:rsidRPr="008B4271">
              <w:rPr>
                <w:i/>
                <w:iCs/>
              </w:rPr>
              <w:t>masse</w:t>
            </w:r>
            <w:r w:rsidRPr="001A42A2">
              <w:t xml:space="preserve"> melewati atau memutari bola penghalang, dan bola penghalang tersebut bergerak.</w:t>
            </w:r>
          </w:p>
        </w:tc>
        <w:tc>
          <w:tcPr>
            <w:tcW w:w="4324" w:type="dxa"/>
          </w:tcPr>
          <w:p w14:paraId="36AD9317" w14:textId="3BB39469" w:rsidR="00F90E75" w:rsidRPr="00B910F3" w:rsidRDefault="00EE5835" w:rsidP="00B7454B">
            <w:pPr>
              <w:ind w:left="0" w:firstLine="0"/>
            </w:pPr>
            <w:r w:rsidRPr="00EE5835">
              <w:t xml:space="preserve">Pelanggaran </w:t>
            </w:r>
            <w:r w:rsidRPr="00EE5835">
              <w:rPr>
                <w:i/>
                <w:iCs/>
              </w:rPr>
              <w:t>cue</w:t>
            </w:r>
            <w:r w:rsidRPr="00EE5835">
              <w:t xml:space="preserve"> </w:t>
            </w:r>
            <w:r w:rsidRPr="00EE5835">
              <w:rPr>
                <w:i/>
                <w:iCs/>
              </w:rPr>
              <w:t>ball</w:t>
            </w:r>
            <w:r w:rsidRPr="00EE5835">
              <w:t>, bola bebas untuk lawan.</w:t>
            </w:r>
          </w:p>
        </w:tc>
      </w:tr>
      <w:tr w:rsidR="00F90E75" w:rsidRPr="00B910F3" w14:paraId="64477191" w14:textId="77777777" w:rsidTr="00486B50">
        <w:tc>
          <w:tcPr>
            <w:tcW w:w="4332" w:type="dxa"/>
          </w:tcPr>
          <w:p w14:paraId="17FE260B" w14:textId="1E39EE04" w:rsidR="00F90E75" w:rsidRPr="00B910F3" w:rsidRDefault="00BB16DB" w:rsidP="00B7454B">
            <w:pPr>
              <w:ind w:left="0" w:firstLine="0"/>
            </w:pPr>
            <w:r w:rsidRPr="00BB16DB">
              <w:t>Melakukan</w:t>
            </w:r>
            <w:r w:rsidR="008B4271">
              <w:t xml:space="preserve"> </w:t>
            </w:r>
            <w:r w:rsidRPr="008B4271">
              <w:rPr>
                <w:i/>
                <w:iCs/>
              </w:rPr>
              <w:t>foul</w:t>
            </w:r>
            <w:r w:rsidRPr="00BB16DB">
              <w:t xml:space="preserve"> tiga kali berturut-turut dalam </w:t>
            </w:r>
            <w:r w:rsidR="00CA2B0F">
              <w:t>permainan</w:t>
            </w:r>
            <w:r w:rsidRPr="00BB16DB">
              <w:t xml:space="preserve"> yang sama.</w:t>
            </w:r>
          </w:p>
        </w:tc>
        <w:tc>
          <w:tcPr>
            <w:tcW w:w="4324" w:type="dxa"/>
          </w:tcPr>
          <w:p w14:paraId="0C062F0B" w14:textId="0568CD46" w:rsidR="00F90E75" w:rsidRPr="00B910F3" w:rsidRDefault="002B436B" w:rsidP="00B7454B">
            <w:pPr>
              <w:ind w:left="0" w:firstLine="0"/>
            </w:pPr>
            <w:r>
              <w:t>Pemain k</w:t>
            </w:r>
            <w:r w:rsidR="00C30746" w:rsidRPr="00C30746">
              <w:t xml:space="preserve">alah dalam </w:t>
            </w:r>
            <w:r w:rsidR="00C30746">
              <w:t>permainan</w:t>
            </w:r>
            <w:r w:rsidR="00C30746" w:rsidRPr="00C30746">
              <w:t xml:space="preserve"> tersebut</w:t>
            </w:r>
            <w:r w:rsidR="005A7C34">
              <w:t>.</w:t>
            </w:r>
          </w:p>
        </w:tc>
      </w:tr>
      <w:tr w:rsidR="00F90E75" w:rsidRPr="00B910F3" w14:paraId="0C512FC1" w14:textId="77777777" w:rsidTr="00486B50">
        <w:tc>
          <w:tcPr>
            <w:tcW w:w="4332" w:type="dxa"/>
          </w:tcPr>
          <w:p w14:paraId="23DCA6D6" w14:textId="7C4EBC34" w:rsidR="00F90E75" w:rsidRPr="00B910F3" w:rsidRDefault="008B4271" w:rsidP="00B7454B">
            <w:pPr>
              <w:ind w:left="0" w:firstLine="0"/>
            </w:pPr>
            <w:r w:rsidRPr="008B4271">
              <w:t xml:space="preserve">Melakukan </w:t>
            </w:r>
            <w:r w:rsidRPr="008B4271">
              <w:rPr>
                <w:i/>
                <w:iCs/>
              </w:rPr>
              <w:t>foul</w:t>
            </w:r>
            <w:r w:rsidRPr="008B4271">
              <w:t xml:space="preserve"> saat memasukkan bola 9.</w:t>
            </w:r>
          </w:p>
        </w:tc>
        <w:tc>
          <w:tcPr>
            <w:tcW w:w="4324" w:type="dxa"/>
          </w:tcPr>
          <w:p w14:paraId="62F92D71" w14:textId="06E731B1" w:rsidR="00F90E75" w:rsidRPr="00B910F3" w:rsidRDefault="00033BE0" w:rsidP="00B7454B">
            <w:pPr>
              <w:ind w:left="0" w:firstLine="0"/>
            </w:pPr>
            <w:r w:rsidRPr="00033BE0">
              <w:t xml:space="preserve">Jika bola 9 masuk pada pukulan yang merupakan </w:t>
            </w:r>
            <w:r w:rsidRPr="00896007">
              <w:rPr>
                <w:i/>
                <w:iCs/>
              </w:rPr>
              <w:t>foul</w:t>
            </w:r>
            <w:r w:rsidRPr="00033BE0">
              <w:t>, bola 9 dikembalikan ke titik dan lawan mendapat bola bebas</w:t>
            </w:r>
            <w:r w:rsidR="00BE1E29">
              <w:t>.</w:t>
            </w:r>
          </w:p>
        </w:tc>
      </w:tr>
    </w:tbl>
    <w:p w14:paraId="1A436B2A" w14:textId="3519D800" w:rsidR="00DE3724" w:rsidRDefault="00DE3724" w:rsidP="00ED175F">
      <w:pPr>
        <w:ind w:left="0" w:firstLine="0"/>
      </w:pPr>
    </w:p>
    <w:p w14:paraId="3B8045C7" w14:textId="77777777" w:rsidR="00EC2E5C" w:rsidRPr="00B910F3" w:rsidRDefault="00EC2E5C" w:rsidP="00ED175F">
      <w:pPr>
        <w:ind w:left="0" w:firstLine="0"/>
      </w:pPr>
    </w:p>
    <w:p w14:paraId="2D3BFC3C" w14:textId="01D2EB30" w:rsidR="00BB705C" w:rsidRDefault="00BB705C" w:rsidP="00BB705C">
      <w:pPr>
        <w:pStyle w:val="CaptionGambarBabIII"/>
      </w:pPr>
      <w:bookmarkStart w:id="139" w:name="_Toc233121183"/>
      <w:r>
        <w:t xml:space="preserve">Tabel 2. </w:t>
      </w:r>
      <w:r>
        <w:fldChar w:fldCharType="begin"/>
      </w:r>
      <w:r>
        <w:instrText xml:space="preserve"> SEQ Tabel_2. \* ARABIC </w:instrText>
      </w:r>
      <w:r>
        <w:fldChar w:fldCharType="separate"/>
      </w:r>
      <w:r w:rsidR="004C1ED7">
        <w:t>2</w:t>
      </w:r>
      <w:r>
        <w:fldChar w:fldCharType="end"/>
      </w:r>
      <w:r>
        <w:t xml:space="preserve">. </w:t>
      </w:r>
      <w:r w:rsidRPr="00BB705C">
        <w:t>Peraturan Pelanggaran Permainan Ball Berdasarkan BCA.</w:t>
      </w:r>
      <w:bookmarkEnd w:id="139"/>
    </w:p>
    <w:tbl>
      <w:tblPr>
        <w:tblStyle w:val="TableGrid"/>
        <w:tblW w:w="0" w:type="auto"/>
        <w:tblInd w:w="360" w:type="dxa"/>
        <w:tblLook w:val="04A0" w:firstRow="1" w:lastRow="0" w:firstColumn="1" w:lastColumn="0" w:noHBand="0" w:noVBand="1"/>
      </w:tblPr>
      <w:tblGrid>
        <w:gridCol w:w="4328"/>
        <w:gridCol w:w="4328"/>
      </w:tblGrid>
      <w:tr w:rsidR="0022563D" w:rsidRPr="00B910F3" w14:paraId="6645550D" w14:textId="77777777" w:rsidTr="0022563D">
        <w:tc>
          <w:tcPr>
            <w:tcW w:w="4328" w:type="dxa"/>
            <w:shd w:val="clear" w:color="auto" w:fill="F2F2F2" w:themeFill="background1" w:themeFillShade="F2"/>
          </w:tcPr>
          <w:p w14:paraId="1E84B3A0" w14:textId="337B7650" w:rsidR="0022563D" w:rsidRPr="007D6FB6" w:rsidRDefault="00D4283E" w:rsidP="0022563D">
            <w:pPr>
              <w:ind w:left="0" w:firstLine="0"/>
              <w:jc w:val="center"/>
            </w:pPr>
            <w:r w:rsidRPr="007D6FB6">
              <w:t>Pelanggaran</w:t>
            </w:r>
          </w:p>
        </w:tc>
        <w:tc>
          <w:tcPr>
            <w:tcW w:w="4328" w:type="dxa"/>
            <w:shd w:val="clear" w:color="auto" w:fill="F2F2F2" w:themeFill="background1" w:themeFillShade="F2"/>
          </w:tcPr>
          <w:p w14:paraId="63EBC083" w14:textId="3586AC55" w:rsidR="0022563D" w:rsidRPr="007D6FB6" w:rsidRDefault="0022563D" w:rsidP="0022563D">
            <w:pPr>
              <w:ind w:left="0" w:firstLine="0"/>
              <w:jc w:val="center"/>
            </w:pPr>
            <w:r w:rsidRPr="007D6FB6">
              <w:t>Penalty</w:t>
            </w:r>
          </w:p>
        </w:tc>
      </w:tr>
      <w:tr w:rsidR="0022563D" w:rsidRPr="00B910F3" w14:paraId="77927A17" w14:textId="77777777" w:rsidTr="0022563D">
        <w:tc>
          <w:tcPr>
            <w:tcW w:w="4328" w:type="dxa"/>
          </w:tcPr>
          <w:p w14:paraId="0CDCD068" w14:textId="5D6E6872" w:rsidR="0022563D" w:rsidRPr="00B910F3" w:rsidRDefault="0062311F" w:rsidP="0022563D">
            <w:pPr>
              <w:ind w:left="0" w:firstLine="0"/>
            </w:pPr>
            <w:r>
              <w:rPr>
                <w:i/>
                <w:iCs/>
              </w:rPr>
              <w:t xml:space="preserve">Cue </w:t>
            </w:r>
            <w:r w:rsidRPr="0062311F">
              <w:rPr>
                <w:i/>
                <w:iCs/>
              </w:rPr>
              <w:t>ball</w:t>
            </w:r>
            <w:r>
              <w:t xml:space="preserve"> </w:t>
            </w:r>
            <w:r w:rsidRPr="0062311F">
              <w:t>gagal menyentuh bola sasaran yang sah.</w:t>
            </w:r>
          </w:p>
        </w:tc>
        <w:tc>
          <w:tcPr>
            <w:tcW w:w="4328" w:type="dxa"/>
          </w:tcPr>
          <w:p w14:paraId="0E33E2DA" w14:textId="0A00B80C" w:rsidR="0022563D" w:rsidRPr="00B910F3" w:rsidRDefault="004319DA" w:rsidP="0022563D">
            <w:pPr>
              <w:ind w:left="0" w:firstLine="0"/>
            </w:pPr>
            <w:r w:rsidRPr="00CF5B83">
              <w:rPr>
                <w:i/>
                <w:iCs/>
              </w:rPr>
              <w:t>Foul</w:t>
            </w:r>
            <w:r w:rsidRPr="004319DA">
              <w:t>, pemain berikutnya mendapat bola bebas.</w:t>
            </w:r>
          </w:p>
        </w:tc>
      </w:tr>
      <w:tr w:rsidR="0022563D" w:rsidRPr="00B910F3" w14:paraId="5EC0CAAE" w14:textId="77777777" w:rsidTr="0022563D">
        <w:tc>
          <w:tcPr>
            <w:tcW w:w="4328" w:type="dxa"/>
          </w:tcPr>
          <w:p w14:paraId="4962CDB3" w14:textId="1A7EE719" w:rsidR="0022563D" w:rsidRPr="00B910F3" w:rsidRDefault="00F43ABA" w:rsidP="0022563D">
            <w:pPr>
              <w:ind w:left="0" w:firstLine="0"/>
            </w:pPr>
            <w:r w:rsidRPr="00F43ABA">
              <w:rPr>
                <w:i/>
                <w:iCs/>
              </w:rPr>
              <w:t>Cue</w:t>
            </w:r>
            <w:r w:rsidRPr="00F43ABA">
              <w:t xml:space="preserve"> </w:t>
            </w:r>
            <w:r w:rsidRPr="00F43ABA">
              <w:rPr>
                <w:i/>
                <w:iCs/>
              </w:rPr>
              <w:t>ball</w:t>
            </w:r>
            <w:r w:rsidRPr="00F43ABA">
              <w:t xml:space="preserve"> masuk ke lubang saat melakukan pukulan.</w:t>
            </w:r>
          </w:p>
        </w:tc>
        <w:tc>
          <w:tcPr>
            <w:tcW w:w="4328" w:type="dxa"/>
          </w:tcPr>
          <w:p w14:paraId="6E7A23EA" w14:textId="3278617D" w:rsidR="0022563D" w:rsidRPr="00B910F3" w:rsidRDefault="00395D05" w:rsidP="0022563D">
            <w:pPr>
              <w:ind w:left="0" w:firstLine="0"/>
            </w:pPr>
            <w:r w:rsidRPr="00395D05">
              <w:rPr>
                <w:i/>
                <w:iCs/>
              </w:rPr>
              <w:t>Foul</w:t>
            </w:r>
            <w:r w:rsidRPr="00395D05">
              <w:t>, pemain berikutnya mendapat bola bebas.</w:t>
            </w:r>
          </w:p>
        </w:tc>
      </w:tr>
      <w:tr w:rsidR="0022563D" w:rsidRPr="00B910F3" w14:paraId="45B3AB59" w14:textId="77777777" w:rsidTr="0022563D">
        <w:tc>
          <w:tcPr>
            <w:tcW w:w="4328" w:type="dxa"/>
          </w:tcPr>
          <w:p w14:paraId="252C6D06" w14:textId="26555EE3" w:rsidR="0022563D" w:rsidRPr="00B910F3" w:rsidRDefault="00395D05" w:rsidP="0022563D">
            <w:pPr>
              <w:ind w:left="0" w:firstLine="0"/>
            </w:pPr>
            <w:r w:rsidRPr="00395D05">
              <w:t xml:space="preserve">Memukul, menyentuh, atau melakukan kontak dengan </w:t>
            </w:r>
            <w:r w:rsidRPr="00395D05">
              <w:rPr>
                <w:i/>
                <w:iCs/>
              </w:rPr>
              <w:t>cue</w:t>
            </w:r>
            <w:r w:rsidRPr="00395D05">
              <w:t xml:space="preserve"> </w:t>
            </w:r>
            <w:r w:rsidRPr="00395D05">
              <w:rPr>
                <w:i/>
                <w:iCs/>
              </w:rPr>
              <w:t>ball</w:t>
            </w:r>
            <w:r w:rsidRPr="00395D05">
              <w:t xml:space="preserve"> atau bola sasaran apa pun dalam permainan, kecuali dinyatakan aman untuk dilakukan.</w:t>
            </w:r>
          </w:p>
        </w:tc>
        <w:tc>
          <w:tcPr>
            <w:tcW w:w="4328" w:type="dxa"/>
          </w:tcPr>
          <w:p w14:paraId="345F43AA" w14:textId="5818286F" w:rsidR="0022563D" w:rsidRPr="00B910F3" w:rsidRDefault="00395D05" w:rsidP="0022563D">
            <w:pPr>
              <w:ind w:left="0" w:firstLine="0"/>
            </w:pPr>
            <w:r w:rsidRPr="00395D05">
              <w:rPr>
                <w:i/>
                <w:iCs/>
              </w:rPr>
              <w:t>Foul</w:t>
            </w:r>
            <w:r w:rsidRPr="00395D05">
              <w:t>, pemain berikutnya mendapat bola bebas.</w:t>
            </w:r>
          </w:p>
        </w:tc>
      </w:tr>
      <w:tr w:rsidR="0022563D" w:rsidRPr="00B910F3" w14:paraId="790D3A9D" w14:textId="77777777" w:rsidTr="0022563D">
        <w:tc>
          <w:tcPr>
            <w:tcW w:w="4328" w:type="dxa"/>
          </w:tcPr>
          <w:p w14:paraId="18C13FF7" w14:textId="10D647EA" w:rsidR="0022563D" w:rsidRPr="00B910F3" w:rsidRDefault="00F01025" w:rsidP="0022563D">
            <w:pPr>
              <w:ind w:left="0" w:firstLine="0"/>
            </w:pPr>
            <w:r w:rsidRPr="00F01025">
              <w:t xml:space="preserve">Menyentuh bola sasaran apa pun dengan bola putih saat </w:t>
            </w:r>
            <w:r>
              <w:rPr>
                <w:i/>
                <w:iCs/>
              </w:rPr>
              <w:t xml:space="preserve">cue ball </w:t>
            </w:r>
            <w:r w:rsidRPr="00F01025">
              <w:t>sedang dalam posisi bebas</w:t>
            </w:r>
            <w:r>
              <w:t>.</w:t>
            </w:r>
          </w:p>
        </w:tc>
        <w:tc>
          <w:tcPr>
            <w:tcW w:w="4328" w:type="dxa"/>
          </w:tcPr>
          <w:p w14:paraId="48BF96E9" w14:textId="614B0311" w:rsidR="0022563D" w:rsidRPr="00B910F3" w:rsidRDefault="00395D05" w:rsidP="0022563D">
            <w:pPr>
              <w:ind w:left="0" w:firstLine="0"/>
            </w:pPr>
            <w:r w:rsidRPr="00395D05">
              <w:rPr>
                <w:i/>
                <w:iCs/>
              </w:rPr>
              <w:t>Foul</w:t>
            </w:r>
            <w:r w:rsidRPr="00395D05">
              <w:t>, pemain berikutnya mendapat bola bebas.</w:t>
            </w:r>
          </w:p>
        </w:tc>
      </w:tr>
      <w:tr w:rsidR="0022563D" w:rsidRPr="00B910F3" w14:paraId="514A629A" w14:textId="77777777" w:rsidTr="0022563D">
        <w:tc>
          <w:tcPr>
            <w:tcW w:w="4328" w:type="dxa"/>
          </w:tcPr>
          <w:p w14:paraId="0B8E8E4D" w14:textId="299BDBC4" w:rsidR="0022563D" w:rsidRPr="00B910F3" w:rsidRDefault="00417B87" w:rsidP="0022563D">
            <w:pPr>
              <w:ind w:left="0" w:firstLine="0"/>
            </w:pPr>
            <w:r w:rsidRPr="00417B87">
              <w:t>Bola berhenti di permukaan selain alas meja setelah pukulan</w:t>
            </w:r>
            <w:r>
              <w:t>.</w:t>
            </w:r>
          </w:p>
        </w:tc>
        <w:tc>
          <w:tcPr>
            <w:tcW w:w="4328" w:type="dxa"/>
          </w:tcPr>
          <w:p w14:paraId="76F5DDC9" w14:textId="67031947" w:rsidR="0022563D" w:rsidRPr="00B910F3" w:rsidRDefault="00395D05" w:rsidP="0022563D">
            <w:pPr>
              <w:ind w:left="0" w:firstLine="0"/>
            </w:pPr>
            <w:r w:rsidRPr="00395D05">
              <w:rPr>
                <w:i/>
                <w:iCs/>
              </w:rPr>
              <w:t>Foul</w:t>
            </w:r>
            <w:r w:rsidRPr="00395D05">
              <w:t>, pemain berikutnya mendapat bola bebas.</w:t>
            </w:r>
          </w:p>
        </w:tc>
      </w:tr>
    </w:tbl>
    <w:p w14:paraId="1F3B46F1" w14:textId="4301AB99" w:rsidR="0022563D" w:rsidRDefault="0022563D" w:rsidP="00B7454B"/>
    <w:p w14:paraId="3220F149" w14:textId="2FF3E473" w:rsidR="00EC2E5C" w:rsidRDefault="005E3764" w:rsidP="003519EA">
      <w:pPr>
        <w:ind w:left="720"/>
      </w:pPr>
      <w:r>
        <w:t xml:space="preserve">Penelitian ini tidak mendeteksi seluruh jenis pelanggaran resmi. Penelitian dibatasi pada pelanggaran yang dapat dianalisis melalui informasi visual kamera dan hasil deteksi objek. Oleh karena itu, pelanggaran yang menjadi fokus penelitian adalah </w:t>
      </w:r>
      <w:r>
        <w:rPr>
          <w:i/>
          <w:iCs/>
        </w:rPr>
        <w:t xml:space="preserve">cue ball scratch, </w:t>
      </w:r>
      <w:r w:rsidR="008056B6">
        <w:rPr>
          <w:i/>
          <w:iCs/>
        </w:rPr>
        <w:t>no legal hit</w:t>
      </w:r>
      <w:r>
        <w:rPr>
          <w:i/>
          <w:iCs/>
        </w:rPr>
        <w:t xml:space="preserve">, cue ball of field, </w:t>
      </w:r>
      <w:r>
        <w:t xml:space="preserve">dan </w:t>
      </w:r>
      <w:r>
        <w:rPr>
          <w:i/>
          <w:iCs/>
        </w:rPr>
        <w:t>no rail contact on shot</w:t>
      </w:r>
      <w:r>
        <w:t>.</w:t>
      </w:r>
      <w:r w:rsidR="0073542B">
        <w:t xml:space="preserve"> Tabel 2.1.3 menyimpulkan </w:t>
      </w:r>
      <w:r w:rsidR="0073542B">
        <w:rPr>
          <w:i/>
          <w:iCs/>
        </w:rPr>
        <w:t>foul</w:t>
      </w:r>
      <w:r w:rsidR="0073542B">
        <w:t xml:space="preserve"> atau pelanggaran apa saja yang akan terdeteksi dan indikator visualnya.</w:t>
      </w:r>
    </w:p>
    <w:p w14:paraId="61AF7AE7" w14:textId="65207E1F" w:rsidR="00553A55" w:rsidRDefault="00553A55" w:rsidP="00553A55">
      <w:pPr>
        <w:jc w:val="center"/>
      </w:pPr>
    </w:p>
    <w:p w14:paraId="6660D1BA" w14:textId="076A2064" w:rsidR="00AF1DD1" w:rsidRDefault="00AF1DD1" w:rsidP="00AF1DD1">
      <w:pPr>
        <w:pStyle w:val="CaptionGambarBabIII"/>
      </w:pPr>
      <w:bookmarkStart w:id="140" w:name="_Toc233121184"/>
      <w:r>
        <w:t xml:space="preserve">Tabel 2. </w:t>
      </w:r>
      <w:r>
        <w:fldChar w:fldCharType="begin"/>
      </w:r>
      <w:r>
        <w:instrText xml:space="preserve"> SEQ Tabel_2. \* ARABIC </w:instrText>
      </w:r>
      <w:r>
        <w:fldChar w:fldCharType="separate"/>
      </w:r>
      <w:r w:rsidR="004C1ED7">
        <w:t>3</w:t>
      </w:r>
      <w:r>
        <w:fldChar w:fldCharType="end"/>
      </w:r>
      <w:r>
        <w:t xml:space="preserve">. </w:t>
      </w:r>
      <w:r w:rsidRPr="00AF1DD1">
        <w:t>Pelanggaran dan indikator visual</w:t>
      </w:r>
      <w:bookmarkEnd w:id="140"/>
    </w:p>
    <w:tbl>
      <w:tblPr>
        <w:tblStyle w:val="TableGrid"/>
        <w:tblW w:w="0" w:type="auto"/>
        <w:tblInd w:w="360" w:type="dxa"/>
        <w:tblLook w:val="04A0" w:firstRow="1" w:lastRow="0" w:firstColumn="1" w:lastColumn="0" w:noHBand="0" w:noVBand="1"/>
      </w:tblPr>
      <w:tblGrid>
        <w:gridCol w:w="4331"/>
        <w:gridCol w:w="4325"/>
      </w:tblGrid>
      <w:tr w:rsidR="007430A8" w14:paraId="30DB63EA" w14:textId="77777777" w:rsidTr="00AF1DD1">
        <w:tc>
          <w:tcPr>
            <w:tcW w:w="4331" w:type="dxa"/>
            <w:shd w:val="clear" w:color="auto" w:fill="F2F2F2" w:themeFill="background1" w:themeFillShade="F2"/>
          </w:tcPr>
          <w:p w14:paraId="28523358" w14:textId="4D5E796A" w:rsidR="007430A8" w:rsidRDefault="007430A8" w:rsidP="007D6FB6">
            <w:pPr>
              <w:ind w:left="0" w:firstLine="0"/>
              <w:jc w:val="center"/>
            </w:pPr>
            <w:r>
              <w:t>Pelanggaran</w:t>
            </w:r>
          </w:p>
        </w:tc>
        <w:tc>
          <w:tcPr>
            <w:tcW w:w="4325" w:type="dxa"/>
            <w:shd w:val="clear" w:color="auto" w:fill="F2F2F2" w:themeFill="background1" w:themeFillShade="F2"/>
          </w:tcPr>
          <w:p w14:paraId="74886D70" w14:textId="44CF88D5" w:rsidR="007430A8" w:rsidRDefault="007430A8" w:rsidP="007D6FB6">
            <w:pPr>
              <w:ind w:left="0" w:firstLine="0"/>
              <w:jc w:val="center"/>
            </w:pPr>
            <w:r>
              <w:t>Indikator visual</w:t>
            </w:r>
          </w:p>
        </w:tc>
      </w:tr>
      <w:tr w:rsidR="007430A8" w14:paraId="43758E76" w14:textId="77777777" w:rsidTr="00AF1DD1">
        <w:tc>
          <w:tcPr>
            <w:tcW w:w="4331" w:type="dxa"/>
            <w:vAlign w:val="center"/>
          </w:tcPr>
          <w:p w14:paraId="6B94D628" w14:textId="6CCB67F6" w:rsidR="007430A8" w:rsidRPr="00E26DDC" w:rsidRDefault="007430A8" w:rsidP="00E26DDC">
            <w:pPr>
              <w:ind w:left="0" w:firstLine="0"/>
              <w:jc w:val="left"/>
              <w:rPr>
                <w:i/>
                <w:iCs/>
              </w:rPr>
            </w:pPr>
            <w:r w:rsidRPr="00E26DDC">
              <w:rPr>
                <w:i/>
                <w:iCs/>
              </w:rPr>
              <w:t>Cue ball scratch</w:t>
            </w:r>
          </w:p>
        </w:tc>
        <w:tc>
          <w:tcPr>
            <w:tcW w:w="4325" w:type="dxa"/>
          </w:tcPr>
          <w:p w14:paraId="47E8A7AE" w14:textId="6EAFDB62" w:rsidR="007430A8" w:rsidRDefault="007430A8" w:rsidP="00B7454B">
            <w:pPr>
              <w:ind w:left="0" w:firstLine="0"/>
            </w:pPr>
            <w:r w:rsidRPr="00B467EE">
              <w:rPr>
                <w:i/>
                <w:iCs/>
              </w:rPr>
              <w:t>Cue</w:t>
            </w:r>
            <w:r w:rsidRPr="007430A8">
              <w:t xml:space="preserve"> </w:t>
            </w:r>
            <w:r w:rsidRPr="00B467EE">
              <w:rPr>
                <w:i/>
                <w:iCs/>
              </w:rPr>
              <w:t>ball</w:t>
            </w:r>
            <w:r w:rsidRPr="007430A8">
              <w:t xml:space="preserve"> masuk ke area pocket atau tidak terdeteksi kembali setelah berada dekat pocket.</w:t>
            </w:r>
          </w:p>
        </w:tc>
      </w:tr>
      <w:tr w:rsidR="007430A8" w14:paraId="4ED241E6" w14:textId="77777777" w:rsidTr="00AF1DD1">
        <w:tc>
          <w:tcPr>
            <w:tcW w:w="4331" w:type="dxa"/>
            <w:vAlign w:val="center"/>
          </w:tcPr>
          <w:p w14:paraId="0FE70CF4" w14:textId="6CF5D7FD" w:rsidR="007430A8" w:rsidRPr="00E26DDC" w:rsidRDefault="00162F2E" w:rsidP="00E26DDC">
            <w:pPr>
              <w:ind w:left="0" w:firstLine="0"/>
              <w:jc w:val="left"/>
              <w:rPr>
                <w:i/>
                <w:iCs/>
              </w:rPr>
            </w:pPr>
            <w:r>
              <w:rPr>
                <w:i/>
                <w:iCs/>
              </w:rPr>
              <w:t>No legal hit</w:t>
            </w:r>
          </w:p>
        </w:tc>
        <w:tc>
          <w:tcPr>
            <w:tcW w:w="4325" w:type="dxa"/>
          </w:tcPr>
          <w:p w14:paraId="2DE89614" w14:textId="37AC55CA" w:rsidR="007430A8" w:rsidRDefault="007430A8" w:rsidP="00B7454B">
            <w:pPr>
              <w:ind w:left="0" w:firstLine="0"/>
            </w:pPr>
            <w:r w:rsidRPr="00B467EE">
              <w:rPr>
                <w:i/>
                <w:iCs/>
              </w:rPr>
              <w:t>Cue</w:t>
            </w:r>
            <w:r w:rsidRPr="007430A8">
              <w:t xml:space="preserve"> </w:t>
            </w:r>
            <w:r w:rsidRPr="00B467EE">
              <w:rPr>
                <w:i/>
                <w:iCs/>
              </w:rPr>
              <w:t>ball</w:t>
            </w:r>
            <w:r w:rsidRPr="007430A8">
              <w:t xml:space="preserve"> </w:t>
            </w:r>
            <w:r w:rsidR="009021CD">
              <w:t xml:space="preserve">tidak mengenai bole atau </w:t>
            </w:r>
            <w:r w:rsidRPr="007430A8">
              <w:t>pertama kali mengenai bola yang bukan bola bernomor terendah di atas meja</w:t>
            </w:r>
            <w:r w:rsidR="00142A37">
              <w:t>.</w:t>
            </w:r>
          </w:p>
        </w:tc>
      </w:tr>
      <w:tr w:rsidR="007430A8" w14:paraId="1E3A5DE6" w14:textId="77777777" w:rsidTr="00AF1DD1">
        <w:tc>
          <w:tcPr>
            <w:tcW w:w="4331" w:type="dxa"/>
            <w:vAlign w:val="center"/>
          </w:tcPr>
          <w:p w14:paraId="7336FD14" w14:textId="7F925E19" w:rsidR="007430A8" w:rsidRPr="00E26DDC" w:rsidRDefault="007430A8" w:rsidP="00E26DDC">
            <w:pPr>
              <w:ind w:left="0" w:firstLine="0"/>
              <w:jc w:val="left"/>
              <w:rPr>
                <w:i/>
                <w:iCs/>
              </w:rPr>
            </w:pPr>
            <w:r w:rsidRPr="00E26DDC">
              <w:rPr>
                <w:i/>
                <w:iCs/>
              </w:rPr>
              <w:t>Cue ball off field</w:t>
            </w:r>
          </w:p>
        </w:tc>
        <w:tc>
          <w:tcPr>
            <w:tcW w:w="4325" w:type="dxa"/>
          </w:tcPr>
          <w:p w14:paraId="1F97D105" w14:textId="6D5E9346" w:rsidR="007430A8" w:rsidRDefault="007430A8" w:rsidP="00B7454B">
            <w:pPr>
              <w:ind w:left="0" w:firstLine="0"/>
            </w:pPr>
            <w:r w:rsidRPr="00B467EE">
              <w:rPr>
                <w:i/>
                <w:iCs/>
              </w:rPr>
              <w:t>Cue</w:t>
            </w:r>
            <w:r w:rsidRPr="007430A8">
              <w:t xml:space="preserve"> </w:t>
            </w:r>
            <w:r w:rsidRPr="00B467EE">
              <w:rPr>
                <w:i/>
                <w:iCs/>
              </w:rPr>
              <w:t>ball</w:t>
            </w:r>
            <w:r w:rsidRPr="007430A8">
              <w:t xml:space="preserve"> </w:t>
            </w:r>
            <w:r>
              <w:t>tidak terdapat pada area permainan</w:t>
            </w:r>
            <w:r w:rsidR="0035576B">
              <w:t>.</w:t>
            </w:r>
          </w:p>
        </w:tc>
      </w:tr>
      <w:tr w:rsidR="007430A8" w14:paraId="00D2AE95" w14:textId="77777777" w:rsidTr="00AF1DD1">
        <w:tc>
          <w:tcPr>
            <w:tcW w:w="4331" w:type="dxa"/>
            <w:vAlign w:val="center"/>
          </w:tcPr>
          <w:p w14:paraId="4030F30F" w14:textId="73F06EC7" w:rsidR="007430A8" w:rsidRPr="00E26DDC" w:rsidRDefault="007430A8" w:rsidP="00E26DDC">
            <w:pPr>
              <w:ind w:left="0" w:firstLine="0"/>
              <w:jc w:val="left"/>
              <w:rPr>
                <w:i/>
                <w:iCs/>
              </w:rPr>
            </w:pPr>
            <w:r w:rsidRPr="00E26DDC">
              <w:rPr>
                <w:i/>
                <w:iCs/>
              </w:rPr>
              <w:t>No rail contact on shot</w:t>
            </w:r>
          </w:p>
        </w:tc>
        <w:tc>
          <w:tcPr>
            <w:tcW w:w="4325" w:type="dxa"/>
          </w:tcPr>
          <w:p w14:paraId="30E94A43" w14:textId="1F2A800D" w:rsidR="007430A8" w:rsidRDefault="000C0FFD" w:rsidP="00B7454B">
            <w:pPr>
              <w:ind w:left="0" w:firstLine="0"/>
            </w:pPr>
            <w:r w:rsidRPr="000C0FFD">
              <w:t>Setelah pukulan terjadi, tidak ada bola yang masuk ke pocket dan tidak ada bola yang menyentuh rail.</w:t>
            </w:r>
          </w:p>
        </w:tc>
      </w:tr>
    </w:tbl>
    <w:p w14:paraId="4C32BD2A" w14:textId="77777777" w:rsidR="007430A8" w:rsidRPr="0073542B" w:rsidRDefault="007430A8" w:rsidP="00B7454B"/>
    <w:p w14:paraId="451DE791" w14:textId="0712656C" w:rsidR="008329D1" w:rsidRDefault="009A0948" w:rsidP="00426BBB">
      <w:pPr>
        <w:ind w:left="720"/>
      </w:pPr>
      <w:r w:rsidRPr="009A0948">
        <w:t xml:space="preserve">Pembatasan tersebut penting karena sistem yang dikembangkan bergantung pada data visual berupa posisi objek, perubahan posisi objek, dan hubungan antarobjek </w:t>
      </w:r>
      <w:r w:rsidRPr="009A0948">
        <w:lastRenderedPageBreak/>
        <w:t>dalam rangkaian frame video. Dengan demikian, pelanggaran yang membutuhkan informasi non-visual, seperti sentuhan tangan terhadap bola atau pelanggaran teknis tertentu yang tidak terlihat jelas oleh kamera, tidak termasuk dalam ruang lingkup penelitian ini.</w:t>
      </w:r>
    </w:p>
    <w:p w14:paraId="1391C6D1" w14:textId="7EBE9B66" w:rsidR="008329D1" w:rsidRPr="008329D1" w:rsidRDefault="008329D1" w:rsidP="007D3474">
      <w:pPr>
        <w:pStyle w:val="Heading3"/>
        <w:numPr>
          <w:ilvl w:val="2"/>
          <w:numId w:val="6"/>
        </w:numPr>
      </w:pPr>
      <w:bookmarkStart w:id="141" w:name="_Toc233121251"/>
      <w:r>
        <w:t>Deteksi Pelanggaran Berbasis Visi Komputer</w:t>
      </w:r>
      <w:bookmarkEnd w:id="141"/>
    </w:p>
    <w:p w14:paraId="21AD7725" w14:textId="092BD9AE" w:rsidR="007456B8" w:rsidRDefault="009D4FD4" w:rsidP="003519EA">
      <w:pPr>
        <w:ind w:left="720"/>
        <w:rPr>
          <w:color w:val="000000" w:themeColor="text1"/>
        </w:rPr>
      </w:pPr>
      <w:r>
        <w:t xml:space="preserve">Untuk secara otomatis mengidentifikasi berbagai pelanggaran yang didefinisikan dalam aturan, sistem harus mampu ‘melihat’ dan </w:t>
      </w:r>
      <w:r w:rsidR="00567F1B" w:rsidRPr="00567F1B">
        <w:t xml:space="preserve">menafsirkan keadaan permainan dari rangkaian </w:t>
      </w:r>
      <w:r w:rsidR="00567F1B" w:rsidRPr="002C08F6">
        <w:rPr>
          <w:i/>
          <w:iCs/>
        </w:rPr>
        <w:t>frame</w:t>
      </w:r>
      <w:r w:rsidR="00567F1B" w:rsidRPr="00567F1B">
        <w:t xml:space="preserve"> video</w:t>
      </w:r>
      <w:r>
        <w:t>. K</w:t>
      </w:r>
      <w:r w:rsidR="00116A3C">
        <w:t>emampuan ini disediakan dengan adanya kecerdasan buatan (</w:t>
      </w:r>
      <w:r w:rsidR="00116A3C">
        <w:rPr>
          <w:i/>
          <w:iCs/>
        </w:rPr>
        <w:t xml:space="preserve">artificial </w:t>
      </w:r>
      <w:r w:rsidR="00116A3C" w:rsidRPr="008329D1">
        <w:t>intelligence</w:t>
      </w:r>
      <w:r w:rsidR="00116A3C">
        <w:t xml:space="preserve">) dan khususnya </w:t>
      </w:r>
      <w:r w:rsidR="00AC5AFD">
        <w:t>sub-bidang visi komputer (</w:t>
      </w:r>
      <w:r w:rsidR="00AC5AFD">
        <w:rPr>
          <w:i/>
          <w:iCs/>
        </w:rPr>
        <w:t>computer vision</w:t>
      </w:r>
      <w:r w:rsidR="00AC5AFD">
        <w:t>)</w:t>
      </w:r>
      <w:r w:rsidR="001A0D88">
        <w:t xml:space="preserve"> </w:t>
      </w:r>
      <w:sdt>
        <w:sdtPr>
          <w:rPr>
            <w:color w:val="000000"/>
          </w:rPr>
          <w:tag w:val="MENDELEY_CITATION_v3_eyJjaXRhdGlvbklEIjoiTUVOREVMRVlfQ0lUQVRJT05fNTAwNzY2MWUtNTNlYi00NTAyLWJjMDQtNDc2YzdjZWE1OTg2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
          <w:id w:val="1997983813"/>
          <w:placeholder>
            <w:docPart w:val="DefaultPlaceholder_-1854013440"/>
          </w:placeholder>
        </w:sdtPr>
        <w:sdtEndPr/>
        <w:sdtContent>
          <w:r w:rsidR="00FD68CB" w:rsidRPr="00FD68CB">
            <w:rPr>
              <w:color w:val="000000"/>
            </w:rPr>
            <w:t>[2]</w:t>
          </w:r>
        </w:sdtContent>
      </w:sdt>
      <w:r w:rsidR="00AC5AFD">
        <w:t>. Visi komputer memungkinkan mesin mengekstrak informasi bermakna dari masukan visual, yang dalam penelitian ini melibatkan analisis aliran video dari meja biliar.</w:t>
      </w:r>
      <w:r w:rsidR="00BD1546">
        <w:t xml:space="preserve"> </w:t>
      </w:r>
      <w:r w:rsidR="003F3042" w:rsidRPr="008329D1">
        <w:t>Untuk bisa menafsirkan permainan, sistem visi komputer harus mampu mengidentifikasi dan melacak berbagai elemen kunci di atas meja.</w:t>
      </w:r>
      <w:r w:rsidR="003F3042">
        <w:rPr>
          <w:color w:val="000000" w:themeColor="text1"/>
        </w:rPr>
        <w:t xml:space="preserve"> Hal ini diperlukan untuk menentukan interaksi antara </w:t>
      </w:r>
      <w:r w:rsidR="003F3042">
        <w:rPr>
          <w:i/>
          <w:iCs/>
          <w:color w:val="000000" w:themeColor="text1"/>
        </w:rPr>
        <w:t>cue ball</w:t>
      </w:r>
      <w:r w:rsidR="003F3042">
        <w:rPr>
          <w:color w:val="000000" w:themeColor="text1"/>
        </w:rPr>
        <w:t xml:space="preserve"> dan bola-bola objek.</w:t>
      </w:r>
      <w:r w:rsidR="00187AFB">
        <w:rPr>
          <w:color w:val="000000" w:themeColor="text1"/>
        </w:rPr>
        <w:t xml:space="preserve"> </w:t>
      </w:r>
      <w:r w:rsidR="0092176E">
        <w:rPr>
          <w:color w:val="000000" w:themeColor="text1"/>
        </w:rPr>
        <w:t xml:space="preserve">Meskipun informasi ini cukup untuk membangun pendeteksi biliar sederhaba, pendeteksi </w:t>
      </w:r>
      <w:r w:rsidR="0092176E">
        <w:rPr>
          <w:i/>
          <w:iCs/>
          <w:color w:val="000000" w:themeColor="text1"/>
        </w:rPr>
        <w:t>foul</w:t>
      </w:r>
      <w:r w:rsidR="0092176E">
        <w:rPr>
          <w:color w:val="000000" w:themeColor="text1"/>
        </w:rPr>
        <w:t xml:space="preserve"> yang kuat membutuhkan juga informasi mengenai sisi meja (</w:t>
      </w:r>
      <w:r w:rsidR="0092176E">
        <w:rPr>
          <w:i/>
          <w:iCs/>
          <w:color w:val="000000" w:themeColor="text1"/>
        </w:rPr>
        <w:t>rail</w:t>
      </w:r>
      <w:r w:rsidR="0092176E">
        <w:rPr>
          <w:color w:val="000000" w:themeColor="text1"/>
        </w:rPr>
        <w:t>)</w:t>
      </w:r>
      <w:r w:rsidR="00426BBB">
        <w:rPr>
          <w:color w:val="000000" w:themeColor="text1"/>
        </w:rPr>
        <w:t xml:space="preserve"> </w:t>
      </w:r>
      <w:r w:rsidR="0092176E">
        <w:rPr>
          <w:color w:val="000000" w:themeColor="text1"/>
        </w:rPr>
        <w:t xml:space="preserve">dan masing-masing </w:t>
      </w:r>
      <w:r w:rsidR="0092176E">
        <w:rPr>
          <w:i/>
          <w:iCs/>
          <w:color w:val="000000" w:themeColor="text1"/>
        </w:rPr>
        <w:t>pocket</w:t>
      </w:r>
      <w:r w:rsidR="0092176E">
        <w:rPr>
          <w:color w:val="000000" w:themeColor="text1"/>
        </w:rPr>
        <w:t>.</w:t>
      </w:r>
    </w:p>
    <w:p w14:paraId="22B41448" w14:textId="57E67862" w:rsidR="00105E99" w:rsidRDefault="00105E99" w:rsidP="003519EA">
      <w:pPr>
        <w:ind w:left="720"/>
        <w:rPr>
          <w:color w:val="000000" w:themeColor="text1"/>
        </w:rPr>
      </w:pPr>
      <w:r w:rsidRPr="00105E99">
        <w:rPr>
          <w:color w:val="000000" w:themeColor="text1"/>
        </w:rPr>
        <w:t xml:space="preserve">Deteksi pelanggaran pada 9-ball tidak cukup hanya dengan </w:t>
      </w:r>
      <w:r w:rsidR="00AB5445">
        <w:rPr>
          <w:color w:val="000000" w:themeColor="text1"/>
        </w:rPr>
        <w:t>mengetahui</w:t>
      </w:r>
      <w:r w:rsidRPr="00105E99">
        <w:rPr>
          <w:color w:val="000000" w:themeColor="text1"/>
        </w:rPr>
        <w:t xml:space="preserve"> objek secara terpisah. Sistem juga perlu me</w:t>
      </w:r>
      <w:r w:rsidR="00AB5445">
        <w:rPr>
          <w:color w:val="000000" w:themeColor="text1"/>
        </w:rPr>
        <w:t>ngetahui</w:t>
      </w:r>
      <w:r w:rsidRPr="00105E99">
        <w:rPr>
          <w:color w:val="000000" w:themeColor="text1"/>
        </w:rPr>
        <w:t xml:space="preserve"> hubungan antarobjek. Sebagai contoh, untuk mendeteksi </w:t>
      </w:r>
      <w:r w:rsidR="00F54779">
        <w:rPr>
          <w:i/>
          <w:iCs/>
          <w:color w:val="000000" w:themeColor="text1"/>
        </w:rPr>
        <w:t>no legal hit</w:t>
      </w:r>
      <w:r w:rsidRPr="00105E99">
        <w:rPr>
          <w:color w:val="000000" w:themeColor="text1"/>
        </w:rPr>
        <w:t xml:space="preserve">, sistem perlu mengetahui posisi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bola bernomor terendah, dan bola pertama yang terkena setelah pukulan. Untuk mendeteksi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w:t>
      </w:r>
      <w:r w:rsidRPr="00851B94">
        <w:rPr>
          <w:i/>
          <w:iCs/>
          <w:color w:val="000000" w:themeColor="text1"/>
        </w:rPr>
        <w:t>scratch</w:t>
      </w:r>
      <w:r w:rsidRPr="00105E99">
        <w:rPr>
          <w:color w:val="000000" w:themeColor="text1"/>
        </w:rPr>
        <w:t xml:space="preserve">, sistem perlu mengetahui hubungan antara posisi </w:t>
      </w:r>
      <w:r w:rsidRPr="00851B94">
        <w:rPr>
          <w:i/>
          <w:iCs/>
          <w:color w:val="000000" w:themeColor="text1"/>
        </w:rPr>
        <w:t>cue</w:t>
      </w:r>
      <w:r w:rsidRPr="00105E99">
        <w:rPr>
          <w:color w:val="000000" w:themeColor="text1"/>
        </w:rPr>
        <w:t xml:space="preserve"> </w:t>
      </w:r>
      <w:r w:rsidRPr="00851B94">
        <w:rPr>
          <w:i/>
          <w:iCs/>
          <w:color w:val="000000" w:themeColor="text1"/>
        </w:rPr>
        <w:t>ball</w:t>
      </w:r>
      <w:r w:rsidRPr="00105E99">
        <w:rPr>
          <w:color w:val="000000" w:themeColor="text1"/>
        </w:rPr>
        <w:t xml:space="preserve"> dan area pocket. Sementara itu, untuk mendeteksi </w:t>
      </w:r>
      <w:r w:rsidRPr="00851B94">
        <w:rPr>
          <w:i/>
          <w:iCs/>
          <w:color w:val="000000" w:themeColor="text1"/>
        </w:rPr>
        <w:t>no</w:t>
      </w:r>
      <w:r w:rsidRPr="00105E99">
        <w:rPr>
          <w:color w:val="000000" w:themeColor="text1"/>
        </w:rPr>
        <w:t xml:space="preserve"> </w:t>
      </w:r>
      <w:r w:rsidRPr="00851B94">
        <w:rPr>
          <w:i/>
          <w:iCs/>
          <w:color w:val="000000" w:themeColor="text1"/>
        </w:rPr>
        <w:t>rail</w:t>
      </w:r>
      <w:r w:rsidRPr="00105E99">
        <w:rPr>
          <w:color w:val="000000" w:themeColor="text1"/>
        </w:rPr>
        <w:t xml:space="preserve"> </w:t>
      </w:r>
      <w:r w:rsidRPr="00851B94">
        <w:rPr>
          <w:i/>
          <w:iCs/>
          <w:color w:val="000000" w:themeColor="text1"/>
        </w:rPr>
        <w:t>contact</w:t>
      </w:r>
      <w:r w:rsidRPr="00105E99">
        <w:rPr>
          <w:color w:val="000000" w:themeColor="text1"/>
        </w:rPr>
        <w:t xml:space="preserve"> </w:t>
      </w:r>
      <w:r w:rsidRPr="00851B94">
        <w:rPr>
          <w:i/>
          <w:iCs/>
          <w:color w:val="000000" w:themeColor="text1"/>
        </w:rPr>
        <w:t>on</w:t>
      </w:r>
      <w:r w:rsidRPr="00105E99">
        <w:rPr>
          <w:color w:val="000000" w:themeColor="text1"/>
        </w:rPr>
        <w:t xml:space="preserve"> </w:t>
      </w:r>
      <w:r w:rsidRPr="00851B94">
        <w:rPr>
          <w:i/>
          <w:iCs/>
          <w:color w:val="000000" w:themeColor="text1"/>
        </w:rPr>
        <w:t>shot</w:t>
      </w:r>
      <w:r w:rsidRPr="00105E99">
        <w:rPr>
          <w:color w:val="000000" w:themeColor="text1"/>
        </w:rPr>
        <w:t xml:space="preserve">, sistem perlu mengetahui apakah setelah pukulan terdapat bola yang menyentuh </w:t>
      </w:r>
      <w:r w:rsidRPr="00851B94">
        <w:rPr>
          <w:i/>
          <w:iCs/>
          <w:color w:val="000000" w:themeColor="text1"/>
        </w:rPr>
        <w:t>rail</w:t>
      </w:r>
      <w:r w:rsidRPr="00105E99">
        <w:rPr>
          <w:color w:val="000000" w:themeColor="text1"/>
        </w:rPr>
        <w:t xml:space="preserve"> atau masuk ke </w:t>
      </w:r>
      <w:r w:rsidRPr="00300A87">
        <w:rPr>
          <w:i/>
          <w:iCs/>
          <w:color w:val="000000" w:themeColor="text1"/>
        </w:rPr>
        <w:t>pocket</w:t>
      </w:r>
      <w:r w:rsidR="00851B94">
        <w:rPr>
          <w:color w:val="000000" w:themeColor="text1"/>
        </w:rPr>
        <w:t xml:space="preserve"> dan mengetahui lokasi kedua hal tersebut (</w:t>
      </w:r>
      <w:r w:rsidR="00851B94">
        <w:rPr>
          <w:i/>
          <w:iCs/>
          <w:color w:val="000000" w:themeColor="text1"/>
        </w:rPr>
        <w:t xml:space="preserve">rail </w:t>
      </w:r>
      <w:r w:rsidR="00851B94">
        <w:rPr>
          <w:color w:val="000000" w:themeColor="text1"/>
        </w:rPr>
        <w:t xml:space="preserve">dan </w:t>
      </w:r>
      <w:r w:rsidR="00851B94">
        <w:rPr>
          <w:i/>
          <w:iCs/>
          <w:color w:val="000000" w:themeColor="text1"/>
        </w:rPr>
        <w:t>pocket</w:t>
      </w:r>
      <w:r w:rsidR="00851B94">
        <w:rPr>
          <w:color w:val="000000" w:themeColor="text1"/>
        </w:rPr>
        <w:t>)</w:t>
      </w:r>
      <w:r w:rsidR="00300A87">
        <w:rPr>
          <w:color w:val="000000" w:themeColor="text1"/>
        </w:rPr>
        <w:t>.</w:t>
      </w:r>
    </w:p>
    <w:p w14:paraId="1B3C06FF" w14:textId="377DC01B" w:rsidR="00AA554E" w:rsidRDefault="00AA554E" w:rsidP="003519EA">
      <w:pPr>
        <w:ind w:left="720"/>
        <w:rPr>
          <w:color w:val="000000" w:themeColor="text1"/>
        </w:rPr>
      </w:pPr>
      <w:r w:rsidRPr="00AA554E">
        <w:rPr>
          <w:color w:val="000000" w:themeColor="text1"/>
        </w:rPr>
        <w:t>Berdasarkan kebutuhan tersebut, metode deteksi objek menjadi pendekatan yang sesuai karena dapat menghasilkan dua informasi utama, yaitu kelas objek dan posisi objek dalam bentuk bounding box. Informasi tersebut dapat digunakan sebagai dasar untuk membangun logika deteksi pelanggaran berbasis koordinat. Dengan kata lain, model visi komputer berfungsi sebagai komponen yang “melihat” objek permainan, sedangkan modul aturan berbasis Python digunakan untuk menafsirkan hasil deteksi tersebut menjadi keputusan pelanggaran.</w:t>
      </w:r>
    </w:p>
    <w:p w14:paraId="4CDB861B" w14:textId="77777777" w:rsidR="00F014B6" w:rsidRDefault="00F014B6" w:rsidP="00472C93"/>
    <w:p w14:paraId="55F8BFD4" w14:textId="299C8BE3" w:rsidR="00F014B6" w:rsidRDefault="00F014B6" w:rsidP="007D3474">
      <w:pPr>
        <w:pStyle w:val="Heading3"/>
        <w:numPr>
          <w:ilvl w:val="2"/>
          <w:numId w:val="6"/>
        </w:numPr>
      </w:pPr>
      <w:bookmarkStart w:id="142" w:name="_Toc233121252"/>
      <w:r>
        <w:t>Dataset dan Kebutuhan Pelatihan Model</w:t>
      </w:r>
      <w:bookmarkEnd w:id="142"/>
    </w:p>
    <w:p w14:paraId="75AF4254" w14:textId="6CB24CC4" w:rsidR="003362A5" w:rsidRDefault="003362A5" w:rsidP="00CB1258">
      <w:pPr>
        <w:ind w:left="720"/>
      </w:pPr>
      <w:r w:rsidRPr="003362A5">
        <w:t xml:space="preserve">Agar model deteksi objek mampu </w:t>
      </w:r>
      <w:r w:rsidR="00FC03C2">
        <w:t>mengenal</w:t>
      </w:r>
      <w:r w:rsidRPr="003362A5">
        <w:t xml:space="preserve"> elemen permainan secara baik, diperlukan dataset yang berisi berbagai kondisi visual permainan. Dataset tersebut perlu </w:t>
      </w:r>
      <w:r w:rsidR="00FD164D">
        <w:t>memiliki</w:t>
      </w:r>
      <w:r w:rsidRPr="003362A5">
        <w:t xml:space="preserve"> </w:t>
      </w:r>
      <w:r w:rsidR="00FD164D">
        <w:t>variasi perspektif</w:t>
      </w:r>
      <w:r w:rsidRPr="003362A5">
        <w:t xml:space="preserve"> kamera, </w:t>
      </w:r>
      <w:r w:rsidR="00241F25">
        <w:rPr>
          <w:i/>
          <w:iCs/>
        </w:rPr>
        <w:t>lighting</w:t>
      </w:r>
      <w:r w:rsidRPr="003362A5">
        <w:t xml:space="preserve">, warna meja, posisi bola, serta kondisi sebelum dan sesudah pukulan. </w:t>
      </w:r>
      <w:r w:rsidRPr="00CB1258">
        <w:rPr>
          <w:i/>
          <w:iCs/>
          <w:color w:val="000000" w:themeColor="text1"/>
        </w:rPr>
        <w:t>Variasi data diperlukan agar model tidak hanya mengenali objek pada kondisi tertentu, tetapi juga mampu bekerja pada kondisi permainan yang berbeda.</w:t>
      </w:r>
    </w:p>
    <w:p w14:paraId="0F37F304" w14:textId="7478C0FA" w:rsidR="00B03B3E" w:rsidRPr="003362A5" w:rsidRDefault="00B03B3E" w:rsidP="00CB1258">
      <w:pPr>
        <w:ind w:left="720"/>
      </w:pPr>
      <w:r w:rsidRPr="00B03B3E">
        <w:lastRenderedPageBreak/>
        <w:t xml:space="preserve">Setiap gambar dalam dataset perlu diberi anotasi agar model dapat belajar mengenali objek yang relevan. Anotasi pada penelitian ini dilakukan dalam bentuk </w:t>
      </w:r>
      <w:r w:rsidRPr="00EB05DA">
        <w:rPr>
          <w:i/>
          <w:iCs/>
        </w:rPr>
        <w:t>bounding</w:t>
      </w:r>
      <w:r w:rsidRPr="00B03B3E">
        <w:t xml:space="preserve"> </w:t>
      </w:r>
      <w:r w:rsidRPr="00EB05DA">
        <w:rPr>
          <w:i/>
          <w:iCs/>
        </w:rPr>
        <w:t>box</w:t>
      </w:r>
      <w:r w:rsidRPr="00B03B3E">
        <w:t xml:space="preserve">, yaitu kotak pembatas yang menunjukkan lokasi objek pada gambar. Objek yang perlu dianotasi </w:t>
      </w:r>
      <w:r w:rsidRPr="00CB1258">
        <w:rPr>
          <w:i/>
          <w:iCs/>
          <w:color w:val="000000" w:themeColor="text1"/>
        </w:rPr>
        <w:t>meliputi</w:t>
      </w:r>
      <w:r w:rsidRPr="00B03B3E">
        <w:t xml:space="preserve"> bola bernomor, </w:t>
      </w:r>
      <w:r w:rsidRPr="00EB05DA">
        <w:rPr>
          <w:i/>
          <w:iCs/>
        </w:rPr>
        <w:t>cue</w:t>
      </w:r>
      <w:r w:rsidRPr="00B03B3E">
        <w:t xml:space="preserve"> </w:t>
      </w:r>
      <w:r w:rsidRPr="00EB05DA">
        <w:rPr>
          <w:i/>
          <w:iCs/>
        </w:rPr>
        <w:t>ball</w:t>
      </w:r>
      <w:r w:rsidR="00C36E40">
        <w:t xml:space="preserve">, </w:t>
      </w:r>
      <w:r w:rsidRPr="00EB05DA">
        <w:rPr>
          <w:i/>
          <w:iCs/>
        </w:rPr>
        <w:t>pocket</w:t>
      </w:r>
      <w:r w:rsidRPr="00B03B3E">
        <w:t xml:space="preserve">, dan elemen lain yang diperlukan oleh sistem. Selain anotasi, augmentasi data juga digunakan untuk memperluas variasi data pelatihan dengan cara memodifikasi gambar yang sudah ada, misalnya melalui perubahan kecerahan, kontras, </w:t>
      </w:r>
      <w:r w:rsidRPr="006702AF">
        <w:rPr>
          <w:i/>
          <w:iCs/>
        </w:rPr>
        <w:t>blur</w:t>
      </w:r>
      <w:r w:rsidRPr="00B03B3E">
        <w:t>, rotasi, atau perubahan perspektif</w:t>
      </w:r>
      <w:r w:rsidR="00524C24">
        <w:t xml:space="preserve"> </w:t>
      </w:r>
      <w:sdt>
        <w:sdtPr>
          <w:rPr>
            <w:color w:val="000000"/>
          </w:rPr>
          <w:tag w:val="MENDELEY_CITATION_v3_eyJjaXRhdGlvbklEIjoiTUVOREVMRVlfQ0lUQVRJT05fMTY4YWMxMWEtYmI5Ni00NTU2LTk1NTctZmI5ZDNiOTEzMmE2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
          <w:id w:val="-578368165"/>
          <w:placeholder>
            <w:docPart w:val="DefaultPlaceholder_-1854013440"/>
          </w:placeholder>
        </w:sdtPr>
        <w:sdtEndPr/>
        <w:sdtContent>
          <w:r w:rsidR="00FD68CB" w:rsidRPr="00FD68CB">
            <w:rPr>
              <w:color w:val="000000"/>
            </w:rPr>
            <w:t>[5]</w:t>
          </w:r>
        </w:sdtContent>
      </w:sdt>
      <w:r w:rsidR="00F964E5">
        <w:t>.</w:t>
      </w:r>
    </w:p>
    <w:p w14:paraId="18B27B1B" w14:textId="7D280603" w:rsidR="008A3792" w:rsidRDefault="00017D7B" w:rsidP="00A6628E">
      <w:pPr>
        <w:ind w:left="720"/>
      </w:pPr>
      <w:r w:rsidRPr="00017D7B">
        <w:t>Dataset yang telah disiapkan kemudian digunakan untuk melatih model deteksi objek. Model yang dihasilkan akan dievaluasi berdasarkan kemampuannya dalam mendeteksi kelas objek dan menentukan lokasi objek secara akurat. Hasil deteksi tersebut menjadi dasar bagi sistem untuk membaca pergerakan bola dan menentukan terjadinya pelanggaran.</w:t>
      </w:r>
    </w:p>
    <w:p w14:paraId="037BAE1C" w14:textId="77777777" w:rsidR="00A6628E" w:rsidRDefault="00A6628E" w:rsidP="00A6628E">
      <w:pPr>
        <w:ind w:left="720"/>
      </w:pPr>
    </w:p>
    <w:p w14:paraId="40C8770B" w14:textId="1098FF3E" w:rsidR="003362A5" w:rsidRDefault="00CB1258" w:rsidP="007D3474">
      <w:pPr>
        <w:pStyle w:val="Heading3"/>
        <w:numPr>
          <w:ilvl w:val="2"/>
          <w:numId w:val="6"/>
        </w:numPr>
      </w:pPr>
      <w:bookmarkStart w:id="143" w:name="_Toc233121253"/>
      <w:r>
        <w:t>Implementasi Pada Edge Device</w:t>
      </w:r>
      <w:bookmarkEnd w:id="143"/>
    </w:p>
    <w:p w14:paraId="46876D86" w14:textId="77777777" w:rsidR="00477146" w:rsidRDefault="00013A2B" w:rsidP="00013A2B">
      <w:pPr>
        <w:ind w:left="720"/>
      </w:pPr>
      <w:r w:rsidRPr="00013A2B">
        <w:t xml:space="preserve">Selain mendeteksi pelanggaran berdasarkan video, penelitian ini juga diarahkan pada implementasi sistem di perangkat edge. </w:t>
      </w:r>
      <w:r w:rsidRPr="00C31AD8">
        <w:rPr>
          <w:i/>
          <w:iCs/>
        </w:rPr>
        <w:t>Edge</w:t>
      </w:r>
      <w:r w:rsidRPr="00013A2B">
        <w:t xml:space="preserve"> </w:t>
      </w:r>
      <w:r w:rsidRPr="00347D54">
        <w:rPr>
          <w:i/>
          <w:iCs/>
        </w:rPr>
        <w:t>computing</w:t>
      </w:r>
      <w:r w:rsidRPr="00013A2B">
        <w:t xml:space="preserve"> memungkinkan pemrosesan dilakukan secara lokal pada perangkat, tanpa harus selalu bergantung pada </w:t>
      </w:r>
      <w:r w:rsidRPr="00347D54">
        <w:rPr>
          <w:i/>
          <w:iCs/>
        </w:rPr>
        <w:t>server</w:t>
      </w:r>
      <w:r w:rsidRPr="00013A2B">
        <w:t>. Pendekatan ini sesuai untuk sistem deteksi berbasis kamera karena proses inferensi dapat dilakukan langsung pada perangkat yang terhubung dengan kamera.</w:t>
      </w:r>
    </w:p>
    <w:p w14:paraId="5884B647" w14:textId="5258441B" w:rsidR="00CB1258" w:rsidRDefault="003C76E7" w:rsidP="00013A2B">
      <w:pPr>
        <w:ind w:left="720"/>
      </w:pPr>
      <w:r w:rsidRPr="003C76E7">
        <w:t>Perangkat seperti Raspberry Pi memiliki kelebihan dari sisi ukuran, konsumsi daya, dan portabilitas. Namun, perangkat tersebut memiliki keterbatasan komputasi jika dibandingkan dengan komputer yang memiliki GPU khusus. Berdasarkan penelitian Minott et al. (2025), Raspberry Pi 5 masih sangat bergantung pada CPU saat menjalankan beban kerja AI, sehingga penggunaan akselerator dapat membantu mengurangi beban pemrosesan dan meningkatkan performa inference</w:t>
      </w:r>
      <w:r w:rsidR="00DC4066">
        <w:t xml:space="preserve"> </w:t>
      </w:r>
      <w:sdt>
        <w:sdtPr>
          <w:rPr>
            <w:color w:val="000000"/>
          </w:rPr>
          <w:tag w:val="MENDELEY_CITATION_v3_eyJjaXRhdGlvbklEIjoiTUVOREVMRVlfQ0lUQVRJT05fNTUzODkzZGUtNzRkOC00YjczLTk1MGMtZTFjNmNkODBkN2U0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
          <w:id w:val="-1647966753"/>
          <w:placeholder>
            <w:docPart w:val="DefaultPlaceholder_-1854013440"/>
          </w:placeholder>
        </w:sdtPr>
        <w:sdtEndPr/>
        <w:sdtContent>
          <w:r w:rsidR="00FD68CB" w:rsidRPr="00FD68CB">
            <w:rPr>
              <w:color w:val="000000"/>
            </w:rPr>
            <w:t>[7]</w:t>
          </w:r>
        </w:sdtContent>
      </w:sdt>
      <w:r w:rsidRPr="003C76E7">
        <w:t xml:space="preserve">. Oleh karena itu, penelitian ini menggunakan Raspberry Pi 5 dengan akselerator Hailo-8L </w:t>
      </w:r>
      <w:r w:rsidR="00E52AC1">
        <w:t>sebagai platform implementasi sistem.</w:t>
      </w:r>
      <w:r w:rsidR="0090138F">
        <w:t xml:space="preserve"> </w:t>
      </w:r>
      <w:r w:rsidR="0090138F" w:rsidRPr="0090138F">
        <w:t>Dengan adanya edge device dan akselerator AI, sistem diharapkan dapat menjalankan model deteksi objek secara lebih efisien. Evaluasi pada tahap ini tidak hanya melihat akurasi deteksi objek, tetapi juga performa komputasi seperti kecepatan inference, penggunaan sumber daya, dan kelayakan sistem untuk dijalankan pada perangkat edge.</w:t>
      </w:r>
    </w:p>
    <w:p w14:paraId="1E7237CD" w14:textId="77777777" w:rsidR="00545776" w:rsidRPr="00CB1258" w:rsidRDefault="00545776" w:rsidP="00013A2B">
      <w:pPr>
        <w:ind w:left="720"/>
      </w:pPr>
    </w:p>
    <w:p w14:paraId="3CFE703E" w14:textId="52007541" w:rsidR="003362A5" w:rsidRPr="00545776" w:rsidRDefault="00283112" w:rsidP="007D3474">
      <w:pPr>
        <w:pStyle w:val="Heading2"/>
        <w:numPr>
          <w:ilvl w:val="1"/>
          <w:numId w:val="6"/>
        </w:numPr>
        <w:rPr>
          <w:b/>
          <w:bCs/>
        </w:rPr>
      </w:pPr>
      <w:bookmarkStart w:id="144" w:name="_Toc233121254"/>
      <w:r w:rsidRPr="00545776">
        <w:rPr>
          <w:b/>
          <w:bCs/>
        </w:rPr>
        <w:t>Tinjauan Teoritis</w:t>
      </w:r>
      <w:bookmarkEnd w:id="144"/>
    </w:p>
    <w:p w14:paraId="769F2D5B" w14:textId="1AC6D991" w:rsidR="00283112" w:rsidRDefault="00283112" w:rsidP="007D3474">
      <w:pPr>
        <w:pStyle w:val="Heading3"/>
        <w:numPr>
          <w:ilvl w:val="2"/>
          <w:numId w:val="6"/>
        </w:numPr>
      </w:pPr>
      <w:bookmarkStart w:id="145" w:name="_Toc233121255"/>
      <w:r>
        <w:t>Computer Vision</w:t>
      </w:r>
      <w:bookmarkEnd w:id="145"/>
    </w:p>
    <w:p w14:paraId="59955C8D" w14:textId="54C85D64" w:rsidR="00283112" w:rsidRDefault="00283112" w:rsidP="00EE4D3F">
      <w:pPr>
        <w:ind w:left="720"/>
      </w:pPr>
      <w:r w:rsidRPr="00EE4D3F">
        <w:rPr>
          <w:i/>
          <w:iCs/>
        </w:rPr>
        <w:t>Computer</w:t>
      </w:r>
      <w:r w:rsidRPr="00283112">
        <w:t xml:space="preserve"> </w:t>
      </w:r>
      <w:r w:rsidRPr="00EE4D3F">
        <w:rPr>
          <w:i/>
          <w:iCs/>
        </w:rPr>
        <w:t>vision</w:t>
      </w:r>
      <w:r w:rsidRPr="00283112">
        <w:t xml:space="preserve"> merupakan bidang dalam kecerdasan buatan yang memungkinkan komputer untuk memperoleh, memproses, dan memahami informasi visual dari gambar maupun video. Dalam penelitian ini, </w:t>
      </w:r>
      <w:r w:rsidRPr="00EE4D3F">
        <w:rPr>
          <w:i/>
          <w:iCs/>
        </w:rPr>
        <w:t>computer</w:t>
      </w:r>
      <w:r w:rsidRPr="00283112">
        <w:t xml:space="preserve"> </w:t>
      </w:r>
      <w:r w:rsidRPr="00EE4D3F">
        <w:rPr>
          <w:i/>
          <w:iCs/>
        </w:rPr>
        <w:t>vision</w:t>
      </w:r>
      <w:r w:rsidRPr="00283112">
        <w:t xml:space="preserve"> digunakan untuk membaca keadaan permainan 9-ball pool berdasarkan frame video. Informasi visual yang </w:t>
      </w:r>
      <w:r w:rsidRPr="00283112">
        <w:lastRenderedPageBreak/>
        <w:t xml:space="preserve">diproses mencakup keberadaan bola, </w:t>
      </w:r>
      <w:r w:rsidRPr="00EE4D3F">
        <w:rPr>
          <w:i/>
          <w:iCs/>
        </w:rPr>
        <w:t>cue</w:t>
      </w:r>
      <w:r w:rsidRPr="00283112">
        <w:t xml:space="preserve"> </w:t>
      </w:r>
      <w:r w:rsidRPr="00EE4D3F">
        <w:rPr>
          <w:i/>
          <w:iCs/>
        </w:rPr>
        <w:t>ball</w:t>
      </w:r>
      <w:r w:rsidRPr="00283112">
        <w:t xml:space="preserve">, </w:t>
      </w:r>
      <w:r w:rsidRPr="00EE4D3F">
        <w:rPr>
          <w:i/>
          <w:iCs/>
        </w:rPr>
        <w:t>cue</w:t>
      </w:r>
      <w:r w:rsidRPr="00283112">
        <w:t xml:space="preserve">, </w:t>
      </w:r>
      <w:r w:rsidRPr="00EE4D3F">
        <w:rPr>
          <w:i/>
          <w:iCs/>
        </w:rPr>
        <w:t>pocket</w:t>
      </w:r>
      <w:r w:rsidRPr="00283112">
        <w:t>, serta posisi objek-objek tersebut di atas meja.</w:t>
      </w:r>
    </w:p>
    <w:p w14:paraId="69E1A17A" w14:textId="0BB026D4" w:rsidR="00224C33" w:rsidRDefault="00283112" w:rsidP="00F0149F">
      <w:pPr>
        <w:ind w:left="720"/>
      </w:pPr>
      <w:r w:rsidRPr="00283112">
        <w:t xml:space="preserve">Menurut Szeliski, </w:t>
      </w:r>
      <w:r w:rsidRPr="00EE4D3F">
        <w:rPr>
          <w:i/>
          <w:iCs/>
        </w:rPr>
        <w:t>computer</w:t>
      </w:r>
      <w:r w:rsidRPr="00283112">
        <w:t xml:space="preserve"> </w:t>
      </w:r>
      <w:r w:rsidRPr="00EE4D3F">
        <w:rPr>
          <w:i/>
          <w:iCs/>
        </w:rPr>
        <w:t>vision</w:t>
      </w:r>
      <w:r w:rsidRPr="00283112">
        <w:t xml:space="preserve"> berkaitan dengan bagaimana komputer dapat menafsirkan </w:t>
      </w:r>
      <w:r w:rsidR="00EE4D3F">
        <w:t>gambar</w:t>
      </w:r>
      <w:r w:rsidRPr="00283112">
        <w:t xml:space="preserve"> digital untuk memahami struktur</w:t>
      </w:r>
      <w:r w:rsidR="002B29BE">
        <w:t>, properti, bentuk,</w:t>
      </w:r>
      <w:r w:rsidRPr="00283112">
        <w:t xml:space="preserve"> dan informasi dari suatu adegan visual</w:t>
      </w:r>
      <w:r w:rsidR="00EE4D3F">
        <w:t xml:space="preserve"> </w:t>
      </w:r>
      <w:sdt>
        <w:sdtPr>
          <w:rPr>
            <w:color w:val="000000"/>
          </w:rPr>
          <w:tag w:val="MENDELEY_CITATION_v3_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"/>
          <w:id w:val="-832450596"/>
          <w:placeholder>
            <w:docPart w:val="DefaultPlaceholder_-1854013440"/>
          </w:placeholder>
        </w:sdtPr>
        <w:sdtEndPr/>
        <w:sdtContent>
          <w:r w:rsidR="00FD68CB" w:rsidRPr="00FD68CB">
            <w:rPr>
              <w:color w:val="000000"/>
            </w:rPr>
            <w:t>[8]</w:t>
          </w:r>
        </w:sdtContent>
      </w:sdt>
      <w:r w:rsidRPr="00283112">
        <w:t>. Pada sistem deteksi pelanggaran 9-</w:t>
      </w:r>
      <w:r w:rsidRPr="00F438B2">
        <w:rPr>
          <w:i/>
          <w:iCs/>
        </w:rPr>
        <w:t>ball</w:t>
      </w:r>
      <w:r w:rsidRPr="00283112">
        <w:t xml:space="preserve">, kemampuan ini diperlukan karena pelanggaran tidak hanya ditentukan oleh keberadaan objek, tetapi juga oleh hubungan antarobjek. Sebagai contoh, sistem perlu mengetahui posisi </w:t>
      </w:r>
      <w:r w:rsidRPr="00F438B2">
        <w:rPr>
          <w:i/>
          <w:iCs/>
        </w:rPr>
        <w:t>cue</w:t>
      </w:r>
      <w:r w:rsidRPr="00283112">
        <w:t xml:space="preserve"> </w:t>
      </w:r>
      <w:r w:rsidRPr="00F438B2">
        <w:rPr>
          <w:i/>
          <w:iCs/>
        </w:rPr>
        <w:t>ball</w:t>
      </w:r>
      <w:r w:rsidRPr="00283112">
        <w:t xml:space="preserve"> terhadap </w:t>
      </w:r>
      <w:r w:rsidRPr="00F438B2">
        <w:rPr>
          <w:i/>
          <w:iCs/>
        </w:rPr>
        <w:t>pocket</w:t>
      </w:r>
      <w:r w:rsidRPr="00283112">
        <w:t xml:space="preserve">, kontak </w:t>
      </w:r>
      <w:r w:rsidRPr="00F438B2">
        <w:rPr>
          <w:i/>
          <w:iCs/>
        </w:rPr>
        <w:t>cue</w:t>
      </w:r>
      <w:r w:rsidRPr="00283112">
        <w:t xml:space="preserve"> </w:t>
      </w:r>
      <w:r w:rsidRPr="00F438B2">
        <w:rPr>
          <w:i/>
          <w:iCs/>
        </w:rPr>
        <w:t>ball</w:t>
      </w:r>
      <w:r w:rsidRPr="00283112">
        <w:t xml:space="preserve"> dengan bola bernomor, serta kemungkinan bola menyentuh </w:t>
      </w:r>
      <w:r w:rsidRPr="00F438B2">
        <w:rPr>
          <w:i/>
          <w:iCs/>
        </w:rPr>
        <w:t>rail</w:t>
      </w:r>
      <w:r w:rsidRPr="00283112">
        <w:t xml:space="preserve"> setelah pukulan.</w:t>
      </w:r>
      <w:r w:rsidR="00F0149F">
        <w:t xml:space="preserve"> </w:t>
      </w:r>
      <w:r w:rsidR="00224C33" w:rsidRPr="00224C33">
        <w:t xml:space="preserve">Dengan demikian, </w:t>
      </w:r>
      <w:r w:rsidR="00224C33" w:rsidRPr="00F0149F">
        <w:rPr>
          <w:i/>
          <w:iCs/>
        </w:rPr>
        <w:t>computer</w:t>
      </w:r>
      <w:r w:rsidR="00224C33" w:rsidRPr="00224C33">
        <w:t xml:space="preserve"> </w:t>
      </w:r>
      <w:r w:rsidR="00224C33" w:rsidRPr="00F0149F">
        <w:rPr>
          <w:i/>
          <w:iCs/>
        </w:rPr>
        <w:t>vision</w:t>
      </w:r>
      <w:r w:rsidR="00224C33" w:rsidRPr="00224C33">
        <w:t xml:space="preserve"> menjadi dasar utama dalam penelitian ini karena seluruh proses deteksi pelanggaran bergantung pada kemampuan sistem dalam membaca objek permainan dan perubahan posisinya dari waktu ke waktu.</w:t>
      </w:r>
    </w:p>
    <w:p w14:paraId="4951862E" w14:textId="585A652E" w:rsidR="00D5483F" w:rsidRDefault="00D5483F" w:rsidP="00F0149F">
      <w:pPr>
        <w:ind w:left="720"/>
      </w:pPr>
    </w:p>
    <w:p w14:paraId="1EE88DC0" w14:textId="3B43CCF7" w:rsidR="00D5483F" w:rsidRDefault="00D5483F" w:rsidP="007D3474">
      <w:pPr>
        <w:pStyle w:val="Heading3"/>
        <w:numPr>
          <w:ilvl w:val="2"/>
          <w:numId w:val="6"/>
        </w:numPr>
      </w:pPr>
      <w:bookmarkStart w:id="146" w:name="_Toc233121256"/>
      <w:r>
        <w:t>Image Classification, Image Segmentation, dan Object Detection</w:t>
      </w:r>
      <w:bookmarkEnd w:id="146"/>
    </w:p>
    <w:p w14:paraId="4D987209" w14:textId="13E78BF8" w:rsidR="00724D10" w:rsidRDefault="00545776" w:rsidP="00724D10">
      <w:pPr>
        <w:ind w:left="720"/>
      </w:pPr>
      <w:r w:rsidRPr="00545776">
        <w:t xml:space="preserve">Dalam </w:t>
      </w:r>
      <w:r w:rsidRPr="00D778BB">
        <w:rPr>
          <w:i/>
          <w:iCs/>
        </w:rPr>
        <w:t>computer</w:t>
      </w:r>
      <w:r w:rsidRPr="00545776">
        <w:t xml:space="preserve"> </w:t>
      </w:r>
      <w:r w:rsidRPr="00D778BB">
        <w:rPr>
          <w:i/>
          <w:iCs/>
        </w:rPr>
        <w:t>vision</w:t>
      </w:r>
      <w:r w:rsidRPr="00545776">
        <w:t xml:space="preserve">, terdapat beberapa pendekatan utama untuk memahami informasi visual, di antaranya </w:t>
      </w:r>
      <w:r w:rsidRPr="00D06A43">
        <w:rPr>
          <w:i/>
          <w:iCs/>
        </w:rPr>
        <w:t>image</w:t>
      </w:r>
      <w:r w:rsidRPr="00545776">
        <w:t xml:space="preserve"> </w:t>
      </w:r>
      <w:r w:rsidRPr="00D06A43">
        <w:rPr>
          <w:i/>
          <w:iCs/>
        </w:rPr>
        <w:t>classification</w:t>
      </w:r>
      <w:r w:rsidRPr="00545776">
        <w:t xml:space="preserve">, </w:t>
      </w:r>
      <w:r w:rsidRPr="00D06A43">
        <w:rPr>
          <w:i/>
          <w:iCs/>
        </w:rPr>
        <w:t>image</w:t>
      </w:r>
      <w:r w:rsidRPr="00545776">
        <w:t xml:space="preserve"> </w:t>
      </w:r>
      <w:r w:rsidRPr="00D06A43">
        <w:rPr>
          <w:i/>
          <w:iCs/>
        </w:rPr>
        <w:t>segmentation</w:t>
      </w:r>
      <w:r w:rsidRPr="00545776">
        <w:t xml:space="preserve">, dan </w:t>
      </w:r>
      <w:r w:rsidRPr="00D06A43">
        <w:rPr>
          <w:i/>
          <w:iCs/>
        </w:rPr>
        <w:t>object</w:t>
      </w:r>
      <w:r w:rsidRPr="00545776">
        <w:t xml:space="preserve"> </w:t>
      </w:r>
      <w:r w:rsidRPr="00D06A43">
        <w:rPr>
          <w:i/>
          <w:iCs/>
        </w:rPr>
        <w:t>detection</w:t>
      </w:r>
      <w:r w:rsidRPr="00545776">
        <w:t>. Ketiga pendekatan ini memiliki karakteristik yang berbeda sesuai dengan jenis informasi yang ingin diperoleh dari gambar.</w:t>
      </w:r>
      <w:r w:rsidR="00724D10">
        <w:t xml:space="preserve"> </w:t>
      </w:r>
      <w:r w:rsidR="00724D10" w:rsidRPr="00724D10">
        <w:t xml:space="preserve">Image classification merupakan proses pemberian label kelas terhadap sebuah gambar secara keseluruhan. Menurut Mohamed et al. (2022), </w:t>
      </w:r>
      <w:r w:rsidR="00724D10" w:rsidRPr="00234657">
        <w:rPr>
          <w:i/>
          <w:iCs/>
        </w:rPr>
        <w:t>image</w:t>
      </w:r>
      <w:r w:rsidR="00724D10" w:rsidRPr="00724D10">
        <w:t xml:space="preserve"> </w:t>
      </w:r>
      <w:r w:rsidR="00724D10" w:rsidRPr="00234657">
        <w:rPr>
          <w:i/>
          <w:iCs/>
        </w:rPr>
        <w:t>classification</w:t>
      </w:r>
      <w:r w:rsidR="00724D10" w:rsidRPr="00724D10">
        <w:t xml:space="preserve"> dapat dipahami sebagai proses mengelompokkan gambar ke dalam kategori tertentu berdasarkan fitur visual yang dimiliki</w:t>
      </w:r>
      <w:r w:rsidR="00C724DE">
        <w:t xml:space="preserve"> </w:t>
      </w:r>
      <w:sdt>
        <w:sdtPr>
          <w:rPr>
            <w:color w:val="000000"/>
          </w:rPr>
          <w:tag w:val="MENDELEY_CITATION_v3_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"/>
          <w:id w:val="1248076440"/>
          <w:placeholder>
            <w:docPart w:val="DefaultPlaceholder_-1854013440"/>
          </w:placeholder>
        </w:sdtPr>
        <w:sdtEndPr/>
        <w:sdtContent>
          <w:r w:rsidR="00FD68CB" w:rsidRPr="00FD68CB">
            <w:rPr>
              <w:color w:val="000000"/>
            </w:rPr>
            <w:t>[9]</w:t>
          </w:r>
        </w:sdtContent>
      </w:sdt>
      <w:r w:rsidR="00C724DE">
        <w:t>.</w:t>
      </w:r>
      <w:r w:rsidR="00855643">
        <w:t xml:space="preserve"> </w:t>
      </w:r>
      <w:r w:rsidR="00855643" w:rsidRPr="00855643">
        <w:t xml:space="preserve">Pendekatan ini berguna ketika sistem hanya perlu mengetahui isi utama suatu gambar. Namun, </w:t>
      </w:r>
      <w:r w:rsidR="00855643" w:rsidRPr="000F6239">
        <w:rPr>
          <w:i/>
          <w:iCs/>
        </w:rPr>
        <w:t>image</w:t>
      </w:r>
      <w:r w:rsidR="00855643" w:rsidRPr="00855643">
        <w:t xml:space="preserve"> </w:t>
      </w:r>
      <w:r w:rsidR="00855643" w:rsidRPr="000F6239">
        <w:rPr>
          <w:i/>
          <w:iCs/>
        </w:rPr>
        <w:t>classification</w:t>
      </w:r>
      <w:r w:rsidR="00855643" w:rsidRPr="00855643">
        <w:t xml:space="preserve"> kurang sesuai untuk penelitian ini karena sistem tidak cukup hanya mengetahui bahwa terdapat bola biliar pada frame, tetapi juga perlu mengetahui lokasi bola tersebut.</w:t>
      </w:r>
    </w:p>
    <w:p w14:paraId="5F293FE7" w14:textId="3450FFB0" w:rsidR="000F6239" w:rsidRDefault="000F6239" w:rsidP="00724D10">
      <w:pPr>
        <w:ind w:left="720"/>
      </w:pPr>
      <w:r w:rsidRPr="007C5913">
        <w:rPr>
          <w:i/>
          <w:iCs/>
        </w:rPr>
        <w:t>Image</w:t>
      </w:r>
      <w:r w:rsidRPr="000F6239">
        <w:t xml:space="preserve"> </w:t>
      </w:r>
      <w:r w:rsidRPr="007C5913">
        <w:rPr>
          <w:i/>
          <w:iCs/>
        </w:rPr>
        <w:t>segmentation</w:t>
      </w:r>
      <w:r w:rsidRPr="000F6239">
        <w:t xml:space="preserve"> merupakan proses membagi gambar menjadi beberapa bagian berdasarkan objek atau kategori tertentu. Berdasarkan survei Minaee et al. (2021), image segmentation dapat dilakukan dalam bentuk </w:t>
      </w:r>
      <w:r w:rsidRPr="007C5913">
        <w:rPr>
          <w:i/>
          <w:iCs/>
        </w:rPr>
        <w:t>semantic</w:t>
      </w:r>
      <w:r w:rsidRPr="000F6239">
        <w:t xml:space="preserve"> </w:t>
      </w:r>
      <w:r w:rsidRPr="007C5913">
        <w:rPr>
          <w:i/>
          <w:iCs/>
        </w:rPr>
        <w:t>segmentation</w:t>
      </w:r>
      <w:r w:rsidRPr="000F6239">
        <w:t xml:space="preserve">, </w:t>
      </w:r>
      <w:r w:rsidRPr="007C5913">
        <w:rPr>
          <w:i/>
          <w:iCs/>
        </w:rPr>
        <w:t>instance</w:t>
      </w:r>
      <w:r w:rsidRPr="000F6239">
        <w:t xml:space="preserve"> </w:t>
      </w:r>
      <w:r w:rsidRPr="007C5913">
        <w:rPr>
          <w:i/>
          <w:iCs/>
        </w:rPr>
        <w:t>segmentation</w:t>
      </w:r>
      <w:r w:rsidRPr="000F6239">
        <w:t xml:space="preserve">, maupun </w:t>
      </w:r>
      <w:r w:rsidRPr="007C5913">
        <w:rPr>
          <w:i/>
          <w:iCs/>
        </w:rPr>
        <w:t>panoptic</w:t>
      </w:r>
      <w:r w:rsidRPr="000F6239">
        <w:t xml:space="preserve"> </w:t>
      </w:r>
      <w:r w:rsidRPr="007C5913">
        <w:rPr>
          <w:i/>
          <w:iCs/>
        </w:rPr>
        <w:t>segmentation</w:t>
      </w:r>
      <w:r w:rsidR="007C5913">
        <w:t xml:space="preserve"> </w:t>
      </w:r>
      <w:sdt>
        <w:sdtPr>
          <w:rPr>
            <w:color w:val="000000"/>
          </w:rPr>
          <w:tag w:val="MENDELEY_CITATION_v3_eyJjaXRhdGlvbklEIjoiTUVOREVMRVlfQ0lUQVRJT05fYmFkZTY1MDMtMDViOS00MDJlLTg4NTktM2EyMDk0MGVjZDQ5IiwicHJvcGVydGllcyI6eyJub3RlSW5kZXgiOjB9LCJpc0VkaXRlZCI6ZmFsc2UsIm1hbnVhbE92ZXJyaWRlIjp7ImlzTWFudWFsbHlPdmVycmlkZGVuIjpmYWxzZSwiY2l0ZXByb2NUZXh0IjoiWzEwXSIsIm1hbnVhbE92ZXJyaWRlVGV4dCI6IiJ9LCJjaXRhdGlvbkl0ZW1zIjpbeyJpZCI6ImZmOTY0MGEzLTEyMDMtM2I3OC04MGE0LTljNzdmMjQ4MDQwMyIsIml0ZW1EYXRhIjp7InR5cGUiOiJhcnRpY2xlLWpvdXJuYWwiLCJpZCI6ImZmOTY0MGEzLTEyMDMtM2I3OC04MGE0LTljNzdmMjQ4MDQwMy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jEuMzA1OTk2OCIsIklTU04iOiIxOTM5MzUzOSIsIlBNSUQiOiIzMzU5NjE3Mi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LCJzdXBwcmVzcy1hdXRob3IiOmZhbHNlLCJjb21wb3NpdGUiOmZhbHNlLCJhdXRob3Itb25seSI6ZmFsc2V9XX0="/>
          <w:id w:val="-1038431476"/>
          <w:placeholder>
            <w:docPart w:val="DefaultPlaceholder_-1854013440"/>
          </w:placeholder>
        </w:sdtPr>
        <w:sdtEndPr/>
        <w:sdtContent>
          <w:r w:rsidR="00FD68CB" w:rsidRPr="00FD68CB">
            <w:rPr>
              <w:color w:val="000000"/>
            </w:rPr>
            <w:t>[10]</w:t>
          </w:r>
        </w:sdtContent>
      </w:sdt>
      <w:r w:rsidRPr="000F6239">
        <w:t xml:space="preserve">. Segmentasi mampu memberikan informasi spasial yang lebih detail karena bekerja pada tingkat pixel. Meskipun demikian, pendekatan ini membutuhkan proses anotasi yang lebih kompleks dan beban komputasi yang lebih besar. Oleh karena itu, </w:t>
      </w:r>
      <w:r w:rsidRPr="00C548BE">
        <w:rPr>
          <w:i/>
          <w:iCs/>
        </w:rPr>
        <w:t>image</w:t>
      </w:r>
      <w:r w:rsidRPr="000F6239">
        <w:t xml:space="preserve"> </w:t>
      </w:r>
      <w:r w:rsidRPr="00C548BE">
        <w:rPr>
          <w:i/>
          <w:iCs/>
        </w:rPr>
        <w:t>segmentation</w:t>
      </w:r>
      <w:r w:rsidRPr="000F6239">
        <w:t xml:space="preserve"> tidak menjadi pendekatan utama dalam penelitian ini.</w:t>
      </w:r>
    </w:p>
    <w:p w14:paraId="4141A94A" w14:textId="70E9DBCD" w:rsidR="00923931" w:rsidRDefault="00923931" w:rsidP="00724D10">
      <w:pPr>
        <w:ind w:left="720"/>
      </w:pPr>
      <w:r w:rsidRPr="00923931">
        <w:rPr>
          <w:i/>
          <w:iCs/>
        </w:rPr>
        <w:t>Object</w:t>
      </w:r>
      <w:r w:rsidRPr="00923931">
        <w:t xml:space="preserve"> </w:t>
      </w:r>
      <w:r w:rsidRPr="00923931">
        <w:rPr>
          <w:i/>
          <w:iCs/>
        </w:rPr>
        <w:t>detection</w:t>
      </w:r>
      <w:r w:rsidRPr="00923931">
        <w:t xml:space="preserve"> merupakan pendekatan yang tidak hanya mengenali kelas objek, tetapi juga menentukan lokasi objek dalam gambar. Menurut Budiharto et al. (2018), </w:t>
      </w:r>
      <w:r w:rsidRPr="00923931">
        <w:rPr>
          <w:i/>
          <w:iCs/>
        </w:rPr>
        <w:t>object</w:t>
      </w:r>
      <w:r w:rsidRPr="00923931">
        <w:t xml:space="preserve"> </w:t>
      </w:r>
      <w:r w:rsidRPr="00923931">
        <w:rPr>
          <w:i/>
          <w:iCs/>
        </w:rPr>
        <w:t>detection</w:t>
      </w:r>
      <w:r w:rsidRPr="00923931">
        <w:t xml:space="preserve"> mampu menggabungkan proses klasifikasi dan lokalisasi objek dalam satu sistem </w:t>
      </w:r>
      <w:sdt>
        <w:sdtPr>
          <w:rPr>
            <w:color w:val="000000"/>
          </w:rPr>
          <w:tag w:val="MENDELEY_CITATION_v3_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"/>
          <w:id w:val="1603378256"/>
          <w:placeholder>
            <w:docPart w:val="DefaultPlaceholder_-1854013440"/>
          </w:placeholder>
        </w:sdtPr>
        <w:sdtEndPr/>
        <w:sdtContent>
          <w:r w:rsidR="00FD68CB" w:rsidRPr="00FD68CB">
            <w:rPr>
              <w:color w:val="000000"/>
            </w:rPr>
            <w:t>[11]</w:t>
          </w:r>
        </w:sdtContent>
      </w:sdt>
      <w:r w:rsidRPr="00923931">
        <w:t xml:space="preserve">. </w:t>
      </w:r>
      <w:r w:rsidRPr="00923931">
        <w:rPr>
          <w:i/>
          <w:iCs/>
        </w:rPr>
        <w:t>Output</w:t>
      </w:r>
      <w:r w:rsidRPr="00923931">
        <w:t xml:space="preserve"> dari object detection umumnya berupa kelas objek, </w:t>
      </w:r>
      <w:r w:rsidRPr="00923931">
        <w:rPr>
          <w:i/>
          <w:iCs/>
        </w:rPr>
        <w:t>bounding</w:t>
      </w:r>
      <w:r w:rsidRPr="00923931">
        <w:t xml:space="preserve"> </w:t>
      </w:r>
      <w:r w:rsidRPr="00923931">
        <w:rPr>
          <w:i/>
          <w:iCs/>
        </w:rPr>
        <w:t>box</w:t>
      </w:r>
      <w:r w:rsidRPr="00923931">
        <w:t xml:space="preserve">, dan </w:t>
      </w:r>
      <w:r w:rsidRPr="00923931">
        <w:rPr>
          <w:i/>
          <w:iCs/>
        </w:rPr>
        <w:t>confidence</w:t>
      </w:r>
      <w:r w:rsidRPr="00923931">
        <w:t xml:space="preserve"> </w:t>
      </w:r>
      <w:r w:rsidRPr="00923931">
        <w:rPr>
          <w:i/>
          <w:iCs/>
        </w:rPr>
        <w:t>score</w:t>
      </w:r>
      <w:r w:rsidRPr="00923931">
        <w:t>. Pendekatan ini paling sesuai untuk penelitian ini karena sistem membutuhkan informasi jenis objek dan posisi objek untuk membangun logika deteksi pelanggaran berbasis koordinat.</w:t>
      </w:r>
    </w:p>
    <w:p w14:paraId="24022903" w14:textId="50787895" w:rsidR="00501165" w:rsidRDefault="00501165" w:rsidP="00724D10">
      <w:pPr>
        <w:ind w:left="720"/>
      </w:pPr>
    </w:p>
    <w:p w14:paraId="38B6CD9D" w14:textId="77777777" w:rsidR="007D1BB4" w:rsidRDefault="007D1BB4" w:rsidP="00724D10">
      <w:pPr>
        <w:ind w:left="720"/>
      </w:pPr>
    </w:p>
    <w:p w14:paraId="4E4AC168" w14:textId="74F0A5B3" w:rsidR="00501165" w:rsidRDefault="00501165" w:rsidP="007D3474">
      <w:pPr>
        <w:pStyle w:val="Heading3"/>
        <w:numPr>
          <w:ilvl w:val="2"/>
          <w:numId w:val="6"/>
        </w:numPr>
      </w:pPr>
      <w:bookmarkStart w:id="147" w:name="_Toc233121257"/>
      <w:r>
        <w:t>Object Detection dengan YOLO</w:t>
      </w:r>
      <w:bookmarkEnd w:id="147"/>
    </w:p>
    <w:p w14:paraId="4F11BA30" w14:textId="3DEA008C" w:rsidR="00501165" w:rsidRDefault="00501165" w:rsidP="00501165">
      <w:pPr>
        <w:ind w:left="720"/>
      </w:pPr>
      <w:r w:rsidRPr="00501165">
        <w:t xml:space="preserve">YOLO atau </w:t>
      </w:r>
      <w:r w:rsidRPr="00CA6DB8">
        <w:rPr>
          <w:i/>
          <w:iCs/>
        </w:rPr>
        <w:t>You</w:t>
      </w:r>
      <w:r w:rsidRPr="00501165">
        <w:t xml:space="preserve"> </w:t>
      </w:r>
      <w:r w:rsidRPr="00CA6DB8">
        <w:rPr>
          <w:i/>
          <w:iCs/>
        </w:rPr>
        <w:t>Only</w:t>
      </w:r>
      <w:r w:rsidRPr="00501165">
        <w:t xml:space="preserve"> </w:t>
      </w:r>
      <w:r w:rsidRPr="00CA6DB8">
        <w:rPr>
          <w:i/>
          <w:iCs/>
        </w:rPr>
        <w:t>Look</w:t>
      </w:r>
      <w:r w:rsidRPr="00501165">
        <w:t xml:space="preserve"> </w:t>
      </w:r>
      <w:r w:rsidRPr="00CA6DB8">
        <w:rPr>
          <w:i/>
          <w:iCs/>
        </w:rPr>
        <w:t>Once</w:t>
      </w:r>
      <w:r w:rsidRPr="00501165">
        <w:t xml:space="preserve"> merupakan salah satu model </w:t>
      </w:r>
      <w:r w:rsidRPr="00CA6DB8">
        <w:rPr>
          <w:i/>
          <w:iCs/>
        </w:rPr>
        <w:t>object</w:t>
      </w:r>
      <w:r w:rsidRPr="00501165">
        <w:t xml:space="preserve"> </w:t>
      </w:r>
      <w:r w:rsidRPr="00CA6DB8">
        <w:rPr>
          <w:i/>
          <w:iCs/>
        </w:rPr>
        <w:t>detection</w:t>
      </w:r>
      <w:r w:rsidRPr="00501165">
        <w:t xml:space="preserve"> yang banyak digunakan karena memiliki keseimbangan antara kecepatan dan akurasi. Menurut Terven et al. (2023), YOLO dirancang sebagai model deteksi objek yang mampu melakukan prediksi </w:t>
      </w:r>
      <w:r w:rsidRPr="00CA6DB8">
        <w:rPr>
          <w:i/>
          <w:iCs/>
        </w:rPr>
        <w:t>bounding</w:t>
      </w:r>
      <w:r w:rsidRPr="00501165">
        <w:t xml:space="preserve"> </w:t>
      </w:r>
      <w:r w:rsidRPr="00CA6DB8">
        <w:rPr>
          <w:i/>
          <w:iCs/>
        </w:rPr>
        <w:t>box</w:t>
      </w:r>
      <w:r w:rsidRPr="00501165">
        <w:t xml:space="preserve"> dan kelas objek secara cepat melalui satu proses inferensi</w:t>
      </w:r>
      <w:r w:rsidR="00CA6DB8">
        <w:t xml:space="preserve"> </w:t>
      </w:r>
      <w:sdt>
        <w:sdtPr>
          <w:rPr>
            <w:color w:val="000000"/>
          </w:rPr>
          <w:tag w:val="MENDELEY_CITATION_v3_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"/>
          <w:id w:val="554667861"/>
          <w:placeholder>
            <w:docPart w:val="DefaultPlaceholder_-1854013440"/>
          </w:placeholder>
        </w:sdtPr>
        <w:sdtEndPr/>
        <w:sdtContent>
          <w:r w:rsidR="00FD68CB" w:rsidRPr="00FD68CB">
            <w:rPr>
              <w:color w:val="000000"/>
            </w:rPr>
            <w:t>[12]</w:t>
          </w:r>
        </w:sdtContent>
      </w:sdt>
      <w:r w:rsidRPr="00501165">
        <w:t>. Hal ini berbeda dari pendekatan dua tahap yang umumnya memisahkan proses pencarian region dan klasifikasi objek.</w:t>
      </w:r>
    </w:p>
    <w:p w14:paraId="4F324961" w14:textId="3248EB21" w:rsidR="00B3521F" w:rsidRDefault="00B3521F" w:rsidP="00501165">
      <w:pPr>
        <w:ind w:left="720"/>
      </w:pPr>
      <w:r w:rsidRPr="00B3521F">
        <w:t xml:space="preserve">Sebagai </w:t>
      </w:r>
      <w:r w:rsidRPr="00546C74">
        <w:rPr>
          <w:i/>
          <w:iCs/>
        </w:rPr>
        <w:t>one</w:t>
      </w:r>
      <w:r w:rsidRPr="00B3521F">
        <w:t>-</w:t>
      </w:r>
      <w:r w:rsidRPr="00546C74">
        <w:rPr>
          <w:i/>
          <w:iCs/>
        </w:rPr>
        <w:t>stage</w:t>
      </w:r>
      <w:r w:rsidRPr="00B3521F">
        <w:t xml:space="preserve"> </w:t>
      </w:r>
      <w:r w:rsidRPr="00546C74">
        <w:rPr>
          <w:i/>
          <w:iCs/>
        </w:rPr>
        <w:t>detector</w:t>
      </w:r>
      <w:r w:rsidRPr="00B3521F">
        <w:t xml:space="preserve">, YOLO cocok digunakan pada pemrosesan video karena setiap </w:t>
      </w:r>
      <w:r w:rsidRPr="00BA76BA">
        <w:rPr>
          <w:i/>
          <w:iCs/>
        </w:rPr>
        <w:t>frame</w:t>
      </w:r>
      <w:r w:rsidRPr="00B3521F">
        <w:t xml:space="preserve"> dapat diproses secara langsung untuk menghasilkan prediksi objek. Dalam penelitian ini, </w:t>
      </w:r>
      <w:r w:rsidR="00D022B1" w:rsidRPr="00D022B1">
        <w:t>YOLO digunakan untuk mendeteksi objek-objek pada permainan 9-</w:t>
      </w:r>
      <w:r w:rsidR="00D022B1" w:rsidRPr="006F6D52">
        <w:rPr>
          <w:i/>
          <w:iCs/>
        </w:rPr>
        <w:t>ball</w:t>
      </w:r>
      <w:r w:rsidR="00D022B1" w:rsidRPr="00D022B1">
        <w:t xml:space="preserve">, seperti </w:t>
      </w:r>
      <w:r w:rsidR="00D022B1" w:rsidRPr="006F6D52">
        <w:rPr>
          <w:i/>
          <w:iCs/>
        </w:rPr>
        <w:t>cue</w:t>
      </w:r>
      <w:r w:rsidR="00D022B1" w:rsidRPr="00D022B1">
        <w:t xml:space="preserve"> </w:t>
      </w:r>
      <w:r w:rsidR="00D022B1" w:rsidRPr="006F6D52">
        <w:rPr>
          <w:i/>
          <w:iCs/>
        </w:rPr>
        <w:t>ball</w:t>
      </w:r>
      <w:r w:rsidR="00D022B1" w:rsidRPr="00D022B1">
        <w:t xml:space="preserve">, bola bernomor, </w:t>
      </w:r>
      <w:r w:rsidR="00D022B1" w:rsidRPr="006F6D52">
        <w:rPr>
          <w:i/>
          <w:iCs/>
        </w:rPr>
        <w:t>cue</w:t>
      </w:r>
      <w:r w:rsidR="00D022B1" w:rsidRPr="00D022B1">
        <w:t xml:space="preserve"> </w:t>
      </w:r>
      <w:r w:rsidR="00D022B1" w:rsidRPr="006F6D52">
        <w:rPr>
          <w:i/>
          <w:iCs/>
        </w:rPr>
        <w:t>stick</w:t>
      </w:r>
      <w:r w:rsidR="00D022B1" w:rsidRPr="00D022B1">
        <w:t xml:space="preserve">, </w:t>
      </w:r>
      <w:r w:rsidR="00D022B1" w:rsidRPr="006F6D52">
        <w:rPr>
          <w:i/>
          <w:iCs/>
        </w:rPr>
        <w:t>pocket</w:t>
      </w:r>
      <w:r w:rsidR="00D022B1" w:rsidRPr="00D022B1">
        <w:t xml:space="preserve">, dan </w:t>
      </w:r>
      <w:r w:rsidR="00D022B1" w:rsidRPr="006F6D52">
        <w:rPr>
          <w:i/>
          <w:iCs/>
        </w:rPr>
        <w:t>rack</w:t>
      </w:r>
      <w:r w:rsidR="00D022B1" w:rsidRPr="00D022B1">
        <w:t xml:space="preserve">. Namun, tidak seluruh kelas deteksi digunakan dalam logika pelanggaran. Pada penelitian ini, keputusan foul hanya didasarkan pada kelas dan area visual yang relevan terhadap empat jenis pelanggaran, yaitu </w:t>
      </w:r>
      <w:r w:rsidR="00D022B1" w:rsidRPr="006F6D52">
        <w:rPr>
          <w:i/>
          <w:iCs/>
        </w:rPr>
        <w:t>cue</w:t>
      </w:r>
      <w:r w:rsidR="00D022B1" w:rsidRPr="00D022B1">
        <w:t xml:space="preserve"> </w:t>
      </w:r>
      <w:r w:rsidR="00D022B1" w:rsidRPr="006F6D52">
        <w:rPr>
          <w:i/>
          <w:iCs/>
        </w:rPr>
        <w:t>ball</w:t>
      </w:r>
      <w:r w:rsidR="00D022B1" w:rsidRPr="00D022B1">
        <w:t xml:space="preserve">, bola bernomor, </w:t>
      </w:r>
      <w:r w:rsidR="00D022B1" w:rsidRPr="006F6D52">
        <w:rPr>
          <w:i/>
          <w:iCs/>
        </w:rPr>
        <w:t>pocket</w:t>
      </w:r>
      <w:r w:rsidR="00D022B1" w:rsidRPr="00D022B1">
        <w:t xml:space="preserve">, dan </w:t>
      </w:r>
      <w:r w:rsidR="00D022B1" w:rsidRPr="006F6D52">
        <w:rPr>
          <w:i/>
          <w:iCs/>
        </w:rPr>
        <w:t>rail</w:t>
      </w:r>
      <w:r w:rsidR="00D022B1" w:rsidRPr="00D022B1">
        <w:t xml:space="preserve"> </w:t>
      </w:r>
      <w:r w:rsidR="00D022B1" w:rsidRPr="006F6D52">
        <w:rPr>
          <w:i/>
          <w:iCs/>
        </w:rPr>
        <w:t>zone</w:t>
      </w:r>
      <w:r w:rsidRPr="00546C74">
        <w:rPr>
          <w:i/>
          <w:iCs/>
        </w:rPr>
        <w:t>.</w:t>
      </w:r>
      <w:r w:rsidRPr="00B3521F">
        <w:t xml:space="preserve"> Hasil deteksi tersebut kemudian digunakan sebagai input bagi modul aturan deteksi pelanggaran.</w:t>
      </w:r>
    </w:p>
    <w:p w14:paraId="3829C37F" w14:textId="1DE4D272" w:rsidR="003D472A" w:rsidRDefault="003D472A" w:rsidP="00501165">
      <w:pPr>
        <w:ind w:left="720"/>
      </w:pPr>
      <w:r w:rsidRPr="003D472A">
        <w:t xml:space="preserve">Kelebihan YOLO terletak pada kemampuannya menghasilkan deteksi dalam waktu cepat, sehingga </w:t>
      </w:r>
      <w:r w:rsidR="00586B9F">
        <w:t>cocok</w:t>
      </w:r>
      <w:r w:rsidRPr="003D472A">
        <w:t xml:space="preserve"> untuk sistem yang </w:t>
      </w:r>
      <w:r w:rsidR="002F48D6">
        <w:t>akan</w:t>
      </w:r>
      <w:r w:rsidRPr="003D472A">
        <w:t xml:space="preserve"> berjalan pada perangkat edge. Selain itu, terdapat varian YOLO berukuran kecil seperti YOLOv8n, </w:t>
      </w:r>
      <w:r w:rsidR="009A5657">
        <w:t xml:space="preserve">YOLOv9t, </w:t>
      </w:r>
      <w:r w:rsidRPr="003D472A">
        <w:t xml:space="preserve">YOLOv10n, dan YOLO11n yang </w:t>
      </w:r>
      <w:r w:rsidR="00641270">
        <w:t>diperuntukan pengunaan</w:t>
      </w:r>
      <w:r w:rsidRPr="003D472A">
        <w:t xml:space="preserve"> lebih ringan dibandingkan varian </w:t>
      </w:r>
      <w:r w:rsidR="00432BD5">
        <w:t>normalnya</w:t>
      </w:r>
      <w:r w:rsidRPr="003D472A">
        <w:t>. Model berukuran ringan lebih sesuai untuk perangkat dengan sumber daya terbatas karena membutuhkan komputasi yang lebih rendah.</w:t>
      </w:r>
    </w:p>
    <w:p w14:paraId="3C3FE8B2" w14:textId="0E10E1DB" w:rsidR="00D84F36" w:rsidRDefault="00D84F36" w:rsidP="00501165">
      <w:pPr>
        <w:ind w:left="720"/>
      </w:pPr>
      <w:r w:rsidRPr="00D84F36">
        <w:t xml:space="preserve">Dalam penelitian ini, YOLO tidak hanya digunakan untuk mendeteksi objek, tetapi juga menjadi dasar untuk membaca hubungan antarobjek. </w:t>
      </w:r>
      <w:r w:rsidRPr="00494051">
        <w:rPr>
          <w:i/>
          <w:iCs/>
        </w:rPr>
        <w:t>Bounding</w:t>
      </w:r>
      <w:r w:rsidRPr="00D84F36">
        <w:t xml:space="preserve"> </w:t>
      </w:r>
      <w:r w:rsidRPr="00494051">
        <w:rPr>
          <w:i/>
          <w:iCs/>
        </w:rPr>
        <w:t>box</w:t>
      </w:r>
      <w:r w:rsidRPr="00D84F36">
        <w:t xml:space="preserve"> yang dihasilkan YOLO digunakan untuk menghitung titik tengah objek, memantau perubahan posisi bola, mendeteksi interaksi antara </w:t>
      </w:r>
      <w:r w:rsidRPr="002D1F12">
        <w:rPr>
          <w:i/>
          <w:iCs/>
        </w:rPr>
        <w:t>cue</w:t>
      </w:r>
      <w:r w:rsidRPr="00D84F36">
        <w:t xml:space="preserve"> </w:t>
      </w:r>
      <w:r w:rsidRPr="002D1F12">
        <w:rPr>
          <w:i/>
          <w:iCs/>
        </w:rPr>
        <w:t>ball</w:t>
      </w:r>
      <w:r w:rsidRPr="00D84F36">
        <w:t xml:space="preserve"> dan </w:t>
      </w:r>
      <w:r w:rsidRPr="002D1F12">
        <w:rPr>
          <w:i/>
          <w:iCs/>
        </w:rPr>
        <w:t>object</w:t>
      </w:r>
      <w:r w:rsidRPr="00D84F36">
        <w:t xml:space="preserve"> </w:t>
      </w:r>
      <w:r w:rsidRPr="002D1F12">
        <w:rPr>
          <w:i/>
          <w:iCs/>
        </w:rPr>
        <w:t>ball</w:t>
      </w:r>
      <w:r w:rsidRPr="00D84F36">
        <w:t xml:space="preserve">, serta menentukan hubungan objek dengan </w:t>
      </w:r>
      <w:r w:rsidRPr="002D1F12">
        <w:rPr>
          <w:i/>
          <w:iCs/>
        </w:rPr>
        <w:t>pocket</w:t>
      </w:r>
      <w:r w:rsidRPr="00D84F36">
        <w:t xml:space="preserve"> dan </w:t>
      </w:r>
      <w:r w:rsidRPr="002D1F12">
        <w:rPr>
          <w:i/>
          <w:iCs/>
        </w:rPr>
        <w:t>rail</w:t>
      </w:r>
      <w:r w:rsidRPr="00D84F36">
        <w:t xml:space="preserve"> </w:t>
      </w:r>
      <w:r w:rsidRPr="002D1F12">
        <w:rPr>
          <w:i/>
          <w:iCs/>
        </w:rPr>
        <w:t>zone</w:t>
      </w:r>
      <w:r w:rsidRPr="00D84F36">
        <w:t>.</w:t>
      </w:r>
    </w:p>
    <w:p w14:paraId="38B55956" w14:textId="20311CB9" w:rsidR="00C57E70" w:rsidRDefault="00C57E70" w:rsidP="00501165">
      <w:pPr>
        <w:ind w:left="720"/>
      </w:pPr>
    </w:p>
    <w:p w14:paraId="1727AEF0" w14:textId="0B31EF08" w:rsidR="00C57E70" w:rsidRPr="00501165" w:rsidRDefault="00C57E70" w:rsidP="007D3474">
      <w:pPr>
        <w:pStyle w:val="Heading3"/>
        <w:numPr>
          <w:ilvl w:val="2"/>
          <w:numId w:val="6"/>
        </w:numPr>
      </w:pPr>
      <w:bookmarkStart w:id="148" w:name="_Toc233121258"/>
      <w:r>
        <w:t>Dataset Annotation dan Data Augmentation</w:t>
      </w:r>
      <w:bookmarkEnd w:id="148"/>
    </w:p>
    <w:p w14:paraId="5E14E827" w14:textId="6C2699A4" w:rsidR="00283112" w:rsidRDefault="007C2AAB" w:rsidP="007C2AAB">
      <w:pPr>
        <w:ind w:left="720"/>
      </w:pPr>
      <w:r w:rsidRPr="007C2AAB">
        <w:t xml:space="preserve">Pelatihan model object detection </w:t>
      </w:r>
      <w:r w:rsidR="00DF0A05">
        <w:t>memrlukan</w:t>
      </w:r>
      <w:r w:rsidRPr="007C2AAB">
        <w:t xml:space="preserve"> dataset yang telah dianotasi. Anotasi dataset adalah proses pemberian label pada </w:t>
      </w:r>
      <w:r w:rsidR="0082046E">
        <w:t xml:space="preserve">setiap </w:t>
      </w:r>
      <w:r w:rsidRPr="007C2AAB">
        <w:t xml:space="preserve">objek yang terdapat dalam gambar. Pada </w:t>
      </w:r>
      <w:r w:rsidRPr="00A64EBB">
        <w:rPr>
          <w:i/>
          <w:iCs/>
        </w:rPr>
        <w:t>object</w:t>
      </w:r>
      <w:r w:rsidRPr="007C2AAB">
        <w:t xml:space="preserve"> </w:t>
      </w:r>
      <w:r w:rsidRPr="00A64EBB">
        <w:rPr>
          <w:i/>
          <w:iCs/>
        </w:rPr>
        <w:t>detection</w:t>
      </w:r>
      <w:r w:rsidRPr="007C2AAB">
        <w:t xml:space="preserve">, anotasi dilakukan dengan </w:t>
      </w:r>
      <w:r w:rsidRPr="00A64EBB">
        <w:rPr>
          <w:i/>
          <w:iCs/>
        </w:rPr>
        <w:t>bounding</w:t>
      </w:r>
      <w:r w:rsidRPr="007C2AAB">
        <w:t xml:space="preserve"> </w:t>
      </w:r>
      <w:r w:rsidRPr="00A64EBB">
        <w:rPr>
          <w:i/>
          <w:iCs/>
        </w:rPr>
        <w:t>box</w:t>
      </w:r>
      <w:r w:rsidRPr="007C2AAB">
        <w:t xml:space="preserve">, yaitu kotak pembatas yang menunjukkan lokasi objek. Setiap </w:t>
      </w:r>
      <w:r w:rsidRPr="000F75D3">
        <w:rPr>
          <w:i/>
          <w:iCs/>
        </w:rPr>
        <w:t>bounding</w:t>
      </w:r>
      <w:r w:rsidRPr="007C2AAB">
        <w:t xml:space="preserve"> </w:t>
      </w:r>
      <w:r w:rsidRPr="000F75D3">
        <w:rPr>
          <w:i/>
          <w:iCs/>
        </w:rPr>
        <w:t>box</w:t>
      </w:r>
      <w:r w:rsidRPr="007C2AAB">
        <w:t xml:space="preserve"> memiliki informasi kelas objek dan koordinat posisi objek pada gambar.</w:t>
      </w:r>
    </w:p>
    <w:p w14:paraId="7B4EE11C" w14:textId="59FDDA58" w:rsidR="000D3463" w:rsidRDefault="000D3463" w:rsidP="007C2AAB">
      <w:pPr>
        <w:ind w:left="720"/>
      </w:pPr>
      <w:r w:rsidRPr="000D3463">
        <w:t xml:space="preserve">Dalam konteks penelitian ini, anotasi diperlukan agar model dapat belajar mengenali objek-objek permainan 9-ball. Objek yang dianotasi meliputi bola bernomor, </w:t>
      </w:r>
      <w:r w:rsidRPr="002F0923">
        <w:rPr>
          <w:i/>
          <w:iCs/>
        </w:rPr>
        <w:t>cue</w:t>
      </w:r>
      <w:r w:rsidRPr="000D3463">
        <w:t xml:space="preserve"> </w:t>
      </w:r>
      <w:r w:rsidRPr="002F0923">
        <w:rPr>
          <w:i/>
          <w:iCs/>
        </w:rPr>
        <w:t>ball</w:t>
      </w:r>
      <w:r w:rsidRPr="000D3463">
        <w:t xml:space="preserve">, </w:t>
      </w:r>
      <w:r w:rsidRPr="002F0923">
        <w:rPr>
          <w:i/>
          <w:iCs/>
        </w:rPr>
        <w:t>cue</w:t>
      </w:r>
      <w:r w:rsidRPr="000D3463">
        <w:t xml:space="preserve">, </w:t>
      </w:r>
      <w:r w:rsidRPr="002F0923">
        <w:rPr>
          <w:i/>
          <w:iCs/>
        </w:rPr>
        <w:t>pocket</w:t>
      </w:r>
      <w:r w:rsidRPr="000D3463">
        <w:t xml:space="preserve">, dan objek lain yang dibutuhkan oleh sistem. Format anotasi yang digunakan perlu disesuaikan dengan model deteksi objek yang dilatih. </w:t>
      </w:r>
      <w:r w:rsidRPr="000D3463">
        <w:lastRenderedPageBreak/>
        <w:t>Karena penelitian ini menggunakan YOLO, maka format anotasi yang digunakan adalah format YOLO.</w:t>
      </w:r>
    </w:p>
    <w:p w14:paraId="135ABEE9" w14:textId="77777777" w:rsidR="004B7DE7" w:rsidRDefault="004B7DE7" w:rsidP="00283789">
      <w:pPr>
        <w:ind w:left="0" w:firstLine="0"/>
      </w:pPr>
    </w:p>
    <w:p w14:paraId="5689526E" w14:textId="0DA3C3DF" w:rsidR="009C39FA" w:rsidRDefault="009C39FA" w:rsidP="007C2AAB">
      <w:pPr>
        <w:ind w:left="720"/>
      </w:pPr>
      <w:r w:rsidRPr="00E97B63">
        <w:t xml:space="preserve">Selain anotasi, </w:t>
      </w:r>
      <w:r w:rsidRPr="00E97B63">
        <w:rPr>
          <w:i/>
          <w:iCs/>
        </w:rPr>
        <w:t>data</w:t>
      </w:r>
      <w:r w:rsidRPr="00E97B63">
        <w:t xml:space="preserve"> </w:t>
      </w:r>
      <w:r w:rsidRPr="00E97B63">
        <w:rPr>
          <w:i/>
          <w:iCs/>
        </w:rPr>
        <w:t>au</w:t>
      </w:r>
      <w:r w:rsidR="00FA3CBD">
        <w:rPr>
          <w:i/>
          <w:iCs/>
        </w:rPr>
        <w:t>n</w:t>
      </w:r>
      <w:r w:rsidRPr="00E97B63">
        <w:rPr>
          <w:i/>
          <w:iCs/>
        </w:rPr>
        <w:t>gmentation</w:t>
      </w:r>
      <w:r w:rsidRPr="00E97B63">
        <w:t xml:space="preserve"> juga diperlukan untuk meningkatkan variasi </w:t>
      </w:r>
      <w:r w:rsidRPr="00E97B63">
        <w:rPr>
          <w:i/>
          <w:iCs/>
        </w:rPr>
        <w:t>dataset</w:t>
      </w:r>
      <w:r w:rsidRPr="00E97B63">
        <w:t xml:space="preserve">. </w:t>
      </w:r>
      <w:r w:rsidR="000B373C">
        <w:t>A</w:t>
      </w:r>
      <w:r w:rsidRPr="00E97B63">
        <w:t>ugmentasi data merupakan teknik untuk menghasilkan variasi data baru dari data yang sudah ada dengan tetap mempertahankan label aslinya</w:t>
      </w:r>
      <w:r w:rsidR="003D6DC9" w:rsidRPr="00E97B63">
        <w:t xml:space="preserve"> </w:t>
      </w:r>
      <w:sdt>
        <w:sdtPr>
          <w:rPr>
            <w:color w:val="000000"/>
          </w:rPr>
          <w:tag w:val="MENDELEY_CITATION_v3_eyJjaXRhdGlvbklEIjoiTUVOREVMRVlfQ0lUQVRJT05fNmY4NDZkMGItNTcwMi00MmY2LTk2NTktZTMwZGYzZjU1NzE5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
          <w:id w:val="1966619590"/>
          <w:placeholder>
            <w:docPart w:val="DefaultPlaceholder_-1854013440"/>
          </w:placeholder>
        </w:sdtPr>
        <w:sdtEndPr/>
        <w:sdtContent>
          <w:r w:rsidR="00FD68CB" w:rsidRPr="00FD68CB">
            <w:rPr>
              <w:color w:val="000000"/>
            </w:rPr>
            <w:t>[5]</w:t>
          </w:r>
        </w:sdtContent>
      </w:sdt>
      <w:r w:rsidRPr="00E97B63">
        <w:t xml:space="preserve">. Augmentasi dapat membantu model menjadi lebih tahan terhadap variasi kondisi visual, seperti perbedaan pencahayaan, sudut kamera, </w:t>
      </w:r>
      <w:r w:rsidRPr="00E97B63">
        <w:rPr>
          <w:i/>
          <w:iCs/>
        </w:rPr>
        <w:t>blur</w:t>
      </w:r>
      <w:r w:rsidRPr="00E97B63">
        <w:t>, rotasi, dan perubahan perspektif.</w:t>
      </w:r>
    </w:p>
    <w:p w14:paraId="033D0C41" w14:textId="13423285" w:rsidR="00E97B63" w:rsidRDefault="00E97B63" w:rsidP="00CE793D">
      <w:pPr>
        <w:ind w:left="720"/>
      </w:pPr>
      <w:r>
        <w:t xml:space="preserve">Augmentasi data dapat dilakukan dengan mengubah tampilan gambar agar model terbiasa menghadapi kondisi visual yang berbeda. Perubahan </w:t>
      </w:r>
      <w:r w:rsidRPr="00E97B63">
        <w:rPr>
          <w:i/>
          <w:iCs/>
        </w:rPr>
        <w:t>brightness</w:t>
      </w:r>
      <w:r>
        <w:t xml:space="preserve"> dan </w:t>
      </w:r>
      <w:r w:rsidRPr="00E97B63">
        <w:rPr>
          <w:i/>
          <w:iCs/>
        </w:rPr>
        <w:t>contrast</w:t>
      </w:r>
      <w:r>
        <w:t xml:space="preserve"> digunakan untuk memperkenalkan variasi pencahayaan dan tingkat kejelasan objek. Variasi </w:t>
      </w:r>
      <w:r w:rsidRPr="00E97B63">
        <w:rPr>
          <w:i/>
          <w:iCs/>
        </w:rPr>
        <w:t>brightness</w:t>
      </w:r>
      <w:r>
        <w:t xml:space="preserve"> membantu model mengenali objek pada kondisi cahaya yang berbeda, sedangkan contrast membantu model belajar mengenali perbedaan antara objek dan latar belakang tanpa butuh mendapatkan gambar yang memiliki satu kondisii visual yang dibutuhkan</w:t>
      </w:r>
      <w:r w:rsidR="00883033">
        <w:t xml:space="preserve"> </w:t>
      </w:r>
      <w:sdt>
        <w:sdtPr>
          <w:rPr>
            <w:color w:val="000000"/>
          </w:rPr>
          <w:tag w:val="MENDELEY_CITATION_v3_eyJjaXRhdGlvbklEIjoiTUVOREVMRVlfQ0lUQVRJT05fNzdhYjBiMGYtODFhYi00ZGM5LTgzZGQtNGZiYjUyYmI0NDNm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
          <w:id w:val="-1593309235"/>
          <w:placeholder>
            <w:docPart w:val="DefaultPlaceholder_-1854013440"/>
          </w:placeholder>
        </w:sdtPr>
        <w:sdtEndPr/>
        <w:sdtContent>
          <w:r w:rsidR="00FD68CB" w:rsidRPr="00FD68CB">
            <w:rPr>
              <w:color w:val="000000"/>
            </w:rPr>
            <w:t>[13]</w:t>
          </w:r>
        </w:sdtContent>
      </w:sdt>
      <w:r>
        <w:t>.</w:t>
      </w:r>
    </w:p>
    <w:p w14:paraId="582F385F" w14:textId="1501286D" w:rsidR="00E97B63" w:rsidRDefault="00E97B63" w:rsidP="00CE793D">
      <w:pPr>
        <w:ind w:left="720"/>
      </w:pPr>
      <w:r>
        <w:t xml:space="preserve">Selain perubahan pencahayaan, augmentasi juga dapat dilakukan dengan mengubah posisi, ukuran, dan sudut tampilan objek. </w:t>
      </w:r>
      <w:r w:rsidRPr="005E4FAD">
        <w:rPr>
          <w:i/>
          <w:iCs/>
        </w:rPr>
        <w:t>Horizontal</w:t>
      </w:r>
      <w:r>
        <w:t xml:space="preserve"> </w:t>
      </w:r>
      <w:r w:rsidRPr="005E4FAD">
        <w:rPr>
          <w:i/>
          <w:iCs/>
        </w:rPr>
        <w:t>flip</w:t>
      </w:r>
      <w:r>
        <w:t xml:space="preserve"> dapat menambah variasi arah gambar dan membantu mengurangi risiko </w:t>
      </w:r>
      <w:r w:rsidRPr="005E4FAD">
        <w:rPr>
          <w:i/>
          <w:iCs/>
        </w:rPr>
        <w:t>overfitting</w:t>
      </w:r>
      <w:r>
        <w:t xml:space="preserve">. </w:t>
      </w:r>
      <w:r w:rsidRPr="005E4FAD">
        <w:rPr>
          <w:i/>
          <w:iCs/>
        </w:rPr>
        <w:t>Shift</w:t>
      </w:r>
      <w:r>
        <w:t xml:space="preserve">, </w:t>
      </w:r>
      <w:r w:rsidRPr="005E4FAD">
        <w:rPr>
          <w:i/>
          <w:iCs/>
        </w:rPr>
        <w:t>scale</w:t>
      </w:r>
      <w:r>
        <w:t xml:space="preserve">, dan </w:t>
      </w:r>
      <w:r w:rsidRPr="005E4FAD">
        <w:rPr>
          <w:i/>
          <w:iCs/>
        </w:rPr>
        <w:t>rotate</w:t>
      </w:r>
      <w:r>
        <w:t xml:space="preserve"> membuat objek muncul pada posisi, ukuran, dan kemiringan yang berbeda. </w:t>
      </w:r>
      <w:r w:rsidRPr="005E4FAD">
        <w:rPr>
          <w:i/>
          <w:iCs/>
        </w:rPr>
        <w:t>Random</w:t>
      </w:r>
      <w:r>
        <w:t xml:space="preserve"> </w:t>
      </w:r>
      <w:r w:rsidRPr="005E4FAD">
        <w:rPr>
          <w:i/>
          <w:iCs/>
        </w:rPr>
        <w:t>scale</w:t>
      </w:r>
      <w:r>
        <w:t xml:space="preserve"> dapat membantu model mengenali objek </w:t>
      </w:r>
      <w:r w:rsidR="005E4FAD">
        <w:t>seperti</w:t>
      </w:r>
      <w:r>
        <w:t xml:space="preserve"> terlihat dari jarak kamera yang berbeda, sedangkan </w:t>
      </w:r>
      <w:r w:rsidRPr="005E4FAD">
        <w:rPr>
          <w:i/>
          <w:iCs/>
        </w:rPr>
        <w:t>perspective</w:t>
      </w:r>
      <w:r>
        <w:t xml:space="preserve"> </w:t>
      </w:r>
      <w:r w:rsidRPr="005E4FAD">
        <w:rPr>
          <w:i/>
          <w:iCs/>
        </w:rPr>
        <w:t>transformation</w:t>
      </w:r>
      <w:r>
        <w:t xml:space="preserve"> dapat membantu model menghadapi perubahan sudut pandang kamera</w:t>
      </w:r>
      <w:r w:rsidR="00745B9F">
        <w:t xml:space="preserve"> </w:t>
      </w:r>
      <w:sdt>
        <w:sdtPr>
          <w:rPr>
            <w:color w:val="000000"/>
          </w:rPr>
          <w:tag w:val="MENDELEY_CITATION_v3_eyJjaXRhdGlvbklEIjoiTUVOREVMRVlfQ0lUQVRJT05fNjVhY2QwNzItMjRhNy00N2QzLWI1YjgtMjY0Mzk5OThiYjEy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
          <w:id w:val="950750669"/>
          <w:placeholder>
            <w:docPart w:val="DefaultPlaceholder_-1854013440"/>
          </w:placeholder>
        </w:sdtPr>
        <w:sdtEndPr/>
        <w:sdtContent>
          <w:r w:rsidR="00FD68CB" w:rsidRPr="00FD68CB">
            <w:rPr>
              <w:color w:val="000000"/>
            </w:rPr>
            <w:t>[13]</w:t>
          </w:r>
        </w:sdtContent>
      </w:sdt>
      <w:r>
        <w:t>.</w:t>
      </w:r>
    </w:p>
    <w:p w14:paraId="5EC4F4A5" w14:textId="1D56B15D" w:rsidR="00E97B63" w:rsidRDefault="00E97B63" w:rsidP="00CE793D">
      <w:pPr>
        <w:ind w:left="720"/>
      </w:pPr>
      <w:r>
        <w:t xml:space="preserve">Augmentasi juga dapat digunakan untuk meniru penurunan kualitas gambar yang sering terjadi pada </w:t>
      </w:r>
      <w:r w:rsidR="00F078EE">
        <w:t>misalkan kamera</w:t>
      </w:r>
      <w:r>
        <w:t xml:space="preserve">. </w:t>
      </w:r>
      <w:r w:rsidRPr="001906A3">
        <w:rPr>
          <w:i/>
          <w:iCs/>
        </w:rPr>
        <w:t>Mo</w:t>
      </w:r>
      <w:r w:rsidR="001C4521">
        <w:rPr>
          <w:i/>
          <w:iCs/>
        </w:rPr>
        <w:t>t</w:t>
      </w:r>
      <w:r w:rsidRPr="001906A3">
        <w:rPr>
          <w:i/>
          <w:iCs/>
        </w:rPr>
        <w:t>tion</w:t>
      </w:r>
      <w:r>
        <w:t xml:space="preserve"> </w:t>
      </w:r>
      <w:r w:rsidRPr="001906A3">
        <w:rPr>
          <w:i/>
          <w:iCs/>
        </w:rPr>
        <w:t>blur</w:t>
      </w:r>
      <w:r>
        <w:t xml:space="preserve"> dapat menggambarkan kondisi ketika objek bergerak cepat atau kamera kurang stabil, sedangkan </w:t>
      </w:r>
      <w:r w:rsidRPr="001906A3">
        <w:rPr>
          <w:i/>
          <w:iCs/>
        </w:rPr>
        <w:t>gaussian</w:t>
      </w:r>
      <w:r>
        <w:t xml:space="preserve"> </w:t>
      </w:r>
      <w:r w:rsidRPr="001906A3">
        <w:rPr>
          <w:i/>
          <w:iCs/>
        </w:rPr>
        <w:t>blur</w:t>
      </w:r>
      <w:r>
        <w:t xml:space="preserve"> membuat gambar menjadi lebih lembut atau kurang tajam. </w:t>
      </w:r>
      <w:r w:rsidRPr="001906A3">
        <w:rPr>
          <w:i/>
          <w:iCs/>
        </w:rPr>
        <w:t>Noise</w:t>
      </w:r>
      <w:r>
        <w:t xml:space="preserve"> dan kompresi gambar juga relevan karena video dapat mengalami penurunan kualitas akibat kondisi kamera, pencahayaan </w:t>
      </w:r>
      <w:r w:rsidR="001906A3">
        <w:t xml:space="preserve">yang </w:t>
      </w:r>
      <w:r>
        <w:t>rendah, atau proses kompresi file</w:t>
      </w:r>
      <w:r w:rsidR="00132F79">
        <w:t xml:space="preserve"> </w:t>
      </w:r>
      <w:sdt>
        <w:sdtPr>
          <w:rPr>
            <w:color w:val="000000"/>
          </w:rPr>
          <w:tag w:val="MENDELEY_CITATION_v3_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"/>
          <w:id w:val="337432082"/>
          <w:placeholder>
            <w:docPart w:val="DefaultPlaceholder_-1854013440"/>
          </w:placeholder>
        </w:sdtPr>
        <w:sdtEndPr/>
        <w:sdtContent>
          <w:r w:rsidR="00FD68CB" w:rsidRPr="00FD68CB">
            <w:rPr>
              <w:color w:val="000000"/>
            </w:rPr>
            <w:t>[14]</w:t>
          </w:r>
        </w:sdtContent>
      </w:sdt>
      <w:r>
        <w:t xml:space="preserve">. </w:t>
      </w:r>
    </w:p>
    <w:p w14:paraId="68C205D8" w14:textId="0A1A231C" w:rsidR="00E97B63" w:rsidRDefault="00E97B63" w:rsidP="00E97B63">
      <w:pPr>
        <w:ind w:left="720"/>
      </w:pPr>
      <w:r>
        <w:t xml:space="preserve">CLAHE atau </w:t>
      </w:r>
      <w:r w:rsidRPr="00CE793D">
        <w:rPr>
          <w:i/>
          <w:iCs/>
        </w:rPr>
        <w:t>Contrast</w:t>
      </w:r>
      <w:r>
        <w:t xml:space="preserve"> </w:t>
      </w:r>
      <w:r w:rsidRPr="00CE793D">
        <w:rPr>
          <w:i/>
          <w:iCs/>
        </w:rPr>
        <w:t>Limited</w:t>
      </w:r>
      <w:r>
        <w:t xml:space="preserve"> </w:t>
      </w:r>
      <w:r w:rsidRPr="00CE793D">
        <w:rPr>
          <w:i/>
          <w:iCs/>
        </w:rPr>
        <w:t>Adaptive</w:t>
      </w:r>
      <w:r>
        <w:t xml:space="preserve"> </w:t>
      </w:r>
      <w:r w:rsidRPr="00CE793D">
        <w:rPr>
          <w:i/>
          <w:iCs/>
        </w:rPr>
        <w:t>Histogram</w:t>
      </w:r>
      <w:r>
        <w:t xml:space="preserve"> </w:t>
      </w:r>
      <w:r w:rsidRPr="00CE793D">
        <w:rPr>
          <w:i/>
          <w:iCs/>
        </w:rPr>
        <w:t>Equalization</w:t>
      </w:r>
      <w:r>
        <w:t xml:space="preserve"> merupakan teknik yang digunakan untuk meningkatkan kontras lokal pada gambar. Teknik ini dapat membantu memperjelas detail struktur pada </w:t>
      </w:r>
      <w:r w:rsidR="00CE793D">
        <w:t>gambar</w:t>
      </w:r>
      <w:r>
        <w:t xml:space="preserve">, </w:t>
      </w:r>
      <w:r w:rsidR="00CE793D">
        <w:t>utamanya di</w:t>
      </w:r>
      <w:r>
        <w:t xml:space="preserve"> bagian gambar yang memiliki perbedaan intensitas rendah</w:t>
      </w:r>
      <w:r w:rsidR="00394512">
        <w:t xml:space="preserve"> </w:t>
      </w:r>
      <w:sdt>
        <w:sdtPr>
          <w:rPr>
            <w:color w:val="000000"/>
          </w:rPr>
          <w:tag w:val="MENDELEY_CITATION_v3_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"/>
          <w:id w:val="1802802927"/>
          <w:placeholder>
            <w:docPart w:val="DefaultPlaceholder_-1854013440"/>
          </w:placeholder>
        </w:sdtPr>
        <w:sdtEndPr/>
        <w:sdtContent>
          <w:r w:rsidR="00FD68CB" w:rsidRPr="00FD68CB">
            <w:rPr>
              <w:color w:val="000000"/>
            </w:rPr>
            <w:t>[15]</w:t>
          </w:r>
        </w:sdtContent>
      </w:sdt>
      <w:r w:rsidR="00165F2D">
        <w:t xml:space="preserve">. </w:t>
      </w:r>
      <w:r>
        <w:t>Sementara itu, variasi bayangan dapat terjadi akibat posisi sumber cahaya, posisi kamera, atau objek di sekitar area pengambilan gambar.</w:t>
      </w:r>
    </w:p>
    <w:p w14:paraId="699C7EAD" w14:textId="046E185D" w:rsidR="00D92956" w:rsidRDefault="00D92956" w:rsidP="007C2AAB">
      <w:pPr>
        <w:ind w:left="720"/>
      </w:pPr>
    </w:p>
    <w:p w14:paraId="0EA94A1B" w14:textId="27E7DBE2" w:rsidR="00D92956" w:rsidRDefault="00D92956" w:rsidP="007D3474">
      <w:pPr>
        <w:pStyle w:val="Heading3"/>
        <w:numPr>
          <w:ilvl w:val="2"/>
          <w:numId w:val="6"/>
        </w:numPr>
      </w:pPr>
      <w:bookmarkStart w:id="149" w:name="_Toc233121259"/>
      <w:r>
        <w:t>Edge Computing dan AI Accelerator</w:t>
      </w:r>
      <w:bookmarkEnd w:id="149"/>
    </w:p>
    <w:p w14:paraId="04EB4838" w14:textId="69ABDA04" w:rsidR="00D92956" w:rsidRDefault="00D92956" w:rsidP="00D92956">
      <w:pPr>
        <w:ind w:left="720"/>
      </w:pPr>
      <w:r w:rsidRPr="00D92956">
        <w:rPr>
          <w:i/>
          <w:iCs/>
        </w:rPr>
        <w:t>Edge</w:t>
      </w:r>
      <w:r w:rsidRPr="00D92956">
        <w:t xml:space="preserve"> </w:t>
      </w:r>
      <w:r w:rsidRPr="00D92956">
        <w:rPr>
          <w:i/>
          <w:iCs/>
        </w:rPr>
        <w:t>computing</w:t>
      </w:r>
      <w:r w:rsidRPr="00D92956">
        <w:t xml:space="preserve"> merupakan pendekatan komputasi yang memproses data secara lokal pada perangkat, bukan sepenuhnya bergantung pada </w:t>
      </w:r>
      <w:r w:rsidRPr="00D92956">
        <w:rPr>
          <w:i/>
          <w:iCs/>
        </w:rPr>
        <w:t>server</w:t>
      </w:r>
      <w:r w:rsidRPr="00D92956">
        <w:t xml:space="preserve">. Dalam sistem berbasis kamera, edge computing memungkinkan proses inferensi dilakukan langsung </w:t>
      </w:r>
      <w:r w:rsidRPr="00D92956">
        <w:lastRenderedPageBreak/>
        <w:t>pada perangkat yang berada dekat dengan sumber data. Pendekatan ini dapat mengurangi ketergantungan terhadap koneksi internet dan membuat sistem lebih portabel.</w:t>
      </w:r>
    </w:p>
    <w:p w14:paraId="00D7BC4D" w14:textId="14527421" w:rsidR="00D92956" w:rsidRDefault="00D92956" w:rsidP="00D92956">
      <w:pPr>
        <w:ind w:left="720"/>
      </w:pPr>
      <w:r w:rsidRPr="00D92956">
        <w:t xml:space="preserve">Raspberry Pi merupakan salah satu perangkat </w:t>
      </w:r>
      <w:r w:rsidRPr="009071DF">
        <w:rPr>
          <w:i/>
          <w:iCs/>
        </w:rPr>
        <w:t>edge</w:t>
      </w:r>
      <w:r w:rsidRPr="00D92956">
        <w:t xml:space="preserve"> yang banyak digunakan karena berukuran kecil, relatif hemat daya, dan dapat menjalankan berbagai aplikasi komputasi. Berdasarkan Alqahtani et al. (2024), Raspberry Pi 5 memiliki peningkatan performa dibandingkan Raspberry Pi 4, termasuk dalam hal CPU, GPU, dan bandwidth I/O</w:t>
      </w:r>
      <w:r w:rsidR="009071DF">
        <w:t xml:space="preserve"> </w:t>
      </w:r>
      <w:sdt>
        <w:sdtPr>
          <w:rPr>
            <w:color w:val="000000"/>
          </w:rPr>
          <w:tag w:val="MENDELEY_CITATION_v3_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"/>
          <w:id w:val="665975593"/>
          <w:placeholder>
            <w:docPart w:val="DefaultPlaceholder_-1854013440"/>
          </w:placeholder>
        </w:sdtPr>
        <w:sdtEndPr/>
        <w:sdtContent>
          <w:r w:rsidR="00FD68CB" w:rsidRPr="00FD68CB">
            <w:rPr>
              <w:color w:val="000000"/>
            </w:rPr>
            <w:t>[16]</w:t>
          </w:r>
        </w:sdtContent>
      </w:sdt>
      <w:r w:rsidRPr="00D92956">
        <w:t xml:space="preserve">. </w:t>
      </w:r>
      <w:r w:rsidR="00C05595" w:rsidRPr="00C05595">
        <w:t>Raspberry Pi 5, menggunakan RAM 4 GB LPDDR4x, terbukti lebih unggul dalam hal pemrosesan, di mana waktu inferensi menggunakan model SSD lebih cepat (93ms) dibandingkan dengan Raspberry Pi 4 (209ms).</w:t>
      </w:r>
      <w:r w:rsidR="00C05595">
        <w:t xml:space="preserve"> </w:t>
      </w:r>
      <w:r w:rsidRPr="00D92956">
        <w:t>Namun, meskipun performanya meningkat, Raspberry Pi tetap memiliki keterbatasan dibandingkan komputer dengan GPU khusus.</w:t>
      </w:r>
    </w:p>
    <w:p w14:paraId="2EE7D5F8" w14:textId="25678E27" w:rsidR="009564D2" w:rsidRDefault="009564D2" w:rsidP="00D92956">
      <w:pPr>
        <w:ind w:left="720"/>
      </w:pPr>
      <w:r w:rsidRPr="009564D2">
        <w:t xml:space="preserve">Pada beban kerja AI, penggunaan akselerator dapat membantu meningkatkan kecepatan inferensi. Minott et al. (2025) </w:t>
      </w:r>
      <w:r w:rsidR="003855C7">
        <w:t>menjelaskan</w:t>
      </w:r>
      <w:r w:rsidRPr="009564D2">
        <w:t xml:space="preserve"> bahwa Raspberry Pi 5 masih sangat bergantung pada CPU ketika menjalankan beban kerja AI, sehingga penggunaan akselerator menjadi penting untuk mengurangi beban pemrosesan </w:t>
      </w:r>
      <w:sdt>
        <w:sdtPr>
          <w:rPr>
            <w:color w:val="000000"/>
          </w:rPr>
          <w:tag w:val="MENDELEY_CITATION_v3_eyJjaXRhdGlvbklEIjoiTUVOREVMRVlfQ0lUQVRJT05fZmIwNmQ2MjMtY2I4Ni00ZjU4LWI5MmItNjc2YTY3NmNiNDdl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
          <w:id w:val="1517267213"/>
          <w:placeholder>
            <w:docPart w:val="DefaultPlaceholder_-1854013440"/>
          </w:placeholder>
        </w:sdtPr>
        <w:sdtEndPr/>
        <w:sdtContent>
          <w:r w:rsidR="00FD68CB" w:rsidRPr="00FD68CB">
            <w:rPr>
              <w:color w:val="000000"/>
            </w:rPr>
            <w:t>[7]</w:t>
          </w:r>
        </w:sdtContent>
      </w:sdt>
      <w:r w:rsidRPr="009564D2">
        <w:t xml:space="preserve">. Dalam penelitian ini, akselerator yang digunakan adalah Hailo-8L, yaitu </w:t>
      </w:r>
      <w:r w:rsidRPr="00DC3A3B">
        <w:rPr>
          <w:i/>
          <w:iCs/>
        </w:rPr>
        <w:t>Neural</w:t>
      </w:r>
      <w:r w:rsidRPr="009564D2">
        <w:t xml:space="preserve"> </w:t>
      </w:r>
      <w:r w:rsidRPr="00DC3A3B">
        <w:rPr>
          <w:i/>
          <w:iCs/>
        </w:rPr>
        <w:t>Processing</w:t>
      </w:r>
      <w:r w:rsidRPr="009564D2">
        <w:t xml:space="preserve"> </w:t>
      </w:r>
      <w:r w:rsidRPr="00DC3A3B">
        <w:rPr>
          <w:i/>
          <w:iCs/>
        </w:rPr>
        <w:t>Unit</w:t>
      </w:r>
      <w:r w:rsidR="00185C80">
        <w:t xml:space="preserve"> (NPU)</w:t>
      </w:r>
      <w:r w:rsidRPr="009564D2">
        <w:t xml:space="preserve"> yang dapat menjalankan model hasil kompilasi dalam format Hailo </w:t>
      </w:r>
      <w:r w:rsidRPr="00DC3A3B">
        <w:rPr>
          <w:i/>
          <w:iCs/>
        </w:rPr>
        <w:t>Executable</w:t>
      </w:r>
      <w:r w:rsidRPr="009564D2">
        <w:t xml:space="preserve"> </w:t>
      </w:r>
      <w:r w:rsidRPr="00DC3A3B">
        <w:rPr>
          <w:i/>
          <w:iCs/>
        </w:rPr>
        <w:t>Format</w:t>
      </w:r>
      <w:r w:rsidRPr="009564D2">
        <w:t xml:space="preserve"> atau .hef</w:t>
      </w:r>
      <w:r w:rsidR="00162D06">
        <w:t xml:space="preserve"> </w:t>
      </w:r>
      <w:sdt>
        <w:sdtPr>
          <w:rPr>
            <w:color w:val="000000"/>
          </w:rPr>
          <w:tag w:val="MENDELEY_CITATION_v3_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"/>
          <w:id w:val="1942335564"/>
          <w:placeholder>
            <w:docPart w:val="DefaultPlaceholder_-1854013440"/>
          </w:placeholder>
        </w:sdtPr>
        <w:sdtContent>
          <w:r w:rsidR="00FD68CB" w:rsidRPr="00FD68CB">
            <w:rPr>
              <w:color w:val="000000"/>
            </w:rPr>
            <w:t>[17]</w:t>
          </w:r>
        </w:sdtContent>
      </w:sdt>
      <w:r w:rsidRPr="009564D2">
        <w:t>.</w:t>
      </w:r>
      <w:r w:rsidR="00466719">
        <w:t xml:space="preserve"> </w:t>
      </w:r>
      <w:r w:rsidR="00466719" w:rsidRPr="00466719">
        <w:t xml:space="preserve">Berdasarkan dokumentasi resmi Raspberry Pi untuk AI Kit/AI HAT+ yang memakai akselerator Hailo di Raspberry Pi 5, Hailo-8/Hailo-8L berperan sebagai NPU (Neural Processing Unit), yaitu akselerator AI untuk mempercepat inference, yang dipasang ke Raspberry Pi 5 lewat antarmuka PCIe. Raspberry Pi menjelaskan bahwa varian AI Kit berbasis Hailo-8L 13 TOPS, sedangkat AI HAT+ tersedia dalam varian 13 TOPS (Hailo-8L) dan 26 TOPS (Hailo-8). Alur yang umum digunakan untuk model kustom adalah melakukan optimasi atau kuantisasi dan mengompilasi model menjadi file HEF (Hailo Executable Format) menggunakan Hailo </w:t>
      </w:r>
      <w:r w:rsidR="00466719" w:rsidRPr="00694905">
        <w:rPr>
          <w:i/>
          <w:iCs/>
        </w:rPr>
        <w:t>Dataflow</w:t>
      </w:r>
      <w:r w:rsidR="00466719" w:rsidRPr="00466719">
        <w:t xml:space="preserve"> </w:t>
      </w:r>
      <w:r w:rsidR="00466719" w:rsidRPr="00694905">
        <w:rPr>
          <w:i/>
          <w:iCs/>
        </w:rPr>
        <w:t>Compiler</w:t>
      </w:r>
      <w:r w:rsidR="00466719" w:rsidRPr="00466719">
        <w:t xml:space="preserve">, lalu menjalankan </w:t>
      </w:r>
      <w:r w:rsidR="00466719" w:rsidRPr="00694905">
        <w:rPr>
          <w:i/>
          <w:iCs/>
        </w:rPr>
        <w:t>inference</w:t>
      </w:r>
      <w:r w:rsidR="00466719" w:rsidRPr="00466719">
        <w:t xml:space="preserve"> dengan HailoRT.</w:t>
      </w:r>
    </w:p>
    <w:p w14:paraId="1D617099" w14:textId="776D4270" w:rsidR="00401542" w:rsidRDefault="00401542" w:rsidP="00D92956">
      <w:pPr>
        <w:ind w:left="720"/>
      </w:pPr>
      <w:r w:rsidRPr="00401542">
        <w:t>Penggunaan Hailo-8L bertujuan untuk mempercepat inferensi model deteksi objek pada Raspberry Pi 5. Dengan demikian, evaluasi sistem tidak hanya berfokus pada akurasi deteksi, tetapi juga pada performa komputasi, seperti kecepatan inferensi, latensi, dan kelayakan model untuk dijalankan pada edge device.</w:t>
      </w:r>
    </w:p>
    <w:p w14:paraId="310EB47E" w14:textId="3D74DCF4" w:rsidR="003944A9" w:rsidRDefault="003944A9" w:rsidP="00D92956">
      <w:pPr>
        <w:ind w:left="720"/>
      </w:pPr>
      <w:r>
        <w:t xml:space="preserve">Di sisi lain terdapat Coral USB Accelerator dari Google. </w:t>
      </w:r>
      <w:r w:rsidRPr="003944A9">
        <w:t xml:space="preserve">Berdasarkan dokumentasi resmi dari Coral, Coral adalah platform Edge AI dari Google yang menggabungkan hardware Edge TPU dan toolchain software agar model dapat dijalankan secara lokal di edge device dengan efisien (konsumsi daya rendah) namun tetap cepat untuk kebuhuan inference. Salah satu produk Coral yang kompatibel dengan Raspberry Pi (3/4) di Linux adalah ‘Coral USB Accelerator’, yaitu modul USB yang menambahkan Edge TPU ke host sehingga inference bisa jauh lebih kencang dibanding CPU saja. Sayangnya Edge TPU hanya mendukung model TensorFlow Lite yang fully 8-bit quantized dan biasanya perlu dikompilasi khusus memakai Edge TPU Compiler. Dokumentasi Coral juga menyebut 1 Edge TPU mampu sekitar 4 TOPS dan </w:t>
      </w:r>
      <w:r w:rsidRPr="003944A9">
        <w:lastRenderedPageBreak/>
        <w:t>efisiensinya sekitar 0,5 watt per TOPS, sehingga cocok untuk kebutuhan visi komputer real-time di perangkat kecil.</w:t>
      </w:r>
    </w:p>
    <w:p w14:paraId="7218B85A" w14:textId="28904249" w:rsidR="00C56ABD" w:rsidRDefault="00C56ABD" w:rsidP="00D92956">
      <w:pPr>
        <w:ind w:left="720"/>
      </w:pPr>
      <w:r w:rsidRPr="00C56ABD">
        <w:t>Pemilihan akselerator AI perlu disesuaikan dengan jenis model yang digunakan. Pada model YOLO, Raspberry Pi 5 dengan AI HAT+ lebih sesuai dibandingkan Coral USB TPU karena mampu mempertahankan ukuran input 640 × 640, sedangkan deployment YOLO pada Coral TPU menggunakan ukuran input 320 × 320. Coral TPU memang memiliki waktu inferensi yang lebih cepat, tetapi penurunan ukuran input tersebut dapat menurunkan akurasi YOLO</w:t>
      </w:r>
      <w:r w:rsidR="006A6559">
        <w:t xml:space="preserve"> </w:t>
      </w:r>
      <w:sdt>
        <w:sdtPr>
          <w:rPr>
            <w:color w:val="000000"/>
          </w:rPr>
          <w:tag w:val="MENDELEY_CITATION_v3_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"/>
          <w:id w:val="1391927181"/>
          <w:placeholder>
            <w:docPart w:val="DefaultPlaceholder_-1854013440"/>
          </w:placeholder>
        </w:sdtPr>
        <w:sdtContent>
          <w:r w:rsidR="00FD68CB" w:rsidRPr="00FD68CB">
            <w:rPr>
              <w:color w:val="000000"/>
            </w:rPr>
            <w:t>[18]</w:t>
          </w:r>
        </w:sdtContent>
      </w:sdt>
      <w:r w:rsidRPr="00C56ABD">
        <w:t>. Sebaliknya, AI HAT+ mampu mempertahankan akurasi YOLO dengan lebih baik dan memiliki konsumsi energi per request yang lebih rendah, sehingga lebih sesuai untuk sistem deteksi objek berbasis YOLO pada edge device.</w:t>
      </w:r>
      <w:r w:rsidR="00C77506">
        <w:t xml:space="preserve"> </w:t>
      </w:r>
      <w:sdt>
        <w:sdtPr>
          <w:rPr>
            <w:color w:val="000000"/>
          </w:rPr>
          <w:tag w:val="MENDELEY_CITATION_v3_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"/>
          <w:id w:val="34395565"/>
          <w:placeholder>
            <w:docPart w:val="DefaultPlaceholder_-1854013440"/>
          </w:placeholder>
        </w:sdtPr>
        <w:sdtContent>
          <w:r w:rsidR="00FD68CB" w:rsidRPr="00FD68CB">
            <w:rPr>
              <w:color w:val="000000"/>
            </w:rPr>
            <w:t>[18]</w:t>
          </w:r>
        </w:sdtContent>
      </w:sdt>
    </w:p>
    <w:p w14:paraId="3694785B" w14:textId="32D4B7DD" w:rsidR="009409FF" w:rsidRDefault="009409FF" w:rsidP="00D92956">
      <w:pPr>
        <w:ind w:left="720"/>
      </w:pPr>
    </w:p>
    <w:p w14:paraId="259E55AE" w14:textId="7EA75238" w:rsidR="009409FF" w:rsidRDefault="00E00CA8" w:rsidP="007D3474">
      <w:pPr>
        <w:pStyle w:val="Heading3"/>
        <w:numPr>
          <w:ilvl w:val="2"/>
          <w:numId w:val="6"/>
        </w:numPr>
      </w:pPr>
      <w:bookmarkStart w:id="150" w:name="_Toc233121260"/>
      <w:r>
        <w:t>Metrik Evaluasi Object Detection</w:t>
      </w:r>
      <w:bookmarkEnd w:id="150"/>
    </w:p>
    <w:p w14:paraId="740A386F" w14:textId="3B6ED018" w:rsidR="00E00CA8" w:rsidRDefault="0084504B" w:rsidP="00AD232A">
      <w:pPr>
        <w:ind w:left="720"/>
      </w:pPr>
      <w:r w:rsidRPr="0084504B">
        <w:t xml:space="preserve">Evaluasi object detection dilakukan untuk mengetahui seberapa baik model dapat mendeteksi objek dan menentukan lokasinya. Menurut Padilla et al. (2020), evaluasi object detection umumnya melibatkan metrik seperti </w:t>
      </w:r>
      <w:r w:rsidRPr="00391E1E">
        <w:rPr>
          <w:i/>
          <w:iCs/>
        </w:rPr>
        <w:t>precision</w:t>
      </w:r>
      <w:r w:rsidRPr="0084504B">
        <w:t xml:space="preserve">, </w:t>
      </w:r>
      <w:r w:rsidRPr="00391E1E">
        <w:rPr>
          <w:i/>
          <w:iCs/>
        </w:rPr>
        <w:t>recall</w:t>
      </w:r>
      <w:r w:rsidRPr="0084504B">
        <w:t xml:space="preserve">, </w:t>
      </w:r>
      <w:r w:rsidRPr="00391E1E">
        <w:rPr>
          <w:i/>
          <w:iCs/>
        </w:rPr>
        <w:t>Intersection</w:t>
      </w:r>
      <w:r w:rsidRPr="0084504B">
        <w:t xml:space="preserve"> </w:t>
      </w:r>
      <w:r w:rsidRPr="00391E1E">
        <w:rPr>
          <w:i/>
          <w:iCs/>
        </w:rPr>
        <w:t>over</w:t>
      </w:r>
      <w:r w:rsidRPr="0084504B">
        <w:t xml:space="preserve"> </w:t>
      </w:r>
      <w:r w:rsidRPr="00391E1E">
        <w:rPr>
          <w:i/>
          <w:iCs/>
        </w:rPr>
        <w:t>Union</w:t>
      </w:r>
      <w:r w:rsidRPr="0084504B">
        <w:t xml:space="preserve">, dan </w:t>
      </w:r>
      <w:r w:rsidRPr="00391E1E">
        <w:rPr>
          <w:i/>
          <w:iCs/>
        </w:rPr>
        <w:t>mean</w:t>
      </w:r>
      <w:r w:rsidRPr="0084504B">
        <w:t xml:space="preserve"> </w:t>
      </w:r>
      <w:r w:rsidRPr="00391E1E">
        <w:rPr>
          <w:i/>
          <w:iCs/>
        </w:rPr>
        <w:t>Average</w:t>
      </w:r>
      <w:r w:rsidRPr="0084504B">
        <w:t xml:space="preserve"> </w:t>
      </w:r>
      <w:r w:rsidRPr="00391E1E">
        <w:rPr>
          <w:i/>
          <w:iCs/>
        </w:rPr>
        <w:t>Precision</w:t>
      </w:r>
      <w:r w:rsidR="00AA63AA">
        <w:t xml:space="preserve"> </w:t>
      </w:r>
      <w:sdt>
        <w:sdtPr>
          <w:rPr>
            <w:color w:val="000000"/>
          </w:rPr>
          <w:tag w:val="MENDELEY_CITATION_v3_eyJjaXRhdGlvbklEIjoiTUVOREVMRVlfQ0lUQVRJT05fM2JlYWU4ODUtYjhkZi00ZGQzLTljMmUtYjViZmRkOGRmMDhi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
          <w:id w:val="1869643563"/>
          <w:placeholder>
            <w:docPart w:val="DefaultPlaceholder_-1854013440"/>
          </w:placeholder>
        </w:sdtPr>
        <w:sdtEndPr/>
        <w:sdtContent>
          <w:r w:rsidR="00FD68CB" w:rsidRPr="00FD68CB">
            <w:rPr>
              <w:color w:val="000000"/>
            </w:rPr>
            <w:t>[6]</w:t>
          </w:r>
        </w:sdtContent>
      </w:sdt>
      <w:r w:rsidRPr="0084504B">
        <w:t>.</w:t>
      </w:r>
    </w:p>
    <w:p w14:paraId="77CEF5C5" w14:textId="12F1EEA5" w:rsidR="001F3FC6" w:rsidRDefault="001F3FC6" w:rsidP="00AD232A">
      <w:pPr>
        <w:ind w:left="720"/>
      </w:pPr>
      <w:r w:rsidRPr="00BD47DD">
        <w:rPr>
          <w:i/>
          <w:iCs/>
        </w:rPr>
        <w:t>Precision</w:t>
      </w:r>
      <w:r w:rsidRPr="001F3FC6">
        <w:t xml:space="preserve"> menunjukkan seberapa banyak prediksi model yang benar dibandingkan dengan seluruh prediksi yang dihasilkan. Nilai </w:t>
      </w:r>
      <w:r w:rsidRPr="00BD47DD">
        <w:rPr>
          <w:i/>
          <w:iCs/>
        </w:rPr>
        <w:t>precision</w:t>
      </w:r>
      <w:r w:rsidRPr="001F3FC6">
        <w:t xml:space="preserve"> yang tinggi menunjukkan bahwa model jarang menghasilkan deteksi yang salah. Recall menunjukkan seberapa banyak objek sebenarnya yang berhasil dideteksi oleh model. Nilai </w:t>
      </w:r>
      <w:r w:rsidRPr="00BD47DD">
        <w:rPr>
          <w:i/>
          <w:iCs/>
        </w:rPr>
        <w:t>recall</w:t>
      </w:r>
      <w:r w:rsidRPr="001F3FC6">
        <w:t xml:space="preserve"> yang tinggi menunjukkan bahwa model mampu menemukan sebagian besar objek yang ada pada gambar.</w:t>
      </w:r>
    </w:p>
    <w:p w14:paraId="665CE0B8" w14:textId="589C6FDB" w:rsidR="00324754" w:rsidRDefault="00324754" w:rsidP="00AD232A">
      <w:pPr>
        <w:ind w:left="720"/>
      </w:pPr>
      <w:r w:rsidRPr="00AE6DB5">
        <w:rPr>
          <w:i/>
          <w:iCs/>
        </w:rPr>
        <w:t>Intersection</w:t>
      </w:r>
      <w:r w:rsidRPr="00324754">
        <w:t xml:space="preserve"> </w:t>
      </w:r>
      <w:r w:rsidRPr="00AE6DB5">
        <w:rPr>
          <w:i/>
          <w:iCs/>
        </w:rPr>
        <w:t>over</w:t>
      </w:r>
      <w:r w:rsidRPr="00324754">
        <w:t xml:space="preserve"> </w:t>
      </w:r>
      <w:r w:rsidRPr="00AE6DB5">
        <w:rPr>
          <w:i/>
          <w:iCs/>
        </w:rPr>
        <w:t>Union</w:t>
      </w:r>
      <w:r w:rsidRPr="00324754">
        <w:t xml:space="preserve"> atau IoU digunakan untuk mengukur tingkat tumpang tindih antara </w:t>
      </w:r>
      <w:r w:rsidRPr="00AE6DB5">
        <w:rPr>
          <w:i/>
          <w:iCs/>
        </w:rPr>
        <w:t>bounding</w:t>
      </w:r>
      <w:r w:rsidRPr="00324754">
        <w:t xml:space="preserve"> </w:t>
      </w:r>
      <w:r w:rsidRPr="00AE6DB5">
        <w:rPr>
          <w:i/>
          <w:iCs/>
        </w:rPr>
        <w:t>box</w:t>
      </w:r>
      <w:r w:rsidRPr="00324754">
        <w:t xml:space="preserve"> hasil prediksi dan bounding box ground truth. Semakin besar nilai IoU, semakin baik posisi bounding box yang diprediksi oleh model. </w:t>
      </w:r>
      <w:r w:rsidRPr="008A317F">
        <w:rPr>
          <w:i/>
          <w:iCs/>
        </w:rPr>
        <w:t>Mean</w:t>
      </w:r>
      <w:r w:rsidRPr="00324754">
        <w:t xml:space="preserve"> </w:t>
      </w:r>
      <w:r w:rsidRPr="008A317F">
        <w:rPr>
          <w:i/>
          <w:iCs/>
        </w:rPr>
        <w:t>Average</w:t>
      </w:r>
      <w:r w:rsidRPr="00324754">
        <w:t xml:space="preserve"> </w:t>
      </w:r>
      <w:r w:rsidRPr="008A317F">
        <w:rPr>
          <w:i/>
          <w:iCs/>
        </w:rPr>
        <w:t>Precision</w:t>
      </w:r>
      <w:r w:rsidRPr="00324754">
        <w:t xml:space="preserve"> atau mAP digunakan untuk mengukur performa deteksi secara keseluruhan dengan mempertimbangkan precision dan recall pada berbagai ambang IoU.</w:t>
      </w:r>
    </w:p>
    <w:p w14:paraId="047C0F69" w14:textId="14FD9512" w:rsidR="00C42B7B" w:rsidRPr="00E00CA8" w:rsidRDefault="00C42B7B" w:rsidP="00AD232A">
      <w:pPr>
        <w:ind w:left="720"/>
      </w:pPr>
      <w:r w:rsidRPr="00C42B7B">
        <w:t xml:space="preserve">Dalam penelitian ini, metrik evaluasi yang digunakan meliputi </w:t>
      </w:r>
      <w:r w:rsidRPr="00716B87">
        <w:rPr>
          <w:i/>
          <w:iCs/>
        </w:rPr>
        <w:t>precision</w:t>
      </w:r>
      <w:r w:rsidRPr="00C42B7B">
        <w:t xml:space="preserve">, </w:t>
      </w:r>
      <w:r w:rsidRPr="00716B87">
        <w:rPr>
          <w:i/>
          <w:iCs/>
        </w:rPr>
        <w:t>recall</w:t>
      </w:r>
      <w:r w:rsidRPr="00C42B7B">
        <w:t xml:space="preserve">, mAP@50, dan mAP@50-95. </w:t>
      </w:r>
      <w:r w:rsidRPr="00716B87">
        <w:rPr>
          <w:i/>
          <w:iCs/>
        </w:rPr>
        <w:t>Precision</w:t>
      </w:r>
      <w:r w:rsidRPr="00C42B7B">
        <w:t xml:space="preserve"> dan </w:t>
      </w:r>
      <w:r w:rsidRPr="00716B87">
        <w:rPr>
          <w:i/>
          <w:iCs/>
        </w:rPr>
        <w:t>recall</w:t>
      </w:r>
      <w:r w:rsidRPr="00C42B7B">
        <w:t xml:space="preserve"> digunakan untuk melihat kemampuan model dalam menghasilkan prediksi yang benar dan menemukan objek yang relevan. mAP@50 digunakan untuk menilai akurasi deteksi pada ambang IoU 0,50, sedangkan mAP@50-95 digunakan untuk menilai performa model secara lebih ketat pada berbagai ambang IoU. Selain metrik deteksi objek, sistem juga dievaluasi berdasarkan kemampuan mendeteksi empat jenis pelanggaran serta performa inferensi pada Raspberry Pi 5 dan Hailo-8L.</w:t>
      </w:r>
    </w:p>
    <w:p w14:paraId="5EB08910" w14:textId="4EAC701C" w:rsidR="005D28E1" w:rsidRDefault="005D28E1" w:rsidP="00E11E4A">
      <w:pPr>
        <w:ind w:left="0" w:firstLine="0"/>
      </w:pPr>
    </w:p>
    <w:p w14:paraId="4855CE85" w14:textId="77777777" w:rsidR="00F1046C" w:rsidRPr="003851C4" w:rsidRDefault="00F1046C" w:rsidP="00E11E4A">
      <w:pPr>
        <w:ind w:left="0" w:firstLine="0"/>
      </w:pPr>
    </w:p>
    <w:p w14:paraId="323E961A" w14:textId="5B0872CD" w:rsidR="001D5B5B" w:rsidRDefault="001D5B5B" w:rsidP="007D3474">
      <w:pPr>
        <w:pStyle w:val="Heading2"/>
        <w:numPr>
          <w:ilvl w:val="1"/>
          <w:numId w:val="6"/>
        </w:numPr>
        <w:rPr>
          <w:b/>
          <w:bCs/>
        </w:rPr>
      </w:pPr>
      <w:bookmarkStart w:id="151" w:name="_Toc233121261"/>
      <w:r w:rsidRPr="001D5B5B">
        <w:rPr>
          <w:b/>
          <w:bCs/>
        </w:rPr>
        <w:lastRenderedPageBreak/>
        <w:t>Studi Preseden</w:t>
      </w:r>
      <w:bookmarkEnd w:id="151"/>
    </w:p>
    <w:p w14:paraId="46979CF3" w14:textId="77777777" w:rsidR="00B33223" w:rsidRDefault="005D28E1" w:rsidP="00B33223">
      <w:pPr>
        <w:keepNext/>
      </w:pPr>
      <w:r>
        <w:drawing>
          <wp:inline distT="0" distB="0" distL="0" distR="0" wp14:anchorId="77E490FD" wp14:editId="169B32C6">
            <wp:extent cx="4857007" cy="4565037"/>
            <wp:effectExtent l="0" t="0" r="12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3835" cy="4571454"/>
                    </a:xfrm>
                    <a:prstGeom prst="rect">
                      <a:avLst/>
                    </a:prstGeom>
                    <a:noFill/>
                    <a:ln>
                      <a:noFill/>
                    </a:ln>
                  </pic:spPr>
                </pic:pic>
              </a:graphicData>
            </a:graphic>
          </wp:inline>
        </w:drawing>
      </w:r>
    </w:p>
    <w:p w14:paraId="6E290035" w14:textId="31348939" w:rsidR="000F7A80" w:rsidRDefault="00B33223" w:rsidP="00B33223">
      <w:pPr>
        <w:pStyle w:val="CaptionGambarBabIII"/>
      </w:pPr>
      <w:bookmarkStart w:id="152" w:name="_Toc233121119"/>
      <w:r>
        <w:t xml:space="preserve">Gambar 2. </w:t>
      </w:r>
      <w:r>
        <w:fldChar w:fldCharType="begin"/>
      </w:r>
      <w:r>
        <w:instrText xml:space="preserve"> SEQ Gambar_2. \* ARABIC </w:instrText>
      </w:r>
      <w:r>
        <w:fldChar w:fldCharType="separate"/>
      </w:r>
      <w:r w:rsidR="004C1ED7">
        <w:t>1</w:t>
      </w:r>
      <w:r>
        <w:fldChar w:fldCharType="end"/>
      </w:r>
      <w:r w:rsidR="00D96FD4">
        <w:t>. Komponen Studi Preseden</w:t>
      </w:r>
      <w:bookmarkEnd w:id="152"/>
    </w:p>
    <w:p w14:paraId="15857A83" w14:textId="36150883" w:rsidR="00E11E4A" w:rsidRDefault="00E11E4A" w:rsidP="00C93422">
      <w:r>
        <w:t xml:space="preserve">Menurut penelitian J. Yu, Y. Huang, dan Y. He yang berjudul "Snooker video event detection using multimodal features", sistem yang dikembangkan bertujuan untuk mendeteksi dan memberi anotasi sembilan kejadian spesifik seperti nice </w:t>
      </w:r>
      <w:r w:rsidRPr="00450FF4">
        <w:t>shots</w:t>
      </w:r>
      <w:r>
        <w:t xml:space="preserve">, </w:t>
      </w:r>
      <w:r w:rsidRPr="00450FF4">
        <w:rPr>
          <w:i/>
          <w:iCs/>
        </w:rPr>
        <w:t>fouls</w:t>
      </w:r>
      <w:r>
        <w:t xml:space="preserve">, dan high breaks dalam pertandingan snooker. Metode yang digunakan meliputi </w:t>
      </w:r>
      <w:r w:rsidRPr="00450FF4">
        <w:rPr>
          <w:i/>
          <w:iCs/>
        </w:rPr>
        <w:t>Canny</w:t>
      </w:r>
      <w:r>
        <w:t xml:space="preserve"> </w:t>
      </w:r>
      <w:r w:rsidRPr="00450FF4">
        <w:rPr>
          <w:i/>
          <w:iCs/>
        </w:rPr>
        <w:t>edge</w:t>
      </w:r>
      <w:r>
        <w:t xml:space="preserve"> </w:t>
      </w:r>
      <w:r w:rsidRPr="00450FF4">
        <w:rPr>
          <w:i/>
          <w:iCs/>
        </w:rPr>
        <w:t>detection</w:t>
      </w:r>
      <w:r>
        <w:t xml:space="preserve">, OCR, dan Hidden Markov Model (HMM). Hasil pengujian menunjukkan bahwa deteksi kejadian frames, </w:t>
      </w:r>
      <w:r w:rsidRPr="00450FF4">
        <w:rPr>
          <w:i/>
          <w:iCs/>
        </w:rPr>
        <w:t>high</w:t>
      </w:r>
      <w:r>
        <w:t xml:space="preserve"> </w:t>
      </w:r>
      <w:r w:rsidRPr="00450FF4">
        <w:rPr>
          <w:i/>
          <w:iCs/>
        </w:rPr>
        <w:t>breaks</w:t>
      </w:r>
      <w:r>
        <w:t xml:space="preserve">, </w:t>
      </w:r>
      <w:r w:rsidRPr="00450FF4">
        <w:rPr>
          <w:i/>
          <w:iCs/>
        </w:rPr>
        <w:t>defensive</w:t>
      </w:r>
      <w:r>
        <w:t xml:space="preserve"> </w:t>
      </w:r>
      <w:r w:rsidRPr="00450FF4">
        <w:rPr>
          <w:i/>
          <w:iCs/>
        </w:rPr>
        <w:t>counterattacks</w:t>
      </w:r>
      <w:r>
        <w:t xml:space="preserve">, dan </w:t>
      </w:r>
      <w:r w:rsidRPr="00450FF4">
        <w:rPr>
          <w:i/>
          <w:iCs/>
        </w:rPr>
        <w:t>fouls</w:t>
      </w:r>
      <w:r>
        <w:t xml:space="preserve"> berhasil mencapai akurasi 100 persen, sedangkan nice shots mendapatkan akurasi 93.96 persen. Namun, performa deteksi untuk faults dan kejadian lucu terbukti masih buruk dalam sistem ini.</w:t>
      </w:r>
    </w:p>
    <w:p w14:paraId="37F7D81C" w14:textId="5FF4569D" w:rsidR="00E11E4A" w:rsidRDefault="00E11E4A" w:rsidP="00C93422">
      <w:r>
        <w:t xml:space="preserve">Menurut penelitian A. Zheng dan W. Q. Yan yang berjudul "Attention-Pool: 9-Ball Game Video Analytics with Object Attention and Temporal Context Gated Attention", fokus penelitian adalah mendeteksi clear shot, identifikasi kondisi kemenangan, dan perhitungan bola yang masuk ke pocket. Metode yang diterapkan menggunakan arsitektur TCGA-Pool dengan Temporal Context Gated Attention (TCGA) dan Frame Encoder berbasis backbone ResNet-50 yang dilatih pada dataset 58.078 frame video 9-ball pool. Hasil pengujian menunjukkan tingkat akurasi sebesar 87.4 persen untuk deteksi clear shot, 94.8 persen untuk identifikasi kondisi kemenangan, dan 82.1 persen untuk penghitungan </w:t>
      </w:r>
      <w:r>
        <w:lastRenderedPageBreak/>
        <w:t>bola yang masuk. Selain itu, model ini terbukti efisien karena hanya menggunakan 27,3 juta parameter dan 13,9 G FLOPS.</w:t>
      </w:r>
    </w:p>
    <w:p w14:paraId="0A28CF02" w14:textId="3BABBAC0" w:rsidR="00E11E4A" w:rsidRDefault="00E11E4A" w:rsidP="00C93422">
      <w:r>
        <w:t>Menurut penelitian W. K. Pan, D. Zhu, J. Wang, dan H. Zhu yang berjudul "Effective recognition design in 8-ball billiards vision systems for training purposes based on Xception network modified by improved Chaos African Vulture Optimizer", penelitian ini bertujuan mendeteksi objek dan melakukan pattern recognition untuk membedakan bola solid dengan bola stripe. Metode yang digunakan terdiri dari Improved Chaos African Vulture Optimizer (ICAVO), color space transformation, dan thresholding. Proses pengujian model dilakukan pada dataset yang berisi 100 gambar. Berdasarkan hasil eksperimen, sistem ini berhasil mencapai tingkat akurasi yang sangat tinggi yaitu 98.65 persen untuk pengenalan bola solid dan 98.927 persen untuk bola stripe.</w:t>
      </w:r>
    </w:p>
    <w:p w14:paraId="6B5744C8" w14:textId="462818F0" w:rsidR="00E11E4A" w:rsidRDefault="00E11E4A" w:rsidP="00C93422">
      <w:r>
        <w:t>Menurut penelitian Y. Tian yang berjudul "A Multimodal Intelligent Assessment Method and Solution for Enhancing Billiard Skills", tujuan utama proyek ini adalah mengembangkan metode evaluasi cerdas berbasis data multimodal yang menilai aspek akurasi pukulan dan kontrol bola, serta membuat program pelatihan yang bersifat personalized. Metode yang diajukan diimplementasikan melalui pembuatan arsitektur transformer baru yang dapat menangani data multimodal dengan lebih baik. Hasil pengujian menunjukkan bahwa kelompok eksperimen mengalami peningkatan signifikan dibandingkan kelompok kontrol dengan latihan tradisional. Secara spesifik, kelompok eksperimen unggul dalam akurasi pukulan sebesar 85 persen berbanding 78 persen, pengurangan kesalahan kontrol sebesar 5.8 persen berbanding 8.9 persen, serta pengambilan keputusan sebesar 83 persen berbanding 74 persen.</w:t>
      </w:r>
    </w:p>
    <w:p w14:paraId="47FF6BF3" w14:textId="0B518A14" w:rsidR="00E11E4A" w:rsidRDefault="00E11E4A" w:rsidP="00C93422">
      <w:r>
        <w:t>Menurut penelitian M. Buric, M. Pobar, dan M. Ivasic-Kos yang berjudul "Ball detection using YOLO and mask R-CNN", penelitian ini membandingkan kinerja YOLO dengan mask R-CNN dalam hal deteksi objek bola non-biliar. Metode yang dijalankan melibatkan proses pelatihan arsitektur R-CNN dan YOLOv2, khususnya varian tiny-YOLO. Hasil perbandingan menunjukkan bahwa model YOLOv2 memiliki kecepatan inferensi yang hampir 20 kali lebih cepat dibandingkan dengan R-CNN. Selain itu, terdapat peningkatan F1-score pada YOLOv2 dan R-CNN dari kisaran 6 hingga 34 persen berbanding 8 hingga 18 persen, serta peningkatan recall yang berdampak pada penurunan nilai precision.</w:t>
      </w:r>
    </w:p>
    <w:p w14:paraId="2CDD21D8" w14:textId="77777777" w:rsidR="00E11E4A" w:rsidRDefault="00E11E4A" w:rsidP="00E11E4A">
      <w:r>
        <w:t xml:space="preserve">Menurut penelitian J. K. Park dan J. Park yang berjudul "Intelligent Carom Billiards Assistive System for automatic solution path generation and actual path prediction with principal component analysis-based ball motion detection", proyek ini bertujuan mengembangkan Intelligent Carom Billiards Assistive System (ICBAS) sebagai sistem bantu pemain pemula carom billiards agar dapat melihat jalur solusi cue ball dan jalur solusi pukulan secara otomatis. Metode computer vision ini memanfaatkan kamera monokular untuk mendeteksi meja, posisi bola, dan cue stick menggunakan HSV thresholding, contour extraction, circle Hough transform, homography, dan principal component analysis untuk mendeteksi pergerakan bola. Hasil penelitian menunjukkan bahwa sistem bantu tersebut mampu mendeteksi posisi dan gerakan bola secara tepat. Sistem ini juga berhasil </w:t>
      </w:r>
      <w:r>
        <w:lastRenderedPageBreak/>
        <w:t>menghitung jalur solusi permainan dan memproyeksikan jalur prediksi secara langsung ke atas meja biliar.</w:t>
      </w:r>
    </w:p>
    <w:p w14:paraId="3A6829C5" w14:textId="77777777" w:rsidR="00E11E4A" w:rsidRDefault="00E11E4A" w:rsidP="00E11E4A">
      <w:pPr>
        <w:ind w:left="0" w:firstLine="0"/>
      </w:pPr>
    </w:p>
    <w:p w14:paraId="49173D49" w14:textId="77777777" w:rsidR="00E11E4A" w:rsidRDefault="00E11E4A" w:rsidP="00E11E4A">
      <w:r>
        <w:t>Menurut penelitian Z. Zhang, W. Zhang, dan W. Chen yang berjudul "Design of Intelligent Assistant System for Billiards Hit Training", sistem ini dirancang untuk menjadi alat bantu latihan pukul biliar bagi para pemain pemula. Tujuan utama sistem adalah mendeteksi posisi bag, bola biliar, dan white ball, lalu memberikan saran arah dan kekuatan yang dibutuhkan pukulan agar bola dapat masuk dengan lebih mudah. Metode yang diterapkan meliputi bimodal gray histogram threshold, sobel edge detection, hough transform, serta normalized RGB untuk memisahkan bola dari background, ditambah persamaan kinetik untuk memberikan saran pukulan dan simulasi jalur bola. Hasil penelitian menunjukkan bahwa metode pengenalan objek dan simulasi jalur dapat berjalan dengan baik untuk membantu latihan biliar, meskipun data hasil tidak mengandung nilai numerik seperti akurasi atau persentase keberhasilan.</w:t>
      </w:r>
    </w:p>
    <w:p w14:paraId="1B9707BE" w14:textId="77777777" w:rsidR="00E11E4A" w:rsidRDefault="00E11E4A" w:rsidP="00E11E4A">
      <w:pPr>
        <w:ind w:left="0" w:firstLine="0"/>
      </w:pPr>
    </w:p>
    <w:p w14:paraId="15BA3D3D" w14:textId="20A33429" w:rsidR="00EF364D" w:rsidRDefault="00E11E4A" w:rsidP="00E11E4A">
      <w:r>
        <w:t>Menurut penelitian I. Silva, R. Chavez, J. L. Castillo-Sequera, dan L. Wong yang berjudul "System for Table Run Strategy in Peruvian Billiards with Real-Time Oject Detection using YOLOv8n", sistem bernama Billiard Sense dikembangkan untuk membantu pemain biliar menentukan strategi table run atau closing the table. Sistem ini memberikan rekomendasi pukulan dan posisi cue ball berikutnya agar pemain dapat memasukkan beberapa bola secara berurutan dalam satu giliran. Metode yang digunakan adalah deteksi objek real-time menggunakan YOLOv8n untuk mendeteksi bola, cue ball, dan cue stick dengan bantuan GoPro Hero 10 sebagai kamera, OpenCV untuk pengolahan gambar, serta algoritma shot suggestion dan shot prediction. Ketika sistem diuji pada 24 pemain, performanya mampu menurunkan jumlah rata-rata pukulan menjadi 22 dibanding pukulan rata-rata pemain profesional yaitu 47, dengan tingkat penerimaan rekomendasi pukulan mencapai 100 persen untuk pemula, 95.1 persen untuk pemain menengah, dan 95.6 persen untuk pemain profesional.</w:t>
      </w:r>
    </w:p>
    <w:p w14:paraId="271D0ECC" w14:textId="3B924A24" w:rsidR="00C00163" w:rsidRPr="00B910F3" w:rsidRDefault="00C00163" w:rsidP="00AD15BA">
      <w:pPr>
        <w:spacing w:line="259" w:lineRule="auto"/>
        <w:ind w:left="0" w:firstLine="0"/>
        <w:jc w:val="left"/>
      </w:pPr>
      <w:r>
        <w:br w:type="page"/>
      </w:r>
    </w:p>
    <w:p w14:paraId="3336BF6D" w14:textId="2D384200" w:rsidR="00360C42" w:rsidRDefault="00637B1C" w:rsidP="00637B1C">
      <w:pPr>
        <w:pStyle w:val="Heading1"/>
      </w:pPr>
      <w:bookmarkStart w:id="153" w:name="_Toc233121262"/>
      <w:r>
        <w:lastRenderedPageBreak/>
        <w:t>BAB III</w:t>
      </w:r>
      <w:r>
        <w:br/>
        <w:t>METODOLOGI PENELITIAN</w:t>
      </w:r>
      <w:bookmarkEnd w:id="153"/>
    </w:p>
    <w:p w14:paraId="468069B4" w14:textId="77777777" w:rsidR="00637B1C" w:rsidRPr="00637B1C" w:rsidRDefault="00637B1C" w:rsidP="007D3474">
      <w:pPr>
        <w:pStyle w:val="ListParagraph"/>
        <w:numPr>
          <w:ilvl w:val="0"/>
          <w:numId w:val="2"/>
        </w:numPr>
        <w:outlineLvl w:val="1"/>
        <w:rPr>
          <w:vanish/>
        </w:rPr>
      </w:pPr>
      <w:bookmarkStart w:id="154" w:name="_Toc213269886"/>
      <w:bookmarkStart w:id="155" w:name="_Toc213276459"/>
      <w:bookmarkStart w:id="156" w:name="_Toc216805810"/>
      <w:bookmarkStart w:id="157" w:name="_Toc216907717"/>
      <w:bookmarkStart w:id="158" w:name="_Toc232707654"/>
      <w:bookmarkStart w:id="159" w:name="_Toc232814135"/>
      <w:bookmarkStart w:id="160" w:name="_Toc232816531"/>
      <w:bookmarkStart w:id="161" w:name="_Toc232819280"/>
      <w:bookmarkStart w:id="162" w:name="_Toc233063723"/>
      <w:bookmarkStart w:id="163" w:name="_Toc233090282"/>
      <w:bookmarkStart w:id="164" w:name="_Toc233121263"/>
      <w:bookmarkEnd w:id="154"/>
      <w:bookmarkEnd w:id="155"/>
      <w:bookmarkEnd w:id="156"/>
      <w:bookmarkEnd w:id="157"/>
      <w:bookmarkEnd w:id="158"/>
      <w:bookmarkEnd w:id="159"/>
      <w:bookmarkEnd w:id="160"/>
      <w:bookmarkEnd w:id="161"/>
      <w:bookmarkEnd w:id="162"/>
      <w:bookmarkEnd w:id="163"/>
      <w:bookmarkEnd w:id="164"/>
    </w:p>
    <w:p w14:paraId="6248CB12" w14:textId="538C4E2E" w:rsidR="00637B1C" w:rsidRDefault="00637B1C" w:rsidP="00637B1C">
      <w:pPr>
        <w:pStyle w:val="Heading2"/>
        <w:rPr>
          <w:b/>
          <w:bCs/>
        </w:rPr>
      </w:pPr>
      <w:bookmarkStart w:id="165" w:name="_Toc233121264"/>
      <w:r w:rsidRPr="00D024B3">
        <w:rPr>
          <w:b/>
          <w:bCs/>
        </w:rPr>
        <w:t>Gambaran Umum Objek Penelitian</w:t>
      </w:r>
      <w:bookmarkEnd w:id="165"/>
    </w:p>
    <w:p w14:paraId="48A00D82" w14:textId="18738B49" w:rsidR="00AC545E" w:rsidRDefault="00AC545E" w:rsidP="00AC545E">
      <w:pPr>
        <w:pStyle w:val="Heading3"/>
      </w:pPr>
      <w:bookmarkStart w:id="166" w:name="_Toc233121265"/>
      <w:r>
        <w:t>Objek Penelitian</w:t>
      </w:r>
      <w:bookmarkEnd w:id="166"/>
    </w:p>
    <w:p w14:paraId="23B33EB9" w14:textId="4347393E" w:rsidR="00AC545E" w:rsidRDefault="00D257B6" w:rsidP="00D257B6">
      <w:pPr>
        <w:ind w:left="720"/>
      </w:pPr>
      <w:r>
        <w:t>Objek dalam penelitian ini adalah sistem deteksi pelanggaran pada permainan 9-</w:t>
      </w:r>
      <w:r w:rsidRPr="00283789">
        <w:rPr>
          <w:i/>
          <w:iCs/>
        </w:rPr>
        <w:t>ball</w:t>
      </w:r>
      <w:r>
        <w:t xml:space="preserve"> </w:t>
      </w:r>
      <w:r w:rsidRPr="00283789">
        <w:rPr>
          <w:i/>
          <w:iCs/>
        </w:rPr>
        <w:t>pool</w:t>
      </w:r>
      <w:r>
        <w:t xml:space="preserve"> berbasis visi komputer. Sistem ini dikembangkan untuk mengenali objek-objek penting dalam permainan, seperti </w:t>
      </w:r>
      <w:r>
        <w:rPr>
          <w:i/>
          <w:iCs/>
        </w:rPr>
        <w:t>cue ball</w:t>
      </w:r>
      <w:r>
        <w:t>, bola bernomor, cue, pocket, rail, dan area permainan. Informasi visual dari objek-objek tersebut kemudian digunakan sebagai dasar untuk menentukan apakah suatu kejadian dalam permainan termasuk sebuah pelanggaran atau tidak.</w:t>
      </w:r>
    </w:p>
    <w:p w14:paraId="1E6BD146" w14:textId="03CC983E" w:rsidR="00D257B6" w:rsidRDefault="00D257B6" w:rsidP="00D257B6">
      <w:pPr>
        <w:ind w:left="720"/>
      </w:pPr>
      <w:r>
        <w:t xml:space="preserve">Penelitian ini tidak mencakup seluruh jenis pelanggaran dalam aturan resmi 9-ball. Pelanggaran yang menjadi fokus penelitian dibatasi pada empat jenis, </w:t>
      </w:r>
      <w:r w:rsidRPr="00D257B6">
        <w:t xml:space="preserve">yaitu </w:t>
      </w:r>
      <w:r w:rsidRPr="00C86E7F">
        <w:rPr>
          <w:i/>
          <w:iCs/>
        </w:rPr>
        <w:t>cue ball scratch</w:t>
      </w:r>
      <w:r w:rsidRPr="00D257B6">
        <w:t xml:space="preserve">, </w:t>
      </w:r>
      <w:r w:rsidR="007F2612">
        <w:rPr>
          <w:i/>
          <w:iCs/>
        </w:rPr>
        <w:t>no legal hit</w:t>
      </w:r>
      <w:r w:rsidRPr="007B3123">
        <w:rPr>
          <w:i/>
          <w:iCs/>
        </w:rPr>
        <w:t>t</w:t>
      </w:r>
      <w:r w:rsidRPr="00D257B6">
        <w:t xml:space="preserve">, </w:t>
      </w:r>
      <w:r w:rsidRPr="007B3123">
        <w:rPr>
          <w:i/>
          <w:iCs/>
        </w:rPr>
        <w:t>cue ball off field</w:t>
      </w:r>
      <w:r w:rsidRPr="00D257B6">
        <w:t xml:space="preserve">, dan </w:t>
      </w:r>
      <w:r w:rsidRPr="007B3123">
        <w:rPr>
          <w:i/>
          <w:iCs/>
        </w:rPr>
        <w:t>no rail contact on shot</w:t>
      </w:r>
      <w:r w:rsidR="007B3123">
        <w:t>.</w:t>
      </w:r>
      <w:r w:rsidR="00B30BAA">
        <w:t xml:space="preserve"> Pembatasan ini dilakukan karena keempat jenis pelanggaran tersebut masih dapat dianalisis melalui informasi visual </w:t>
      </w:r>
      <w:r w:rsidR="00C13D3F">
        <w:t>seperti</w:t>
      </w:r>
      <w:r w:rsidR="00B30BAA">
        <w:t xml:space="preserve"> posisi objek, perubahan posisi objek, interaksi antar objek, dan keberadaan objek dalam area permainan.</w:t>
      </w:r>
    </w:p>
    <w:p w14:paraId="1209AA2A" w14:textId="0E2F4A09" w:rsidR="000F43DA" w:rsidRDefault="00846AE9" w:rsidP="00846AE9">
      <w:pPr>
        <w:pStyle w:val="Heading3"/>
      </w:pPr>
      <w:bookmarkStart w:id="167" w:name="_Toc233121266"/>
      <w:r>
        <w:t>Perangkat dan Bahan Penelitian</w:t>
      </w:r>
      <w:bookmarkEnd w:id="167"/>
    </w:p>
    <w:p w14:paraId="4737FF3B" w14:textId="09D7B7E3" w:rsidR="00846AE9" w:rsidRDefault="00846AE9" w:rsidP="00846AE9">
      <w:pPr>
        <w:ind w:left="720"/>
      </w:pPr>
      <w:r w:rsidRPr="00846AE9">
        <w:t>Penelitian ini menggunakan beberapa perangkat keras, perangkat lunak, dan bahan pendukung untuk membangun sistem deteksi pelanggaran 9-</w:t>
      </w:r>
      <w:r w:rsidRPr="00283789">
        <w:rPr>
          <w:i/>
          <w:iCs/>
        </w:rPr>
        <w:t>ball</w:t>
      </w:r>
      <w:r w:rsidRPr="00846AE9">
        <w:t xml:space="preserve"> </w:t>
      </w:r>
      <w:r w:rsidRPr="00283789">
        <w:rPr>
          <w:i/>
          <w:iCs/>
        </w:rPr>
        <w:t>pool</w:t>
      </w:r>
    </w:p>
    <w:p w14:paraId="33B63736" w14:textId="162BEF38" w:rsidR="00846AE9" w:rsidRDefault="008B0DC4" w:rsidP="007D3474">
      <w:pPr>
        <w:pStyle w:val="ListParagraph"/>
        <w:numPr>
          <w:ilvl w:val="3"/>
          <w:numId w:val="2"/>
        </w:numPr>
        <w:ind w:left="1440"/>
      </w:pPr>
      <w:r>
        <w:t>Perangkat Keras</w:t>
      </w:r>
    </w:p>
    <w:p w14:paraId="2E8507BE" w14:textId="46831633" w:rsidR="008B0DC4" w:rsidRDefault="008B0DC4" w:rsidP="007D3474">
      <w:pPr>
        <w:pStyle w:val="ListParagraph"/>
        <w:numPr>
          <w:ilvl w:val="0"/>
          <w:numId w:val="8"/>
        </w:numPr>
      </w:pPr>
      <w:r>
        <w:t>Raspberry Pi 5</w:t>
      </w:r>
    </w:p>
    <w:p w14:paraId="2DF774BA" w14:textId="2FFD20B2" w:rsidR="008B0DC4" w:rsidRDefault="008B0DC4" w:rsidP="007D3474">
      <w:pPr>
        <w:pStyle w:val="ListParagraph"/>
        <w:numPr>
          <w:ilvl w:val="0"/>
          <w:numId w:val="8"/>
        </w:numPr>
      </w:pPr>
      <w:r>
        <w:rPr>
          <w:rFonts w:hint="eastAsia"/>
          <w:lang w:eastAsia="ja-JP"/>
        </w:rPr>
        <w:t>H</w:t>
      </w:r>
      <w:r>
        <w:rPr>
          <w:lang w:eastAsia="ja-JP"/>
        </w:rPr>
        <w:t>ailo-8L AI Accelerator</w:t>
      </w:r>
    </w:p>
    <w:p w14:paraId="56B8A295" w14:textId="3CFCD0D7" w:rsidR="008B0DC4" w:rsidRDefault="008B0DC4" w:rsidP="007D3474">
      <w:pPr>
        <w:pStyle w:val="ListParagraph"/>
        <w:numPr>
          <w:ilvl w:val="0"/>
          <w:numId w:val="8"/>
        </w:numPr>
      </w:pPr>
      <w:r>
        <w:rPr>
          <w:lang w:eastAsia="ja-JP"/>
        </w:rPr>
        <w:t>Webcam Logitech C922 Pro Stream</w:t>
      </w:r>
    </w:p>
    <w:p w14:paraId="49E4AA7C" w14:textId="083D6468" w:rsidR="008B0DC4" w:rsidRDefault="008B0DC4" w:rsidP="007D3474">
      <w:pPr>
        <w:pStyle w:val="ListParagraph"/>
        <w:numPr>
          <w:ilvl w:val="0"/>
          <w:numId w:val="8"/>
        </w:numPr>
      </w:pPr>
      <w:r>
        <w:rPr>
          <w:lang w:eastAsia="ja-JP"/>
        </w:rPr>
        <w:t>Laptop Axioo RTX 4060</w:t>
      </w:r>
    </w:p>
    <w:p w14:paraId="36418DBF" w14:textId="70847F4F" w:rsidR="008B0DC4" w:rsidRDefault="008B0DC4" w:rsidP="007D3474">
      <w:pPr>
        <w:pStyle w:val="ListParagraph"/>
        <w:numPr>
          <w:ilvl w:val="0"/>
          <w:numId w:val="8"/>
        </w:numPr>
      </w:pPr>
      <w:r>
        <w:rPr>
          <w:lang w:eastAsia="ja-JP"/>
        </w:rPr>
        <w:t>Meja biliar mainan</w:t>
      </w:r>
    </w:p>
    <w:p w14:paraId="2614E48D" w14:textId="6F18A732" w:rsidR="008B0DC4" w:rsidRDefault="008B0DC4" w:rsidP="007D3474">
      <w:pPr>
        <w:pStyle w:val="ListParagraph"/>
        <w:numPr>
          <w:ilvl w:val="0"/>
          <w:numId w:val="8"/>
        </w:numPr>
      </w:pPr>
      <w:r>
        <w:rPr>
          <w:lang w:eastAsia="ja-JP"/>
        </w:rPr>
        <w:t>Bola biliar</w:t>
      </w:r>
    </w:p>
    <w:p w14:paraId="1FD3265F" w14:textId="568129B9" w:rsidR="008B0DC4" w:rsidRDefault="008B0DC4" w:rsidP="007D3474">
      <w:pPr>
        <w:pStyle w:val="ListParagraph"/>
        <w:numPr>
          <w:ilvl w:val="0"/>
          <w:numId w:val="8"/>
        </w:numPr>
      </w:pPr>
      <w:r>
        <w:rPr>
          <w:lang w:eastAsia="ja-JP"/>
        </w:rPr>
        <w:t>Tripod/holder kamera</w:t>
      </w:r>
    </w:p>
    <w:p w14:paraId="342A7BCB" w14:textId="77777777" w:rsidR="008B0DC4" w:rsidRDefault="008B0DC4" w:rsidP="008B0DC4">
      <w:pPr>
        <w:pStyle w:val="ListParagraph"/>
        <w:ind w:left="2160" w:firstLine="0"/>
      </w:pPr>
    </w:p>
    <w:p w14:paraId="2E47918E" w14:textId="5CDBEF90" w:rsidR="008B0DC4" w:rsidRDefault="008B0DC4" w:rsidP="007D3474">
      <w:pPr>
        <w:pStyle w:val="ListParagraph"/>
        <w:numPr>
          <w:ilvl w:val="3"/>
          <w:numId w:val="2"/>
        </w:numPr>
        <w:ind w:left="1440"/>
      </w:pPr>
      <w:r>
        <w:t>Perangkat Lunak</w:t>
      </w:r>
    </w:p>
    <w:p w14:paraId="7C8258D3" w14:textId="4A9C179C" w:rsidR="008B0DC4" w:rsidRDefault="007143C7" w:rsidP="007D3474">
      <w:pPr>
        <w:pStyle w:val="ListParagraph"/>
        <w:numPr>
          <w:ilvl w:val="0"/>
          <w:numId w:val="8"/>
        </w:numPr>
      </w:pPr>
      <w:r>
        <w:t>Python</w:t>
      </w:r>
    </w:p>
    <w:p w14:paraId="6142924A" w14:textId="30C3081B" w:rsidR="007143C7" w:rsidRDefault="007143C7" w:rsidP="007D3474">
      <w:pPr>
        <w:pStyle w:val="ListParagraph"/>
        <w:numPr>
          <w:ilvl w:val="0"/>
          <w:numId w:val="8"/>
        </w:numPr>
      </w:pPr>
      <w:r>
        <w:t>Roboflow</w:t>
      </w:r>
    </w:p>
    <w:p w14:paraId="451AC375" w14:textId="62EDF9C1" w:rsidR="007143C7" w:rsidRDefault="007143C7" w:rsidP="007D3474">
      <w:pPr>
        <w:pStyle w:val="ListParagraph"/>
        <w:numPr>
          <w:ilvl w:val="0"/>
          <w:numId w:val="8"/>
        </w:numPr>
      </w:pPr>
      <w:r>
        <w:t>Ultralytics YOLO</w:t>
      </w:r>
    </w:p>
    <w:p w14:paraId="5E934272" w14:textId="6B54DBBB" w:rsidR="007143C7" w:rsidRDefault="007143C7" w:rsidP="007D3474">
      <w:pPr>
        <w:pStyle w:val="ListParagraph"/>
        <w:numPr>
          <w:ilvl w:val="0"/>
          <w:numId w:val="8"/>
        </w:numPr>
      </w:pPr>
      <w:r>
        <w:t>OpenCV</w:t>
      </w:r>
    </w:p>
    <w:p w14:paraId="317E7BA9" w14:textId="44C34BE7" w:rsidR="007143C7" w:rsidRDefault="007143C7" w:rsidP="007D3474">
      <w:pPr>
        <w:pStyle w:val="ListParagraph"/>
        <w:numPr>
          <w:ilvl w:val="0"/>
          <w:numId w:val="8"/>
        </w:numPr>
      </w:pPr>
      <w:r>
        <w:t>Hailo Dataflow Compiler/ HailoRT</w:t>
      </w:r>
    </w:p>
    <w:p w14:paraId="117BE993" w14:textId="53091305" w:rsidR="007143C7" w:rsidRDefault="007143C7" w:rsidP="007D3474">
      <w:pPr>
        <w:pStyle w:val="ListParagraph"/>
        <w:numPr>
          <w:ilvl w:val="0"/>
          <w:numId w:val="8"/>
        </w:numPr>
      </w:pPr>
      <w:r>
        <w:t>VLC media player</w:t>
      </w:r>
    </w:p>
    <w:p w14:paraId="1E2B969D" w14:textId="77777777" w:rsidR="007143C7" w:rsidRDefault="007143C7" w:rsidP="007143C7">
      <w:pPr>
        <w:pStyle w:val="ListParagraph"/>
        <w:ind w:left="2160" w:firstLine="0"/>
      </w:pPr>
    </w:p>
    <w:p w14:paraId="6D517742" w14:textId="1A59CA4B" w:rsidR="008B0DC4" w:rsidRDefault="008B0DC4" w:rsidP="007D3474">
      <w:pPr>
        <w:pStyle w:val="ListParagraph"/>
        <w:numPr>
          <w:ilvl w:val="3"/>
          <w:numId w:val="2"/>
        </w:numPr>
        <w:ind w:left="1440"/>
      </w:pPr>
      <w:r>
        <w:t>Bahan/data Penelitian</w:t>
      </w:r>
    </w:p>
    <w:p w14:paraId="01B26EF9" w14:textId="7F4A07FA" w:rsidR="007143C7" w:rsidRDefault="007143C7" w:rsidP="007D3474">
      <w:pPr>
        <w:pStyle w:val="ListParagraph"/>
        <w:numPr>
          <w:ilvl w:val="0"/>
          <w:numId w:val="8"/>
        </w:numPr>
      </w:pPr>
      <w:r>
        <w:t>Video publik dari YouTube</w:t>
      </w:r>
    </w:p>
    <w:p w14:paraId="5620FC54" w14:textId="4EA58914" w:rsidR="007143C7" w:rsidRDefault="007143C7" w:rsidP="007D3474">
      <w:pPr>
        <w:pStyle w:val="ListParagraph"/>
        <w:numPr>
          <w:ilvl w:val="0"/>
          <w:numId w:val="8"/>
        </w:numPr>
      </w:pPr>
      <w:r>
        <w:t>Video pribadi dari meja biliar mainan</w:t>
      </w:r>
    </w:p>
    <w:p w14:paraId="3F88AB71" w14:textId="586E6AAD" w:rsidR="007143C7" w:rsidRDefault="007143C7" w:rsidP="007D3474">
      <w:pPr>
        <w:pStyle w:val="ListParagraph"/>
        <w:numPr>
          <w:ilvl w:val="0"/>
          <w:numId w:val="8"/>
        </w:numPr>
      </w:pPr>
      <w:r>
        <w:lastRenderedPageBreak/>
        <w:t>Dataset anotasi YOLO</w:t>
      </w:r>
    </w:p>
    <w:p w14:paraId="1EFF5B0C" w14:textId="6E819EC0" w:rsidR="007143C7" w:rsidRDefault="007143C7" w:rsidP="007D3474">
      <w:pPr>
        <w:pStyle w:val="ListParagraph"/>
        <w:numPr>
          <w:ilvl w:val="0"/>
          <w:numId w:val="8"/>
        </w:numPr>
      </w:pPr>
      <w:r>
        <w:t>Model .pt dan .hef</w:t>
      </w:r>
    </w:p>
    <w:p w14:paraId="51225177" w14:textId="77777777" w:rsidR="00A140FC" w:rsidRPr="008B0DC4" w:rsidRDefault="00A140FC" w:rsidP="00A140FC">
      <w:pPr>
        <w:pStyle w:val="ListParagraph"/>
        <w:ind w:left="2160" w:firstLine="0"/>
      </w:pPr>
    </w:p>
    <w:p w14:paraId="649C80D0" w14:textId="72C91381" w:rsidR="000F43DA" w:rsidRDefault="000F43DA" w:rsidP="000F43DA">
      <w:pPr>
        <w:pStyle w:val="Heading3"/>
      </w:pPr>
      <w:bookmarkStart w:id="168" w:name="_Toc233121267"/>
      <w:r>
        <w:t>Gambaran Umum Alur Penelitian</w:t>
      </w:r>
      <w:bookmarkEnd w:id="168"/>
    </w:p>
    <w:p w14:paraId="4F43CD77" w14:textId="77777777" w:rsidR="00064F0F" w:rsidRDefault="00064F0F" w:rsidP="00064F0F">
      <w:pPr>
        <w:ind w:left="720"/>
      </w:pPr>
      <w:r w:rsidRPr="00064F0F">
        <w:t xml:space="preserve">Secara umum, penelitian ini terdiri dari beberapa tahapan utama, yaitu persiapan data, pengolahan dataset, pelatihan model deteksi objek, pengembangan logika deteksi pelanggaran, konversi model ke </w:t>
      </w:r>
      <w:r w:rsidRPr="00283789">
        <w:rPr>
          <w:i/>
          <w:iCs/>
        </w:rPr>
        <w:t>format</w:t>
      </w:r>
      <w:r w:rsidRPr="00064F0F">
        <w:t xml:space="preserve"> Hailo Executable Format atau .hef, dan evaluasi sistem pada perangkat </w:t>
      </w:r>
      <w:r w:rsidRPr="00283789">
        <w:rPr>
          <w:i/>
          <w:iCs/>
        </w:rPr>
        <w:t>edge</w:t>
      </w:r>
      <w:r w:rsidRPr="00064F0F">
        <w:t>. Tahapan tersebut disusun agar sistem tidak hanya mampu mendeteksi objek, tetapi juga mampu menggunakan hasil deteksi objek untuk mengambil keputusan pelanggaran.</w:t>
      </w:r>
    </w:p>
    <w:p w14:paraId="26FE3519" w14:textId="772E23DF" w:rsidR="000F43DA" w:rsidRDefault="00064F0F" w:rsidP="00064F0F">
      <w:pPr>
        <w:ind w:left="720"/>
      </w:pPr>
      <w:r w:rsidRPr="00064F0F">
        <w:t>Gambar 3.1.1 menunjukkan alur umum metodologi penelitian. Alur penelitian dimulai dari pengumpulan video permainan 9-</w:t>
      </w:r>
      <w:r w:rsidRPr="00283789">
        <w:rPr>
          <w:i/>
          <w:iCs/>
        </w:rPr>
        <w:t>ball</w:t>
      </w:r>
      <w:r w:rsidRPr="00064F0F">
        <w:t xml:space="preserve">, baik dari video publik maupun hasil perekaman pribadi. Video tersebut kemudian dipecah menjadi </w:t>
      </w:r>
      <w:r w:rsidRPr="00064F0F">
        <w:rPr>
          <w:i/>
          <w:iCs/>
        </w:rPr>
        <w:t>frame</w:t>
      </w:r>
      <w:r w:rsidRPr="00064F0F">
        <w:t>-</w:t>
      </w:r>
      <w:r w:rsidRPr="00064F0F">
        <w:rPr>
          <w:i/>
          <w:iCs/>
        </w:rPr>
        <w:t>frame</w:t>
      </w:r>
      <w:r w:rsidRPr="00064F0F">
        <w:t xml:space="preserve"> gambar individual. </w:t>
      </w:r>
      <w:r w:rsidRPr="00064F0F">
        <w:rPr>
          <w:i/>
          <w:iCs/>
        </w:rPr>
        <w:t>Frame</w:t>
      </w:r>
      <w:r w:rsidRPr="00064F0F">
        <w:t xml:space="preserve"> yang telah dipilih kemudian dianotasi dengan </w:t>
      </w:r>
      <w:r w:rsidRPr="00283789">
        <w:rPr>
          <w:i/>
          <w:iCs/>
        </w:rPr>
        <w:t>bounding</w:t>
      </w:r>
      <w:r w:rsidRPr="00064F0F">
        <w:t xml:space="preserve"> </w:t>
      </w:r>
      <w:r w:rsidRPr="00283789">
        <w:rPr>
          <w:i/>
          <w:iCs/>
        </w:rPr>
        <w:t>box</w:t>
      </w:r>
      <w:r w:rsidRPr="00064F0F">
        <w:t xml:space="preserve"> untuk menandai objek-objek yang relevan. </w:t>
      </w:r>
      <w:r w:rsidRPr="00283789">
        <w:rPr>
          <w:i/>
          <w:iCs/>
        </w:rPr>
        <w:t>Dataset</w:t>
      </w:r>
      <w:r w:rsidRPr="00064F0F">
        <w:t xml:space="preserve"> yang telah dianotasi digunakan untuk melatih model YOLO, kemudian hasil model tersebut diterapkan dalam sistem deteksi pelanggaran berbasis aturan.</w:t>
      </w:r>
    </w:p>
    <w:p w14:paraId="40231374" w14:textId="77777777" w:rsidR="00064F0F" w:rsidRPr="000F43DA" w:rsidRDefault="00064F0F" w:rsidP="00064F0F">
      <w:pPr>
        <w:ind w:left="720"/>
      </w:pPr>
    </w:p>
    <w:p w14:paraId="0FA6DA9B" w14:textId="77777777" w:rsidR="008C5181" w:rsidRDefault="00104DC7" w:rsidP="008C5181">
      <w:pPr>
        <w:pStyle w:val="CaptionGambar"/>
      </w:pPr>
      <w:r>
        <w:lastRenderedPageBreak/>
        <w:drawing>
          <wp:inline distT="0" distB="0" distL="0" distR="0" wp14:anchorId="3F511645" wp14:editId="11A41ED5">
            <wp:extent cx="3372592" cy="44450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8308" cy="4452578"/>
                    </a:xfrm>
                    <a:prstGeom prst="rect">
                      <a:avLst/>
                    </a:prstGeom>
                    <a:noFill/>
                    <a:ln>
                      <a:noFill/>
                    </a:ln>
                  </pic:spPr>
                </pic:pic>
              </a:graphicData>
            </a:graphic>
          </wp:inline>
        </w:drawing>
      </w:r>
    </w:p>
    <w:p w14:paraId="28D4F256" w14:textId="599EEBAA" w:rsidR="006A7115" w:rsidRPr="008C5181" w:rsidRDefault="008C5181" w:rsidP="008C5181">
      <w:pPr>
        <w:pStyle w:val="CaptionGambarBabIII"/>
      </w:pPr>
      <w:bookmarkStart w:id="169" w:name="_Toc233104904"/>
      <w:bookmarkStart w:id="170" w:name="_Toc233121125"/>
      <w:r w:rsidRPr="008C5181">
        <w:t xml:space="preserve">Gambar 3. </w:t>
      </w:r>
      <w:r w:rsidRPr="008C5181">
        <w:fldChar w:fldCharType="begin"/>
      </w:r>
      <w:r w:rsidRPr="008C5181">
        <w:instrText xml:space="preserve"> SEQ Gambar_3. \* ARABIC </w:instrText>
      </w:r>
      <w:r w:rsidRPr="008C5181">
        <w:fldChar w:fldCharType="separate"/>
      </w:r>
      <w:r w:rsidR="004C1ED7">
        <w:t>1</w:t>
      </w:r>
      <w:r w:rsidRPr="008C5181">
        <w:fldChar w:fldCharType="end"/>
      </w:r>
      <w:r w:rsidRPr="008C5181">
        <w:t xml:space="preserve"> Alur Metodologi Penelitian</w:t>
      </w:r>
      <w:bookmarkEnd w:id="169"/>
      <w:bookmarkEnd w:id="170"/>
    </w:p>
    <w:p w14:paraId="238FD4D5" w14:textId="4B5925FE" w:rsidR="002F0D1F" w:rsidRDefault="002F0D1F" w:rsidP="002F0D1F">
      <w:pPr>
        <w:pStyle w:val="Heading3"/>
      </w:pPr>
      <w:bookmarkStart w:id="171" w:name="_Toc233121268"/>
      <w:r>
        <w:t>Persiapan Data</w:t>
      </w:r>
      <w:bookmarkEnd w:id="171"/>
    </w:p>
    <w:p w14:paraId="36136EBF" w14:textId="4E6BD638" w:rsidR="002F0D1F" w:rsidRDefault="002F0D1F" w:rsidP="002F0D1F">
      <w:pPr>
        <w:ind w:left="720"/>
      </w:pPr>
      <w:r>
        <w:t>Tahap persiapan data dimulai dengan pengumpulan video permainan 9-</w:t>
      </w:r>
      <w:r w:rsidRPr="00B751A4">
        <w:rPr>
          <w:i/>
          <w:iCs/>
        </w:rPr>
        <w:t>ball</w:t>
      </w:r>
      <w:r>
        <w:t xml:space="preserve"> </w:t>
      </w:r>
      <w:r w:rsidRPr="00B751A4">
        <w:rPr>
          <w:i/>
          <w:iCs/>
        </w:rPr>
        <w:t>pool</w:t>
      </w:r>
      <w:r>
        <w:t xml:space="preserve">. </w:t>
      </w:r>
      <w:r w:rsidRPr="002F0D1F">
        <w:t>Data yang digunakan terdiri dari data sekunder dan data primer. Data sekunder diperoleh dari rekaman pertandingan 9-</w:t>
      </w:r>
      <w:r w:rsidRPr="00B751A4">
        <w:rPr>
          <w:i/>
          <w:iCs/>
        </w:rPr>
        <w:t>ball</w:t>
      </w:r>
      <w:r w:rsidRPr="002F0D1F">
        <w:t xml:space="preserve"> yang tersedia secara publik, sedangkan data primer diperoleh melalui perekaman pribadi menggunakan meja biliar mainan. Penggunaan kedua jenis data ini bertujuan untuk memperkaya variasi visual dalam dataset.</w:t>
      </w:r>
    </w:p>
    <w:p w14:paraId="78651216" w14:textId="5D7168C3" w:rsidR="009241FA" w:rsidRDefault="00B751A4" w:rsidP="00D46F16">
      <w:pPr>
        <w:ind w:left="720"/>
      </w:pPr>
      <w:r w:rsidRPr="00B751A4">
        <w:t xml:space="preserve">Video yang dikumpulkan memiliki variasi kondisi pencahayaan, sudut pandang kamera, kualitas video, </w:t>
      </w:r>
      <w:r w:rsidR="00E74ED1">
        <w:t xml:space="preserve">warna taplak meja, </w:t>
      </w:r>
      <w:r w:rsidRPr="00B751A4">
        <w:t xml:space="preserve">dan posisi objek di atas meja. Variasi ini diperlukan agar model yang dilatih tidak hanya mengenali objek dalam satu kondisi tertentu, tetapi juga mampu melakukan generalisasi terhadap kondisi permainan yang berbeda. Beberapa momen penting yang diperhatikan dalam proses pemilihan data meliputi kondisi sebelum pukulan, saat </w:t>
      </w:r>
      <w:r w:rsidRPr="00FD4D4D">
        <w:rPr>
          <w:i/>
          <w:iCs/>
        </w:rPr>
        <w:t>cue</w:t>
      </w:r>
      <w:r w:rsidRPr="00B751A4">
        <w:t xml:space="preserve"> mengenai </w:t>
      </w:r>
      <w:r w:rsidRPr="00FD4D4D">
        <w:rPr>
          <w:i/>
          <w:iCs/>
        </w:rPr>
        <w:t>cue</w:t>
      </w:r>
      <w:r w:rsidRPr="00B751A4">
        <w:t xml:space="preserve"> </w:t>
      </w:r>
      <w:r w:rsidRPr="00FD4D4D">
        <w:rPr>
          <w:i/>
          <w:iCs/>
        </w:rPr>
        <w:t>ball</w:t>
      </w:r>
      <w:r w:rsidRPr="00B751A4">
        <w:t xml:space="preserve">, pergerakan bola setelah pukulan, bola mendekati </w:t>
      </w:r>
      <w:r w:rsidRPr="00FD4D4D">
        <w:rPr>
          <w:i/>
          <w:iCs/>
        </w:rPr>
        <w:t>pocket</w:t>
      </w:r>
      <w:r w:rsidRPr="00B751A4">
        <w:t>, dan kondisi bola setelah berhenti.</w:t>
      </w:r>
      <w:r w:rsidR="00D46F16">
        <w:t xml:space="preserve"> </w:t>
      </w:r>
      <w:r w:rsidR="009241FA">
        <w:t xml:space="preserve">Setelah video terkumpul, bagian dari video akan secara manual diambil sebagai gambar individual dengan menggunakan VLC </w:t>
      </w:r>
      <w:r w:rsidR="009241FA" w:rsidRPr="001141EB">
        <w:rPr>
          <w:i/>
          <w:iCs/>
        </w:rPr>
        <w:t>media</w:t>
      </w:r>
      <w:r w:rsidR="009241FA">
        <w:t xml:space="preserve"> </w:t>
      </w:r>
      <w:r w:rsidR="009241FA" w:rsidRPr="001141EB">
        <w:rPr>
          <w:i/>
          <w:iCs/>
        </w:rPr>
        <w:t>player</w:t>
      </w:r>
      <w:r w:rsidR="009241FA">
        <w:t>.</w:t>
      </w:r>
      <w:r w:rsidR="00A94601">
        <w:t xml:space="preserve"> </w:t>
      </w:r>
    </w:p>
    <w:p w14:paraId="62CCED69" w14:textId="6ABCB68D" w:rsidR="005D2D00" w:rsidRDefault="005D2D00" w:rsidP="00D46F16">
      <w:pPr>
        <w:ind w:left="720"/>
      </w:pPr>
    </w:p>
    <w:p w14:paraId="0256D5E5" w14:textId="019A5D72" w:rsidR="005D2D00" w:rsidRDefault="005D2D00" w:rsidP="005D2D00">
      <w:pPr>
        <w:pStyle w:val="Heading3"/>
      </w:pPr>
      <w:bookmarkStart w:id="172" w:name="_Toc233121269"/>
      <w:r>
        <w:lastRenderedPageBreak/>
        <w:t>Pengolahan Dataset</w:t>
      </w:r>
      <w:bookmarkEnd w:id="172"/>
    </w:p>
    <w:p w14:paraId="0B5EA82C" w14:textId="17C83433" w:rsidR="005D2D00" w:rsidRDefault="005D2D00" w:rsidP="005D2D00">
      <w:pPr>
        <w:ind w:left="720"/>
      </w:pPr>
      <w:r w:rsidRPr="005D2D00">
        <w:t xml:space="preserve">Frame yang telah dipilih kemudian melalui proses anotasi. Anotasi dilakukan dengan memberikan label kelas dan bounding box pada objek-objek yang dibutuhkan oleh sistem. Objek yang dianotasi meliputi </w:t>
      </w:r>
      <w:r w:rsidRPr="000C500C">
        <w:rPr>
          <w:i/>
          <w:iCs/>
        </w:rPr>
        <w:t>cue</w:t>
      </w:r>
      <w:r w:rsidRPr="005D2D00">
        <w:t xml:space="preserve"> </w:t>
      </w:r>
      <w:r w:rsidRPr="000C500C">
        <w:rPr>
          <w:i/>
          <w:iCs/>
        </w:rPr>
        <w:t>ball</w:t>
      </w:r>
      <w:r w:rsidRPr="005D2D00">
        <w:t xml:space="preserve">, bola bernomor, </w:t>
      </w:r>
      <w:r w:rsidRPr="000C500C">
        <w:rPr>
          <w:i/>
          <w:iCs/>
        </w:rPr>
        <w:t>cue</w:t>
      </w:r>
      <w:r w:rsidRPr="005D2D00">
        <w:t xml:space="preserve">, </w:t>
      </w:r>
      <w:r w:rsidR="000C500C">
        <w:t xml:space="preserve"> dan </w:t>
      </w:r>
      <w:r w:rsidRPr="000C500C">
        <w:rPr>
          <w:i/>
          <w:iCs/>
        </w:rPr>
        <w:t>pocket</w:t>
      </w:r>
      <w:r w:rsidR="000C500C">
        <w:t>.</w:t>
      </w:r>
      <w:r w:rsidRPr="005D2D00">
        <w:t xml:space="preserve"> Proses anotasi dilakukan menggunakan Roboflow karena platform tersebut menyediakan fitur anotasi, manajemen dataset, penyimpanan </w:t>
      </w:r>
      <w:r w:rsidRPr="001C1DAD">
        <w:rPr>
          <w:i/>
          <w:iCs/>
        </w:rPr>
        <w:t>progress</w:t>
      </w:r>
      <w:r w:rsidRPr="005D2D00">
        <w:t xml:space="preserve">, serta ekspor dataset ke </w:t>
      </w:r>
      <w:r w:rsidRPr="001C1DAD">
        <w:rPr>
          <w:i/>
          <w:iCs/>
        </w:rPr>
        <w:t>format</w:t>
      </w:r>
      <w:r w:rsidRPr="005D2D00">
        <w:t xml:space="preserve"> YOLO.</w:t>
      </w:r>
      <w:r w:rsidR="001C1DAD">
        <w:t xml:space="preserve"> </w:t>
      </w:r>
      <w:r w:rsidR="001C1DAD" w:rsidRPr="001C1DAD">
        <w:t xml:space="preserve">Dalam format ini, setiap gambar memiliki file anotasi dengan </w:t>
      </w:r>
      <w:r w:rsidR="001C1DAD">
        <w:rPr>
          <w:i/>
          <w:iCs/>
        </w:rPr>
        <w:t xml:space="preserve">extension </w:t>
      </w:r>
      <w:r w:rsidR="001C1DAD" w:rsidRPr="001C1DAD">
        <w:t xml:space="preserve">.txt. Setiap baris dalam file anotasi berisi ID kelas objek dan koordinat </w:t>
      </w:r>
      <w:r w:rsidR="001C1DAD" w:rsidRPr="000B3BBF">
        <w:rPr>
          <w:i/>
          <w:iCs/>
        </w:rPr>
        <w:t>bounding</w:t>
      </w:r>
      <w:r w:rsidR="001C1DAD" w:rsidRPr="001C1DAD">
        <w:t xml:space="preserve"> </w:t>
      </w:r>
      <w:r w:rsidR="001C1DAD" w:rsidRPr="000B3BBF">
        <w:rPr>
          <w:i/>
          <w:iCs/>
        </w:rPr>
        <w:t>box</w:t>
      </w:r>
      <w:r w:rsidR="001C1DAD" w:rsidRPr="001C1DAD">
        <w:t xml:space="preserve"> yang telah dinormalisasi terhadap ukuran gambar. Format ini digunakan karena sesuai dengan kebutuhan pelatihan model YOLO.</w:t>
      </w:r>
    </w:p>
    <w:p w14:paraId="329F143E" w14:textId="7AD2A285" w:rsidR="005814AE" w:rsidRDefault="00912A15" w:rsidP="00CF6514">
      <w:pPr>
        <w:ind w:left="720"/>
      </w:pPr>
      <w:r>
        <w:t>Tabel 3.1.</w:t>
      </w:r>
      <w:r w:rsidR="00654F08">
        <w:t>1</w:t>
      </w:r>
      <w:r>
        <w:t>. menunjukkan daftar kelas objek yang digunakan dalam proses anotasi pelatihan model deteksi objek. Setiap kelas diberi ID numerik yang sesuai dengan format YOLO.</w:t>
      </w:r>
      <w:r w:rsidR="0001378D">
        <w:t xml:space="preserve"> </w:t>
      </w:r>
      <w:r w:rsidR="00AC7F15" w:rsidRPr="00AC7F15">
        <w:t xml:space="preserve">Pada penelitian ini, </w:t>
      </w:r>
      <w:r w:rsidR="00AC7F15" w:rsidRPr="00233C1C">
        <w:rPr>
          <w:i/>
          <w:iCs/>
        </w:rPr>
        <w:t>rail</w:t>
      </w:r>
      <w:r w:rsidR="00AC7F15" w:rsidRPr="00AC7F15">
        <w:t xml:space="preserve"> tidak dijadikan sebagai kelas objek dalam proses anotasi. Area </w:t>
      </w:r>
      <w:r w:rsidR="00AC7F15" w:rsidRPr="00233C1C">
        <w:rPr>
          <w:i/>
          <w:iCs/>
        </w:rPr>
        <w:t>rail</w:t>
      </w:r>
      <w:r w:rsidR="00AC7F15" w:rsidRPr="00AC7F15">
        <w:t xml:space="preserve"> dihitung secara otomatis berdasarkan titik tengah </w:t>
      </w:r>
      <w:r w:rsidR="00AC7F15" w:rsidRPr="00233C1C">
        <w:rPr>
          <w:i/>
          <w:iCs/>
        </w:rPr>
        <w:t>pocket</w:t>
      </w:r>
      <w:r w:rsidR="00AC7F15" w:rsidRPr="00AC7F15">
        <w:t xml:space="preserve"> yang terdeteksi oleh model.</w:t>
      </w:r>
    </w:p>
    <w:p w14:paraId="0435C494" w14:textId="67174484" w:rsidR="009410D8" w:rsidRPr="009410D8" w:rsidRDefault="009410D8" w:rsidP="009410D8">
      <w:pPr>
        <w:pStyle w:val="CaptionGambarBabIII"/>
      </w:pPr>
      <w:bookmarkStart w:id="173" w:name="_Toc233121187"/>
      <w:r>
        <w:t xml:space="preserve">Tabel 3. </w:t>
      </w:r>
      <w:r>
        <w:fldChar w:fldCharType="begin"/>
      </w:r>
      <w:r>
        <w:instrText xml:space="preserve"> SEQ Tabel_3. \* ARABIC </w:instrText>
      </w:r>
      <w:r>
        <w:fldChar w:fldCharType="separate"/>
      </w:r>
      <w:r w:rsidR="004C1ED7">
        <w:t>1</w:t>
      </w:r>
      <w:r>
        <w:fldChar w:fldCharType="end"/>
      </w:r>
      <w:r>
        <w:t>. Setiap kelas yang di</w:t>
      </w:r>
      <w:r>
        <w:rPr>
          <w:i/>
          <w:iCs/>
        </w:rPr>
        <w:t>training</w:t>
      </w:r>
      <w:bookmarkEnd w:id="173"/>
    </w:p>
    <w:tbl>
      <w:tblPr>
        <w:tblStyle w:val="TableGrid"/>
        <w:tblW w:w="0" w:type="auto"/>
        <w:tblInd w:w="3325" w:type="dxa"/>
        <w:tblLook w:val="04A0" w:firstRow="1" w:lastRow="0" w:firstColumn="1" w:lastColumn="0" w:noHBand="0" w:noVBand="1"/>
      </w:tblPr>
      <w:tblGrid>
        <w:gridCol w:w="763"/>
        <w:gridCol w:w="1123"/>
        <w:gridCol w:w="1136"/>
      </w:tblGrid>
      <w:tr w:rsidR="00421A97" w14:paraId="7CF5F990" w14:textId="16C2E1D9" w:rsidTr="00885AC1">
        <w:trPr>
          <w:trHeight w:val="598"/>
        </w:trPr>
        <w:tc>
          <w:tcPr>
            <w:tcW w:w="763" w:type="dxa"/>
            <w:vAlign w:val="center"/>
          </w:tcPr>
          <w:p w14:paraId="707A9C12" w14:textId="269D9D7C" w:rsidR="00421A97" w:rsidRDefault="00421A97" w:rsidP="009E5D13">
            <w:pPr>
              <w:ind w:left="0" w:firstLine="0"/>
              <w:jc w:val="center"/>
            </w:pPr>
            <w:r>
              <w:t>ID Kelas</w:t>
            </w:r>
          </w:p>
        </w:tc>
        <w:tc>
          <w:tcPr>
            <w:tcW w:w="1123" w:type="dxa"/>
          </w:tcPr>
          <w:p w14:paraId="2AC259A6" w14:textId="0EB05BE1" w:rsidR="00421A97" w:rsidRDefault="00421A97" w:rsidP="009E5D13">
            <w:pPr>
              <w:ind w:left="0" w:firstLine="0"/>
              <w:jc w:val="center"/>
            </w:pPr>
            <w:r>
              <w:t>Nama Kelas</w:t>
            </w:r>
          </w:p>
        </w:tc>
        <w:tc>
          <w:tcPr>
            <w:tcW w:w="1136" w:type="dxa"/>
          </w:tcPr>
          <w:p w14:paraId="4D5F0C29" w14:textId="7B3C3E9D" w:rsidR="00421A97" w:rsidRDefault="0059466C" w:rsidP="009E5D13">
            <w:pPr>
              <w:ind w:left="0" w:firstLine="0"/>
              <w:jc w:val="center"/>
            </w:pPr>
            <w:r>
              <w:t>Kuantitas</w:t>
            </w:r>
          </w:p>
        </w:tc>
      </w:tr>
      <w:tr w:rsidR="00421A97" w14:paraId="047AF4AC" w14:textId="526261ED" w:rsidTr="00885AC1">
        <w:trPr>
          <w:trHeight w:val="562"/>
        </w:trPr>
        <w:tc>
          <w:tcPr>
            <w:tcW w:w="763" w:type="dxa"/>
            <w:vAlign w:val="center"/>
          </w:tcPr>
          <w:p w14:paraId="0373F55D" w14:textId="1EC1847B" w:rsidR="00421A97" w:rsidRDefault="00421A97" w:rsidP="009E5D13">
            <w:pPr>
              <w:ind w:left="0" w:firstLine="0"/>
              <w:jc w:val="center"/>
            </w:pPr>
            <w:r>
              <w:t>0</w:t>
            </w:r>
          </w:p>
        </w:tc>
        <w:tc>
          <w:tcPr>
            <w:tcW w:w="1123" w:type="dxa"/>
            <w:vAlign w:val="center"/>
          </w:tcPr>
          <w:p w14:paraId="1298A191" w14:textId="3948C069" w:rsidR="00421A97" w:rsidRDefault="00421A97" w:rsidP="009E5D13">
            <w:pPr>
              <w:ind w:left="0" w:firstLine="0"/>
              <w:jc w:val="center"/>
            </w:pPr>
            <w:r>
              <w:t>1-ball</w:t>
            </w:r>
          </w:p>
        </w:tc>
        <w:tc>
          <w:tcPr>
            <w:tcW w:w="1136" w:type="dxa"/>
          </w:tcPr>
          <w:p w14:paraId="2353A38E" w14:textId="74C89F13" w:rsidR="00421A97" w:rsidRDefault="00C26164" w:rsidP="009E5D13">
            <w:pPr>
              <w:ind w:left="0" w:firstLine="0"/>
              <w:jc w:val="center"/>
            </w:pPr>
            <w:r>
              <w:t>607</w:t>
            </w:r>
          </w:p>
        </w:tc>
      </w:tr>
      <w:tr w:rsidR="00421A97" w14:paraId="3C4B151D" w14:textId="5AB64BFC" w:rsidTr="00885AC1">
        <w:trPr>
          <w:trHeight w:val="562"/>
        </w:trPr>
        <w:tc>
          <w:tcPr>
            <w:tcW w:w="763" w:type="dxa"/>
            <w:vAlign w:val="center"/>
          </w:tcPr>
          <w:p w14:paraId="7C091869" w14:textId="01042FF0" w:rsidR="00421A97" w:rsidRDefault="00421A97" w:rsidP="009E5D13">
            <w:pPr>
              <w:ind w:left="0" w:firstLine="0"/>
              <w:jc w:val="center"/>
            </w:pPr>
            <w:r>
              <w:t>1</w:t>
            </w:r>
          </w:p>
        </w:tc>
        <w:tc>
          <w:tcPr>
            <w:tcW w:w="1123" w:type="dxa"/>
            <w:vAlign w:val="center"/>
          </w:tcPr>
          <w:p w14:paraId="03FA819D" w14:textId="3E6E0866" w:rsidR="00421A97" w:rsidRDefault="00421A97" w:rsidP="009E5D13">
            <w:pPr>
              <w:ind w:left="0" w:firstLine="0"/>
              <w:jc w:val="center"/>
            </w:pPr>
            <w:r>
              <w:t>2-ball</w:t>
            </w:r>
          </w:p>
        </w:tc>
        <w:tc>
          <w:tcPr>
            <w:tcW w:w="1136" w:type="dxa"/>
          </w:tcPr>
          <w:p w14:paraId="1E8DF4BD" w14:textId="037B187C" w:rsidR="00421A97" w:rsidRDefault="00C26164" w:rsidP="009E5D13">
            <w:pPr>
              <w:ind w:left="0" w:firstLine="0"/>
              <w:jc w:val="center"/>
            </w:pPr>
            <w:r>
              <w:t>650</w:t>
            </w:r>
          </w:p>
        </w:tc>
      </w:tr>
      <w:tr w:rsidR="00421A97" w14:paraId="497202AC" w14:textId="46F2C99B" w:rsidTr="00885AC1">
        <w:trPr>
          <w:trHeight w:val="598"/>
        </w:trPr>
        <w:tc>
          <w:tcPr>
            <w:tcW w:w="763" w:type="dxa"/>
            <w:vAlign w:val="center"/>
          </w:tcPr>
          <w:p w14:paraId="2775D267" w14:textId="18AFC815" w:rsidR="00421A97" w:rsidRDefault="00421A97" w:rsidP="009E5D13">
            <w:pPr>
              <w:ind w:left="0" w:firstLine="0"/>
              <w:jc w:val="center"/>
            </w:pPr>
            <w:r>
              <w:t>2</w:t>
            </w:r>
          </w:p>
        </w:tc>
        <w:tc>
          <w:tcPr>
            <w:tcW w:w="1123" w:type="dxa"/>
            <w:vAlign w:val="center"/>
          </w:tcPr>
          <w:p w14:paraId="6E157D3A" w14:textId="0BD4422C" w:rsidR="00421A97" w:rsidRDefault="00421A97" w:rsidP="009E5D13">
            <w:pPr>
              <w:ind w:left="0" w:firstLine="0"/>
              <w:jc w:val="center"/>
            </w:pPr>
            <w:r>
              <w:t>3-ball</w:t>
            </w:r>
          </w:p>
        </w:tc>
        <w:tc>
          <w:tcPr>
            <w:tcW w:w="1136" w:type="dxa"/>
          </w:tcPr>
          <w:p w14:paraId="6B2D1C11" w14:textId="30EC516F" w:rsidR="00421A97" w:rsidRDefault="00C26164" w:rsidP="009E5D13">
            <w:pPr>
              <w:ind w:left="0" w:firstLine="0"/>
              <w:jc w:val="center"/>
            </w:pPr>
            <w:r>
              <w:t>898</w:t>
            </w:r>
          </w:p>
        </w:tc>
      </w:tr>
      <w:tr w:rsidR="00421A97" w14:paraId="4AB9BF18" w14:textId="3C9AB36F" w:rsidTr="00885AC1">
        <w:trPr>
          <w:trHeight w:val="562"/>
        </w:trPr>
        <w:tc>
          <w:tcPr>
            <w:tcW w:w="763" w:type="dxa"/>
            <w:vAlign w:val="center"/>
          </w:tcPr>
          <w:p w14:paraId="35DD49D7" w14:textId="2A9B8275" w:rsidR="00421A97" w:rsidRDefault="00421A97" w:rsidP="009E5D13">
            <w:pPr>
              <w:ind w:left="0" w:firstLine="0"/>
              <w:jc w:val="center"/>
            </w:pPr>
            <w:r>
              <w:t>3</w:t>
            </w:r>
          </w:p>
        </w:tc>
        <w:tc>
          <w:tcPr>
            <w:tcW w:w="1123" w:type="dxa"/>
            <w:vAlign w:val="center"/>
          </w:tcPr>
          <w:p w14:paraId="05669048" w14:textId="4B9A428E" w:rsidR="00421A97" w:rsidRDefault="00421A97" w:rsidP="009E5D13">
            <w:pPr>
              <w:ind w:left="0" w:firstLine="0"/>
              <w:jc w:val="center"/>
            </w:pPr>
            <w:r>
              <w:t>4-ball</w:t>
            </w:r>
          </w:p>
        </w:tc>
        <w:tc>
          <w:tcPr>
            <w:tcW w:w="1136" w:type="dxa"/>
          </w:tcPr>
          <w:p w14:paraId="15E27B86" w14:textId="7BB4DE98" w:rsidR="00421A97" w:rsidRDefault="00C26164" w:rsidP="009E5D13">
            <w:pPr>
              <w:ind w:left="0" w:firstLine="0"/>
              <w:jc w:val="center"/>
            </w:pPr>
            <w:r>
              <w:t>950</w:t>
            </w:r>
          </w:p>
        </w:tc>
      </w:tr>
      <w:tr w:rsidR="00421A97" w14:paraId="0926086E" w14:textId="2CA9811F" w:rsidTr="00885AC1">
        <w:trPr>
          <w:trHeight w:val="598"/>
        </w:trPr>
        <w:tc>
          <w:tcPr>
            <w:tcW w:w="763" w:type="dxa"/>
            <w:vAlign w:val="center"/>
          </w:tcPr>
          <w:p w14:paraId="52E4EA9D" w14:textId="2AE883A8" w:rsidR="00421A97" w:rsidRDefault="00421A97" w:rsidP="009E5D13">
            <w:pPr>
              <w:ind w:left="0" w:firstLine="0"/>
              <w:jc w:val="center"/>
            </w:pPr>
            <w:r>
              <w:t>4</w:t>
            </w:r>
          </w:p>
        </w:tc>
        <w:tc>
          <w:tcPr>
            <w:tcW w:w="1123" w:type="dxa"/>
            <w:vAlign w:val="center"/>
          </w:tcPr>
          <w:p w14:paraId="33095C48" w14:textId="6022ED5E" w:rsidR="00421A97" w:rsidRDefault="00421A97" w:rsidP="009E5D13">
            <w:pPr>
              <w:ind w:left="0" w:firstLine="0"/>
              <w:jc w:val="center"/>
            </w:pPr>
            <w:r>
              <w:t>5-ball</w:t>
            </w:r>
          </w:p>
        </w:tc>
        <w:tc>
          <w:tcPr>
            <w:tcW w:w="1136" w:type="dxa"/>
          </w:tcPr>
          <w:p w14:paraId="7DCB5A00" w14:textId="77388D86" w:rsidR="00421A97" w:rsidRDefault="00C26164" w:rsidP="009E5D13">
            <w:pPr>
              <w:ind w:left="0" w:firstLine="0"/>
              <w:jc w:val="center"/>
            </w:pPr>
            <w:r>
              <w:t>854</w:t>
            </w:r>
          </w:p>
        </w:tc>
      </w:tr>
      <w:tr w:rsidR="00421A97" w14:paraId="167C1F1B" w14:textId="7D48A6BC" w:rsidTr="00885AC1">
        <w:trPr>
          <w:trHeight w:val="562"/>
        </w:trPr>
        <w:tc>
          <w:tcPr>
            <w:tcW w:w="763" w:type="dxa"/>
            <w:vAlign w:val="center"/>
          </w:tcPr>
          <w:p w14:paraId="131E2860" w14:textId="350F8841" w:rsidR="00421A97" w:rsidRDefault="00421A97" w:rsidP="009E5D13">
            <w:pPr>
              <w:ind w:left="0" w:firstLine="0"/>
              <w:jc w:val="center"/>
            </w:pPr>
            <w:r>
              <w:t>5</w:t>
            </w:r>
          </w:p>
        </w:tc>
        <w:tc>
          <w:tcPr>
            <w:tcW w:w="1123" w:type="dxa"/>
            <w:vAlign w:val="center"/>
          </w:tcPr>
          <w:p w14:paraId="06FF9823" w14:textId="63BBFB46" w:rsidR="00421A97" w:rsidRDefault="00421A97" w:rsidP="009E5D13">
            <w:pPr>
              <w:ind w:left="0" w:firstLine="0"/>
              <w:jc w:val="center"/>
            </w:pPr>
            <w:r>
              <w:t>6-ball</w:t>
            </w:r>
          </w:p>
        </w:tc>
        <w:tc>
          <w:tcPr>
            <w:tcW w:w="1136" w:type="dxa"/>
          </w:tcPr>
          <w:p w14:paraId="67317A7F" w14:textId="6E9B9BBF" w:rsidR="00421A97" w:rsidRDefault="00C26164" w:rsidP="009E5D13">
            <w:pPr>
              <w:ind w:left="0" w:firstLine="0"/>
              <w:jc w:val="center"/>
            </w:pPr>
            <w:r>
              <w:t>889</w:t>
            </w:r>
          </w:p>
        </w:tc>
      </w:tr>
      <w:tr w:rsidR="00421A97" w14:paraId="71D4F88C" w14:textId="7035523F" w:rsidTr="00885AC1">
        <w:trPr>
          <w:trHeight w:val="598"/>
        </w:trPr>
        <w:tc>
          <w:tcPr>
            <w:tcW w:w="763" w:type="dxa"/>
            <w:vAlign w:val="center"/>
          </w:tcPr>
          <w:p w14:paraId="32C1FE9D" w14:textId="2FEAFAFF" w:rsidR="00421A97" w:rsidRDefault="00421A97" w:rsidP="009E5D13">
            <w:pPr>
              <w:ind w:left="0" w:firstLine="0"/>
              <w:jc w:val="center"/>
            </w:pPr>
            <w:r>
              <w:t>6</w:t>
            </w:r>
          </w:p>
        </w:tc>
        <w:tc>
          <w:tcPr>
            <w:tcW w:w="1123" w:type="dxa"/>
            <w:vAlign w:val="center"/>
          </w:tcPr>
          <w:p w14:paraId="5751A287" w14:textId="480F6823" w:rsidR="00421A97" w:rsidRDefault="00421A97" w:rsidP="009E5D13">
            <w:pPr>
              <w:ind w:left="0" w:firstLine="0"/>
              <w:jc w:val="center"/>
            </w:pPr>
            <w:r>
              <w:t>7-ball</w:t>
            </w:r>
          </w:p>
        </w:tc>
        <w:tc>
          <w:tcPr>
            <w:tcW w:w="1136" w:type="dxa"/>
          </w:tcPr>
          <w:p w14:paraId="48A11B3F" w14:textId="1D3CE3DE" w:rsidR="00421A97" w:rsidRDefault="00C26164" w:rsidP="009E5D13">
            <w:pPr>
              <w:ind w:left="0" w:firstLine="0"/>
              <w:jc w:val="center"/>
            </w:pPr>
            <w:r>
              <w:t>954</w:t>
            </w:r>
          </w:p>
        </w:tc>
      </w:tr>
      <w:tr w:rsidR="00421A97" w14:paraId="0FB3C00C" w14:textId="679F0A23" w:rsidTr="00885AC1">
        <w:trPr>
          <w:trHeight w:val="562"/>
        </w:trPr>
        <w:tc>
          <w:tcPr>
            <w:tcW w:w="763" w:type="dxa"/>
            <w:vAlign w:val="center"/>
          </w:tcPr>
          <w:p w14:paraId="124FF518" w14:textId="64ABCE81" w:rsidR="00421A97" w:rsidRDefault="00421A97" w:rsidP="009E5D13">
            <w:pPr>
              <w:ind w:left="0" w:firstLine="0"/>
              <w:jc w:val="center"/>
            </w:pPr>
            <w:r>
              <w:t>7</w:t>
            </w:r>
          </w:p>
        </w:tc>
        <w:tc>
          <w:tcPr>
            <w:tcW w:w="1123" w:type="dxa"/>
            <w:vAlign w:val="center"/>
          </w:tcPr>
          <w:p w14:paraId="207A524B" w14:textId="2396CE5F" w:rsidR="00421A97" w:rsidRDefault="00421A97" w:rsidP="009E5D13">
            <w:pPr>
              <w:ind w:left="0" w:firstLine="0"/>
              <w:jc w:val="center"/>
            </w:pPr>
            <w:r>
              <w:t>8-ball</w:t>
            </w:r>
          </w:p>
        </w:tc>
        <w:tc>
          <w:tcPr>
            <w:tcW w:w="1136" w:type="dxa"/>
          </w:tcPr>
          <w:p w14:paraId="5B54E124" w14:textId="61942787" w:rsidR="00421A97" w:rsidRDefault="00C26164" w:rsidP="009E5D13">
            <w:pPr>
              <w:ind w:left="0" w:firstLine="0"/>
              <w:jc w:val="center"/>
            </w:pPr>
            <w:r>
              <w:t>1,065</w:t>
            </w:r>
          </w:p>
        </w:tc>
      </w:tr>
      <w:tr w:rsidR="00421A97" w14:paraId="0B35A79D" w14:textId="624E08A7" w:rsidTr="00885AC1">
        <w:trPr>
          <w:trHeight w:val="598"/>
        </w:trPr>
        <w:tc>
          <w:tcPr>
            <w:tcW w:w="763" w:type="dxa"/>
            <w:vAlign w:val="center"/>
          </w:tcPr>
          <w:p w14:paraId="7DDB33B1" w14:textId="2E1E2675" w:rsidR="00421A97" w:rsidRDefault="00421A97" w:rsidP="009E5D13">
            <w:pPr>
              <w:ind w:left="0" w:firstLine="0"/>
              <w:jc w:val="center"/>
            </w:pPr>
            <w:r>
              <w:t>8</w:t>
            </w:r>
          </w:p>
        </w:tc>
        <w:tc>
          <w:tcPr>
            <w:tcW w:w="1123" w:type="dxa"/>
            <w:vAlign w:val="center"/>
          </w:tcPr>
          <w:p w14:paraId="5D5B1B5D" w14:textId="3472DF0C" w:rsidR="00421A97" w:rsidRDefault="00421A97" w:rsidP="009E5D13">
            <w:pPr>
              <w:ind w:left="0" w:firstLine="0"/>
              <w:jc w:val="center"/>
            </w:pPr>
            <w:r>
              <w:t>9-ball</w:t>
            </w:r>
          </w:p>
        </w:tc>
        <w:tc>
          <w:tcPr>
            <w:tcW w:w="1136" w:type="dxa"/>
          </w:tcPr>
          <w:p w14:paraId="66AEE20E" w14:textId="76120C3B" w:rsidR="00421A97" w:rsidRDefault="00C26164" w:rsidP="009E5D13">
            <w:pPr>
              <w:ind w:left="0" w:firstLine="0"/>
              <w:jc w:val="center"/>
            </w:pPr>
            <w:r>
              <w:t>1,169</w:t>
            </w:r>
          </w:p>
        </w:tc>
      </w:tr>
      <w:tr w:rsidR="00421A97" w14:paraId="4CF4DF47" w14:textId="5E2328CC" w:rsidTr="00885AC1">
        <w:trPr>
          <w:trHeight w:val="562"/>
        </w:trPr>
        <w:tc>
          <w:tcPr>
            <w:tcW w:w="763" w:type="dxa"/>
            <w:vAlign w:val="center"/>
          </w:tcPr>
          <w:p w14:paraId="246BE9EF" w14:textId="55B634C3" w:rsidR="00421A97" w:rsidRDefault="00421A97" w:rsidP="009E5D13">
            <w:pPr>
              <w:ind w:left="0" w:firstLine="0"/>
              <w:jc w:val="center"/>
            </w:pPr>
            <w:r>
              <w:t>9</w:t>
            </w:r>
          </w:p>
        </w:tc>
        <w:tc>
          <w:tcPr>
            <w:tcW w:w="1123" w:type="dxa"/>
            <w:vAlign w:val="center"/>
          </w:tcPr>
          <w:p w14:paraId="5AFA3CA1" w14:textId="309DB32B" w:rsidR="00421A97" w:rsidRDefault="00421A97" w:rsidP="009E5D13">
            <w:pPr>
              <w:ind w:left="0" w:firstLine="0"/>
              <w:jc w:val="center"/>
            </w:pPr>
            <w:r>
              <w:t>cue</w:t>
            </w:r>
          </w:p>
        </w:tc>
        <w:tc>
          <w:tcPr>
            <w:tcW w:w="1136" w:type="dxa"/>
          </w:tcPr>
          <w:p w14:paraId="05E101AA" w14:textId="29D513AC" w:rsidR="00421A97" w:rsidRDefault="00C26164" w:rsidP="009E5D13">
            <w:pPr>
              <w:ind w:left="0" w:firstLine="0"/>
              <w:jc w:val="center"/>
            </w:pPr>
            <w:r>
              <w:t>1,254</w:t>
            </w:r>
          </w:p>
        </w:tc>
      </w:tr>
      <w:tr w:rsidR="00421A97" w14:paraId="43670EC3" w14:textId="24098B49" w:rsidTr="00885AC1">
        <w:trPr>
          <w:trHeight w:val="598"/>
        </w:trPr>
        <w:tc>
          <w:tcPr>
            <w:tcW w:w="763" w:type="dxa"/>
            <w:vAlign w:val="center"/>
          </w:tcPr>
          <w:p w14:paraId="69268B1F" w14:textId="6596D14F" w:rsidR="00421A97" w:rsidRDefault="00421A97" w:rsidP="009E5D13">
            <w:pPr>
              <w:ind w:left="0" w:firstLine="0"/>
              <w:jc w:val="center"/>
            </w:pPr>
            <w:r>
              <w:t>10</w:t>
            </w:r>
          </w:p>
        </w:tc>
        <w:tc>
          <w:tcPr>
            <w:tcW w:w="1123" w:type="dxa"/>
            <w:vAlign w:val="center"/>
          </w:tcPr>
          <w:p w14:paraId="06B4066C" w14:textId="680A3D5B" w:rsidR="00421A97" w:rsidRDefault="00421A97" w:rsidP="009E5D13">
            <w:pPr>
              <w:ind w:left="0" w:firstLine="0"/>
              <w:jc w:val="center"/>
            </w:pPr>
            <w:r>
              <w:t>cue_stick</w:t>
            </w:r>
          </w:p>
        </w:tc>
        <w:tc>
          <w:tcPr>
            <w:tcW w:w="1136" w:type="dxa"/>
          </w:tcPr>
          <w:p w14:paraId="1D312FA9" w14:textId="0E2ECA1E" w:rsidR="00421A97" w:rsidRDefault="00C26164" w:rsidP="009E5D13">
            <w:pPr>
              <w:ind w:left="0" w:firstLine="0"/>
              <w:jc w:val="center"/>
            </w:pPr>
            <w:r>
              <w:t>237</w:t>
            </w:r>
          </w:p>
        </w:tc>
      </w:tr>
      <w:tr w:rsidR="00421A97" w14:paraId="248099E3" w14:textId="02FE2C75" w:rsidTr="00885AC1">
        <w:trPr>
          <w:trHeight w:val="562"/>
        </w:trPr>
        <w:tc>
          <w:tcPr>
            <w:tcW w:w="763" w:type="dxa"/>
            <w:vAlign w:val="center"/>
          </w:tcPr>
          <w:p w14:paraId="63AE2B26" w14:textId="2D6589F4" w:rsidR="00421A97" w:rsidRDefault="00421A97" w:rsidP="009E5D13">
            <w:pPr>
              <w:ind w:left="0" w:firstLine="0"/>
              <w:jc w:val="center"/>
            </w:pPr>
            <w:r>
              <w:t>11</w:t>
            </w:r>
          </w:p>
        </w:tc>
        <w:tc>
          <w:tcPr>
            <w:tcW w:w="1123" w:type="dxa"/>
            <w:vAlign w:val="center"/>
          </w:tcPr>
          <w:p w14:paraId="2BBA489E" w14:textId="3B49582A" w:rsidR="00421A97" w:rsidRDefault="00421A97" w:rsidP="009E5D13">
            <w:pPr>
              <w:ind w:left="0" w:firstLine="0"/>
              <w:jc w:val="center"/>
            </w:pPr>
            <w:r>
              <w:t>pocket</w:t>
            </w:r>
          </w:p>
        </w:tc>
        <w:tc>
          <w:tcPr>
            <w:tcW w:w="1136" w:type="dxa"/>
          </w:tcPr>
          <w:p w14:paraId="6BFC319C" w14:textId="05A7CA2F" w:rsidR="00421A97" w:rsidRDefault="00C26164" w:rsidP="009E5D13">
            <w:pPr>
              <w:ind w:left="0" w:firstLine="0"/>
              <w:jc w:val="center"/>
            </w:pPr>
            <w:r>
              <w:t>7,016</w:t>
            </w:r>
          </w:p>
        </w:tc>
      </w:tr>
      <w:tr w:rsidR="00421A97" w14:paraId="486360BE" w14:textId="450814DA" w:rsidTr="00885AC1">
        <w:trPr>
          <w:trHeight w:val="562"/>
        </w:trPr>
        <w:tc>
          <w:tcPr>
            <w:tcW w:w="763" w:type="dxa"/>
            <w:vAlign w:val="center"/>
          </w:tcPr>
          <w:p w14:paraId="7ADF97E8" w14:textId="6D4370F9" w:rsidR="00421A97" w:rsidRDefault="00421A97" w:rsidP="009E5D13">
            <w:pPr>
              <w:ind w:left="0" w:firstLine="0"/>
              <w:jc w:val="center"/>
            </w:pPr>
            <w:r>
              <w:t>12</w:t>
            </w:r>
          </w:p>
        </w:tc>
        <w:tc>
          <w:tcPr>
            <w:tcW w:w="1123" w:type="dxa"/>
            <w:vAlign w:val="center"/>
          </w:tcPr>
          <w:p w14:paraId="6ED3A4BA" w14:textId="6D63EB13" w:rsidR="00421A97" w:rsidRDefault="00421A97" w:rsidP="009E5D13">
            <w:pPr>
              <w:ind w:left="0" w:firstLine="0"/>
              <w:jc w:val="center"/>
            </w:pPr>
            <w:r>
              <w:t>rack</w:t>
            </w:r>
          </w:p>
        </w:tc>
        <w:tc>
          <w:tcPr>
            <w:tcW w:w="1136" w:type="dxa"/>
          </w:tcPr>
          <w:p w14:paraId="6214BE3E" w14:textId="350EA4CF" w:rsidR="00421A97" w:rsidRDefault="00C26164" w:rsidP="009E5D13">
            <w:pPr>
              <w:ind w:left="0" w:firstLine="0"/>
              <w:jc w:val="center"/>
            </w:pPr>
            <w:r>
              <w:t>46</w:t>
            </w:r>
          </w:p>
        </w:tc>
      </w:tr>
    </w:tbl>
    <w:p w14:paraId="4D784AD1" w14:textId="77777777" w:rsidR="00912A15" w:rsidRDefault="00912A15" w:rsidP="005D2D00">
      <w:pPr>
        <w:ind w:left="720"/>
      </w:pPr>
    </w:p>
    <w:p w14:paraId="7C23A5D2" w14:textId="32F9D625" w:rsidR="000325A4" w:rsidRDefault="000B3BBF" w:rsidP="000325A4">
      <w:pPr>
        <w:ind w:left="720"/>
      </w:pPr>
      <w:r w:rsidRPr="000B3BBF">
        <w:t xml:space="preserve">Setelah dataset siap, data dibagi menjadi </w:t>
      </w:r>
      <w:r w:rsidRPr="000B3BBF">
        <w:rPr>
          <w:i/>
          <w:iCs/>
        </w:rPr>
        <w:t>training</w:t>
      </w:r>
      <w:r w:rsidRPr="000B3BBF">
        <w:t xml:space="preserve"> </w:t>
      </w:r>
      <w:r w:rsidRPr="000B3BBF">
        <w:rPr>
          <w:i/>
          <w:iCs/>
        </w:rPr>
        <w:t>set</w:t>
      </w:r>
      <w:r w:rsidRPr="000B3BBF">
        <w:t xml:space="preserve">, </w:t>
      </w:r>
      <w:r w:rsidRPr="000B3BBF">
        <w:rPr>
          <w:i/>
          <w:iCs/>
        </w:rPr>
        <w:t>validation</w:t>
      </w:r>
      <w:r w:rsidRPr="000B3BBF">
        <w:t xml:space="preserve"> </w:t>
      </w:r>
      <w:r w:rsidRPr="000B3BBF">
        <w:rPr>
          <w:i/>
          <w:iCs/>
        </w:rPr>
        <w:t>set</w:t>
      </w:r>
      <w:r w:rsidRPr="000B3BBF">
        <w:t xml:space="preserve">, dan </w:t>
      </w:r>
      <w:r w:rsidRPr="000B3BBF">
        <w:rPr>
          <w:i/>
          <w:iCs/>
        </w:rPr>
        <w:t>test</w:t>
      </w:r>
      <w:r w:rsidRPr="000B3BBF">
        <w:t xml:space="preserve"> </w:t>
      </w:r>
      <w:r w:rsidRPr="000B3BBF">
        <w:rPr>
          <w:i/>
          <w:iCs/>
        </w:rPr>
        <w:t>set</w:t>
      </w:r>
      <w:r w:rsidRPr="000B3BBF">
        <w:t>. Pembagian dataset ini dilakukan agar evaluasi model lebih objektif.</w:t>
      </w:r>
      <w:r>
        <w:t xml:space="preserve"> </w:t>
      </w:r>
      <w:r w:rsidR="00BA1F7D">
        <w:t>Rasio pembagian data adalah 7:2:1</w:t>
      </w:r>
      <w:r w:rsidR="00CF2159">
        <w:t>:</w:t>
      </w:r>
    </w:p>
    <w:p w14:paraId="35991BF0" w14:textId="1C2404B1" w:rsidR="000325A4" w:rsidRDefault="000325A4" w:rsidP="007D3474">
      <w:pPr>
        <w:pStyle w:val="ListParagraph"/>
        <w:numPr>
          <w:ilvl w:val="3"/>
          <w:numId w:val="2"/>
        </w:numPr>
        <w:ind w:left="1440"/>
      </w:pPr>
      <w:r w:rsidRPr="000325A4">
        <w:rPr>
          <w:i/>
          <w:iCs/>
        </w:rPr>
        <w:t>Training</w:t>
      </w:r>
      <w:r w:rsidRPr="000325A4">
        <w:t xml:space="preserve"> </w:t>
      </w:r>
      <w:r w:rsidRPr="000325A4">
        <w:rPr>
          <w:i/>
          <w:iCs/>
        </w:rPr>
        <w:t>Set</w:t>
      </w:r>
      <w:r w:rsidRPr="000325A4">
        <w:t>: Sebagian besar data (70%) dialokasikan untuk melatih model. Model akan belajar mengenali pola dan fitur dari set data ini.</w:t>
      </w:r>
    </w:p>
    <w:p w14:paraId="7368ADEA" w14:textId="173891CD" w:rsidR="000325A4" w:rsidRDefault="000325A4" w:rsidP="007D3474">
      <w:pPr>
        <w:pStyle w:val="ListParagraph"/>
        <w:numPr>
          <w:ilvl w:val="3"/>
          <w:numId w:val="2"/>
        </w:numPr>
        <w:ind w:left="1440"/>
      </w:pPr>
      <w:r w:rsidRPr="000325A4">
        <w:rPr>
          <w:i/>
          <w:iCs/>
        </w:rPr>
        <w:t>Validation</w:t>
      </w:r>
      <w:r w:rsidRPr="000325A4">
        <w:t xml:space="preserve"> </w:t>
      </w:r>
      <w:r w:rsidRPr="000325A4">
        <w:rPr>
          <w:i/>
          <w:iCs/>
        </w:rPr>
        <w:t>Set</w:t>
      </w:r>
      <w:r w:rsidRPr="000325A4">
        <w:t xml:space="preserve">: Sebagian kecil data (20%) digunakan untuk memvalidasi dan menyetel </w:t>
      </w:r>
      <w:r w:rsidRPr="00395F5F">
        <w:rPr>
          <w:i/>
          <w:iCs/>
        </w:rPr>
        <w:t>parameter</w:t>
      </w:r>
      <w:r w:rsidRPr="000325A4">
        <w:t xml:space="preserve"> model selama proses pelatihan. Data ini membantu memantau kinerja model pada data yang belum pernah dilihat dan bantu dalam mencegah </w:t>
      </w:r>
      <w:r w:rsidRPr="00395F5F">
        <w:rPr>
          <w:i/>
          <w:iCs/>
        </w:rPr>
        <w:t>overfitting</w:t>
      </w:r>
      <w:r w:rsidRPr="000325A4">
        <w:t>.</w:t>
      </w:r>
    </w:p>
    <w:p w14:paraId="49550CBC" w14:textId="634BC7C3" w:rsidR="00CF2159" w:rsidRDefault="000325A4" w:rsidP="007D3474">
      <w:pPr>
        <w:pStyle w:val="ListParagraph"/>
        <w:numPr>
          <w:ilvl w:val="3"/>
          <w:numId w:val="2"/>
        </w:numPr>
        <w:ind w:left="1440"/>
      </w:pPr>
      <w:r w:rsidRPr="000325A4">
        <w:rPr>
          <w:i/>
          <w:iCs/>
        </w:rPr>
        <w:t>Test</w:t>
      </w:r>
      <w:r w:rsidRPr="000325A4">
        <w:t xml:space="preserve"> </w:t>
      </w:r>
      <w:r w:rsidRPr="000325A4">
        <w:rPr>
          <w:i/>
          <w:iCs/>
        </w:rPr>
        <w:t>Set</w:t>
      </w:r>
      <w:r w:rsidRPr="000325A4">
        <w:t>: Sisa data</w:t>
      </w:r>
      <w:r>
        <w:t xml:space="preserve"> (10%)</w:t>
      </w:r>
      <w:r w:rsidRPr="000325A4">
        <w:t xml:space="preserve"> disimpan dan hanya digunakan saat model selesai dilatih. Set ini memberikan evaluasi akhir yang objektif tentang seberapa baik model dapat berkinerja pada data dunia nyata yang sepenuhnya baru.</w:t>
      </w:r>
    </w:p>
    <w:p w14:paraId="6D3B7D72" w14:textId="1E48770D" w:rsidR="00034D73" w:rsidRDefault="00034D73" w:rsidP="00034D73">
      <w:pPr>
        <w:pStyle w:val="ListParagraph"/>
        <w:ind w:left="1440" w:firstLine="0"/>
        <w:rPr>
          <w:i/>
          <w:iCs/>
        </w:rPr>
      </w:pPr>
    </w:p>
    <w:p w14:paraId="5D0BF248" w14:textId="573BD4B9" w:rsidR="00034D73" w:rsidRDefault="00034D73" w:rsidP="00034D73">
      <w:pPr>
        <w:ind w:left="720"/>
      </w:pPr>
      <w:r>
        <w:t xml:space="preserve">Tahap berikutnya adalah augmentasi data. Augmentasi dilakukan untuk menambah variasi data </w:t>
      </w:r>
      <w:r>
        <w:rPr>
          <w:i/>
          <w:iCs/>
        </w:rPr>
        <w:t>training</w:t>
      </w:r>
      <w:r>
        <w:t xml:space="preserve"> tanpa perlu mengambil data baru. Pada penellitian ini, augmentasi hanya diterapkan pada </w:t>
      </w:r>
      <w:r>
        <w:rPr>
          <w:i/>
          <w:iCs/>
        </w:rPr>
        <w:t>training set</w:t>
      </w:r>
      <w:r>
        <w:t xml:space="preserve">. </w:t>
      </w:r>
      <w:r>
        <w:rPr>
          <w:i/>
          <w:iCs/>
        </w:rPr>
        <w:t>Validation set</w:t>
      </w:r>
      <w:r>
        <w:t xml:space="preserve"> dan </w:t>
      </w:r>
      <w:r>
        <w:rPr>
          <w:i/>
          <w:iCs/>
        </w:rPr>
        <w:t>test set</w:t>
      </w:r>
      <w:r>
        <w:t xml:space="preserve"> tidak diaugmentasi agar proses evaluasi dilakukan pada data asli.</w:t>
      </w:r>
    </w:p>
    <w:p w14:paraId="2D5C9E78" w14:textId="68D19CEF" w:rsidR="00DD0040" w:rsidRDefault="00DD0040" w:rsidP="00034D73">
      <w:pPr>
        <w:ind w:left="720"/>
      </w:pPr>
      <w:r>
        <w:t xml:space="preserve">Augmentasi yang digunakan adalah </w:t>
      </w:r>
      <w:r>
        <w:rPr>
          <w:i/>
          <w:iCs/>
        </w:rPr>
        <w:t>horizontal flip</w:t>
      </w:r>
      <w:r>
        <w:t xml:space="preserve">, </w:t>
      </w:r>
      <w:r>
        <w:rPr>
          <w:i/>
          <w:iCs/>
        </w:rPr>
        <w:t>ShiftScaleRotate</w:t>
      </w:r>
      <w:r>
        <w:t xml:space="preserve">, </w:t>
      </w:r>
      <w:r>
        <w:rPr>
          <w:i/>
          <w:iCs/>
        </w:rPr>
        <w:t>random scale, perspective motion blur, gaussian noise</w:t>
      </w:r>
      <w:r>
        <w:t xml:space="preserve">, CLAHE, </w:t>
      </w:r>
      <w:r>
        <w:rPr>
          <w:i/>
          <w:iCs/>
        </w:rPr>
        <w:t>random shadow</w:t>
      </w:r>
      <w:r>
        <w:t xml:space="preserve">, </w:t>
      </w:r>
      <w:r>
        <w:rPr>
          <w:i/>
          <w:iCs/>
        </w:rPr>
        <w:t>image compression</w:t>
      </w:r>
      <w:r>
        <w:t xml:space="preserve">, dan </w:t>
      </w:r>
      <w:r>
        <w:rPr>
          <w:i/>
          <w:iCs/>
        </w:rPr>
        <w:t>gauss noise</w:t>
      </w:r>
      <w:r>
        <w:t>.</w:t>
      </w:r>
      <w:r w:rsidR="00E00F67">
        <w:t xml:space="preserve"> Horizontal flip dipakai untuk menambah variasi arah tampilan gambar. ShiftScahleRotate dipakai agar model tidak  terbiasa pada posisi dan kemiringan objek tertentu. Random scale digunakan untuk meniru</w:t>
      </w:r>
      <w:r w:rsidR="00F579B4">
        <w:t xml:space="preserve"> kamera yang kemungkinan tidak selalu sama jaraknya dengan data latihan.</w:t>
      </w:r>
      <w:r w:rsidR="006879E3">
        <w:t xml:space="preserve"> </w:t>
      </w:r>
      <w:r w:rsidR="006879E3">
        <w:rPr>
          <w:i/>
          <w:iCs/>
        </w:rPr>
        <w:t>Motion blur</w:t>
      </w:r>
      <w:r w:rsidR="006879E3">
        <w:t xml:space="preserve"> dan </w:t>
      </w:r>
      <w:r w:rsidR="006879E3">
        <w:rPr>
          <w:i/>
          <w:iCs/>
        </w:rPr>
        <w:t>gaussian blur</w:t>
      </w:r>
      <w:r w:rsidR="006879E3">
        <w:t xml:space="preserve"> untuk meniru kondisi gambar yang kurang tajam akibat pergerakan bola, pergerakan kamera, atau kualitas video. Random shadow digunakan untuk meniru </w:t>
      </w:r>
      <w:r w:rsidR="00C615C8">
        <w:t xml:space="preserve">keadaan </w:t>
      </w:r>
      <w:r w:rsidR="003D79F1">
        <w:t>nyata, dimana mungkin muncul sebuah bayangan pada meja akibat posisi kamera dan pencahayaan.</w:t>
      </w:r>
      <w:r w:rsidR="00375BB8">
        <w:t xml:space="preserve"> </w:t>
      </w:r>
      <w:r w:rsidR="00375BB8">
        <w:rPr>
          <w:i/>
          <w:iCs/>
        </w:rPr>
        <w:t xml:space="preserve">Image compression </w:t>
      </w:r>
      <w:r w:rsidR="00375BB8">
        <w:t xml:space="preserve">dan </w:t>
      </w:r>
      <w:r w:rsidR="00375BB8">
        <w:rPr>
          <w:i/>
          <w:iCs/>
        </w:rPr>
        <w:t>gauss noise</w:t>
      </w:r>
      <w:r w:rsidR="00375BB8">
        <w:t xml:space="preserve"> digunakan untuk meniru penurunan kualitas kamera yang bisa terjadi pada kamera pada saat rekaman.</w:t>
      </w:r>
    </w:p>
    <w:p w14:paraId="17E62340" w14:textId="415386E5" w:rsidR="00B63AD4" w:rsidRDefault="00FD56D5" w:rsidP="00385042">
      <w:pPr>
        <w:ind w:left="720"/>
      </w:pPr>
      <w:r>
        <w:t xml:space="preserve">Beberapa augmentasi tidak digunakan, seperti </w:t>
      </w:r>
      <w:r>
        <w:rPr>
          <w:i/>
          <w:iCs/>
        </w:rPr>
        <w:t>brightness</w:t>
      </w:r>
      <w:r>
        <w:t xml:space="preserve"> atau </w:t>
      </w:r>
      <w:r>
        <w:rPr>
          <w:i/>
          <w:iCs/>
        </w:rPr>
        <w:t>contrast</w:t>
      </w:r>
      <w:r>
        <w:t xml:space="preserve">. Ini dikarenakan </w:t>
      </w:r>
      <w:r>
        <w:rPr>
          <w:i/>
          <w:iCs/>
        </w:rPr>
        <w:t>brightness</w:t>
      </w:r>
      <w:r>
        <w:t xml:space="preserve"> dapat membuat warna bola tertentu menjadi terlalu terang.</w:t>
      </w:r>
      <w:r w:rsidR="00F1512F">
        <w:t xml:space="preserve"> Bola 4-</w:t>
      </w:r>
      <w:r w:rsidR="00F1512F">
        <w:rPr>
          <w:i/>
          <w:iCs/>
        </w:rPr>
        <w:t>ball</w:t>
      </w:r>
      <w:r w:rsidR="00F1512F">
        <w:t xml:space="preserve"> berisiko tertukan dengan </w:t>
      </w:r>
      <w:r w:rsidR="00F1512F">
        <w:rPr>
          <w:i/>
          <w:iCs/>
        </w:rPr>
        <w:t>cue ball</w:t>
      </w:r>
      <w:r w:rsidR="00F1512F">
        <w:t xml:space="preserve"> karena warnanya yang mirip. </w:t>
      </w:r>
      <w:r w:rsidR="00F1512F">
        <w:rPr>
          <w:i/>
          <w:iCs/>
        </w:rPr>
        <w:t>Contrast</w:t>
      </w:r>
      <w:r w:rsidR="00F1512F">
        <w:t xml:space="preserve"> juga dapat membuat bola seperti 7-</w:t>
      </w:r>
      <w:r w:rsidR="00F1512F">
        <w:rPr>
          <w:i/>
          <w:iCs/>
        </w:rPr>
        <w:t>ball</w:t>
      </w:r>
      <w:r w:rsidR="00F1512F">
        <w:t xml:space="preserve"> terlihat lebih kuning, sehingga berisiko tertukar dengan 1-</w:t>
      </w:r>
      <w:r w:rsidR="00F1512F">
        <w:rPr>
          <w:i/>
          <w:iCs/>
        </w:rPr>
        <w:t>ball</w:t>
      </w:r>
      <w:r w:rsidR="00F1512F">
        <w:t>. Oleh karena itu, augmentasi yang dipilih difokuskan pada perubahan posisi, sudut pandang, kualitas gambar, bayangan, dan noise tanpa mengubah warna utama dari bola.</w:t>
      </w:r>
    </w:p>
    <w:p w14:paraId="3C6ADE20" w14:textId="6AD850C8" w:rsidR="00BA1856" w:rsidRDefault="00BA1856" w:rsidP="00385042">
      <w:pPr>
        <w:ind w:left="720"/>
      </w:pPr>
    </w:p>
    <w:p w14:paraId="079FFCB9" w14:textId="77777777" w:rsidR="00BA1856" w:rsidRDefault="00BA1856" w:rsidP="00385042">
      <w:pPr>
        <w:ind w:left="720"/>
      </w:pPr>
    </w:p>
    <w:p w14:paraId="0AB1C3A4" w14:textId="1D71C30D" w:rsidR="00B63AD4" w:rsidRDefault="00B63AD4" w:rsidP="00B63AD4">
      <w:pPr>
        <w:pStyle w:val="Heading3"/>
      </w:pPr>
      <w:bookmarkStart w:id="174" w:name="_Toc233121270"/>
      <w:r>
        <w:t>Pelatihan Model Deteksi Objek</w:t>
      </w:r>
      <w:bookmarkEnd w:id="174"/>
    </w:p>
    <w:p w14:paraId="468329D8" w14:textId="7373EBDC" w:rsidR="006C0EA6" w:rsidRDefault="006C0EA6" w:rsidP="006C0EA6">
      <w:pPr>
        <w:ind w:left="720"/>
      </w:pPr>
      <w:r>
        <w:lastRenderedPageBreak/>
        <w:t xml:space="preserve">Model deteksi objek yang digunakan dalam penelitian ini berasal dari keluarga YOLO. YOLO dipilih karena mampu melakukan klasifikasi objek dan lokalisasi objek dalam satu proses inferensi. Kemampuan ini sesuai dengan kebutuhan sistem deteksi pelanggaran 9-ball pool, karena sistem tidak hanya perlu mengetahui jenis objek yang muncul pada </w:t>
      </w:r>
      <w:r w:rsidRPr="006C0EA6">
        <w:rPr>
          <w:i/>
          <w:iCs/>
        </w:rPr>
        <w:t>frame</w:t>
      </w:r>
      <w:r>
        <w:t>, tetapi juga posisi objek tersebut di atas meja.</w:t>
      </w:r>
    </w:p>
    <w:p w14:paraId="00A55617" w14:textId="48BF5B35" w:rsidR="001E349F" w:rsidRDefault="001E349F" w:rsidP="00D7205E">
      <w:pPr>
        <w:ind w:left="720"/>
      </w:pPr>
      <w:r w:rsidRPr="001E349F">
        <w:t xml:space="preserve">Penelitian sebelumnya yang membandingkan YOLOv8s, YOLOv9s, YOLOv10s, dan YOLOv11s menunjukkan bahwa YOLOv9s mendapatkan akurasi tertinggi, dengan </w:t>
      </w:r>
      <w:r w:rsidRPr="00646D25">
        <w:rPr>
          <w:i/>
          <w:iCs/>
        </w:rPr>
        <w:t>precision</w:t>
      </w:r>
      <w:r w:rsidRPr="001E349F">
        <w:t xml:space="preserve"> 97.6% </w:t>
      </w:r>
      <w:r w:rsidRPr="00646D25">
        <w:rPr>
          <w:i/>
          <w:iCs/>
        </w:rPr>
        <w:t>recall</w:t>
      </w:r>
      <w:r w:rsidRPr="001E349F">
        <w:t xml:space="preserve"> 97.6%, dan mAP 98.7%, sedangkan YOLOv11s memiliki waktu inferensi tercepat sebesar 13,8ms. YOLOv9 tidak digunakan dalam penelitian karena penelitian berarah pada varian </w:t>
      </w:r>
      <w:r w:rsidRPr="00646D25">
        <w:rPr>
          <w:i/>
          <w:iCs/>
        </w:rPr>
        <w:t>nano</w:t>
      </w:r>
      <w:r w:rsidRPr="001E349F">
        <w:t xml:space="preserve"> yang lebih sebanding untuk implementasi edge. Model yang akhirnya digunakan adalah YOLOv8n, YOLOv10n, dan YOLO11n. Selain itu, varian ringan YOLOv9 yang tersedia lebih diketahui sebagai </w:t>
      </w:r>
      <w:r w:rsidRPr="00646D25">
        <w:rPr>
          <w:i/>
          <w:iCs/>
        </w:rPr>
        <w:t>tiny</w:t>
      </w:r>
      <w:r w:rsidRPr="001E349F">
        <w:t>, buka nano (YOLOv9t)</w:t>
      </w:r>
      <w:r w:rsidR="00E35918">
        <w:t xml:space="preserve"> </w:t>
      </w:r>
      <w:sdt>
        <w:sdtPr>
          <w:rPr>
            <w:color w:val="000000"/>
          </w:rPr>
          <w:tag w:val="MENDELEY_CITATION_v3_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"/>
          <w:id w:val="1298105712"/>
          <w:placeholder>
            <w:docPart w:val="DefaultPlaceholder_-1854013440"/>
          </w:placeholder>
        </w:sdtPr>
        <w:sdtContent>
          <w:r w:rsidR="00FD68CB" w:rsidRPr="00FD68CB">
            <w:rPr>
              <w:color w:val="000000"/>
            </w:rPr>
            <w:t>[19]</w:t>
          </w:r>
        </w:sdtContent>
      </w:sdt>
      <w:r w:rsidRPr="001E349F">
        <w:t>.</w:t>
      </w:r>
      <w:r w:rsidR="00646D25">
        <w:t xml:space="preserve"> </w:t>
      </w:r>
      <w:r w:rsidR="009A50F4" w:rsidRPr="009A50F4">
        <w:t>Ketiga model ini dipilih karena termasuk varian ringan (nano) dari keluarga YOLO, dan juga merupakan beberapa model yang didukung oleh toolchain Hailo untuk proses kompilasi ke format .hef. Penggunaan beberapa varian model dilakukan untuk membandingkan kemampuan masing-masing model dalam mendeteksi objek permainan 9-ball, baik dari sisi akurasi maupun performa komputasi. Tabel 3.1.</w:t>
      </w:r>
      <w:r w:rsidR="00F46AE9">
        <w:t>2</w:t>
      </w:r>
      <w:r w:rsidR="009A50F4" w:rsidRPr="009A50F4">
        <w:t xml:space="preserve"> menampilkan perbandingan kinerja model yang dipilih untuk dilatih</w:t>
      </w:r>
      <w:r w:rsidR="00392D07">
        <w:t xml:space="preserve"> </w:t>
      </w:r>
      <w:sdt>
        <w:sdtPr>
          <w:rPr>
            <w:color w:val="000000"/>
          </w:rPr>
          <w:tag w:val="MENDELEY_CITATION_v3_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"/>
          <w:id w:val="-384180810"/>
          <w:placeholder>
            <w:docPart w:val="DefaultPlaceholder_-1854013440"/>
          </w:placeholder>
        </w:sdtPr>
        <w:sdtContent>
          <w:r w:rsidR="00FD68CB" w:rsidRPr="00FD68CB">
            <w:rPr>
              <w:color w:val="000000"/>
            </w:rPr>
            <w:t>[20]</w:t>
          </w:r>
        </w:sdtContent>
      </w:sdt>
      <w:r w:rsidR="009A50F4" w:rsidRPr="009A50F4">
        <w:t>.</w:t>
      </w:r>
    </w:p>
    <w:p w14:paraId="5CEDB43F" w14:textId="77777777" w:rsidR="00646FBA" w:rsidRDefault="00646FBA" w:rsidP="00034D73">
      <w:pPr>
        <w:ind w:left="0" w:firstLine="0"/>
      </w:pPr>
    </w:p>
    <w:p w14:paraId="00BA1849" w14:textId="2E1FBE24" w:rsidR="00DB2DD5" w:rsidRPr="00DB2DD5" w:rsidRDefault="00DB2DD5" w:rsidP="00DB2DD5">
      <w:pPr>
        <w:pStyle w:val="CaptionGambarBabIII"/>
        <w:rPr>
          <w:i/>
          <w:iCs/>
        </w:rPr>
      </w:pPr>
      <w:bookmarkStart w:id="175" w:name="_Toc233121188"/>
      <w:r>
        <w:t xml:space="preserve">Tabel 3. </w:t>
      </w:r>
      <w:r>
        <w:fldChar w:fldCharType="begin"/>
      </w:r>
      <w:r>
        <w:instrText xml:space="preserve"> SEQ Tabel_3. \* ARABIC </w:instrText>
      </w:r>
      <w:r>
        <w:fldChar w:fldCharType="separate"/>
      </w:r>
      <w:r w:rsidR="004C1ED7">
        <w:t>2</w:t>
      </w:r>
      <w:r>
        <w:fldChar w:fldCharType="end"/>
      </w:r>
      <w:r>
        <w:t xml:space="preserve">. Perbandingan kinerja model YOLO </w:t>
      </w:r>
      <w:r>
        <w:rPr>
          <w:i/>
          <w:iCs/>
        </w:rPr>
        <w:t>nano</w:t>
      </w:r>
      <w:bookmarkEnd w:id="175"/>
    </w:p>
    <w:tbl>
      <w:tblPr>
        <w:tblStyle w:val="TableGrid"/>
        <w:tblW w:w="0" w:type="auto"/>
        <w:tblInd w:w="720" w:type="dxa"/>
        <w:tblLook w:val="04A0" w:firstRow="1" w:lastRow="0" w:firstColumn="1" w:lastColumn="0" w:noHBand="0" w:noVBand="1"/>
      </w:tblPr>
      <w:tblGrid>
        <w:gridCol w:w="2066"/>
        <w:gridCol w:w="1799"/>
        <w:gridCol w:w="1800"/>
        <w:gridCol w:w="2070"/>
      </w:tblGrid>
      <w:tr w:rsidR="00B34D4D" w14:paraId="7BAB8346" w14:textId="77777777" w:rsidTr="00CF6514">
        <w:tc>
          <w:tcPr>
            <w:tcW w:w="2066" w:type="dxa"/>
          </w:tcPr>
          <w:p w14:paraId="64FCC8EB" w14:textId="2EAA7D3F" w:rsidR="00B34D4D" w:rsidRPr="00CF6514" w:rsidRDefault="00B34D4D" w:rsidP="00CF6514">
            <w:pPr>
              <w:ind w:left="0" w:firstLine="0"/>
              <w:jc w:val="center"/>
              <w:rPr>
                <w:b/>
                <w:bCs/>
              </w:rPr>
            </w:pPr>
            <w:r w:rsidRPr="00CF6514">
              <w:rPr>
                <w:b/>
                <w:bCs/>
              </w:rPr>
              <w:t>Metrik</w:t>
            </w:r>
          </w:p>
        </w:tc>
        <w:tc>
          <w:tcPr>
            <w:tcW w:w="1799" w:type="dxa"/>
          </w:tcPr>
          <w:p w14:paraId="50B4DA54" w14:textId="36C092D0" w:rsidR="00B34D4D" w:rsidRPr="00CF6514" w:rsidRDefault="00B34D4D" w:rsidP="00CF6514">
            <w:pPr>
              <w:ind w:left="0" w:firstLine="0"/>
              <w:jc w:val="center"/>
              <w:rPr>
                <w:b/>
                <w:bCs/>
              </w:rPr>
            </w:pPr>
            <w:r w:rsidRPr="00CF6514">
              <w:rPr>
                <w:b/>
                <w:bCs/>
              </w:rPr>
              <w:t>YOLOv8n</w:t>
            </w:r>
          </w:p>
        </w:tc>
        <w:tc>
          <w:tcPr>
            <w:tcW w:w="1800" w:type="dxa"/>
          </w:tcPr>
          <w:p w14:paraId="4528A521" w14:textId="128A07D0" w:rsidR="00B34D4D" w:rsidRPr="00CF6514" w:rsidRDefault="00B34D4D" w:rsidP="00CF6514">
            <w:pPr>
              <w:ind w:left="0" w:firstLine="0"/>
              <w:jc w:val="center"/>
              <w:rPr>
                <w:b/>
                <w:bCs/>
              </w:rPr>
            </w:pPr>
            <w:r w:rsidRPr="00CF6514">
              <w:rPr>
                <w:b/>
                <w:bCs/>
              </w:rPr>
              <w:t>YOLOv10n</w:t>
            </w:r>
          </w:p>
        </w:tc>
        <w:tc>
          <w:tcPr>
            <w:tcW w:w="2070" w:type="dxa"/>
          </w:tcPr>
          <w:p w14:paraId="4353A9F2" w14:textId="7C767686" w:rsidR="00B34D4D" w:rsidRPr="00CF6514" w:rsidRDefault="00B34D4D" w:rsidP="00CF6514">
            <w:pPr>
              <w:ind w:left="0" w:firstLine="0"/>
              <w:jc w:val="center"/>
              <w:rPr>
                <w:b/>
                <w:bCs/>
              </w:rPr>
            </w:pPr>
            <w:r w:rsidRPr="00CF6514">
              <w:rPr>
                <w:b/>
                <w:bCs/>
              </w:rPr>
              <w:t>YOLO11n</w:t>
            </w:r>
          </w:p>
        </w:tc>
      </w:tr>
      <w:tr w:rsidR="00B34D4D" w14:paraId="1BB64C1F" w14:textId="77777777" w:rsidTr="00CF6514">
        <w:tc>
          <w:tcPr>
            <w:tcW w:w="2066" w:type="dxa"/>
            <w:vAlign w:val="center"/>
          </w:tcPr>
          <w:p w14:paraId="7DD816E0" w14:textId="45EF4299" w:rsidR="00B34D4D" w:rsidRDefault="00B34D4D" w:rsidP="00CF6514">
            <w:pPr>
              <w:ind w:left="0" w:firstLine="0"/>
              <w:jc w:val="center"/>
            </w:pPr>
            <w:r>
              <w:t>mAP</w:t>
            </w:r>
            <w:r w:rsidR="008C02EC">
              <w:t>@</w:t>
            </w:r>
            <w:r>
              <w:t>(50-90)</w:t>
            </w:r>
          </w:p>
        </w:tc>
        <w:tc>
          <w:tcPr>
            <w:tcW w:w="1799" w:type="dxa"/>
          </w:tcPr>
          <w:p w14:paraId="65F298B7" w14:textId="674EEFF7" w:rsidR="00B34D4D" w:rsidRDefault="00B34D4D" w:rsidP="006C0EA6">
            <w:pPr>
              <w:ind w:left="0" w:firstLine="0"/>
            </w:pPr>
            <w:r>
              <w:t>37.3</w:t>
            </w:r>
          </w:p>
        </w:tc>
        <w:tc>
          <w:tcPr>
            <w:tcW w:w="1800" w:type="dxa"/>
          </w:tcPr>
          <w:p w14:paraId="26D9A2BD" w14:textId="1156CAB3" w:rsidR="00B34D4D" w:rsidRDefault="00B34D4D" w:rsidP="006C0EA6">
            <w:pPr>
              <w:ind w:left="0" w:firstLine="0"/>
            </w:pPr>
            <w:r>
              <w:t>39.5</w:t>
            </w:r>
          </w:p>
        </w:tc>
        <w:tc>
          <w:tcPr>
            <w:tcW w:w="2070" w:type="dxa"/>
          </w:tcPr>
          <w:p w14:paraId="0644E29D" w14:textId="7016BC76" w:rsidR="00B34D4D" w:rsidRDefault="00B34D4D" w:rsidP="006C0EA6">
            <w:pPr>
              <w:ind w:left="0" w:firstLine="0"/>
            </w:pPr>
            <w:r>
              <w:t>39.5</w:t>
            </w:r>
          </w:p>
        </w:tc>
      </w:tr>
      <w:tr w:rsidR="00B34D4D" w14:paraId="728520C2" w14:textId="77777777" w:rsidTr="00CF6514">
        <w:tc>
          <w:tcPr>
            <w:tcW w:w="2066" w:type="dxa"/>
            <w:vAlign w:val="center"/>
          </w:tcPr>
          <w:p w14:paraId="3B9305BF" w14:textId="29A7DFE8" w:rsidR="00B34D4D" w:rsidRPr="00CF6514" w:rsidRDefault="00B34D4D" w:rsidP="00CF6514">
            <w:pPr>
              <w:ind w:left="0" w:firstLine="0"/>
              <w:jc w:val="center"/>
              <w:rPr>
                <w:i/>
                <w:iCs/>
              </w:rPr>
            </w:pPr>
            <w:r w:rsidRPr="00CF6514">
              <w:rPr>
                <w:i/>
                <w:iCs/>
              </w:rPr>
              <w:t>Parameters</w:t>
            </w:r>
          </w:p>
        </w:tc>
        <w:tc>
          <w:tcPr>
            <w:tcW w:w="1799" w:type="dxa"/>
          </w:tcPr>
          <w:p w14:paraId="12504AFA" w14:textId="614662B7" w:rsidR="00B34D4D" w:rsidRPr="00CF6514" w:rsidRDefault="00B34D4D" w:rsidP="006C0EA6">
            <w:pPr>
              <w:ind w:left="0" w:firstLine="0"/>
              <w:rPr>
                <w:i/>
                <w:iCs/>
              </w:rPr>
            </w:pPr>
            <w:r>
              <w:t>3.2</w:t>
            </w:r>
            <w:r w:rsidR="00CF6514">
              <w:t xml:space="preserve"> </w:t>
            </w:r>
            <w:r w:rsidR="00CF6514">
              <w:rPr>
                <w:i/>
                <w:iCs/>
              </w:rPr>
              <w:t>million</w:t>
            </w:r>
          </w:p>
        </w:tc>
        <w:tc>
          <w:tcPr>
            <w:tcW w:w="1800" w:type="dxa"/>
          </w:tcPr>
          <w:p w14:paraId="2D592373" w14:textId="3779983F" w:rsidR="00B34D4D" w:rsidRPr="00CF6514" w:rsidRDefault="00B34D4D" w:rsidP="006C0EA6">
            <w:pPr>
              <w:ind w:left="0" w:firstLine="0"/>
              <w:rPr>
                <w:i/>
                <w:iCs/>
              </w:rPr>
            </w:pPr>
            <w:r>
              <w:t xml:space="preserve">2.3 </w:t>
            </w:r>
            <w:r w:rsidR="00CF6514">
              <w:rPr>
                <w:i/>
                <w:iCs/>
              </w:rPr>
              <w:t>million</w:t>
            </w:r>
          </w:p>
        </w:tc>
        <w:tc>
          <w:tcPr>
            <w:tcW w:w="2070" w:type="dxa"/>
          </w:tcPr>
          <w:p w14:paraId="4FB1C952" w14:textId="37AED603" w:rsidR="00B34D4D" w:rsidRPr="00CF6514" w:rsidRDefault="00B34D4D" w:rsidP="006C0EA6">
            <w:pPr>
              <w:ind w:left="0" w:firstLine="0"/>
              <w:rPr>
                <w:i/>
                <w:iCs/>
              </w:rPr>
            </w:pPr>
            <w:r>
              <w:t xml:space="preserve">2.6 </w:t>
            </w:r>
            <w:r w:rsidR="00CF6514">
              <w:rPr>
                <w:i/>
                <w:iCs/>
              </w:rPr>
              <w:t>million</w:t>
            </w:r>
          </w:p>
        </w:tc>
      </w:tr>
      <w:tr w:rsidR="00B34D4D" w14:paraId="6A8816F8" w14:textId="77777777" w:rsidTr="00CF6514">
        <w:tc>
          <w:tcPr>
            <w:tcW w:w="2066" w:type="dxa"/>
            <w:vAlign w:val="center"/>
          </w:tcPr>
          <w:p w14:paraId="7846A7BC" w14:textId="4631EB65" w:rsidR="00B34D4D" w:rsidRDefault="00B34D4D" w:rsidP="00CF6514">
            <w:pPr>
              <w:ind w:left="0" w:firstLine="0"/>
              <w:jc w:val="center"/>
            </w:pPr>
            <w:r>
              <w:t>FLOPs</w:t>
            </w:r>
          </w:p>
        </w:tc>
        <w:tc>
          <w:tcPr>
            <w:tcW w:w="1799" w:type="dxa"/>
          </w:tcPr>
          <w:p w14:paraId="499DE1D7" w14:textId="4DD3FC55" w:rsidR="00B34D4D" w:rsidRPr="00CF6514" w:rsidRDefault="00B34D4D" w:rsidP="006C0EA6">
            <w:pPr>
              <w:ind w:left="0" w:firstLine="0"/>
              <w:rPr>
                <w:i/>
                <w:iCs/>
              </w:rPr>
            </w:pPr>
            <w:r>
              <w:t>8.7</w:t>
            </w:r>
            <w:r w:rsidR="00CF6514">
              <w:t xml:space="preserve"> </w:t>
            </w:r>
            <w:r w:rsidR="00CF6514">
              <w:rPr>
                <w:i/>
                <w:iCs/>
              </w:rPr>
              <w:t>billion</w:t>
            </w:r>
          </w:p>
        </w:tc>
        <w:tc>
          <w:tcPr>
            <w:tcW w:w="1800" w:type="dxa"/>
          </w:tcPr>
          <w:p w14:paraId="48EDC966" w14:textId="2608AC62" w:rsidR="00B34D4D" w:rsidRPr="00CF6514" w:rsidRDefault="00B34D4D" w:rsidP="006C0EA6">
            <w:pPr>
              <w:ind w:left="0" w:firstLine="0"/>
              <w:rPr>
                <w:i/>
                <w:iCs/>
              </w:rPr>
            </w:pPr>
            <w:r>
              <w:t xml:space="preserve">6.7 </w:t>
            </w:r>
            <w:r w:rsidR="00CF6514">
              <w:rPr>
                <w:i/>
                <w:iCs/>
              </w:rPr>
              <w:t>billion</w:t>
            </w:r>
          </w:p>
        </w:tc>
        <w:tc>
          <w:tcPr>
            <w:tcW w:w="2070" w:type="dxa"/>
          </w:tcPr>
          <w:p w14:paraId="65543527" w14:textId="3C0F6F6B" w:rsidR="00B34D4D" w:rsidRPr="00CF6514" w:rsidRDefault="00B34D4D" w:rsidP="006C0EA6">
            <w:pPr>
              <w:ind w:left="0" w:firstLine="0"/>
              <w:rPr>
                <w:i/>
                <w:iCs/>
              </w:rPr>
            </w:pPr>
            <w:r>
              <w:t xml:space="preserve">6.5 </w:t>
            </w:r>
            <w:r w:rsidR="00CF6514">
              <w:rPr>
                <w:i/>
                <w:iCs/>
              </w:rPr>
              <w:t>billion</w:t>
            </w:r>
          </w:p>
        </w:tc>
      </w:tr>
      <w:tr w:rsidR="00B34D4D" w14:paraId="443C311E" w14:textId="77777777" w:rsidTr="00CF6514">
        <w:tc>
          <w:tcPr>
            <w:tcW w:w="2066" w:type="dxa"/>
          </w:tcPr>
          <w:p w14:paraId="01E62753" w14:textId="02F975C1" w:rsidR="00B34D4D" w:rsidRDefault="00CF6514" w:rsidP="007A05A9">
            <w:pPr>
              <w:ind w:left="0" w:firstLine="0"/>
              <w:jc w:val="center"/>
            </w:pPr>
            <w:r>
              <w:t>Dukungan Hailo</w:t>
            </w:r>
          </w:p>
        </w:tc>
        <w:tc>
          <w:tcPr>
            <w:tcW w:w="1799" w:type="dxa"/>
          </w:tcPr>
          <w:p w14:paraId="757F5EF6" w14:textId="546D6ADD" w:rsidR="00B34D4D" w:rsidRDefault="007A05A9" w:rsidP="007A05A9">
            <w:pPr>
              <w:ind w:left="0" w:firstLine="0"/>
              <w:jc w:val="center"/>
            </w:pPr>
            <w:r>
              <w:sym w:font="Wingdings" w:char="F0FC"/>
            </w:r>
          </w:p>
        </w:tc>
        <w:tc>
          <w:tcPr>
            <w:tcW w:w="1800" w:type="dxa"/>
          </w:tcPr>
          <w:p w14:paraId="326AEBF8" w14:textId="4595C7A7" w:rsidR="00B34D4D" w:rsidRDefault="007A05A9" w:rsidP="007A05A9">
            <w:pPr>
              <w:ind w:left="0" w:firstLine="0"/>
              <w:jc w:val="center"/>
            </w:pPr>
            <w:r w:rsidRPr="007A05A9">
              <w:sym w:font="Wingdings" w:char="F0FC"/>
            </w:r>
          </w:p>
        </w:tc>
        <w:tc>
          <w:tcPr>
            <w:tcW w:w="2070" w:type="dxa"/>
          </w:tcPr>
          <w:p w14:paraId="4AEB6987" w14:textId="1190F74B" w:rsidR="00B34D4D" w:rsidRDefault="007A05A9" w:rsidP="007A05A9">
            <w:pPr>
              <w:ind w:left="0" w:firstLine="0"/>
              <w:jc w:val="center"/>
            </w:pPr>
            <w:r w:rsidRPr="007A05A9">
              <w:sym w:font="Wingdings" w:char="F0FC"/>
            </w:r>
          </w:p>
        </w:tc>
      </w:tr>
    </w:tbl>
    <w:p w14:paraId="43E158D7" w14:textId="77777777" w:rsidR="00676D2F" w:rsidRDefault="00676D2F" w:rsidP="007A05A9">
      <w:pPr>
        <w:ind w:left="0" w:firstLine="0"/>
      </w:pPr>
    </w:p>
    <w:p w14:paraId="043C417C" w14:textId="07FA4C2F" w:rsidR="006C0EA6" w:rsidRDefault="006C0EA6" w:rsidP="006C0EA6">
      <w:pPr>
        <w:ind w:left="720"/>
      </w:pPr>
      <w:r>
        <w:t xml:space="preserve">Setiap model dilatih menggunakan dataset yang sama agar hasil perbandingan lebih adil. Dataset yang digunakan telah melalui proses anotasi, pembagian data, dan augmentasi. Setelah pelatihan selesai, setiap model menghasilkan file bobot dengan format .pt. File tersebut kemudian dievaluasi menggunakan metrik </w:t>
      </w:r>
      <w:r w:rsidRPr="00A87220">
        <w:rPr>
          <w:i/>
          <w:iCs/>
        </w:rPr>
        <w:t>precision</w:t>
      </w:r>
      <w:r>
        <w:t xml:space="preserve">, </w:t>
      </w:r>
      <w:r w:rsidRPr="00A87220">
        <w:rPr>
          <w:i/>
          <w:iCs/>
        </w:rPr>
        <w:t>recall</w:t>
      </w:r>
      <w:r>
        <w:t>, mAP@50, dan mAP@50-95.</w:t>
      </w:r>
    </w:p>
    <w:p w14:paraId="6C493A82" w14:textId="7F5EF202" w:rsidR="00283789" w:rsidRDefault="00BB3334" w:rsidP="00D7205E">
      <w:pPr>
        <w:ind w:left="720"/>
      </w:pPr>
      <w:r>
        <w:t xml:space="preserve">Ketiga model dilatih menggunakan konfigurasi </w:t>
      </w:r>
      <w:r>
        <w:rPr>
          <w:i/>
          <w:iCs/>
        </w:rPr>
        <w:t>training</w:t>
      </w:r>
      <w:r>
        <w:t xml:space="preserve"> yang sama agar hasil perbandingan adil. Tabel 3.1.</w:t>
      </w:r>
      <w:r w:rsidR="00EA4B77">
        <w:t>2</w:t>
      </w:r>
      <w:r>
        <w:t xml:space="preserve"> menampilkan konfigurasi </w:t>
      </w:r>
      <w:r>
        <w:rPr>
          <w:i/>
          <w:iCs/>
        </w:rPr>
        <w:t>training</w:t>
      </w:r>
      <w:r>
        <w:t>.</w:t>
      </w:r>
    </w:p>
    <w:p w14:paraId="57CAE294" w14:textId="461D88E9" w:rsidR="00E074B7" w:rsidRPr="00E074B7" w:rsidRDefault="00E074B7" w:rsidP="00E074B7">
      <w:pPr>
        <w:ind w:left="720"/>
        <w:jc w:val="center"/>
      </w:pPr>
    </w:p>
    <w:p w14:paraId="3CE2B023" w14:textId="4CFF323D" w:rsidR="001D4362" w:rsidRDefault="001D4362" w:rsidP="001D4362">
      <w:pPr>
        <w:pStyle w:val="CaptionGambarBabIII"/>
      </w:pPr>
      <w:bookmarkStart w:id="176" w:name="_Toc233121189"/>
      <w:r>
        <w:t xml:space="preserve">Tabel 3. </w:t>
      </w:r>
      <w:r>
        <w:fldChar w:fldCharType="begin"/>
      </w:r>
      <w:r>
        <w:instrText xml:space="preserve"> SEQ Tabel_3. \* ARABIC </w:instrText>
      </w:r>
      <w:r>
        <w:fldChar w:fldCharType="separate"/>
      </w:r>
      <w:r w:rsidR="004C1ED7">
        <w:t>3</w:t>
      </w:r>
      <w:r>
        <w:fldChar w:fldCharType="end"/>
      </w:r>
      <w:r>
        <w:t>. Konfigurasi Pelatihan</w:t>
      </w:r>
      <w:bookmarkEnd w:id="176"/>
    </w:p>
    <w:tbl>
      <w:tblPr>
        <w:tblStyle w:val="TableGrid"/>
        <w:tblW w:w="0" w:type="auto"/>
        <w:tblInd w:w="3055" w:type="dxa"/>
        <w:tblLook w:val="04A0" w:firstRow="1" w:lastRow="0" w:firstColumn="1" w:lastColumn="0" w:noHBand="0" w:noVBand="1"/>
      </w:tblPr>
      <w:tblGrid>
        <w:gridCol w:w="1980"/>
        <w:gridCol w:w="1265"/>
      </w:tblGrid>
      <w:tr w:rsidR="00306374" w14:paraId="67AB1569" w14:textId="77777777" w:rsidTr="00210C85">
        <w:tc>
          <w:tcPr>
            <w:tcW w:w="1980" w:type="dxa"/>
            <w:shd w:val="clear" w:color="auto" w:fill="F2F2F2" w:themeFill="background1" w:themeFillShade="F2"/>
            <w:vAlign w:val="center"/>
          </w:tcPr>
          <w:p w14:paraId="67871201" w14:textId="50689B49" w:rsidR="00306374" w:rsidRPr="00210C85" w:rsidRDefault="00306374" w:rsidP="0042770B">
            <w:pPr>
              <w:ind w:left="0" w:firstLine="0"/>
              <w:jc w:val="center"/>
              <w:rPr>
                <w:b/>
                <w:bCs/>
              </w:rPr>
            </w:pPr>
            <w:r w:rsidRPr="00210C85">
              <w:rPr>
                <w:b/>
                <w:bCs/>
              </w:rPr>
              <w:t>Parameter</w:t>
            </w:r>
          </w:p>
        </w:tc>
        <w:tc>
          <w:tcPr>
            <w:tcW w:w="1265" w:type="dxa"/>
            <w:shd w:val="clear" w:color="auto" w:fill="F2F2F2" w:themeFill="background1" w:themeFillShade="F2"/>
            <w:vAlign w:val="center"/>
          </w:tcPr>
          <w:p w14:paraId="43CA955E" w14:textId="29629233" w:rsidR="00306374" w:rsidRPr="00210C85" w:rsidRDefault="00306374" w:rsidP="0042770B">
            <w:pPr>
              <w:ind w:left="0" w:firstLine="0"/>
              <w:jc w:val="center"/>
              <w:rPr>
                <w:b/>
                <w:bCs/>
              </w:rPr>
            </w:pPr>
            <w:r w:rsidRPr="00210C85">
              <w:rPr>
                <w:b/>
                <w:bCs/>
              </w:rPr>
              <w:t>Nilai</w:t>
            </w:r>
          </w:p>
        </w:tc>
      </w:tr>
      <w:tr w:rsidR="00306374" w14:paraId="3AFC9E57" w14:textId="77777777" w:rsidTr="00306374">
        <w:tc>
          <w:tcPr>
            <w:tcW w:w="1980" w:type="dxa"/>
            <w:vAlign w:val="center"/>
          </w:tcPr>
          <w:p w14:paraId="29613CD4" w14:textId="27C4408F" w:rsidR="00306374" w:rsidRDefault="00614E99" w:rsidP="0042770B">
            <w:pPr>
              <w:ind w:left="0" w:firstLine="0"/>
              <w:jc w:val="center"/>
            </w:pPr>
            <w:r>
              <w:t>Epochs</w:t>
            </w:r>
          </w:p>
        </w:tc>
        <w:tc>
          <w:tcPr>
            <w:tcW w:w="1265" w:type="dxa"/>
            <w:vAlign w:val="center"/>
          </w:tcPr>
          <w:p w14:paraId="12676922" w14:textId="41476232" w:rsidR="00306374" w:rsidRDefault="00306374" w:rsidP="00306374">
            <w:pPr>
              <w:ind w:left="0" w:firstLine="0"/>
              <w:jc w:val="center"/>
            </w:pPr>
            <w:r>
              <w:t>100</w:t>
            </w:r>
          </w:p>
        </w:tc>
      </w:tr>
      <w:tr w:rsidR="00306374" w14:paraId="77A82427" w14:textId="77777777" w:rsidTr="00306374">
        <w:tc>
          <w:tcPr>
            <w:tcW w:w="1980" w:type="dxa"/>
            <w:vAlign w:val="center"/>
          </w:tcPr>
          <w:p w14:paraId="08533538" w14:textId="4172BADD" w:rsidR="00306374" w:rsidRDefault="00614E99" w:rsidP="0042770B">
            <w:pPr>
              <w:ind w:left="0" w:firstLine="0"/>
              <w:jc w:val="center"/>
            </w:pPr>
            <w:r>
              <w:t>Image Size</w:t>
            </w:r>
          </w:p>
        </w:tc>
        <w:tc>
          <w:tcPr>
            <w:tcW w:w="1265" w:type="dxa"/>
            <w:vAlign w:val="center"/>
          </w:tcPr>
          <w:p w14:paraId="7B2D4F00" w14:textId="06D3D152" w:rsidR="00306374" w:rsidRDefault="00306374" w:rsidP="00306374">
            <w:pPr>
              <w:ind w:left="0" w:firstLine="0"/>
              <w:jc w:val="center"/>
            </w:pPr>
            <w:r>
              <w:t>640</w:t>
            </w:r>
          </w:p>
        </w:tc>
      </w:tr>
      <w:tr w:rsidR="00306374" w14:paraId="7014ABAB" w14:textId="77777777" w:rsidTr="00306374">
        <w:tc>
          <w:tcPr>
            <w:tcW w:w="1980" w:type="dxa"/>
            <w:vAlign w:val="center"/>
          </w:tcPr>
          <w:p w14:paraId="087FDD04" w14:textId="42090FD0" w:rsidR="00306374" w:rsidRDefault="00614E99" w:rsidP="0042770B">
            <w:pPr>
              <w:ind w:left="0" w:firstLine="0"/>
              <w:jc w:val="center"/>
            </w:pPr>
            <w:r>
              <w:t>Batch Size</w:t>
            </w:r>
          </w:p>
        </w:tc>
        <w:tc>
          <w:tcPr>
            <w:tcW w:w="1265" w:type="dxa"/>
            <w:vAlign w:val="center"/>
          </w:tcPr>
          <w:p w14:paraId="2C4E84D9" w14:textId="0711DC68" w:rsidR="00306374" w:rsidRDefault="00306374" w:rsidP="00306374">
            <w:pPr>
              <w:ind w:left="0" w:firstLine="0"/>
              <w:jc w:val="center"/>
            </w:pPr>
            <w:r>
              <w:t>8</w:t>
            </w:r>
          </w:p>
        </w:tc>
      </w:tr>
      <w:tr w:rsidR="00306374" w14:paraId="477BE945" w14:textId="77777777" w:rsidTr="00306374">
        <w:tc>
          <w:tcPr>
            <w:tcW w:w="1980" w:type="dxa"/>
            <w:vAlign w:val="center"/>
          </w:tcPr>
          <w:p w14:paraId="640AAB04" w14:textId="713CC1CC" w:rsidR="00306374" w:rsidRDefault="00614E99" w:rsidP="0042770B">
            <w:pPr>
              <w:ind w:left="0" w:firstLine="0"/>
              <w:jc w:val="center"/>
            </w:pPr>
            <w:r>
              <w:lastRenderedPageBreak/>
              <w:t>Patience</w:t>
            </w:r>
          </w:p>
        </w:tc>
        <w:tc>
          <w:tcPr>
            <w:tcW w:w="1265" w:type="dxa"/>
            <w:vAlign w:val="center"/>
          </w:tcPr>
          <w:p w14:paraId="084FA7E0" w14:textId="08B32A7F" w:rsidR="00306374" w:rsidRDefault="00306374" w:rsidP="00306374">
            <w:pPr>
              <w:ind w:left="0" w:firstLine="0"/>
              <w:jc w:val="center"/>
            </w:pPr>
            <w:r>
              <w:t>10</w:t>
            </w:r>
          </w:p>
        </w:tc>
      </w:tr>
      <w:tr w:rsidR="00306374" w14:paraId="6210BE41" w14:textId="77777777" w:rsidTr="00306374">
        <w:tc>
          <w:tcPr>
            <w:tcW w:w="1980" w:type="dxa"/>
            <w:vAlign w:val="center"/>
          </w:tcPr>
          <w:p w14:paraId="77B0E989" w14:textId="49C7D511" w:rsidR="00306374" w:rsidRDefault="00A305BD" w:rsidP="0042770B">
            <w:pPr>
              <w:ind w:left="0" w:firstLine="0"/>
              <w:jc w:val="center"/>
            </w:pPr>
            <w:r>
              <w:t>Workers</w:t>
            </w:r>
          </w:p>
        </w:tc>
        <w:tc>
          <w:tcPr>
            <w:tcW w:w="1265" w:type="dxa"/>
            <w:vAlign w:val="center"/>
          </w:tcPr>
          <w:p w14:paraId="58FC1512" w14:textId="3D5F6A36" w:rsidR="00306374" w:rsidRDefault="00306374" w:rsidP="00306374">
            <w:pPr>
              <w:ind w:left="0" w:firstLine="0"/>
              <w:jc w:val="center"/>
            </w:pPr>
            <w:r>
              <w:t>4</w:t>
            </w:r>
          </w:p>
        </w:tc>
      </w:tr>
    </w:tbl>
    <w:p w14:paraId="5213614E" w14:textId="77777777" w:rsidR="0001378D" w:rsidRPr="00BB3334" w:rsidRDefault="0001378D" w:rsidP="006C0EA6">
      <w:pPr>
        <w:ind w:left="720"/>
      </w:pPr>
    </w:p>
    <w:p w14:paraId="34EEB28F" w14:textId="7CC09779" w:rsidR="00306374" w:rsidRDefault="00306374" w:rsidP="00CF2159">
      <w:pPr>
        <w:ind w:left="720"/>
      </w:pPr>
      <w:r>
        <w:t xml:space="preserve">Parameter </w:t>
      </w:r>
      <w:r>
        <w:rPr>
          <w:i/>
          <w:iCs/>
        </w:rPr>
        <w:t>epochs</w:t>
      </w:r>
      <w:r>
        <w:t xml:space="preserve"> ditetapkan sebesar 100 agar model mendapat kesempatan belajar yang cukup dari dataset. Imgsz atau </w:t>
      </w:r>
      <w:r>
        <w:rPr>
          <w:i/>
          <w:iCs/>
        </w:rPr>
        <w:t>image size</w:t>
      </w:r>
      <w:r>
        <w:t xml:space="preserve"> sebesar 640 digunakan karena ukuran ini yang umum digunakan pada model YOLO</w:t>
      </w:r>
      <w:r w:rsidR="00A55457">
        <w:t xml:space="preserve"> dan sesuai untuk kebutuhan deteksi objek</w:t>
      </w:r>
      <w:r w:rsidR="00391820">
        <w:t xml:space="preserve"> kecil seperti bola biliar.</w:t>
      </w:r>
      <w:r w:rsidR="001109E0">
        <w:t xml:space="preserve"> Parameter batch sebesar 8 dipilih dengan mempertimbangkan keterbatasan memori </w:t>
      </w:r>
      <w:r w:rsidR="001109E0">
        <w:rPr>
          <w:i/>
          <w:iCs/>
        </w:rPr>
        <w:t>device</w:t>
      </w:r>
      <w:r w:rsidR="001109E0">
        <w:t xml:space="preserve"> saat </w:t>
      </w:r>
      <w:r w:rsidR="00381EEA">
        <w:rPr>
          <w:i/>
          <w:iCs/>
        </w:rPr>
        <w:t>training</w:t>
      </w:r>
      <w:r w:rsidR="001109E0">
        <w:t>.</w:t>
      </w:r>
      <w:r w:rsidR="00381EEA">
        <w:t xml:space="preserve"> </w:t>
      </w:r>
      <w:r w:rsidR="00381EEA">
        <w:rPr>
          <w:i/>
          <w:iCs/>
        </w:rPr>
        <w:t>Patience</w:t>
      </w:r>
      <w:r w:rsidR="00381EEA">
        <w:t xml:space="preserve"> sebesar 10 digunakan untuk menghentikan </w:t>
      </w:r>
      <w:r w:rsidR="00381EEA">
        <w:rPr>
          <w:i/>
          <w:iCs/>
        </w:rPr>
        <w:t>training</w:t>
      </w:r>
      <w:r w:rsidR="00381EEA">
        <w:t xml:space="preserve"> </w:t>
      </w:r>
      <w:r w:rsidR="00894391">
        <w:t xml:space="preserve">lebih awal jika tidak ada peningkatan performa dalam beberapa </w:t>
      </w:r>
      <w:r w:rsidR="00894391">
        <w:rPr>
          <w:i/>
          <w:iCs/>
        </w:rPr>
        <w:t>epoch</w:t>
      </w:r>
      <w:r w:rsidR="00894391">
        <w:t>.</w:t>
      </w:r>
      <w:r w:rsidR="00ED1603">
        <w:t xml:space="preserve"> </w:t>
      </w:r>
      <w:r w:rsidR="00ED1603">
        <w:rPr>
          <w:i/>
          <w:iCs/>
        </w:rPr>
        <w:t>Workers</w:t>
      </w:r>
      <w:r w:rsidR="00ED1603">
        <w:t xml:space="preserve"> sebesar 4 digunakan untuk mempercepat proses pembuatan data saat </w:t>
      </w:r>
      <w:r w:rsidR="00ED1603">
        <w:rPr>
          <w:i/>
          <w:iCs/>
        </w:rPr>
        <w:t>training</w:t>
      </w:r>
      <w:r w:rsidR="00ED1603">
        <w:t>.</w:t>
      </w:r>
    </w:p>
    <w:p w14:paraId="6A686F18" w14:textId="35FEE9C2" w:rsidR="00F11903" w:rsidRDefault="00A87220" w:rsidP="00283789">
      <w:pPr>
        <w:ind w:left="720"/>
      </w:pPr>
      <w:r w:rsidRPr="00A87220">
        <w:t>Hasil perbandingan ketiga model dianalisis untuk melihat kelebihan dan keterbatasan masing-masing model. Sebuah model dapat memiliki akurasi yang lebih tinggi, tetapi membutuhkan waktu inferensi yang lebih besar. Sebaliknya, model lain dapat memiliki kecepatan inferensi yang lebih baik, tetapi dengan akurasi yang sedikit lebih rendah. Oleh karena itu, pembahasan hasil tidak diarahkan pada penentuan model terbaik secara mutlak, melainkan pada analisis hubungan antara akurasi, kecepatan, dan efisiensi komputasi.</w:t>
      </w:r>
    </w:p>
    <w:p w14:paraId="4BFD71F6" w14:textId="2FE32E7D" w:rsidR="00F11903" w:rsidRDefault="00021A3E" w:rsidP="00492657">
      <w:pPr>
        <w:pStyle w:val="Heading3"/>
      </w:pPr>
      <w:bookmarkStart w:id="177" w:name="_Toc233121271"/>
      <w:r>
        <w:t>Pengembangan Logika Deteksi Pelanggaran</w:t>
      </w:r>
      <w:bookmarkEnd w:id="177"/>
    </w:p>
    <w:p w14:paraId="321F665C" w14:textId="4F39BC23" w:rsidR="00B43ECC" w:rsidRDefault="00021A3E" w:rsidP="00B43ECC">
      <w:pPr>
        <w:ind w:left="720"/>
      </w:pPr>
      <w:r>
        <w:t xml:space="preserve">Setelah model deteksi objek selesai dilatih, tahap selanjutnya adalah mengembangkan logika deteksi pelanggaran memakai Python. Logika ini menggunakan output YOLO berupa kelas objek, koordinat bounding box, dan </w:t>
      </w:r>
      <w:r>
        <w:rPr>
          <w:i/>
          <w:iCs/>
        </w:rPr>
        <w:t>confidence score</w:t>
      </w:r>
      <w:r>
        <w:t xml:space="preserve"> pada setiap </w:t>
      </w:r>
      <w:r>
        <w:rPr>
          <w:i/>
          <w:iCs/>
        </w:rPr>
        <w:t>frame</w:t>
      </w:r>
      <w:r>
        <w:t>.</w:t>
      </w:r>
      <w:r w:rsidR="00B43ECC">
        <w:t xml:space="preserve"> Informasi tersebut lalu digunakan untuk membaca posisi dan pergerakan objek pada </w:t>
      </w:r>
      <w:r w:rsidR="00043B40">
        <w:t>area permainan.</w:t>
      </w:r>
    </w:p>
    <w:p w14:paraId="74F376C2" w14:textId="6E67E75E" w:rsidR="00393C4B" w:rsidRDefault="00393C4B" w:rsidP="00B43ECC">
      <w:pPr>
        <w:ind w:left="720"/>
      </w:pPr>
      <w:r>
        <w:t>Gambar 3.1.</w:t>
      </w:r>
      <w:r w:rsidR="00D47F6B">
        <w:t>2</w:t>
      </w:r>
      <w:r>
        <w:t xml:space="preserve"> menunjukkan ilustrasi tamplan atas meja biliar. Ilustrasi ini menggambarkan area utama dan objek yang digunakan oleh sistem sebagai </w:t>
      </w:r>
      <w:r w:rsidR="004E320C">
        <w:t>acuan dalam mendeteksi pelanggaran.</w:t>
      </w:r>
    </w:p>
    <w:p w14:paraId="6527806F" w14:textId="77777777" w:rsidR="008C5181" w:rsidRDefault="00E83156" w:rsidP="008C5181">
      <w:pPr>
        <w:keepNext/>
        <w:ind w:left="720"/>
        <w:jc w:val="center"/>
      </w:pPr>
      <w:r>
        <w:drawing>
          <wp:inline distT="0" distB="0" distL="0" distR="0" wp14:anchorId="6DAF2992" wp14:editId="75E31593">
            <wp:extent cx="4485640" cy="2389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5640" cy="2389505"/>
                    </a:xfrm>
                    <a:prstGeom prst="rect">
                      <a:avLst/>
                    </a:prstGeom>
                    <a:noFill/>
                    <a:ln>
                      <a:noFill/>
                    </a:ln>
                  </pic:spPr>
                </pic:pic>
              </a:graphicData>
            </a:graphic>
          </wp:inline>
        </w:drawing>
      </w:r>
    </w:p>
    <w:p w14:paraId="652E5F65" w14:textId="0E28AB65" w:rsidR="005C4866" w:rsidRDefault="008C5181" w:rsidP="008C5181">
      <w:pPr>
        <w:pStyle w:val="CaptionGambarBabIII"/>
      </w:pPr>
      <w:bookmarkStart w:id="178" w:name="_Toc233104905"/>
      <w:bookmarkStart w:id="179" w:name="_Toc233121126"/>
      <w:r>
        <w:t xml:space="preserve">Gambar 3. </w:t>
      </w:r>
      <w:r>
        <w:fldChar w:fldCharType="begin"/>
      </w:r>
      <w:r>
        <w:instrText xml:space="preserve"> SEQ Gambar_3. \* ARABIC </w:instrText>
      </w:r>
      <w:r>
        <w:fldChar w:fldCharType="separate"/>
      </w:r>
      <w:r w:rsidR="004C1ED7">
        <w:t>2</w:t>
      </w:r>
      <w:r>
        <w:fldChar w:fldCharType="end"/>
      </w:r>
      <w:r>
        <w:t xml:space="preserve"> Top-down view meja biliar</w:t>
      </w:r>
      <w:bookmarkEnd w:id="178"/>
      <w:bookmarkEnd w:id="179"/>
    </w:p>
    <w:p w14:paraId="3EF34C09" w14:textId="1655C501" w:rsidR="008C5181" w:rsidRDefault="008C5181" w:rsidP="00DB60ED"/>
    <w:p w14:paraId="2A20AEA5" w14:textId="6D6FBC96" w:rsidR="0000061F" w:rsidRPr="00616050" w:rsidRDefault="005C4866" w:rsidP="00E83156">
      <w:pPr>
        <w:ind w:left="720"/>
      </w:pPr>
      <w:r>
        <w:t>Keterangan pada Gambar 3.1.</w:t>
      </w:r>
      <w:r w:rsidR="008E3952">
        <w:t>2</w:t>
      </w:r>
      <w:r>
        <w:t xml:space="preserve"> adalah sebagai berikut:</w:t>
      </w:r>
    </w:p>
    <w:p w14:paraId="08F9D98F" w14:textId="5937332C" w:rsidR="005C4866" w:rsidRPr="00034D73" w:rsidRDefault="005C4866" w:rsidP="007D3474">
      <w:pPr>
        <w:pStyle w:val="ListParagraph"/>
        <w:numPr>
          <w:ilvl w:val="3"/>
          <w:numId w:val="2"/>
        </w:numPr>
        <w:ind w:left="1440"/>
        <w:rPr>
          <w:i/>
          <w:iCs/>
        </w:rPr>
      </w:pPr>
      <w:r w:rsidRPr="00034D73">
        <w:rPr>
          <w:i/>
          <w:iCs/>
        </w:rPr>
        <w:t>Pocket</w:t>
      </w:r>
    </w:p>
    <w:p w14:paraId="15865289" w14:textId="79163BED" w:rsidR="00501788" w:rsidRDefault="00501788" w:rsidP="00A57121">
      <w:pPr>
        <w:pStyle w:val="ListParagraph"/>
        <w:ind w:left="1440"/>
      </w:pPr>
      <w:r w:rsidRPr="00501788">
        <w:rPr>
          <w:i/>
          <w:iCs/>
        </w:rPr>
        <w:t>Pocket</w:t>
      </w:r>
      <w:r w:rsidRPr="00501788">
        <w:t xml:space="preserve"> merupakan area lubang pada meja biliar. Area ini digunakan untuk mendeteksi kemungkinan bola masuk ke lubang. Selain itu, posisi pocket juga digunakan sebagai </w:t>
      </w:r>
      <w:r>
        <w:t>petunjuk</w:t>
      </w:r>
      <w:r w:rsidRPr="00501788">
        <w:t xml:space="preserve"> untuk membentuk area </w:t>
      </w:r>
      <w:r w:rsidRPr="00501788">
        <w:rPr>
          <w:i/>
          <w:iCs/>
        </w:rPr>
        <w:t>rail</w:t>
      </w:r>
      <w:r w:rsidRPr="00501788">
        <w:t xml:space="preserve"> pada sistem.</w:t>
      </w:r>
    </w:p>
    <w:p w14:paraId="5E3B8F62" w14:textId="77777777" w:rsidR="0000061F" w:rsidRPr="00EB4499" w:rsidRDefault="0000061F" w:rsidP="00EB4499">
      <w:pPr>
        <w:pStyle w:val="ListParagraph"/>
        <w:ind w:left="1440" w:firstLine="0"/>
      </w:pPr>
    </w:p>
    <w:p w14:paraId="063EE3AC" w14:textId="5BBC4784" w:rsidR="005C4866" w:rsidRDefault="005C4866" w:rsidP="007D3474">
      <w:pPr>
        <w:pStyle w:val="ListParagraph"/>
        <w:numPr>
          <w:ilvl w:val="3"/>
          <w:numId w:val="2"/>
        </w:numPr>
        <w:ind w:left="1440"/>
      </w:pPr>
      <w:r w:rsidRPr="00034D73">
        <w:rPr>
          <w:i/>
          <w:iCs/>
        </w:rPr>
        <w:t>Rail</w:t>
      </w:r>
      <w:r>
        <w:t xml:space="preserve"> </w:t>
      </w:r>
      <w:r w:rsidRPr="00034D73">
        <w:rPr>
          <w:i/>
          <w:iCs/>
        </w:rPr>
        <w:t>zone</w:t>
      </w:r>
    </w:p>
    <w:p w14:paraId="66D34D42" w14:textId="3034D327" w:rsidR="00E83156" w:rsidRPr="00B4770F" w:rsidRDefault="00B4770F" w:rsidP="004F4EDA">
      <w:pPr>
        <w:pStyle w:val="ListParagraph"/>
        <w:ind w:left="1440"/>
      </w:pPr>
      <w:r w:rsidRPr="00B4770F">
        <w:t xml:space="preserve">Rail zone merupakan area bantu yang digunakan untuk mendeteksi kontak bola dengan sisi meja. Area ini dibentuk dari titik tengah pocket yang terdeteksi oleh model. Titik tengah pocket tersebut dihubungkan menjadi sebuah </w:t>
      </w:r>
      <w:r w:rsidRPr="00B4770F">
        <w:rPr>
          <w:i/>
          <w:iCs/>
        </w:rPr>
        <w:t>polygon</w:t>
      </w:r>
      <w:r w:rsidRPr="00B4770F">
        <w:t xml:space="preserve"> yang mengikuti bentuk area permainan. Pada pembentukan polygon ini, </w:t>
      </w:r>
      <w:r w:rsidRPr="00B4770F">
        <w:rPr>
          <w:i/>
          <w:iCs/>
        </w:rPr>
        <w:t>pocket</w:t>
      </w:r>
      <w:r w:rsidRPr="00B4770F">
        <w:t xml:space="preserve"> tengah bagian bawah tidak digunakan agar bentuk rail zone tetap mengikuti sisi meja yang dibutuhkan dalam tampilan kamera.</w:t>
      </w:r>
    </w:p>
    <w:p w14:paraId="33461025" w14:textId="77777777" w:rsidR="0000061F" w:rsidRDefault="0000061F" w:rsidP="0012470F">
      <w:pPr>
        <w:pStyle w:val="ListParagraph"/>
        <w:ind w:left="1440" w:firstLine="0"/>
      </w:pPr>
    </w:p>
    <w:p w14:paraId="602725D3" w14:textId="35B6B055" w:rsidR="005C4866" w:rsidRDefault="005C4866" w:rsidP="007D3474">
      <w:pPr>
        <w:pStyle w:val="ListParagraph"/>
        <w:numPr>
          <w:ilvl w:val="3"/>
          <w:numId w:val="2"/>
        </w:numPr>
        <w:ind w:left="1440"/>
      </w:pPr>
      <w:r w:rsidRPr="00034D73">
        <w:rPr>
          <w:i/>
          <w:iCs/>
        </w:rPr>
        <w:t>Cue</w:t>
      </w:r>
      <w:r>
        <w:t xml:space="preserve"> </w:t>
      </w:r>
      <w:r w:rsidRPr="00034D73">
        <w:rPr>
          <w:i/>
          <w:iCs/>
        </w:rPr>
        <w:t>ball</w:t>
      </w:r>
    </w:p>
    <w:p w14:paraId="3C97855F" w14:textId="0BAD727A" w:rsidR="00BA015B" w:rsidRDefault="00BA015B" w:rsidP="004F4EDA">
      <w:pPr>
        <w:pStyle w:val="ListParagraph"/>
        <w:ind w:left="1440"/>
      </w:pPr>
      <w:r w:rsidRPr="0000061F">
        <w:rPr>
          <w:i/>
          <w:iCs/>
        </w:rPr>
        <w:t>Cue</w:t>
      </w:r>
      <w:r w:rsidRPr="00BA015B">
        <w:t xml:space="preserve"> </w:t>
      </w:r>
      <w:r w:rsidRPr="0000061F">
        <w:rPr>
          <w:i/>
          <w:iCs/>
        </w:rPr>
        <w:t>ball</w:t>
      </w:r>
      <w:r w:rsidRPr="00BA015B">
        <w:t xml:space="preserve"> merupakan bola putih yang menjadi objek utama dalam proses deteksi pelanggaran. Pergerakan cue ball digunakan untuk menentukan awal pukulan, memantau kontak pertama dengan </w:t>
      </w:r>
      <w:r w:rsidRPr="0000061F">
        <w:rPr>
          <w:i/>
          <w:iCs/>
        </w:rPr>
        <w:t>object</w:t>
      </w:r>
      <w:r w:rsidRPr="00BA015B">
        <w:t xml:space="preserve"> </w:t>
      </w:r>
      <w:r w:rsidRPr="0000061F">
        <w:rPr>
          <w:i/>
          <w:iCs/>
        </w:rPr>
        <w:t>ball</w:t>
      </w:r>
      <w:r w:rsidRPr="00BA015B">
        <w:t xml:space="preserve">, serta mendeteksi beberapa kondisi pelanggaran seperti </w:t>
      </w:r>
      <w:r w:rsidRPr="00E807FA">
        <w:rPr>
          <w:i/>
          <w:iCs/>
        </w:rPr>
        <w:t>cue</w:t>
      </w:r>
      <w:r w:rsidRPr="00BA015B">
        <w:t xml:space="preserve"> </w:t>
      </w:r>
      <w:r w:rsidRPr="004F4EDA">
        <w:t>ball</w:t>
      </w:r>
      <w:r w:rsidRPr="00BA015B">
        <w:t xml:space="preserve"> </w:t>
      </w:r>
      <w:r w:rsidRPr="00E807FA">
        <w:rPr>
          <w:i/>
          <w:iCs/>
        </w:rPr>
        <w:t>scratch</w:t>
      </w:r>
      <w:r w:rsidRPr="00BA015B">
        <w:t xml:space="preserve">, </w:t>
      </w:r>
      <w:r w:rsidR="00563960">
        <w:rPr>
          <w:i/>
          <w:iCs/>
        </w:rPr>
        <w:t>no legal hit</w:t>
      </w:r>
      <w:r w:rsidRPr="00BA015B">
        <w:t>, dan kondisi ketika cue ball tidak terdeteksi oleh sistem</w:t>
      </w:r>
      <w:r w:rsidR="00E807FA">
        <w:t xml:space="preserve"> (</w:t>
      </w:r>
      <w:r w:rsidR="00692785">
        <w:rPr>
          <w:i/>
          <w:iCs/>
        </w:rPr>
        <w:t>cue ball off field</w:t>
      </w:r>
      <w:r w:rsidR="00E807FA">
        <w:t>)</w:t>
      </w:r>
      <w:r w:rsidRPr="00BA015B">
        <w:t>.</w:t>
      </w:r>
    </w:p>
    <w:p w14:paraId="13442E9F" w14:textId="77777777" w:rsidR="0000061F" w:rsidRDefault="0000061F" w:rsidP="00BA015B">
      <w:pPr>
        <w:pStyle w:val="ListParagraph"/>
        <w:ind w:left="1440" w:firstLine="0"/>
      </w:pPr>
    </w:p>
    <w:p w14:paraId="3D55C433" w14:textId="38BCF3F7" w:rsidR="005C4866" w:rsidRDefault="005C4866" w:rsidP="007D3474">
      <w:pPr>
        <w:pStyle w:val="ListParagraph"/>
        <w:numPr>
          <w:ilvl w:val="3"/>
          <w:numId w:val="2"/>
        </w:numPr>
        <w:ind w:left="1440"/>
      </w:pPr>
      <w:r w:rsidRPr="00034D73">
        <w:rPr>
          <w:i/>
          <w:iCs/>
        </w:rPr>
        <w:t>Object</w:t>
      </w:r>
      <w:r>
        <w:t xml:space="preserve"> </w:t>
      </w:r>
      <w:r w:rsidRPr="00034D73">
        <w:rPr>
          <w:i/>
          <w:iCs/>
        </w:rPr>
        <w:t>balls</w:t>
      </w:r>
    </w:p>
    <w:p w14:paraId="43E82458" w14:textId="397B39CB" w:rsidR="00535593" w:rsidRDefault="00535593" w:rsidP="004F4EDA">
      <w:pPr>
        <w:pStyle w:val="ListParagraph"/>
        <w:ind w:left="1440"/>
      </w:pPr>
      <w:r w:rsidRPr="00535593">
        <w:rPr>
          <w:i/>
          <w:iCs/>
        </w:rPr>
        <w:t>Object</w:t>
      </w:r>
      <w:r w:rsidRPr="00535593">
        <w:t xml:space="preserve"> </w:t>
      </w:r>
      <w:r w:rsidRPr="00535593">
        <w:rPr>
          <w:i/>
          <w:iCs/>
        </w:rPr>
        <w:t>balls</w:t>
      </w:r>
      <w:r w:rsidRPr="00535593">
        <w:t xml:space="preserve"> merupakan bola-bola bernomor yang menjadi target permainan 9-</w:t>
      </w:r>
      <w:r w:rsidRPr="00535593">
        <w:rPr>
          <w:i/>
          <w:iCs/>
        </w:rPr>
        <w:t>ball</w:t>
      </w:r>
      <w:r w:rsidRPr="00535593">
        <w:t>. Pada ilustrasi, object balls ditampilkan dalam susunan diamond sesuai dengan posisi rack awal permainan 9-</w:t>
      </w:r>
      <w:r w:rsidRPr="00535593">
        <w:rPr>
          <w:i/>
          <w:iCs/>
        </w:rPr>
        <w:t>ball</w:t>
      </w:r>
      <w:r w:rsidRPr="00535593">
        <w:t xml:space="preserve">. Posisi </w:t>
      </w:r>
      <w:r w:rsidRPr="00535593">
        <w:rPr>
          <w:i/>
          <w:iCs/>
        </w:rPr>
        <w:t>object</w:t>
      </w:r>
      <w:r w:rsidRPr="00535593">
        <w:t xml:space="preserve"> </w:t>
      </w:r>
      <w:r w:rsidRPr="00535593">
        <w:rPr>
          <w:i/>
          <w:iCs/>
        </w:rPr>
        <w:t>balls</w:t>
      </w:r>
      <w:r w:rsidRPr="00535593">
        <w:t xml:space="preserve"> digunakan untuk menentukan bola bernomor terendah yang masih berada di atas meja.</w:t>
      </w:r>
    </w:p>
    <w:p w14:paraId="4764E60E" w14:textId="04DA819A" w:rsidR="00492657" w:rsidRDefault="00492657" w:rsidP="004F4EDA">
      <w:pPr>
        <w:pStyle w:val="ListParagraph"/>
        <w:ind w:left="1440"/>
      </w:pPr>
    </w:p>
    <w:p w14:paraId="218B3E57" w14:textId="77777777" w:rsidR="0021220D" w:rsidRDefault="00746A42" w:rsidP="0021220D">
      <w:pPr>
        <w:pStyle w:val="ListParagraph"/>
        <w:keepNext/>
        <w:ind w:left="1440"/>
        <w:jc w:val="center"/>
      </w:pPr>
      <w:r>
        <w:lastRenderedPageBreak/>
        <w:drawing>
          <wp:inline distT="0" distB="0" distL="0" distR="0" wp14:anchorId="068228EB" wp14:editId="5ADCC726">
            <wp:extent cx="4283874" cy="289757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6938" cy="2899652"/>
                    </a:xfrm>
                    <a:prstGeom prst="rect">
                      <a:avLst/>
                    </a:prstGeom>
                    <a:noFill/>
                    <a:ln>
                      <a:noFill/>
                    </a:ln>
                  </pic:spPr>
                </pic:pic>
              </a:graphicData>
            </a:graphic>
          </wp:inline>
        </w:drawing>
      </w:r>
    </w:p>
    <w:p w14:paraId="4DAAB49B" w14:textId="296361DA" w:rsidR="00492657" w:rsidRDefault="0021220D" w:rsidP="0021220D">
      <w:pPr>
        <w:pStyle w:val="CaptionGambarBabIII"/>
      </w:pPr>
      <w:bookmarkStart w:id="180" w:name="_Toc233121127"/>
      <w:r>
        <w:t xml:space="preserve">Gambar 3. </w:t>
      </w:r>
      <w:r>
        <w:fldChar w:fldCharType="begin"/>
      </w:r>
      <w:r>
        <w:instrText xml:space="preserve"> SEQ Gambar_3. \* ARABIC </w:instrText>
      </w:r>
      <w:r>
        <w:fldChar w:fldCharType="separate"/>
      </w:r>
      <w:r w:rsidR="004C1ED7">
        <w:t>3</w:t>
      </w:r>
      <w:r>
        <w:fldChar w:fldCharType="end"/>
      </w:r>
      <w:r>
        <w:t>. Flowchart sistem deteksi pelanggaran 9-ball pool</w:t>
      </w:r>
      <w:bookmarkEnd w:id="180"/>
    </w:p>
    <w:p w14:paraId="4D44B914" w14:textId="77777777" w:rsidR="002F6D0B" w:rsidRDefault="002F6D0B" w:rsidP="00492657">
      <w:pPr>
        <w:ind w:left="720"/>
      </w:pPr>
    </w:p>
    <w:p w14:paraId="56510AC4" w14:textId="7D660117" w:rsidR="00492657" w:rsidRDefault="00492657" w:rsidP="00492657">
      <w:pPr>
        <w:ind w:left="720"/>
      </w:pPr>
      <w:r w:rsidRPr="00492657">
        <w:t>Gambar 3.1.</w:t>
      </w:r>
      <w:r w:rsidR="00044ADB">
        <w:t>3</w:t>
      </w:r>
      <w:r w:rsidRPr="00492657">
        <w:t xml:space="preserve"> menampilkan </w:t>
      </w:r>
      <w:r w:rsidRPr="00492657">
        <w:rPr>
          <w:i/>
          <w:iCs/>
        </w:rPr>
        <w:t>flowchart</w:t>
      </w:r>
      <w:r w:rsidRPr="00492657">
        <w:t xml:space="preserve"> dari program deteksi pelanggaran 9-</w:t>
      </w:r>
      <w:r w:rsidRPr="00492657">
        <w:rPr>
          <w:i/>
          <w:iCs/>
        </w:rPr>
        <w:t>ball</w:t>
      </w:r>
      <w:r w:rsidRPr="00492657">
        <w:t xml:space="preserve"> </w:t>
      </w:r>
      <w:r w:rsidRPr="00492657">
        <w:rPr>
          <w:i/>
          <w:iCs/>
        </w:rPr>
        <w:t>pool</w:t>
      </w:r>
      <w:r w:rsidRPr="00492657">
        <w:t>. Flowchart ini menjelaskan alur kerja sistem saat aplikasi dijalankan, mulai dari pemilihan sumber video, proses inferensi model YOLO, pembentukan area meja, pelacakan pergerakan bola, hingga pengecekan pelanggaran. Alur ini digunakan untuk memperjelas bagaimana hasil deteksi objek dari model diolah menjadi keputusan foul berdasarkan aturan yang telah ditentukan.</w:t>
      </w:r>
    </w:p>
    <w:p w14:paraId="78B472A3" w14:textId="7AF6EB7D" w:rsidR="00492657" w:rsidRDefault="00492657" w:rsidP="00492657">
      <w:pPr>
        <w:ind w:left="720"/>
      </w:pPr>
      <w:r w:rsidRPr="00492657">
        <w:t xml:space="preserve">Saat aplikasi dijalankan, pengguna terlebih dahulu memilih sumber video, folder </w:t>
      </w:r>
      <w:r w:rsidRPr="00C53036">
        <w:rPr>
          <w:i/>
          <w:iCs/>
        </w:rPr>
        <w:t>output</w:t>
      </w:r>
      <w:r w:rsidRPr="00492657">
        <w:t xml:space="preserve">, dan model YOLO berformat .hef yang akan digunakan. Sumber video dapat berasal dari file video yang sudah tersedia pada komputer atau dari hasil rekaman kamera. Jika pengguna memilih </w:t>
      </w:r>
      <w:r w:rsidRPr="00C53036">
        <w:rPr>
          <w:i/>
          <w:iCs/>
        </w:rPr>
        <w:t>file</w:t>
      </w:r>
      <w:r w:rsidRPr="00492657">
        <w:t xml:space="preserve"> video, sistem akan langsung memproses video tersebut. Jika pengguna memilih kamera, sistem akan melakukan perekaman terlebih dahulu hingga pengguna menghentikan proses rekaman. Setelah video tersedia, sistem melanjutkan proses ke tahap deteksi objek dan analisis pelanggaran.</w:t>
      </w:r>
    </w:p>
    <w:p w14:paraId="6DB5045B" w14:textId="05B45A3E" w:rsidR="00D64BF0" w:rsidRDefault="00D64BF0" w:rsidP="00492657">
      <w:pPr>
        <w:ind w:left="720"/>
      </w:pPr>
      <w:r w:rsidRPr="00D64BF0">
        <w:t xml:space="preserve">Pada tahap pemrosesan, video dibaca secara </w:t>
      </w:r>
      <w:r w:rsidRPr="00D64BF0">
        <w:rPr>
          <w:i/>
          <w:iCs/>
        </w:rPr>
        <w:t>frame</w:t>
      </w:r>
      <w:r w:rsidRPr="00D64BF0">
        <w:t xml:space="preserve"> by </w:t>
      </w:r>
      <w:r w:rsidRPr="00D64BF0">
        <w:rPr>
          <w:i/>
          <w:iCs/>
        </w:rPr>
        <w:t>frame</w:t>
      </w:r>
      <w:r w:rsidRPr="00D64BF0">
        <w:t xml:space="preserve">. Pada setiap </w:t>
      </w:r>
      <w:r w:rsidRPr="00D64BF0">
        <w:rPr>
          <w:i/>
          <w:iCs/>
        </w:rPr>
        <w:t>frame</w:t>
      </w:r>
      <w:r w:rsidRPr="00D64BF0">
        <w:t xml:space="preserve">, model YOLO melakukan inferensi melalui Hailo-8L untuk mendeteksi objek di atas meja, seperti </w:t>
      </w:r>
      <w:r w:rsidRPr="00D64BF0">
        <w:rPr>
          <w:i/>
          <w:iCs/>
        </w:rPr>
        <w:t>cue</w:t>
      </w:r>
      <w:r w:rsidRPr="00D64BF0">
        <w:t xml:space="preserve"> </w:t>
      </w:r>
      <w:r w:rsidRPr="00D64BF0">
        <w:rPr>
          <w:i/>
          <w:iCs/>
        </w:rPr>
        <w:t>ball</w:t>
      </w:r>
      <w:r w:rsidRPr="00D64BF0">
        <w:t xml:space="preserve">, </w:t>
      </w:r>
      <w:r w:rsidRPr="00D64BF0">
        <w:rPr>
          <w:i/>
          <w:iCs/>
        </w:rPr>
        <w:t>object</w:t>
      </w:r>
      <w:r w:rsidRPr="00D64BF0">
        <w:t xml:space="preserve"> </w:t>
      </w:r>
      <w:r w:rsidRPr="00D64BF0">
        <w:rPr>
          <w:i/>
          <w:iCs/>
        </w:rPr>
        <w:t>ball</w:t>
      </w:r>
      <w:r w:rsidRPr="00D64BF0">
        <w:t xml:space="preserve">, </w:t>
      </w:r>
      <w:r w:rsidRPr="00D64BF0">
        <w:rPr>
          <w:i/>
          <w:iCs/>
        </w:rPr>
        <w:t>pocket</w:t>
      </w:r>
      <w:r w:rsidRPr="00D64BF0">
        <w:t xml:space="preserve">, dan </w:t>
      </w:r>
      <w:r w:rsidRPr="00D64BF0">
        <w:rPr>
          <w:i/>
          <w:iCs/>
        </w:rPr>
        <w:t>cue</w:t>
      </w:r>
      <w:r w:rsidRPr="00D64BF0">
        <w:t xml:space="preserve"> </w:t>
      </w:r>
      <w:r w:rsidRPr="00D64BF0">
        <w:rPr>
          <w:i/>
          <w:iCs/>
        </w:rPr>
        <w:t>stick</w:t>
      </w:r>
      <w:r w:rsidRPr="00D64BF0">
        <w:t xml:space="preserve">. Hasil deteksi yang diperoleh berupa kelas objek, </w:t>
      </w:r>
      <w:r w:rsidRPr="00D64BF0">
        <w:rPr>
          <w:i/>
          <w:iCs/>
        </w:rPr>
        <w:t>bounding</w:t>
      </w:r>
      <w:r w:rsidRPr="00D64BF0">
        <w:t xml:space="preserve"> </w:t>
      </w:r>
      <w:r w:rsidRPr="00D64BF0">
        <w:rPr>
          <w:i/>
          <w:iCs/>
        </w:rPr>
        <w:t>box</w:t>
      </w:r>
      <w:r w:rsidRPr="00D64BF0">
        <w:t xml:space="preserve">, dan </w:t>
      </w:r>
      <w:r w:rsidRPr="00D64BF0">
        <w:rPr>
          <w:i/>
          <w:iCs/>
        </w:rPr>
        <w:t>confidence</w:t>
      </w:r>
      <w:r w:rsidRPr="00D64BF0">
        <w:t xml:space="preserve"> </w:t>
      </w:r>
      <w:r w:rsidRPr="00D64BF0">
        <w:rPr>
          <w:i/>
          <w:iCs/>
        </w:rPr>
        <w:t>score</w:t>
      </w:r>
      <w:r w:rsidRPr="00D64BF0">
        <w:t>.</w:t>
      </w:r>
    </w:p>
    <w:p w14:paraId="72F6A19C" w14:textId="05E81989" w:rsidR="00606ADE" w:rsidRDefault="00606ADE" w:rsidP="00492657">
      <w:pPr>
        <w:ind w:left="720"/>
      </w:pPr>
      <w:r w:rsidRPr="00606ADE">
        <w:t xml:space="preserve">Setelah objek terdeteksi, sistem mengelompokkan hasil deteksi menjadi beberapa objek utama, yaitu </w:t>
      </w:r>
      <w:r w:rsidRPr="00606ADE">
        <w:rPr>
          <w:i/>
          <w:iCs/>
        </w:rPr>
        <w:t>cue</w:t>
      </w:r>
      <w:r w:rsidRPr="00606ADE">
        <w:t xml:space="preserve"> </w:t>
      </w:r>
      <w:r w:rsidRPr="00606ADE">
        <w:rPr>
          <w:i/>
          <w:iCs/>
        </w:rPr>
        <w:t>ball</w:t>
      </w:r>
      <w:r w:rsidRPr="00606ADE">
        <w:t xml:space="preserve">, </w:t>
      </w:r>
      <w:r w:rsidRPr="00606ADE">
        <w:rPr>
          <w:i/>
          <w:iCs/>
        </w:rPr>
        <w:t>object</w:t>
      </w:r>
      <w:r w:rsidRPr="00606ADE">
        <w:t xml:space="preserve"> </w:t>
      </w:r>
      <w:r w:rsidRPr="00606ADE">
        <w:rPr>
          <w:i/>
          <w:iCs/>
        </w:rPr>
        <w:t>balls</w:t>
      </w:r>
      <w:r w:rsidRPr="00606ADE">
        <w:t xml:space="preserve">, </w:t>
      </w:r>
      <w:r w:rsidRPr="00606ADE">
        <w:rPr>
          <w:i/>
          <w:iCs/>
        </w:rPr>
        <w:t>pocket</w:t>
      </w:r>
      <w:r w:rsidRPr="00606ADE">
        <w:t xml:space="preserve">, dan </w:t>
      </w:r>
      <w:r w:rsidRPr="00606ADE">
        <w:rPr>
          <w:i/>
          <w:iCs/>
        </w:rPr>
        <w:t>cue</w:t>
      </w:r>
      <w:r w:rsidRPr="00606ADE">
        <w:t xml:space="preserve"> </w:t>
      </w:r>
      <w:r w:rsidRPr="00606ADE">
        <w:rPr>
          <w:i/>
          <w:iCs/>
        </w:rPr>
        <w:t>stick</w:t>
      </w:r>
      <w:r w:rsidRPr="00606ADE">
        <w:t xml:space="preserve">. Untuk setiap bola, sistem menghitung titik tengah </w:t>
      </w:r>
      <w:r w:rsidRPr="00606ADE">
        <w:rPr>
          <w:i/>
          <w:iCs/>
        </w:rPr>
        <w:t>bounding</w:t>
      </w:r>
      <w:r w:rsidRPr="00606ADE">
        <w:t xml:space="preserve"> </w:t>
      </w:r>
      <w:r w:rsidRPr="00606ADE">
        <w:rPr>
          <w:i/>
          <w:iCs/>
        </w:rPr>
        <w:t>box</w:t>
      </w:r>
      <w:r w:rsidRPr="00606ADE">
        <w:t xml:space="preserve"> sebagai posisi bola pada </w:t>
      </w:r>
      <w:r w:rsidRPr="00606ADE">
        <w:rPr>
          <w:i/>
          <w:iCs/>
        </w:rPr>
        <w:t>frame</w:t>
      </w:r>
      <w:r w:rsidRPr="00606ADE">
        <w:t xml:space="preserve"> tersebut. Posisi ini disimpan dari </w:t>
      </w:r>
      <w:r w:rsidRPr="00606ADE">
        <w:rPr>
          <w:i/>
          <w:iCs/>
        </w:rPr>
        <w:t>frame</w:t>
      </w:r>
      <w:r w:rsidRPr="00606ADE">
        <w:t xml:space="preserve"> ke </w:t>
      </w:r>
      <w:r w:rsidRPr="00606ADE">
        <w:rPr>
          <w:i/>
          <w:iCs/>
        </w:rPr>
        <w:t>frame</w:t>
      </w:r>
      <w:r w:rsidRPr="00606ADE">
        <w:t xml:space="preserve"> untuk membaca pergerakan bola dan menghitung kecepatan </w:t>
      </w:r>
      <w:r w:rsidRPr="00606ADE">
        <w:rPr>
          <w:i/>
          <w:iCs/>
        </w:rPr>
        <w:t>cue</w:t>
      </w:r>
      <w:r w:rsidRPr="00606ADE">
        <w:t xml:space="preserve"> </w:t>
      </w:r>
      <w:r w:rsidRPr="00606ADE">
        <w:rPr>
          <w:i/>
          <w:iCs/>
        </w:rPr>
        <w:t>ball</w:t>
      </w:r>
      <w:r w:rsidRPr="00606ADE">
        <w:t>. Selain itu, sistem juga menentukan bola bernomor terendah yang masih terdeteksi di atas meja sebagai target sah pada pukulan tersebut.</w:t>
      </w:r>
    </w:p>
    <w:p w14:paraId="25303315" w14:textId="1AAFA0AA" w:rsidR="00DB4A6B" w:rsidRDefault="00DB4A6B" w:rsidP="00492657">
      <w:pPr>
        <w:ind w:left="720"/>
      </w:pPr>
      <w:r w:rsidRPr="00DB4A6B">
        <w:lastRenderedPageBreak/>
        <w:t xml:space="preserve">Sistem kemudian membentuk area penting pada meja, yaitu </w:t>
      </w:r>
      <w:r w:rsidRPr="00A42499">
        <w:rPr>
          <w:i/>
          <w:iCs/>
        </w:rPr>
        <w:t>pocket</w:t>
      </w:r>
      <w:r w:rsidRPr="00DB4A6B">
        <w:t xml:space="preserve"> dan </w:t>
      </w:r>
      <w:r w:rsidRPr="00A42499">
        <w:rPr>
          <w:i/>
          <w:iCs/>
        </w:rPr>
        <w:t>rail</w:t>
      </w:r>
      <w:r w:rsidRPr="00DB4A6B">
        <w:t xml:space="preserve"> </w:t>
      </w:r>
      <w:r w:rsidRPr="00A42499">
        <w:rPr>
          <w:i/>
          <w:iCs/>
        </w:rPr>
        <w:t>zone</w:t>
      </w:r>
      <w:r w:rsidRPr="00DB4A6B">
        <w:t xml:space="preserve">. Area </w:t>
      </w:r>
      <w:r w:rsidRPr="00A42499">
        <w:rPr>
          <w:i/>
          <w:iCs/>
        </w:rPr>
        <w:t>pocket</w:t>
      </w:r>
      <w:r w:rsidRPr="00DB4A6B">
        <w:t xml:space="preserve"> </w:t>
      </w:r>
      <w:r w:rsidR="00A42499">
        <w:t>dapatkan</w:t>
      </w:r>
      <w:r w:rsidRPr="00DB4A6B">
        <w:t xml:space="preserve"> dari </w:t>
      </w:r>
      <w:r w:rsidRPr="00B16840">
        <w:rPr>
          <w:i/>
          <w:iCs/>
        </w:rPr>
        <w:t>bounding</w:t>
      </w:r>
      <w:r w:rsidRPr="00DB4A6B">
        <w:t xml:space="preserve"> </w:t>
      </w:r>
      <w:r w:rsidRPr="00B16840">
        <w:rPr>
          <w:i/>
          <w:iCs/>
        </w:rPr>
        <w:t>box</w:t>
      </w:r>
      <w:r w:rsidRPr="00DB4A6B">
        <w:t xml:space="preserve"> </w:t>
      </w:r>
      <w:r w:rsidRPr="00B16840">
        <w:rPr>
          <w:i/>
          <w:iCs/>
        </w:rPr>
        <w:t>pocket</w:t>
      </w:r>
      <w:r w:rsidRPr="00DB4A6B">
        <w:t xml:space="preserve"> yang terdeteksi oleh model. Dari setiap </w:t>
      </w:r>
      <w:r w:rsidRPr="00B16840">
        <w:rPr>
          <w:i/>
          <w:iCs/>
        </w:rPr>
        <w:t>bounding</w:t>
      </w:r>
      <w:r w:rsidRPr="00DB4A6B">
        <w:t xml:space="preserve"> </w:t>
      </w:r>
      <w:r w:rsidRPr="00B16840">
        <w:rPr>
          <w:i/>
          <w:iCs/>
        </w:rPr>
        <w:t>box</w:t>
      </w:r>
      <w:r w:rsidRPr="00DB4A6B">
        <w:t xml:space="preserve"> </w:t>
      </w:r>
      <w:r w:rsidRPr="00B16840">
        <w:rPr>
          <w:i/>
          <w:iCs/>
        </w:rPr>
        <w:t>pocket</w:t>
      </w:r>
      <w:r w:rsidRPr="00DB4A6B">
        <w:t xml:space="preserve">, sistem menghitung titik tengah sebagai titik acuan. Titik-titik tengah </w:t>
      </w:r>
      <w:r w:rsidRPr="00B16840">
        <w:rPr>
          <w:i/>
          <w:iCs/>
        </w:rPr>
        <w:t>pocket</w:t>
      </w:r>
      <w:r w:rsidRPr="00DB4A6B">
        <w:t xml:space="preserve"> tersebut kemudian dihubungkan untuk membentuk </w:t>
      </w:r>
      <w:r w:rsidRPr="00B16840">
        <w:rPr>
          <w:i/>
          <w:iCs/>
        </w:rPr>
        <w:t>polygon</w:t>
      </w:r>
      <w:r w:rsidRPr="00DB4A6B">
        <w:t xml:space="preserve"> </w:t>
      </w:r>
      <w:r w:rsidRPr="00B16840">
        <w:rPr>
          <w:i/>
          <w:iCs/>
        </w:rPr>
        <w:t>rail</w:t>
      </w:r>
      <w:r w:rsidRPr="00DB4A6B">
        <w:t xml:space="preserve"> </w:t>
      </w:r>
      <w:r w:rsidRPr="00B16840">
        <w:rPr>
          <w:i/>
          <w:iCs/>
        </w:rPr>
        <w:t>zone</w:t>
      </w:r>
      <w:r w:rsidRPr="00DB4A6B">
        <w:t xml:space="preserve">. Pada proses ini, pocket tengah bagian bawah tidak digunakan dalam pembentukan polygon. </w:t>
      </w:r>
      <w:r w:rsidRPr="00B16840">
        <w:rPr>
          <w:i/>
          <w:iCs/>
        </w:rPr>
        <w:t>Rail</w:t>
      </w:r>
      <w:r w:rsidRPr="00DB4A6B">
        <w:t xml:space="preserve"> </w:t>
      </w:r>
      <w:r w:rsidRPr="00B16840">
        <w:rPr>
          <w:i/>
          <w:iCs/>
        </w:rPr>
        <w:t>zone</w:t>
      </w:r>
      <w:r w:rsidRPr="00DB4A6B">
        <w:t xml:space="preserve"> yang terbentuk digunakan untuk mengecek apakah suatu bola menyentuh </w:t>
      </w:r>
      <w:r w:rsidRPr="00B16840">
        <w:rPr>
          <w:i/>
          <w:iCs/>
        </w:rPr>
        <w:t>rail</w:t>
      </w:r>
      <w:r w:rsidRPr="00DB4A6B">
        <w:t xml:space="preserve"> setelah pukulan terjadi.</w:t>
      </w:r>
    </w:p>
    <w:p w14:paraId="68963A72" w14:textId="1A50B4AE" w:rsidR="00606ADE" w:rsidRDefault="00606ADE" w:rsidP="00492657">
      <w:pPr>
        <w:ind w:left="720"/>
      </w:pPr>
      <w:r w:rsidRPr="00606ADE">
        <w:t xml:space="preserve">Satu pukulan dianggap mulai ketika </w:t>
      </w:r>
      <w:r w:rsidRPr="003E5995">
        <w:rPr>
          <w:i/>
          <w:iCs/>
        </w:rPr>
        <w:t>cue</w:t>
      </w:r>
      <w:r w:rsidRPr="00606ADE">
        <w:t xml:space="preserve"> </w:t>
      </w:r>
      <w:r w:rsidRPr="003E5995">
        <w:rPr>
          <w:i/>
          <w:iCs/>
        </w:rPr>
        <w:t>ball</w:t>
      </w:r>
      <w:r w:rsidRPr="00606ADE">
        <w:t xml:space="preserve"> bergerak melewati ambang kecepatan tertentu. Saat pukulan dimulai, sistem menyimpan kondisi awal bola, seperti posisi awal, status bola terhadap </w:t>
      </w:r>
      <w:r w:rsidRPr="003E5995">
        <w:rPr>
          <w:i/>
          <w:iCs/>
        </w:rPr>
        <w:t>rail</w:t>
      </w:r>
      <w:r w:rsidRPr="00606ADE">
        <w:t xml:space="preserve">, dan bola bernomor terendah yang menjadi target. Pukulan dianggap selesai ketika </w:t>
      </w:r>
      <w:r w:rsidRPr="003E5995">
        <w:rPr>
          <w:i/>
          <w:iCs/>
        </w:rPr>
        <w:t>cue</w:t>
      </w:r>
      <w:r w:rsidRPr="00606ADE">
        <w:t xml:space="preserve"> </w:t>
      </w:r>
      <w:r w:rsidRPr="003E5995">
        <w:rPr>
          <w:i/>
          <w:iCs/>
        </w:rPr>
        <w:t>ball</w:t>
      </w:r>
      <w:r w:rsidRPr="00606ADE">
        <w:t xml:space="preserve"> berada di bawah ambang kecepatan selama beberapa </w:t>
      </w:r>
      <w:r w:rsidRPr="003E5995">
        <w:rPr>
          <w:i/>
          <w:iCs/>
        </w:rPr>
        <w:t>frame</w:t>
      </w:r>
      <w:r w:rsidRPr="00606ADE">
        <w:t xml:space="preserve">. Setelah pukulan selesai, sistem masih memberi jeda tambahan sebelum mengevaluasi </w:t>
      </w:r>
      <w:r w:rsidRPr="003E5995">
        <w:rPr>
          <w:i/>
          <w:iCs/>
        </w:rPr>
        <w:t>rail</w:t>
      </w:r>
      <w:r w:rsidRPr="00606ADE">
        <w:t xml:space="preserve"> contact agar bola yang masih bergerak tetap memiliki waktu untuk mencapai </w:t>
      </w:r>
      <w:r w:rsidRPr="003E5995">
        <w:rPr>
          <w:i/>
          <w:iCs/>
        </w:rPr>
        <w:t>rail</w:t>
      </w:r>
      <w:r w:rsidRPr="00606ADE">
        <w:t xml:space="preserve"> atau </w:t>
      </w:r>
      <w:r w:rsidRPr="003E5995">
        <w:rPr>
          <w:i/>
          <w:iCs/>
        </w:rPr>
        <w:t>pocket</w:t>
      </w:r>
      <w:r w:rsidRPr="00606ADE">
        <w:t>.</w:t>
      </w:r>
    </w:p>
    <w:p w14:paraId="154ABEC1" w14:textId="42023844" w:rsidR="00E00C15" w:rsidRPr="00B23310" w:rsidRDefault="00E00C15" w:rsidP="00E00C15">
      <w:pPr>
        <w:ind w:left="720"/>
        <w:rPr>
          <w:color w:val="000000" w:themeColor="text1"/>
        </w:rPr>
      </w:pPr>
      <w:r w:rsidRPr="00B23310">
        <w:rPr>
          <w:i/>
          <w:iCs/>
          <w:color w:val="000000" w:themeColor="text1"/>
        </w:rPr>
        <w:t xml:space="preserve">Cue ball scratch </w:t>
      </w:r>
      <w:r w:rsidRPr="00B23310">
        <w:rPr>
          <w:color w:val="000000" w:themeColor="text1"/>
        </w:rPr>
        <w:t xml:space="preserve">dideteksi ketika posisi </w:t>
      </w:r>
      <w:r w:rsidRPr="00B23310">
        <w:rPr>
          <w:i/>
          <w:iCs/>
          <w:color w:val="000000" w:themeColor="text1"/>
        </w:rPr>
        <w:t>cue ball</w:t>
      </w:r>
      <w:r w:rsidRPr="00B23310">
        <w:rPr>
          <w:color w:val="000000" w:themeColor="text1"/>
        </w:rPr>
        <w:t xml:space="preserve"> berada di dalam area </w:t>
      </w:r>
      <w:r w:rsidRPr="00B23310">
        <w:rPr>
          <w:i/>
          <w:iCs/>
          <w:color w:val="000000" w:themeColor="text1"/>
        </w:rPr>
        <w:t xml:space="preserve">pocket </w:t>
      </w:r>
      <w:r w:rsidRPr="00B23310">
        <w:rPr>
          <w:color w:val="000000" w:themeColor="text1"/>
        </w:rPr>
        <w:t xml:space="preserve">atau tumpang tindih dengan </w:t>
      </w:r>
      <w:r w:rsidRPr="00B23310">
        <w:rPr>
          <w:i/>
          <w:iCs/>
          <w:color w:val="000000" w:themeColor="text1"/>
        </w:rPr>
        <w:t>bounding box pocket</w:t>
      </w:r>
      <w:r w:rsidRPr="00B23310">
        <w:rPr>
          <w:color w:val="000000" w:themeColor="text1"/>
        </w:rPr>
        <w:t xml:space="preserve">. Dalam sistem ini, cue ball tidak perlu menghilang dari frame untuk diklasifikasikan sebagai </w:t>
      </w:r>
      <w:r w:rsidRPr="00B23310">
        <w:rPr>
          <w:i/>
          <w:iCs/>
          <w:color w:val="000000" w:themeColor="text1"/>
        </w:rPr>
        <w:t>scratch</w:t>
      </w:r>
      <w:r w:rsidRPr="00B23310">
        <w:rPr>
          <w:color w:val="000000" w:themeColor="text1"/>
        </w:rPr>
        <w:t xml:space="preserve">. Selama </w:t>
      </w:r>
      <w:r w:rsidRPr="00B23310">
        <w:rPr>
          <w:i/>
          <w:iCs/>
          <w:color w:val="000000" w:themeColor="text1"/>
        </w:rPr>
        <w:t>cue ball</w:t>
      </w:r>
      <w:r w:rsidRPr="00B23310">
        <w:rPr>
          <w:color w:val="000000" w:themeColor="text1"/>
        </w:rPr>
        <w:t xml:space="preserve"> terdeteksi pada area </w:t>
      </w:r>
      <w:r w:rsidRPr="00B23310">
        <w:rPr>
          <w:i/>
          <w:iCs/>
          <w:color w:val="000000" w:themeColor="text1"/>
        </w:rPr>
        <w:t>pocket</w:t>
      </w:r>
      <w:r w:rsidRPr="00B23310">
        <w:rPr>
          <w:color w:val="000000" w:themeColor="text1"/>
        </w:rPr>
        <w:t xml:space="preserve">, sistem langsung mengklasifikasikan kejadian tersebut sebagai </w:t>
      </w:r>
      <w:r w:rsidRPr="00B23310">
        <w:rPr>
          <w:i/>
          <w:iCs/>
          <w:color w:val="000000" w:themeColor="text1"/>
        </w:rPr>
        <w:t>cue ball scratch</w:t>
      </w:r>
      <w:r w:rsidRPr="00B23310">
        <w:rPr>
          <w:color w:val="000000" w:themeColor="text1"/>
        </w:rPr>
        <w:t>.</w:t>
      </w:r>
    </w:p>
    <w:p w14:paraId="346E9820" w14:textId="62D0D990" w:rsidR="00746A42" w:rsidRPr="00746A42" w:rsidRDefault="00746A42" w:rsidP="00746A42">
      <w:pPr>
        <w:ind w:left="720"/>
        <w:rPr>
          <w:color w:val="000000" w:themeColor="text1"/>
        </w:rPr>
      </w:pPr>
      <w:r w:rsidRPr="00746A42">
        <w:rPr>
          <w:i/>
          <w:iCs/>
          <w:color w:val="000000" w:themeColor="text1"/>
        </w:rPr>
        <w:t>No legal hit</w:t>
      </w:r>
      <w:r w:rsidRPr="00746A42">
        <w:rPr>
          <w:color w:val="000000" w:themeColor="text1"/>
        </w:rPr>
        <w:t xml:space="preserve"> dideteksi dengan memperkirakan bola pertama yang terkena setelah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bergerak. Sistem terlebih dahulu menentukan bola bernomor terendah yang masih berada di atas meja pada awal pukulan sebagai target sah. Setelah pukulan dimulai, sistem memeriksa kemungkinan kontak dengan beberapa cara, yaitu melalui tumpang tindih </w:t>
      </w:r>
      <w:r w:rsidRPr="00746A42">
        <w:rPr>
          <w:i/>
          <w:iCs/>
          <w:color w:val="000000" w:themeColor="text1"/>
        </w:rPr>
        <w:t>bounding</w:t>
      </w:r>
      <w:r w:rsidRPr="00746A42">
        <w:rPr>
          <w:color w:val="000000" w:themeColor="text1"/>
        </w:rPr>
        <w:t xml:space="preserve"> </w:t>
      </w:r>
      <w:r w:rsidRPr="00746A42">
        <w:rPr>
          <w:i/>
          <w:iCs/>
          <w:color w:val="000000" w:themeColor="text1"/>
        </w:rPr>
        <w:t>box</w:t>
      </w:r>
      <w:r w:rsidRPr="00746A42">
        <w:rPr>
          <w:color w:val="000000" w:themeColor="text1"/>
        </w:rPr>
        <w:t xml:space="preserve">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w:t>
      </w:r>
      <w:r w:rsidRPr="00746A42">
        <w:rPr>
          <w:i/>
          <w:iCs/>
          <w:color w:val="000000" w:themeColor="text1"/>
        </w:rPr>
        <w:t>object</w:t>
      </w:r>
      <w:r w:rsidRPr="00746A42">
        <w:rPr>
          <w:color w:val="000000" w:themeColor="text1"/>
        </w:rPr>
        <w:t xml:space="preserve"> </w:t>
      </w:r>
      <w:r w:rsidRPr="00746A42">
        <w:rPr>
          <w:i/>
          <w:iCs/>
          <w:color w:val="000000" w:themeColor="text1"/>
        </w:rPr>
        <w:t>ball</w:t>
      </w:r>
      <w:r w:rsidRPr="00746A42">
        <w:rPr>
          <w:color w:val="000000" w:themeColor="text1"/>
        </w:rPr>
        <w:t xml:space="preserve">, serta melalui lintasan pergerakan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Pemeriksaan lintasan digunakan untuk mengatasi kondisi ketika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bergerak cepat sehingga kontak fisik tidak selalu terlihat jelas pada satu </w:t>
      </w:r>
      <w:r w:rsidRPr="00746A42">
        <w:rPr>
          <w:i/>
          <w:iCs/>
          <w:color w:val="000000" w:themeColor="text1"/>
        </w:rPr>
        <w:t>frame</w:t>
      </w:r>
      <w:r w:rsidRPr="00746A42">
        <w:rPr>
          <w:color w:val="000000" w:themeColor="text1"/>
        </w:rPr>
        <w:t>.</w:t>
      </w:r>
    </w:p>
    <w:p w14:paraId="44B496B3" w14:textId="0BE38A19" w:rsidR="00746A42" w:rsidRPr="00746A42" w:rsidRDefault="00746A42" w:rsidP="00746A42">
      <w:pPr>
        <w:ind w:left="720"/>
        <w:rPr>
          <w:color w:val="000000" w:themeColor="text1"/>
        </w:rPr>
      </w:pPr>
      <w:r w:rsidRPr="00746A42">
        <w:rPr>
          <w:color w:val="000000" w:themeColor="text1"/>
        </w:rPr>
        <w:t xml:space="preserve">Kontak yang terdeteksi tidak langsung dianggap </w:t>
      </w:r>
      <w:r w:rsidRPr="00746A42">
        <w:rPr>
          <w:i/>
          <w:iCs/>
          <w:color w:val="000000" w:themeColor="text1"/>
        </w:rPr>
        <w:t>valid</w:t>
      </w:r>
      <w:r w:rsidRPr="00746A42">
        <w:rPr>
          <w:color w:val="000000" w:themeColor="text1"/>
        </w:rPr>
        <w:t xml:space="preserve">. Sistem terlebih dahulu menunggu beberapa </w:t>
      </w:r>
      <w:r w:rsidRPr="00746A42">
        <w:rPr>
          <w:i/>
          <w:iCs/>
          <w:color w:val="000000" w:themeColor="text1"/>
        </w:rPr>
        <w:t>frame</w:t>
      </w:r>
      <w:r w:rsidRPr="00746A42">
        <w:rPr>
          <w:color w:val="000000" w:themeColor="text1"/>
        </w:rPr>
        <w:t xml:space="preserve"> untuk melihat apakah bola yang diduga terkena benar-benar mengalami perpindahan posisi. Jika bola tersebut bergerak melewati ambang perpindahan tertentu, maka kontak dianggap terjadi. Setelah kontak pertama ditentukan, kelas bola tersebut dibandingkan dengan bola bernomor terendah yang telah disimpan pada awal pukulan. Jika bola pertama yang terkena bukan bola bernomor terendah, maka sistem mengklasifikasikan kejadian tersebut sebagai </w:t>
      </w:r>
      <w:r w:rsidRPr="00746A42">
        <w:rPr>
          <w:i/>
          <w:iCs/>
          <w:color w:val="000000" w:themeColor="text1"/>
        </w:rPr>
        <w:t>no</w:t>
      </w:r>
      <w:r w:rsidRPr="00746A42">
        <w:rPr>
          <w:color w:val="000000" w:themeColor="text1"/>
        </w:rPr>
        <w:t xml:space="preserve"> </w:t>
      </w:r>
      <w:r w:rsidRPr="00746A42">
        <w:rPr>
          <w:i/>
          <w:iCs/>
          <w:color w:val="000000" w:themeColor="text1"/>
        </w:rPr>
        <w:t>legal</w:t>
      </w:r>
      <w:r w:rsidRPr="00746A42">
        <w:rPr>
          <w:color w:val="000000" w:themeColor="text1"/>
        </w:rPr>
        <w:t xml:space="preserve"> </w:t>
      </w:r>
      <w:r w:rsidRPr="00746A42">
        <w:rPr>
          <w:i/>
          <w:iCs/>
          <w:color w:val="000000" w:themeColor="text1"/>
        </w:rPr>
        <w:t>hit</w:t>
      </w:r>
      <w:r w:rsidRPr="00746A42">
        <w:rPr>
          <w:color w:val="000000" w:themeColor="text1"/>
        </w:rPr>
        <w:t>.</w:t>
      </w:r>
    </w:p>
    <w:p w14:paraId="06ECBD5E" w14:textId="5F06331B" w:rsidR="00EB340B" w:rsidRPr="00EB340B" w:rsidRDefault="00746A42" w:rsidP="00746A42">
      <w:pPr>
        <w:ind w:left="720"/>
        <w:rPr>
          <w:color w:val="000000" w:themeColor="text1"/>
        </w:rPr>
      </w:pPr>
      <w:r w:rsidRPr="00746A42">
        <w:rPr>
          <w:color w:val="000000" w:themeColor="text1"/>
        </w:rPr>
        <w:t xml:space="preserve">Selain itu, sistem juga menggunakan </w:t>
      </w:r>
      <w:r w:rsidRPr="00746A42">
        <w:rPr>
          <w:i/>
          <w:iCs/>
          <w:color w:val="000000" w:themeColor="text1"/>
        </w:rPr>
        <w:t>fallback</w:t>
      </w:r>
      <w:r w:rsidRPr="00746A42">
        <w:rPr>
          <w:color w:val="000000" w:themeColor="text1"/>
        </w:rPr>
        <w:t xml:space="preserve"> berdasarkan bola yang pertama kali bergerak. Jika kontak tidak berhasil dikonfirmasi melalui tumpang tindih </w:t>
      </w:r>
      <w:r w:rsidRPr="00746A42">
        <w:rPr>
          <w:i/>
          <w:iCs/>
          <w:color w:val="000000" w:themeColor="text1"/>
        </w:rPr>
        <w:t>bounding</w:t>
      </w:r>
      <w:r w:rsidRPr="00746A42">
        <w:rPr>
          <w:color w:val="000000" w:themeColor="text1"/>
        </w:rPr>
        <w:t xml:space="preserve"> </w:t>
      </w:r>
      <w:r w:rsidRPr="00746A42">
        <w:rPr>
          <w:i/>
          <w:iCs/>
          <w:color w:val="000000" w:themeColor="text1"/>
        </w:rPr>
        <w:t>box</w:t>
      </w:r>
      <w:r w:rsidRPr="00746A42">
        <w:rPr>
          <w:color w:val="000000" w:themeColor="text1"/>
        </w:rPr>
        <w:t xml:space="preserve"> atau lintasan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sistem akan mencari </w:t>
      </w:r>
      <w:r w:rsidRPr="00746A42">
        <w:rPr>
          <w:i/>
          <w:iCs/>
          <w:color w:val="000000" w:themeColor="text1"/>
        </w:rPr>
        <w:t>object</w:t>
      </w:r>
      <w:r w:rsidRPr="00746A42">
        <w:rPr>
          <w:color w:val="000000" w:themeColor="text1"/>
        </w:rPr>
        <w:t xml:space="preserve"> </w:t>
      </w:r>
      <w:r w:rsidRPr="00746A42">
        <w:rPr>
          <w:i/>
          <w:iCs/>
          <w:color w:val="000000" w:themeColor="text1"/>
        </w:rPr>
        <w:t>ball</w:t>
      </w:r>
      <w:r w:rsidRPr="00746A42">
        <w:rPr>
          <w:color w:val="000000" w:themeColor="text1"/>
        </w:rPr>
        <w:t xml:space="preserve"> yang paling awal mengalami perpindahan. Untuk mengurangi kesalahan pada kondisi ketika bola lain bergerak akibat dorongan berantai, sistem memeriksa garis pandang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bola yang bergerak pertama. Jika terdapat bola lain yang berada di antara </w:t>
      </w:r>
      <w:r w:rsidRPr="00746A42">
        <w:rPr>
          <w:i/>
          <w:iCs/>
          <w:color w:val="000000" w:themeColor="text1"/>
        </w:rPr>
        <w:t>cue</w:t>
      </w:r>
      <w:r w:rsidRPr="00746A42">
        <w:rPr>
          <w:color w:val="000000" w:themeColor="text1"/>
        </w:rPr>
        <w:t xml:space="preserve"> </w:t>
      </w:r>
      <w:r w:rsidRPr="00746A42">
        <w:rPr>
          <w:i/>
          <w:iCs/>
          <w:color w:val="000000" w:themeColor="text1"/>
        </w:rPr>
        <w:t>ball</w:t>
      </w:r>
      <w:r w:rsidRPr="00746A42">
        <w:rPr>
          <w:color w:val="000000" w:themeColor="text1"/>
        </w:rPr>
        <w:t xml:space="preserve"> dan bola tersebut, maka bola yang menghalangi garis pandang dianggap sebagai kandidat kontak </w:t>
      </w:r>
      <w:r w:rsidRPr="00746A42">
        <w:rPr>
          <w:color w:val="000000" w:themeColor="text1"/>
        </w:rPr>
        <w:lastRenderedPageBreak/>
        <w:t xml:space="preserve">pertama. Jika setelah seluruh proses tersebut tidak ada kontak yang dapat dikonfirmasi, sistem akan mengklasifikasikan pukulan sebagai </w:t>
      </w:r>
      <w:r w:rsidRPr="00746A42">
        <w:rPr>
          <w:i/>
          <w:iCs/>
          <w:color w:val="000000" w:themeColor="text1"/>
        </w:rPr>
        <w:t>no</w:t>
      </w:r>
      <w:r w:rsidRPr="00746A42">
        <w:rPr>
          <w:color w:val="000000" w:themeColor="text1"/>
        </w:rPr>
        <w:t xml:space="preserve"> </w:t>
      </w:r>
      <w:r w:rsidRPr="00746A42">
        <w:rPr>
          <w:i/>
          <w:iCs/>
          <w:color w:val="000000" w:themeColor="text1"/>
        </w:rPr>
        <w:t>legal</w:t>
      </w:r>
      <w:r w:rsidRPr="00746A42">
        <w:rPr>
          <w:color w:val="000000" w:themeColor="text1"/>
        </w:rPr>
        <w:t xml:space="preserve"> </w:t>
      </w:r>
      <w:r w:rsidRPr="00746A42">
        <w:rPr>
          <w:i/>
          <w:iCs/>
          <w:color w:val="000000" w:themeColor="text1"/>
        </w:rPr>
        <w:t>hit</w:t>
      </w:r>
      <w:r w:rsidRPr="00746A42">
        <w:rPr>
          <w:color w:val="000000" w:themeColor="text1"/>
        </w:rPr>
        <w:t>.</w:t>
      </w:r>
    </w:p>
    <w:p w14:paraId="66FD4CCB" w14:textId="4A93107F" w:rsidR="00153036" w:rsidRPr="00B23310" w:rsidRDefault="00DF123F" w:rsidP="00E00C15">
      <w:pPr>
        <w:ind w:left="720"/>
        <w:rPr>
          <w:color w:val="000000" w:themeColor="text1"/>
        </w:rPr>
      </w:pP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w:t>
      </w:r>
      <w:r w:rsidRPr="00B23310">
        <w:rPr>
          <w:i/>
          <w:iCs/>
          <w:color w:val="000000" w:themeColor="text1"/>
        </w:rPr>
        <w:t>off</w:t>
      </w:r>
      <w:r w:rsidRPr="00B23310">
        <w:rPr>
          <w:color w:val="000000" w:themeColor="text1"/>
        </w:rPr>
        <w:t xml:space="preserve"> </w:t>
      </w:r>
      <w:r w:rsidRPr="00B23310">
        <w:rPr>
          <w:i/>
          <w:iCs/>
          <w:color w:val="000000" w:themeColor="text1"/>
        </w:rPr>
        <w:t>field</w:t>
      </w:r>
      <w:r w:rsidRPr="00B23310">
        <w:rPr>
          <w:color w:val="000000" w:themeColor="text1"/>
        </w:rPr>
        <w:t xml:space="preserve"> dideteksi ketika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tidak lagi terdeteksi pada area permainan. Untuk membedakannya dari scratch, sistem memeriksa posisi terakhir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sebelum hilang. Jika posisi terakhir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berada di sekitar area </w:t>
      </w:r>
      <w:r w:rsidRPr="00B23310">
        <w:rPr>
          <w:i/>
          <w:iCs/>
          <w:color w:val="000000" w:themeColor="text1"/>
        </w:rPr>
        <w:t>pocket</w:t>
      </w:r>
      <w:r w:rsidRPr="00B23310">
        <w:rPr>
          <w:color w:val="000000" w:themeColor="text1"/>
        </w:rPr>
        <w:t xml:space="preserve">, kejadian diklasifikasikan sebagai </w:t>
      </w:r>
      <w:r w:rsidRPr="00B23310">
        <w:rPr>
          <w:i/>
          <w:iCs/>
          <w:color w:val="000000" w:themeColor="text1"/>
        </w:rPr>
        <w:t>scratch</w:t>
      </w:r>
      <w:r w:rsidRPr="00B23310">
        <w:rPr>
          <w:color w:val="000000" w:themeColor="text1"/>
        </w:rPr>
        <w:t xml:space="preserve">. Jika tidak berkaitan dengan area </w:t>
      </w:r>
      <w:r w:rsidRPr="00B23310">
        <w:rPr>
          <w:i/>
          <w:iCs/>
          <w:color w:val="000000" w:themeColor="text1"/>
        </w:rPr>
        <w:t>pocket</w:t>
      </w:r>
      <w:r w:rsidRPr="00B23310">
        <w:rPr>
          <w:color w:val="000000" w:themeColor="text1"/>
        </w:rPr>
        <w:t xml:space="preserve">, kejadian diklasifikasikan sebagai </w:t>
      </w:r>
      <w:r w:rsidRPr="00B23310">
        <w:rPr>
          <w:i/>
          <w:iCs/>
          <w:color w:val="000000" w:themeColor="text1"/>
        </w:rPr>
        <w:t>cue</w:t>
      </w:r>
      <w:r w:rsidRPr="00B23310">
        <w:rPr>
          <w:color w:val="000000" w:themeColor="text1"/>
        </w:rPr>
        <w:t xml:space="preserve"> </w:t>
      </w:r>
      <w:r w:rsidRPr="00B23310">
        <w:rPr>
          <w:i/>
          <w:iCs/>
          <w:color w:val="000000" w:themeColor="text1"/>
        </w:rPr>
        <w:t>ball</w:t>
      </w:r>
      <w:r w:rsidRPr="00B23310">
        <w:rPr>
          <w:color w:val="000000" w:themeColor="text1"/>
        </w:rPr>
        <w:t xml:space="preserve"> </w:t>
      </w:r>
      <w:r w:rsidRPr="00B23310">
        <w:rPr>
          <w:i/>
          <w:iCs/>
          <w:color w:val="000000" w:themeColor="text1"/>
        </w:rPr>
        <w:t>off</w:t>
      </w:r>
      <w:r w:rsidRPr="00B23310">
        <w:rPr>
          <w:color w:val="000000" w:themeColor="text1"/>
        </w:rPr>
        <w:t xml:space="preserve"> </w:t>
      </w:r>
      <w:r w:rsidRPr="00B23310">
        <w:rPr>
          <w:i/>
          <w:iCs/>
          <w:color w:val="000000" w:themeColor="text1"/>
        </w:rPr>
        <w:t>field</w:t>
      </w:r>
      <w:r w:rsidRPr="00B23310">
        <w:rPr>
          <w:color w:val="000000" w:themeColor="text1"/>
        </w:rPr>
        <w:t>.</w:t>
      </w:r>
    </w:p>
    <w:p w14:paraId="2BFB3D1E" w14:textId="531FF74B" w:rsidR="003F74FE" w:rsidRPr="00B23310" w:rsidRDefault="005A2B76" w:rsidP="00646FBA">
      <w:pPr>
        <w:ind w:left="720"/>
        <w:rPr>
          <w:color w:val="000000" w:themeColor="text1"/>
        </w:rPr>
      </w:pPr>
      <w:r w:rsidRPr="00B23310">
        <w:rPr>
          <w:i/>
          <w:iCs/>
          <w:color w:val="000000" w:themeColor="text1"/>
        </w:rPr>
        <w:t>No rail contact on shot</w:t>
      </w:r>
      <w:r w:rsidRPr="00B23310">
        <w:rPr>
          <w:color w:val="000000" w:themeColor="text1"/>
        </w:rPr>
        <w:t xml:space="preserve"> dideteksi setelah cue ball menyentuh bola targetnya. Sistem akan memeriksa apakah terdapat bola yang mamsuk ke </w:t>
      </w:r>
      <w:r w:rsidRPr="00B23310">
        <w:rPr>
          <w:i/>
          <w:iCs/>
          <w:color w:val="000000" w:themeColor="text1"/>
        </w:rPr>
        <w:t>pocket</w:t>
      </w:r>
      <w:r w:rsidRPr="00B23310">
        <w:rPr>
          <w:color w:val="000000" w:themeColor="text1"/>
        </w:rPr>
        <w:t xml:space="preserve"> atau menyentuh </w:t>
      </w:r>
      <w:r w:rsidRPr="00B23310">
        <w:rPr>
          <w:i/>
          <w:iCs/>
          <w:color w:val="000000" w:themeColor="text1"/>
        </w:rPr>
        <w:t>rail zone</w:t>
      </w:r>
      <w:r w:rsidRPr="00B23310">
        <w:rPr>
          <w:color w:val="000000" w:themeColor="text1"/>
        </w:rPr>
        <w:t xml:space="preserve"> setelah terjadinya kontak tersebut. Jika sampai pukulan selesai dan belum ada bola yang masuk ataupun mengenai </w:t>
      </w:r>
      <w:r w:rsidRPr="00B23310">
        <w:rPr>
          <w:i/>
          <w:iCs/>
          <w:color w:val="000000" w:themeColor="text1"/>
        </w:rPr>
        <w:t>rail zone</w:t>
      </w:r>
      <w:r w:rsidRPr="00B23310">
        <w:rPr>
          <w:color w:val="000000" w:themeColor="text1"/>
        </w:rPr>
        <w:t xml:space="preserve">, maka sistem mengklasifikasikan kejadian sebagai </w:t>
      </w:r>
      <w:r w:rsidRPr="00B23310">
        <w:rPr>
          <w:i/>
          <w:iCs/>
          <w:color w:val="000000" w:themeColor="text1"/>
        </w:rPr>
        <w:t>no rail contact on shot</w:t>
      </w:r>
      <w:r w:rsidRPr="00B23310">
        <w:rPr>
          <w:color w:val="000000" w:themeColor="text1"/>
        </w:rPr>
        <w:t>.</w:t>
      </w:r>
    </w:p>
    <w:p w14:paraId="0C5ED516" w14:textId="55642032" w:rsidR="00646FBA" w:rsidRDefault="00B23310" w:rsidP="00646FBA">
      <w:pPr>
        <w:ind w:left="720"/>
      </w:pPr>
      <w:r w:rsidRPr="00B23310">
        <w:t xml:space="preserve">Hasil akhir dari proses ini ditampilkan pada layar dalam bentuk </w:t>
      </w:r>
      <w:r w:rsidRPr="00463DA3">
        <w:rPr>
          <w:i/>
          <w:iCs/>
        </w:rPr>
        <w:t>overlay</w:t>
      </w:r>
      <w:r w:rsidRPr="00B23310">
        <w:t xml:space="preserve">, seperti </w:t>
      </w:r>
      <w:r w:rsidRPr="00463DA3">
        <w:rPr>
          <w:i/>
          <w:iCs/>
        </w:rPr>
        <w:t>bounding</w:t>
      </w:r>
      <w:r w:rsidRPr="00B23310">
        <w:t xml:space="preserve"> </w:t>
      </w:r>
      <w:r w:rsidRPr="00463DA3">
        <w:rPr>
          <w:i/>
          <w:iCs/>
        </w:rPr>
        <w:t>box</w:t>
      </w:r>
      <w:r w:rsidRPr="00B23310">
        <w:t xml:space="preserve"> objek, label kelas, target bola sah, </w:t>
      </w:r>
      <w:r w:rsidRPr="00463DA3">
        <w:rPr>
          <w:i/>
          <w:iCs/>
        </w:rPr>
        <w:t>rail</w:t>
      </w:r>
      <w:r w:rsidRPr="00B23310">
        <w:t xml:space="preserve"> </w:t>
      </w:r>
      <w:r w:rsidRPr="00463DA3">
        <w:rPr>
          <w:i/>
          <w:iCs/>
        </w:rPr>
        <w:t>zone</w:t>
      </w:r>
      <w:r w:rsidRPr="00B23310">
        <w:t xml:space="preserve">, serta informasi foul yang terdeteksi. Selain itu, sistem juga menyimpan video hasil anotasi dan file </w:t>
      </w:r>
      <w:r w:rsidRPr="00463DA3">
        <w:rPr>
          <w:i/>
          <w:iCs/>
        </w:rPr>
        <w:t>log</w:t>
      </w:r>
      <w:r w:rsidRPr="00B23310">
        <w:t xml:space="preserve"> </w:t>
      </w:r>
      <w:r w:rsidRPr="00463DA3">
        <w:rPr>
          <w:i/>
          <w:iCs/>
        </w:rPr>
        <w:t>foul</w:t>
      </w:r>
      <w:r w:rsidRPr="00B23310">
        <w:t xml:space="preserve"> ke dalam folder </w:t>
      </w:r>
      <w:r w:rsidRPr="00463DA3">
        <w:rPr>
          <w:i/>
          <w:iCs/>
        </w:rPr>
        <w:t>output</w:t>
      </w:r>
      <w:r w:rsidRPr="00B23310">
        <w:t xml:space="preserve"> yang telah dipilih oleh pengguna.</w:t>
      </w:r>
    </w:p>
    <w:p w14:paraId="7D340423" w14:textId="77777777" w:rsidR="00463DA3" w:rsidRDefault="00463DA3" w:rsidP="00646FBA">
      <w:pPr>
        <w:ind w:left="720"/>
      </w:pPr>
    </w:p>
    <w:p w14:paraId="5C6A8290" w14:textId="779A91E4" w:rsidR="0064635D" w:rsidRDefault="0064635D" w:rsidP="003F74FE">
      <w:pPr>
        <w:pStyle w:val="Heading3"/>
      </w:pPr>
      <w:bookmarkStart w:id="181" w:name="_Toc233121272"/>
      <w:r w:rsidRPr="0064635D">
        <w:t>Konversi Model ke Format Hailo Executable Format</w:t>
      </w:r>
      <w:bookmarkEnd w:id="181"/>
    </w:p>
    <w:p w14:paraId="7FDBCAFD" w14:textId="6DEE240C" w:rsidR="003F74FE" w:rsidRDefault="003F74FE" w:rsidP="003F74FE">
      <w:pPr>
        <w:ind w:left="720"/>
        <w:rPr>
          <w:color w:val="000000" w:themeColor="text1"/>
        </w:rPr>
      </w:pPr>
      <w:r w:rsidRPr="00AD5CF1">
        <w:rPr>
          <w:color w:val="000000" w:themeColor="text1"/>
        </w:rPr>
        <w:t xml:space="preserve">Setelah model YOLO selesai dilatih dan menghasilkan file </w:t>
      </w:r>
      <w:r w:rsidRPr="00AD5CF1">
        <w:rPr>
          <w:i/>
          <w:iCs/>
          <w:color w:val="000000" w:themeColor="text1"/>
        </w:rPr>
        <w:t>weights</w:t>
      </w:r>
      <w:r w:rsidRPr="00AD5CF1">
        <w:rPr>
          <w:color w:val="000000" w:themeColor="text1"/>
        </w:rPr>
        <w:t xml:space="preserve"> dengan format .pt, tahap berikutnya adalah melakukan konversi model agar dapat dijalankan pada akselerator Hailo-8L. File .pt hasil pelatihan belum dapat langsung digunakan pada Hailo-8L karena format tersebut masih berupa format PyTorch. </w:t>
      </w:r>
      <w:r w:rsidR="00607AD9">
        <w:rPr>
          <w:color w:val="000000" w:themeColor="text1"/>
        </w:rPr>
        <w:t xml:space="preserve">Agar model dapat digunakan pada </w:t>
      </w:r>
      <w:r w:rsidR="009A1816">
        <w:rPr>
          <w:color w:val="000000" w:themeColor="text1"/>
        </w:rPr>
        <w:t xml:space="preserve">akselerator Hailo-8L, model perlu melalui proses konversi dan kompilasi hingga menhasilkan file Hailo </w:t>
      </w:r>
      <w:r w:rsidR="009A1816">
        <w:rPr>
          <w:i/>
          <w:iCs/>
          <w:color w:val="000000" w:themeColor="text1"/>
        </w:rPr>
        <w:t>Executable Format</w:t>
      </w:r>
      <w:r w:rsidR="009A1816">
        <w:rPr>
          <w:color w:val="000000" w:themeColor="text1"/>
        </w:rPr>
        <w:t xml:space="preserve"> atau .hef.</w:t>
      </w:r>
    </w:p>
    <w:p w14:paraId="63E9DA14" w14:textId="58CCA3A6" w:rsidR="009A1816" w:rsidRDefault="009A1816" w:rsidP="003F74FE">
      <w:pPr>
        <w:ind w:left="720"/>
        <w:rPr>
          <w:color w:val="000000" w:themeColor="text1"/>
        </w:rPr>
      </w:pPr>
      <w:r>
        <w:rPr>
          <w:color w:val="000000" w:themeColor="text1"/>
        </w:rPr>
        <w:t>Proses konversi model dalam penelitian ini ditunjukkan pada Gambar 3.1.</w:t>
      </w:r>
      <w:r w:rsidR="005C4CBF">
        <w:rPr>
          <w:color w:val="000000" w:themeColor="text1"/>
        </w:rPr>
        <w:t>4</w:t>
      </w:r>
      <w:r>
        <w:rPr>
          <w:color w:val="000000" w:themeColor="text1"/>
        </w:rPr>
        <w:t>. Alur dimul</w:t>
      </w:r>
      <w:r w:rsidR="004F75A5">
        <w:rPr>
          <w:color w:val="000000" w:themeColor="text1"/>
        </w:rPr>
        <w:t>ai dari model YOLO dalam format .p</w:t>
      </w:r>
      <w:r w:rsidR="009F6D62">
        <w:rPr>
          <w:color w:val="000000" w:themeColor="text1"/>
        </w:rPr>
        <w:t>t</w:t>
      </w:r>
      <w:r w:rsidR="004F75A5">
        <w:rPr>
          <w:color w:val="000000" w:themeColor="text1"/>
        </w:rPr>
        <w:t xml:space="preserve">, kemudian diekspor menjadi format ONNX. Format ONNX digunakan sebagai perantara agar model dapat dibaca </w:t>
      </w:r>
      <w:r w:rsidR="004F75A5">
        <w:rPr>
          <w:i/>
          <w:iCs/>
          <w:color w:val="000000" w:themeColor="text1"/>
        </w:rPr>
        <w:t>toolchain</w:t>
      </w:r>
      <w:r w:rsidR="004F75A5">
        <w:rPr>
          <w:color w:val="000000" w:themeColor="text1"/>
        </w:rPr>
        <w:t xml:space="preserve"> Hailo. </w:t>
      </w:r>
      <w:r w:rsidR="00514385" w:rsidRPr="00514385">
        <w:rPr>
          <w:color w:val="000000" w:themeColor="text1"/>
        </w:rPr>
        <w:t xml:space="preserve">Setelah model berada dalam format ONNX, model diproses melalui beberapa tahap utama, yaitu </w:t>
      </w:r>
      <w:r w:rsidR="00514385" w:rsidRPr="00155ED4">
        <w:rPr>
          <w:i/>
          <w:iCs/>
          <w:color w:val="000000" w:themeColor="text1"/>
        </w:rPr>
        <w:t>parsing</w:t>
      </w:r>
      <w:r w:rsidR="00514385" w:rsidRPr="00514385">
        <w:rPr>
          <w:color w:val="000000" w:themeColor="text1"/>
        </w:rPr>
        <w:t>, optimasi, kuantisasi, dan kompilasi.</w:t>
      </w:r>
    </w:p>
    <w:p w14:paraId="06C3C52E" w14:textId="77777777" w:rsidR="00434890" w:rsidRDefault="00434890" w:rsidP="003F74FE">
      <w:pPr>
        <w:ind w:left="720"/>
        <w:rPr>
          <w:color w:val="000000" w:themeColor="text1"/>
        </w:rPr>
      </w:pPr>
    </w:p>
    <w:p w14:paraId="1AFE6641" w14:textId="77777777" w:rsidR="00E16D9A" w:rsidRDefault="00434890" w:rsidP="00E16D9A">
      <w:pPr>
        <w:keepNext/>
        <w:ind w:left="720"/>
        <w:jc w:val="center"/>
      </w:pPr>
      <w:r>
        <w:lastRenderedPageBreak/>
        <w:drawing>
          <wp:inline distT="0" distB="0" distL="0" distR="0" wp14:anchorId="6FD81018" wp14:editId="00010F78">
            <wp:extent cx="1711289" cy="3598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9056" cy="3614554"/>
                    </a:xfrm>
                    <a:prstGeom prst="rect">
                      <a:avLst/>
                    </a:prstGeom>
                  </pic:spPr>
                </pic:pic>
              </a:graphicData>
            </a:graphic>
          </wp:inline>
        </w:drawing>
      </w:r>
    </w:p>
    <w:p w14:paraId="5FB0902E" w14:textId="1B1E24CF" w:rsidR="00434890" w:rsidRDefault="00E16D9A" w:rsidP="00472749">
      <w:pPr>
        <w:pStyle w:val="CaptionGambarBabIII"/>
      </w:pPr>
      <w:bookmarkStart w:id="182" w:name="_Toc233121128"/>
      <w:r>
        <w:t xml:space="preserve">Gambar 3. </w:t>
      </w:r>
      <w:r>
        <w:fldChar w:fldCharType="begin"/>
      </w:r>
      <w:r>
        <w:instrText xml:space="preserve"> SEQ Gambar_3. \* ARABIC </w:instrText>
      </w:r>
      <w:r>
        <w:fldChar w:fldCharType="separate"/>
      </w:r>
      <w:r w:rsidR="004C1ED7">
        <w:t>4</w:t>
      </w:r>
      <w:r>
        <w:fldChar w:fldCharType="end"/>
      </w:r>
      <w:r>
        <w:t>. Alur Konversi Model YOLO ke Format .hef</w:t>
      </w:r>
      <w:bookmarkEnd w:id="182"/>
    </w:p>
    <w:p w14:paraId="2BDAB444" w14:textId="77777777" w:rsidR="00434890" w:rsidRPr="004320B6" w:rsidRDefault="00434890" w:rsidP="00646FBA">
      <w:pPr>
        <w:ind w:left="720"/>
        <w:rPr>
          <w:color w:val="000000" w:themeColor="text1"/>
        </w:rPr>
      </w:pPr>
    </w:p>
    <w:p w14:paraId="4611247B" w14:textId="045136EA" w:rsidR="00AD5CF1" w:rsidRPr="00E52A9B" w:rsidRDefault="00EF4CF6" w:rsidP="003F74FE">
      <w:pPr>
        <w:ind w:left="720"/>
        <w:rPr>
          <w:color w:val="000000" w:themeColor="text1"/>
        </w:rPr>
      </w:pPr>
      <w:r>
        <w:rPr>
          <w:color w:val="000000" w:themeColor="text1"/>
        </w:rPr>
        <w:t>Pada tahap parsing, struktur jaringan ONNX dibaca dan diterjemahkan ke dalam format Hailo, yang menghasilkan file HAR (Hailo Archive).</w:t>
      </w:r>
      <w:r w:rsidR="0066312D">
        <w:rPr>
          <w:color w:val="000000" w:themeColor="text1"/>
        </w:rPr>
        <w:t xml:space="preserve"> Lalu, dilakukan optimasi dan kuantisasi</w:t>
      </w:r>
      <w:r w:rsidR="00E52A9B">
        <w:rPr>
          <w:color w:val="000000" w:themeColor="text1"/>
        </w:rPr>
        <w:t xml:space="preserve">, di mana diperlukan sejumlah </w:t>
      </w:r>
      <w:r w:rsidR="00E52A9B">
        <w:rPr>
          <w:i/>
          <w:iCs/>
          <w:color w:val="000000" w:themeColor="text1"/>
        </w:rPr>
        <w:t>calibration</w:t>
      </w:r>
      <w:r w:rsidR="00E52A9B">
        <w:rPr>
          <w:color w:val="000000" w:themeColor="text1"/>
        </w:rPr>
        <w:t xml:space="preserve"> </w:t>
      </w:r>
      <w:r w:rsidR="00E52A9B">
        <w:rPr>
          <w:i/>
          <w:iCs/>
          <w:color w:val="000000" w:themeColor="text1"/>
        </w:rPr>
        <w:t>images</w:t>
      </w:r>
      <w:r w:rsidR="00E52A9B">
        <w:rPr>
          <w:color w:val="000000" w:themeColor="text1"/>
        </w:rPr>
        <w:t xml:space="preserve"> dari dataset untuk membantu </w:t>
      </w:r>
      <w:r w:rsidR="00A02CB5">
        <w:rPr>
          <w:color w:val="000000" w:themeColor="text1"/>
        </w:rPr>
        <w:t>menyesuaikan rentang nilai aktivasi model dengan data yang akan digunakan pada waktu inferensi.</w:t>
      </w:r>
      <w:r w:rsidR="00FC15F4">
        <w:rPr>
          <w:color w:val="000000" w:themeColor="text1"/>
        </w:rPr>
        <w:t xml:space="preserve"> Tahap terakhir adalah kompilasi model menjadi</w:t>
      </w:r>
      <w:r w:rsidR="00241E42">
        <w:rPr>
          <w:color w:val="000000" w:themeColor="text1"/>
        </w:rPr>
        <w:t xml:space="preserve"> file .hef.</w:t>
      </w:r>
      <w:r w:rsidR="00B4341D">
        <w:rPr>
          <w:color w:val="000000" w:themeColor="text1"/>
        </w:rPr>
        <w:t xml:space="preserve"> File .hef merupakan hasil akhir yang dapat dijalankan pada Raspberry Pi 5 dengan akselerator Hailo-8L. Dalam penelitian ini, proses kompilasi dilakukan pada tiga varian model, yaitu YOLOv8n, YOLOv10n, dan YOLO11n.</w:t>
      </w:r>
    </w:p>
    <w:p w14:paraId="6FD24DC5" w14:textId="6DAD6544" w:rsidR="00AD5CF1" w:rsidRDefault="00AD5CF1" w:rsidP="00AD5CF1">
      <w:pPr>
        <w:ind w:left="720"/>
        <w:jc w:val="center"/>
        <w:rPr>
          <w:noProof w:val="0"/>
          <w:lang w:val="id-ID"/>
        </w:rPr>
      </w:pPr>
    </w:p>
    <w:p w14:paraId="377875AC" w14:textId="2CE5D089" w:rsidR="00153036" w:rsidRDefault="007A0109" w:rsidP="007A0109">
      <w:pPr>
        <w:pStyle w:val="Heading3"/>
      </w:pPr>
      <w:bookmarkStart w:id="183" w:name="_Toc233121273"/>
      <w:r>
        <w:t>Implementasi dan Pengujian Model pada Raspberry Pi 5</w:t>
      </w:r>
      <w:bookmarkEnd w:id="183"/>
    </w:p>
    <w:p w14:paraId="78A904DB" w14:textId="10CF0189" w:rsidR="00820B45" w:rsidRPr="00820B45" w:rsidRDefault="00820B45" w:rsidP="00820B45">
      <w:pPr>
        <w:ind w:left="720"/>
        <w:rPr>
          <w:lang w:val="id-ID"/>
        </w:rPr>
      </w:pPr>
      <w:r w:rsidRPr="00820B45">
        <w:rPr>
          <w:lang w:val="id-ID"/>
        </w:rPr>
        <w:t xml:space="preserve">Setelah model berhasil dikonversi ke format .hef, tahap berikutnya adalah mengimplementasikan model tersebut pada Raspberry Pi 5 untuk mengevaluasi kinerja model deteksi objek. Pada penelitian ini, inferensi tidak hanya digunakan untuk menjalankan sistem deteksi pelanggaran, tetapi juga digunakan untuk membandingkan performa model secara lebih luas antara CPU Raspberry Pi 5 dan akselerator Hailo-8L. Kedua pengujian yang dilakukan menggunakan </w:t>
      </w:r>
      <w:r w:rsidRPr="00820B45">
        <w:rPr>
          <w:i/>
          <w:iCs/>
          <w:lang w:val="id-ID"/>
        </w:rPr>
        <w:t>test</w:t>
      </w:r>
      <w:r w:rsidRPr="00820B45">
        <w:rPr>
          <w:lang w:val="id-ID"/>
        </w:rPr>
        <w:t xml:space="preserve"> </w:t>
      </w:r>
      <w:r w:rsidRPr="00820B45">
        <w:rPr>
          <w:i/>
          <w:iCs/>
          <w:lang w:val="id-ID"/>
        </w:rPr>
        <w:t>set</w:t>
      </w:r>
      <w:r w:rsidRPr="00820B45">
        <w:rPr>
          <w:lang w:val="id-ID"/>
        </w:rPr>
        <w:t xml:space="preserve"> yang sama agar hasil perbandingan tetap adil.</w:t>
      </w:r>
    </w:p>
    <w:p w14:paraId="45F378D0" w14:textId="755D212F" w:rsidR="00820B45" w:rsidRPr="00820B45" w:rsidRDefault="00820B45" w:rsidP="00820B45">
      <w:pPr>
        <w:ind w:left="720"/>
        <w:rPr>
          <w:lang w:val="id-ID"/>
        </w:rPr>
      </w:pPr>
      <w:r w:rsidRPr="00820B45">
        <w:rPr>
          <w:lang w:val="id-ID"/>
        </w:rPr>
        <w:t xml:space="preserve">Pengujian pertama dilakukan dengan menjalankan model .pt menggunakan backend PyTorch pada CPU Raspberry Pi 5. Pengujian ini digunakan untuk mengetahui performa model tanpa menggunakan akselerator tambahan. Pada mode ini, model </w:t>
      </w:r>
      <w:r w:rsidRPr="00820B45">
        <w:rPr>
          <w:lang w:val="id-ID"/>
        </w:rPr>
        <w:lastRenderedPageBreak/>
        <w:t xml:space="preserve">dievaluasi menggunakan fungsi validasi dari Ultralytics terhadap </w:t>
      </w:r>
      <w:r w:rsidRPr="00820B45">
        <w:rPr>
          <w:i/>
          <w:iCs/>
          <w:lang w:val="id-ID"/>
        </w:rPr>
        <w:t>dataset</w:t>
      </w:r>
      <w:r w:rsidRPr="00820B45">
        <w:rPr>
          <w:lang w:val="id-ID"/>
        </w:rPr>
        <w:t xml:space="preserve"> uji. Hasil evaluasi yang diperoleh mencakup </w:t>
      </w:r>
      <w:r w:rsidRPr="00820B45">
        <w:rPr>
          <w:i/>
          <w:iCs/>
          <w:lang w:val="id-ID"/>
        </w:rPr>
        <w:t>precision</w:t>
      </w:r>
      <w:r w:rsidRPr="00820B45">
        <w:rPr>
          <w:lang w:val="id-ID"/>
        </w:rPr>
        <w:t xml:space="preserve">, </w:t>
      </w:r>
      <w:r w:rsidRPr="00820B45">
        <w:rPr>
          <w:i/>
          <w:iCs/>
          <w:lang w:val="id-ID"/>
        </w:rPr>
        <w:t>recall</w:t>
      </w:r>
      <w:r w:rsidRPr="00820B45">
        <w:rPr>
          <w:lang w:val="id-ID"/>
        </w:rPr>
        <w:t>, mAP@50, mAP@75, mAP@50-95, serta metrik per kelas.</w:t>
      </w:r>
    </w:p>
    <w:p w14:paraId="392B8C7A" w14:textId="68C1FEE9" w:rsidR="00820B45" w:rsidRPr="00820B45" w:rsidRDefault="00820B45" w:rsidP="00820B45">
      <w:pPr>
        <w:ind w:left="720"/>
        <w:rPr>
          <w:lang w:val="id-ID"/>
        </w:rPr>
      </w:pPr>
      <w:r w:rsidRPr="00820B45">
        <w:rPr>
          <w:lang w:val="id-ID"/>
        </w:rPr>
        <w:t xml:space="preserve">Pengujian kedua dilakukan dengan menjalankan model .hef menggunakan HailoRT pada akselerator Hailo-8L. Pada mode ini, model yang telah dikompilasi dijalankan melalui Hailo NPU. Setiap gambar dari dataset uji dibaca, disesuaikan dengan ukuran </w:t>
      </w:r>
      <w:r w:rsidRPr="00820B45">
        <w:rPr>
          <w:i/>
          <w:iCs/>
          <w:lang w:val="id-ID"/>
        </w:rPr>
        <w:t>input</w:t>
      </w:r>
      <w:r w:rsidRPr="00820B45">
        <w:rPr>
          <w:lang w:val="id-ID"/>
        </w:rPr>
        <w:t xml:space="preserve"> model, lalu diberikan ke </w:t>
      </w:r>
      <w:r w:rsidRPr="00820B45">
        <w:rPr>
          <w:i/>
          <w:iCs/>
          <w:lang w:val="id-ID"/>
        </w:rPr>
        <w:t>pipeline</w:t>
      </w:r>
      <w:r w:rsidRPr="00820B45">
        <w:rPr>
          <w:lang w:val="id-ID"/>
        </w:rPr>
        <w:t xml:space="preserve"> inferensi Hailo. </w:t>
      </w:r>
      <w:r w:rsidRPr="00820B45">
        <w:rPr>
          <w:i/>
          <w:iCs/>
          <w:lang w:val="id-ID"/>
        </w:rPr>
        <w:t>Output</w:t>
      </w:r>
      <w:r w:rsidRPr="00820B45">
        <w:rPr>
          <w:lang w:val="id-ID"/>
        </w:rPr>
        <w:t xml:space="preserve"> model kemudian diolah menjadi </w:t>
      </w:r>
      <w:r w:rsidRPr="00820B45">
        <w:rPr>
          <w:i/>
          <w:iCs/>
          <w:lang w:val="id-ID"/>
        </w:rPr>
        <w:t>bounding</w:t>
      </w:r>
      <w:r w:rsidRPr="00820B45">
        <w:rPr>
          <w:lang w:val="id-ID"/>
        </w:rPr>
        <w:t xml:space="preserve"> </w:t>
      </w:r>
      <w:r w:rsidRPr="00820B45">
        <w:rPr>
          <w:i/>
          <w:iCs/>
          <w:lang w:val="id-ID"/>
        </w:rPr>
        <w:t>box</w:t>
      </w:r>
      <w:r w:rsidRPr="00820B45">
        <w:rPr>
          <w:lang w:val="id-ID"/>
        </w:rPr>
        <w:t xml:space="preserve">, kelas objek, dan </w:t>
      </w:r>
      <w:r w:rsidRPr="00820B45">
        <w:rPr>
          <w:i/>
          <w:iCs/>
          <w:lang w:val="id-ID"/>
        </w:rPr>
        <w:t>confidence</w:t>
      </w:r>
      <w:r w:rsidRPr="00820B45">
        <w:rPr>
          <w:lang w:val="id-ID"/>
        </w:rPr>
        <w:t xml:space="preserve"> </w:t>
      </w:r>
      <w:r w:rsidRPr="00820B45">
        <w:rPr>
          <w:i/>
          <w:iCs/>
          <w:lang w:val="id-ID"/>
        </w:rPr>
        <w:t>score</w:t>
      </w:r>
      <w:r w:rsidRPr="00820B45">
        <w:rPr>
          <w:lang w:val="id-ID"/>
        </w:rPr>
        <w:t xml:space="preserve">. Hasil prediksi tersebut dibandingkan dengan </w:t>
      </w:r>
      <w:r w:rsidRPr="00820B45">
        <w:rPr>
          <w:i/>
          <w:iCs/>
          <w:lang w:val="id-ID"/>
        </w:rPr>
        <w:t>label</w:t>
      </w:r>
      <w:r w:rsidRPr="00820B45">
        <w:rPr>
          <w:lang w:val="id-ID"/>
        </w:rPr>
        <w:t xml:space="preserve"> </w:t>
      </w:r>
      <w:r w:rsidRPr="00820B45">
        <w:rPr>
          <w:i/>
          <w:iCs/>
          <w:lang w:val="id-ID"/>
        </w:rPr>
        <w:t>ground</w:t>
      </w:r>
      <w:r w:rsidRPr="00820B45">
        <w:rPr>
          <w:lang w:val="id-ID"/>
        </w:rPr>
        <w:t xml:space="preserve"> </w:t>
      </w:r>
      <w:r w:rsidRPr="00820B45">
        <w:rPr>
          <w:i/>
          <w:iCs/>
          <w:lang w:val="id-ID"/>
        </w:rPr>
        <w:t>truth</w:t>
      </w:r>
      <w:r w:rsidRPr="00820B45">
        <w:rPr>
          <w:lang w:val="id-ID"/>
        </w:rPr>
        <w:t xml:space="preserve"> untuk menghitung metrik evaluasi deteksi objek. Metrik yang dihasilkan pada pengujian ini sama dengan pengujian pertama</w:t>
      </w:r>
    </w:p>
    <w:p w14:paraId="316B2725" w14:textId="0FE771DB" w:rsidR="003B37BD" w:rsidRPr="009212C4" w:rsidRDefault="00820B45" w:rsidP="009212C4">
      <w:pPr>
        <w:ind w:left="720"/>
        <w:rPr>
          <w:lang w:val="id-ID"/>
        </w:rPr>
      </w:pPr>
      <w:r w:rsidRPr="00820B45">
        <w:rPr>
          <w:lang w:val="id-ID"/>
        </w:rPr>
        <w:t xml:space="preserve">Hasil dari tahap ini digunakan untuk melihat pengaruh penggunaan Hailo-8L terhadap kinerja model deteksi objek, serta pengaruh kuantisasi dan optimasi terhadap akurasi model yang telah dikompilasi. Perbandingan ini digunakan untuk menilai apakah peningkatan kecepatan inferensi masih sebanding dengan perubahan akurasi yang terjadi setelah model </w:t>
      </w:r>
      <w:r w:rsidR="00151E43">
        <w:t>dikompilasi</w:t>
      </w:r>
      <w:r w:rsidRPr="00820B45">
        <w:rPr>
          <w:lang w:val="id-ID"/>
        </w:rPr>
        <w:t xml:space="preserve"> ke format .hef.</w:t>
      </w:r>
    </w:p>
    <w:p w14:paraId="2C385CC5" w14:textId="77777777" w:rsidR="003B37BD" w:rsidRPr="003B37BD" w:rsidRDefault="003B37BD" w:rsidP="00E863EF">
      <w:pPr>
        <w:ind w:left="720"/>
        <w:rPr>
          <w:lang w:val="id-ID"/>
        </w:rPr>
      </w:pPr>
    </w:p>
    <w:p w14:paraId="6774BE4D" w14:textId="15FEE39E" w:rsidR="00D834AD" w:rsidRPr="00F9308E" w:rsidRDefault="00B25AB2" w:rsidP="00B25AB2">
      <w:pPr>
        <w:pStyle w:val="Heading2"/>
        <w:rPr>
          <w:b/>
          <w:bCs/>
        </w:rPr>
      </w:pPr>
      <w:bookmarkStart w:id="184" w:name="_Toc233121274"/>
      <w:r w:rsidRPr="00F9308E">
        <w:rPr>
          <w:b/>
          <w:bCs/>
        </w:rPr>
        <w:t>Metode Penelitian</w:t>
      </w:r>
      <w:bookmarkEnd w:id="184"/>
    </w:p>
    <w:p w14:paraId="6E6ED027" w14:textId="7B74C4A1" w:rsidR="00B25AB2" w:rsidRDefault="00B25AB2" w:rsidP="00B25AB2">
      <w:pPr>
        <w:pStyle w:val="Heading3"/>
      </w:pPr>
      <w:bookmarkStart w:id="185" w:name="_Toc233121275"/>
      <w:r>
        <w:t>Metode Pengambilan Data</w:t>
      </w:r>
      <w:bookmarkEnd w:id="185"/>
    </w:p>
    <w:p w14:paraId="49A8494D" w14:textId="06C3A954" w:rsidR="0038782F" w:rsidRDefault="00BB0A93" w:rsidP="0038782F">
      <w:pPr>
        <w:ind w:left="720"/>
      </w:pPr>
      <w:r>
        <w:t>Data yang digunakan dalam penelitian ini berjenis sekunder, yang berarti</w:t>
      </w:r>
      <w:r w:rsidR="009C2D6A">
        <w:t xml:space="preserve"> data </w:t>
      </w:r>
      <w:r w:rsidR="00E75E8E">
        <w:t>tidak diambil secara langsung di tempat, melainkan melalui suatu perantara, seperti contohnya</w:t>
      </w:r>
      <w:r w:rsidR="007451A4">
        <w:t xml:space="preserve"> </w:t>
      </w:r>
      <w:r w:rsidR="007451A4">
        <w:rPr>
          <w:i/>
          <w:iCs/>
        </w:rPr>
        <w:t>platform</w:t>
      </w:r>
      <w:r w:rsidR="007451A4">
        <w:t xml:space="preserve"> publik seperti YouTube</w:t>
      </w:r>
      <w:r w:rsidR="00030AD4">
        <w:t>, dan primer</w:t>
      </w:r>
      <w:r w:rsidR="00214DFA">
        <w:t>, yang melibatkan pengambilan data pribadi</w:t>
      </w:r>
      <w:r w:rsidR="007451A4">
        <w:t>.</w:t>
      </w:r>
      <w:r w:rsidR="00437205">
        <w:t xml:space="preserve"> Untuk memastikan model yang </w:t>
      </w:r>
      <w:r w:rsidR="00C11E65">
        <w:rPr>
          <w:i/>
          <w:iCs/>
        </w:rPr>
        <w:t>robust</w:t>
      </w:r>
      <w:r w:rsidR="00C11E65">
        <w:t>, data akan diambil dari berbagai sumber yang memiliki variasi dalam kondisi pencahayaan, kualitas video, dan sudut pandang kamera.</w:t>
      </w:r>
      <w:r w:rsidR="003B13CA">
        <w:t xml:space="preserve"> Secara khusus, akan diupayakan untuk mendapatkan video dengan pandangan dari atas ke bawah (</w:t>
      </w:r>
      <w:r w:rsidR="003B13CA">
        <w:rPr>
          <w:i/>
          <w:iCs/>
        </w:rPr>
        <w:t>top-down/overhead view</w:t>
      </w:r>
      <w:r w:rsidR="003B13CA">
        <w:t>)</w:t>
      </w:r>
      <w:r w:rsidR="001F37D1">
        <w:t xml:space="preserve"> yang ideal untuk pelacakan bola</w:t>
      </w:r>
      <w:r w:rsidR="009528FF">
        <w:t>.</w:t>
      </w:r>
      <w:r w:rsidR="008B4006">
        <w:t xml:space="preserve"> </w:t>
      </w:r>
      <w:r w:rsidR="006009A5">
        <w:t>Data</w:t>
      </w:r>
      <w:r w:rsidR="001D3F7A">
        <w:t xml:space="preserve"> sekunder</w:t>
      </w:r>
      <w:r w:rsidR="006009A5">
        <w:t xml:space="preserve"> akan diambil dari </w:t>
      </w:r>
      <w:r w:rsidR="001D3F7A">
        <w:t>8</w:t>
      </w:r>
      <w:r w:rsidR="006009A5">
        <w:t xml:space="preserve"> </w:t>
      </w:r>
      <w:r w:rsidR="00E0623A">
        <w:t>rekaman pertandingan yang berbeda</w:t>
      </w:r>
      <w:r w:rsidR="009256B5">
        <w:t>, dan akan diambil sekitar 500 atau lebih data primer.</w:t>
      </w:r>
    </w:p>
    <w:p w14:paraId="1B43A481" w14:textId="77777777" w:rsidR="00C134FA" w:rsidRPr="00C11E65" w:rsidRDefault="00C134FA" w:rsidP="0038782F">
      <w:pPr>
        <w:ind w:left="720"/>
      </w:pPr>
    </w:p>
    <w:p w14:paraId="1BFC26F1" w14:textId="418DAD87" w:rsidR="00B25AB2" w:rsidRDefault="00B25AB2" w:rsidP="00B25AB2">
      <w:pPr>
        <w:pStyle w:val="Heading3"/>
      </w:pPr>
      <w:bookmarkStart w:id="186" w:name="_Toc233121276"/>
      <w:r>
        <w:t>Metode Pengolahan Data</w:t>
      </w:r>
      <w:bookmarkEnd w:id="186"/>
    </w:p>
    <w:p w14:paraId="31BE8D1F" w14:textId="2B35E068" w:rsidR="00124035" w:rsidRPr="00124035" w:rsidRDefault="00124035" w:rsidP="00124035">
      <w:pPr>
        <w:ind w:left="720"/>
        <w:rPr>
          <w:lang w:val="id-ID"/>
        </w:rPr>
      </w:pPr>
      <w:r w:rsidRPr="00124035">
        <w:rPr>
          <w:lang w:val="id-ID"/>
        </w:rPr>
        <w:t xml:space="preserve">Data video yang telah dikumpulkan diolah menjadi dataset gambar untuk pelatihan model deteksi objek. Proses pengambilan </w:t>
      </w:r>
      <w:r w:rsidRPr="00124035">
        <w:rPr>
          <w:i/>
          <w:iCs/>
          <w:lang w:val="id-ID"/>
        </w:rPr>
        <w:t>frame</w:t>
      </w:r>
      <w:r w:rsidRPr="00124035">
        <w:rPr>
          <w:lang w:val="id-ID"/>
        </w:rPr>
        <w:t xml:space="preserve"> dilakukan secara manual dengan memilih frame tertentu menggunakan VLC media player. </w:t>
      </w:r>
      <w:r w:rsidRPr="00124035">
        <w:rPr>
          <w:i/>
          <w:iCs/>
          <w:lang w:val="id-ID"/>
        </w:rPr>
        <w:t>Frame</w:t>
      </w:r>
      <w:r w:rsidRPr="00124035">
        <w:rPr>
          <w:lang w:val="id-ID"/>
        </w:rPr>
        <w:t xml:space="preserve"> yang dianggap relevan</w:t>
      </w:r>
      <w:r>
        <w:t xml:space="preserve"> </w:t>
      </w:r>
      <w:r w:rsidRPr="00124035">
        <w:rPr>
          <w:lang w:val="id-ID"/>
        </w:rPr>
        <w:t xml:space="preserve">disimpan menggunakan fitur </w:t>
      </w:r>
      <w:r w:rsidRPr="00124035">
        <w:rPr>
          <w:i/>
          <w:iCs/>
          <w:lang w:val="id-ID"/>
        </w:rPr>
        <w:t>save</w:t>
      </w:r>
      <w:r w:rsidRPr="00124035">
        <w:rPr>
          <w:lang w:val="id-ID"/>
        </w:rPr>
        <w:t xml:space="preserve"> </w:t>
      </w:r>
      <w:r w:rsidRPr="00124035">
        <w:rPr>
          <w:i/>
          <w:iCs/>
          <w:lang w:val="id-ID"/>
        </w:rPr>
        <w:t>frame</w:t>
      </w:r>
      <w:r w:rsidRPr="00124035">
        <w:rPr>
          <w:lang w:val="id-ID"/>
        </w:rPr>
        <w:t>.</w:t>
      </w:r>
    </w:p>
    <w:p w14:paraId="5D3C0983" w14:textId="77777777" w:rsidR="00DC3078" w:rsidRDefault="00124035" w:rsidP="00DC3078">
      <w:pPr>
        <w:ind w:left="720"/>
        <w:rPr>
          <w:lang w:val="id-ID"/>
        </w:rPr>
      </w:pPr>
      <w:r w:rsidRPr="00124035">
        <w:rPr>
          <w:i/>
          <w:iCs/>
          <w:lang w:val="id-ID"/>
        </w:rPr>
        <w:t>Frame</w:t>
      </w:r>
      <w:r w:rsidRPr="00124035">
        <w:rPr>
          <w:lang w:val="id-ID"/>
        </w:rPr>
        <w:t xml:space="preserve"> yang telah disimpan kemudian diunggah ke Roboflow untuk proses anotasi. Anotasi dilakukan dengan memberikan label kelas dan bounding box pada objek-objek yang dibutuhkan oleh sistem, seperti </w:t>
      </w:r>
      <w:r w:rsidRPr="00124035">
        <w:rPr>
          <w:i/>
          <w:iCs/>
          <w:lang w:val="id-ID"/>
        </w:rPr>
        <w:t>cue</w:t>
      </w:r>
      <w:r w:rsidRPr="00124035">
        <w:rPr>
          <w:lang w:val="id-ID"/>
        </w:rPr>
        <w:t xml:space="preserve"> </w:t>
      </w:r>
      <w:r w:rsidRPr="00124035">
        <w:rPr>
          <w:i/>
          <w:iCs/>
          <w:lang w:val="id-ID"/>
        </w:rPr>
        <w:t>ball</w:t>
      </w:r>
      <w:r w:rsidRPr="00124035">
        <w:rPr>
          <w:lang w:val="id-ID"/>
        </w:rPr>
        <w:t xml:space="preserve">, bola bernomor, </w:t>
      </w:r>
      <w:r w:rsidRPr="00124035">
        <w:rPr>
          <w:i/>
          <w:iCs/>
          <w:lang w:val="id-ID"/>
        </w:rPr>
        <w:t>pocket</w:t>
      </w:r>
      <w:r w:rsidRPr="00124035">
        <w:rPr>
          <w:lang w:val="id-ID"/>
        </w:rPr>
        <w:t xml:space="preserve">, dan </w:t>
      </w:r>
      <w:r w:rsidRPr="00124035">
        <w:rPr>
          <w:i/>
          <w:iCs/>
          <w:lang w:val="id-ID"/>
        </w:rPr>
        <w:t>rack</w:t>
      </w:r>
      <w:r w:rsidRPr="00124035">
        <w:rPr>
          <w:lang w:val="id-ID"/>
        </w:rPr>
        <w:t xml:space="preserve">. </w:t>
      </w:r>
      <w:r w:rsidR="005F219C" w:rsidRPr="005F219C">
        <w:rPr>
          <w:lang w:val="id-ID"/>
        </w:rPr>
        <w:t xml:space="preserve">Walaupun alat anotasi dasar seperti Makesense.ai praktis untuk digunakan, alat tersebut memiliki kelemahan karena tidak dapat menyimpan progress pekerjaan jika terjadi hal tidak diduga, seperti tab tertutup. Di sisi lain, LabelImg lebih aman untuk penggunaan </w:t>
      </w:r>
      <w:r w:rsidR="005F219C" w:rsidRPr="005F219C">
        <w:rPr>
          <w:lang w:val="id-ID"/>
        </w:rPr>
        <w:lastRenderedPageBreak/>
        <w:t>labeling karena bersifat offline, namun fungsinya terbatas dan tidak terdapat fitur auto-label menggunakan model yang telah dilatih seperti Roboflow. Oleh karena itu, platform Roboflow yang digunakan dari mulai pelabelan, manajemen dataset, hingga pengeksporan ke format YOLO.</w:t>
      </w:r>
    </w:p>
    <w:p w14:paraId="268BDF9D" w14:textId="2101CDAC" w:rsidR="00124035" w:rsidRPr="00124035" w:rsidRDefault="00124035" w:rsidP="00DC3078">
      <w:pPr>
        <w:ind w:left="720"/>
        <w:rPr>
          <w:lang w:val="id-ID"/>
        </w:rPr>
      </w:pPr>
      <w:r w:rsidRPr="00124035">
        <w:rPr>
          <w:lang w:val="id-ID"/>
        </w:rPr>
        <w:t xml:space="preserve">Dataset yang telah selesai dianotasi kemudian dibagi menjadi </w:t>
      </w:r>
      <w:r w:rsidRPr="00124035">
        <w:rPr>
          <w:i/>
          <w:iCs/>
          <w:lang w:val="id-ID"/>
        </w:rPr>
        <w:t>training</w:t>
      </w:r>
      <w:r w:rsidRPr="00124035">
        <w:rPr>
          <w:lang w:val="id-ID"/>
        </w:rPr>
        <w:t xml:space="preserve"> </w:t>
      </w:r>
      <w:r w:rsidRPr="00124035">
        <w:rPr>
          <w:i/>
          <w:iCs/>
          <w:lang w:val="id-ID"/>
        </w:rPr>
        <w:t>set</w:t>
      </w:r>
      <w:r w:rsidRPr="00124035">
        <w:rPr>
          <w:lang w:val="id-ID"/>
        </w:rPr>
        <w:t xml:space="preserve">, </w:t>
      </w:r>
      <w:r w:rsidRPr="00124035">
        <w:rPr>
          <w:i/>
          <w:iCs/>
          <w:lang w:val="id-ID"/>
        </w:rPr>
        <w:t>validation</w:t>
      </w:r>
      <w:r w:rsidRPr="00124035">
        <w:rPr>
          <w:lang w:val="id-ID"/>
        </w:rPr>
        <w:t xml:space="preserve"> </w:t>
      </w:r>
      <w:r w:rsidRPr="00124035">
        <w:rPr>
          <w:i/>
          <w:iCs/>
          <w:lang w:val="id-ID"/>
        </w:rPr>
        <w:t>set</w:t>
      </w:r>
      <w:r w:rsidRPr="00124035">
        <w:rPr>
          <w:lang w:val="id-ID"/>
        </w:rPr>
        <w:t xml:space="preserve">, dan </w:t>
      </w:r>
      <w:r w:rsidRPr="00124035">
        <w:rPr>
          <w:i/>
          <w:iCs/>
          <w:lang w:val="id-ID"/>
        </w:rPr>
        <w:t>test</w:t>
      </w:r>
      <w:r w:rsidRPr="00124035">
        <w:rPr>
          <w:lang w:val="id-ID"/>
        </w:rPr>
        <w:t xml:space="preserve"> </w:t>
      </w:r>
      <w:r w:rsidRPr="00124035">
        <w:rPr>
          <w:i/>
          <w:iCs/>
          <w:lang w:val="id-ID"/>
        </w:rPr>
        <w:t>set</w:t>
      </w:r>
      <w:r w:rsidRPr="00124035">
        <w:rPr>
          <w:lang w:val="id-ID"/>
        </w:rPr>
        <w:t xml:space="preserve">. </w:t>
      </w:r>
      <w:r w:rsidRPr="00124035">
        <w:rPr>
          <w:i/>
          <w:iCs/>
          <w:lang w:val="id-ID"/>
        </w:rPr>
        <w:t>Training</w:t>
      </w:r>
      <w:r w:rsidRPr="00124035">
        <w:rPr>
          <w:lang w:val="id-ID"/>
        </w:rPr>
        <w:t xml:space="preserve"> </w:t>
      </w:r>
      <w:r w:rsidRPr="00124035">
        <w:rPr>
          <w:i/>
          <w:iCs/>
          <w:lang w:val="id-ID"/>
        </w:rPr>
        <w:t>set</w:t>
      </w:r>
      <w:r w:rsidRPr="00124035">
        <w:rPr>
          <w:lang w:val="id-ID"/>
        </w:rPr>
        <w:t xml:space="preserve"> digunakan untuk melatih model, </w:t>
      </w:r>
      <w:r w:rsidRPr="00124035">
        <w:rPr>
          <w:i/>
          <w:iCs/>
          <w:lang w:val="id-ID"/>
        </w:rPr>
        <w:t>validation</w:t>
      </w:r>
      <w:r w:rsidRPr="00124035">
        <w:rPr>
          <w:lang w:val="id-ID"/>
        </w:rPr>
        <w:t xml:space="preserve"> </w:t>
      </w:r>
      <w:r w:rsidRPr="00124035">
        <w:rPr>
          <w:i/>
          <w:iCs/>
          <w:lang w:val="id-ID"/>
        </w:rPr>
        <w:t>set</w:t>
      </w:r>
      <w:r w:rsidRPr="00124035">
        <w:rPr>
          <w:lang w:val="id-ID"/>
        </w:rPr>
        <w:t xml:space="preserve"> digunakan untuk memantau kinerja model selama pelatihan, sedangkan test set digunakan untuk evaluasi akhir. Pembagian dataset dilakukan dengan rasio 70% untuk </w:t>
      </w:r>
      <w:r w:rsidRPr="00124035">
        <w:rPr>
          <w:i/>
          <w:iCs/>
          <w:lang w:val="id-ID"/>
        </w:rPr>
        <w:t>training</w:t>
      </w:r>
      <w:r w:rsidRPr="00124035">
        <w:rPr>
          <w:lang w:val="id-ID"/>
        </w:rPr>
        <w:t xml:space="preserve"> </w:t>
      </w:r>
      <w:r w:rsidRPr="00124035">
        <w:rPr>
          <w:i/>
          <w:iCs/>
          <w:lang w:val="id-ID"/>
        </w:rPr>
        <w:t>set</w:t>
      </w:r>
      <w:r w:rsidRPr="00124035">
        <w:rPr>
          <w:lang w:val="id-ID"/>
        </w:rPr>
        <w:t xml:space="preserve">, 20% untuk </w:t>
      </w:r>
      <w:r w:rsidRPr="00124035">
        <w:rPr>
          <w:i/>
          <w:iCs/>
          <w:lang w:val="id-ID"/>
        </w:rPr>
        <w:t>validation</w:t>
      </w:r>
      <w:r w:rsidRPr="00124035">
        <w:rPr>
          <w:lang w:val="id-ID"/>
        </w:rPr>
        <w:t xml:space="preserve"> </w:t>
      </w:r>
      <w:r w:rsidRPr="00124035">
        <w:rPr>
          <w:i/>
          <w:iCs/>
          <w:lang w:val="id-ID"/>
        </w:rPr>
        <w:t>set</w:t>
      </w:r>
      <w:r w:rsidRPr="00124035">
        <w:rPr>
          <w:lang w:val="id-ID"/>
        </w:rPr>
        <w:t xml:space="preserve">, dan 10% untuk </w:t>
      </w:r>
      <w:r w:rsidRPr="00124035">
        <w:rPr>
          <w:i/>
          <w:iCs/>
          <w:lang w:val="id-ID"/>
        </w:rPr>
        <w:t>test</w:t>
      </w:r>
      <w:r w:rsidRPr="00124035">
        <w:rPr>
          <w:lang w:val="id-ID"/>
        </w:rPr>
        <w:t xml:space="preserve"> </w:t>
      </w:r>
      <w:r w:rsidRPr="00124035">
        <w:rPr>
          <w:i/>
          <w:iCs/>
          <w:lang w:val="id-ID"/>
        </w:rPr>
        <w:t>set</w:t>
      </w:r>
      <w:r w:rsidRPr="00124035">
        <w:rPr>
          <w:lang w:val="id-ID"/>
        </w:rPr>
        <w:t>.</w:t>
      </w:r>
    </w:p>
    <w:p w14:paraId="7346E796" w14:textId="39F95E51" w:rsidR="00C879A7" w:rsidRPr="00D46977" w:rsidRDefault="00385042" w:rsidP="00C879A7">
      <w:pPr>
        <w:ind w:left="720"/>
      </w:pPr>
      <w:r w:rsidRPr="00385042">
        <w:t xml:space="preserve">Selanjutnya, augmentasi diterapkan menggunakan Albumentations pada training set. Albumentations dipilih karena dapat melakukan transformasi gambar sekaligus menyesuaikan koordinat </w:t>
      </w:r>
      <w:r w:rsidRPr="00E8224D">
        <w:rPr>
          <w:i/>
          <w:iCs/>
        </w:rPr>
        <w:t>bounding</w:t>
      </w:r>
      <w:r w:rsidRPr="00385042">
        <w:t xml:space="preserve"> </w:t>
      </w:r>
      <w:r w:rsidRPr="00E8224D">
        <w:rPr>
          <w:i/>
          <w:iCs/>
        </w:rPr>
        <w:t>box</w:t>
      </w:r>
      <w:r w:rsidRPr="00385042">
        <w:t xml:space="preserve"> secara otomatis. Augmentasi yang digunakan meliputi </w:t>
      </w:r>
      <w:r w:rsidRPr="00E8224D">
        <w:rPr>
          <w:i/>
          <w:iCs/>
        </w:rPr>
        <w:t>horizontal</w:t>
      </w:r>
      <w:r w:rsidRPr="00385042">
        <w:t xml:space="preserve"> </w:t>
      </w:r>
      <w:r w:rsidRPr="00E8224D">
        <w:rPr>
          <w:i/>
          <w:iCs/>
        </w:rPr>
        <w:t>flip</w:t>
      </w:r>
      <w:r w:rsidRPr="00385042">
        <w:t xml:space="preserve">, </w:t>
      </w:r>
      <w:r w:rsidRPr="00E8224D">
        <w:rPr>
          <w:i/>
          <w:iCs/>
        </w:rPr>
        <w:t>ShiftScaleRotate</w:t>
      </w:r>
      <w:r w:rsidRPr="00385042">
        <w:t xml:space="preserve">, </w:t>
      </w:r>
      <w:r w:rsidRPr="00E8224D">
        <w:rPr>
          <w:i/>
          <w:iCs/>
        </w:rPr>
        <w:t>random</w:t>
      </w:r>
      <w:r w:rsidRPr="00385042">
        <w:t xml:space="preserve"> </w:t>
      </w:r>
      <w:r w:rsidRPr="00E8224D">
        <w:rPr>
          <w:i/>
          <w:iCs/>
        </w:rPr>
        <w:t>scale</w:t>
      </w:r>
      <w:r w:rsidRPr="00385042">
        <w:t xml:space="preserve">, </w:t>
      </w:r>
      <w:r w:rsidRPr="00E8224D">
        <w:rPr>
          <w:i/>
          <w:iCs/>
        </w:rPr>
        <w:t>perspective</w:t>
      </w:r>
      <w:r w:rsidRPr="00385042">
        <w:t xml:space="preserve">, </w:t>
      </w:r>
      <w:r w:rsidRPr="00E8224D">
        <w:rPr>
          <w:i/>
          <w:iCs/>
        </w:rPr>
        <w:t>motion</w:t>
      </w:r>
      <w:r w:rsidRPr="00385042">
        <w:t xml:space="preserve"> </w:t>
      </w:r>
      <w:r w:rsidRPr="00E8224D">
        <w:rPr>
          <w:i/>
          <w:iCs/>
        </w:rPr>
        <w:t>blur</w:t>
      </w:r>
      <w:r w:rsidRPr="00385042">
        <w:t xml:space="preserve">, </w:t>
      </w:r>
      <w:r w:rsidRPr="00E8224D">
        <w:rPr>
          <w:i/>
          <w:iCs/>
        </w:rPr>
        <w:t>gaussian</w:t>
      </w:r>
      <w:r w:rsidRPr="00385042">
        <w:t xml:space="preserve"> </w:t>
      </w:r>
      <w:r w:rsidRPr="00E8224D">
        <w:rPr>
          <w:i/>
          <w:iCs/>
        </w:rPr>
        <w:t>blur</w:t>
      </w:r>
      <w:r w:rsidRPr="00385042">
        <w:t xml:space="preserve">, CLAHE, </w:t>
      </w:r>
      <w:r w:rsidRPr="00E8224D">
        <w:rPr>
          <w:i/>
          <w:iCs/>
        </w:rPr>
        <w:t>random</w:t>
      </w:r>
      <w:r w:rsidRPr="00385042">
        <w:t xml:space="preserve"> </w:t>
      </w:r>
      <w:r w:rsidRPr="00E8224D">
        <w:rPr>
          <w:i/>
          <w:iCs/>
        </w:rPr>
        <w:t>shadow</w:t>
      </w:r>
      <w:r w:rsidRPr="00385042">
        <w:t xml:space="preserve">, </w:t>
      </w:r>
      <w:r w:rsidRPr="00E8224D">
        <w:rPr>
          <w:i/>
          <w:iCs/>
        </w:rPr>
        <w:t>image</w:t>
      </w:r>
      <w:r w:rsidRPr="00385042">
        <w:t xml:space="preserve"> </w:t>
      </w:r>
      <w:r w:rsidRPr="00E8224D">
        <w:rPr>
          <w:i/>
          <w:iCs/>
        </w:rPr>
        <w:t>compression</w:t>
      </w:r>
      <w:r w:rsidRPr="00385042">
        <w:t xml:space="preserve">, dan </w:t>
      </w:r>
      <w:r w:rsidRPr="00E8224D">
        <w:rPr>
          <w:i/>
          <w:iCs/>
        </w:rPr>
        <w:t>gauss</w:t>
      </w:r>
      <w:r w:rsidRPr="00385042">
        <w:t xml:space="preserve"> </w:t>
      </w:r>
      <w:r w:rsidRPr="00E8224D">
        <w:rPr>
          <w:i/>
          <w:iCs/>
        </w:rPr>
        <w:t>noise</w:t>
      </w:r>
      <w:r w:rsidRPr="00385042">
        <w:t>.</w:t>
      </w:r>
      <w:r>
        <w:t xml:space="preserve"> </w:t>
      </w:r>
      <w:r w:rsidR="00D46977" w:rsidRPr="00E8224D">
        <w:rPr>
          <w:i/>
          <w:iCs/>
        </w:rPr>
        <w:t>Validation set</w:t>
      </w:r>
      <w:r w:rsidR="00D46977" w:rsidRPr="00D46977">
        <w:t xml:space="preserve"> dan </w:t>
      </w:r>
      <w:r w:rsidR="00D46977" w:rsidRPr="00E8224D">
        <w:rPr>
          <w:i/>
          <w:iCs/>
        </w:rPr>
        <w:t>test set</w:t>
      </w:r>
      <w:r w:rsidR="00D46977" w:rsidRPr="00D46977">
        <w:t xml:space="preserve"> tidak diaugmentasi agar evaluasi model tetap dilakukan pada data asli.</w:t>
      </w:r>
    </w:p>
    <w:p w14:paraId="3EB19E6F" w14:textId="77777777" w:rsidR="008976B1" w:rsidRPr="008976B1" w:rsidRDefault="008976B1" w:rsidP="00C879A7">
      <w:pPr>
        <w:ind w:left="720"/>
        <w:rPr>
          <w:lang w:val="id-ID"/>
        </w:rPr>
      </w:pPr>
    </w:p>
    <w:p w14:paraId="46D4C7C7" w14:textId="60E050B0" w:rsidR="00B45033" w:rsidRPr="00266E7A" w:rsidRDefault="00B25AB2" w:rsidP="00B45033">
      <w:pPr>
        <w:pStyle w:val="Heading3"/>
        <w:rPr>
          <w:color w:val="000000" w:themeColor="text1"/>
        </w:rPr>
      </w:pPr>
      <w:bookmarkStart w:id="187" w:name="_Toc233121277"/>
      <w:r w:rsidRPr="00266E7A">
        <w:rPr>
          <w:color w:val="000000" w:themeColor="text1"/>
        </w:rPr>
        <w:t>Metode Analisis Data</w:t>
      </w:r>
      <w:bookmarkEnd w:id="187"/>
    </w:p>
    <w:p w14:paraId="7502CDAE" w14:textId="77777777" w:rsidR="00A57121" w:rsidRDefault="00266E7A" w:rsidP="005A43E8">
      <w:pPr>
        <w:ind w:left="720"/>
      </w:pPr>
      <w:r w:rsidRPr="00266E7A">
        <w:t>Metode analisis data dilakukan terhadap seluruh data yang diperoleh dari hasil pelatihan, pengujian model, dan pengujian sistem deteksi pelanggaran. Analisis dilakukan untuk mengetahui kemampuan model dalam mendeteksi objek permainan 9-</w:t>
      </w:r>
      <w:r w:rsidRPr="006B7775">
        <w:rPr>
          <w:i/>
          <w:iCs/>
        </w:rPr>
        <w:t>ball</w:t>
      </w:r>
      <w:r w:rsidRPr="00266E7A">
        <w:t>, membandingkan performa model pada CPU dan Hailo-8L, serta menilai kemampuan sistem dalam mendeteksi pelanggaran berdasarkan hasil deteksi objek.</w:t>
      </w:r>
      <w:r w:rsidR="005A43E8">
        <w:t xml:space="preserve"> </w:t>
      </w:r>
    </w:p>
    <w:p w14:paraId="26984412" w14:textId="589F5EC0" w:rsidR="005A43E8" w:rsidRDefault="005A43E8" w:rsidP="005A43E8">
      <w:pPr>
        <w:ind w:left="720"/>
      </w:pPr>
      <w:r>
        <w:t>Analisis data meliputi:</w:t>
      </w:r>
    </w:p>
    <w:p w14:paraId="3FB6947C" w14:textId="14AB4DAA" w:rsidR="005A43E8" w:rsidRDefault="00A57121" w:rsidP="007D3474">
      <w:pPr>
        <w:pStyle w:val="ListParagraph"/>
        <w:numPr>
          <w:ilvl w:val="3"/>
          <w:numId w:val="2"/>
        </w:numPr>
        <w:ind w:left="1440"/>
      </w:pPr>
      <w:r>
        <w:t>Analisis hasil pelatihan model YOLOv8n, YOLOv10n, dan YOLO11n</w:t>
      </w:r>
      <w:r w:rsidR="006A192D">
        <w:t>.</w:t>
      </w:r>
    </w:p>
    <w:p w14:paraId="35E45C07" w14:textId="29DAE710" w:rsidR="006A192D" w:rsidRDefault="006A192D" w:rsidP="007D3474">
      <w:pPr>
        <w:pStyle w:val="ListParagraph"/>
        <w:numPr>
          <w:ilvl w:val="3"/>
          <w:numId w:val="2"/>
        </w:numPr>
        <w:ind w:left="1440"/>
      </w:pPr>
      <w:r>
        <w:t xml:space="preserve">Analisis performa deteksi objek berdasarkan nilai </w:t>
      </w:r>
      <w:r>
        <w:rPr>
          <w:i/>
          <w:iCs/>
        </w:rPr>
        <w:t>precision</w:t>
      </w:r>
      <w:r>
        <w:t xml:space="preserve">, </w:t>
      </w:r>
      <w:r>
        <w:rPr>
          <w:i/>
          <w:iCs/>
        </w:rPr>
        <w:t>recall</w:t>
      </w:r>
      <w:r>
        <w:t>, mAP@50, dan mAP@50-95.</w:t>
      </w:r>
    </w:p>
    <w:p w14:paraId="4DDF1825" w14:textId="26194EDC" w:rsidR="003D3219" w:rsidRDefault="003D3219" w:rsidP="007D3474">
      <w:pPr>
        <w:pStyle w:val="ListParagraph"/>
        <w:numPr>
          <w:ilvl w:val="3"/>
          <w:numId w:val="2"/>
        </w:numPr>
        <w:ind w:left="1440"/>
      </w:pPr>
      <w:r>
        <w:t xml:space="preserve">Analisis hasil deteksi per kkelas, seperti </w:t>
      </w:r>
      <w:r>
        <w:rPr>
          <w:i/>
          <w:iCs/>
        </w:rPr>
        <w:t>cue ball</w:t>
      </w:r>
      <w:r>
        <w:t xml:space="preserve">, bola bernomor, </w:t>
      </w:r>
      <w:r>
        <w:rPr>
          <w:i/>
          <w:iCs/>
        </w:rPr>
        <w:t>pocket</w:t>
      </w:r>
      <w:r>
        <w:t xml:space="preserve">, dan </w:t>
      </w:r>
      <w:r>
        <w:rPr>
          <w:i/>
          <w:iCs/>
        </w:rPr>
        <w:t>rack</w:t>
      </w:r>
      <w:r>
        <w:t>.</w:t>
      </w:r>
    </w:p>
    <w:p w14:paraId="33F31D1F" w14:textId="282AB93F" w:rsidR="00F943ED" w:rsidRDefault="00F943ED" w:rsidP="007D3474">
      <w:pPr>
        <w:pStyle w:val="ListParagraph"/>
        <w:numPr>
          <w:ilvl w:val="3"/>
          <w:numId w:val="2"/>
        </w:numPr>
        <w:ind w:left="1440"/>
      </w:pPr>
      <w:r>
        <w:t>Analisis perbandingan performa model .pt pada CPU Raspberry Pi 5 dan model .hef pada akselerator Hailo-8L.</w:t>
      </w:r>
    </w:p>
    <w:p w14:paraId="0A115FF6" w14:textId="2EBA0E1E" w:rsidR="00F943ED" w:rsidRDefault="00F943ED" w:rsidP="007D3474">
      <w:pPr>
        <w:pStyle w:val="ListParagraph"/>
        <w:numPr>
          <w:ilvl w:val="3"/>
          <w:numId w:val="2"/>
        </w:numPr>
        <w:ind w:left="1440"/>
      </w:pPr>
      <w:r>
        <w:t>Analisis kecepatan inferensi, penggunaan CPU, dan perubahan akurasi setelah proses konversi model.</w:t>
      </w:r>
    </w:p>
    <w:p w14:paraId="32BC7362" w14:textId="3309CEE3" w:rsidR="00F943ED" w:rsidRDefault="00F943ED" w:rsidP="007D3474">
      <w:pPr>
        <w:pStyle w:val="ListParagraph"/>
        <w:numPr>
          <w:ilvl w:val="3"/>
          <w:numId w:val="2"/>
        </w:numPr>
        <w:ind w:left="1440"/>
      </w:pPr>
      <w:r>
        <w:t xml:space="preserve">Analisis hasil deteksi empat jenis pelanggaran, yaitu </w:t>
      </w:r>
      <w:r>
        <w:rPr>
          <w:i/>
          <w:iCs/>
        </w:rPr>
        <w:t>cue ball scratch</w:t>
      </w:r>
      <w:r>
        <w:t xml:space="preserve">, </w:t>
      </w:r>
      <w:r w:rsidR="00B3667E">
        <w:rPr>
          <w:i/>
          <w:iCs/>
        </w:rPr>
        <w:t>no legal hit</w:t>
      </w:r>
      <w:r>
        <w:t xml:space="preserve">, </w:t>
      </w:r>
      <w:r>
        <w:rPr>
          <w:i/>
          <w:iCs/>
        </w:rPr>
        <w:t>cue ball off field</w:t>
      </w:r>
      <w:r>
        <w:t xml:space="preserve">, dan </w:t>
      </w:r>
      <w:r>
        <w:rPr>
          <w:i/>
          <w:iCs/>
        </w:rPr>
        <w:t>no rail contact on shot</w:t>
      </w:r>
      <w:r>
        <w:t>.</w:t>
      </w:r>
    </w:p>
    <w:p w14:paraId="3A56C008" w14:textId="650F345B" w:rsidR="005F2F6C" w:rsidRDefault="005F2F6C" w:rsidP="007D3474">
      <w:pPr>
        <w:pStyle w:val="ListParagraph"/>
        <w:numPr>
          <w:ilvl w:val="3"/>
          <w:numId w:val="2"/>
        </w:numPr>
        <w:ind w:left="1440"/>
      </w:pPr>
      <w:r>
        <w:t xml:space="preserve">Analisis kesalahan deteksi yang terjadi, seperti objek tidak terdeteksi, </w:t>
      </w:r>
      <w:r>
        <w:rPr>
          <w:i/>
          <w:iCs/>
        </w:rPr>
        <w:t xml:space="preserve">bounding box </w:t>
      </w:r>
      <w:r>
        <w:t>kurang akurat, atau objek tertutup oleh objek lain.</w:t>
      </w:r>
    </w:p>
    <w:p w14:paraId="13587E46" w14:textId="505686D6" w:rsidR="00F841EB" w:rsidRDefault="00F841EB" w:rsidP="00F841EB">
      <w:pPr>
        <w:pStyle w:val="ListParagraph"/>
        <w:ind w:left="1440" w:firstLine="0"/>
      </w:pPr>
    </w:p>
    <w:p w14:paraId="227F9217" w14:textId="131447BD" w:rsidR="00283789" w:rsidRDefault="00283789" w:rsidP="00F841EB">
      <w:pPr>
        <w:pStyle w:val="ListParagraph"/>
        <w:ind w:left="1440" w:firstLine="0"/>
      </w:pPr>
    </w:p>
    <w:p w14:paraId="0C10C6CD" w14:textId="77777777" w:rsidR="00283789" w:rsidRPr="004061C7" w:rsidRDefault="00283789" w:rsidP="00F841EB">
      <w:pPr>
        <w:pStyle w:val="ListParagraph"/>
        <w:ind w:left="1440" w:firstLine="0"/>
      </w:pPr>
    </w:p>
    <w:p w14:paraId="42DF5E91" w14:textId="37EF2713" w:rsidR="00B25AB2" w:rsidRDefault="00B25AB2" w:rsidP="00B25AB2">
      <w:pPr>
        <w:pStyle w:val="Heading3"/>
      </w:pPr>
      <w:bookmarkStart w:id="188" w:name="_Toc233121278"/>
      <w:r>
        <w:lastRenderedPageBreak/>
        <w:t>Metode Evaluasi Data</w:t>
      </w:r>
      <w:bookmarkEnd w:id="188"/>
    </w:p>
    <w:p w14:paraId="7DB6E789" w14:textId="18EFEDDD" w:rsidR="00FE54FE" w:rsidRPr="008423F5" w:rsidRDefault="00F841EB" w:rsidP="00AB4F2D">
      <w:pPr>
        <w:ind w:left="720"/>
      </w:pPr>
      <w:r w:rsidRPr="00F841EB">
        <w:t>Metode evaluasi data dilakukan untuk mengukur keberhasilan model deteksi objek dan sistem deteksi pelanggaran yang dikembangkan.</w:t>
      </w:r>
    </w:p>
    <w:p w14:paraId="1649A016" w14:textId="077D1805" w:rsidR="00F841EB" w:rsidRDefault="00F841EB" w:rsidP="00F841EB">
      <w:pPr>
        <w:ind w:left="720"/>
      </w:pPr>
      <w:r>
        <w:t>Evaluasi data yang dilakukan:</w:t>
      </w:r>
    </w:p>
    <w:p w14:paraId="218F2637" w14:textId="77777777" w:rsidR="00F841EB" w:rsidRDefault="00F841EB" w:rsidP="007D3474">
      <w:pPr>
        <w:pStyle w:val="ListParagraph"/>
        <w:numPr>
          <w:ilvl w:val="3"/>
          <w:numId w:val="2"/>
        </w:numPr>
        <w:ind w:left="1440"/>
      </w:pPr>
      <w:r>
        <w:t xml:space="preserve">Evaluasi model deteksi objek YOLOv8n, YOLOv10n, dan YOLO11n menggunakan metrik </w:t>
      </w:r>
      <w:r w:rsidRPr="00CC16ED">
        <w:rPr>
          <w:i/>
          <w:iCs/>
        </w:rPr>
        <w:t>precision</w:t>
      </w:r>
      <w:r>
        <w:t xml:space="preserve">, </w:t>
      </w:r>
      <w:r w:rsidRPr="00CC16ED">
        <w:rPr>
          <w:i/>
          <w:iCs/>
        </w:rPr>
        <w:t>recall</w:t>
      </w:r>
      <w:r>
        <w:t>, mAP@50, dan mAP@50-95.</w:t>
      </w:r>
    </w:p>
    <w:p w14:paraId="0BB9C4A1" w14:textId="77777777" w:rsidR="00F841EB" w:rsidRDefault="00F841EB" w:rsidP="007D3474">
      <w:pPr>
        <w:pStyle w:val="ListParagraph"/>
        <w:numPr>
          <w:ilvl w:val="3"/>
          <w:numId w:val="2"/>
        </w:numPr>
        <w:ind w:left="1440"/>
      </w:pPr>
      <w:r>
        <w:t>Evaluasi hasil deteksi per kelas objek, seperti cue ball, bola bernomor, pocket, dan rack, untuk mengetahui kelas mana yang sudah terdeteksi dengan baik dan kelas mana yang masih sering mengalami kesalahan.</w:t>
      </w:r>
    </w:p>
    <w:p w14:paraId="70B91440" w14:textId="77777777" w:rsidR="00F841EB" w:rsidRDefault="00F841EB" w:rsidP="007D3474">
      <w:pPr>
        <w:pStyle w:val="ListParagraph"/>
        <w:numPr>
          <w:ilvl w:val="3"/>
          <w:numId w:val="2"/>
        </w:numPr>
        <w:ind w:left="1440"/>
      </w:pPr>
      <w:r>
        <w:t>Evaluasi perbandingan model .pt pada CPU Raspberry Pi 5 dan model .hef pada akselerator Hailo-8L menggunakan test set yang sama.</w:t>
      </w:r>
    </w:p>
    <w:p w14:paraId="074ACB32" w14:textId="77777777" w:rsidR="00F841EB" w:rsidRDefault="00F841EB" w:rsidP="007D3474">
      <w:pPr>
        <w:pStyle w:val="ListParagraph"/>
        <w:numPr>
          <w:ilvl w:val="3"/>
          <w:numId w:val="2"/>
        </w:numPr>
        <w:ind w:left="1440"/>
      </w:pPr>
      <w:r>
        <w:t>Evaluasi performa inferensi sistem berdasarkan FPS, waktu inferensi per gambar, waktu end-to-end, dan penggunaan CPU.</w:t>
      </w:r>
    </w:p>
    <w:p w14:paraId="5B61FF06" w14:textId="7F566B70" w:rsidR="00F841EB" w:rsidRDefault="00F841EB" w:rsidP="007D3474">
      <w:pPr>
        <w:pStyle w:val="ListParagraph"/>
        <w:numPr>
          <w:ilvl w:val="3"/>
          <w:numId w:val="2"/>
        </w:numPr>
        <w:ind w:left="1440"/>
      </w:pPr>
      <w:r>
        <w:t xml:space="preserve">Evaluasi kemampuan sistem dalam mendeteksi empat jenis pelanggaran, yaitu </w:t>
      </w:r>
      <w:r w:rsidRPr="00CC16ED">
        <w:rPr>
          <w:i/>
          <w:iCs/>
        </w:rPr>
        <w:t>cue</w:t>
      </w:r>
      <w:r>
        <w:t xml:space="preserve"> </w:t>
      </w:r>
      <w:r w:rsidRPr="00CC16ED">
        <w:rPr>
          <w:i/>
          <w:iCs/>
        </w:rPr>
        <w:t>ball</w:t>
      </w:r>
      <w:r>
        <w:t xml:space="preserve"> </w:t>
      </w:r>
      <w:r w:rsidRPr="00CC16ED">
        <w:rPr>
          <w:i/>
          <w:iCs/>
        </w:rPr>
        <w:t>scratch</w:t>
      </w:r>
      <w:r>
        <w:t xml:space="preserve">, </w:t>
      </w:r>
      <w:r w:rsidR="00942797">
        <w:rPr>
          <w:i/>
          <w:iCs/>
        </w:rPr>
        <w:t>no legal hit</w:t>
      </w:r>
      <w:r>
        <w:t xml:space="preserve">, </w:t>
      </w:r>
      <w:r w:rsidRPr="00CC16ED">
        <w:rPr>
          <w:i/>
          <w:iCs/>
        </w:rPr>
        <w:t>cue</w:t>
      </w:r>
      <w:r>
        <w:t xml:space="preserve"> </w:t>
      </w:r>
      <w:r w:rsidRPr="00CC16ED">
        <w:rPr>
          <w:i/>
          <w:iCs/>
        </w:rPr>
        <w:t>ball</w:t>
      </w:r>
      <w:r>
        <w:t xml:space="preserve"> </w:t>
      </w:r>
      <w:r w:rsidRPr="00CC16ED">
        <w:rPr>
          <w:i/>
          <w:iCs/>
        </w:rPr>
        <w:t>off</w:t>
      </w:r>
      <w:r>
        <w:t xml:space="preserve"> </w:t>
      </w:r>
      <w:r w:rsidRPr="00CC16ED">
        <w:rPr>
          <w:i/>
          <w:iCs/>
        </w:rPr>
        <w:t>field</w:t>
      </w:r>
      <w:r>
        <w:t xml:space="preserve">, dan </w:t>
      </w:r>
      <w:r w:rsidRPr="00CC16ED">
        <w:rPr>
          <w:i/>
          <w:iCs/>
        </w:rPr>
        <w:t>no</w:t>
      </w:r>
      <w:r>
        <w:t xml:space="preserve"> </w:t>
      </w:r>
      <w:r w:rsidRPr="00CC16ED">
        <w:rPr>
          <w:i/>
          <w:iCs/>
        </w:rPr>
        <w:t>rail</w:t>
      </w:r>
      <w:r>
        <w:t xml:space="preserve"> </w:t>
      </w:r>
      <w:r w:rsidRPr="00CC16ED">
        <w:rPr>
          <w:i/>
          <w:iCs/>
        </w:rPr>
        <w:t>contact</w:t>
      </w:r>
      <w:r>
        <w:t xml:space="preserve"> </w:t>
      </w:r>
      <w:r w:rsidRPr="00CC16ED">
        <w:rPr>
          <w:i/>
          <w:iCs/>
        </w:rPr>
        <w:t>on</w:t>
      </w:r>
      <w:r>
        <w:t xml:space="preserve"> </w:t>
      </w:r>
      <w:r w:rsidRPr="00CC16ED">
        <w:rPr>
          <w:i/>
          <w:iCs/>
        </w:rPr>
        <w:t>shot</w:t>
      </w:r>
      <w:r>
        <w:t>.</w:t>
      </w:r>
    </w:p>
    <w:p w14:paraId="59817C6B" w14:textId="77777777" w:rsidR="00F841EB" w:rsidRDefault="00F841EB" w:rsidP="007D3474">
      <w:pPr>
        <w:pStyle w:val="ListParagraph"/>
        <w:numPr>
          <w:ilvl w:val="3"/>
          <w:numId w:val="2"/>
        </w:numPr>
        <w:ind w:left="1440"/>
      </w:pPr>
      <w:r>
        <w:t>Evaluasi hasil deteksi pelanggaran dilakukan dengan membandingkan output sistem terhadap ground truth yang ditentukan secara manual dari video pengujian.</w:t>
      </w:r>
    </w:p>
    <w:p w14:paraId="237F35BD" w14:textId="75767B1F" w:rsidR="00F841EB" w:rsidRDefault="00F841EB" w:rsidP="007D3474">
      <w:pPr>
        <w:pStyle w:val="ListParagraph"/>
        <w:numPr>
          <w:ilvl w:val="3"/>
          <w:numId w:val="2"/>
        </w:numPr>
        <w:ind w:left="1440"/>
      </w:pPr>
      <w:r>
        <w:t xml:space="preserve">Evaluasi kesalahan dilakukan dengan mengamati kondisi yang menyebabkan sistem gagal mendeteksi pelanggaran, seperti objek tidak terdeteksi, </w:t>
      </w:r>
      <w:r w:rsidRPr="00CC16ED">
        <w:rPr>
          <w:i/>
          <w:iCs/>
        </w:rPr>
        <w:t>bounding</w:t>
      </w:r>
      <w:r>
        <w:t xml:space="preserve"> </w:t>
      </w:r>
      <w:r w:rsidRPr="00CC16ED">
        <w:rPr>
          <w:i/>
          <w:iCs/>
        </w:rPr>
        <w:t>box</w:t>
      </w:r>
      <w:r>
        <w:t xml:space="preserve"> tidak akurat, cue ball tertutup objek lain, atau perubahan pencahayaan pada video.</w:t>
      </w:r>
    </w:p>
    <w:p w14:paraId="692D83A1" w14:textId="5E56A3C2" w:rsidR="00947500" w:rsidRDefault="00F841EB" w:rsidP="00C00163">
      <w:pPr>
        <w:ind w:left="720"/>
      </w:pPr>
      <w:r w:rsidRPr="00F841EB">
        <w:t>Hasil evaluasi digunakan untuk menilai sejauh mana sistem yang dikembangkan mampu mencapai tujuan penelitian, yaitu melakukan deteksi objek, mendeteksi pelanggaran 9-ball, dan diimplementasikan pada Raspberry Pi 5 dengan akselerator Hailo-8L.</w:t>
      </w:r>
    </w:p>
    <w:p w14:paraId="3CD53E4A" w14:textId="1501FD2E" w:rsidR="00C00163" w:rsidRDefault="00C00163">
      <w:pPr>
        <w:spacing w:line="259" w:lineRule="auto"/>
        <w:ind w:left="0" w:firstLine="0"/>
        <w:jc w:val="left"/>
      </w:pPr>
      <w:r>
        <w:br w:type="page"/>
      </w:r>
    </w:p>
    <w:p w14:paraId="085A97AB" w14:textId="77777777" w:rsidR="00C00163" w:rsidRDefault="00C00163" w:rsidP="00C00163">
      <w:pPr>
        <w:ind w:left="720"/>
      </w:pPr>
    </w:p>
    <w:p w14:paraId="7C8FB7F8" w14:textId="3CB7A117" w:rsidR="00947500" w:rsidRDefault="003A2B4B" w:rsidP="003A2B4B">
      <w:pPr>
        <w:pStyle w:val="Heading1"/>
      </w:pPr>
      <w:bookmarkStart w:id="189" w:name="_Toc233121279"/>
      <w:r>
        <w:t>BAB IV</w:t>
      </w:r>
      <w:r>
        <w:br/>
      </w:r>
      <w:r w:rsidR="0031736D">
        <w:t>ANALISIS</w:t>
      </w:r>
      <w:r>
        <w:t xml:space="preserve"> DAN PEMBAHASAN</w:t>
      </w:r>
      <w:bookmarkEnd w:id="189"/>
    </w:p>
    <w:p w14:paraId="33CB196D" w14:textId="77777777" w:rsidR="003A2B4B" w:rsidRPr="003A2B4B" w:rsidRDefault="003A2B4B" w:rsidP="007D3474">
      <w:pPr>
        <w:pStyle w:val="ListParagraph"/>
        <w:numPr>
          <w:ilvl w:val="0"/>
          <w:numId w:val="2"/>
        </w:numPr>
        <w:outlineLvl w:val="1"/>
        <w:rPr>
          <w:vanish/>
        </w:rPr>
      </w:pPr>
      <w:bookmarkStart w:id="190" w:name="_Toc232814152"/>
      <w:bookmarkStart w:id="191" w:name="_Toc232816548"/>
      <w:bookmarkStart w:id="192" w:name="_Toc232819297"/>
      <w:bookmarkStart w:id="193" w:name="_Toc233063740"/>
      <w:bookmarkStart w:id="194" w:name="_Toc233090299"/>
      <w:bookmarkStart w:id="195" w:name="_Toc233121280"/>
      <w:bookmarkEnd w:id="190"/>
      <w:bookmarkEnd w:id="191"/>
      <w:bookmarkEnd w:id="192"/>
      <w:bookmarkEnd w:id="193"/>
      <w:bookmarkEnd w:id="194"/>
      <w:bookmarkEnd w:id="195"/>
    </w:p>
    <w:p w14:paraId="42B86554" w14:textId="70640847" w:rsidR="00AC6FB7" w:rsidRPr="00141020" w:rsidRDefault="00C5181C" w:rsidP="003A2B4B">
      <w:pPr>
        <w:pStyle w:val="Heading2"/>
        <w:rPr>
          <w:b/>
          <w:bCs/>
        </w:rPr>
      </w:pPr>
      <w:bookmarkStart w:id="196" w:name="_Toc233121281"/>
      <w:r w:rsidRPr="00141020">
        <w:rPr>
          <w:b/>
          <w:bCs/>
        </w:rPr>
        <w:t>Hasil Pelatihan Model Deteksi Objek</w:t>
      </w:r>
      <w:bookmarkEnd w:id="196"/>
    </w:p>
    <w:p w14:paraId="09E61F7B" w14:textId="4A254D3A" w:rsidR="00751F48" w:rsidRDefault="00751F48" w:rsidP="00751F48">
      <w:pPr>
        <w:pStyle w:val="CaptionGambarBabIII"/>
      </w:pPr>
      <w:bookmarkStart w:id="197" w:name="_Toc233121190"/>
      <w:r>
        <w:t xml:space="preserve">Tabel 4. </w:t>
      </w:r>
      <w:r>
        <w:fldChar w:fldCharType="begin"/>
      </w:r>
      <w:r>
        <w:instrText xml:space="preserve"> SEQ Tabel_4. \* ARABIC </w:instrText>
      </w:r>
      <w:r>
        <w:fldChar w:fldCharType="separate"/>
      </w:r>
      <w:r w:rsidR="004C1ED7">
        <w:t>1</w:t>
      </w:r>
      <w:r>
        <w:fldChar w:fldCharType="end"/>
      </w:r>
      <w:r w:rsidRPr="00751F48">
        <w:t>. Hasil evaluasi model deteksi objek pada CPU Raspberry Pi 5</w:t>
      </w:r>
      <w:bookmarkEnd w:id="197"/>
    </w:p>
    <w:tbl>
      <w:tblPr>
        <w:tblStyle w:val="TableGrid"/>
        <w:tblW w:w="9335" w:type="dxa"/>
        <w:tblLook w:val="04A0" w:firstRow="1" w:lastRow="0" w:firstColumn="1" w:lastColumn="0" w:noHBand="0" w:noVBand="1"/>
      </w:tblPr>
      <w:tblGrid>
        <w:gridCol w:w="1528"/>
        <w:gridCol w:w="1528"/>
        <w:gridCol w:w="1529"/>
        <w:gridCol w:w="1529"/>
        <w:gridCol w:w="1529"/>
        <w:gridCol w:w="1692"/>
      </w:tblGrid>
      <w:tr w:rsidR="008208CD" w14:paraId="31E82C8E" w14:textId="77777777" w:rsidTr="004A5F5C">
        <w:trPr>
          <w:trHeight w:val="606"/>
        </w:trPr>
        <w:tc>
          <w:tcPr>
            <w:tcW w:w="1528" w:type="dxa"/>
            <w:shd w:val="clear" w:color="auto" w:fill="F2F2F2" w:themeFill="background1" w:themeFillShade="F2"/>
          </w:tcPr>
          <w:p w14:paraId="7F36263D" w14:textId="6FDF0D8A" w:rsidR="008208CD" w:rsidRPr="00AB2FC9" w:rsidRDefault="008208CD" w:rsidP="00AB2FC9">
            <w:pPr>
              <w:ind w:left="0" w:firstLine="0"/>
              <w:jc w:val="center"/>
              <w:rPr>
                <w:b/>
                <w:bCs/>
              </w:rPr>
            </w:pPr>
            <w:bookmarkStart w:id="198" w:name="_Hlk232751815"/>
            <w:r w:rsidRPr="00AB2FC9">
              <w:rPr>
                <w:b/>
                <w:bCs/>
              </w:rPr>
              <w:t>Model</w:t>
            </w:r>
          </w:p>
        </w:tc>
        <w:tc>
          <w:tcPr>
            <w:tcW w:w="1528" w:type="dxa"/>
            <w:shd w:val="clear" w:color="auto" w:fill="F2F2F2" w:themeFill="background1" w:themeFillShade="F2"/>
          </w:tcPr>
          <w:p w14:paraId="5B65FA4E" w14:textId="3390E88E" w:rsidR="008208CD" w:rsidRPr="00AB2FC9" w:rsidRDefault="008208CD" w:rsidP="00AB2FC9">
            <w:pPr>
              <w:ind w:left="0" w:firstLine="0"/>
              <w:jc w:val="center"/>
              <w:rPr>
                <w:b/>
                <w:bCs/>
              </w:rPr>
            </w:pPr>
            <w:r w:rsidRPr="00AB2FC9">
              <w:rPr>
                <w:b/>
                <w:bCs/>
              </w:rPr>
              <w:t>Precision</w:t>
            </w:r>
          </w:p>
        </w:tc>
        <w:tc>
          <w:tcPr>
            <w:tcW w:w="1529" w:type="dxa"/>
            <w:shd w:val="clear" w:color="auto" w:fill="F2F2F2" w:themeFill="background1" w:themeFillShade="F2"/>
          </w:tcPr>
          <w:p w14:paraId="72405DD2" w14:textId="79D7DBE7" w:rsidR="008208CD" w:rsidRPr="00AB2FC9" w:rsidRDefault="008208CD" w:rsidP="00AB2FC9">
            <w:pPr>
              <w:ind w:left="0" w:firstLine="0"/>
              <w:jc w:val="center"/>
              <w:rPr>
                <w:b/>
                <w:bCs/>
              </w:rPr>
            </w:pPr>
            <w:r w:rsidRPr="00AB2FC9">
              <w:rPr>
                <w:b/>
                <w:bCs/>
              </w:rPr>
              <w:t>Recall</w:t>
            </w:r>
          </w:p>
        </w:tc>
        <w:tc>
          <w:tcPr>
            <w:tcW w:w="1529" w:type="dxa"/>
            <w:shd w:val="clear" w:color="auto" w:fill="F2F2F2" w:themeFill="background1" w:themeFillShade="F2"/>
          </w:tcPr>
          <w:p w14:paraId="2A5C392D" w14:textId="0DEFB27A" w:rsidR="008208CD" w:rsidRPr="00AB2FC9" w:rsidRDefault="008208CD" w:rsidP="00AB2FC9">
            <w:pPr>
              <w:ind w:left="0" w:firstLine="0"/>
              <w:jc w:val="center"/>
              <w:rPr>
                <w:b/>
                <w:bCs/>
              </w:rPr>
            </w:pPr>
            <w:r w:rsidRPr="00AB2FC9">
              <w:rPr>
                <w:b/>
                <w:bCs/>
              </w:rPr>
              <w:t>mAP@50</w:t>
            </w:r>
          </w:p>
        </w:tc>
        <w:tc>
          <w:tcPr>
            <w:tcW w:w="1529" w:type="dxa"/>
            <w:shd w:val="clear" w:color="auto" w:fill="F2F2F2" w:themeFill="background1" w:themeFillShade="F2"/>
          </w:tcPr>
          <w:p w14:paraId="2F0A3ECD" w14:textId="1F026628" w:rsidR="008208CD" w:rsidRPr="00AB2FC9" w:rsidRDefault="008208CD" w:rsidP="00AB2FC9">
            <w:pPr>
              <w:ind w:left="0" w:firstLine="0"/>
              <w:jc w:val="center"/>
              <w:rPr>
                <w:b/>
                <w:bCs/>
              </w:rPr>
            </w:pPr>
            <w:r w:rsidRPr="00AB2FC9">
              <w:rPr>
                <w:b/>
                <w:bCs/>
              </w:rPr>
              <w:t>mAP@75</w:t>
            </w:r>
          </w:p>
        </w:tc>
        <w:tc>
          <w:tcPr>
            <w:tcW w:w="1692" w:type="dxa"/>
            <w:shd w:val="clear" w:color="auto" w:fill="F2F2F2" w:themeFill="background1" w:themeFillShade="F2"/>
          </w:tcPr>
          <w:p w14:paraId="371814F1" w14:textId="7134BD8C" w:rsidR="008208CD" w:rsidRPr="00AB2FC9" w:rsidRDefault="008208CD" w:rsidP="00AB2FC9">
            <w:pPr>
              <w:ind w:left="0" w:firstLine="0"/>
              <w:jc w:val="center"/>
              <w:rPr>
                <w:b/>
                <w:bCs/>
              </w:rPr>
            </w:pPr>
            <w:r w:rsidRPr="00AB2FC9">
              <w:rPr>
                <w:b/>
                <w:bCs/>
              </w:rPr>
              <w:t>mAP@50-95</w:t>
            </w:r>
          </w:p>
        </w:tc>
      </w:tr>
      <w:tr w:rsidR="008208CD" w14:paraId="4AC9CA3D" w14:textId="77777777" w:rsidTr="004A5F5C">
        <w:trPr>
          <w:trHeight w:val="574"/>
        </w:trPr>
        <w:tc>
          <w:tcPr>
            <w:tcW w:w="1528" w:type="dxa"/>
          </w:tcPr>
          <w:p w14:paraId="3302169C" w14:textId="4656C101" w:rsidR="008208CD" w:rsidRDefault="008208CD" w:rsidP="000522DA">
            <w:pPr>
              <w:ind w:left="0" w:firstLine="0"/>
            </w:pPr>
            <w:r>
              <w:t>YOLOv8n</w:t>
            </w:r>
          </w:p>
        </w:tc>
        <w:tc>
          <w:tcPr>
            <w:tcW w:w="1528" w:type="dxa"/>
            <w:vAlign w:val="center"/>
          </w:tcPr>
          <w:p w14:paraId="722A1C09" w14:textId="664F24C6" w:rsidR="008208CD" w:rsidRDefault="00067353" w:rsidP="00AB2FC9">
            <w:pPr>
              <w:ind w:left="0" w:firstLine="0"/>
              <w:jc w:val="center"/>
            </w:pPr>
            <w:r>
              <w:t>0.927</w:t>
            </w:r>
          </w:p>
        </w:tc>
        <w:tc>
          <w:tcPr>
            <w:tcW w:w="1529" w:type="dxa"/>
            <w:vAlign w:val="center"/>
          </w:tcPr>
          <w:p w14:paraId="54827C68" w14:textId="604871DB" w:rsidR="008208CD" w:rsidRDefault="00067353" w:rsidP="00AB2FC9">
            <w:pPr>
              <w:ind w:left="0" w:firstLine="0"/>
              <w:jc w:val="center"/>
            </w:pPr>
            <w:r>
              <w:t>0.940</w:t>
            </w:r>
          </w:p>
        </w:tc>
        <w:tc>
          <w:tcPr>
            <w:tcW w:w="1529" w:type="dxa"/>
            <w:vAlign w:val="center"/>
          </w:tcPr>
          <w:p w14:paraId="2CEB746E" w14:textId="368515A7" w:rsidR="008208CD" w:rsidRDefault="00067353" w:rsidP="00AB2FC9">
            <w:pPr>
              <w:ind w:left="0" w:firstLine="0"/>
              <w:jc w:val="center"/>
            </w:pPr>
            <w:r>
              <w:t>0.958</w:t>
            </w:r>
          </w:p>
        </w:tc>
        <w:tc>
          <w:tcPr>
            <w:tcW w:w="1529" w:type="dxa"/>
            <w:vAlign w:val="center"/>
          </w:tcPr>
          <w:p w14:paraId="5FDE60D9" w14:textId="6B8173E8" w:rsidR="008208CD" w:rsidRDefault="00067353" w:rsidP="00AB2FC9">
            <w:pPr>
              <w:ind w:left="0" w:firstLine="0"/>
              <w:jc w:val="center"/>
            </w:pPr>
            <w:r>
              <w:t>0.840</w:t>
            </w:r>
          </w:p>
        </w:tc>
        <w:tc>
          <w:tcPr>
            <w:tcW w:w="1692" w:type="dxa"/>
            <w:vAlign w:val="center"/>
          </w:tcPr>
          <w:p w14:paraId="71364A35" w14:textId="5F3F9C2B" w:rsidR="008208CD" w:rsidRDefault="00067353" w:rsidP="00AB2FC9">
            <w:pPr>
              <w:ind w:left="0" w:firstLine="0"/>
              <w:jc w:val="center"/>
            </w:pPr>
            <w:r>
              <w:t>0.718</w:t>
            </w:r>
          </w:p>
        </w:tc>
      </w:tr>
      <w:tr w:rsidR="008208CD" w14:paraId="2BB78B9D" w14:textId="77777777" w:rsidTr="004A5F5C">
        <w:trPr>
          <w:trHeight w:val="606"/>
        </w:trPr>
        <w:tc>
          <w:tcPr>
            <w:tcW w:w="1528" w:type="dxa"/>
          </w:tcPr>
          <w:p w14:paraId="3A607115" w14:textId="1B258AFD" w:rsidR="008208CD" w:rsidRDefault="008208CD" w:rsidP="000522DA">
            <w:pPr>
              <w:ind w:left="0" w:firstLine="0"/>
            </w:pPr>
            <w:r>
              <w:t>YOLOv10n</w:t>
            </w:r>
          </w:p>
        </w:tc>
        <w:tc>
          <w:tcPr>
            <w:tcW w:w="1528" w:type="dxa"/>
            <w:vAlign w:val="center"/>
          </w:tcPr>
          <w:p w14:paraId="20DF1430" w14:textId="0225D44D" w:rsidR="008208CD" w:rsidRDefault="00067353" w:rsidP="00AB2FC9">
            <w:pPr>
              <w:ind w:left="0" w:firstLine="0"/>
              <w:jc w:val="center"/>
            </w:pPr>
            <w:r>
              <w:t>0.936</w:t>
            </w:r>
          </w:p>
        </w:tc>
        <w:tc>
          <w:tcPr>
            <w:tcW w:w="1529" w:type="dxa"/>
            <w:vAlign w:val="center"/>
          </w:tcPr>
          <w:p w14:paraId="29163BF2" w14:textId="29D31CE3" w:rsidR="008208CD" w:rsidRDefault="00067353" w:rsidP="00AB2FC9">
            <w:pPr>
              <w:ind w:left="0" w:firstLine="0"/>
              <w:jc w:val="center"/>
            </w:pPr>
            <w:r>
              <w:t>0.952</w:t>
            </w:r>
          </w:p>
        </w:tc>
        <w:tc>
          <w:tcPr>
            <w:tcW w:w="1529" w:type="dxa"/>
            <w:vAlign w:val="center"/>
          </w:tcPr>
          <w:p w14:paraId="550689D4" w14:textId="0C43B744" w:rsidR="008208CD" w:rsidRDefault="00067353" w:rsidP="00AB2FC9">
            <w:pPr>
              <w:ind w:left="0" w:firstLine="0"/>
              <w:jc w:val="center"/>
            </w:pPr>
            <w:r>
              <w:t>0.976</w:t>
            </w:r>
          </w:p>
        </w:tc>
        <w:tc>
          <w:tcPr>
            <w:tcW w:w="1529" w:type="dxa"/>
            <w:vAlign w:val="center"/>
          </w:tcPr>
          <w:p w14:paraId="76E27ED3" w14:textId="673EB3B7" w:rsidR="008208CD" w:rsidRDefault="00067353" w:rsidP="00AB2FC9">
            <w:pPr>
              <w:ind w:left="0" w:firstLine="0"/>
              <w:jc w:val="center"/>
            </w:pPr>
            <w:r>
              <w:t>0.860</w:t>
            </w:r>
          </w:p>
        </w:tc>
        <w:tc>
          <w:tcPr>
            <w:tcW w:w="1692" w:type="dxa"/>
            <w:vAlign w:val="center"/>
          </w:tcPr>
          <w:p w14:paraId="6A286BAC" w14:textId="3768A2DA" w:rsidR="008208CD" w:rsidRDefault="00067353" w:rsidP="00AB2FC9">
            <w:pPr>
              <w:ind w:left="0" w:firstLine="0"/>
              <w:jc w:val="center"/>
            </w:pPr>
            <w:r w:rsidRPr="00067353">
              <w:t>0.738</w:t>
            </w:r>
          </w:p>
        </w:tc>
      </w:tr>
      <w:tr w:rsidR="008208CD" w14:paraId="09196D7F" w14:textId="77777777" w:rsidTr="004A5F5C">
        <w:trPr>
          <w:trHeight w:val="574"/>
        </w:trPr>
        <w:tc>
          <w:tcPr>
            <w:tcW w:w="1528" w:type="dxa"/>
          </w:tcPr>
          <w:p w14:paraId="3B73CF9E" w14:textId="17409803" w:rsidR="008208CD" w:rsidRDefault="008208CD" w:rsidP="000522DA">
            <w:pPr>
              <w:ind w:left="0" w:firstLine="0"/>
            </w:pPr>
            <w:r>
              <w:t>YOLO11n</w:t>
            </w:r>
          </w:p>
        </w:tc>
        <w:tc>
          <w:tcPr>
            <w:tcW w:w="1528" w:type="dxa"/>
            <w:vAlign w:val="center"/>
          </w:tcPr>
          <w:p w14:paraId="64F0A21C" w14:textId="57BF7097" w:rsidR="008208CD" w:rsidRDefault="00067353" w:rsidP="00AB2FC9">
            <w:pPr>
              <w:ind w:left="0" w:firstLine="0"/>
              <w:jc w:val="center"/>
            </w:pPr>
            <w:r>
              <w:t>0.966</w:t>
            </w:r>
          </w:p>
        </w:tc>
        <w:tc>
          <w:tcPr>
            <w:tcW w:w="1529" w:type="dxa"/>
            <w:vAlign w:val="center"/>
          </w:tcPr>
          <w:p w14:paraId="7E87F179" w14:textId="692C29BF" w:rsidR="008208CD" w:rsidRDefault="00067353" w:rsidP="00AB2FC9">
            <w:pPr>
              <w:ind w:left="0" w:firstLine="0"/>
              <w:jc w:val="center"/>
            </w:pPr>
            <w:r>
              <w:t>0.948</w:t>
            </w:r>
          </w:p>
        </w:tc>
        <w:tc>
          <w:tcPr>
            <w:tcW w:w="1529" w:type="dxa"/>
            <w:vAlign w:val="center"/>
          </w:tcPr>
          <w:p w14:paraId="40479EFA" w14:textId="1EDE8393" w:rsidR="008208CD" w:rsidRDefault="00067353" w:rsidP="00AB2FC9">
            <w:pPr>
              <w:ind w:left="0" w:firstLine="0"/>
              <w:jc w:val="center"/>
            </w:pPr>
            <w:r>
              <w:t>0.969</w:t>
            </w:r>
          </w:p>
        </w:tc>
        <w:tc>
          <w:tcPr>
            <w:tcW w:w="1529" w:type="dxa"/>
            <w:vAlign w:val="center"/>
          </w:tcPr>
          <w:p w14:paraId="16AAA594" w14:textId="48E729E3" w:rsidR="008208CD" w:rsidRDefault="00067353" w:rsidP="00AB2FC9">
            <w:pPr>
              <w:ind w:left="0" w:firstLine="0"/>
              <w:jc w:val="center"/>
            </w:pPr>
            <w:r>
              <w:t>0.857</w:t>
            </w:r>
          </w:p>
        </w:tc>
        <w:tc>
          <w:tcPr>
            <w:tcW w:w="1692" w:type="dxa"/>
            <w:vAlign w:val="center"/>
          </w:tcPr>
          <w:p w14:paraId="2B9EE08E" w14:textId="52F96BA4" w:rsidR="008208CD" w:rsidRDefault="00067353" w:rsidP="00AB2FC9">
            <w:pPr>
              <w:ind w:left="0" w:firstLine="0"/>
              <w:jc w:val="center"/>
            </w:pPr>
            <w:r>
              <w:t>0.736</w:t>
            </w:r>
          </w:p>
        </w:tc>
      </w:tr>
      <w:bookmarkEnd w:id="198"/>
    </w:tbl>
    <w:p w14:paraId="7BE90C2E" w14:textId="0D441F25" w:rsidR="000522DA" w:rsidRDefault="000522DA" w:rsidP="000522DA">
      <w:pPr>
        <w:ind w:left="0" w:firstLine="0"/>
      </w:pPr>
    </w:p>
    <w:p w14:paraId="096B87D7" w14:textId="42DD1A2C" w:rsidR="00E43832" w:rsidRDefault="00E43832" w:rsidP="00A44DA6">
      <w:r w:rsidRPr="00E43832">
        <w:t>Berdasarkan Tabel 4.1.</w:t>
      </w:r>
      <w:r w:rsidR="001A1525">
        <w:t>1</w:t>
      </w:r>
      <w:r w:rsidRPr="00E43832">
        <w:t>, seluruh model yang dijalankan pada CPU Raspberry Pi 5 memperoleh nilai mAP@50 di atas 0.95. Hal ini menunjukkan bahwa model mampu mendeteksi objek permainan 9-ball dengan baik pada test set. YOLOv10n memperoleh nilai mAP@50 tertinggi, yaitu 0.9766, serta mAP@50-95 tertinggi, yaitu 0.7387. Sementara itu, YOLO11n memperoleh precision tertinggi sebesar 0.9666. Hasil ini menunjukkan bahwa performa ketiga model pada backend CPU cukup baik, dengan perbedaan nilai yang tidak terlalu besar.</w:t>
      </w:r>
    </w:p>
    <w:p w14:paraId="04A3EFF1" w14:textId="2038A1EE" w:rsidR="00504957" w:rsidRDefault="00504957" w:rsidP="00A44DA6"/>
    <w:p w14:paraId="633DE4A8" w14:textId="4B8FC465" w:rsidR="00984659" w:rsidRDefault="00984659" w:rsidP="00984659">
      <w:pPr>
        <w:pStyle w:val="CaptionGambarBabIII"/>
      </w:pPr>
      <w:bookmarkStart w:id="199" w:name="_Toc233121191"/>
      <w:r>
        <w:t xml:space="preserve">Tabel 4. </w:t>
      </w:r>
      <w:r>
        <w:fldChar w:fldCharType="begin"/>
      </w:r>
      <w:r>
        <w:instrText xml:space="preserve"> SEQ Tabel_4. \* ARABIC </w:instrText>
      </w:r>
      <w:r>
        <w:fldChar w:fldCharType="separate"/>
      </w:r>
      <w:r w:rsidR="004C1ED7">
        <w:t>2</w:t>
      </w:r>
      <w:r>
        <w:fldChar w:fldCharType="end"/>
      </w:r>
      <w:r>
        <w:t xml:space="preserve">. </w:t>
      </w:r>
      <w:r w:rsidRPr="00984659">
        <w:t>Hasil evaluasi model deteksi objek pada Hailo-8L</w:t>
      </w:r>
      <w:bookmarkEnd w:id="199"/>
    </w:p>
    <w:tbl>
      <w:tblPr>
        <w:tblStyle w:val="TableGrid"/>
        <w:tblW w:w="9389" w:type="dxa"/>
        <w:tblLook w:val="04A0" w:firstRow="1" w:lastRow="0" w:firstColumn="1" w:lastColumn="0" w:noHBand="0" w:noVBand="1"/>
      </w:tblPr>
      <w:tblGrid>
        <w:gridCol w:w="1537"/>
        <w:gridCol w:w="1537"/>
        <w:gridCol w:w="1538"/>
        <w:gridCol w:w="1538"/>
        <w:gridCol w:w="1538"/>
        <w:gridCol w:w="1701"/>
      </w:tblGrid>
      <w:tr w:rsidR="00504957" w14:paraId="60B7CF53" w14:textId="77777777" w:rsidTr="004A5F5C">
        <w:trPr>
          <w:trHeight w:val="513"/>
        </w:trPr>
        <w:tc>
          <w:tcPr>
            <w:tcW w:w="1537" w:type="dxa"/>
            <w:shd w:val="clear" w:color="auto" w:fill="F2F2F2" w:themeFill="background1" w:themeFillShade="F2"/>
          </w:tcPr>
          <w:p w14:paraId="24DA7023" w14:textId="77777777" w:rsidR="00504957" w:rsidRPr="00AB2FC9" w:rsidRDefault="00504957" w:rsidP="00F35492">
            <w:pPr>
              <w:ind w:left="0" w:firstLine="0"/>
              <w:jc w:val="center"/>
              <w:rPr>
                <w:b/>
                <w:bCs/>
              </w:rPr>
            </w:pPr>
            <w:r w:rsidRPr="00AB2FC9">
              <w:rPr>
                <w:b/>
                <w:bCs/>
              </w:rPr>
              <w:t>Model</w:t>
            </w:r>
          </w:p>
        </w:tc>
        <w:tc>
          <w:tcPr>
            <w:tcW w:w="1537" w:type="dxa"/>
            <w:shd w:val="clear" w:color="auto" w:fill="F2F2F2" w:themeFill="background1" w:themeFillShade="F2"/>
          </w:tcPr>
          <w:p w14:paraId="6B0CB692" w14:textId="77777777" w:rsidR="00504957" w:rsidRPr="00AB2FC9" w:rsidRDefault="00504957" w:rsidP="00F35492">
            <w:pPr>
              <w:ind w:left="0" w:firstLine="0"/>
              <w:jc w:val="center"/>
              <w:rPr>
                <w:b/>
                <w:bCs/>
              </w:rPr>
            </w:pPr>
            <w:r w:rsidRPr="00AB2FC9">
              <w:rPr>
                <w:b/>
                <w:bCs/>
              </w:rPr>
              <w:t>Precision</w:t>
            </w:r>
          </w:p>
        </w:tc>
        <w:tc>
          <w:tcPr>
            <w:tcW w:w="1538" w:type="dxa"/>
            <w:shd w:val="clear" w:color="auto" w:fill="F2F2F2" w:themeFill="background1" w:themeFillShade="F2"/>
          </w:tcPr>
          <w:p w14:paraId="61C4E04B" w14:textId="77777777" w:rsidR="00504957" w:rsidRPr="00AB2FC9" w:rsidRDefault="00504957" w:rsidP="00F35492">
            <w:pPr>
              <w:ind w:left="0" w:firstLine="0"/>
              <w:jc w:val="center"/>
              <w:rPr>
                <w:b/>
                <w:bCs/>
              </w:rPr>
            </w:pPr>
            <w:r w:rsidRPr="00AB2FC9">
              <w:rPr>
                <w:b/>
                <w:bCs/>
              </w:rPr>
              <w:t>Recall</w:t>
            </w:r>
          </w:p>
        </w:tc>
        <w:tc>
          <w:tcPr>
            <w:tcW w:w="1538" w:type="dxa"/>
            <w:shd w:val="clear" w:color="auto" w:fill="F2F2F2" w:themeFill="background1" w:themeFillShade="F2"/>
          </w:tcPr>
          <w:p w14:paraId="58DD94C1" w14:textId="77777777" w:rsidR="00504957" w:rsidRPr="00AB2FC9" w:rsidRDefault="00504957" w:rsidP="00F35492">
            <w:pPr>
              <w:ind w:left="0" w:firstLine="0"/>
              <w:jc w:val="center"/>
              <w:rPr>
                <w:b/>
                <w:bCs/>
              </w:rPr>
            </w:pPr>
            <w:r w:rsidRPr="00AB2FC9">
              <w:rPr>
                <w:b/>
                <w:bCs/>
              </w:rPr>
              <w:t>mAP@50</w:t>
            </w:r>
          </w:p>
        </w:tc>
        <w:tc>
          <w:tcPr>
            <w:tcW w:w="1538" w:type="dxa"/>
            <w:shd w:val="clear" w:color="auto" w:fill="F2F2F2" w:themeFill="background1" w:themeFillShade="F2"/>
          </w:tcPr>
          <w:p w14:paraId="47A0A573" w14:textId="77777777" w:rsidR="00504957" w:rsidRPr="00AB2FC9" w:rsidRDefault="00504957" w:rsidP="00F35492">
            <w:pPr>
              <w:ind w:left="0" w:firstLine="0"/>
              <w:jc w:val="center"/>
              <w:rPr>
                <w:b/>
                <w:bCs/>
              </w:rPr>
            </w:pPr>
            <w:r w:rsidRPr="00AB2FC9">
              <w:rPr>
                <w:b/>
                <w:bCs/>
              </w:rPr>
              <w:t>mAP@75</w:t>
            </w:r>
          </w:p>
        </w:tc>
        <w:tc>
          <w:tcPr>
            <w:tcW w:w="1701" w:type="dxa"/>
            <w:shd w:val="clear" w:color="auto" w:fill="F2F2F2" w:themeFill="background1" w:themeFillShade="F2"/>
          </w:tcPr>
          <w:p w14:paraId="78F817D9" w14:textId="77777777" w:rsidR="00504957" w:rsidRPr="00AB2FC9" w:rsidRDefault="00504957" w:rsidP="00F35492">
            <w:pPr>
              <w:ind w:left="0" w:firstLine="0"/>
              <w:jc w:val="center"/>
              <w:rPr>
                <w:b/>
                <w:bCs/>
              </w:rPr>
            </w:pPr>
            <w:r w:rsidRPr="00AB2FC9">
              <w:rPr>
                <w:b/>
                <w:bCs/>
              </w:rPr>
              <w:t>mAP@50-95</w:t>
            </w:r>
          </w:p>
        </w:tc>
      </w:tr>
      <w:tr w:rsidR="00504957" w14:paraId="1A00B372" w14:textId="77777777" w:rsidTr="004A5F5C">
        <w:trPr>
          <w:trHeight w:val="486"/>
        </w:trPr>
        <w:tc>
          <w:tcPr>
            <w:tcW w:w="1537" w:type="dxa"/>
          </w:tcPr>
          <w:p w14:paraId="069987C9" w14:textId="77777777" w:rsidR="00504957" w:rsidRDefault="00504957" w:rsidP="00F35492">
            <w:pPr>
              <w:ind w:left="0" w:firstLine="0"/>
            </w:pPr>
            <w:r>
              <w:t>YOLOv8n</w:t>
            </w:r>
          </w:p>
        </w:tc>
        <w:tc>
          <w:tcPr>
            <w:tcW w:w="1537" w:type="dxa"/>
            <w:vAlign w:val="center"/>
          </w:tcPr>
          <w:p w14:paraId="4AFADB52" w14:textId="18FF1D4B" w:rsidR="00504957" w:rsidRDefault="00F71908" w:rsidP="00F35492">
            <w:pPr>
              <w:ind w:left="0" w:firstLine="0"/>
              <w:jc w:val="center"/>
            </w:pPr>
            <w:r>
              <w:t>0.944</w:t>
            </w:r>
          </w:p>
        </w:tc>
        <w:tc>
          <w:tcPr>
            <w:tcW w:w="1538" w:type="dxa"/>
            <w:vAlign w:val="center"/>
          </w:tcPr>
          <w:p w14:paraId="14BCC690" w14:textId="43FFF693" w:rsidR="00504957" w:rsidRDefault="00F71908" w:rsidP="00F35492">
            <w:pPr>
              <w:ind w:left="0" w:firstLine="0"/>
              <w:jc w:val="center"/>
            </w:pPr>
            <w:r>
              <w:t>0.907</w:t>
            </w:r>
          </w:p>
        </w:tc>
        <w:tc>
          <w:tcPr>
            <w:tcW w:w="1538" w:type="dxa"/>
            <w:vAlign w:val="center"/>
          </w:tcPr>
          <w:p w14:paraId="291A39C3" w14:textId="451CBB20" w:rsidR="00504957" w:rsidRDefault="00F71908" w:rsidP="00F35492">
            <w:pPr>
              <w:ind w:left="0" w:firstLine="0"/>
              <w:jc w:val="center"/>
            </w:pPr>
            <w:r>
              <w:t>0.930</w:t>
            </w:r>
          </w:p>
        </w:tc>
        <w:tc>
          <w:tcPr>
            <w:tcW w:w="1538" w:type="dxa"/>
            <w:vAlign w:val="center"/>
          </w:tcPr>
          <w:p w14:paraId="6E26B133" w14:textId="280A837C" w:rsidR="00504957" w:rsidRDefault="00F71908" w:rsidP="00F35492">
            <w:pPr>
              <w:ind w:left="0" w:firstLine="0"/>
              <w:jc w:val="center"/>
            </w:pPr>
            <w:r>
              <w:t>0.706</w:t>
            </w:r>
          </w:p>
        </w:tc>
        <w:tc>
          <w:tcPr>
            <w:tcW w:w="1701" w:type="dxa"/>
            <w:vAlign w:val="center"/>
          </w:tcPr>
          <w:p w14:paraId="5D68D6AE" w14:textId="2942FF9E" w:rsidR="00504957" w:rsidRDefault="00F71908" w:rsidP="00F35492">
            <w:pPr>
              <w:ind w:left="0" w:firstLine="0"/>
              <w:jc w:val="center"/>
            </w:pPr>
            <w:r>
              <w:t>0.589</w:t>
            </w:r>
          </w:p>
        </w:tc>
      </w:tr>
      <w:tr w:rsidR="00504957" w14:paraId="2322DFDD" w14:textId="77777777" w:rsidTr="004A5F5C">
        <w:trPr>
          <w:trHeight w:val="513"/>
        </w:trPr>
        <w:tc>
          <w:tcPr>
            <w:tcW w:w="1537" w:type="dxa"/>
          </w:tcPr>
          <w:p w14:paraId="27F0D4E9" w14:textId="77777777" w:rsidR="00504957" w:rsidRDefault="00504957" w:rsidP="00F35492">
            <w:pPr>
              <w:ind w:left="0" w:firstLine="0"/>
            </w:pPr>
            <w:r>
              <w:t>YOLOv10n</w:t>
            </w:r>
          </w:p>
        </w:tc>
        <w:tc>
          <w:tcPr>
            <w:tcW w:w="1537" w:type="dxa"/>
            <w:vAlign w:val="center"/>
          </w:tcPr>
          <w:p w14:paraId="5D24C6D5" w14:textId="50F33668" w:rsidR="00504957" w:rsidRDefault="00F71908" w:rsidP="00F35492">
            <w:pPr>
              <w:ind w:left="0" w:firstLine="0"/>
              <w:jc w:val="center"/>
            </w:pPr>
            <w:r>
              <w:t>0.978</w:t>
            </w:r>
          </w:p>
        </w:tc>
        <w:tc>
          <w:tcPr>
            <w:tcW w:w="1538" w:type="dxa"/>
            <w:vAlign w:val="center"/>
          </w:tcPr>
          <w:p w14:paraId="66ECD190" w14:textId="3FC53823" w:rsidR="00504957" w:rsidRDefault="00F71908" w:rsidP="00F35492">
            <w:pPr>
              <w:ind w:left="0" w:firstLine="0"/>
              <w:jc w:val="center"/>
            </w:pPr>
            <w:r>
              <w:t>0.919</w:t>
            </w:r>
          </w:p>
        </w:tc>
        <w:tc>
          <w:tcPr>
            <w:tcW w:w="1538" w:type="dxa"/>
            <w:vAlign w:val="center"/>
          </w:tcPr>
          <w:p w14:paraId="263068A4" w14:textId="0ACAFF4F" w:rsidR="00504957" w:rsidRDefault="00F71908" w:rsidP="00F35492">
            <w:pPr>
              <w:ind w:left="0" w:firstLine="0"/>
              <w:jc w:val="center"/>
            </w:pPr>
            <w:r>
              <w:t>0.953</w:t>
            </w:r>
          </w:p>
        </w:tc>
        <w:tc>
          <w:tcPr>
            <w:tcW w:w="1538" w:type="dxa"/>
            <w:vAlign w:val="center"/>
          </w:tcPr>
          <w:p w14:paraId="2A2B2190" w14:textId="475C1E15" w:rsidR="00504957" w:rsidRDefault="00F71908" w:rsidP="00F35492">
            <w:pPr>
              <w:ind w:left="0" w:firstLine="0"/>
              <w:jc w:val="center"/>
            </w:pPr>
            <w:r>
              <w:t>0.775</w:t>
            </w:r>
          </w:p>
        </w:tc>
        <w:tc>
          <w:tcPr>
            <w:tcW w:w="1701" w:type="dxa"/>
            <w:vAlign w:val="center"/>
          </w:tcPr>
          <w:p w14:paraId="53B35DD0" w14:textId="30BF43EC" w:rsidR="00504957" w:rsidRDefault="00F71908" w:rsidP="00F35492">
            <w:pPr>
              <w:ind w:left="0" w:firstLine="0"/>
              <w:jc w:val="center"/>
            </w:pPr>
            <w:r>
              <w:t>0.639</w:t>
            </w:r>
          </w:p>
        </w:tc>
      </w:tr>
      <w:tr w:rsidR="00504957" w14:paraId="008DA39C" w14:textId="77777777" w:rsidTr="004A5F5C">
        <w:trPr>
          <w:trHeight w:val="486"/>
        </w:trPr>
        <w:tc>
          <w:tcPr>
            <w:tcW w:w="1537" w:type="dxa"/>
          </w:tcPr>
          <w:p w14:paraId="0BF2D8F6" w14:textId="77777777" w:rsidR="00504957" w:rsidRDefault="00504957" w:rsidP="00F35492">
            <w:pPr>
              <w:ind w:left="0" w:firstLine="0"/>
            </w:pPr>
            <w:r>
              <w:t>YOLO11n</w:t>
            </w:r>
          </w:p>
        </w:tc>
        <w:tc>
          <w:tcPr>
            <w:tcW w:w="1537" w:type="dxa"/>
            <w:vAlign w:val="center"/>
          </w:tcPr>
          <w:p w14:paraId="7E7A0744" w14:textId="4C1F3B1F" w:rsidR="00504957" w:rsidRDefault="00F71908" w:rsidP="00F35492">
            <w:pPr>
              <w:ind w:left="0" w:firstLine="0"/>
              <w:jc w:val="center"/>
            </w:pPr>
            <w:r>
              <w:t>0.927</w:t>
            </w:r>
          </w:p>
        </w:tc>
        <w:tc>
          <w:tcPr>
            <w:tcW w:w="1538" w:type="dxa"/>
            <w:vAlign w:val="center"/>
          </w:tcPr>
          <w:p w14:paraId="2A75BADC" w14:textId="761826D9" w:rsidR="00504957" w:rsidRDefault="00F71908" w:rsidP="00F35492">
            <w:pPr>
              <w:ind w:left="0" w:firstLine="0"/>
              <w:jc w:val="center"/>
            </w:pPr>
            <w:r>
              <w:t>0.924</w:t>
            </w:r>
          </w:p>
        </w:tc>
        <w:tc>
          <w:tcPr>
            <w:tcW w:w="1538" w:type="dxa"/>
            <w:vAlign w:val="center"/>
          </w:tcPr>
          <w:p w14:paraId="018E46D8" w14:textId="20975F62" w:rsidR="00504957" w:rsidRDefault="00F71908" w:rsidP="00F35492">
            <w:pPr>
              <w:ind w:left="0" w:firstLine="0"/>
              <w:jc w:val="center"/>
            </w:pPr>
            <w:r>
              <w:t>0.928</w:t>
            </w:r>
          </w:p>
        </w:tc>
        <w:tc>
          <w:tcPr>
            <w:tcW w:w="1538" w:type="dxa"/>
            <w:vAlign w:val="center"/>
          </w:tcPr>
          <w:p w14:paraId="4A40736E" w14:textId="48923A7C" w:rsidR="00504957" w:rsidRDefault="00F71908" w:rsidP="00F35492">
            <w:pPr>
              <w:ind w:left="0" w:firstLine="0"/>
              <w:jc w:val="center"/>
            </w:pPr>
            <w:r>
              <w:t>0.673</w:t>
            </w:r>
          </w:p>
        </w:tc>
        <w:tc>
          <w:tcPr>
            <w:tcW w:w="1701" w:type="dxa"/>
            <w:vAlign w:val="center"/>
          </w:tcPr>
          <w:p w14:paraId="25992E30" w14:textId="09D58FB0" w:rsidR="00504957" w:rsidRDefault="00F71908" w:rsidP="00F35492">
            <w:pPr>
              <w:ind w:left="0" w:firstLine="0"/>
              <w:jc w:val="center"/>
            </w:pPr>
            <w:r>
              <w:t>0.587</w:t>
            </w:r>
          </w:p>
        </w:tc>
      </w:tr>
    </w:tbl>
    <w:p w14:paraId="60465674" w14:textId="64CC25C0" w:rsidR="00A44DA6" w:rsidRDefault="00A44DA6" w:rsidP="00A44DA6"/>
    <w:p w14:paraId="73EC606B" w14:textId="4EBFE291" w:rsidR="00141020" w:rsidRDefault="00841705" w:rsidP="00D83265">
      <w:r>
        <w:t>Berdasarkan Tabel 4.1.</w:t>
      </w:r>
      <w:r w:rsidR="001A1525">
        <w:t>2</w:t>
      </w:r>
      <w:r>
        <w:t xml:space="preserve">, model yang telah dikonversi ke format .hef dan dijalankan pada Hailo-8L masih memperoleh nilai mAP@50 yang cukup tinggi. YOLOv10n memperoleh nilai terbaik pada backend Hailo-8L, dengan </w:t>
      </w:r>
      <w:r w:rsidRPr="00CC16ED">
        <w:rPr>
          <w:i/>
          <w:iCs/>
        </w:rPr>
        <w:t>precision</w:t>
      </w:r>
      <w:r>
        <w:t xml:space="preserve"> sebesar 0.978</w:t>
      </w:r>
      <w:r w:rsidR="002A6352">
        <w:t>, mAP@50 sebesar 0.953, dan mAP@50-95 sebesar 0.63</w:t>
      </w:r>
      <w:r w:rsidR="00E779A3">
        <w:t>9.</w:t>
      </w:r>
      <w:r w:rsidR="0001598C">
        <w:t xml:space="preserve"> Dibandingkan hasi pada CPU, nilai mAP@50-95 mengalami penurunan setelah model dijalankan dalam format .hef. Ini terjadi karena proses optimasi dan kuantisasi pada tahap kompilasi model ke format Hailo.</w:t>
      </w:r>
      <w:r w:rsidR="004A52B2">
        <w:t xml:space="preserve"> Yang menarik adalah, nilai precision pada backend Hailo-8L terlihat lebih tinggi dibandingkan CPU pada YOLOv8n dan YOLOv10n.</w:t>
      </w:r>
      <w:r w:rsidR="008E7ED0">
        <w:t xml:space="preserve"> Ini menunjukkan bahwa model .hef terkadang menghasilkan prediksi yang lebih selekt</w:t>
      </w:r>
      <w:r w:rsidR="00F704A6">
        <w:t xml:space="preserve">if, hingga jumlah prediksi salah atau </w:t>
      </w:r>
      <w:r w:rsidR="00F704A6">
        <w:rPr>
          <w:i/>
          <w:iCs/>
        </w:rPr>
        <w:lastRenderedPageBreak/>
        <w:t xml:space="preserve">false </w:t>
      </w:r>
      <w:r w:rsidR="00947CB3">
        <w:rPr>
          <w:i/>
          <w:iCs/>
        </w:rPr>
        <w:t>positive</w:t>
      </w:r>
      <w:r w:rsidR="00F704A6">
        <w:t xml:space="preserve"> menjadi lebih sedikit</w:t>
      </w:r>
      <w:r w:rsidR="00515D84">
        <w:t xml:space="preserve">. Peningkatan </w:t>
      </w:r>
      <w:r w:rsidR="00515D84">
        <w:rPr>
          <w:i/>
          <w:iCs/>
        </w:rPr>
        <w:t>precision</w:t>
      </w:r>
      <w:r w:rsidR="00515D84">
        <w:t xml:space="preserve"> ini juga diikuti dengan penurunan </w:t>
      </w:r>
      <w:r w:rsidR="00515D84">
        <w:rPr>
          <w:i/>
          <w:iCs/>
        </w:rPr>
        <w:t>recall</w:t>
      </w:r>
      <w:r w:rsidR="00515D84">
        <w:t xml:space="preserve"> pada beberapa model, hingga beberap ojbek yang seharusnya terdeteksi menjadi lebih mudah terlewat.</w:t>
      </w:r>
    </w:p>
    <w:p w14:paraId="3263AC61" w14:textId="77777777" w:rsidR="00D83265" w:rsidRPr="00515D84" w:rsidRDefault="00D83265" w:rsidP="00D83265"/>
    <w:p w14:paraId="088EEA88" w14:textId="4DA8D211" w:rsidR="00C5181C" w:rsidRPr="00141020" w:rsidRDefault="00C5181C" w:rsidP="00C5181C">
      <w:pPr>
        <w:pStyle w:val="Heading2"/>
        <w:rPr>
          <w:b/>
          <w:bCs/>
        </w:rPr>
      </w:pPr>
      <w:bookmarkStart w:id="200" w:name="_Toc233121282"/>
      <w:r w:rsidRPr="00141020">
        <w:rPr>
          <w:b/>
          <w:bCs/>
        </w:rPr>
        <w:t>Evaluasi Deteksi Objek per Kelas</w:t>
      </w:r>
      <w:bookmarkEnd w:id="200"/>
    </w:p>
    <w:p w14:paraId="608FB4CF" w14:textId="20518962" w:rsidR="00C94E41" w:rsidRDefault="00C94E41" w:rsidP="00C94E41">
      <w:r>
        <w:t>Evaluasi per kelas dilakukan untuk mengetahui kemampuan model dalam mendeteksi setiap objek yang digunakan.</w:t>
      </w:r>
      <w:r w:rsidR="00643B04">
        <w:t xml:space="preserve"> Berdasarkan hasil evaluasi sebelumnya, YOLOv10n menunjukkan performa paling stabil dibanding model lainnya. Oleh karena itu,</w:t>
      </w:r>
      <w:r w:rsidR="006B6080">
        <w:t xml:space="preserve"> pembahasan evaluasi per kelas difokuskan pada hasil YOLOv10n menggunakan backend CPU dan Hailo-8L</w:t>
      </w:r>
      <w:r w:rsidR="00320CFF">
        <w:t>.</w:t>
      </w:r>
      <w:r w:rsidR="000D12DB">
        <w:t xml:space="preserve"> Tabel 4.2.</w:t>
      </w:r>
      <w:r w:rsidR="00DE0144">
        <w:t>1</w:t>
      </w:r>
      <w:r w:rsidR="000D12DB">
        <w:t xml:space="preserve"> menampilkan hasil evaluasi YOLOv10n pada CPU</w:t>
      </w:r>
      <w:r w:rsidR="00650E58">
        <w:t xml:space="preserve"> dan tabel 4.2.</w:t>
      </w:r>
      <w:r w:rsidR="00DE0144">
        <w:t>2</w:t>
      </w:r>
      <w:r w:rsidR="00650E58">
        <w:t xml:space="preserve"> menampilkan hasil evaluasi pada Hailo-8L.</w:t>
      </w:r>
    </w:p>
    <w:p w14:paraId="73103782" w14:textId="77777777" w:rsidR="00F27E00" w:rsidRDefault="00F27E00" w:rsidP="00C94E41"/>
    <w:p w14:paraId="1456747E" w14:textId="60A8A287" w:rsidR="00C3705C" w:rsidRDefault="00C3705C" w:rsidP="00C3705C">
      <w:pPr>
        <w:pStyle w:val="CaptionGambarBabIII"/>
      </w:pPr>
      <w:bookmarkStart w:id="201" w:name="_Toc233121192"/>
      <w:r>
        <w:t xml:space="preserve">Tabel 4. </w:t>
      </w:r>
      <w:r>
        <w:fldChar w:fldCharType="begin"/>
      </w:r>
      <w:r>
        <w:instrText xml:space="preserve"> SEQ Tabel_4. \* ARABIC </w:instrText>
      </w:r>
      <w:r>
        <w:fldChar w:fldCharType="separate"/>
      </w:r>
      <w:r w:rsidR="004C1ED7">
        <w:t>3</w:t>
      </w:r>
      <w:r>
        <w:fldChar w:fldCharType="end"/>
      </w:r>
      <w:r>
        <w:t xml:space="preserve">. </w:t>
      </w:r>
      <w:r w:rsidRPr="00C3705C">
        <w:t>Hasil evaluasi per kelas YOLOv10n pada CPU Raspberry Pi 5</w:t>
      </w:r>
      <w:bookmarkEnd w:id="201"/>
    </w:p>
    <w:tbl>
      <w:tblPr>
        <w:tblStyle w:val="TableGrid"/>
        <w:tblW w:w="8854" w:type="dxa"/>
        <w:tblInd w:w="360" w:type="dxa"/>
        <w:tblLook w:val="04A0" w:firstRow="1" w:lastRow="0" w:firstColumn="1" w:lastColumn="0" w:noHBand="0" w:noVBand="1"/>
      </w:tblPr>
      <w:tblGrid>
        <w:gridCol w:w="1376"/>
        <w:gridCol w:w="1933"/>
        <w:gridCol w:w="1978"/>
        <w:gridCol w:w="1779"/>
        <w:gridCol w:w="1788"/>
      </w:tblGrid>
      <w:tr w:rsidR="007A1C06" w14:paraId="767B36E9" w14:textId="77777777" w:rsidTr="004A5F5C">
        <w:trPr>
          <w:trHeight w:val="453"/>
        </w:trPr>
        <w:tc>
          <w:tcPr>
            <w:tcW w:w="1376" w:type="dxa"/>
            <w:shd w:val="clear" w:color="auto" w:fill="F2F2F2" w:themeFill="background1" w:themeFillShade="F2"/>
          </w:tcPr>
          <w:p w14:paraId="51AC9A7C" w14:textId="78431FE1" w:rsidR="007A1C06" w:rsidRPr="007A1C06" w:rsidRDefault="007A1C06" w:rsidP="007A1C06">
            <w:pPr>
              <w:ind w:left="0" w:firstLine="0"/>
              <w:jc w:val="center"/>
              <w:rPr>
                <w:b/>
                <w:bCs/>
              </w:rPr>
            </w:pPr>
            <w:bookmarkStart w:id="202" w:name="_Hlk232756807"/>
            <w:r w:rsidRPr="007A1C06">
              <w:rPr>
                <w:b/>
                <w:bCs/>
              </w:rPr>
              <w:t>Kelas</w:t>
            </w:r>
          </w:p>
        </w:tc>
        <w:tc>
          <w:tcPr>
            <w:tcW w:w="1933" w:type="dxa"/>
            <w:shd w:val="clear" w:color="auto" w:fill="F2F2F2" w:themeFill="background1" w:themeFillShade="F2"/>
          </w:tcPr>
          <w:p w14:paraId="65AF60A9" w14:textId="29C46777" w:rsidR="007A1C06" w:rsidRPr="007A1C06" w:rsidRDefault="007A1C06" w:rsidP="007A1C06">
            <w:pPr>
              <w:ind w:left="0" w:firstLine="0"/>
              <w:jc w:val="center"/>
              <w:rPr>
                <w:b/>
                <w:bCs/>
              </w:rPr>
            </w:pPr>
            <w:r w:rsidRPr="007A1C06">
              <w:rPr>
                <w:b/>
                <w:bCs/>
              </w:rPr>
              <w:t>Precision</w:t>
            </w:r>
          </w:p>
        </w:tc>
        <w:tc>
          <w:tcPr>
            <w:tcW w:w="1978" w:type="dxa"/>
            <w:shd w:val="clear" w:color="auto" w:fill="F2F2F2" w:themeFill="background1" w:themeFillShade="F2"/>
          </w:tcPr>
          <w:p w14:paraId="141C1687" w14:textId="57608B74" w:rsidR="007A1C06" w:rsidRPr="007A1C06" w:rsidRDefault="007A1C06" w:rsidP="007A1C06">
            <w:pPr>
              <w:ind w:left="0" w:firstLine="0"/>
              <w:jc w:val="center"/>
              <w:rPr>
                <w:b/>
                <w:bCs/>
              </w:rPr>
            </w:pPr>
            <w:r w:rsidRPr="007A1C06">
              <w:rPr>
                <w:b/>
                <w:bCs/>
              </w:rPr>
              <w:t>Recall</w:t>
            </w:r>
          </w:p>
        </w:tc>
        <w:tc>
          <w:tcPr>
            <w:tcW w:w="1779" w:type="dxa"/>
            <w:shd w:val="clear" w:color="auto" w:fill="F2F2F2" w:themeFill="background1" w:themeFillShade="F2"/>
          </w:tcPr>
          <w:p w14:paraId="1498F86F" w14:textId="3864520E" w:rsidR="007A1C06" w:rsidRPr="007A1C06" w:rsidRDefault="007A1C06" w:rsidP="007A1C06">
            <w:pPr>
              <w:ind w:left="0" w:firstLine="0"/>
              <w:jc w:val="center"/>
              <w:rPr>
                <w:b/>
                <w:bCs/>
              </w:rPr>
            </w:pPr>
            <w:r w:rsidRPr="007A1C06">
              <w:rPr>
                <w:b/>
                <w:bCs/>
              </w:rPr>
              <w:t>mAP@50</w:t>
            </w:r>
          </w:p>
        </w:tc>
        <w:tc>
          <w:tcPr>
            <w:tcW w:w="1788" w:type="dxa"/>
            <w:shd w:val="clear" w:color="auto" w:fill="F2F2F2" w:themeFill="background1" w:themeFillShade="F2"/>
          </w:tcPr>
          <w:p w14:paraId="4B7F876D" w14:textId="3CC07057" w:rsidR="007A1C06" w:rsidRPr="007A1C06" w:rsidRDefault="007A1C06" w:rsidP="007A1C06">
            <w:pPr>
              <w:ind w:left="0" w:firstLine="0"/>
              <w:jc w:val="center"/>
              <w:rPr>
                <w:b/>
                <w:bCs/>
              </w:rPr>
            </w:pPr>
            <w:r w:rsidRPr="007A1C06">
              <w:rPr>
                <w:b/>
                <w:bCs/>
              </w:rPr>
              <w:t>mAP@50-95</w:t>
            </w:r>
          </w:p>
        </w:tc>
      </w:tr>
      <w:tr w:rsidR="007A1C06" w14:paraId="6AA49D7E" w14:textId="77777777" w:rsidTr="004A5F5C">
        <w:trPr>
          <w:trHeight w:val="428"/>
        </w:trPr>
        <w:tc>
          <w:tcPr>
            <w:tcW w:w="1376" w:type="dxa"/>
          </w:tcPr>
          <w:p w14:paraId="6FF6926F" w14:textId="14EECA25" w:rsidR="007A1C06" w:rsidRDefault="007A1C06" w:rsidP="007A1C06">
            <w:pPr>
              <w:ind w:left="0" w:firstLine="0"/>
              <w:jc w:val="center"/>
            </w:pPr>
            <w:r>
              <w:t>1-ball</w:t>
            </w:r>
          </w:p>
        </w:tc>
        <w:tc>
          <w:tcPr>
            <w:tcW w:w="1933" w:type="dxa"/>
          </w:tcPr>
          <w:p w14:paraId="615CAE06" w14:textId="622EEA0D" w:rsidR="007A1C06" w:rsidRDefault="007A1C06" w:rsidP="007A1C06">
            <w:pPr>
              <w:ind w:left="0" w:firstLine="0"/>
              <w:jc w:val="center"/>
            </w:pPr>
            <w:r>
              <w:t>0.963</w:t>
            </w:r>
          </w:p>
        </w:tc>
        <w:tc>
          <w:tcPr>
            <w:tcW w:w="1978" w:type="dxa"/>
          </w:tcPr>
          <w:p w14:paraId="3B8D0634" w14:textId="18383888" w:rsidR="007A1C06" w:rsidRDefault="007A1C06" w:rsidP="007A1C06">
            <w:pPr>
              <w:ind w:left="0" w:firstLine="0"/>
              <w:jc w:val="center"/>
            </w:pPr>
            <w:r>
              <w:t>1.000</w:t>
            </w:r>
          </w:p>
        </w:tc>
        <w:tc>
          <w:tcPr>
            <w:tcW w:w="1779" w:type="dxa"/>
          </w:tcPr>
          <w:p w14:paraId="2C33D38E" w14:textId="75E0105A" w:rsidR="007A1C06" w:rsidRDefault="007A1C06" w:rsidP="007A1C06">
            <w:pPr>
              <w:ind w:left="0" w:firstLine="0"/>
              <w:jc w:val="center"/>
            </w:pPr>
            <w:r>
              <w:t>0.995</w:t>
            </w:r>
          </w:p>
        </w:tc>
        <w:tc>
          <w:tcPr>
            <w:tcW w:w="1788" w:type="dxa"/>
          </w:tcPr>
          <w:p w14:paraId="5B47C02E" w14:textId="2F1FD15C" w:rsidR="007A1C06" w:rsidRDefault="007A1C06" w:rsidP="007A1C06">
            <w:pPr>
              <w:ind w:left="0" w:firstLine="0"/>
              <w:jc w:val="center"/>
            </w:pPr>
            <w:r>
              <w:t>0.845</w:t>
            </w:r>
          </w:p>
        </w:tc>
      </w:tr>
      <w:tr w:rsidR="007A1C06" w14:paraId="6870F3CE" w14:textId="77777777" w:rsidTr="004A5F5C">
        <w:trPr>
          <w:trHeight w:val="453"/>
        </w:trPr>
        <w:tc>
          <w:tcPr>
            <w:tcW w:w="1376" w:type="dxa"/>
          </w:tcPr>
          <w:p w14:paraId="483AE37C" w14:textId="2ABD2881" w:rsidR="007A1C06" w:rsidRDefault="007A1C06" w:rsidP="007A1C06">
            <w:pPr>
              <w:ind w:left="0" w:firstLine="0"/>
              <w:jc w:val="center"/>
            </w:pPr>
            <w:r>
              <w:t>2-ball</w:t>
            </w:r>
          </w:p>
        </w:tc>
        <w:tc>
          <w:tcPr>
            <w:tcW w:w="1933" w:type="dxa"/>
          </w:tcPr>
          <w:p w14:paraId="1635D76D" w14:textId="5DAEDA4E" w:rsidR="007A1C06" w:rsidRDefault="007A1C06" w:rsidP="007A1C06">
            <w:pPr>
              <w:ind w:left="0" w:firstLine="0"/>
              <w:jc w:val="center"/>
            </w:pPr>
            <w:r w:rsidRPr="007A1C06">
              <w:t>0.968</w:t>
            </w:r>
          </w:p>
        </w:tc>
        <w:tc>
          <w:tcPr>
            <w:tcW w:w="1978" w:type="dxa"/>
          </w:tcPr>
          <w:p w14:paraId="2A964019" w14:textId="02763DB7" w:rsidR="007A1C06" w:rsidRDefault="007A1C06" w:rsidP="007A1C06">
            <w:pPr>
              <w:ind w:left="0" w:firstLine="0"/>
              <w:jc w:val="center"/>
            </w:pPr>
            <w:r w:rsidRPr="007A1C06">
              <w:t>1.000</w:t>
            </w:r>
          </w:p>
        </w:tc>
        <w:tc>
          <w:tcPr>
            <w:tcW w:w="1779" w:type="dxa"/>
          </w:tcPr>
          <w:p w14:paraId="6125CE34" w14:textId="7C308264" w:rsidR="007A1C06" w:rsidRDefault="007A1C06" w:rsidP="007A1C06">
            <w:pPr>
              <w:ind w:left="0" w:firstLine="0"/>
              <w:jc w:val="center"/>
            </w:pPr>
            <w:r w:rsidRPr="007A1C06">
              <w:t>0.994</w:t>
            </w:r>
          </w:p>
        </w:tc>
        <w:tc>
          <w:tcPr>
            <w:tcW w:w="1788" w:type="dxa"/>
          </w:tcPr>
          <w:p w14:paraId="026499E7" w14:textId="34294A9A" w:rsidR="007A1C06" w:rsidRDefault="007A1C06" w:rsidP="007A1C06">
            <w:pPr>
              <w:ind w:left="0" w:firstLine="0"/>
              <w:jc w:val="center"/>
            </w:pPr>
            <w:r w:rsidRPr="007A1C06">
              <w:t>0.787</w:t>
            </w:r>
          </w:p>
        </w:tc>
      </w:tr>
      <w:tr w:rsidR="007A1C06" w14:paraId="4AE93A0A" w14:textId="77777777" w:rsidTr="004A5F5C">
        <w:trPr>
          <w:trHeight w:val="428"/>
        </w:trPr>
        <w:tc>
          <w:tcPr>
            <w:tcW w:w="1376" w:type="dxa"/>
          </w:tcPr>
          <w:p w14:paraId="50460B37" w14:textId="3A9C9869" w:rsidR="007A1C06" w:rsidRDefault="007A1C06" w:rsidP="007A1C06">
            <w:pPr>
              <w:ind w:left="0" w:firstLine="0"/>
              <w:jc w:val="center"/>
            </w:pPr>
            <w:r>
              <w:t>3-ball</w:t>
            </w:r>
          </w:p>
        </w:tc>
        <w:tc>
          <w:tcPr>
            <w:tcW w:w="1933" w:type="dxa"/>
          </w:tcPr>
          <w:p w14:paraId="2A29249C" w14:textId="284A2D79" w:rsidR="007A1C06" w:rsidRDefault="007A1C06" w:rsidP="007A1C06">
            <w:pPr>
              <w:ind w:left="0" w:firstLine="0"/>
              <w:jc w:val="center"/>
            </w:pPr>
            <w:r w:rsidRPr="007A1C06">
              <w:t>0.980</w:t>
            </w:r>
          </w:p>
        </w:tc>
        <w:tc>
          <w:tcPr>
            <w:tcW w:w="1978" w:type="dxa"/>
          </w:tcPr>
          <w:p w14:paraId="076E302B" w14:textId="40BF358D" w:rsidR="007A1C06" w:rsidRDefault="007A1C06" w:rsidP="007A1C06">
            <w:pPr>
              <w:ind w:left="0" w:firstLine="0"/>
              <w:jc w:val="center"/>
            </w:pPr>
            <w:r w:rsidRPr="007A1C06">
              <w:t>0.947</w:t>
            </w:r>
          </w:p>
        </w:tc>
        <w:tc>
          <w:tcPr>
            <w:tcW w:w="1779" w:type="dxa"/>
          </w:tcPr>
          <w:p w14:paraId="293A9DA4" w14:textId="28FE9F09" w:rsidR="007A1C06" w:rsidRDefault="007A1C06" w:rsidP="007A1C06">
            <w:pPr>
              <w:ind w:left="0" w:firstLine="0"/>
              <w:jc w:val="center"/>
            </w:pPr>
            <w:r w:rsidRPr="007A1C06">
              <w:t>0.982</w:t>
            </w:r>
          </w:p>
        </w:tc>
        <w:tc>
          <w:tcPr>
            <w:tcW w:w="1788" w:type="dxa"/>
          </w:tcPr>
          <w:p w14:paraId="48BE6303" w14:textId="453F9AFA" w:rsidR="007A1C06" w:rsidRDefault="007A1C06" w:rsidP="007A1C06">
            <w:pPr>
              <w:ind w:left="0" w:firstLine="0"/>
              <w:jc w:val="center"/>
            </w:pPr>
            <w:r w:rsidRPr="007A1C06">
              <w:t>0.77</w:t>
            </w:r>
            <w:r>
              <w:t>7</w:t>
            </w:r>
          </w:p>
        </w:tc>
      </w:tr>
      <w:tr w:rsidR="007A1C06" w14:paraId="030B4662" w14:textId="77777777" w:rsidTr="004A5F5C">
        <w:trPr>
          <w:trHeight w:val="453"/>
        </w:trPr>
        <w:tc>
          <w:tcPr>
            <w:tcW w:w="1376" w:type="dxa"/>
          </w:tcPr>
          <w:p w14:paraId="70646433" w14:textId="41CE3A09" w:rsidR="007A1C06" w:rsidRDefault="007A1C06" w:rsidP="007A1C06">
            <w:pPr>
              <w:ind w:left="0" w:firstLine="0"/>
              <w:jc w:val="center"/>
            </w:pPr>
            <w:r>
              <w:t>4-ball</w:t>
            </w:r>
          </w:p>
        </w:tc>
        <w:tc>
          <w:tcPr>
            <w:tcW w:w="1933" w:type="dxa"/>
          </w:tcPr>
          <w:p w14:paraId="5664FF2C" w14:textId="0D2BEDAA" w:rsidR="007A1C06" w:rsidRDefault="007A1C06" w:rsidP="007A1C06">
            <w:pPr>
              <w:ind w:left="0" w:firstLine="0"/>
              <w:jc w:val="center"/>
            </w:pPr>
            <w:r>
              <w:t>0.988</w:t>
            </w:r>
          </w:p>
        </w:tc>
        <w:tc>
          <w:tcPr>
            <w:tcW w:w="1978" w:type="dxa"/>
          </w:tcPr>
          <w:p w14:paraId="7B9E248E" w14:textId="02052811" w:rsidR="007A1C06" w:rsidRDefault="00B851A6" w:rsidP="007A1C06">
            <w:pPr>
              <w:ind w:left="0" w:firstLine="0"/>
              <w:jc w:val="center"/>
            </w:pPr>
            <w:r>
              <w:t>0.994</w:t>
            </w:r>
          </w:p>
        </w:tc>
        <w:tc>
          <w:tcPr>
            <w:tcW w:w="1779" w:type="dxa"/>
          </w:tcPr>
          <w:p w14:paraId="7CED592A" w14:textId="5B133926" w:rsidR="007A1C06" w:rsidRDefault="00236723" w:rsidP="007A1C06">
            <w:pPr>
              <w:ind w:left="0" w:firstLine="0"/>
              <w:jc w:val="center"/>
            </w:pPr>
            <w:r>
              <w:t>0.995</w:t>
            </w:r>
          </w:p>
        </w:tc>
        <w:tc>
          <w:tcPr>
            <w:tcW w:w="1788" w:type="dxa"/>
          </w:tcPr>
          <w:p w14:paraId="38828A95" w14:textId="5C574BC6" w:rsidR="007A1C06" w:rsidRDefault="00976853" w:rsidP="007A1C06">
            <w:pPr>
              <w:ind w:left="0" w:firstLine="0"/>
              <w:jc w:val="center"/>
            </w:pPr>
            <w:r>
              <w:t>0.768</w:t>
            </w:r>
          </w:p>
        </w:tc>
      </w:tr>
      <w:tr w:rsidR="007A1C06" w14:paraId="2D29DBD6" w14:textId="77777777" w:rsidTr="004A5F5C">
        <w:trPr>
          <w:trHeight w:val="428"/>
        </w:trPr>
        <w:tc>
          <w:tcPr>
            <w:tcW w:w="1376" w:type="dxa"/>
          </w:tcPr>
          <w:p w14:paraId="6297BF51" w14:textId="2F48D7F0" w:rsidR="007A1C06" w:rsidRDefault="007A1C06" w:rsidP="007A1C06">
            <w:pPr>
              <w:ind w:left="0" w:firstLine="0"/>
              <w:jc w:val="center"/>
            </w:pPr>
            <w:r>
              <w:t>5-ball</w:t>
            </w:r>
          </w:p>
        </w:tc>
        <w:tc>
          <w:tcPr>
            <w:tcW w:w="1933" w:type="dxa"/>
          </w:tcPr>
          <w:p w14:paraId="72937C96" w14:textId="3F7C5B0D" w:rsidR="007A1C06" w:rsidRDefault="007A1C06" w:rsidP="007A1C06">
            <w:pPr>
              <w:ind w:left="0" w:firstLine="0"/>
              <w:jc w:val="center"/>
            </w:pPr>
            <w:r>
              <w:t>0.990</w:t>
            </w:r>
          </w:p>
        </w:tc>
        <w:tc>
          <w:tcPr>
            <w:tcW w:w="1978" w:type="dxa"/>
          </w:tcPr>
          <w:p w14:paraId="1F1F887F" w14:textId="07CE0C35" w:rsidR="007A1C06" w:rsidRDefault="00280A8D" w:rsidP="007A1C06">
            <w:pPr>
              <w:ind w:left="0" w:firstLine="0"/>
              <w:jc w:val="center"/>
            </w:pPr>
            <w:r>
              <w:t>1.000</w:t>
            </w:r>
          </w:p>
        </w:tc>
        <w:tc>
          <w:tcPr>
            <w:tcW w:w="1779" w:type="dxa"/>
          </w:tcPr>
          <w:p w14:paraId="17C4294F" w14:textId="025FC635" w:rsidR="007A1C06" w:rsidRDefault="00236723" w:rsidP="007A1C06">
            <w:pPr>
              <w:ind w:left="0" w:firstLine="0"/>
              <w:jc w:val="center"/>
            </w:pPr>
            <w:r>
              <w:t>0.995</w:t>
            </w:r>
          </w:p>
        </w:tc>
        <w:tc>
          <w:tcPr>
            <w:tcW w:w="1788" w:type="dxa"/>
          </w:tcPr>
          <w:p w14:paraId="5B7185E0" w14:textId="294E7916" w:rsidR="007A1C06" w:rsidRDefault="00976853" w:rsidP="007A1C06">
            <w:pPr>
              <w:ind w:left="0" w:firstLine="0"/>
              <w:jc w:val="center"/>
            </w:pPr>
            <w:r>
              <w:t>0.809</w:t>
            </w:r>
          </w:p>
        </w:tc>
      </w:tr>
      <w:tr w:rsidR="007A1C06" w14:paraId="7E9DBAAA" w14:textId="77777777" w:rsidTr="004A5F5C">
        <w:trPr>
          <w:trHeight w:val="453"/>
        </w:trPr>
        <w:tc>
          <w:tcPr>
            <w:tcW w:w="1376" w:type="dxa"/>
          </w:tcPr>
          <w:p w14:paraId="39E36514" w14:textId="2CB95633" w:rsidR="007A1C06" w:rsidRDefault="007A1C06" w:rsidP="007A1C06">
            <w:pPr>
              <w:ind w:left="0" w:firstLine="0"/>
              <w:jc w:val="center"/>
            </w:pPr>
            <w:r>
              <w:t>6-ball</w:t>
            </w:r>
          </w:p>
        </w:tc>
        <w:tc>
          <w:tcPr>
            <w:tcW w:w="1933" w:type="dxa"/>
          </w:tcPr>
          <w:p w14:paraId="63A97CEA" w14:textId="3CED0460" w:rsidR="007A1C06" w:rsidRDefault="007A1C06" w:rsidP="007A1C06">
            <w:pPr>
              <w:ind w:left="0" w:firstLine="0"/>
              <w:jc w:val="center"/>
            </w:pPr>
            <w:r>
              <w:t>0.971</w:t>
            </w:r>
          </w:p>
        </w:tc>
        <w:tc>
          <w:tcPr>
            <w:tcW w:w="1978" w:type="dxa"/>
          </w:tcPr>
          <w:p w14:paraId="782A163D" w14:textId="7DAA7DE9" w:rsidR="007A1C06" w:rsidRDefault="00280A8D" w:rsidP="007A1C06">
            <w:pPr>
              <w:ind w:left="0" w:firstLine="0"/>
              <w:jc w:val="center"/>
            </w:pPr>
            <w:r>
              <w:t>1.000</w:t>
            </w:r>
          </w:p>
        </w:tc>
        <w:tc>
          <w:tcPr>
            <w:tcW w:w="1779" w:type="dxa"/>
          </w:tcPr>
          <w:p w14:paraId="01A41E52" w14:textId="1DCDBB81" w:rsidR="007A1C06" w:rsidRDefault="00236723" w:rsidP="007A1C06">
            <w:pPr>
              <w:ind w:left="0" w:firstLine="0"/>
              <w:jc w:val="center"/>
            </w:pPr>
            <w:r>
              <w:t>0.995</w:t>
            </w:r>
          </w:p>
        </w:tc>
        <w:tc>
          <w:tcPr>
            <w:tcW w:w="1788" w:type="dxa"/>
          </w:tcPr>
          <w:p w14:paraId="102BE285" w14:textId="27E2C7FC" w:rsidR="007A1C06" w:rsidRDefault="00976853" w:rsidP="007A1C06">
            <w:pPr>
              <w:ind w:left="0" w:firstLine="0"/>
              <w:jc w:val="center"/>
            </w:pPr>
            <w:r>
              <w:t>0.802</w:t>
            </w:r>
          </w:p>
        </w:tc>
      </w:tr>
      <w:tr w:rsidR="007A1C06" w14:paraId="43516DF2" w14:textId="77777777" w:rsidTr="004A5F5C">
        <w:trPr>
          <w:trHeight w:val="428"/>
        </w:trPr>
        <w:tc>
          <w:tcPr>
            <w:tcW w:w="1376" w:type="dxa"/>
          </w:tcPr>
          <w:p w14:paraId="040F19DD" w14:textId="29C203CC" w:rsidR="007A1C06" w:rsidRDefault="007A1C06" w:rsidP="007A1C06">
            <w:pPr>
              <w:ind w:left="0" w:firstLine="0"/>
              <w:jc w:val="center"/>
            </w:pPr>
            <w:r>
              <w:t>7-ball</w:t>
            </w:r>
          </w:p>
        </w:tc>
        <w:tc>
          <w:tcPr>
            <w:tcW w:w="1933" w:type="dxa"/>
          </w:tcPr>
          <w:p w14:paraId="525FE629" w14:textId="234EA0A9" w:rsidR="007A1C06" w:rsidRDefault="007A1C06" w:rsidP="007A1C06">
            <w:pPr>
              <w:ind w:left="0" w:firstLine="0"/>
              <w:jc w:val="center"/>
            </w:pPr>
            <w:r>
              <w:t>0.985</w:t>
            </w:r>
          </w:p>
        </w:tc>
        <w:tc>
          <w:tcPr>
            <w:tcW w:w="1978" w:type="dxa"/>
          </w:tcPr>
          <w:p w14:paraId="440D998C" w14:textId="18654799" w:rsidR="007A1C06" w:rsidRDefault="00280A8D" w:rsidP="007A1C06">
            <w:pPr>
              <w:ind w:left="0" w:firstLine="0"/>
              <w:jc w:val="center"/>
            </w:pPr>
            <w:r>
              <w:t>0.99</w:t>
            </w:r>
            <w:r w:rsidR="007F6C25">
              <w:t>0</w:t>
            </w:r>
          </w:p>
        </w:tc>
        <w:tc>
          <w:tcPr>
            <w:tcW w:w="1779" w:type="dxa"/>
          </w:tcPr>
          <w:p w14:paraId="58C863DA" w14:textId="5916EA1C" w:rsidR="007A1C06" w:rsidRDefault="00236723" w:rsidP="007A1C06">
            <w:pPr>
              <w:ind w:left="0" w:firstLine="0"/>
              <w:jc w:val="center"/>
            </w:pPr>
            <w:r>
              <w:t>0.995</w:t>
            </w:r>
          </w:p>
        </w:tc>
        <w:tc>
          <w:tcPr>
            <w:tcW w:w="1788" w:type="dxa"/>
          </w:tcPr>
          <w:p w14:paraId="1AAB93CA" w14:textId="505D42F9" w:rsidR="007A1C06" w:rsidRDefault="00976853" w:rsidP="007A1C06">
            <w:pPr>
              <w:ind w:left="0" w:firstLine="0"/>
              <w:jc w:val="center"/>
            </w:pPr>
            <w:r>
              <w:t>0.</w:t>
            </w:r>
            <w:r w:rsidR="002B2EBA">
              <w:t>753</w:t>
            </w:r>
          </w:p>
        </w:tc>
      </w:tr>
      <w:tr w:rsidR="007A1C06" w14:paraId="5D3421A3" w14:textId="77777777" w:rsidTr="004A5F5C">
        <w:trPr>
          <w:trHeight w:val="453"/>
        </w:trPr>
        <w:tc>
          <w:tcPr>
            <w:tcW w:w="1376" w:type="dxa"/>
          </w:tcPr>
          <w:p w14:paraId="25F3B448" w14:textId="2FD5EE0F" w:rsidR="007A1C06" w:rsidRDefault="007A1C06" w:rsidP="007A1C06">
            <w:pPr>
              <w:ind w:left="0" w:firstLine="0"/>
              <w:jc w:val="center"/>
            </w:pPr>
            <w:r>
              <w:t>8-ball</w:t>
            </w:r>
          </w:p>
        </w:tc>
        <w:tc>
          <w:tcPr>
            <w:tcW w:w="1933" w:type="dxa"/>
          </w:tcPr>
          <w:p w14:paraId="1158000E" w14:textId="1D82CC0F" w:rsidR="007A1C06" w:rsidRDefault="007A1C06" w:rsidP="007A1C06">
            <w:pPr>
              <w:ind w:left="0" w:firstLine="0"/>
              <w:jc w:val="center"/>
            </w:pPr>
            <w:r>
              <w:t>0.983</w:t>
            </w:r>
          </w:p>
        </w:tc>
        <w:tc>
          <w:tcPr>
            <w:tcW w:w="1978" w:type="dxa"/>
          </w:tcPr>
          <w:p w14:paraId="7806E104" w14:textId="0BAF4178" w:rsidR="007A1C06" w:rsidRDefault="007F6C25" w:rsidP="007A1C06">
            <w:pPr>
              <w:ind w:left="0" w:firstLine="0"/>
              <w:jc w:val="center"/>
            </w:pPr>
            <w:r>
              <w:t>0.991</w:t>
            </w:r>
          </w:p>
        </w:tc>
        <w:tc>
          <w:tcPr>
            <w:tcW w:w="1779" w:type="dxa"/>
          </w:tcPr>
          <w:p w14:paraId="3AF33EAE" w14:textId="510B41F9" w:rsidR="007A1C06" w:rsidRDefault="00236723" w:rsidP="007A1C06">
            <w:pPr>
              <w:ind w:left="0" w:firstLine="0"/>
              <w:jc w:val="center"/>
            </w:pPr>
            <w:r>
              <w:t>0.995</w:t>
            </w:r>
          </w:p>
        </w:tc>
        <w:tc>
          <w:tcPr>
            <w:tcW w:w="1788" w:type="dxa"/>
          </w:tcPr>
          <w:p w14:paraId="20B8662A" w14:textId="15F3F26D" w:rsidR="007A1C06" w:rsidRDefault="002B2EBA" w:rsidP="007A1C06">
            <w:pPr>
              <w:ind w:left="0" w:firstLine="0"/>
              <w:jc w:val="center"/>
            </w:pPr>
            <w:r>
              <w:t>0.787</w:t>
            </w:r>
          </w:p>
        </w:tc>
      </w:tr>
      <w:tr w:rsidR="007A1C06" w14:paraId="218A71C7" w14:textId="77777777" w:rsidTr="004A5F5C">
        <w:trPr>
          <w:trHeight w:val="453"/>
        </w:trPr>
        <w:tc>
          <w:tcPr>
            <w:tcW w:w="1376" w:type="dxa"/>
          </w:tcPr>
          <w:p w14:paraId="33FB55E3" w14:textId="4F66C0C7" w:rsidR="007A1C06" w:rsidRDefault="007A1C06" w:rsidP="007A1C06">
            <w:pPr>
              <w:ind w:left="0" w:firstLine="0"/>
              <w:jc w:val="center"/>
            </w:pPr>
            <w:r>
              <w:t>9-ball</w:t>
            </w:r>
          </w:p>
        </w:tc>
        <w:tc>
          <w:tcPr>
            <w:tcW w:w="1933" w:type="dxa"/>
          </w:tcPr>
          <w:p w14:paraId="4C1ABFFA" w14:textId="0A36C9BA" w:rsidR="007A1C06" w:rsidRDefault="007A1C06" w:rsidP="007A1C06">
            <w:pPr>
              <w:ind w:left="0" w:firstLine="0"/>
              <w:jc w:val="center"/>
            </w:pPr>
            <w:r>
              <w:t>0.949</w:t>
            </w:r>
          </w:p>
        </w:tc>
        <w:tc>
          <w:tcPr>
            <w:tcW w:w="1978" w:type="dxa"/>
          </w:tcPr>
          <w:p w14:paraId="3943C3D8" w14:textId="168512D9" w:rsidR="007A1C06" w:rsidRDefault="007F6C25" w:rsidP="007A1C06">
            <w:pPr>
              <w:ind w:left="0" w:firstLine="0"/>
              <w:jc w:val="center"/>
            </w:pPr>
            <w:r>
              <w:t>0.990</w:t>
            </w:r>
          </w:p>
        </w:tc>
        <w:tc>
          <w:tcPr>
            <w:tcW w:w="1779" w:type="dxa"/>
          </w:tcPr>
          <w:p w14:paraId="77BD1021" w14:textId="0CD62E8D" w:rsidR="007A1C06" w:rsidRDefault="00236723" w:rsidP="007A1C06">
            <w:pPr>
              <w:ind w:left="0" w:firstLine="0"/>
              <w:jc w:val="center"/>
            </w:pPr>
            <w:r>
              <w:t>0.995</w:t>
            </w:r>
          </w:p>
        </w:tc>
        <w:tc>
          <w:tcPr>
            <w:tcW w:w="1788" w:type="dxa"/>
          </w:tcPr>
          <w:p w14:paraId="2B20B9F3" w14:textId="1E29FDA9" w:rsidR="007A1C06" w:rsidRDefault="002B2EBA" w:rsidP="007A1C06">
            <w:pPr>
              <w:ind w:left="0" w:firstLine="0"/>
              <w:jc w:val="center"/>
            </w:pPr>
            <w:r>
              <w:t>0.744</w:t>
            </w:r>
          </w:p>
        </w:tc>
      </w:tr>
      <w:tr w:rsidR="007A1C06" w14:paraId="2B65AD0A" w14:textId="77777777" w:rsidTr="004A5F5C">
        <w:trPr>
          <w:trHeight w:val="428"/>
        </w:trPr>
        <w:tc>
          <w:tcPr>
            <w:tcW w:w="1376" w:type="dxa"/>
          </w:tcPr>
          <w:p w14:paraId="573B923E" w14:textId="3489640D" w:rsidR="007A1C06" w:rsidRDefault="007A1C06" w:rsidP="007A1C06">
            <w:pPr>
              <w:ind w:left="0" w:firstLine="0"/>
              <w:jc w:val="center"/>
            </w:pPr>
            <w:r>
              <w:t>cue</w:t>
            </w:r>
          </w:p>
        </w:tc>
        <w:tc>
          <w:tcPr>
            <w:tcW w:w="1933" w:type="dxa"/>
          </w:tcPr>
          <w:p w14:paraId="23664225" w14:textId="4798F831" w:rsidR="007A1C06" w:rsidRDefault="007A1C06" w:rsidP="007A1C06">
            <w:pPr>
              <w:ind w:left="0" w:firstLine="0"/>
              <w:jc w:val="center"/>
            </w:pPr>
            <w:r>
              <w:t>0.978</w:t>
            </w:r>
          </w:p>
        </w:tc>
        <w:tc>
          <w:tcPr>
            <w:tcW w:w="1978" w:type="dxa"/>
          </w:tcPr>
          <w:p w14:paraId="25045551" w14:textId="0D12730C" w:rsidR="007A1C06" w:rsidRDefault="007F6C25" w:rsidP="007A1C06">
            <w:pPr>
              <w:ind w:left="0" w:firstLine="0"/>
              <w:jc w:val="center"/>
            </w:pPr>
            <w:r>
              <w:t>1.000</w:t>
            </w:r>
          </w:p>
        </w:tc>
        <w:tc>
          <w:tcPr>
            <w:tcW w:w="1779" w:type="dxa"/>
          </w:tcPr>
          <w:p w14:paraId="3249D008" w14:textId="78E76C01" w:rsidR="007A1C06" w:rsidRDefault="00236723" w:rsidP="007A1C06">
            <w:pPr>
              <w:ind w:left="0" w:firstLine="0"/>
              <w:jc w:val="center"/>
            </w:pPr>
            <w:r>
              <w:t>0.995</w:t>
            </w:r>
          </w:p>
        </w:tc>
        <w:tc>
          <w:tcPr>
            <w:tcW w:w="1788" w:type="dxa"/>
          </w:tcPr>
          <w:p w14:paraId="54BE80F2" w14:textId="3668A677" w:rsidR="007A1C06" w:rsidRDefault="002B2EBA" w:rsidP="007A1C06">
            <w:pPr>
              <w:ind w:left="0" w:firstLine="0"/>
              <w:jc w:val="center"/>
            </w:pPr>
            <w:r>
              <w:t>0.773</w:t>
            </w:r>
          </w:p>
        </w:tc>
      </w:tr>
      <w:tr w:rsidR="007A1C06" w14:paraId="5206AFCE" w14:textId="77777777" w:rsidTr="004A5F5C">
        <w:trPr>
          <w:trHeight w:val="453"/>
        </w:trPr>
        <w:tc>
          <w:tcPr>
            <w:tcW w:w="1376" w:type="dxa"/>
          </w:tcPr>
          <w:p w14:paraId="76AC2C66" w14:textId="548D8002" w:rsidR="007A1C06" w:rsidRDefault="007A1C06" w:rsidP="007A1C06">
            <w:pPr>
              <w:ind w:left="0" w:firstLine="0"/>
              <w:jc w:val="center"/>
            </w:pPr>
            <w:r>
              <w:t>cue_stick</w:t>
            </w:r>
          </w:p>
        </w:tc>
        <w:tc>
          <w:tcPr>
            <w:tcW w:w="1933" w:type="dxa"/>
          </w:tcPr>
          <w:p w14:paraId="4630481B" w14:textId="57D66E51" w:rsidR="007A1C06" w:rsidRDefault="007A1C06" w:rsidP="007A1C06">
            <w:pPr>
              <w:ind w:left="0" w:firstLine="0"/>
              <w:jc w:val="center"/>
            </w:pPr>
            <w:r>
              <w:t>1.000</w:t>
            </w:r>
          </w:p>
        </w:tc>
        <w:tc>
          <w:tcPr>
            <w:tcW w:w="1978" w:type="dxa"/>
          </w:tcPr>
          <w:p w14:paraId="454B01CF" w14:textId="191287AA" w:rsidR="007A1C06" w:rsidRDefault="001C2620" w:rsidP="007A1C06">
            <w:pPr>
              <w:ind w:left="0" w:firstLine="0"/>
              <w:jc w:val="center"/>
            </w:pPr>
            <w:r>
              <w:t>0.479</w:t>
            </w:r>
          </w:p>
        </w:tc>
        <w:tc>
          <w:tcPr>
            <w:tcW w:w="1779" w:type="dxa"/>
          </w:tcPr>
          <w:p w14:paraId="69913F68" w14:textId="1BF6053A" w:rsidR="007A1C06" w:rsidRDefault="00236723" w:rsidP="007A1C06">
            <w:pPr>
              <w:ind w:left="0" w:firstLine="0"/>
              <w:jc w:val="center"/>
            </w:pPr>
            <w:r>
              <w:t>0.771</w:t>
            </w:r>
          </w:p>
        </w:tc>
        <w:tc>
          <w:tcPr>
            <w:tcW w:w="1788" w:type="dxa"/>
          </w:tcPr>
          <w:p w14:paraId="043A777D" w14:textId="6F6DDA61" w:rsidR="007A1C06" w:rsidRDefault="002B2EBA" w:rsidP="007A1C06">
            <w:pPr>
              <w:ind w:left="0" w:firstLine="0"/>
              <w:jc w:val="center"/>
            </w:pPr>
            <w:r>
              <w:t>0.232</w:t>
            </w:r>
          </w:p>
        </w:tc>
      </w:tr>
      <w:tr w:rsidR="007A1C06" w14:paraId="3AD85B9E" w14:textId="77777777" w:rsidTr="004A5F5C">
        <w:trPr>
          <w:trHeight w:val="428"/>
        </w:trPr>
        <w:tc>
          <w:tcPr>
            <w:tcW w:w="1376" w:type="dxa"/>
          </w:tcPr>
          <w:p w14:paraId="659350EB" w14:textId="13462C7D" w:rsidR="007A1C06" w:rsidRDefault="007A1C06" w:rsidP="007A1C06">
            <w:pPr>
              <w:ind w:left="0" w:firstLine="0"/>
              <w:jc w:val="center"/>
            </w:pPr>
            <w:r>
              <w:t>pocket</w:t>
            </w:r>
          </w:p>
        </w:tc>
        <w:tc>
          <w:tcPr>
            <w:tcW w:w="1933" w:type="dxa"/>
          </w:tcPr>
          <w:p w14:paraId="5F943477" w14:textId="6D3C6105" w:rsidR="007A1C06" w:rsidRDefault="007A1C06" w:rsidP="007A1C06">
            <w:pPr>
              <w:ind w:left="0" w:firstLine="0"/>
              <w:jc w:val="center"/>
            </w:pPr>
            <w:r>
              <w:t>0.984</w:t>
            </w:r>
          </w:p>
        </w:tc>
        <w:tc>
          <w:tcPr>
            <w:tcW w:w="1978" w:type="dxa"/>
          </w:tcPr>
          <w:p w14:paraId="53ADA50D" w14:textId="425A2D69" w:rsidR="007A1C06" w:rsidRDefault="00EA6D25" w:rsidP="007A1C06">
            <w:pPr>
              <w:ind w:left="0" w:firstLine="0"/>
              <w:jc w:val="center"/>
            </w:pPr>
            <w:r>
              <w:t>0.987</w:t>
            </w:r>
          </w:p>
        </w:tc>
        <w:tc>
          <w:tcPr>
            <w:tcW w:w="1779" w:type="dxa"/>
          </w:tcPr>
          <w:p w14:paraId="47A1CC2C" w14:textId="3F79011D" w:rsidR="007A1C06" w:rsidRDefault="00236723" w:rsidP="007A1C06">
            <w:pPr>
              <w:ind w:left="0" w:firstLine="0"/>
              <w:jc w:val="center"/>
            </w:pPr>
            <w:r>
              <w:t>0.994</w:t>
            </w:r>
          </w:p>
        </w:tc>
        <w:tc>
          <w:tcPr>
            <w:tcW w:w="1788" w:type="dxa"/>
          </w:tcPr>
          <w:p w14:paraId="252295C5" w14:textId="54F20C88" w:rsidR="007A1C06" w:rsidRDefault="002B2EBA" w:rsidP="007A1C06">
            <w:pPr>
              <w:ind w:left="0" w:firstLine="0"/>
              <w:jc w:val="center"/>
            </w:pPr>
            <w:r>
              <w:t>0.798</w:t>
            </w:r>
          </w:p>
        </w:tc>
      </w:tr>
      <w:tr w:rsidR="007A1C06" w14:paraId="58879D91" w14:textId="77777777" w:rsidTr="004A5F5C">
        <w:trPr>
          <w:trHeight w:val="428"/>
        </w:trPr>
        <w:tc>
          <w:tcPr>
            <w:tcW w:w="1376" w:type="dxa"/>
          </w:tcPr>
          <w:p w14:paraId="193F86F4" w14:textId="2F2921E0" w:rsidR="007A1C06" w:rsidRDefault="007A1C06" w:rsidP="007A1C06">
            <w:pPr>
              <w:ind w:left="0" w:firstLine="0"/>
              <w:jc w:val="center"/>
            </w:pPr>
            <w:r>
              <w:t>rack</w:t>
            </w:r>
          </w:p>
        </w:tc>
        <w:tc>
          <w:tcPr>
            <w:tcW w:w="1933" w:type="dxa"/>
          </w:tcPr>
          <w:p w14:paraId="35290E37" w14:textId="34E9D564" w:rsidR="007A1C06" w:rsidRDefault="007A1C06" w:rsidP="007A1C06">
            <w:pPr>
              <w:ind w:left="0" w:firstLine="0"/>
              <w:jc w:val="center"/>
            </w:pPr>
            <w:r>
              <w:t>0.438</w:t>
            </w:r>
          </w:p>
        </w:tc>
        <w:tc>
          <w:tcPr>
            <w:tcW w:w="1978" w:type="dxa"/>
          </w:tcPr>
          <w:p w14:paraId="03132A14" w14:textId="0D1AA1FF" w:rsidR="007A1C06" w:rsidRDefault="00FC2F83" w:rsidP="007A1C06">
            <w:pPr>
              <w:ind w:left="0" w:firstLine="0"/>
              <w:jc w:val="center"/>
            </w:pPr>
            <w:r>
              <w:t>1.000</w:t>
            </w:r>
          </w:p>
        </w:tc>
        <w:tc>
          <w:tcPr>
            <w:tcW w:w="1779" w:type="dxa"/>
          </w:tcPr>
          <w:p w14:paraId="1141E96E" w14:textId="721438A6" w:rsidR="007A1C06" w:rsidRDefault="00236723" w:rsidP="007A1C06">
            <w:pPr>
              <w:ind w:left="0" w:firstLine="0"/>
              <w:jc w:val="center"/>
            </w:pPr>
            <w:r>
              <w:t>0.995</w:t>
            </w:r>
          </w:p>
        </w:tc>
        <w:tc>
          <w:tcPr>
            <w:tcW w:w="1788" w:type="dxa"/>
          </w:tcPr>
          <w:p w14:paraId="28A4E23A" w14:textId="394C3805" w:rsidR="007A1C06" w:rsidRDefault="002B2EBA" w:rsidP="007A1C06">
            <w:pPr>
              <w:ind w:left="0" w:firstLine="0"/>
              <w:jc w:val="center"/>
            </w:pPr>
            <w:r>
              <w:t>0.</w:t>
            </w:r>
            <w:r w:rsidR="001F0646">
              <w:t>730</w:t>
            </w:r>
          </w:p>
        </w:tc>
      </w:tr>
      <w:bookmarkEnd w:id="202"/>
    </w:tbl>
    <w:p w14:paraId="083C3A97" w14:textId="77777777" w:rsidR="006A27E1" w:rsidRDefault="006A27E1" w:rsidP="00C94E41"/>
    <w:p w14:paraId="5ED7F79E" w14:textId="10D27CB9" w:rsidR="003E4C80" w:rsidRDefault="006A27E1" w:rsidP="0060427A">
      <w:r w:rsidRPr="006A27E1">
        <w:t>Berdasarkan Tabel 4.2.1, sebagian besar kelas bola bernomor memperoleh nilai mAP@50 yang tinggi, yaitu berada di atas 0.98. Hal ini menunjukkan bahwa model mampu mengenali bola-bola pada permainan 9-ball dengan baik. Kelas cue juga memperoleh hasil yang baik dengan precision sebesar 0.9780, recall sebesar 1.0000, dan mAP@50 sebesar 0.9950. Hasil ini penting karena cue ball menjadi objek utama dalam proses deteksi pelanggaran.</w:t>
      </w:r>
    </w:p>
    <w:p w14:paraId="028BEECB" w14:textId="44C25D1C" w:rsidR="008A2804" w:rsidRDefault="008A2804" w:rsidP="00621A8F">
      <w:pPr>
        <w:jc w:val="center"/>
      </w:pPr>
      <w:r w:rsidRPr="008A2804">
        <w:lastRenderedPageBreak/>
        <w:t>Tabel 4.2.</w:t>
      </w:r>
      <w:r w:rsidR="00DE0144">
        <w:t>2</w:t>
      </w:r>
      <w:r w:rsidRPr="008A2804">
        <w:t xml:space="preserve"> Hasil evaluasi per kelas YOLOv10n pada </w:t>
      </w:r>
      <w:r>
        <w:t>Hailo-8L</w:t>
      </w:r>
    </w:p>
    <w:p w14:paraId="0B66C8DF" w14:textId="37DE4968" w:rsidR="00632E86" w:rsidRDefault="00632E86" w:rsidP="00632E86">
      <w:pPr>
        <w:pStyle w:val="CaptionGambarBabIII"/>
      </w:pPr>
      <w:bookmarkStart w:id="203" w:name="_Toc233121193"/>
      <w:r>
        <w:t xml:space="preserve">Tabel 4. </w:t>
      </w:r>
      <w:r>
        <w:fldChar w:fldCharType="begin"/>
      </w:r>
      <w:r>
        <w:instrText xml:space="preserve"> SEQ Tabel_4. \* ARABIC </w:instrText>
      </w:r>
      <w:r>
        <w:fldChar w:fldCharType="separate"/>
      </w:r>
      <w:r w:rsidR="004C1ED7">
        <w:t>4</w:t>
      </w:r>
      <w:r>
        <w:fldChar w:fldCharType="end"/>
      </w:r>
      <w:r>
        <w:t xml:space="preserve">. </w:t>
      </w:r>
      <w:r w:rsidRPr="00632E86">
        <w:t>Hasil evaluasi per kelas YOLOv10n pada Hailo-8L</w:t>
      </w:r>
      <w:bookmarkEnd w:id="203"/>
    </w:p>
    <w:tbl>
      <w:tblPr>
        <w:tblStyle w:val="TableGrid"/>
        <w:tblW w:w="0" w:type="auto"/>
        <w:tblInd w:w="360" w:type="dxa"/>
        <w:tblLook w:val="04A0" w:firstRow="1" w:lastRow="0" w:firstColumn="1" w:lastColumn="0" w:noHBand="0" w:noVBand="1"/>
      </w:tblPr>
      <w:tblGrid>
        <w:gridCol w:w="1326"/>
        <w:gridCol w:w="1864"/>
        <w:gridCol w:w="1907"/>
        <w:gridCol w:w="1715"/>
        <w:gridCol w:w="1724"/>
      </w:tblGrid>
      <w:tr w:rsidR="007A1C06" w14:paraId="2D18FE3D" w14:textId="77777777" w:rsidTr="004A5F5C">
        <w:trPr>
          <w:trHeight w:val="442"/>
        </w:trPr>
        <w:tc>
          <w:tcPr>
            <w:tcW w:w="1326" w:type="dxa"/>
            <w:shd w:val="clear" w:color="auto" w:fill="F2F2F2" w:themeFill="background1" w:themeFillShade="F2"/>
          </w:tcPr>
          <w:p w14:paraId="6A1DC63A" w14:textId="77777777" w:rsidR="007A1C06" w:rsidRPr="007A1C06" w:rsidRDefault="007A1C06" w:rsidP="00F35492">
            <w:pPr>
              <w:ind w:left="0" w:firstLine="0"/>
              <w:jc w:val="center"/>
              <w:rPr>
                <w:b/>
                <w:bCs/>
              </w:rPr>
            </w:pPr>
            <w:r w:rsidRPr="007A1C06">
              <w:rPr>
                <w:b/>
                <w:bCs/>
              </w:rPr>
              <w:t>Kelas</w:t>
            </w:r>
          </w:p>
        </w:tc>
        <w:tc>
          <w:tcPr>
            <w:tcW w:w="1864" w:type="dxa"/>
            <w:shd w:val="clear" w:color="auto" w:fill="F2F2F2" w:themeFill="background1" w:themeFillShade="F2"/>
          </w:tcPr>
          <w:p w14:paraId="134A9430" w14:textId="77777777" w:rsidR="007A1C06" w:rsidRPr="007A1C06" w:rsidRDefault="007A1C06" w:rsidP="00F35492">
            <w:pPr>
              <w:ind w:left="0" w:firstLine="0"/>
              <w:jc w:val="center"/>
              <w:rPr>
                <w:b/>
                <w:bCs/>
              </w:rPr>
            </w:pPr>
            <w:r w:rsidRPr="007A1C06">
              <w:rPr>
                <w:b/>
                <w:bCs/>
              </w:rPr>
              <w:t>Precision</w:t>
            </w:r>
          </w:p>
        </w:tc>
        <w:tc>
          <w:tcPr>
            <w:tcW w:w="1907" w:type="dxa"/>
            <w:shd w:val="clear" w:color="auto" w:fill="F2F2F2" w:themeFill="background1" w:themeFillShade="F2"/>
          </w:tcPr>
          <w:p w14:paraId="2F23A53E" w14:textId="77777777" w:rsidR="007A1C06" w:rsidRPr="007A1C06" w:rsidRDefault="007A1C06" w:rsidP="00F35492">
            <w:pPr>
              <w:ind w:left="0" w:firstLine="0"/>
              <w:jc w:val="center"/>
              <w:rPr>
                <w:b/>
                <w:bCs/>
              </w:rPr>
            </w:pPr>
            <w:r w:rsidRPr="007A1C06">
              <w:rPr>
                <w:b/>
                <w:bCs/>
              </w:rPr>
              <w:t>Recall</w:t>
            </w:r>
          </w:p>
        </w:tc>
        <w:tc>
          <w:tcPr>
            <w:tcW w:w="1715" w:type="dxa"/>
            <w:shd w:val="clear" w:color="auto" w:fill="F2F2F2" w:themeFill="background1" w:themeFillShade="F2"/>
          </w:tcPr>
          <w:p w14:paraId="05871105" w14:textId="77777777" w:rsidR="007A1C06" w:rsidRPr="007A1C06" w:rsidRDefault="007A1C06" w:rsidP="00F35492">
            <w:pPr>
              <w:ind w:left="0" w:firstLine="0"/>
              <w:jc w:val="center"/>
              <w:rPr>
                <w:b/>
                <w:bCs/>
              </w:rPr>
            </w:pPr>
            <w:r w:rsidRPr="007A1C06">
              <w:rPr>
                <w:b/>
                <w:bCs/>
              </w:rPr>
              <w:t>mAP@50</w:t>
            </w:r>
          </w:p>
        </w:tc>
        <w:tc>
          <w:tcPr>
            <w:tcW w:w="1724" w:type="dxa"/>
            <w:shd w:val="clear" w:color="auto" w:fill="F2F2F2" w:themeFill="background1" w:themeFillShade="F2"/>
          </w:tcPr>
          <w:p w14:paraId="29A4A9F6" w14:textId="77777777" w:rsidR="007A1C06" w:rsidRPr="007A1C06" w:rsidRDefault="007A1C06" w:rsidP="00F35492">
            <w:pPr>
              <w:ind w:left="0" w:firstLine="0"/>
              <w:jc w:val="center"/>
              <w:rPr>
                <w:b/>
                <w:bCs/>
              </w:rPr>
            </w:pPr>
            <w:r w:rsidRPr="007A1C06">
              <w:rPr>
                <w:b/>
                <w:bCs/>
              </w:rPr>
              <w:t>mAP@50-95</w:t>
            </w:r>
          </w:p>
        </w:tc>
      </w:tr>
      <w:tr w:rsidR="007A1C06" w14:paraId="0D4E9BA4" w14:textId="77777777" w:rsidTr="004A5F5C">
        <w:trPr>
          <w:trHeight w:val="418"/>
        </w:trPr>
        <w:tc>
          <w:tcPr>
            <w:tcW w:w="1326" w:type="dxa"/>
          </w:tcPr>
          <w:p w14:paraId="32DE22A8" w14:textId="77777777" w:rsidR="007A1C06" w:rsidRDefault="007A1C06" w:rsidP="00F35492">
            <w:pPr>
              <w:ind w:left="0" w:firstLine="0"/>
              <w:jc w:val="center"/>
            </w:pPr>
            <w:r>
              <w:t>1-ball</w:t>
            </w:r>
          </w:p>
        </w:tc>
        <w:tc>
          <w:tcPr>
            <w:tcW w:w="1864" w:type="dxa"/>
            <w:vAlign w:val="center"/>
          </w:tcPr>
          <w:p w14:paraId="0EE45F3A" w14:textId="16003586" w:rsidR="007A1C06" w:rsidRDefault="002C441C" w:rsidP="00BE68D4">
            <w:pPr>
              <w:ind w:left="0" w:firstLine="0"/>
              <w:jc w:val="center"/>
            </w:pPr>
            <w:r>
              <w:t>0.979</w:t>
            </w:r>
          </w:p>
        </w:tc>
        <w:tc>
          <w:tcPr>
            <w:tcW w:w="1907" w:type="dxa"/>
            <w:vAlign w:val="center"/>
          </w:tcPr>
          <w:p w14:paraId="6A25DF87" w14:textId="0ADFBF2E" w:rsidR="007A1C06" w:rsidRDefault="00A80889" w:rsidP="00BE68D4">
            <w:pPr>
              <w:ind w:left="0" w:firstLine="0"/>
              <w:jc w:val="center"/>
            </w:pPr>
            <w:r>
              <w:t>0.855</w:t>
            </w:r>
          </w:p>
        </w:tc>
        <w:tc>
          <w:tcPr>
            <w:tcW w:w="1715" w:type="dxa"/>
            <w:vAlign w:val="center"/>
          </w:tcPr>
          <w:p w14:paraId="49FD255E" w14:textId="4270DE50" w:rsidR="007A1C06" w:rsidRDefault="00A714D6" w:rsidP="00BE68D4">
            <w:pPr>
              <w:ind w:left="0" w:firstLine="0"/>
              <w:jc w:val="center"/>
            </w:pPr>
            <w:r>
              <w:t>0.931</w:t>
            </w:r>
          </w:p>
        </w:tc>
        <w:tc>
          <w:tcPr>
            <w:tcW w:w="1724" w:type="dxa"/>
            <w:vAlign w:val="center"/>
          </w:tcPr>
          <w:p w14:paraId="0F8F737F" w14:textId="6F0DD32E" w:rsidR="007A1C06" w:rsidRDefault="00726187" w:rsidP="00BE68D4">
            <w:pPr>
              <w:ind w:left="0" w:firstLine="0"/>
              <w:jc w:val="center"/>
            </w:pPr>
            <w:r>
              <w:t>0.669</w:t>
            </w:r>
          </w:p>
        </w:tc>
      </w:tr>
      <w:tr w:rsidR="007A1C06" w14:paraId="4F410D2A" w14:textId="77777777" w:rsidTr="004A5F5C">
        <w:trPr>
          <w:trHeight w:val="442"/>
        </w:trPr>
        <w:tc>
          <w:tcPr>
            <w:tcW w:w="1326" w:type="dxa"/>
          </w:tcPr>
          <w:p w14:paraId="1BB5A784" w14:textId="77777777" w:rsidR="007A1C06" w:rsidRDefault="007A1C06" w:rsidP="00F35492">
            <w:pPr>
              <w:ind w:left="0" w:firstLine="0"/>
              <w:jc w:val="center"/>
            </w:pPr>
            <w:r>
              <w:t>2-ball</w:t>
            </w:r>
          </w:p>
        </w:tc>
        <w:tc>
          <w:tcPr>
            <w:tcW w:w="1864" w:type="dxa"/>
            <w:vAlign w:val="center"/>
          </w:tcPr>
          <w:p w14:paraId="22E82AA0" w14:textId="42B55B38" w:rsidR="007A1C06" w:rsidRDefault="00654320" w:rsidP="00BE68D4">
            <w:pPr>
              <w:ind w:left="0" w:firstLine="0"/>
              <w:jc w:val="center"/>
            </w:pPr>
            <w:r>
              <w:t>1.000</w:t>
            </w:r>
          </w:p>
        </w:tc>
        <w:tc>
          <w:tcPr>
            <w:tcW w:w="1907" w:type="dxa"/>
            <w:vAlign w:val="center"/>
          </w:tcPr>
          <w:p w14:paraId="3FB81464" w14:textId="39A31F8D" w:rsidR="007A1C06" w:rsidRDefault="00A80889" w:rsidP="00BE68D4">
            <w:pPr>
              <w:ind w:left="0" w:firstLine="0"/>
              <w:jc w:val="center"/>
            </w:pPr>
            <w:r>
              <w:t>1.000</w:t>
            </w:r>
          </w:p>
        </w:tc>
        <w:tc>
          <w:tcPr>
            <w:tcW w:w="1715" w:type="dxa"/>
            <w:vAlign w:val="center"/>
          </w:tcPr>
          <w:p w14:paraId="13F3191F" w14:textId="39ED0D66" w:rsidR="007A1C06" w:rsidRDefault="00A714D6" w:rsidP="00BE68D4">
            <w:pPr>
              <w:ind w:left="0" w:firstLine="0"/>
              <w:jc w:val="center"/>
            </w:pPr>
            <w:r>
              <w:t>0.995</w:t>
            </w:r>
          </w:p>
        </w:tc>
        <w:tc>
          <w:tcPr>
            <w:tcW w:w="1724" w:type="dxa"/>
            <w:vAlign w:val="center"/>
          </w:tcPr>
          <w:p w14:paraId="7017771A" w14:textId="09A68C4A" w:rsidR="007A1C06" w:rsidRDefault="00726187" w:rsidP="00BE68D4">
            <w:pPr>
              <w:ind w:left="0" w:firstLine="0"/>
              <w:jc w:val="center"/>
            </w:pPr>
            <w:r>
              <w:t>0.688</w:t>
            </w:r>
          </w:p>
        </w:tc>
      </w:tr>
      <w:tr w:rsidR="007A1C06" w14:paraId="59473334" w14:textId="77777777" w:rsidTr="004A5F5C">
        <w:trPr>
          <w:trHeight w:val="418"/>
        </w:trPr>
        <w:tc>
          <w:tcPr>
            <w:tcW w:w="1326" w:type="dxa"/>
          </w:tcPr>
          <w:p w14:paraId="0DA2F3AE" w14:textId="77777777" w:rsidR="007A1C06" w:rsidRDefault="007A1C06" w:rsidP="00F35492">
            <w:pPr>
              <w:ind w:left="0" w:firstLine="0"/>
              <w:jc w:val="center"/>
            </w:pPr>
            <w:r>
              <w:t>3-ball</w:t>
            </w:r>
          </w:p>
        </w:tc>
        <w:tc>
          <w:tcPr>
            <w:tcW w:w="1864" w:type="dxa"/>
            <w:vAlign w:val="center"/>
          </w:tcPr>
          <w:p w14:paraId="3F6B1182" w14:textId="0E3982AB" w:rsidR="007A1C06" w:rsidRDefault="00654320" w:rsidP="00BE68D4">
            <w:pPr>
              <w:ind w:left="0" w:firstLine="0"/>
              <w:jc w:val="center"/>
            </w:pPr>
            <w:r>
              <w:t>0.986</w:t>
            </w:r>
          </w:p>
        </w:tc>
        <w:tc>
          <w:tcPr>
            <w:tcW w:w="1907" w:type="dxa"/>
            <w:vAlign w:val="center"/>
          </w:tcPr>
          <w:p w14:paraId="098B8404" w14:textId="50240D32" w:rsidR="007A1C06" w:rsidRDefault="00BA6859" w:rsidP="00BE68D4">
            <w:pPr>
              <w:ind w:left="0" w:firstLine="0"/>
              <w:jc w:val="center"/>
            </w:pPr>
            <w:r>
              <w:t>0.908</w:t>
            </w:r>
          </w:p>
        </w:tc>
        <w:tc>
          <w:tcPr>
            <w:tcW w:w="1715" w:type="dxa"/>
            <w:vAlign w:val="center"/>
          </w:tcPr>
          <w:p w14:paraId="4854547C" w14:textId="6A459D6D" w:rsidR="007A1C06" w:rsidRDefault="00A714D6" w:rsidP="00BE68D4">
            <w:pPr>
              <w:ind w:left="0" w:firstLine="0"/>
              <w:jc w:val="center"/>
            </w:pPr>
            <w:r>
              <w:t>0.969</w:t>
            </w:r>
          </w:p>
        </w:tc>
        <w:tc>
          <w:tcPr>
            <w:tcW w:w="1724" w:type="dxa"/>
            <w:vAlign w:val="center"/>
          </w:tcPr>
          <w:p w14:paraId="6639FA60" w14:textId="2518A5BE" w:rsidR="007A1C06" w:rsidRDefault="00726187" w:rsidP="00BE68D4">
            <w:pPr>
              <w:ind w:left="0" w:firstLine="0"/>
              <w:jc w:val="center"/>
            </w:pPr>
            <w:r>
              <w:t>0.670</w:t>
            </w:r>
          </w:p>
        </w:tc>
      </w:tr>
      <w:tr w:rsidR="007A1C06" w14:paraId="3D44B356" w14:textId="77777777" w:rsidTr="004A5F5C">
        <w:trPr>
          <w:trHeight w:val="442"/>
        </w:trPr>
        <w:tc>
          <w:tcPr>
            <w:tcW w:w="1326" w:type="dxa"/>
          </w:tcPr>
          <w:p w14:paraId="1B84352C" w14:textId="77777777" w:rsidR="007A1C06" w:rsidRDefault="007A1C06" w:rsidP="00F35492">
            <w:pPr>
              <w:ind w:left="0" w:firstLine="0"/>
              <w:jc w:val="center"/>
            </w:pPr>
            <w:r>
              <w:t>4-ball</w:t>
            </w:r>
          </w:p>
        </w:tc>
        <w:tc>
          <w:tcPr>
            <w:tcW w:w="1864" w:type="dxa"/>
            <w:vAlign w:val="center"/>
          </w:tcPr>
          <w:p w14:paraId="39F8A650" w14:textId="555FB0B0" w:rsidR="007A1C06" w:rsidRDefault="00654320" w:rsidP="00BE68D4">
            <w:pPr>
              <w:ind w:left="0" w:firstLine="0"/>
              <w:jc w:val="center"/>
            </w:pPr>
            <w:r>
              <w:t>0.987</w:t>
            </w:r>
          </w:p>
        </w:tc>
        <w:tc>
          <w:tcPr>
            <w:tcW w:w="1907" w:type="dxa"/>
            <w:vAlign w:val="center"/>
          </w:tcPr>
          <w:p w14:paraId="13110FED" w14:textId="50A6FF08" w:rsidR="007A1C06" w:rsidRDefault="001E484B" w:rsidP="00BE68D4">
            <w:pPr>
              <w:ind w:left="0" w:firstLine="0"/>
              <w:jc w:val="center"/>
            </w:pPr>
            <w:r>
              <w:t>0.963</w:t>
            </w:r>
          </w:p>
        </w:tc>
        <w:tc>
          <w:tcPr>
            <w:tcW w:w="1715" w:type="dxa"/>
            <w:vAlign w:val="center"/>
          </w:tcPr>
          <w:p w14:paraId="109CA7CE" w14:textId="13B656B5" w:rsidR="007A1C06" w:rsidRDefault="00A714D6" w:rsidP="00BE68D4">
            <w:pPr>
              <w:ind w:left="0" w:firstLine="0"/>
              <w:jc w:val="center"/>
            </w:pPr>
            <w:r>
              <w:t>0.985</w:t>
            </w:r>
          </w:p>
        </w:tc>
        <w:tc>
          <w:tcPr>
            <w:tcW w:w="1724" w:type="dxa"/>
            <w:vAlign w:val="center"/>
          </w:tcPr>
          <w:p w14:paraId="64DE3FDB" w14:textId="712BDADE" w:rsidR="007A1C06" w:rsidRDefault="00726187" w:rsidP="00BE68D4">
            <w:pPr>
              <w:ind w:left="0" w:firstLine="0"/>
              <w:jc w:val="center"/>
            </w:pPr>
            <w:r>
              <w:t>0.699</w:t>
            </w:r>
          </w:p>
        </w:tc>
      </w:tr>
      <w:tr w:rsidR="007A1C06" w14:paraId="252BDC5B" w14:textId="77777777" w:rsidTr="004A5F5C">
        <w:trPr>
          <w:trHeight w:val="418"/>
        </w:trPr>
        <w:tc>
          <w:tcPr>
            <w:tcW w:w="1326" w:type="dxa"/>
          </w:tcPr>
          <w:p w14:paraId="0FA0D0F9" w14:textId="77777777" w:rsidR="007A1C06" w:rsidRDefault="007A1C06" w:rsidP="00F35492">
            <w:pPr>
              <w:ind w:left="0" w:firstLine="0"/>
              <w:jc w:val="center"/>
            </w:pPr>
            <w:r>
              <w:t>5-ball</w:t>
            </w:r>
          </w:p>
        </w:tc>
        <w:tc>
          <w:tcPr>
            <w:tcW w:w="1864" w:type="dxa"/>
            <w:vAlign w:val="center"/>
          </w:tcPr>
          <w:p w14:paraId="277D950F" w14:textId="05D973AF" w:rsidR="007A1C06" w:rsidRDefault="00654320" w:rsidP="00BE68D4">
            <w:pPr>
              <w:ind w:left="0" w:firstLine="0"/>
              <w:jc w:val="center"/>
            </w:pPr>
            <w:r>
              <w:t>1.000</w:t>
            </w:r>
          </w:p>
        </w:tc>
        <w:tc>
          <w:tcPr>
            <w:tcW w:w="1907" w:type="dxa"/>
            <w:vAlign w:val="center"/>
          </w:tcPr>
          <w:p w14:paraId="17CC278F" w14:textId="380B5AD4" w:rsidR="007A1C06" w:rsidRDefault="001E484B" w:rsidP="00BE68D4">
            <w:pPr>
              <w:ind w:left="0" w:firstLine="0"/>
              <w:jc w:val="center"/>
            </w:pPr>
            <w:r>
              <w:t>1.000</w:t>
            </w:r>
          </w:p>
        </w:tc>
        <w:tc>
          <w:tcPr>
            <w:tcW w:w="1715" w:type="dxa"/>
            <w:vAlign w:val="center"/>
          </w:tcPr>
          <w:p w14:paraId="0E165AE4" w14:textId="774D427E" w:rsidR="007A1C06" w:rsidRDefault="00A714D6" w:rsidP="00BE68D4">
            <w:pPr>
              <w:ind w:left="0" w:firstLine="0"/>
              <w:jc w:val="center"/>
            </w:pPr>
            <w:r>
              <w:t>0.995</w:t>
            </w:r>
          </w:p>
        </w:tc>
        <w:tc>
          <w:tcPr>
            <w:tcW w:w="1724" w:type="dxa"/>
            <w:vAlign w:val="center"/>
          </w:tcPr>
          <w:p w14:paraId="0AA98A50" w14:textId="003AFFB9" w:rsidR="007A1C06" w:rsidRDefault="00726187" w:rsidP="00BE68D4">
            <w:pPr>
              <w:ind w:left="0" w:firstLine="0"/>
              <w:jc w:val="center"/>
            </w:pPr>
            <w:r>
              <w:t>0.706</w:t>
            </w:r>
          </w:p>
        </w:tc>
      </w:tr>
      <w:tr w:rsidR="007A1C06" w14:paraId="3D80CBB3" w14:textId="77777777" w:rsidTr="004A5F5C">
        <w:trPr>
          <w:trHeight w:val="442"/>
        </w:trPr>
        <w:tc>
          <w:tcPr>
            <w:tcW w:w="1326" w:type="dxa"/>
          </w:tcPr>
          <w:p w14:paraId="1EB158DE" w14:textId="77777777" w:rsidR="007A1C06" w:rsidRDefault="007A1C06" w:rsidP="00F35492">
            <w:pPr>
              <w:ind w:left="0" w:firstLine="0"/>
              <w:jc w:val="center"/>
            </w:pPr>
            <w:r>
              <w:t>6-ball</w:t>
            </w:r>
          </w:p>
        </w:tc>
        <w:tc>
          <w:tcPr>
            <w:tcW w:w="1864" w:type="dxa"/>
            <w:vAlign w:val="center"/>
          </w:tcPr>
          <w:p w14:paraId="14AAECE8" w14:textId="2EF1591C" w:rsidR="007A1C06" w:rsidRDefault="00654320" w:rsidP="00BE68D4">
            <w:pPr>
              <w:ind w:left="0" w:firstLine="0"/>
              <w:jc w:val="center"/>
            </w:pPr>
            <w:r>
              <w:t>1.000</w:t>
            </w:r>
          </w:p>
        </w:tc>
        <w:tc>
          <w:tcPr>
            <w:tcW w:w="1907" w:type="dxa"/>
            <w:vAlign w:val="center"/>
          </w:tcPr>
          <w:p w14:paraId="7C4F32DB" w14:textId="462FB79A" w:rsidR="007A1C06" w:rsidRDefault="001E484B" w:rsidP="00BE68D4">
            <w:pPr>
              <w:ind w:left="0" w:firstLine="0"/>
              <w:jc w:val="center"/>
            </w:pPr>
            <w:r>
              <w:t>0.977</w:t>
            </w:r>
          </w:p>
        </w:tc>
        <w:tc>
          <w:tcPr>
            <w:tcW w:w="1715" w:type="dxa"/>
            <w:vAlign w:val="center"/>
          </w:tcPr>
          <w:p w14:paraId="055EECB4" w14:textId="44016ED8" w:rsidR="007A1C06" w:rsidRDefault="00A714D6" w:rsidP="00BE68D4">
            <w:pPr>
              <w:ind w:left="0" w:firstLine="0"/>
              <w:jc w:val="center"/>
            </w:pPr>
            <w:r>
              <w:t>0.993</w:t>
            </w:r>
          </w:p>
        </w:tc>
        <w:tc>
          <w:tcPr>
            <w:tcW w:w="1724" w:type="dxa"/>
            <w:vAlign w:val="center"/>
          </w:tcPr>
          <w:p w14:paraId="25AB73A8" w14:textId="023340ED" w:rsidR="007A1C06" w:rsidRDefault="00726187" w:rsidP="00BE68D4">
            <w:pPr>
              <w:ind w:left="0" w:firstLine="0"/>
              <w:jc w:val="center"/>
            </w:pPr>
            <w:r>
              <w:t>0.646</w:t>
            </w:r>
          </w:p>
        </w:tc>
      </w:tr>
      <w:tr w:rsidR="007A1C06" w14:paraId="0C334E5D" w14:textId="77777777" w:rsidTr="004A5F5C">
        <w:trPr>
          <w:trHeight w:val="418"/>
        </w:trPr>
        <w:tc>
          <w:tcPr>
            <w:tcW w:w="1326" w:type="dxa"/>
          </w:tcPr>
          <w:p w14:paraId="11135970" w14:textId="77777777" w:rsidR="007A1C06" w:rsidRDefault="007A1C06" w:rsidP="00F35492">
            <w:pPr>
              <w:ind w:left="0" w:firstLine="0"/>
              <w:jc w:val="center"/>
            </w:pPr>
            <w:r>
              <w:t>7-ball</w:t>
            </w:r>
          </w:p>
        </w:tc>
        <w:tc>
          <w:tcPr>
            <w:tcW w:w="1864" w:type="dxa"/>
            <w:vAlign w:val="center"/>
          </w:tcPr>
          <w:p w14:paraId="2E5AD523" w14:textId="6EC74B33" w:rsidR="007A1C06" w:rsidRDefault="00A80889" w:rsidP="00BE68D4">
            <w:pPr>
              <w:ind w:left="0" w:firstLine="0"/>
              <w:jc w:val="center"/>
            </w:pPr>
            <w:r>
              <w:t>0.990</w:t>
            </w:r>
          </w:p>
        </w:tc>
        <w:tc>
          <w:tcPr>
            <w:tcW w:w="1907" w:type="dxa"/>
            <w:vAlign w:val="center"/>
          </w:tcPr>
          <w:p w14:paraId="6DAF6313" w14:textId="5F3089AE" w:rsidR="007A1C06" w:rsidRDefault="001E484B" w:rsidP="00BE68D4">
            <w:pPr>
              <w:ind w:left="0" w:firstLine="0"/>
              <w:jc w:val="center"/>
            </w:pPr>
            <w:r>
              <w:t>0.960</w:t>
            </w:r>
          </w:p>
        </w:tc>
        <w:tc>
          <w:tcPr>
            <w:tcW w:w="1715" w:type="dxa"/>
            <w:vAlign w:val="center"/>
          </w:tcPr>
          <w:p w14:paraId="7C78B50D" w14:textId="5A036D0A" w:rsidR="007A1C06" w:rsidRDefault="00A714D6" w:rsidP="00BE68D4">
            <w:pPr>
              <w:ind w:left="0" w:firstLine="0"/>
              <w:jc w:val="center"/>
            </w:pPr>
            <w:r>
              <w:t>0.989</w:t>
            </w:r>
          </w:p>
        </w:tc>
        <w:tc>
          <w:tcPr>
            <w:tcW w:w="1724" w:type="dxa"/>
            <w:vAlign w:val="center"/>
          </w:tcPr>
          <w:p w14:paraId="3DC6BC51" w14:textId="19DD5BA7" w:rsidR="007A1C06" w:rsidRDefault="00726187" w:rsidP="00BE68D4">
            <w:pPr>
              <w:ind w:left="0" w:firstLine="0"/>
              <w:jc w:val="center"/>
            </w:pPr>
            <w:r>
              <w:t>0.641</w:t>
            </w:r>
          </w:p>
        </w:tc>
      </w:tr>
      <w:tr w:rsidR="007A1C06" w14:paraId="7A337A63" w14:textId="77777777" w:rsidTr="004A5F5C">
        <w:trPr>
          <w:trHeight w:val="442"/>
        </w:trPr>
        <w:tc>
          <w:tcPr>
            <w:tcW w:w="1326" w:type="dxa"/>
          </w:tcPr>
          <w:p w14:paraId="2751FE95" w14:textId="77777777" w:rsidR="007A1C06" w:rsidRDefault="007A1C06" w:rsidP="00F35492">
            <w:pPr>
              <w:ind w:left="0" w:firstLine="0"/>
              <w:jc w:val="center"/>
            </w:pPr>
            <w:r>
              <w:t>8-ball</w:t>
            </w:r>
          </w:p>
        </w:tc>
        <w:tc>
          <w:tcPr>
            <w:tcW w:w="1864" w:type="dxa"/>
            <w:vAlign w:val="center"/>
          </w:tcPr>
          <w:p w14:paraId="0FA067D5" w14:textId="540B4D74" w:rsidR="007A1C06" w:rsidRDefault="00A80889" w:rsidP="00BE68D4">
            <w:pPr>
              <w:ind w:left="0" w:firstLine="0"/>
              <w:jc w:val="center"/>
            </w:pPr>
            <w:r>
              <w:t>0.990</w:t>
            </w:r>
          </w:p>
        </w:tc>
        <w:tc>
          <w:tcPr>
            <w:tcW w:w="1907" w:type="dxa"/>
            <w:vAlign w:val="center"/>
          </w:tcPr>
          <w:p w14:paraId="17BC17B8" w14:textId="6C2DA143" w:rsidR="007A1C06" w:rsidRDefault="001E484B" w:rsidP="00BE68D4">
            <w:pPr>
              <w:ind w:left="0" w:firstLine="0"/>
              <w:jc w:val="center"/>
            </w:pPr>
            <w:r>
              <w:t>0.981</w:t>
            </w:r>
          </w:p>
        </w:tc>
        <w:tc>
          <w:tcPr>
            <w:tcW w:w="1715" w:type="dxa"/>
            <w:vAlign w:val="center"/>
          </w:tcPr>
          <w:p w14:paraId="25E6B04F" w14:textId="7F203486" w:rsidR="007A1C06" w:rsidRDefault="00A714D6" w:rsidP="00BE68D4">
            <w:pPr>
              <w:ind w:left="0" w:firstLine="0"/>
              <w:jc w:val="center"/>
            </w:pPr>
            <w:r>
              <w:t>0.994</w:t>
            </w:r>
          </w:p>
        </w:tc>
        <w:tc>
          <w:tcPr>
            <w:tcW w:w="1724" w:type="dxa"/>
            <w:vAlign w:val="center"/>
          </w:tcPr>
          <w:p w14:paraId="1E067E99" w14:textId="7673201D" w:rsidR="007A1C06" w:rsidRDefault="00726187" w:rsidP="00BE68D4">
            <w:pPr>
              <w:ind w:left="0" w:firstLine="0"/>
              <w:jc w:val="center"/>
            </w:pPr>
            <w:r>
              <w:t>0.703</w:t>
            </w:r>
          </w:p>
        </w:tc>
      </w:tr>
      <w:tr w:rsidR="007A1C06" w14:paraId="6848F08F" w14:textId="77777777" w:rsidTr="004A5F5C">
        <w:trPr>
          <w:trHeight w:val="442"/>
        </w:trPr>
        <w:tc>
          <w:tcPr>
            <w:tcW w:w="1326" w:type="dxa"/>
          </w:tcPr>
          <w:p w14:paraId="23EB1AC2" w14:textId="77777777" w:rsidR="007A1C06" w:rsidRDefault="007A1C06" w:rsidP="00F35492">
            <w:pPr>
              <w:ind w:left="0" w:firstLine="0"/>
              <w:jc w:val="center"/>
            </w:pPr>
            <w:r>
              <w:t>9-ball</w:t>
            </w:r>
          </w:p>
        </w:tc>
        <w:tc>
          <w:tcPr>
            <w:tcW w:w="1864" w:type="dxa"/>
            <w:vAlign w:val="center"/>
          </w:tcPr>
          <w:p w14:paraId="0D6E4272" w14:textId="26032000" w:rsidR="007A1C06" w:rsidRDefault="00A80889" w:rsidP="00BE68D4">
            <w:pPr>
              <w:ind w:left="0" w:firstLine="0"/>
              <w:jc w:val="center"/>
            </w:pPr>
            <w:r>
              <w:t>0.899</w:t>
            </w:r>
          </w:p>
        </w:tc>
        <w:tc>
          <w:tcPr>
            <w:tcW w:w="1907" w:type="dxa"/>
            <w:vAlign w:val="center"/>
          </w:tcPr>
          <w:p w14:paraId="59F7CB35" w14:textId="05990150" w:rsidR="007A1C06" w:rsidRDefault="001E484B" w:rsidP="00BE68D4">
            <w:pPr>
              <w:ind w:left="0" w:firstLine="0"/>
              <w:jc w:val="center"/>
            </w:pPr>
            <w:r>
              <w:t>0.961</w:t>
            </w:r>
          </w:p>
        </w:tc>
        <w:tc>
          <w:tcPr>
            <w:tcW w:w="1715" w:type="dxa"/>
            <w:vAlign w:val="center"/>
          </w:tcPr>
          <w:p w14:paraId="123B8826" w14:textId="0B2CF2FF" w:rsidR="007A1C06" w:rsidRDefault="00A714D6" w:rsidP="00BE68D4">
            <w:pPr>
              <w:ind w:left="0" w:firstLine="0"/>
              <w:jc w:val="center"/>
            </w:pPr>
            <w:r>
              <w:t>0.956</w:t>
            </w:r>
          </w:p>
        </w:tc>
        <w:tc>
          <w:tcPr>
            <w:tcW w:w="1724" w:type="dxa"/>
            <w:vAlign w:val="center"/>
          </w:tcPr>
          <w:p w14:paraId="10E2CFC2" w14:textId="0AD86688" w:rsidR="007A1C06" w:rsidRDefault="00726187" w:rsidP="00BE68D4">
            <w:pPr>
              <w:ind w:left="0" w:firstLine="0"/>
              <w:jc w:val="center"/>
            </w:pPr>
            <w:r>
              <w:t>0.545</w:t>
            </w:r>
          </w:p>
        </w:tc>
      </w:tr>
      <w:tr w:rsidR="007A1C06" w14:paraId="12E986C7" w14:textId="77777777" w:rsidTr="004A5F5C">
        <w:trPr>
          <w:trHeight w:val="418"/>
        </w:trPr>
        <w:tc>
          <w:tcPr>
            <w:tcW w:w="1326" w:type="dxa"/>
          </w:tcPr>
          <w:p w14:paraId="514188CC" w14:textId="77777777" w:rsidR="007A1C06" w:rsidRDefault="007A1C06" w:rsidP="00F35492">
            <w:pPr>
              <w:ind w:left="0" w:firstLine="0"/>
              <w:jc w:val="center"/>
            </w:pPr>
            <w:r>
              <w:t>cue</w:t>
            </w:r>
          </w:p>
        </w:tc>
        <w:tc>
          <w:tcPr>
            <w:tcW w:w="1864" w:type="dxa"/>
            <w:vAlign w:val="center"/>
          </w:tcPr>
          <w:p w14:paraId="5A29D4B2" w14:textId="14BEF63A" w:rsidR="007A1C06" w:rsidRDefault="00A80889" w:rsidP="00BE68D4">
            <w:pPr>
              <w:ind w:left="0" w:firstLine="0"/>
              <w:jc w:val="center"/>
            </w:pPr>
            <w:r>
              <w:t>0.990</w:t>
            </w:r>
          </w:p>
        </w:tc>
        <w:tc>
          <w:tcPr>
            <w:tcW w:w="1907" w:type="dxa"/>
            <w:vAlign w:val="center"/>
          </w:tcPr>
          <w:p w14:paraId="11D1A1A9" w14:textId="712BEDD5" w:rsidR="007A1C06" w:rsidRDefault="001E484B" w:rsidP="00BE68D4">
            <w:pPr>
              <w:ind w:left="0" w:firstLine="0"/>
              <w:jc w:val="center"/>
            </w:pPr>
            <w:r>
              <w:t>0.935</w:t>
            </w:r>
          </w:p>
        </w:tc>
        <w:tc>
          <w:tcPr>
            <w:tcW w:w="1715" w:type="dxa"/>
            <w:vAlign w:val="center"/>
          </w:tcPr>
          <w:p w14:paraId="32338093" w14:textId="4D60E534" w:rsidR="007A1C06" w:rsidRDefault="00A714D6" w:rsidP="00BE68D4">
            <w:pPr>
              <w:ind w:left="0" w:firstLine="0"/>
              <w:jc w:val="center"/>
            </w:pPr>
            <w:r>
              <w:t>0.970</w:t>
            </w:r>
          </w:p>
        </w:tc>
        <w:tc>
          <w:tcPr>
            <w:tcW w:w="1724" w:type="dxa"/>
            <w:vAlign w:val="center"/>
          </w:tcPr>
          <w:p w14:paraId="7CD8595F" w14:textId="46CB34C5" w:rsidR="007A1C06" w:rsidRDefault="00726187" w:rsidP="00BE68D4">
            <w:pPr>
              <w:ind w:left="0" w:firstLine="0"/>
              <w:jc w:val="center"/>
            </w:pPr>
            <w:r>
              <w:t>0.647</w:t>
            </w:r>
          </w:p>
        </w:tc>
      </w:tr>
      <w:tr w:rsidR="007A1C06" w14:paraId="69AA9F79" w14:textId="77777777" w:rsidTr="004A5F5C">
        <w:trPr>
          <w:trHeight w:val="442"/>
        </w:trPr>
        <w:tc>
          <w:tcPr>
            <w:tcW w:w="1326" w:type="dxa"/>
          </w:tcPr>
          <w:p w14:paraId="23E43E1C" w14:textId="77777777" w:rsidR="007A1C06" w:rsidRDefault="007A1C06" w:rsidP="00F35492">
            <w:pPr>
              <w:ind w:left="0" w:firstLine="0"/>
              <w:jc w:val="center"/>
            </w:pPr>
            <w:r>
              <w:t>cue_stick</w:t>
            </w:r>
          </w:p>
        </w:tc>
        <w:tc>
          <w:tcPr>
            <w:tcW w:w="1864" w:type="dxa"/>
            <w:vAlign w:val="center"/>
          </w:tcPr>
          <w:p w14:paraId="062F8C65" w14:textId="5AE2D168" w:rsidR="007A1C06" w:rsidRDefault="00A80889" w:rsidP="00BE68D4">
            <w:pPr>
              <w:ind w:left="0" w:firstLine="0"/>
              <w:jc w:val="center"/>
            </w:pPr>
            <w:r>
              <w:t>0.923</w:t>
            </w:r>
          </w:p>
        </w:tc>
        <w:tc>
          <w:tcPr>
            <w:tcW w:w="1907" w:type="dxa"/>
            <w:vAlign w:val="center"/>
          </w:tcPr>
          <w:p w14:paraId="6929B875" w14:textId="4A4E0643" w:rsidR="007A1C06" w:rsidRDefault="001E484B" w:rsidP="00BE68D4">
            <w:pPr>
              <w:ind w:left="0" w:firstLine="0"/>
              <w:jc w:val="center"/>
            </w:pPr>
            <w:r>
              <w:t>0.444</w:t>
            </w:r>
          </w:p>
        </w:tc>
        <w:tc>
          <w:tcPr>
            <w:tcW w:w="1715" w:type="dxa"/>
            <w:vAlign w:val="center"/>
          </w:tcPr>
          <w:p w14:paraId="0096626F" w14:textId="0A91D066" w:rsidR="007A1C06" w:rsidRDefault="00A714D6" w:rsidP="00BE68D4">
            <w:pPr>
              <w:ind w:left="0" w:firstLine="0"/>
              <w:jc w:val="center"/>
            </w:pPr>
            <w:r>
              <w:t>0.648</w:t>
            </w:r>
          </w:p>
        </w:tc>
        <w:tc>
          <w:tcPr>
            <w:tcW w:w="1724" w:type="dxa"/>
            <w:vAlign w:val="center"/>
          </w:tcPr>
          <w:p w14:paraId="244AEE74" w14:textId="48995242" w:rsidR="007A1C06" w:rsidRDefault="00726187" w:rsidP="00BE68D4">
            <w:pPr>
              <w:ind w:left="0" w:firstLine="0"/>
              <w:jc w:val="center"/>
            </w:pPr>
            <w:r>
              <w:t>0.238</w:t>
            </w:r>
          </w:p>
        </w:tc>
      </w:tr>
      <w:tr w:rsidR="007A1C06" w14:paraId="551D7D6E" w14:textId="77777777" w:rsidTr="004A5F5C">
        <w:trPr>
          <w:trHeight w:val="418"/>
        </w:trPr>
        <w:tc>
          <w:tcPr>
            <w:tcW w:w="1326" w:type="dxa"/>
          </w:tcPr>
          <w:p w14:paraId="51B4C74D" w14:textId="77777777" w:rsidR="007A1C06" w:rsidRDefault="007A1C06" w:rsidP="00F35492">
            <w:pPr>
              <w:ind w:left="0" w:firstLine="0"/>
              <w:jc w:val="center"/>
            </w:pPr>
            <w:r>
              <w:t>pocket</w:t>
            </w:r>
          </w:p>
        </w:tc>
        <w:tc>
          <w:tcPr>
            <w:tcW w:w="1864" w:type="dxa"/>
            <w:vAlign w:val="center"/>
          </w:tcPr>
          <w:p w14:paraId="1F4EAB24" w14:textId="03AB5FED" w:rsidR="007A1C06" w:rsidRDefault="00A80889" w:rsidP="00BE68D4">
            <w:pPr>
              <w:ind w:left="0" w:firstLine="0"/>
              <w:jc w:val="center"/>
            </w:pPr>
            <w:r>
              <w:t>0.977</w:t>
            </w:r>
          </w:p>
        </w:tc>
        <w:tc>
          <w:tcPr>
            <w:tcW w:w="1907" w:type="dxa"/>
            <w:vAlign w:val="center"/>
          </w:tcPr>
          <w:p w14:paraId="28085993" w14:textId="7D842E1C" w:rsidR="007A1C06" w:rsidRDefault="001E484B" w:rsidP="00BE68D4">
            <w:pPr>
              <w:ind w:left="0" w:firstLine="0"/>
              <w:jc w:val="center"/>
            </w:pPr>
            <w:r>
              <w:t>0.968</w:t>
            </w:r>
          </w:p>
        </w:tc>
        <w:tc>
          <w:tcPr>
            <w:tcW w:w="1715" w:type="dxa"/>
            <w:vAlign w:val="center"/>
          </w:tcPr>
          <w:p w14:paraId="6361198B" w14:textId="3D026441" w:rsidR="007A1C06" w:rsidRDefault="00A714D6" w:rsidP="00BE68D4">
            <w:pPr>
              <w:ind w:left="0" w:firstLine="0"/>
              <w:jc w:val="center"/>
            </w:pPr>
            <w:r>
              <w:t>0.981</w:t>
            </w:r>
          </w:p>
        </w:tc>
        <w:tc>
          <w:tcPr>
            <w:tcW w:w="1724" w:type="dxa"/>
            <w:vAlign w:val="center"/>
          </w:tcPr>
          <w:p w14:paraId="1F1DCBBB" w14:textId="6EB81749" w:rsidR="007A1C06" w:rsidRDefault="00726187" w:rsidP="00BE68D4">
            <w:pPr>
              <w:ind w:left="0" w:firstLine="0"/>
              <w:jc w:val="center"/>
            </w:pPr>
            <w:r>
              <w:t>0.664</w:t>
            </w:r>
          </w:p>
        </w:tc>
      </w:tr>
      <w:tr w:rsidR="007A1C06" w14:paraId="5E8464D9" w14:textId="77777777" w:rsidTr="004A5F5C">
        <w:trPr>
          <w:trHeight w:val="418"/>
        </w:trPr>
        <w:tc>
          <w:tcPr>
            <w:tcW w:w="1326" w:type="dxa"/>
          </w:tcPr>
          <w:p w14:paraId="6761BD26" w14:textId="77777777" w:rsidR="007A1C06" w:rsidRDefault="007A1C06" w:rsidP="00F35492">
            <w:pPr>
              <w:ind w:left="0" w:firstLine="0"/>
              <w:jc w:val="center"/>
            </w:pPr>
            <w:r>
              <w:t>rack</w:t>
            </w:r>
          </w:p>
        </w:tc>
        <w:tc>
          <w:tcPr>
            <w:tcW w:w="1864" w:type="dxa"/>
            <w:vAlign w:val="center"/>
          </w:tcPr>
          <w:p w14:paraId="2BA252FE" w14:textId="210FBE81" w:rsidR="007A1C06" w:rsidRDefault="00A80889" w:rsidP="00BE68D4">
            <w:pPr>
              <w:ind w:left="0" w:firstLine="0"/>
              <w:jc w:val="center"/>
            </w:pPr>
            <w:r>
              <w:t>1.000</w:t>
            </w:r>
          </w:p>
        </w:tc>
        <w:tc>
          <w:tcPr>
            <w:tcW w:w="1907" w:type="dxa"/>
            <w:vAlign w:val="center"/>
          </w:tcPr>
          <w:p w14:paraId="0D569B3D" w14:textId="79C98526" w:rsidR="007A1C06" w:rsidRDefault="001E484B" w:rsidP="00BE68D4">
            <w:pPr>
              <w:ind w:left="0" w:firstLine="0"/>
              <w:jc w:val="center"/>
            </w:pPr>
            <w:r>
              <w:t>1.000</w:t>
            </w:r>
          </w:p>
        </w:tc>
        <w:tc>
          <w:tcPr>
            <w:tcW w:w="1715" w:type="dxa"/>
            <w:vAlign w:val="center"/>
          </w:tcPr>
          <w:p w14:paraId="4E8E3925" w14:textId="4601588D" w:rsidR="007A1C06" w:rsidRDefault="00A714D6" w:rsidP="00BE68D4">
            <w:pPr>
              <w:ind w:left="0" w:firstLine="0"/>
              <w:jc w:val="center"/>
            </w:pPr>
            <w:r>
              <w:t>0.995</w:t>
            </w:r>
          </w:p>
        </w:tc>
        <w:tc>
          <w:tcPr>
            <w:tcW w:w="1724" w:type="dxa"/>
            <w:vAlign w:val="center"/>
          </w:tcPr>
          <w:p w14:paraId="41330CF2" w14:textId="1157DE3D" w:rsidR="007A1C06" w:rsidRDefault="00726187" w:rsidP="00BE68D4">
            <w:pPr>
              <w:ind w:left="0" w:firstLine="0"/>
              <w:jc w:val="center"/>
            </w:pPr>
            <w:r>
              <w:t>0.736</w:t>
            </w:r>
          </w:p>
        </w:tc>
      </w:tr>
    </w:tbl>
    <w:p w14:paraId="1BBCEA37" w14:textId="1E4348D5" w:rsidR="007A1C06" w:rsidRDefault="007A1C06" w:rsidP="00C94E41"/>
    <w:p w14:paraId="164DE474" w14:textId="7607900F" w:rsidR="003E4C80" w:rsidRDefault="003E4C80" w:rsidP="00C94E41">
      <w:r>
        <w:t xml:space="preserve">Pada </w:t>
      </w:r>
      <w:r w:rsidRPr="009A7709">
        <w:rPr>
          <w:i/>
          <w:iCs/>
        </w:rPr>
        <w:t>backend</w:t>
      </w:r>
      <w:r>
        <w:t xml:space="preserve"> Hailo-8l, sebagian besar kelas tetap memiliki mAP@50 yang tinggi. Kelas 2-ball, 5-ball, 7-ball, 8-ball, pocket, dan </w:t>
      </w:r>
      <w:r>
        <w:rPr>
          <w:i/>
          <w:iCs/>
        </w:rPr>
        <w:t>rack</w:t>
      </w:r>
      <w:r w:rsidR="00014268">
        <w:t xml:space="preserve"> masih berada pada nilai mAP@50 di atas 0.98</w:t>
      </w:r>
      <w:r w:rsidR="000A1610">
        <w:t xml:space="preserve">. Kelas </w:t>
      </w:r>
      <w:r w:rsidR="000A1610">
        <w:rPr>
          <w:i/>
          <w:iCs/>
        </w:rPr>
        <w:t xml:space="preserve">cue </w:t>
      </w:r>
      <w:r w:rsidR="000A1610">
        <w:t xml:space="preserve">juga memperoleh hasil yang cukup baik dengan </w:t>
      </w:r>
      <w:r w:rsidR="000A1610">
        <w:rPr>
          <w:i/>
          <w:iCs/>
        </w:rPr>
        <w:t>precision</w:t>
      </w:r>
      <w:r w:rsidR="000A1610">
        <w:t xml:space="preserve"> sebesar 0.99</w:t>
      </w:r>
      <w:r w:rsidR="00065A6B">
        <w:t>0</w:t>
      </w:r>
      <w:r w:rsidR="000A1610">
        <w:t>, recall sebesar 0.935, dan mAP@50 sebesar 0.970</w:t>
      </w:r>
      <w:r w:rsidR="006A57AB">
        <w:t>.</w:t>
      </w:r>
      <w:r w:rsidR="00AF239D">
        <w:t xml:space="preserve"> Walau begitu, nilai mAP@50-95 pada </w:t>
      </w:r>
      <w:r w:rsidR="00AF239D">
        <w:rPr>
          <w:i/>
          <w:iCs/>
        </w:rPr>
        <w:t>backend</w:t>
      </w:r>
      <w:r w:rsidR="00AF239D">
        <w:t xml:space="preserve"> Hailo-8L </w:t>
      </w:r>
      <w:r w:rsidR="00B14B83">
        <w:t>banyak yang lebih rendah dibandingkan CPU</w:t>
      </w:r>
      <w:r w:rsidR="00E91D8C">
        <w:t>.</w:t>
      </w:r>
      <w:r w:rsidR="00B14B83">
        <w:t xml:space="preserve"> Penurunan ini menunjukkan bahwa model yang telah dikompilase ke format .hef</w:t>
      </w:r>
      <w:r w:rsidR="00E91D8C">
        <w:t xml:space="preserve"> masih mampu mendeteksi objek pada IoU 0,50, tapi menurun pada evaluasi IoU yang lebih ketat. Ini bisa dilihat di beberapa kelas seperti 9-</w:t>
      </w:r>
      <w:r w:rsidR="00E91D8C">
        <w:rPr>
          <w:i/>
          <w:iCs/>
        </w:rPr>
        <w:t>ball</w:t>
      </w:r>
      <w:r w:rsidR="00E91D8C">
        <w:t xml:space="preserve">, </w:t>
      </w:r>
      <w:r w:rsidR="00E91D8C">
        <w:rPr>
          <w:i/>
          <w:iCs/>
        </w:rPr>
        <w:t>cue</w:t>
      </w:r>
      <w:r w:rsidR="00E91D8C">
        <w:t xml:space="preserve">, </w:t>
      </w:r>
      <w:r w:rsidR="00E91D8C">
        <w:rPr>
          <w:i/>
          <w:iCs/>
        </w:rPr>
        <w:t>pocket</w:t>
      </w:r>
      <w:r w:rsidR="00E91D8C">
        <w:t xml:space="preserve">, dan </w:t>
      </w:r>
      <w:r w:rsidR="00E91D8C">
        <w:rPr>
          <w:i/>
          <w:iCs/>
        </w:rPr>
        <w:t>cue</w:t>
      </w:r>
      <w:r w:rsidR="00E91D8C">
        <w:t>_</w:t>
      </w:r>
      <w:r w:rsidR="00E91D8C">
        <w:rPr>
          <w:i/>
          <w:iCs/>
        </w:rPr>
        <w:t>stick</w:t>
      </w:r>
      <w:r w:rsidR="00E91D8C">
        <w:t>.</w:t>
      </w:r>
    </w:p>
    <w:p w14:paraId="1B2E7AE6" w14:textId="549FE387" w:rsidR="0060427A" w:rsidRDefault="0060427A" w:rsidP="00C94E41">
      <w:r>
        <w:t xml:space="preserve">Secara keseluruhan, hasil evaluasi per kelas menunjukkan bahwa model sudah mampu mendeteksi objek utama yang dibutuhkan sistem deteksi pelanggaran. Kelas </w:t>
      </w:r>
      <w:r>
        <w:rPr>
          <w:i/>
          <w:iCs/>
        </w:rPr>
        <w:t>cue ball</w:t>
      </w:r>
      <w:r>
        <w:t xml:space="preserve">, bola bernomor, dan </w:t>
      </w:r>
      <w:r>
        <w:rPr>
          <w:i/>
          <w:iCs/>
        </w:rPr>
        <w:t>pocket</w:t>
      </w:r>
      <w:r>
        <w:t xml:space="preserve"> memiliki performa yang cukup baik pada CPU maupun Hailo-8L.</w:t>
      </w:r>
      <w:r w:rsidR="00554EE4">
        <w:t xml:space="preserve"> </w:t>
      </w:r>
    </w:p>
    <w:p w14:paraId="14E8890A" w14:textId="77777777" w:rsidR="00735D66" w:rsidRPr="0060427A" w:rsidRDefault="00735D66" w:rsidP="00C94E41"/>
    <w:p w14:paraId="23D0F665" w14:textId="659E64CE" w:rsidR="003C1317" w:rsidRPr="00141020" w:rsidRDefault="00C5181C" w:rsidP="005C6468">
      <w:pPr>
        <w:pStyle w:val="Heading2"/>
        <w:rPr>
          <w:b/>
          <w:bCs/>
        </w:rPr>
      </w:pPr>
      <w:bookmarkStart w:id="204" w:name="_Toc233121283"/>
      <w:r w:rsidRPr="00141020">
        <w:rPr>
          <w:b/>
          <w:bCs/>
        </w:rPr>
        <w:t>Perbandingan Performa CPU Raspberry Pi 5 dan Hailo-8L</w:t>
      </w:r>
      <w:bookmarkEnd w:id="204"/>
    </w:p>
    <w:p w14:paraId="04CE455B" w14:textId="140A490E" w:rsidR="003C1317" w:rsidRDefault="003C1317" w:rsidP="003C1317">
      <w:r w:rsidRPr="003C1317">
        <w:t>Setelah evaluasi akurasi model dilakukan, tahap berikutnya adalah membandingkan performa inferensi antara CPU Raspberry Pi 5 dan akselerator Hailo-8L.</w:t>
      </w:r>
      <w:r>
        <w:t xml:space="preserve"> </w:t>
      </w:r>
      <w:r w:rsidRPr="003C1317">
        <w:t xml:space="preserve">Pengujian dilakukan menggunakan </w:t>
      </w:r>
      <w:r w:rsidRPr="005C6468">
        <w:rPr>
          <w:i/>
          <w:iCs/>
        </w:rPr>
        <w:t>test</w:t>
      </w:r>
      <w:r w:rsidRPr="003C1317">
        <w:t xml:space="preserve"> </w:t>
      </w:r>
      <w:r w:rsidRPr="005C6468">
        <w:rPr>
          <w:i/>
          <w:iCs/>
        </w:rPr>
        <w:t>set</w:t>
      </w:r>
      <w:r w:rsidRPr="003C1317">
        <w:t xml:space="preserve"> yang sama, yaitu 108 gambar. Metrik performa yang dibandingkan meliputi </w:t>
      </w:r>
      <w:r w:rsidRPr="005C6468">
        <w:rPr>
          <w:i/>
          <w:iCs/>
        </w:rPr>
        <w:t>inference</w:t>
      </w:r>
      <w:r w:rsidRPr="003C1317">
        <w:t xml:space="preserve"> </w:t>
      </w:r>
      <w:r w:rsidRPr="005C6468">
        <w:rPr>
          <w:i/>
          <w:iCs/>
        </w:rPr>
        <w:t>only</w:t>
      </w:r>
      <w:r w:rsidRPr="003C1317">
        <w:t xml:space="preserve">, </w:t>
      </w:r>
      <w:r w:rsidRPr="005C6468">
        <w:rPr>
          <w:i/>
          <w:iCs/>
        </w:rPr>
        <w:t>end</w:t>
      </w:r>
      <w:r w:rsidRPr="003C1317">
        <w:t>-</w:t>
      </w:r>
      <w:r w:rsidRPr="005C6468">
        <w:rPr>
          <w:i/>
          <w:iCs/>
        </w:rPr>
        <w:t>to</w:t>
      </w:r>
      <w:r w:rsidRPr="003C1317">
        <w:t>-</w:t>
      </w:r>
      <w:r w:rsidRPr="005C6468">
        <w:rPr>
          <w:i/>
          <w:iCs/>
        </w:rPr>
        <w:t>end</w:t>
      </w:r>
      <w:r w:rsidRPr="003C1317">
        <w:t xml:space="preserve"> FPS, waktu pemrosesan per gambar, CPU </w:t>
      </w:r>
      <w:r w:rsidRPr="005C6468">
        <w:rPr>
          <w:i/>
          <w:iCs/>
        </w:rPr>
        <w:t>peak</w:t>
      </w:r>
      <w:r w:rsidRPr="003C1317">
        <w:t xml:space="preserve">, dan RAM </w:t>
      </w:r>
      <w:r w:rsidRPr="005C6468">
        <w:rPr>
          <w:i/>
          <w:iCs/>
        </w:rPr>
        <w:t>peak</w:t>
      </w:r>
      <w:r w:rsidRPr="003C1317">
        <w:t>.</w:t>
      </w:r>
    </w:p>
    <w:p w14:paraId="69A15588" w14:textId="77777777" w:rsidR="00632E86" w:rsidRPr="003C1317" w:rsidRDefault="00632E86" w:rsidP="003C1317"/>
    <w:p w14:paraId="317B038F" w14:textId="54312270" w:rsidR="00632E86" w:rsidRDefault="00632E86" w:rsidP="00632E86">
      <w:pPr>
        <w:pStyle w:val="CaptionGambarBabIII"/>
      </w:pPr>
      <w:bookmarkStart w:id="205" w:name="_Toc233121194"/>
      <w:r>
        <w:t xml:space="preserve">Tabel 4. </w:t>
      </w:r>
      <w:r>
        <w:fldChar w:fldCharType="begin"/>
      </w:r>
      <w:r>
        <w:instrText xml:space="preserve"> SEQ Tabel_4. \* ARABIC </w:instrText>
      </w:r>
      <w:r>
        <w:fldChar w:fldCharType="separate"/>
      </w:r>
      <w:r w:rsidR="004C1ED7">
        <w:t>5</w:t>
      </w:r>
      <w:r>
        <w:fldChar w:fldCharType="end"/>
      </w:r>
      <w:r>
        <w:t xml:space="preserve">. </w:t>
      </w:r>
      <w:r w:rsidRPr="00632E86">
        <w:t>Perbandingan performa CPU Raspberry Pi 5 dan Hailo-8L</w:t>
      </w:r>
      <w:bookmarkEnd w:id="205"/>
    </w:p>
    <w:tbl>
      <w:tblPr>
        <w:tblStyle w:val="TableGrid"/>
        <w:tblW w:w="8870" w:type="dxa"/>
        <w:tblInd w:w="360" w:type="dxa"/>
        <w:tblLook w:val="04A0" w:firstRow="1" w:lastRow="0" w:firstColumn="1" w:lastColumn="0" w:noHBand="0" w:noVBand="1"/>
      </w:tblPr>
      <w:tblGrid>
        <w:gridCol w:w="1489"/>
        <w:gridCol w:w="1210"/>
        <w:gridCol w:w="2187"/>
        <w:gridCol w:w="2114"/>
        <w:gridCol w:w="876"/>
        <w:gridCol w:w="994"/>
      </w:tblGrid>
      <w:tr w:rsidR="00392D85" w14:paraId="55FAEE85" w14:textId="77777777" w:rsidTr="004A5F5C">
        <w:trPr>
          <w:trHeight w:val="1079"/>
        </w:trPr>
        <w:tc>
          <w:tcPr>
            <w:tcW w:w="1489" w:type="dxa"/>
            <w:shd w:val="clear" w:color="auto" w:fill="F2F2F2" w:themeFill="background1" w:themeFillShade="F2"/>
            <w:vAlign w:val="center"/>
          </w:tcPr>
          <w:p w14:paraId="18CD8C0F" w14:textId="6782BF65" w:rsidR="00610F5E" w:rsidRPr="00976E54" w:rsidRDefault="00610F5E" w:rsidP="00976E54">
            <w:pPr>
              <w:ind w:left="0" w:firstLine="0"/>
              <w:jc w:val="center"/>
              <w:rPr>
                <w:b/>
                <w:bCs/>
              </w:rPr>
            </w:pPr>
            <w:r w:rsidRPr="00976E54">
              <w:rPr>
                <w:b/>
                <w:bCs/>
              </w:rPr>
              <w:t>Model</w:t>
            </w:r>
          </w:p>
        </w:tc>
        <w:tc>
          <w:tcPr>
            <w:tcW w:w="1210" w:type="dxa"/>
            <w:shd w:val="clear" w:color="auto" w:fill="F2F2F2" w:themeFill="background1" w:themeFillShade="F2"/>
            <w:vAlign w:val="center"/>
          </w:tcPr>
          <w:p w14:paraId="2082E375" w14:textId="416856BE" w:rsidR="00610F5E" w:rsidRPr="00976E54" w:rsidRDefault="00610F5E" w:rsidP="00976E54">
            <w:pPr>
              <w:ind w:left="0" w:firstLine="0"/>
              <w:jc w:val="center"/>
              <w:rPr>
                <w:b/>
                <w:bCs/>
              </w:rPr>
            </w:pPr>
            <w:r w:rsidRPr="00976E54">
              <w:rPr>
                <w:b/>
                <w:bCs/>
              </w:rPr>
              <w:t>Backend</w:t>
            </w:r>
          </w:p>
        </w:tc>
        <w:tc>
          <w:tcPr>
            <w:tcW w:w="2187" w:type="dxa"/>
            <w:shd w:val="clear" w:color="auto" w:fill="F2F2F2" w:themeFill="background1" w:themeFillShade="F2"/>
            <w:vAlign w:val="center"/>
          </w:tcPr>
          <w:p w14:paraId="585CC855" w14:textId="6D4B8B4C" w:rsidR="00610F5E" w:rsidRPr="00976E54" w:rsidRDefault="00610F5E" w:rsidP="00976E54">
            <w:pPr>
              <w:ind w:left="0" w:firstLine="0"/>
              <w:jc w:val="center"/>
              <w:rPr>
                <w:b/>
                <w:bCs/>
              </w:rPr>
            </w:pPr>
            <w:r w:rsidRPr="00976E54">
              <w:rPr>
                <w:b/>
                <w:bCs/>
              </w:rPr>
              <w:t>Inference</w:t>
            </w:r>
          </w:p>
        </w:tc>
        <w:tc>
          <w:tcPr>
            <w:tcW w:w="2114" w:type="dxa"/>
            <w:shd w:val="clear" w:color="auto" w:fill="F2F2F2" w:themeFill="background1" w:themeFillShade="F2"/>
            <w:vAlign w:val="center"/>
          </w:tcPr>
          <w:p w14:paraId="7A7E53FF" w14:textId="4C531889" w:rsidR="00610F5E" w:rsidRPr="00976E54" w:rsidRDefault="00610F5E" w:rsidP="00976E54">
            <w:pPr>
              <w:ind w:left="0" w:firstLine="0"/>
              <w:jc w:val="center"/>
              <w:rPr>
                <w:b/>
                <w:bCs/>
              </w:rPr>
            </w:pPr>
            <w:r w:rsidRPr="00976E54">
              <w:rPr>
                <w:b/>
                <w:bCs/>
              </w:rPr>
              <w:t>End-to</w:t>
            </w:r>
            <w:r w:rsidR="008D54BE" w:rsidRPr="00976E54">
              <w:rPr>
                <w:b/>
                <w:bCs/>
              </w:rPr>
              <w:t>-</w:t>
            </w:r>
            <w:r w:rsidRPr="00976E54">
              <w:rPr>
                <w:b/>
                <w:bCs/>
              </w:rPr>
              <w:t>End</w:t>
            </w:r>
          </w:p>
        </w:tc>
        <w:tc>
          <w:tcPr>
            <w:tcW w:w="876" w:type="dxa"/>
            <w:shd w:val="clear" w:color="auto" w:fill="F2F2F2" w:themeFill="background1" w:themeFillShade="F2"/>
            <w:vAlign w:val="center"/>
          </w:tcPr>
          <w:p w14:paraId="5B6945C9" w14:textId="73CAB849" w:rsidR="00610F5E" w:rsidRPr="00976E54" w:rsidRDefault="00392D85" w:rsidP="00976E54">
            <w:pPr>
              <w:ind w:left="0" w:firstLine="0"/>
              <w:jc w:val="center"/>
              <w:rPr>
                <w:b/>
                <w:bCs/>
              </w:rPr>
            </w:pPr>
            <w:r w:rsidRPr="00976E54">
              <w:rPr>
                <w:b/>
                <w:bCs/>
              </w:rPr>
              <w:t>CPU Peak</w:t>
            </w:r>
          </w:p>
        </w:tc>
        <w:tc>
          <w:tcPr>
            <w:tcW w:w="994" w:type="dxa"/>
            <w:shd w:val="clear" w:color="auto" w:fill="F2F2F2" w:themeFill="background1" w:themeFillShade="F2"/>
            <w:vAlign w:val="center"/>
          </w:tcPr>
          <w:p w14:paraId="70A71C70" w14:textId="36FA2EF7" w:rsidR="00610F5E" w:rsidRPr="00976E54" w:rsidRDefault="00392D85" w:rsidP="00976E54">
            <w:pPr>
              <w:ind w:left="0" w:firstLine="0"/>
              <w:jc w:val="center"/>
              <w:rPr>
                <w:b/>
                <w:bCs/>
              </w:rPr>
            </w:pPr>
            <w:r w:rsidRPr="00976E54">
              <w:rPr>
                <w:b/>
                <w:bCs/>
              </w:rPr>
              <w:t>RAM Peak</w:t>
            </w:r>
          </w:p>
        </w:tc>
      </w:tr>
      <w:tr w:rsidR="00392D85" w14:paraId="590DB5F4" w14:textId="77777777" w:rsidTr="004A5F5C">
        <w:trPr>
          <w:trHeight w:val="510"/>
        </w:trPr>
        <w:tc>
          <w:tcPr>
            <w:tcW w:w="1489" w:type="dxa"/>
          </w:tcPr>
          <w:p w14:paraId="169D4BA5" w14:textId="69D5B225" w:rsidR="00610F5E" w:rsidRDefault="00392D85" w:rsidP="0067272F">
            <w:pPr>
              <w:ind w:left="0" w:firstLine="0"/>
            </w:pPr>
            <w:r>
              <w:t>YOLOv8n</w:t>
            </w:r>
          </w:p>
        </w:tc>
        <w:tc>
          <w:tcPr>
            <w:tcW w:w="1210" w:type="dxa"/>
          </w:tcPr>
          <w:p w14:paraId="2B6BBEED" w14:textId="75A21889" w:rsidR="00610F5E" w:rsidRDefault="00392D85" w:rsidP="0067272F">
            <w:pPr>
              <w:ind w:left="0" w:firstLine="0"/>
            </w:pPr>
            <w:r>
              <w:t>CPU</w:t>
            </w:r>
          </w:p>
        </w:tc>
        <w:tc>
          <w:tcPr>
            <w:tcW w:w="2187" w:type="dxa"/>
          </w:tcPr>
          <w:p w14:paraId="5F885699" w14:textId="0B726FD0" w:rsidR="00610F5E" w:rsidRDefault="001315F3" w:rsidP="0067272F">
            <w:pPr>
              <w:ind w:left="0" w:firstLine="0"/>
            </w:pPr>
            <w:r>
              <w:t>3.92FPS/255.42ms</w:t>
            </w:r>
          </w:p>
        </w:tc>
        <w:tc>
          <w:tcPr>
            <w:tcW w:w="2114" w:type="dxa"/>
          </w:tcPr>
          <w:p w14:paraId="0C6F16E2" w14:textId="558D9BFE" w:rsidR="00610F5E" w:rsidRDefault="006E3B97" w:rsidP="0067272F">
            <w:pPr>
              <w:ind w:left="0" w:firstLine="0"/>
            </w:pPr>
            <w:r>
              <w:t>3.88FPS/257.65ms</w:t>
            </w:r>
          </w:p>
        </w:tc>
        <w:tc>
          <w:tcPr>
            <w:tcW w:w="876" w:type="dxa"/>
          </w:tcPr>
          <w:p w14:paraId="1CCD93C7" w14:textId="47F81F5E" w:rsidR="00610F5E" w:rsidRDefault="00AC7929" w:rsidP="0067272F">
            <w:pPr>
              <w:ind w:left="0" w:firstLine="0"/>
            </w:pPr>
            <w:r>
              <w:t>88%</w:t>
            </w:r>
          </w:p>
        </w:tc>
        <w:tc>
          <w:tcPr>
            <w:tcW w:w="994" w:type="dxa"/>
          </w:tcPr>
          <w:p w14:paraId="15AAEB33" w14:textId="57054EA6" w:rsidR="00610F5E" w:rsidRDefault="00AC7929" w:rsidP="0067272F">
            <w:pPr>
              <w:ind w:left="0" w:firstLine="0"/>
            </w:pPr>
            <w:r>
              <w:t>3.35GB</w:t>
            </w:r>
          </w:p>
        </w:tc>
      </w:tr>
      <w:tr w:rsidR="00392D85" w14:paraId="555E95A9" w14:textId="77777777" w:rsidTr="004A5F5C">
        <w:trPr>
          <w:trHeight w:val="539"/>
        </w:trPr>
        <w:tc>
          <w:tcPr>
            <w:tcW w:w="1489" w:type="dxa"/>
          </w:tcPr>
          <w:p w14:paraId="7E0A34D8" w14:textId="28E65873" w:rsidR="00610F5E" w:rsidRDefault="00392D85" w:rsidP="0067272F">
            <w:pPr>
              <w:ind w:left="0" w:firstLine="0"/>
            </w:pPr>
            <w:r>
              <w:t>YOLOv8n</w:t>
            </w:r>
          </w:p>
        </w:tc>
        <w:tc>
          <w:tcPr>
            <w:tcW w:w="1210" w:type="dxa"/>
          </w:tcPr>
          <w:p w14:paraId="689A2F30" w14:textId="0ADD3DBA" w:rsidR="00610F5E" w:rsidRDefault="00392D85" w:rsidP="0067272F">
            <w:pPr>
              <w:ind w:left="0" w:firstLine="0"/>
            </w:pPr>
            <w:r>
              <w:t>Hailo-8L</w:t>
            </w:r>
          </w:p>
        </w:tc>
        <w:tc>
          <w:tcPr>
            <w:tcW w:w="2187" w:type="dxa"/>
          </w:tcPr>
          <w:p w14:paraId="7E1133DA" w14:textId="2D1F8014" w:rsidR="00610F5E" w:rsidRDefault="00776F04" w:rsidP="0067272F">
            <w:pPr>
              <w:ind w:left="0" w:firstLine="0"/>
            </w:pPr>
            <w:r>
              <w:t>82.99</w:t>
            </w:r>
            <w:r w:rsidR="00BA1D8D">
              <w:t>FPS/12.05ms</w:t>
            </w:r>
          </w:p>
        </w:tc>
        <w:tc>
          <w:tcPr>
            <w:tcW w:w="2114" w:type="dxa"/>
          </w:tcPr>
          <w:p w14:paraId="74FF3637" w14:textId="30B84E03" w:rsidR="00610F5E" w:rsidRDefault="00E24A4F" w:rsidP="0067272F">
            <w:pPr>
              <w:ind w:left="0" w:firstLine="0"/>
            </w:pPr>
            <w:r>
              <w:t>60.18FPS/16.62ms</w:t>
            </w:r>
          </w:p>
        </w:tc>
        <w:tc>
          <w:tcPr>
            <w:tcW w:w="876" w:type="dxa"/>
          </w:tcPr>
          <w:p w14:paraId="7DCFDE47" w14:textId="55C7F8A3" w:rsidR="00610F5E" w:rsidRDefault="00AC7929" w:rsidP="0067272F">
            <w:pPr>
              <w:ind w:left="0" w:firstLine="0"/>
            </w:pPr>
            <w:r>
              <w:t>92</w:t>
            </w:r>
            <w:r w:rsidR="0015113F">
              <w:t>%</w:t>
            </w:r>
          </w:p>
        </w:tc>
        <w:tc>
          <w:tcPr>
            <w:tcW w:w="994" w:type="dxa"/>
          </w:tcPr>
          <w:p w14:paraId="2A8F4534" w14:textId="420DACCD" w:rsidR="00610F5E" w:rsidRDefault="00AC7929" w:rsidP="0067272F">
            <w:pPr>
              <w:ind w:left="0" w:firstLine="0"/>
            </w:pPr>
            <w:r>
              <w:t>2.44GB</w:t>
            </w:r>
          </w:p>
        </w:tc>
      </w:tr>
      <w:tr w:rsidR="00392D85" w14:paraId="671A6F66" w14:textId="77777777" w:rsidTr="004A5F5C">
        <w:trPr>
          <w:trHeight w:val="510"/>
        </w:trPr>
        <w:tc>
          <w:tcPr>
            <w:tcW w:w="1489" w:type="dxa"/>
          </w:tcPr>
          <w:p w14:paraId="28A04FF5" w14:textId="24459FE7" w:rsidR="00610F5E" w:rsidRDefault="00392D85" w:rsidP="0067272F">
            <w:pPr>
              <w:ind w:left="0" w:firstLine="0"/>
            </w:pPr>
            <w:r>
              <w:t>YOLOv10n</w:t>
            </w:r>
          </w:p>
        </w:tc>
        <w:tc>
          <w:tcPr>
            <w:tcW w:w="1210" w:type="dxa"/>
          </w:tcPr>
          <w:p w14:paraId="2928427F" w14:textId="5F7BAC6A" w:rsidR="00610F5E" w:rsidRDefault="00392D85" w:rsidP="0067272F">
            <w:pPr>
              <w:ind w:left="0" w:firstLine="0"/>
            </w:pPr>
            <w:r>
              <w:t>CPU</w:t>
            </w:r>
          </w:p>
        </w:tc>
        <w:tc>
          <w:tcPr>
            <w:tcW w:w="2187" w:type="dxa"/>
          </w:tcPr>
          <w:p w14:paraId="088BC979" w14:textId="697223EC" w:rsidR="00610F5E" w:rsidRDefault="00F318DB" w:rsidP="0067272F">
            <w:pPr>
              <w:ind w:left="0" w:firstLine="0"/>
            </w:pPr>
            <w:r>
              <w:t>4.09FPS/244.33ms</w:t>
            </w:r>
          </w:p>
        </w:tc>
        <w:tc>
          <w:tcPr>
            <w:tcW w:w="2114" w:type="dxa"/>
          </w:tcPr>
          <w:p w14:paraId="75BCD76F" w14:textId="731009D5" w:rsidR="00610F5E" w:rsidRDefault="00055144" w:rsidP="0067272F">
            <w:pPr>
              <w:ind w:left="0" w:firstLine="0"/>
            </w:pPr>
            <w:r>
              <w:t>4.06FPS/246.03ms</w:t>
            </w:r>
          </w:p>
        </w:tc>
        <w:tc>
          <w:tcPr>
            <w:tcW w:w="876" w:type="dxa"/>
          </w:tcPr>
          <w:p w14:paraId="68A1AB2B" w14:textId="739A69C4" w:rsidR="00610F5E" w:rsidRDefault="00AC7929" w:rsidP="0067272F">
            <w:pPr>
              <w:ind w:left="0" w:firstLine="0"/>
            </w:pPr>
            <w:r>
              <w:t>95</w:t>
            </w:r>
            <w:r w:rsidR="0015113F">
              <w:t>%</w:t>
            </w:r>
          </w:p>
        </w:tc>
        <w:tc>
          <w:tcPr>
            <w:tcW w:w="994" w:type="dxa"/>
          </w:tcPr>
          <w:p w14:paraId="1D30758D" w14:textId="4DB1CF83" w:rsidR="00610F5E" w:rsidRDefault="00AC7929" w:rsidP="0067272F">
            <w:pPr>
              <w:ind w:left="0" w:firstLine="0"/>
            </w:pPr>
            <w:r>
              <w:t>3.35GB</w:t>
            </w:r>
          </w:p>
        </w:tc>
      </w:tr>
      <w:tr w:rsidR="00392D85" w14:paraId="060C22B8" w14:textId="77777777" w:rsidTr="004A5F5C">
        <w:trPr>
          <w:trHeight w:val="539"/>
        </w:trPr>
        <w:tc>
          <w:tcPr>
            <w:tcW w:w="1489" w:type="dxa"/>
          </w:tcPr>
          <w:p w14:paraId="7C307956" w14:textId="79819251" w:rsidR="00610F5E" w:rsidRDefault="00392D85" w:rsidP="0067272F">
            <w:pPr>
              <w:ind w:left="0" w:firstLine="0"/>
            </w:pPr>
            <w:r>
              <w:t>YOLOv10n</w:t>
            </w:r>
          </w:p>
        </w:tc>
        <w:tc>
          <w:tcPr>
            <w:tcW w:w="1210" w:type="dxa"/>
          </w:tcPr>
          <w:p w14:paraId="6AABDDE9" w14:textId="2E030132" w:rsidR="00610F5E" w:rsidRDefault="00392D85" w:rsidP="0067272F">
            <w:pPr>
              <w:ind w:left="0" w:firstLine="0"/>
            </w:pPr>
            <w:r w:rsidRPr="00392D85">
              <w:t>Hailo-8L</w:t>
            </w:r>
          </w:p>
        </w:tc>
        <w:tc>
          <w:tcPr>
            <w:tcW w:w="2187" w:type="dxa"/>
          </w:tcPr>
          <w:p w14:paraId="5E6D35A5" w14:textId="5E38F0B3" w:rsidR="00610F5E" w:rsidRDefault="00F318DB" w:rsidP="0067272F">
            <w:pPr>
              <w:ind w:left="0" w:firstLine="0"/>
            </w:pPr>
            <w:r>
              <w:t>67.79FPS/14.75ms</w:t>
            </w:r>
          </w:p>
        </w:tc>
        <w:tc>
          <w:tcPr>
            <w:tcW w:w="2114" w:type="dxa"/>
          </w:tcPr>
          <w:p w14:paraId="1EAFDA67" w14:textId="69E8702F" w:rsidR="00610F5E" w:rsidRDefault="00055144" w:rsidP="0067272F">
            <w:pPr>
              <w:ind w:left="0" w:firstLine="0"/>
            </w:pPr>
            <w:r>
              <w:t>51.41FPS/19.45ms</w:t>
            </w:r>
          </w:p>
        </w:tc>
        <w:tc>
          <w:tcPr>
            <w:tcW w:w="876" w:type="dxa"/>
          </w:tcPr>
          <w:p w14:paraId="5B5A64A1" w14:textId="05D87B45" w:rsidR="00610F5E" w:rsidRDefault="00AC7929" w:rsidP="0067272F">
            <w:pPr>
              <w:ind w:left="0" w:firstLine="0"/>
            </w:pPr>
            <w:r>
              <w:t>92</w:t>
            </w:r>
            <w:r w:rsidR="0015113F">
              <w:t>%</w:t>
            </w:r>
          </w:p>
        </w:tc>
        <w:tc>
          <w:tcPr>
            <w:tcW w:w="994" w:type="dxa"/>
          </w:tcPr>
          <w:p w14:paraId="35D34BB5" w14:textId="1F1E6FF3" w:rsidR="00610F5E" w:rsidRDefault="00AC7929" w:rsidP="0067272F">
            <w:pPr>
              <w:ind w:left="0" w:firstLine="0"/>
            </w:pPr>
            <w:r>
              <w:t>2.45GB</w:t>
            </w:r>
          </w:p>
        </w:tc>
      </w:tr>
      <w:tr w:rsidR="00392D85" w14:paraId="27F898C4" w14:textId="77777777" w:rsidTr="004A5F5C">
        <w:trPr>
          <w:trHeight w:val="510"/>
        </w:trPr>
        <w:tc>
          <w:tcPr>
            <w:tcW w:w="1489" w:type="dxa"/>
          </w:tcPr>
          <w:p w14:paraId="1A9C96A8" w14:textId="569881C4" w:rsidR="00610F5E" w:rsidRDefault="00392D85" w:rsidP="0067272F">
            <w:pPr>
              <w:ind w:left="0" w:firstLine="0"/>
            </w:pPr>
            <w:r>
              <w:t>YOLO11n</w:t>
            </w:r>
          </w:p>
        </w:tc>
        <w:tc>
          <w:tcPr>
            <w:tcW w:w="1210" w:type="dxa"/>
          </w:tcPr>
          <w:p w14:paraId="044C6C26" w14:textId="04B23C3B" w:rsidR="00610F5E" w:rsidRDefault="00392D85" w:rsidP="0067272F">
            <w:pPr>
              <w:ind w:left="0" w:firstLine="0"/>
            </w:pPr>
            <w:r>
              <w:t>CPU</w:t>
            </w:r>
          </w:p>
        </w:tc>
        <w:tc>
          <w:tcPr>
            <w:tcW w:w="2187" w:type="dxa"/>
          </w:tcPr>
          <w:p w14:paraId="02DD9B5D" w14:textId="64822D4E" w:rsidR="00610F5E" w:rsidRDefault="00392D85" w:rsidP="0067272F">
            <w:pPr>
              <w:ind w:left="0" w:firstLine="0"/>
            </w:pPr>
            <w:r w:rsidRPr="00392D85">
              <w:t>4.16FPS/240.32ms</w:t>
            </w:r>
          </w:p>
        </w:tc>
        <w:tc>
          <w:tcPr>
            <w:tcW w:w="2114" w:type="dxa"/>
          </w:tcPr>
          <w:p w14:paraId="0A9E030C" w14:textId="3D77C3F2" w:rsidR="00610F5E" w:rsidRDefault="0058325C" w:rsidP="0067272F">
            <w:pPr>
              <w:ind w:left="0" w:firstLine="0"/>
            </w:pPr>
            <w:r>
              <w:t>4.12FPS/242.57ms</w:t>
            </w:r>
          </w:p>
        </w:tc>
        <w:tc>
          <w:tcPr>
            <w:tcW w:w="876" w:type="dxa"/>
          </w:tcPr>
          <w:p w14:paraId="6AE7A90B" w14:textId="5CFDAB4E" w:rsidR="00610F5E" w:rsidRDefault="00AC7929" w:rsidP="0067272F">
            <w:pPr>
              <w:ind w:left="0" w:firstLine="0"/>
            </w:pPr>
            <w:r>
              <w:t>75</w:t>
            </w:r>
            <w:r w:rsidR="0015113F">
              <w:t>%</w:t>
            </w:r>
          </w:p>
        </w:tc>
        <w:tc>
          <w:tcPr>
            <w:tcW w:w="994" w:type="dxa"/>
          </w:tcPr>
          <w:p w14:paraId="544CF8FB" w14:textId="486107AE" w:rsidR="00610F5E" w:rsidRDefault="00AC7929" w:rsidP="0067272F">
            <w:pPr>
              <w:ind w:left="0" w:firstLine="0"/>
            </w:pPr>
            <w:r>
              <w:t>3.46GB</w:t>
            </w:r>
          </w:p>
        </w:tc>
      </w:tr>
      <w:tr w:rsidR="00AC7929" w14:paraId="76BCDE05" w14:textId="77777777" w:rsidTr="004A5F5C">
        <w:trPr>
          <w:trHeight w:val="510"/>
        </w:trPr>
        <w:tc>
          <w:tcPr>
            <w:tcW w:w="1489" w:type="dxa"/>
          </w:tcPr>
          <w:p w14:paraId="4F79E33A" w14:textId="6D76A17B" w:rsidR="00392D85" w:rsidRDefault="00392D85" w:rsidP="0067272F">
            <w:pPr>
              <w:ind w:left="0" w:firstLine="0"/>
            </w:pPr>
            <w:r>
              <w:t>YOLO11n</w:t>
            </w:r>
          </w:p>
        </w:tc>
        <w:tc>
          <w:tcPr>
            <w:tcW w:w="1210" w:type="dxa"/>
          </w:tcPr>
          <w:p w14:paraId="120F0DAD" w14:textId="1E3932E4" w:rsidR="00392D85" w:rsidRDefault="00392D85" w:rsidP="0067272F">
            <w:pPr>
              <w:ind w:left="0" w:firstLine="0"/>
            </w:pPr>
            <w:r w:rsidRPr="00392D85">
              <w:t>Hailo-8L</w:t>
            </w:r>
          </w:p>
        </w:tc>
        <w:tc>
          <w:tcPr>
            <w:tcW w:w="2187" w:type="dxa"/>
          </w:tcPr>
          <w:p w14:paraId="668C6503" w14:textId="3FAE387F" w:rsidR="00392D85" w:rsidRDefault="00392D85" w:rsidP="0067272F">
            <w:pPr>
              <w:ind w:left="0" w:firstLine="0"/>
            </w:pPr>
            <w:r>
              <w:t>60.09FPS/16.64ms</w:t>
            </w:r>
          </w:p>
        </w:tc>
        <w:tc>
          <w:tcPr>
            <w:tcW w:w="2114" w:type="dxa"/>
          </w:tcPr>
          <w:p w14:paraId="330C02A7" w14:textId="20032E22" w:rsidR="00392D85" w:rsidRDefault="0096095D" w:rsidP="0067272F">
            <w:pPr>
              <w:ind w:left="0" w:firstLine="0"/>
            </w:pPr>
            <w:r>
              <w:t>41.03FPS/24.37ms</w:t>
            </w:r>
          </w:p>
        </w:tc>
        <w:tc>
          <w:tcPr>
            <w:tcW w:w="876" w:type="dxa"/>
          </w:tcPr>
          <w:p w14:paraId="6ECE7CFC" w14:textId="0AA1B3BE" w:rsidR="00392D85" w:rsidRDefault="00AC7929" w:rsidP="0067272F">
            <w:pPr>
              <w:ind w:left="0" w:firstLine="0"/>
            </w:pPr>
            <w:r>
              <w:t>98</w:t>
            </w:r>
            <w:r w:rsidR="0015113F">
              <w:t>%</w:t>
            </w:r>
          </w:p>
        </w:tc>
        <w:tc>
          <w:tcPr>
            <w:tcW w:w="994" w:type="dxa"/>
          </w:tcPr>
          <w:p w14:paraId="029DB1DB" w14:textId="2D26A05F" w:rsidR="00392D85" w:rsidRDefault="00AC7929" w:rsidP="0067272F">
            <w:pPr>
              <w:ind w:left="0" w:firstLine="0"/>
            </w:pPr>
            <w:r>
              <w:t>2.55GB</w:t>
            </w:r>
          </w:p>
        </w:tc>
      </w:tr>
    </w:tbl>
    <w:p w14:paraId="2105FB47" w14:textId="43D1ED35" w:rsidR="0067272F" w:rsidRDefault="0067272F" w:rsidP="0067272F"/>
    <w:p w14:paraId="6785EE6E" w14:textId="6073F983" w:rsidR="00231368" w:rsidRDefault="00231368" w:rsidP="0067272F">
      <w:r>
        <w:t xml:space="preserve">Berdasarkan Tabel 4.3.1, penggunaan Hailo-8L memberikan peningkatan kecepatan inferensi yang cukup besar pada seluruh model. </w:t>
      </w:r>
      <w:r w:rsidR="00F17843">
        <w:t>Pada YOLOv8n, performa end-toend meningkat dari 3.88 FPS pada CPU menjadi 60.18 FPS pada Hailo-8L</w:t>
      </w:r>
      <w:r w:rsidR="00E2041D">
        <w:t>, atau meningkat sekitar 1451.03%</w:t>
      </w:r>
      <w:r w:rsidR="00F17843">
        <w:t>. YOLOv10n meningkat dari 4.06 FPS menjadi 51.41 FPS</w:t>
      </w:r>
      <w:r w:rsidR="00F64D0C">
        <w:t>, atau meningkat sekitar 1166.26%. Sementara itu,</w:t>
      </w:r>
      <w:r w:rsidR="00F17843">
        <w:t xml:space="preserve"> YOLO11n meningkat dari 4.12 FPS menjadi 41.03 FPS</w:t>
      </w:r>
      <w:r w:rsidR="00A83659">
        <w:t>, atau meningkat sekitar 895.87%</w:t>
      </w:r>
      <w:r w:rsidR="00F17843">
        <w:t>. Ini menunjukkan bahwa penggunaan Hailo-8L mampu mempercepat proses inferensi model secara signifikan.</w:t>
      </w:r>
    </w:p>
    <w:p w14:paraId="2B940766" w14:textId="0F70E3D2" w:rsidR="00ED28E5" w:rsidRDefault="00ED28E5" w:rsidP="0067272F">
      <w:r w:rsidRPr="00ED28E5">
        <w:t>Peningkatan performa juga terlihat dari waktu pemrosesan per gambar. Pada CPU, ketiga model membutuhkan waktu sekitar 24</w:t>
      </w:r>
      <w:r w:rsidR="00C24C71">
        <w:t>0 - 257</w:t>
      </w:r>
      <w:r w:rsidRPr="00ED28E5">
        <w:t xml:space="preserve"> ms untuk memproses satu gambar secara </w:t>
      </w:r>
      <w:r w:rsidRPr="00C24C71">
        <w:rPr>
          <w:i/>
          <w:iCs/>
        </w:rPr>
        <w:t>end</w:t>
      </w:r>
      <w:r w:rsidRPr="00ED28E5">
        <w:t>-</w:t>
      </w:r>
      <w:r w:rsidRPr="00C24C71">
        <w:rPr>
          <w:i/>
          <w:iCs/>
        </w:rPr>
        <w:t>to</w:t>
      </w:r>
      <w:r w:rsidRPr="00ED28E5">
        <w:t>-</w:t>
      </w:r>
      <w:r w:rsidRPr="00C24C71">
        <w:rPr>
          <w:i/>
          <w:iCs/>
        </w:rPr>
        <w:t>end</w:t>
      </w:r>
      <w:r w:rsidRPr="00ED28E5">
        <w:t>. Setelah dijalankan pada Hailo-8L, waktu pemrosesan turun menjadi sekitar 16–24 ms per gambar.</w:t>
      </w:r>
    </w:p>
    <w:p w14:paraId="78E0B5A5" w14:textId="78302611" w:rsidR="00C24C71" w:rsidRDefault="00C24C71" w:rsidP="0067272F">
      <w:r w:rsidRPr="00C24C71">
        <w:t xml:space="preserve">Dari sisi penggunaan RAM, model yang dijalankan pada Hailo-8L menggunakan memori yang lebih rendah dibandingkan </w:t>
      </w:r>
      <w:r w:rsidRPr="00E02D2B">
        <w:rPr>
          <w:i/>
          <w:iCs/>
        </w:rPr>
        <w:t>backend</w:t>
      </w:r>
      <w:r w:rsidRPr="00C24C71">
        <w:t xml:space="preserve"> CPU. Pada CPU, penggunaan RAM berada pada rentang 3.35 GB hingga 3.46 GB. Sementara itu, pada Hailo-8L penggunaan RAM berada pada rentang 2.44 GB hingga 2.55 GB. Penurunan ini menunjukkan bahwa penggunaan model .hef pada Hailo-8L lebih ringan dari sisi penggunaan memori dibandingkan model .pt yang dijalankan melalui PyTorch pada CPU.</w:t>
      </w:r>
    </w:p>
    <w:p w14:paraId="6A314373" w14:textId="47DFF042" w:rsidR="00E02D2B" w:rsidRDefault="00E02D2B" w:rsidP="0067272F">
      <w:r>
        <w:t xml:space="preserve">Penggunaan CPU </w:t>
      </w:r>
      <w:r>
        <w:rPr>
          <w:i/>
          <w:iCs/>
        </w:rPr>
        <w:t xml:space="preserve">peak </w:t>
      </w:r>
      <w:r>
        <w:t xml:space="preserve">pada </w:t>
      </w:r>
      <w:r>
        <w:rPr>
          <w:i/>
          <w:iCs/>
        </w:rPr>
        <w:t>backend</w:t>
      </w:r>
      <w:r>
        <w:t xml:space="preserve"> Hailo-8L masih tetap tinggi. Ini menunjukkan bahwa walaupun proses inferensi dibantu oleh Hailo-8L, CPU Raspberry Pi 5 masih dipakai untuk proses lain, seperti pembacaan gambar, </w:t>
      </w:r>
      <w:r>
        <w:rPr>
          <w:i/>
          <w:iCs/>
        </w:rPr>
        <w:t>pre-processing</w:t>
      </w:r>
      <w:r>
        <w:t xml:space="preserve"> dan </w:t>
      </w:r>
      <w:r>
        <w:rPr>
          <w:i/>
          <w:iCs/>
        </w:rPr>
        <w:t>post-processing</w:t>
      </w:r>
      <w:r w:rsidR="009825CB">
        <w:t>.</w:t>
      </w:r>
      <w:r w:rsidR="00987B6F">
        <w:t xml:space="preserve"> Dapat disimpulkan bahwa Hailo-8L tidak sepenuhnya menghilangkan beban CPU, tapi memindahkan beban utamanya ke akselerator.</w:t>
      </w:r>
    </w:p>
    <w:p w14:paraId="7510E38C" w14:textId="5AA4BDFB" w:rsidR="00F32CD3" w:rsidRDefault="00F32CD3" w:rsidP="0067272F">
      <w:r>
        <w:t xml:space="preserve">Jika dilihat dari keseimbbangan antara akurasi dan performa, YOLOv10n menjadi model yang cukup stabil. YOLOv10n memiliki performa </w:t>
      </w:r>
      <w:r>
        <w:rPr>
          <w:i/>
          <w:iCs/>
        </w:rPr>
        <w:t>end-to-end</w:t>
      </w:r>
      <w:r>
        <w:t xml:space="preserve"> sebesar 51.41 FPS </w:t>
      </w:r>
      <w:r>
        <w:lastRenderedPageBreak/>
        <w:t>pada Hailo-8L, dengan mAP@50 sebesar 0.954</w:t>
      </w:r>
      <w:r w:rsidR="00BD4B71">
        <w:t xml:space="preserve"> dan mAP@50-95 sebesar 0.639. Walau YOLOv8n memiliki FPS tertinggi, YOLOv10n memberikan hasil akurasi yang l</w:t>
      </w:r>
      <w:r w:rsidR="00FA0CCA">
        <w:t>e</w:t>
      </w:r>
      <w:r w:rsidR="00BD4B71">
        <w:t>bih baik setelah proses kompilasi ke format .hef.</w:t>
      </w:r>
    </w:p>
    <w:p w14:paraId="7D192D0F" w14:textId="77777777" w:rsidR="00715195" w:rsidRPr="00F32CD3" w:rsidRDefault="00715195" w:rsidP="0067272F"/>
    <w:p w14:paraId="256E5FAC" w14:textId="6771AEDA" w:rsidR="00C5181C" w:rsidRPr="00141020" w:rsidRDefault="00C5181C" w:rsidP="00C5181C">
      <w:pPr>
        <w:pStyle w:val="Heading2"/>
        <w:rPr>
          <w:b/>
          <w:bCs/>
        </w:rPr>
      </w:pPr>
      <w:bookmarkStart w:id="206" w:name="_Toc233121284"/>
      <w:r w:rsidRPr="00141020">
        <w:rPr>
          <w:b/>
          <w:bCs/>
        </w:rPr>
        <w:t>Hasil Implementasi Sistem Deteksi Pelanggaran</w:t>
      </w:r>
      <w:bookmarkEnd w:id="206"/>
    </w:p>
    <w:p w14:paraId="0F4DC4DA" w14:textId="69C0D88E" w:rsidR="00EF0D1E" w:rsidRDefault="00992F20" w:rsidP="00EF0D1E">
      <w:r w:rsidRPr="00992F20">
        <w:t>Setelah model deteksi objek dikonversi ke format .hef, sistem deteksi pelanggaran 9-ball pool berhasil diimplementasikan pada Raspberry Pi 5 dengan akselerator Hailo-8L. Model yang digunakan pada implementasi akhir adalah YOLOv10n karena memiliki keseimbangan yang baik antara akurasi deteksi dan kecepatan inferensi berdasarkan hasil pengujian sebelumnya.</w:t>
      </w:r>
      <w:r w:rsidR="0082256B">
        <w:t xml:space="preserve"> </w:t>
      </w:r>
      <w:r w:rsidR="0082256B" w:rsidRPr="0082256B">
        <w:t xml:space="preserve">Gambar 4.4.1 menampilkan hasil deteksi objek pada video, di mana objek permainan seperti </w:t>
      </w:r>
      <w:r w:rsidR="0082256B" w:rsidRPr="00941556">
        <w:rPr>
          <w:i/>
          <w:iCs/>
        </w:rPr>
        <w:t>cue</w:t>
      </w:r>
      <w:r w:rsidR="0082256B" w:rsidRPr="0082256B">
        <w:t xml:space="preserve"> </w:t>
      </w:r>
      <w:r w:rsidR="0082256B" w:rsidRPr="00941556">
        <w:rPr>
          <w:i/>
          <w:iCs/>
        </w:rPr>
        <w:t>ball</w:t>
      </w:r>
      <w:r w:rsidR="0082256B" w:rsidRPr="0082256B">
        <w:t xml:space="preserve">, bola bernomor, dan </w:t>
      </w:r>
      <w:r w:rsidR="0082256B" w:rsidRPr="00941556">
        <w:rPr>
          <w:i/>
          <w:iCs/>
        </w:rPr>
        <w:t>pocket</w:t>
      </w:r>
      <w:r w:rsidR="0082256B" w:rsidRPr="0082256B">
        <w:t xml:space="preserve"> ditandai </w:t>
      </w:r>
      <w:r w:rsidR="00941556">
        <w:t>memakai</w:t>
      </w:r>
      <w:r w:rsidR="0082256B" w:rsidRPr="0082256B">
        <w:t xml:space="preserve"> </w:t>
      </w:r>
      <w:r w:rsidR="0082256B" w:rsidRPr="00941556">
        <w:rPr>
          <w:i/>
          <w:iCs/>
        </w:rPr>
        <w:t>bounding</w:t>
      </w:r>
      <w:r w:rsidR="0082256B" w:rsidRPr="0082256B">
        <w:t xml:space="preserve"> </w:t>
      </w:r>
      <w:r w:rsidR="0082256B" w:rsidRPr="00941556">
        <w:rPr>
          <w:i/>
          <w:iCs/>
        </w:rPr>
        <w:t>box</w:t>
      </w:r>
      <w:r w:rsidR="0082256B" w:rsidRPr="0082256B">
        <w:t xml:space="preserve"> dan label kelas.</w:t>
      </w:r>
    </w:p>
    <w:p w14:paraId="2640B1A1" w14:textId="1AEB3280" w:rsidR="00C568DF" w:rsidRDefault="00C568DF" w:rsidP="00EF0D1E"/>
    <w:p w14:paraId="7E421844" w14:textId="5E25EBAD" w:rsidR="00226933" w:rsidRPr="00C568DF" w:rsidRDefault="00226933" w:rsidP="00C568DF"/>
    <w:p w14:paraId="5C6A523D" w14:textId="77777777" w:rsidR="00F34F08" w:rsidRDefault="0082256B" w:rsidP="00F34F08">
      <w:pPr>
        <w:keepNext/>
        <w:jc w:val="center"/>
      </w:pPr>
      <w:r w:rsidRPr="0082256B">
        <w:drawing>
          <wp:inline distT="0" distB="0" distL="0" distR="0" wp14:anchorId="417A72DD" wp14:editId="17C99546">
            <wp:extent cx="4753155" cy="2655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192" t="9149" r="2026" b="14948"/>
                    <a:stretch/>
                  </pic:blipFill>
                  <pic:spPr bwMode="auto">
                    <a:xfrm>
                      <a:off x="0" y="0"/>
                      <a:ext cx="4782466" cy="2671531"/>
                    </a:xfrm>
                    <a:prstGeom prst="rect">
                      <a:avLst/>
                    </a:prstGeom>
                    <a:ln>
                      <a:noFill/>
                    </a:ln>
                    <a:extLst>
                      <a:ext uri="{53640926-AAD7-44D8-BBD7-CCE9431645EC}">
                        <a14:shadowObscured xmlns:a14="http://schemas.microsoft.com/office/drawing/2010/main"/>
                      </a:ext>
                    </a:extLst>
                  </pic:spPr>
                </pic:pic>
              </a:graphicData>
            </a:graphic>
          </wp:inline>
        </w:drawing>
      </w:r>
    </w:p>
    <w:p w14:paraId="4811FDA1" w14:textId="0284D22F" w:rsidR="005F1A0A" w:rsidRDefault="00F34F08" w:rsidP="00F34F08">
      <w:pPr>
        <w:pStyle w:val="CaptionGambarBabIII"/>
      </w:pPr>
      <w:bookmarkStart w:id="207" w:name="_Toc233121134"/>
      <w:r>
        <w:t xml:space="preserve">Gambar 4. </w:t>
      </w:r>
      <w:r>
        <w:fldChar w:fldCharType="begin"/>
      </w:r>
      <w:r>
        <w:instrText xml:space="preserve"> SEQ Gambar_4. \* ARABIC </w:instrText>
      </w:r>
      <w:r>
        <w:fldChar w:fldCharType="separate"/>
      </w:r>
      <w:r w:rsidR="004C1ED7">
        <w:t>1</w:t>
      </w:r>
      <w:r>
        <w:fldChar w:fldCharType="end"/>
      </w:r>
      <w:r>
        <w:t xml:space="preserve">. </w:t>
      </w:r>
      <w:r w:rsidRPr="00F34F08">
        <w:t>Tampilan hasil deteksi objek</w:t>
      </w:r>
      <w:bookmarkEnd w:id="207"/>
    </w:p>
    <w:p w14:paraId="0C0B834A" w14:textId="77777777" w:rsidR="00D477F1" w:rsidRDefault="00D477F1" w:rsidP="00EF0D1E"/>
    <w:p w14:paraId="51708962" w14:textId="0FE6DBAA" w:rsidR="00956E00" w:rsidRPr="00DC437C" w:rsidRDefault="00AB2045" w:rsidP="00EF0D1E">
      <w:r>
        <w:t xml:space="preserve">Hasil implementasi menunjukkan bahwa sistem mampu membaca video </w:t>
      </w:r>
      <w:r>
        <w:rPr>
          <w:i/>
          <w:iCs/>
        </w:rPr>
        <w:t>input</w:t>
      </w:r>
      <w:r>
        <w:t xml:space="preserve"> dan menampilkan objek permainan, seperti </w:t>
      </w:r>
      <w:r>
        <w:rPr>
          <w:i/>
          <w:iCs/>
        </w:rPr>
        <w:t>cue ball</w:t>
      </w:r>
      <w:r>
        <w:t xml:space="preserve">, bola yang bernomor, dan </w:t>
      </w:r>
      <w:r>
        <w:rPr>
          <w:i/>
          <w:iCs/>
        </w:rPr>
        <w:t>pocket</w:t>
      </w:r>
      <w:r>
        <w:t>.</w:t>
      </w:r>
      <w:r w:rsidR="00726588">
        <w:t xml:space="preserve"> Hasil deteksi kemudian digunakan untuk membentuk area seperti areea </w:t>
      </w:r>
      <w:r w:rsidR="00726588">
        <w:rPr>
          <w:i/>
          <w:iCs/>
        </w:rPr>
        <w:t>pocket</w:t>
      </w:r>
      <w:r w:rsidR="00726588">
        <w:t xml:space="preserve"> dan </w:t>
      </w:r>
      <w:r w:rsidR="00726588">
        <w:rPr>
          <w:i/>
          <w:iCs/>
        </w:rPr>
        <w:t>rail zone</w:t>
      </w:r>
      <w:r w:rsidR="00726588">
        <w:t xml:space="preserve">, yang menadi </w:t>
      </w:r>
      <w:r w:rsidR="003801CA">
        <w:t>pembantu dalam proses deteksi pelanggaran.</w:t>
      </w:r>
      <w:r w:rsidR="00DC437C">
        <w:t xml:space="preserve"> Gambar 4.4.2 </w:t>
      </w:r>
      <w:r w:rsidR="00F957DE" w:rsidRPr="00F957DE">
        <w:t xml:space="preserve">menampilkan </w:t>
      </w:r>
      <w:r w:rsidR="00F957DE" w:rsidRPr="00E82331">
        <w:rPr>
          <w:i/>
          <w:iCs/>
        </w:rPr>
        <w:t>rail</w:t>
      </w:r>
      <w:r w:rsidR="00F957DE" w:rsidRPr="00F957DE">
        <w:t xml:space="preserve"> </w:t>
      </w:r>
      <w:r w:rsidR="00F957DE" w:rsidRPr="00E82331">
        <w:rPr>
          <w:i/>
          <w:iCs/>
        </w:rPr>
        <w:t>zone</w:t>
      </w:r>
      <w:r w:rsidR="00F957DE" w:rsidRPr="00F957DE">
        <w:t xml:space="preserve"> yang dibentuk dari titik tengah pocket dan digunakan sebagai area bantu untuk membaca kontak bola dengan sisi meja.</w:t>
      </w:r>
    </w:p>
    <w:p w14:paraId="02DB1547" w14:textId="77777777" w:rsidR="00F34F08" w:rsidRDefault="004A51F5" w:rsidP="00F34F08">
      <w:pPr>
        <w:keepNext/>
        <w:jc w:val="center"/>
      </w:pPr>
      <w:r w:rsidRPr="004A51F5">
        <w:lastRenderedPageBreak/>
        <w:drawing>
          <wp:inline distT="0" distB="0" distL="0" distR="0" wp14:anchorId="3AADFF38" wp14:editId="03B6DE63">
            <wp:extent cx="5731510" cy="32023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02305"/>
                    </a:xfrm>
                    <a:prstGeom prst="rect">
                      <a:avLst/>
                    </a:prstGeom>
                  </pic:spPr>
                </pic:pic>
              </a:graphicData>
            </a:graphic>
          </wp:inline>
        </w:drawing>
      </w:r>
    </w:p>
    <w:p w14:paraId="3A11D3D6" w14:textId="6ADBF90E" w:rsidR="005F1A0A" w:rsidRDefault="00F34F08" w:rsidP="00F34F08">
      <w:pPr>
        <w:pStyle w:val="CaptionGambarBabIII"/>
      </w:pPr>
      <w:bookmarkStart w:id="208" w:name="_Toc233121135"/>
      <w:r>
        <w:t xml:space="preserve">Gambar 4. </w:t>
      </w:r>
      <w:r>
        <w:fldChar w:fldCharType="begin"/>
      </w:r>
      <w:r>
        <w:instrText xml:space="preserve"> SEQ Gambar_4. \* ARABIC </w:instrText>
      </w:r>
      <w:r>
        <w:fldChar w:fldCharType="separate"/>
      </w:r>
      <w:r w:rsidR="004C1ED7">
        <w:t>2</w:t>
      </w:r>
      <w:r>
        <w:fldChar w:fldCharType="end"/>
      </w:r>
      <w:r>
        <w:t xml:space="preserve">. </w:t>
      </w:r>
      <w:r w:rsidRPr="00F34F08">
        <w:t>Tampilan area pembantu pada sistem</w:t>
      </w:r>
      <w:bookmarkEnd w:id="208"/>
    </w:p>
    <w:p w14:paraId="51DFFE07" w14:textId="77777777" w:rsidR="005F1A0A" w:rsidRDefault="005F1A0A" w:rsidP="00EF0D1E"/>
    <w:p w14:paraId="075C84DA" w14:textId="3C1BEAB8" w:rsidR="005F1A0A" w:rsidRPr="00DC4716" w:rsidRDefault="005F1A0A" w:rsidP="00EF0D1E">
      <w:r>
        <w:t xml:space="preserve">Sistem juga mampu menghubungkan posisi dan pergerakan bola dengan logika pelanggaran. Sistem dapat menampilkan status kejadian, mau itu </w:t>
      </w:r>
      <w:r>
        <w:rPr>
          <w:i/>
          <w:iCs/>
        </w:rPr>
        <w:t>foul</w:t>
      </w:r>
      <w:r>
        <w:t xml:space="preserve"> atau </w:t>
      </w:r>
      <w:r>
        <w:rPr>
          <w:i/>
          <w:iCs/>
        </w:rPr>
        <w:t>no foul</w:t>
      </w:r>
      <w:r>
        <w:t xml:space="preserve">, seperti </w:t>
      </w:r>
      <w:r>
        <w:rPr>
          <w:i/>
          <w:iCs/>
        </w:rPr>
        <w:t>cue ball scratch</w:t>
      </w:r>
      <w:r>
        <w:t xml:space="preserve">, </w:t>
      </w:r>
      <w:r w:rsidR="001E4F5C">
        <w:rPr>
          <w:i/>
          <w:iCs/>
        </w:rPr>
        <w:t>no legal ball hit</w:t>
      </w:r>
      <w:r>
        <w:t xml:space="preserve">, </w:t>
      </w:r>
      <w:r w:rsidRPr="00B5036F">
        <w:rPr>
          <w:i/>
          <w:iCs/>
        </w:rPr>
        <w:t>cue ball off field</w:t>
      </w:r>
      <w:r>
        <w:t xml:space="preserve">, dan </w:t>
      </w:r>
      <w:r w:rsidRPr="00B5036F">
        <w:rPr>
          <w:i/>
          <w:iCs/>
        </w:rPr>
        <w:t>no rail contact on shot</w:t>
      </w:r>
      <w:r>
        <w:t>.</w:t>
      </w:r>
      <w:r w:rsidR="00DC4716">
        <w:t xml:space="preserve"> </w:t>
      </w:r>
      <w:r w:rsidR="00DC4716" w:rsidRPr="00DC4716">
        <w:t xml:space="preserve">Gambar 4.4.3 menampilkan contoh </w:t>
      </w:r>
      <w:r w:rsidR="00DC4716" w:rsidRPr="00DC4716">
        <w:rPr>
          <w:i/>
          <w:iCs/>
        </w:rPr>
        <w:t>output</w:t>
      </w:r>
      <w:r w:rsidR="00DC4716" w:rsidRPr="00DC4716">
        <w:t xml:space="preserve"> ketika sistem berhasil mengidentifikasi salah satu jenis pelanggaran dan menampilkan status foul pada video.</w:t>
      </w:r>
      <w:r w:rsidR="00DC4716">
        <w:t xml:space="preserve"> Pelanggaran yang ditampilkan adalah </w:t>
      </w:r>
      <w:r w:rsidR="00DC4716">
        <w:rPr>
          <w:i/>
          <w:iCs/>
        </w:rPr>
        <w:t>no rail contact on shot</w:t>
      </w:r>
      <w:r w:rsidR="008D3A6B">
        <w:rPr>
          <w:i/>
          <w:iCs/>
        </w:rPr>
        <w:t xml:space="preserve"> </w:t>
      </w:r>
      <w:r w:rsidR="008D3A6B">
        <w:t xml:space="preserve">dan </w:t>
      </w:r>
      <w:r w:rsidR="006731E4">
        <w:rPr>
          <w:i/>
          <w:iCs/>
        </w:rPr>
        <w:t>no legal ball hit</w:t>
      </w:r>
      <w:r w:rsidR="00DC4716">
        <w:t>.</w:t>
      </w:r>
      <w:r w:rsidR="00DA4CAB">
        <w:t xml:space="preserve"> </w:t>
      </w:r>
      <w:r w:rsidR="00DA4CAB" w:rsidRPr="00DA4CAB">
        <w:t xml:space="preserve">Pada deteksi </w:t>
      </w:r>
      <w:r w:rsidR="00DA4CAB" w:rsidRPr="008532F4">
        <w:rPr>
          <w:i/>
          <w:iCs/>
        </w:rPr>
        <w:t>no</w:t>
      </w:r>
      <w:r w:rsidR="00DA4CAB" w:rsidRPr="00DA4CAB">
        <w:t xml:space="preserve"> </w:t>
      </w:r>
      <w:r w:rsidR="00DA4CAB" w:rsidRPr="008532F4">
        <w:rPr>
          <w:i/>
          <w:iCs/>
        </w:rPr>
        <w:t>legal</w:t>
      </w:r>
      <w:r w:rsidR="00DA4CAB" w:rsidRPr="00DA4CAB">
        <w:t xml:space="preserve"> </w:t>
      </w:r>
      <w:r w:rsidR="00DA4CAB" w:rsidRPr="008532F4">
        <w:rPr>
          <w:i/>
          <w:iCs/>
        </w:rPr>
        <w:t>hit</w:t>
      </w:r>
      <w:r w:rsidR="00DA4CAB" w:rsidRPr="00DA4CAB">
        <w:t xml:space="preserve">, sistem tidak hanya membaca tumpang tindih bounding box, tetapi juga memanfaatkan arah lintasan </w:t>
      </w:r>
      <w:r w:rsidR="00DA4CAB" w:rsidRPr="008532F4">
        <w:rPr>
          <w:i/>
          <w:iCs/>
        </w:rPr>
        <w:t>cue</w:t>
      </w:r>
      <w:r w:rsidR="00DA4CAB" w:rsidRPr="00DA4CAB">
        <w:t xml:space="preserve"> </w:t>
      </w:r>
      <w:r w:rsidR="00DA4CAB" w:rsidRPr="008532F4">
        <w:rPr>
          <w:i/>
          <w:iCs/>
        </w:rPr>
        <w:t>ball</w:t>
      </w:r>
      <w:r w:rsidR="00DA4CAB" w:rsidRPr="00DA4CAB">
        <w:t xml:space="preserve"> dan perubahan posisi </w:t>
      </w:r>
      <w:r w:rsidR="00DA4CAB" w:rsidRPr="008532F4">
        <w:rPr>
          <w:i/>
          <w:iCs/>
        </w:rPr>
        <w:t>object</w:t>
      </w:r>
      <w:r w:rsidR="00DA4CAB" w:rsidRPr="00DA4CAB">
        <w:t xml:space="preserve"> </w:t>
      </w:r>
      <w:r w:rsidR="00DA4CAB" w:rsidRPr="008532F4">
        <w:rPr>
          <w:i/>
          <w:iCs/>
        </w:rPr>
        <w:t>ball</w:t>
      </w:r>
      <w:r w:rsidR="00DA4CAB" w:rsidRPr="00DA4CAB">
        <w:t xml:space="preserve"> untuk memperkirakan bola pertama yang terkena.</w:t>
      </w:r>
    </w:p>
    <w:p w14:paraId="4ED6EDB3" w14:textId="77777777" w:rsidR="00F34F08" w:rsidRDefault="008D3A6B" w:rsidP="00F34F08">
      <w:pPr>
        <w:keepNext/>
        <w:jc w:val="center"/>
      </w:pPr>
      <w:r>
        <w:drawing>
          <wp:inline distT="0" distB="0" distL="0" distR="0" wp14:anchorId="44CDC1AE" wp14:editId="79B630A2">
            <wp:extent cx="4674870" cy="2591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157" t="5778" r="4213" b="13669"/>
                    <a:stretch/>
                  </pic:blipFill>
                  <pic:spPr bwMode="auto">
                    <a:xfrm>
                      <a:off x="0" y="0"/>
                      <a:ext cx="4675508" cy="2591813"/>
                    </a:xfrm>
                    <a:prstGeom prst="rect">
                      <a:avLst/>
                    </a:prstGeom>
                    <a:noFill/>
                    <a:ln>
                      <a:noFill/>
                    </a:ln>
                    <a:extLst>
                      <a:ext uri="{53640926-AAD7-44D8-BBD7-CCE9431645EC}">
                        <a14:shadowObscured xmlns:a14="http://schemas.microsoft.com/office/drawing/2010/main"/>
                      </a:ext>
                    </a:extLst>
                  </pic:spPr>
                </pic:pic>
              </a:graphicData>
            </a:graphic>
          </wp:inline>
        </w:drawing>
      </w:r>
    </w:p>
    <w:p w14:paraId="3A341530" w14:textId="0A1FC4A6" w:rsidR="00C403B8" w:rsidRDefault="00F34F08" w:rsidP="00F34F08">
      <w:pPr>
        <w:pStyle w:val="CaptionGambarBabIII"/>
      </w:pPr>
      <w:bookmarkStart w:id="209" w:name="_Toc233121136"/>
      <w:r>
        <w:t xml:space="preserve">Gambar 4. </w:t>
      </w:r>
      <w:r>
        <w:fldChar w:fldCharType="begin"/>
      </w:r>
      <w:r>
        <w:instrText xml:space="preserve"> SEQ Gambar_4. \* ARABIC </w:instrText>
      </w:r>
      <w:r>
        <w:fldChar w:fldCharType="separate"/>
      </w:r>
      <w:r w:rsidR="004C1ED7">
        <w:t>3</w:t>
      </w:r>
      <w:r>
        <w:fldChar w:fldCharType="end"/>
      </w:r>
      <w:r>
        <w:t xml:space="preserve">. </w:t>
      </w:r>
      <w:r w:rsidRPr="00F34F08">
        <w:t>Tampilan sistem saat mendeteksi pelanggaran</w:t>
      </w:r>
      <w:bookmarkEnd w:id="209"/>
    </w:p>
    <w:p w14:paraId="61115031" w14:textId="77777777" w:rsidR="002143A5" w:rsidRPr="005F1A0A" w:rsidRDefault="002143A5" w:rsidP="00EF0D1E"/>
    <w:p w14:paraId="2B3C4E31" w14:textId="505852EA" w:rsidR="00EF0D1E" w:rsidRPr="00141020" w:rsidRDefault="00EF0D1E" w:rsidP="007D3474">
      <w:pPr>
        <w:pStyle w:val="Heading2"/>
        <w:rPr>
          <w:b/>
          <w:bCs/>
        </w:rPr>
      </w:pPr>
      <w:bookmarkStart w:id="210" w:name="_Toc233121285"/>
      <w:r w:rsidRPr="00141020">
        <w:rPr>
          <w:b/>
          <w:bCs/>
        </w:rPr>
        <w:lastRenderedPageBreak/>
        <w:t>Hasil Pengujian Deteksi Pelanggaran</w:t>
      </w:r>
      <w:bookmarkEnd w:id="210"/>
    </w:p>
    <w:p w14:paraId="4B8CF87B" w14:textId="2801CDAE" w:rsidR="000103F6" w:rsidRDefault="00F6185B" w:rsidP="00E620CD">
      <w:r w:rsidRPr="00F6185B">
        <w:t xml:space="preserve">Pengujian sistem deteksi pelanggaran dilakukan untuk mengetahui kemampuan sistem dalam menentukan kejadian </w:t>
      </w:r>
      <w:r w:rsidRPr="000103F6">
        <w:rPr>
          <w:i/>
          <w:iCs/>
        </w:rPr>
        <w:t>foul</w:t>
      </w:r>
      <w:r w:rsidRPr="00F6185B">
        <w:t xml:space="preserve"> dan </w:t>
      </w:r>
      <w:r w:rsidRPr="000103F6">
        <w:rPr>
          <w:i/>
          <w:iCs/>
        </w:rPr>
        <w:t>non</w:t>
      </w:r>
      <w:r w:rsidRPr="00F6185B">
        <w:t>-</w:t>
      </w:r>
      <w:r w:rsidRPr="000103F6">
        <w:rPr>
          <w:i/>
          <w:iCs/>
        </w:rPr>
        <w:t>foul</w:t>
      </w:r>
      <w:r w:rsidRPr="00F6185B">
        <w:t xml:space="preserve"> pada video pengujian. Evaluasi dilakukan menggunakan 50 video, dengan pembagian 10 video untuk setiap kategori kejadian. Kategori yang diuji terdiri dari </w:t>
      </w:r>
      <w:r w:rsidRPr="009F3CA6">
        <w:rPr>
          <w:i/>
          <w:iCs/>
        </w:rPr>
        <w:t xml:space="preserve">no foul, low hit </w:t>
      </w:r>
      <w:r w:rsidRPr="00753C1F">
        <w:t>atau</w:t>
      </w:r>
      <w:r w:rsidRPr="009F3CA6">
        <w:rPr>
          <w:i/>
          <w:iCs/>
        </w:rPr>
        <w:t xml:space="preserve"> </w:t>
      </w:r>
      <w:r w:rsidR="00E965E2">
        <w:rPr>
          <w:i/>
          <w:iCs/>
        </w:rPr>
        <w:t>no legal hit</w:t>
      </w:r>
      <w:r w:rsidRPr="009F3CA6">
        <w:rPr>
          <w:i/>
          <w:iCs/>
        </w:rPr>
        <w:t>, no rail contact on shot, cue ball off field, dan cue ball scratch</w:t>
      </w:r>
      <w:r w:rsidRPr="00F6185B">
        <w:t>. Setiap hasil deteksi sistem dibandingkan dengan ground truth yang ditentukan secara manual berdasarkan isi video pengujian, sesuai dengan metode evaluasi yang telah dijelaskan pada Bab III</w:t>
      </w:r>
      <w:r w:rsidR="00E620CD">
        <w:t xml:space="preserve">. </w:t>
      </w:r>
      <w:r w:rsidR="000103F6" w:rsidRPr="000103F6">
        <w:t>Tabel 4.</w:t>
      </w:r>
      <w:r w:rsidR="0020665B">
        <w:t>5</w:t>
      </w:r>
      <w:r w:rsidR="000103F6" w:rsidRPr="000103F6">
        <w:t>.1 menunjukkan hasil pengujian sistem deteksi pelanggaran terhadap 50 video</w:t>
      </w:r>
      <w:r w:rsidR="00BA21FF">
        <w:t xml:space="preserve"> menggunakan Hailo accelerator.</w:t>
      </w:r>
    </w:p>
    <w:p w14:paraId="4B95FF87" w14:textId="13EEE60E" w:rsidR="00431607" w:rsidRDefault="00431607" w:rsidP="00E620CD"/>
    <w:p w14:paraId="2A1F5241" w14:textId="44CC8A5B" w:rsidR="00F34F08" w:rsidRDefault="00F34F08" w:rsidP="00B17EF4">
      <w:pPr>
        <w:pStyle w:val="CaptionGambarBabIII"/>
      </w:pPr>
      <w:bookmarkStart w:id="211" w:name="_Toc233121195"/>
      <w:r>
        <w:t xml:space="preserve">Tabel 4. </w:t>
      </w:r>
      <w:r>
        <w:fldChar w:fldCharType="begin"/>
      </w:r>
      <w:r>
        <w:instrText xml:space="preserve"> SEQ Tabel_4. \* ARABIC </w:instrText>
      </w:r>
      <w:r>
        <w:fldChar w:fldCharType="separate"/>
      </w:r>
      <w:r w:rsidR="004C1ED7">
        <w:t>6</w:t>
      </w:r>
      <w:r>
        <w:fldChar w:fldCharType="end"/>
      </w:r>
      <w:r w:rsidRPr="00F34F08">
        <w:t>. Hasil pengujian deteksi pelanggaran menggunakan model .hef</w:t>
      </w:r>
      <w:bookmarkEnd w:id="211"/>
    </w:p>
    <w:tbl>
      <w:tblPr>
        <w:tblStyle w:val="TableGrid"/>
        <w:tblW w:w="8905" w:type="dxa"/>
        <w:tblInd w:w="360" w:type="dxa"/>
        <w:tblLook w:val="04A0" w:firstRow="1" w:lastRow="0" w:firstColumn="1" w:lastColumn="0" w:noHBand="0" w:noVBand="1"/>
      </w:tblPr>
      <w:tblGrid>
        <w:gridCol w:w="2402"/>
        <w:gridCol w:w="1759"/>
        <w:gridCol w:w="1759"/>
        <w:gridCol w:w="1667"/>
        <w:gridCol w:w="1318"/>
      </w:tblGrid>
      <w:tr w:rsidR="00431607" w14:paraId="35D08A64" w14:textId="77777777" w:rsidTr="004A5F5C">
        <w:trPr>
          <w:trHeight w:val="475"/>
        </w:trPr>
        <w:tc>
          <w:tcPr>
            <w:tcW w:w="2402" w:type="dxa"/>
            <w:shd w:val="clear" w:color="auto" w:fill="F2F2F2" w:themeFill="background1" w:themeFillShade="F2"/>
            <w:vAlign w:val="center"/>
          </w:tcPr>
          <w:p w14:paraId="69070FBB" w14:textId="228E96B6" w:rsidR="00431607" w:rsidRPr="00431607" w:rsidRDefault="00431607" w:rsidP="00431607">
            <w:pPr>
              <w:ind w:left="0" w:firstLine="0"/>
              <w:jc w:val="left"/>
              <w:rPr>
                <w:b/>
                <w:bCs/>
              </w:rPr>
            </w:pPr>
            <w:r w:rsidRPr="00431607">
              <w:rPr>
                <w:b/>
                <w:bCs/>
              </w:rPr>
              <w:t>Kategori Pengujian</w:t>
            </w:r>
          </w:p>
        </w:tc>
        <w:tc>
          <w:tcPr>
            <w:tcW w:w="1759" w:type="dxa"/>
            <w:shd w:val="clear" w:color="auto" w:fill="F2F2F2" w:themeFill="background1" w:themeFillShade="F2"/>
            <w:vAlign w:val="center"/>
          </w:tcPr>
          <w:p w14:paraId="4EF36C9F" w14:textId="25A44D6B" w:rsidR="00431607" w:rsidRPr="00431607" w:rsidRDefault="00431607" w:rsidP="00431607">
            <w:pPr>
              <w:ind w:left="0" w:firstLine="0"/>
              <w:jc w:val="center"/>
              <w:rPr>
                <w:b/>
                <w:bCs/>
              </w:rPr>
            </w:pPr>
            <w:r w:rsidRPr="00431607">
              <w:rPr>
                <w:b/>
                <w:bCs/>
              </w:rPr>
              <w:t>Jumlah Video</w:t>
            </w:r>
          </w:p>
        </w:tc>
        <w:tc>
          <w:tcPr>
            <w:tcW w:w="1759" w:type="dxa"/>
            <w:shd w:val="clear" w:color="auto" w:fill="F2F2F2" w:themeFill="background1" w:themeFillShade="F2"/>
            <w:vAlign w:val="center"/>
          </w:tcPr>
          <w:p w14:paraId="6B9AFAFB" w14:textId="5083DCE7" w:rsidR="00431607" w:rsidRPr="00431607" w:rsidRDefault="00431607" w:rsidP="00431607">
            <w:pPr>
              <w:ind w:left="0" w:firstLine="0"/>
              <w:jc w:val="center"/>
              <w:rPr>
                <w:b/>
                <w:bCs/>
              </w:rPr>
            </w:pPr>
            <w:r w:rsidRPr="00431607">
              <w:rPr>
                <w:b/>
                <w:bCs/>
              </w:rPr>
              <w:t>Deteksi Benar</w:t>
            </w:r>
          </w:p>
        </w:tc>
        <w:tc>
          <w:tcPr>
            <w:tcW w:w="1667" w:type="dxa"/>
            <w:shd w:val="clear" w:color="auto" w:fill="F2F2F2" w:themeFill="background1" w:themeFillShade="F2"/>
            <w:vAlign w:val="center"/>
          </w:tcPr>
          <w:p w14:paraId="339B6C9D" w14:textId="1C1320BB" w:rsidR="00431607" w:rsidRPr="00431607" w:rsidRDefault="00431607" w:rsidP="00431607">
            <w:pPr>
              <w:ind w:left="0" w:firstLine="0"/>
              <w:jc w:val="center"/>
              <w:rPr>
                <w:b/>
                <w:bCs/>
              </w:rPr>
            </w:pPr>
            <w:r w:rsidRPr="00431607">
              <w:rPr>
                <w:b/>
                <w:bCs/>
              </w:rPr>
              <w:t>Deteksi Salah</w:t>
            </w:r>
          </w:p>
        </w:tc>
        <w:tc>
          <w:tcPr>
            <w:tcW w:w="1318" w:type="dxa"/>
            <w:shd w:val="clear" w:color="auto" w:fill="F2F2F2" w:themeFill="background1" w:themeFillShade="F2"/>
            <w:vAlign w:val="center"/>
          </w:tcPr>
          <w:p w14:paraId="6CA29F92" w14:textId="5A14CDE2" w:rsidR="00431607" w:rsidRPr="00431607" w:rsidRDefault="00431607" w:rsidP="00431607">
            <w:pPr>
              <w:ind w:left="0" w:firstLine="0"/>
              <w:jc w:val="center"/>
              <w:rPr>
                <w:b/>
                <w:bCs/>
              </w:rPr>
            </w:pPr>
            <w:r w:rsidRPr="00431607">
              <w:rPr>
                <w:b/>
                <w:bCs/>
              </w:rPr>
              <w:t>Akurasi</w:t>
            </w:r>
          </w:p>
        </w:tc>
      </w:tr>
      <w:tr w:rsidR="00431607" w14:paraId="60B102D3" w14:textId="77777777" w:rsidTr="004A5F5C">
        <w:trPr>
          <w:trHeight w:val="450"/>
        </w:trPr>
        <w:tc>
          <w:tcPr>
            <w:tcW w:w="2402" w:type="dxa"/>
          </w:tcPr>
          <w:p w14:paraId="1C59FCF7" w14:textId="2B85E07A" w:rsidR="00431607" w:rsidRDefault="00431607" w:rsidP="00E620CD">
            <w:pPr>
              <w:ind w:left="0" w:firstLine="0"/>
            </w:pPr>
            <w:r>
              <w:t>No foul</w:t>
            </w:r>
          </w:p>
        </w:tc>
        <w:tc>
          <w:tcPr>
            <w:tcW w:w="1759" w:type="dxa"/>
            <w:vAlign w:val="center"/>
          </w:tcPr>
          <w:p w14:paraId="434A5304" w14:textId="1DFC4B35" w:rsidR="00431607" w:rsidRDefault="00431607" w:rsidP="00431607">
            <w:pPr>
              <w:ind w:left="0" w:firstLine="0"/>
              <w:jc w:val="center"/>
            </w:pPr>
            <w:r>
              <w:t>10</w:t>
            </w:r>
          </w:p>
        </w:tc>
        <w:tc>
          <w:tcPr>
            <w:tcW w:w="1759" w:type="dxa"/>
            <w:vAlign w:val="center"/>
          </w:tcPr>
          <w:p w14:paraId="155F9EA4" w14:textId="146251D5" w:rsidR="00431607" w:rsidRDefault="00431607" w:rsidP="00431607">
            <w:pPr>
              <w:ind w:left="0" w:firstLine="0"/>
              <w:jc w:val="center"/>
            </w:pPr>
            <w:r>
              <w:t>8</w:t>
            </w:r>
          </w:p>
        </w:tc>
        <w:tc>
          <w:tcPr>
            <w:tcW w:w="1667" w:type="dxa"/>
            <w:vAlign w:val="center"/>
          </w:tcPr>
          <w:p w14:paraId="1055B96C" w14:textId="3FBEF2C2" w:rsidR="00431607" w:rsidRDefault="00431607" w:rsidP="00431607">
            <w:pPr>
              <w:ind w:left="0" w:firstLine="0"/>
              <w:jc w:val="center"/>
            </w:pPr>
            <w:r>
              <w:t>2</w:t>
            </w:r>
          </w:p>
        </w:tc>
        <w:tc>
          <w:tcPr>
            <w:tcW w:w="1318" w:type="dxa"/>
            <w:vAlign w:val="center"/>
          </w:tcPr>
          <w:p w14:paraId="43B70E6B" w14:textId="59523646" w:rsidR="00431607" w:rsidRDefault="00431607" w:rsidP="00431607">
            <w:pPr>
              <w:ind w:left="0" w:firstLine="0"/>
              <w:jc w:val="center"/>
            </w:pPr>
            <w:r>
              <w:t>80%</w:t>
            </w:r>
          </w:p>
        </w:tc>
      </w:tr>
      <w:tr w:rsidR="00431607" w14:paraId="4C1F834E" w14:textId="77777777" w:rsidTr="004A5F5C">
        <w:trPr>
          <w:trHeight w:val="475"/>
        </w:trPr>
        <w:tc>
          <w:tcPr>
            <w:tcW w:w="2402" w:type="dxa"/>
          </w:tcPr>
          <w:p w14:paraId="01C63E56" w14:textId="620BE719" w:rsidR="00431607" w:rsidRDefault="00186ADB" w:rsidP="00E620CD">
            <w:pPr>
              <w:ind w:left="0" w:firstLine="0"/>
            </w:pPr>
            <w:r>
              <w:t>No legal hit</w:t>
            </w:r>
          </w:p>
        </w:tc>
        <w:tc>
          <w:tcPr>
            <w:tcW w:w="1759" w:type="dxa"/>
            <w:vAlign w:val="center"/>
          </w:tcPr>
          <w:p w14:paraId="2D520903" w14:textId="466D837C" w:rsidR="00431607" w:rsidRDefault="00431607" w:rsidP="00431607">
            <w:pPr>
              <w:ind w:left="0" w:firstLine="0"/>
              <w:jc w:val="center"/>
            </w:pPr>
            <w:r>
              <w:t>10</w:t>
            </w:r>
          </w:p>
        </w:tc>
        <w:tc>
          <w:tcPr>
            <w:tcW w:w="1759" w:type="dxa"/>
            <w:vAlign w:val="center"/>
          </w:tcPr>
          <w:p w14:paraId="3F309288" w14:textId="1AEA1633" w:rsidR="00431607" w:rsidRDefault="00431607" w:rsidP="00431607">
            <w:pPr>
              <w:ind w:left="0" w:firstLine="0"/>
              <w:jc w:val="center"/>
            </w:pPr>
            <w:r>
              <w:t>8</w:t>
            </w:r>
          </w:p>
        </w:tc>
        <w:tc>
          <w:tcPr>
            <w:tcW w:w="1667" w:type="dxa"/>
            <w:vAlign w:val="center"/>
          </w:tcPr>
          <w:p w14:paraId="45723F1A" w14:textId="1B73E168" w:rsidR="00431607" w:rsidRDefault="00431607" w:rsidP="00431607">
            <w:pPr>
              <w:ind w:left="0" w:firstLine="0"/>
              <w:jc w:val="center"/>
            </w:pPr>
            <w:r>
              <w:t>2</w:t>
            </w:r>
          </w:p>
        </w:tc>
        <w:tc>
          <w:tcPr>
            <w:tcW w:w="1318" w:type="dxa"/>
            <w:vAlign w:val="center"/>
          </w:tcPr>
          <w:p w14:paraId="4AEB9E2A" w14:textId="2274A5D0" w:rsidR="00431607" w:rsidRDefault="00431607" w:rsidP="00431607">
            <w:pPr>
              <w:ind w:left="0" w:firstLine="0"/>
              <w:jc w:val="center"/>
            </w:pPr>
            <w:r>
              <w:t>80%</w:t>
            </w:r>
          </w:p>
        </w:tc>
      </w:tr>
      <w:tr w:rsidR="00431607" w14:paraId="6EC72DD3" w14:textId="77777777" w:rsidTr="004A5F5C">
        <w:trPr>
          <w:trHeight w:val="927"/>
        </w:trPr>
        <w:tc>
          <w:tcPr>
            <w:tcW w:w="2402" w:type="dxa"/>
          </w:tcPr>
          <w:p w14:paraId="6FFD1D33" w14:textId="1327E683" w:rsidR="00431607" w:rsidRDefault="00431607" w:rsidP="00E620CD">
            <w:pPr>
              <w:ind w:left="0" w:firstLine="0"/>
            </w:pPr>
            <w:r>
              <w:t>No rail contact on shot</w:t>
            </w:r>
          </w:p>
        </w:tc>
        <w:tc>
          <w:tcPr>
            <w:tcW w:w="1759" w:type="dxa"/>
            <w:vAlign w:val="center"/>
          </w:tcPr>
          <w:p w14:paraId="5C5633DF" w14:textId="0130B7B2" w:rsidR="00431607" w:rsidRDefault="00431607" w:rsidP="00431607">
            <w:pPr>
              <w:ind w:left="0" w:firstLine="0"/>
              <w:jc w:val="center"/>
            </w:pPr>
            <w:r>
              <w:t>10</w:t>
            </w:r>
          </w:p>
        </w:tc>
        <w:tc>
          <w:tcPr>
            <w:tcW w:w="1759" w:type="dxa"/>
            <w:vAlign w:val="center"/>
          </w:tcPr>
          <w:p w14:paraId="7210E613" w14:textId="21625063" w:rsidR="00431607" w:rsidRDefault="00431607" w:rsidP="00431607">
            <w:pPr>
              <w:ind w:left="0" w:firstLine="0"/>
              <w:jc w:val="center"/>
            </w:pPr>
            <w:r>
              <w:t>9</w:t>
            </w:r>
          </w:p>
        </w:tc>
        <w:tc>
          <w:tcPr>
            <w:tcW w:w="1667" w:type="dxa"/>
            <w:vAlign w:val="center"/>
          </w:tcPr>
          <w:p w14:paraId="0D574E9B" w14:textId="479B1FF5" w:rsidR="00431607" w:rsidRDefault="00431607" w:rsidP="00431607">
            <w:pPr>
              <w:ind w:left="0" w:firstLine="0"/>
              <w:jc w:val="center"/>
            </w:pPr>
            <w:r>
              <w:t>1</w:t>
            </w:r>
          </w:p>
        </w:tc>
        <w:tc>
          <w:tcPr>
            <w:tcW w:w="1318" w:type="dxa"/>
            <w:vAlign w:val="center"/>
          </w:tcPr>
          <w:p w14:paraId="696F52C5" w14:textId="183212D6" w:rsidR="00431607" w:rsidRDefault="00431607" w:rsidP="00431607">
            <w:pPr>
              <w:ind w:left="0" w:firstLine="0"/>
              <w:jc w:val="center"/>
            </w:pPr>
            <w:r>
              <w:t>90%</w:t>
            </w:r>
          </w:p>
        </w:tc>
      </w:tr>
      <w:tr w:rsidR="00431607" w14:paraId="165BB3E3" w14:textId="77777777" w:rsidTr="004A5F5C">
        <w:trPr>
          <w:trHeight w:val="475"/>
        </w:trPr>
        <w:tc>
          <w:tcPr>
            <w:tcW w:w="2402" w:type="dxa"/>
          </w:tcPr>
          <w:p w14:paraId="6A35E4D2" w14:textId="06A0EB4C" w:rsidR="00431607" w:rsidRDefault="00431607" w:rsidP="00E620CD">
            <w:pPr>
              <w:ind w:left="0" w:firstLine="0"/>
            </w:pPr>
            <w:r>
              <w:t>Cue ball off field</w:t>
            </w:r>
          </w:p>
        </w:tc>
        <w:tc>
          <w:tcPr>
            <w:tcW w:w="1759" w:type="dxa"/>
            <w:vAlign w:val="center"/>
          </w:tcPr>
          <w:p w14:paraId="30983F28" w14:textId="3E7F56D3" w:rsidR="00431607" w:rsidRDefault="00431607" w:rsidP="00431607">
            <w:pPr>
              <w:ind w:left="0" w:firstLine="0"/>
              <w:jc w:val="center"/>
            </w:pPr>
            <w:r>
              <w:t>10</w:t>
            </w:r>
          </w:p>
        </w:tc>
        <w:tc>
          <w:tcPr>
            <w:tcW w:w="1759" w:type="dxa"/>
            <w:vAlign w:val="center"/>
          </w:tcPr>
          <w:p w14:paraId="5BBBA677" w14:textId="06A6CADD" w:rsidR="00431607" w:rsidRDefault="00431607" w:rsidP="00431607">
            <w:pPr>
              <w:ind w:left="0" w:firstLine="0"/>
              <w:jc w:val="center"/>
            </w:pPr>
            <w:r>
              <w:t>10</w:t>
            </w:r>
          </w:p>
        </w:tc>
        <w:tc>
          <w:tcPr>
            <w:tcW w:w="1667" w:type="dxa"/>
            <w:vAlign w:val="center"/>
          </w:tcPr>
          <w:p w14:paraId="48EE0144" w14:textId="2525D74B" w:rsidR="00431607" w:rsidRDefault="00431607" w:rsidP="00431607">
            <w:pPr>
              <w:ind w:left="0" w:firstLine="0"/>
              <w:jc w:val="center"/>
            </w:pPr>
            <w:r>
              <w:t>0</w:t>
            </w:r>
          </w:p>
        </w:tc>
        <w:tc>
          <w:tcPr>
            <w:tcW w:w="1318" w:type="dxa"/>
            <w:vAlign w:val="center"/>
          </w:tcPr>
          <w:p w14:paraId="6DB365F7" w14:textId="0CC65C98" w:rsidR="00431607" w:rsidRDefault="00431607" w:rsidP="00431607">
            <w:pPr>
              <w:ind w:left="0" w:firstLine="0"/>
              <w:jc w:val="center"/>
            </w:pPr>
            <w:r>
              <w:t>100%</w:t>
            </w:r>
          </w:p>
        </w:tc>
      </w:tr>
      <w:tr w:rsidR="00431607" w14:paraId="5F38B2CA" w14:textId="77777777" w:rsidTr="004A5F5C">
        <w:trPr>
          <w:trHeight w:val="450"/>
        </w:trPr>
        <w:tc>
          <w:tcPr>
            <w:tcW w:w="2402" w:type="dxa"/>
          </w:tcPr>
          <w:p w14:paraId="5710C861" w14:textId="4EB7FCD6" w:rsidR="00431607" w:rsidRDefault="00431607" w:rsidP="00E620CD">
            <w:pPr>
              <w:ind w:left="0" w:firstLine="0"/>
            </w:pPr>
            <w:r>
              <w:t>Cue ball scratch</w:t>
            </w:r>
          </w:p>
        </w:tc>
        <w:tc>
          <w:tcPr>
            <w:tcW w:w="1759" w:type="dxa"/>
            <w:vAlign w:val="center"/>
          </w:tcPr>
          <w:p w14:paraId="39E424EE" w14:textId="4F7F14C0" w:rsidR="00431607" w:rsidRDefault="00431607" w:rsidP="00431607">
            <w:pPr>
              <w:ind w:left="0" w:firstLine="0"/>
              <w:jc w:val="center"/>
            </w:pPr>
            <w:r>
              <w:t>10</w:t>
            </w:r>
          </w:p>
        </w:tc>
        <w:tc>
          <w:tcPr>
            <w:tcW w:w="1759" w:type="dxa"/>
            <w:vAlign w:val="center"/>
          </w:tcPr>
          <w:p w14:paraId="00698353" w14:textId="47C13269" w:rsidR="00431607" w:rsidRDefault="00431607" w:rsidP="00431607">
            <w:pPr>
              <w:ind w:left="0" w:firstLine="0"/>
              <w:jc w:val="center"/>
            </w:pPr>
            <w:r>
              <w:t>7</w:t>
            </w:r>
          </w:p>
        </w:tc>
        <w:tc>
          <w:tcPr>
            <w:tcW w:w="1667" w:type="dxa"/>
            <w:vAlign w:val="center"/>
          </w:tcPr>
          <w:p w14:paraId="6ADFB7DA" w14:textId="37C11131" w:rsidR="00431607" w:rsidRDefault="00431607" w:rsidP="00431607">
            <w:pPr>
              <w:ind w:left="0" w:firstLine="0"/>
              <w:jc w:val="center"/>
            </w:pPr>
            <w:r>
              <w:t>3</w:t>
            </w:r>
          </w:p>
        </w:tc>
        <w:tc>
          <w:tcPr>
            <w:tcW w:w="1318" w:type="dxa"/>
            <w:vAlign w:val="center"/>
          </w:tcPr>
          <w:p w14:paraId="239D28F3" w14:textId="051D8316" w:rsidR="00431607" w:rsidRDefault="00431607" w:rsidP="00431607">
            <w:pPr>
              <w:ind w:left="0" w:firstLine="0"/>
              <w:jc w:val="center"/>
            </w:pPr>
            <w:r>
              <w:t>70%</w:t>
            </w:r>
          </w:p>
        </w:tc>
      </w:tr>
      <w:tr w:rsidR="00431607" w14:paraId="1067A2F9" w14:textId="77777777" w:rsidTr="004A5F5C">
        <w:trPr>
          <w:trHeight w:val="450"/>
        </w:trPr>
        <w:tc>
          <w:tcPr>
            <w:tcW w:w="2402" w:type="dxa"/>
          </w:tcPr>
          <w:p w14:paraId="1D2FD849" w14:textId="6015FDC5" w:rsidR="00431607" w:rsidRDefault="00431607" w:rsidP="00E620CD">
            <w:pPr>
              <w:ind w:left="0" w:firstLine="0"/>
            </w:pPr>
            <w:r>
              <w:t>Total</w:t>
            </w:r>
          </w:p>
        </w:tc>
        <w:tc>
          <w:tcPr>
            <w:tcW w:w="1759" w:type="dxa"/>
            <w:vAlign w:val="center"/>
          </w:tcPr>
          <w:p w14:paraId="4F892762" w14:textId="5135B4B5" w:rsidR="00431607" w:rsidRDefault="00431607" w:rsidP="00431607">
            <w:pPr>
              <w:ind w:left="0" w:firstLine="0"/>
              <w:jc w:val="center"/>
            </w:pPr>
            <w:r>
              <w:t>50</w:t>
            </w:r>
          </w:p>
        </w:tc>
        <w:tc>
          <w:tcPr>
            <w:tcW w:w="1759" w:type="dxa"/>
            <w:vAlign w:val="center"/>
          </w:tcPr>
          <w:p w14:paraId="5BB8C3A6" w14:textId="7C46B5F2" w:rsidR="00431607" w:rsidRDefault="00431607" w:rsidP="00431607">
            <w:pPr>
              <w:ind w:left="0" w:firstLine="0"/>
              <w:jc w:val="center"/>
            </w:pPr>
            <w:r>
              <w:t>42</w:t>
            </w:r>
          </w:p>
        </w:tc>
        <w:tc>
          <w:tcPr>
            <w:tcW w:w="1667" w:type="dxa"/>
            <w:vAlign w:val="center"/>
          </w:tcPr>
          <w:p w14:paraId="5A36AA78" w14:textId="04BD6071" w:rsidR="00431607" w:rsidRDefault="00431607" w:rsidP="00431607">
            <w:pPr>
              <w:ind w:left="0" w:firstLine="0"/>
              <w:jc w:val="center"/>
            </w:pPr>
            <w:r>
              <w:t>8</w:t>
            </w:r>
          </w:p>
        </w:tc>
        <w:tc>
          <w:tcPr>
            <w:tcW w:w="1318" w:type="dxa"/>
            <w:vAlign w:val="center"/>
          </w:tcPr>
          <w:p w14:paraId="7E369E66" w14:textId="0181B27B" w:rsidR="00431607" w:rsidRDefault="00431607" w:rsidP="00431607">
            <w:pPr>
              <w:ind w:left="0" w:firstLine="0"/>
              <w:jc w:val="center"/>
            </w:pPr>
            <w:r>
              <w:t>84%</w:t>
            </w:r>
          </w:p>
        </w:tc>
      </w:tr>
    </w:tbl>
    <w:p w14:paraId="5E58DCEE" w14:textId="1D6D918E" w:rsidR="006F40A3" w:rsidRDefault="006F40A3" w:rsidP="00E620CD"/>
    <w:p w14:paraId="0F75C968" w14:textId="34BC65EF" w:rsidR="009A710B" w:rsidRDefault="009A710B" w:rsidP="00E620CD"/>
    <w:p w14:paraId="14468855" w14:textId="1576568B" w:rsidR="00B17EF4" w:rsidRDefault="00B17EF4" w:rsidP="00B17EF4">
      <w:pPr>
        <w:pStyle w:val="CaptionGambarBabIII"/>
      </w:pPr>
      <w:bookmarkStart w:id="212" w:name="_Toc233121196"/>
      <w:r>
        <w:t xml:space="preserve">Tabel 4. </w:t>
      </w:r>
      <w:r>
        <w:fldChar w:fldCharType="begin"/>
      </w:r>
      <w:r>
        <w:instrText xml:space="preserve"> SEQ Tabel_4. \* ARABIC </w:instrText>
      </w:r>
      <w:r>
        <w:fldChar w:fldCharType="separate"/>
      </w:r>
      <w:r w:rsidR="004C1ED7">
        <w:t>7</w:t>
      </w:r>
      <w:r>
        <w:fldChar w:fldCharType="end"/>
      </w:r>
      <w:r>
        <w:t xml:space="preserve">. </w:t>
      </w:r>
      <w:r w:rsidRPr="00B17EF4">
        <w:t>Hasil pengujian deteksi mengugnakan model .pt</w:t>
      </w:r>
      <w:bookmarkEnd w:id="212"/>
    </w:p>
    <w:tbl>
      <w:tblPr>
        <w:tblStyle w:val="TableGrid"/>
        <w:tblW w:w="8705" w:type="dxa"/>
        <w:tblInd w:w="360" w:type="dxa"/>
        <w:tblLook w:val="04A0" w:firstRow="1" w:lastRow="0" w:firstColumn="1" w:lastColumn="0" w:noHBand="0" w:noVBand="1"/>
      </w:tblPr>
      <w:tblGrid>
        <w:gridCol w:w="2348"/>
        <w:gridCol w:w="1720"/>
        <w:gridCol w:w="1720"/>
        <w:gridCol w:w="1629"/>
        <w:gridCol w:w="1288"/>
      </w:tblGrid>
      <w:tr w:rsidR="009A710B" w14:paraId="00C6BDCE" w14:textId="77777777" w:rsidTr="004A5F5C">
        <w:trPr>
          <w:trHeight w:val="459"/>
        </w:trPr>
        <w:tc>
          <w:tcPr>
            <w:tcW w:w="2348" w:type="dxa"/>
            <w:shd w:val="clear" w:color="auto" w:fill="F2F2F2" w:themeFill="background1" w:themeFillShade="F2"/>
            <w:vAlign w:val="center"/>
          </w:tcPr>
          <w:p w14:paraId="701C4BAE" w14:textId="77777777" w:rsidR="009A710B" w:rsidRPr="00431607" w:rsidRDefault="009A710B" w:rsidP="004703DD">
            <w:pPr>
              <w:ind w:left="0" w:firstLine="0"/>
              <w:jc w:val="left"/>
              <w:rPr>
                <w:b/>
                <w:bCs/>
              </w:rPr>
            </w:pPr>
            <w:r w:rsidRPr="00431607">
              <w:rPr>
                <w:b/>
                <w:bCs/>
              </w:rPr>
              <w:t>Kategori Pengujian</w:t>
            </w:r>
          </w:p>
        </w:tc>
        <w:tc>
          <w:tcPr>
            <w:tcW w:w="1720" w:type="dxa"/>
            <w:shd w:val="clear" w:color="auto" w:fill="F2F2F2" w:themeFill="background1" w:themeFillShade="F2"/>
            <w:vAlign w:val="center"/>
          </w:tcPr>
          <w:p w14:paraId="08904AC6" w14:textId="77777777" w:rsidR="009A710B" w:rsidRPr="00431607" w:rsidRDefault="009A710B" w:rsidP="004703DD">
            <w:pPr>
              <w:ind w:left="0" w:firstLine="0"/>
              <w:jc w:val="center"/>
              <w:rPr>
                <w:b/>
                <w:bCs/>
              </w:rPr>
            </w:pPr>
            <w:r w:rsidRPr="00431607">
              <w:rPr>
                <w:b/>
                <w:bCs/>
              </w:rPr>
              <w:t>Jumlah Video</w:t>
            </w:r>
          </w:p>
        </w:tc>
        <w:tc>
          <w:tcPr>
            <w:tcW w:w="1720" w:type="dxa"/>
            <w:shd w:val="clear" w:color="auto" w:fill="F2F2F2" w:themeFill="background1" w:themeFillShade="F2"/>
            <w:vAlign w:val="center"/>
          </w:tcPr>
          <w:p w14:paraId="22914B73" w14:textId="77777777" w:rsidR="009A710B" w:rsidRPr="00431607" w:rsidRDefault="009A710B" w:rsidP="004703DD">
            <w:pPr>
              <w:ind w:left="0" w:firstLine="0"/>
              <w:jc w:val="center"/>
              <w:rPr>
                <w:b/>
                <w:bCs/>
              </w:rPr>
            </w:pPr>
            <w:r w:rsidRPr="00431607">
              <w:rPr>
                <w:b/>
                <w:bCs/>
              </w:rPr>
              <w:t>Deteksi Benar</w:t>
            </w:r>
          </w:p>
        </w:tc>
        <w:tc>
          <w:tcPr>
            <w:tcW w:w="1629" w:type="dxa"/>
            <w:shd w:val="clear" w:color="auto" w:fill="F2F2F2" w:themeFill="background1" w:themeFillShade="F2"/>
            <w:vAlign w:val="center"/>
          </w:tcPr>
          <w:p w14:paraId="3B083320" w14:textId="77777777" w:rsidR="009A710B" w:rsidRPr="00431607" w:rsidRDefault="009A710B" w:rsidP="004703DD">
            <w:pPr>
              <w:ind w:left="0" w:firstLine="0"/>
              <w:jc w:val="center"/>
              <w:rPr>
                <w:b/>
                <w:bCs/>
              </w:rPr>
            </w:pPr>
            <w:r w:rsidRPr="00431607">
              <w:rPr>
                <w:b/>
                <w:bCs/>
              </w:rPr>
              <w:t>Deteksi Salah</w:t>
            </w:r>
          </w:p>
        </w:tc>
        <w:tc>
          <w:tcPr>
            <w:tcW w:w="1288" w:type="dxa"/>
            <w:shd w:val="clear" w:color="auto" w:fill="F2F2F2" w:themeFill="background1" w:themeFillShade="F2"/>
            <w:vAlign w:val="center"/>
          </w:tcPr>
          <w:p w14:paraId="449E1CE1" w14:textId="77777777" w:rsidR="009A710B" w:rsidRPr="00431607" w:rsidRDefault="009A710B" w:rsidP="004703DD">
            <w:pPr>
              <w:ind w:left="0" w:firstLine="0"/>
              <w:jc w:val="center"/>
              <w:rPr>
                <w:b/>
                <w:bCs/>
              </w:rPr>
            </w:pPr>
            <w:r w:rsidRPr="00431607">
              <w:rPr>
                <w:b/>
                <w:bCs/>
              </w:rPr>
              <w:t>Akurasi</w:t>
            </w:r>
          </w:p>
        </w:tc>
      </w:tr>
      <w:tr w:rsidR="009A710B" w14:paraId="1101FB30" w14:textId="77777777" w:rsidTr="004A5F5C">
        <w:trPr>
          <w:trHeight w:val="434"/>
        </w:trPr>
        <w:tc>
          <w:tcPr>
            <w:tcW w:w="2348" w:type="dxa"/>
          </w:tcPr>
          <w:p w14:paraId="636C480C" w14:textId="77777777" w:rsidR="009A710B" w:rsidRDefault="009A710B" w:rsidP="004703DD">
            <w:pPr>
              <w:ind w:left="0" w:firstLine="0"/>
            </w:pPr>
            <w:r>
              <w:t>No foul</w:t>
            </w:r>
          </w:p>
        </w:tc>
        <w:tc>
          <w:tcPr>
            <w:tcW w:w="1720" w:type="dxa"/>
            <w:vAlign w:val="center"/>
          </w:tcPr>
          <w:p w14:paraId="4C14E7C0" w14:textId="77777777" w:rsidR="009A710B" w:rsidRDefault="009A710B" w:rsidP="004703DD">
            <w:pPr>
              <w:ind w:left="0" w:firstLine="0"/>
              <w:jc w:val="center"/>
            </w:pPr>
            <w:r>
              <w:t>10</w:t>
            </w:r>
          </w:p>
        </w:tc>
        <w:tc>
          <w:tcPr>
            <w:tcW w:w="1720" w:type="dxa"/>
            <w:vAlign w:val="center"/>
          </w:tcPr>
          <w:p w14:paraId="590B8B90" w14:textId="7F153153" w:rsidR="009A710B" w:rsidRDefault="002F79F9" w:rsidP="004703DD">
            <w:pPr>
              <w:ind w:left="0" w:firstLine="0"/>
              <w:jc w:val="center"/>
            </w:pPr>
            <w:r>
              <w:t>9</w:t>
            </w:r>
          </w:p>
        </w:tc>
        <w:tc>
          <w:tcPr>
            <w:tcW w:w="1629" w:type="dxa"/>
            <w:vAlign w:val="center"/>
          </w:tcPr>
          <w:p w14:paraId="2AF5F2D9" w14:textId="0F283AB0" w:rsidR="009A710B" w:rsidRDefault="00D27506" w:rsidP="004703DD">
            <w:pPr>
              <w:ind w:left="0" w:firstLine="0"/>
              <w:jc w:val="center"/>
            </w:pPr>
            <w:r>
              <w:t>1</w:t>
            </w:r>
          </w:p>
        </w:tc>
        <w:tc>
          <w:tcPr>
            <w:tcW w:w="1288" w:type="dxa"/>
            <w:vAlign w:val="center"/>
          </w:tcPr>
          <w:p w14:paraId="38723903" w14:textId="7B4154BF" w:rsidR="009A710B" w:rsidRDefault="00D51BEC" w:rsidP="004703DD">
            <w:pPr>
              <w:ind w:left="0" w:firstLine="0"/>
              <w:jc w:val="center"/>
            </w:pPr>
            <w:r>
              <w:t>9</w:t>
            </w:r>
            <w:r w:rsidR="009A710B">
              <w:t>0%</w:t>
            </w:r>
          </w:p>
        </w:tc>
      </w:tr>
      <w:tr w:rsidR="009A710B" w14:paraId="367DDE5F" w14:textId="77777777" w:rsidTr="004A5F5C">
        <w:trPr>
          <w:trHeight w:val="459"/>
        </w:trPr>
        <w:tc>
          <w:tcPr>
            <w:tcW w:w="2348" w:type="dxa"/>
          </w:tcPr>
          <w:p w14:paraId="140E24C6" w14:textId="77777777" w:rsidR="009A710B" w:rsidRDefault="009A710B" w:rsidP="004703DD">
            <w:pPr>
              <w:ind w:left="0" w:firstLine="0"/>
            </w:pPr>
            <w:r>
              <w:t>No legal hit</w:t>
            </w:r>
          </w:p>
        </w:tc>
        <w:tc>
          <w:tcPr>
            <w:tcW w:w="1720" w:type="dxa"/>
            <w:vAlign w:val="center"/>
          </w:tcPr>
          <w:p w14:paraId="7DA58C94" w14:textId="77777777" w:rsidR="009A710B" w:rsidRDefault="009A710B" w:rsidP="004703DD">
            <w:pPr>
              <w:ind w:left="0" w:firstLine="0"/>
              <w:jc w:val="center"/>
            </w:pPr>
            <w:r>
              <w:t>10</w:t>
            </w:r>
          </w:p>
        </w:tc>
        <w:tc>
          <w:tcPr>
            <w:tcW w:w="1720" w:type="dxa"/>
            <w:vAlign w:val="center"/>
          </w:tcPr>
          <w:p w14:paraId="530F0300" w14:textId="77777777" w:rsidR="009A710B" w:rsidRDefault="009A710B" w:rsidP="004703DD">
            <w:pPr>
              <w:ind w:left="0" w:firstLine="0"/>
              <w:jc w:val="center"/>
            </w:pPr>
            <w:r>
              <w:t>8</w:t>
            </w:r>
          </w:p>
        </w:tc>
        <w:tc>
          <w:tcPr>
            <w:tcW w:w="1629" w:type="dxa"/>
            <w:vAlign w:val="center"/>
          </w:tcPr>
          <w:p w14:paraId="01F2ECF2" w14:textId="77777777" w:rsidR="009A710B" w:rsidRDefault="009A710B" w:rsidP="004703DD">
            <w:pPr>
              <w:ind w:left="0" w:firstLine="0"/>
              <w:jc w:val="center"/>
            </w:pPr>
            <w:r>
              <w:t>2</w:t>
            </w:r>
          </w:p>
        </w:tc>
        <w:tc>
          <w:tcPr>
            <w:tcW w:w="1288" w:type="dxa"/>
            <w:vAlign w:val="center"/>
          </w:tcPr>
          <w:p w14:paraId="5F78C080" w14:textId="77777777" w:rsidR="009A710B" w:rsidRDefault="009A710B" w:rsidP="004703DD">
            <w:pPr>
              <w:ind w:left="0" w:firstLine="0"/>
              <w:jc w:val="center"/>
            </w:pPr>
            <w:r>
              <w:t>80%</w:t>
            </w:r>
          </w:p>
        </w:tc>
      </w:tr>
      <w:tr w:rsidR="009A710B" w14:paraId="468C326E" w14:textId="77777777" w:rsidTr="004A5F5C">
        <w:trPr>
          <w:trHeight w:val="895"/>
        </w:trPr>
        <w:tc>
          <w:tcPr>
            <w:tcW w:w="2348" w:type="dxa"/>
          </w:tcPr>
          <w:p w14:paraId="15C8B443" w14:textId="77777777" w:rsidR="009A710B" w:rsidRDefault="009A710B" w:rsidP="004703DD">
            <w:pPr>
              <w:ind w:left="0" w:firstLine="0"/>
            </w:pPr>
            <w:r>
              <w:t>No rail contact on shot</w:t>
            </w:r>
          </w:p>
        </w:tc>
        <w:tc>
          <w:tcPr>
            <w:tcW w:w="1720" w:type="dxa"/>
            <w:vAlign w:val="center"/>
          </w:tcPr>
          <w:p w14:paraId="4FB82855" w14:textId="77777777" w:rsidR="009A710B" w:rsidRDefault="009A710B" w:rsidP="004703DD">
            <w:pPr>
              <w:ind w:left="0" w:firstLine="0"/>
              <w:jc w:val="center"/>
            </w:pPr>
            <w:r>
              <w:t>10</w:t>
            </w:r>
          </w:p>
        </w:tc>
        <w:tc>
          <w:tcPr>
            <w:tcW w:w="1720" w:type="dxa"/>
            <w:vAlign w:val="center"/>
          </w:tcPr>
          <w:p w14:paraId="66F03558" w14:textId="4EDA8274" w:rsidR="009A710B" w:rsidRDefault="002F79F9" w:rsidP="004703DD">
            <w:pPr>
              <w:ind w:left="0" w:firstLine="0"/>
              <w:jc w:val="center"/>
            </w:pPr>
            <w:r>
              <w:t>10</w:t>
            </w:r>
          </w:p>
        </w:tc>
        <w:tc>
          <w:tcPr>
            <w:tcW w:w="1629" w:type="dxa"/>
            <w:vAlign w:val="center"/>
          </w:tcPr>
          <w:p w14:paraId="283B6376" w14:textId="25069F7E" w:rsidR="009A710B" w:rsidRDefault="00D27506" w:rsidP="004703DD">
            <w:pPr>
              <w:ind w:left="0" w:firstLine="0"/>
              <w:jc w:val="center"/>
            </w:pPr>
            <w:r>
              <w:t>0</w:t>
            </w:r>
          </w:p>
        </w:tc>
        <w:tc>
          <w:tcPr>
            <w:tcW w:w="1288" w:type="dxa"/>
            <w:vAlign w:val="center"/>
          </w:tcPr>
          <w:p w14:paraId="09636E54" w14:textId="6FE51F2B" w:rsidR="009A710B" w:rsidRDefault="00D51BEC" w:rsidP="004703DD">
            <w:pPr>
              <w:ind w:left="0" w:firstLine="0"/>
              <w:jc w:val="center"/>
            </w:pPr>
            <w:r>
              <w:t>10</w:t>
            </w:r>
            <w:r w:rsidR="009A710B">
              <w:t>0%</w:t>
            </w:r>
          </w:p>
        </w:tc>
      </w:tr>
      <w:tr w:rsidR="009A710B" w14:paraId="28404464" w14:textId="77777777" w:rsidTr="004A5F5C">
        <w:trPr>
          <w:trHeight w:val="459"/>
        </w:trPr>
        <w:tc>
          <w:tcPr>
            <w:tcW w:w="2348" w:type="dxa"/>
          </w:tcPr>
          <w:p w14:paraId="0B777C5B" w14:textId="77777777" w:rsidR="009A710B" w:rsidRDefault="009A710B" w:rsidP="004703DD">
            <w:pPr>
              <w:ind w:left="0" w:firstLine="0"/>
            </w:pPr>
            <w:r>
              <w:t>Cue ball off field</w:t>
            </w:r>
          </w:p>
        </w:tc>
        <w:tc>
          <w:tcPr>
            <w:tcW w:w="1720" w:type="dxa"/>
            <w:vAlign w:val="center"/>
          </w:tcPr>
          <w:p w14:paraId="01EA7319" w14:textId="77777777" w:rsidR="009A710B" w:rsidRDefault="009A710B" w:rsidP="004703DD">
            <w:pPr>
              <w:ind w:left="0" w:firstLine="0"/>
              <w:jc w:val="center"/>
            </w:pPr>
            <w:r>
              <w:t>10</w:t>
            </w:r>
          </w:p>
        </w:tc>
        <w:tc>
          <w:tcPr>
            <w:tcW w:w="1720" w:type="dxa"/>
            <w:vAlign w:val="center"/>
          </w:tcPr>
          <w:p w14:paraId="1A4E36DD" w14:textId="77777777" w:rsidR="009A710B" w:rsidRDefault="009A710B" w:rsidP="004703DD">
            <w:pPr>
              <w:ind w:left="0" w:firstLine="0"/>
              <w:jc w:val="center"/>
            </w:pPr>
            <w:r>
              <w:t>10</w:t>
            </w:r>
          </w:p>
        </w:tc>
        <w:tc>
          <w:tcPr>
            <w:tcW w:w="1629" w:type="dxa"/>
            <w:vAlign w:val="center"/>
          </w:tcPr>
          <w:p w14:paraId="459B7947" w14:textId="77777777" w:rsidR="009A710B" w:rsidRDefault="009A710B" w:rsidP="004703DD">
            <w:pPr>
              <w:ind w:left="0" w:firstLine="0"/>
              <w:jc w:val="center"/>
            </w:pPr>
            <w:r>
              <w:t>0</w:t>
            </w:r>
          </w:p>
        </w:tc>
        <w:tc>
          <w:tcPr>
            <w:tcW w:w="1288" w:type="dxa"/>
            <w:vAlign w:val="center"/>
          </w:tcPr>
          <w:p w14:paraId="78888416" w14:textId="77777777" w:rsidR="009A710B" w:rsidRDefault="009A710B" w:rsidP="004703DD">
            <w:pPr>
              <w:ind w:left="0" w:firstLine="0"/>
              <w:jc w:val="center"/>
            </w:pPr>
            <w:r>
              <w:t>100%</w:t>
            </w:r>
          </w:p>
        </w:tc>
      </w:tr>
      <w:tr w:rsidR="009A710B" w14:paraId="352C38AF" w14:textId="77777777" w:rsidTr="004A5F5C">
        <w:trPr>
          <w:trHeight w:val="434"/>
        </w:trPr>
        <w:tc>
          <w:tcPr>
            <w:tcW w:w="2348" w:type="dxa"/>
          </w:tcPr>
          <w:p w14:paraId="448C88AB" w14:textId="77777777" w:rsidR="009A710B" w:rsidRDefault="009A710B" w:rsidP="004703DD">
            <w:pPr>
              <w:ind w:left="0" w:firstLine="0"/>
            </w:pPr>
            <w:r>
              <w:t>Cue ball scratch</w:t>
            </w:r>
          </w:p>
        </w:tc>
        <w:tc>
          <w:tcPr>
            <w:tcW w:w="1720" w:type="dxa"/>
            <w:vAlign w:val="center"/>
          </w:tcPr>
          <w:p w14:paraId="5E63E7E1" w14:textId="77777777" w:rsidR="009A710B" w:rsidRDefault="009A710B" w:rsidP="004703DD">
            <w:pPr>
              <w:ind w:left="0" w:firstLine="0"/>
              <w:jc w:val="center"/>
            </w:pPr>
            <w:r>
              <w:t>10</w:t>
            </w:r>
          </w:p>
        </w:tc>
        <w:tc>
          <w:tcPr>
            <w:tcW w:w="1720" w:type="dxa"/>
            <w:vAlign w:val="center"/>
          </w:tcPr>
          <w:p w14:paraId="39C381D3" w14:textId="2EC9E9B5" w:rsidR="009A710B" w:rsidRDefault="002F79F9" w:rsidP="004703DD">
            <w:pPr>
              <w:ind w:left="0" w:firstLine="0"/>
              <w:jc w:val="center"/>
            </w:pPr>
            <w:r>
              <w:t>9</w:t>
            </w:r>
          </w:p>
        </w:tc>
        <w:tc>
          <w:tcPr>
            <w:tcW w:w="1629" w:type="dxa"/>
            <w:vAlign w:val="center"/>
          </w:tcPr>
          <w:p w14:paraId="1C584263" w14:textId="3DC48F98" w:rsidR="009A710B" w:rsidRDefault="00D27506" w:rsidP="004703DD">
            <w:pPr>
              <w:ind w:left="0" w:firstLine="0"/>
              <w:jc w:val="center"/>
            </w:pPr>
            <w:r>
              <w:t>1</w:t>
            </w:r>
          </w:p>
        </w:tc>
        <w:tc>
          <w:tcPr>
            <w:tcW w:w="1288" w:type="dxa"/>
            <w:vAlign w:val="center"/>
          </w:tcPr>
          <w:p w14:paraId="00F7956D" w14:textId="059DDA35" w:rsidR="009A710B" w:rsidRDefault="00815B92" w:rsidP="004703DD">
            <w:pPr>
              <w:ind w:left="0" w:firstLine="0"/>
              <w:jc w:val="center"/>
            </w:pPr>
            <w:r>
              <w:t>9</w:t>
            </w:r>
            <w:r w:rsidR="009A710B">
              <w:t>0%</w:t>
            </w:r>
          </w:p>
        </w:tc>
      </w:tr>
      <w:tr w:rsidR="009A710B" w14:paraId="2960873A" w14:textId="77777777" w:rsidTr="004A5F5C">
        <w:trPr>
          <w:trHeight w:val="434"/>
        </w:trPr>
        <w:tc>
          <w:tcPr>
            <w:tcW w:w="2348" w:type="dxa"/>
          </w:tcPr>
          <w:p w14:paraId="7C87735A" w14:textId="77777777" w:rsidR="009A710B" w:rsidRDefault="009A710B" w:rsidP="004703DD">
            <w:pPr>
              <w:ind w:left="0" w:firstLine="0"/>
            </w:pPr>
            <w:r>
              <w:t>Total</w:t>
            </w:r>
          </w:p>
        </w:tc>
        <w:tc>
          <w:tcPr>
            <w:tcW w:w="1720" w:type="dxa"/>
            <w:vAlign w:val="center"/>
          </w:tcPr>
          <w:p w14:paraId="736150F8" w14:textId="77777777" w:rsidR="009A710B" w:rsidRDefault="009A710B" w:rsidP="004703DD">
            <w:pPr>
              <w:ind w:left="0" w:firstLine="0"/>
              <w:jc w:val="center"/>
            </w:pPr>
            <w:r>
              <w:t>50</w:t>
            </w:r>
          </w:p>
        </w:tc>
        <w:tc>
          <w:tcPr>
            <w:tcW w:w="1720" w:type="dxa"/>
            <w:vAlign w:val="center"/>
          </w:tcPr>
          <w:p w14:paraId="776C39B2" w14:textId="02CE4CF6" w:rsidR="009A710B" w:rsidRDefault="009A710B" w:rsidP="004703DD">
            <w:pPr>
              <w:ind w:left="0" w:firstLine="0"/>
              <w:jc w:val="center"/>
            </w:pPr>
            <w:r>
              <w:t>4</w:t>
            </w:r>
            <w:r w:rsidR="00D27506">
              <w:t>6</w:t>
            </w:r>
          </w:p>
        </w:tc>
        <w:tc>
          <w:tcPr>
            <w:tcW w:w="1629" w:type="dxa"/>
            <w:vAlign w:val="center"/>
          </w:tcPr>
          <w:p w14:paraId="0DEE4865" w14:textId="0C77F006" w:rsidR="009A710B" w:rsidRDefault="00D27506" w:rsidP="004703DD">
            <w:pPr>
              <w:ind w:left="0" w:firstLine="0"/>
              <w:jc w:val="center"/>
            </w:pPr>
            <w:r>
              <w:t>4</w:t>
            </w:r>
          </w:p>
        </w:tc>
        <w:tc>
          <w:tcPr>
            <w:tcW w:w="1288" w:type="dxa"/>
            <w:vAlign w:val="center"/>
          </w:tcPr>
          <w:p w14:paraId="095BFF5F" w14:textId="73370B7E" w:rsidR="009A710B" w:rsidRDefault="002E0BCE" w:rsidP="004703DD">
            <w:pPr>
              <w:ind w:left="0" w:firstLine="0"/>
              <w:jc w:val="center"/>
            </w:pPr>
            <w:r>
              <w:t>92</w:t>
            </w:r>
            <w:r w:rsidR="009A710B">
              <w:t>%</w:t>
            </w:r>
          </w:p>
        </w:tc>
      </w:tr>
    </w:tbl>
    <w:p w14:paraId="3A9F62C8" w14:textId="77777777" w:rsidR="009A710B" w:rsidRDefault="009A710B" w:rsidP="00E620CD"/>
    <w:p w14:paraId="719F85D0" w14:textId="019BBB82" w:rsidR="0018043D" w:rsidRDefault="0018043D" w:rsidP="00E620CD">
      <w:r w:rsidRPr="0018043D">
        <w:lastRenderedPageBreak/>
        <w:t>Berdasarkan Tabel 4.5.1 dan Tabel 4.5.2, sistem menghasilkan akurasi deteksi pelanggaran sebesar 84% ketika menggunakan model .hef pada Hailo-8L, sedangkan pengujian menggunakan model .pt menghasilkan akurasi sebesar 92%. Hasil ini menunjukkan bahwa model .pt memberikan hasil deteksi pelanggaran yang lebih tinggi dibandingkan model .hef, dengan selisih 8 poin persentase. Perbedaan ini dapat terjadi karena model .pt belum melalui proses kompilasi, optimasi, dan kuantisasi, sehingga hasil deteksi objek masih berasal dari bobot asli YOLO.</w:t>
      </w:r>
    </w:p>
    <w:p w14:paraId="3CF474F3" w14:textId="32FC6F3C" w:rsidR="0018043D" w:rsidRDefault="00DA4006" w:rsidP="00E620CD">
      <w:r w:rsidRPr="00DA4006">
        <w:t xml:space="preserve">Peningkatan terbesar terlihat pada kategori </w:t>
      </w:r>
      <w:r w:rsidRPr="00962E2D">
        <w:rPr>
          <w:i/>
          <w:iCs/>
        </w:rPr>
        <w:t>cue</w:t>
      </w:r>
      <w:r w:rsidRPr="00DA4006">
        <w:t xml:space="preserve"> </w:t>
      </w:r>
      <w:r w:rsidRPr="00962E2D">
        <w:rPr>
          <w:i/>
          <w:iCs/>
        </w:rPr>
        <w:t>ball</w:t>
      </w:r>
      <w:r w:rsidRPr="00DA4006">
        <w:t xml:space="preserve"> </w:t>
      </w:r>
      <w:r w:rsidRPr="00962E2D">
        <w:rPr>
          <w:i/>
          <w:iCs/>
        </w:rPr>
        <w:t>scratch</w:t>
      </w:r>
      <w:r w:rsidRPr="00DA4006">
        <w:t xml:space="preserve">, yaitu dari 70% pada model .hef menjadi 90% pada model .pt. Hal ini menunjukkan bahwa deteksi </w:t>
      </w:r>
      <w:r w:rsidRPr="00962E2D">
        <w:rPr>
          <w:i/>
          <w:iCs/>
        </w:rPr>
        <w:t>scratch</w:t>
      </w:r>
      <w:r w:rsidRPr="00DA4006">
        <w:t xml:space="preserve"> cukup sensitif terhadap kestabilan deteksi </w:t>
      </w:r>
      <w:r w:rsidRPr="00962E2D">
        <w:rPr>
          <w:i/>
          <w:iCs/>
        </w:rPr>
        <w:t>cue</w:t>
      </w:r>
      <w:r w:rsidRPr="00DA4006">
        <w:t xml:space="preserve"> </w:t>
      </w:r>
      <w:r w:rsidRPr="00962E2D">
        <w:rPr>
          <w:i/>
          <w:iCs/>
        </w:rPr>
        <w:t>ball</w:t>
      </w:r>
      <w:r w:rsidRPr="00DA4006">
        <w:t xml:space="preserve"> dan </w:t>
      </w:r>
      <w:r w:rsidRPr="00962E2D">
        <w:rPr>
          <w:i/>
          <w:iCs/>
        </w:rPr>
        <w:t>pocket</w:t>
      </w:r>
      <w:r w:rsidRPr="00DA4006">
        <w:t xml:space="preserve">. Jika </w:t>
      </w:r>
      <w:r w:rsidRPr="00962E2D">
        <w:rPr>
          <w:i/>
          <w:iCs/>
        </w:rPr>
        <w:t>bounding</w:t>
      </w:r>
      <w:r w:rsidRPr="00DA4006">
        <w:t xml:space="preserve"> </w:t>
      </w:r>
      <w:r w:rsidRPr="00962E2D">
        <w:rPr>
          <w:i/>
          <w:iCs/>
        </w:rPr>
        <w:t>box</w:t>
      </w:r>
      <w:r w:rsidRPr="00DA4006">
        <w:t xml:space="preserve"> </w:t>
      </w:r>
      <w:r w:rsidRPr="00962E2D">
        <w:rPr>
          <w:i/>
          <w:iCs/>
        </w:rPr>
        <w:t>cue</w:t>
      </w:r>
      <w:r w:rsidRPr="00DA4006">
        <w:t xml:space="preserve"> </w:t>
      </w:r>
      <w:r w:rsidRPr="00962E2D">
        <w:rPr>
          <w:i/>
          <w:iCs/>
        </w:rPr>
        <w:t>ball</w:t>
      </w:r>
      <w:r w:rsidRPr="00DA4006">
        <w:t xml:space="preserve"> atau </w:t>
      </w:r>
      <w:r w:rsidRPr="00962E2D">
        <w:rPr>
          <w:i/>
          <w:iCs/>
        </w:rPr>
        <w:t>pocket</w:t>
      </w:r>
      <w:r w:rsidRPr="00DA4006">
        <w:t xml:space="preserve"> kurang stabil pada beberapa </w:t>
      </w:r>
      <w:r w:rsidRPr="00962E2D">
        <w:rPr>
          <w:i/>
          <w:iCs/>
        </w:rPr>
        <w:t>frame</w:t>
      </w:r>
      <w:r w:rsidRPr="00DA4006">
        <w:t xml:space="preserve">, sistem dapat gagal membaca kondisi </w:t>
      </w:r>
      <w:r w:rsidRPr="00962E2D">
        <w:rPr>
          <w:i/>
          <w:iCs/>
        </w:rPr>
        <w:t>cue</w:t>
      </w:r>
      <w:r w:rsidRPr="00DA4006">
        <w:t xml:space="preserve"> </w:t>
      </w:r>
      <w:r w:rsidRPr="00962E2D">
        <w:rPr>
          <w:i/>
          <w:iCs/>
        </w:rPr>
        <w:t>ball</w:t>
      </w:r>
      <w:r w:rsidRPr="00DA4006">
        <w:t xml:space="preserve"> yang berada di area </w:t>
      </w:r>
      <w:r w:rsidRPr="00962E2D">
        <w:rPr>
          <w:i/>
          <w:iCs/>
        </w:rPr>
        <w:t>pocket</w:t>
      </w:r>
      <w:r w:rsidRPr="00DA4006">
        <w:t xml:space="preserve">. Selain itu, kategori </w:t>
      </w:r>
      <w:r w:rsidRPr="00962E2D">
        <w:rPr>
          <w:i/>
          <w:iCs/>
        </w:rPr>
        <w:t>no</w:t>
      </w:r>
      <w:r w:rsidRPr="00DA4006">
        <w:t xml:space="preserve"> </w:t>
      </w:r>
      <w:r w:rsidRPr="00962E2D">
        <w:rPr>
          <w:i/>
          <w:iCs/>
        </w:rPr>
        <w:t>rail</w:t>
      </w:r>
      <w:r w:rsidRPr="00DA4006">
        <w:t xml:space="preserve"> </w:t>
      </w:r>
      <w:r w:rsidRPr="00962E2D">
        <w:rPr>
          <w:i/>
          <w:iCs/>
        </w:rPr>
        <w:t>contact</w:t>
      </w:r>
      <w:r w:rsidRPr="00DA4006">
        <w:t xml:space="preserve"> </w:t>
      </w:r>
      <w:r w:rsidRPr="00962E2D">
        <w:rPr>
          <w:i/>
          <w:iCs/>
        </w:rPr>
        <w:t>on</w:t>
      </w:r>
      <w:r w:rsidRPr="00DA4006">
        <w:t xml:space="preserve"> </w:t>
      </w:r>
      <w:r w:rsidRPr="00962E2D">
        <w:rPr>
          <w:i/>
          <w:iCs/>
        </w:rPr>
        <w:t>shot</w:t>
      </w:r>
      <w:r w:rsidRPr="00DA4006">
        <w:t xml:space="preserve"> juga meningkat dari 90% menjadi 100%, yang menunjukkan bahwa deteksi posisi bola terhadap rail lebih konsisten pada model .pt.</w:t>
      </w:r>
    </w:p>
    <w:p w14:paraId="19442BB0" w14:textId="0186494F" w:rsidR="00962E2D" w:rsidRDefault="00962E2D" w:rsidP="00E620CD">
      <w:r w:rsidRPr="00962E2D">
        <w:t xml:space="preserve">Kategori </w:t>
      </w:r>
      <w:r w:rsidRPr="009B1AEC">
        <w:rPr>
          <w:i/>
          <w:iCs/>
        </w:rPr>
        <w:t>no</w:t>
      </w:r>
      <w:r w:rsidRPr="00962E2D">
        <w:t xml:space="preserve"> </w:t>
      </w:r>
      <w:r w:rsidRPr="009B1AEC">
        <w:rPr>
          <w:i/>
          <w:iCs/>
        </w:rPr>
        <w:t>legal</w:t>
      </w:r>
      <w:r w:rsidRPr="00962E2D">
        <w:t xml:space="preserve"> </w:t>
      </w:r>
      <w:r w:rsidRPr="009B1AEC">
        <w:rPr>
          <w:i/>
          <w:iCs/>
        </w:rPr>
        <w:t>hit</w:t>
      </w:r>
      <w:r w:rsidRPr="00962E2D">
        <w:t xml:space="preserve"> memperoleh hasil yang sama pada kedua pengujian, yaitu 80%. Hal ini menunjukkan bahwa kesalahan pada kategori tersebut tidak hanya dipengaruhi oleh format model, tetapi juga oleh kompleksitas logika kontak pertama. Deteksi </w:t>
      </w:r>
      <w:r w:rsidRPr="009B1AEC">
        <w:rPr>
          <w:i/>
          <w:iCs/>
        </w:rPr>
        <w:t>no</w:t>
      </w:r>
      <w:r w:rsidRPr="00962E2D">
        <w:t xml:space="preserve"> </w:t>
      </w:r>
      <w:r w:rsidRPr="009B1AEC">
        <w:rPr>
          <w:i/>
          <w:iCs/>
        </w:rPr>
        <w:t>legal</w:t>
      </w:r>
      <w:r w:rsidRPr="00962E2D">
        <w:t xml:space="preserve"> </w:t>
      </w:r>
      <w:r w:rsidRPr="009B1AEC">
        <w:rPr>
          <w:i/>
          <w:iCs/>
        </w:rPr>
        <w:t>hit</w:t>
      </w:r>
      <w:r w:rsidRPr="00962E2D">
        <w:t xml:space="preserve"> membutuhkan pembacaan hubungan antara </w:t>
      </w:r>
      <w:r w:rsidRPr="009B1AEC">
        <w:rPr>
          <w:i/>
          <w:iCs/>
        </w:rPr>
        <w:t>cue</w:t>
      </w:r>
      <w:r w:rsidRPr="00962E2D">
        <w:t xml:space="preserve"> </w:t>
      </w:r>
      <w:r w:rsidRPr="009B1AEC">
        <w:rPr>
          <w:i/>
          <w:iCs/>
        </w:rPr>
        <w:t>ball</w:t>
      </w:r>
      <w:r w:rsidRPr="00962E2D">
        <w:t xml:space="preserve"> dan </w:t>
      </w:r>
      <w:r w:rsidRPr="009B1AEC">
        <w:rPr>
          <w:i/>
          <w:iCs/>
        </w:rPr>
        <w:t>object</w:t>
      </w:r>
      <w:r w:rsidRPr="00962E2D">
        <w:t xml:space="preserve"> </w:t>
      </w:r>
      <w:r w:rsidRPr="009B1AEC">
        <w:rPr>
          <w:i/>
          <w:iCs/>
        </w:rPr>
        <w:t>ball</w:t>
      </w:r>
      <w:r w:rsidRPr="00962E2D">
        <w:t xml:space="preserve">, seperti tumpang tindih </w:t>
      </w:r>
      <w:r w:rsidRPr="009B1AEC">
        <w:rPr>
          <w:i/>
          <w:iCs/>
        </w:rPr>
        <w:t>bounding</w:t>
      </w:r>
      <w:r w:rsidRPr="00962E2D">
        <w:t xml:space="preserve"> </w:t>
      </w:r>
      <w:r w:rsidRPr="009B1AEC">
        <w:rPr>
          <w:i/>
          <w:iCs/>
        </w:rPr>
        <w:t>box</w:t>
      </w:r>
      <w:r w:rsidRPr="00962E2D">
        <w:t xml:space="preserve">, lintasan </w:t>
      </w:r>
      <w:r w:rsidRPr="009B1AEC">
        <w:rPr>
          <w:i/>
          <w:iCs/>
        </w:rPr>
        <w:t>cue</w:t>
      </w:r>
      <w:r w:rsidRPr="00962E2D">
        <w:t xml:space="preserve"> </w:t>
      </w:r>
      <w:r w:rsidRPr="009B1AEC">
        <w:rPr>
          <w:i/>
          <w:iCs/>
        </w:rPr>
        <w:t>ball</w:t>
      </w:r>
      <w:r w:rsidRPr="00962E2D">
        <w:t>, perpindahan bola, dan bola pertama yang bergerak setelah pukulan.</w:t>
      </w:r>
    </w:p>
    <w:p w14:paraId="010BF06D" w14:textId="4EDD2735" w:rsidR="00EE5275" w:rsidRDefault="001B5632" w:rsidP="004770EC">
      <w:r w:rsidRPr="001B5632">
        <w:t>Secara keseluruhan, model .pt menghasilkan akurasi deteksi pelanggaran yang lebih tinggi, sedangkan model .hef tetap lebih sesuai untuk implementasi pada edge device karena memiliki performa inferensi yang jauh lebih cepat. Dengan demikian, hasil pengujian menunjukkan adanya trade-off antara akurasi deteksi pelanggaran dan efisiensi komputasi setelah model dikonversi ke format .hef.</w:t>
      </w:r>
    </w:p>
    <w:p w14:paraId="1535EC78" w14:textId="50BD690C" w:rsidR="004A5F5C" w:rsidRDefault="004A5F5C" w:rsidP="004770EC"/>
    <w:p w14:paraId="0D73C6B5" w14:textId="29563F6F" w:rsidR="004A5F5C" w:rsidRDefault="004A5F5C" w:rsidP="004770EC"/>
    <w:p w14:paraId="6CCC3E31" w14:textId="5CFDCE05" w:rsidR="004A5F5C" w:rsidRDefault="004A5F5C" w:rsidP="004770EC"/>
    <w:p w14:paraId="0FD56F5C" w14:textId="3EDA6912" w:rsidR="004A5F5C" w:rsidRDefault="004A5F5C" w:rsidP="004770EC"/>
    <w:p w14:paraId="5BFDB160" w14:textId="13A87A7F" w:rsidR="004A5F5C" w:rsidRDefault="004A5F5C" w:rsidP="004770EC"/>
    <w:p w14:paraId="417025E4" w14:textId="68FCA95C" w:rsidR="004A5F5C" w:rsidRDefault="004A5F5C" w:rsidP="004770EC"/>
    <w:p w14:paraId="3FFA2A6E" w14:textId="3FAB9972" w:rsidR="004A5F5C" w:rsidRDefault="004A5F5C" w:rsidP="004770EC"/>
    <w:p w14:paraId="352A8288" w14:textId="590C6434" w:rsidR="004A5F5C" w:rsidRDefault="004A5F5C" w:rsidP="004770EC"/>
    <w:p w14:paraId="4B6D1547" w14:textId="0869D5C8" w:rsidR="004A5F5C" w:rsidRDefault="004A5F5C" w:rsidP="004770EC"/>
    <w:p w14:paraId="5F3B12FA" w14:textId="40DD7D28" w:rsidR="004A5F5C" w:rsidRDefault="004A5F5C" w:rsidP="004770EC"/>
    <w:p w14:paraId="0C17341D" w14:textId="77777777" w:rsidR="004A5F5C" w:rsidRPr="00421A97" w:rsidRDefault="004A5F5C" w:rsidP="004770EC"/>
    <w:p w14:paraId="666D6AF2" w14:textId="322F3E2E" w:rsidR="00AC6FB7" w:rsidRDefault="003C6228" w:rsidP="003C6228">
      <w:pPr>
        <w:pStyle w:val="Heading1"/>
      </w:pPr>
      <w:bookmarkStart w:id="213" w:name="_Toc233121286"/>
      <w:r>
        <w:lastRenderedPageBreak/>
        <w:t>BAB V</w:t>
      </w:r>
      <w:r>
        <w:br/>
        <w:t>KESIMPULAN DAN SARAN</w:t>
      </w:r>
      <w:bookmarkEnd w:id="213"/>
    </w:p>
    <w:p w14:paraId="2124BC0E" w14:textId="77777777" w:rsidR="00F83A8D" w:rsidRDefault="00F83A8D" w:rsidP="00F83A8D">
      <w:pPr>
        <w:ind w:firstLine="0"/>
      </w:pPr>
    </w:p>
    <w:p w14:paraId="1FFB1B79" w14:textId="77777777" w:rsidR="00F83A8D" w:rsidRPr="00F83A8D" w:rsidRDefault="00F83A8D" w:rsidP="007D3474">
      <w:pPr>
        <w:pStyle w:val="ListParagraph"/>
        <w:numPr>
          <w:ilvl w:val="0"/>
          <w:numId w:val="2"/>
        </w:numPr>
        <w:outlineLvl w:val="1"/>
        <w:rPr>
          <w:vanish/>
        </w:rPr>
      </w:pPr>
      <w:bookmarkStart w:id="214" w:name="_Toc232819304"/>
      <w:bookmarkStart w:id="215" w:name="_Toc233063747"/>
      <w:bookmarkStart w:id="216" w:name="_Toc233090306"/>
      <w:bookmarkStart w:id="217" w:name="_Toc233121287"/>
      <w:bookmarkEnd w:id="214"/>
      <w:bookmarkEnd w:id="215"/>
      <w:bookmarkEnd w:id="216"/>
      <w:bookmarkEnd w:id="217"/>
    </w:p>
    <w:p w14:paraId="0C1D4A97" w14:textId="425A21A8" w:rsidR="00F83A8D" w:rsidRPr="00262817" w:rsidRDefault="00F83A8D" w:rsidP="00F83A8D">
      <w:pPr>
        <w:pStyle w:val="Heading2"/>
        <w:rPr>
          <w:b/>
          <w:bCs/>
        </w:rPr>
      </w:pPr>
      <w:bookmarkStart w:id="218" w:name="_Toc233121288"/>
      <w:r w:rsidRPr="00262817">
        <w:rPr>
          <w:b/>
          <w:bCs/>
        </w:rPr>
        <w:t>Kesimpulan</w:t>
      </w:r>
      <w:bookmarkEnd w:id="218"/>
    </w:p>
    <w:p w14:paraId="040A9FA9" w14:textId="194F23CE" w:rsidR="006E52ED" w:rsidRDefault="006E52ED" w:rsidP="00F83A8D">
      <w:r>
        <w:t>Berdasarkan hasil penelitian yang telah dilakukan, sistem deteksi pelanggaran 9-ball pool berbasis visi komputer berhasil dikembangkan dan diimplementasikan pada Raspberry Pi 5 dengan akselerator Hailo-8L. Sistem mampu mendeteksi objek permainan seperti cue ball, bola bernomor, dan pocket, kemudian menggunakan infromasi tersebut untuk menentukan kejadian pelanggaran berdasarkan aturan yang sudah dirancang.</w:t>
      </w:r>
    </w:p>
    <w:p w14:paraId="414AE975" w14:textId="6073167F" w:rsidR="003B37BD" w:rsidRDefault="006E52ED" w:rsidP="006E52ED">
      <w:r>
        <w:t>Model YOLOv10n menjadi model yang paling seimbang untuk digunakan dalam implementasi akhir. Pada pengujian CPU Raspberry Pi 5, YOLOv10n mencapai mAP@50 sebesar 0.976 dan mAP@50-95 sebesar 0,738. Setelah dikonversi ke format .hef dan dijalankan pada Hailo-8L, model tetap memperoleh mAP@50 yang cukup tinggi, yaitu 0,953, walau terjadi penurunan pada mAP@50-95 akibat proses optimasi.</w:t>
      </w:r>
    </w:p>
    <w:p w14:paraId="3A32F9C0" w14:textId="0E8D0148" w:rsidR="008848FF" w:rsidRDefault="008848FF" w:rsidP="006E52ED">
      <w:r w:rsidRPr="008848FF">
        <w:t xml:space="preserve">Penggunaan Hailo-8L terbukti meningkatkan performa inferensi secara signifikan. Pada YOLOv10n, performa </w:t>
      </w:r>
      <w:r w:rsidRPr="00817FC6">
        <w:rPr>
          <w:i/>
          <w:iCs/>
        </w:rPr>
        <w:t>end</w:t>
      </w:r>
      <w:r w:rsidRPr="008848FF">
        <w:t>-</w:t>
      </w:r>
      <w:r w:rsidRPr="00817FC6">
        <w:rPr>
          <w:i/>
          <w:iCs/>
        </w:rPr>
        <w:t>to</w:t>
      </w:r>
      <w:r w:rsidRPr="008848FF">
        <w:t>-</w:t>
      </w:r>
      <w:r w:rsidRPr="00817FC6">
        <w:rPr>
          <w:i/>
          <w:iCs/>
        </w:rPr>
        <w:t>end</w:t>
      </w:r>
      <w:r w:rsidRPr="008848FF">
        <w:t xml:space="preserve"> meningkat dari 4,06 FPS pada CPU menjadi 51,41 FPS pada Hailo-8L. Hal ini menunjukkan bahwa akselerator Hailo-8L mampu membantu Raspberry Pi 5 menjalankan model deteksi objek dengan lebih cepat dan efisien.</w:t>
      </w:r>
    </w:p>
    <w:p w14:paraId="5276D875" w14:textId="603D95D1" w:rsidR="00F3223C" w:rsidRPr="003C6228" w:rsidRDefault="00F3223C" w:rsidP="006E52ED">
      <w:r w:rsidRPr="00F3223C">
        <w:t xml:space="preserve">Pada pengujian deteksi pelanggaran, sistem berhasil mendeteksi 42 dari 50 video dengan benar, sehingga </w:t>
      </w:r>
      <w:r w:rsidR="00FC634F">
        <w:t>mendapatkan</w:t>
      </w:r>
      <w:r w:rsidRPr="00F3223C">
        <w:t xml:space="preserve"> akurasi keseluruhan sebesar 84%. Hasil terbaik diperoleh pada kategori cue ball off field dengan akurasi 100%, sedangkan hasil terendah terdapat pada </w:t>
      </w:r>
      <w:r w:rsidRPr="00817FC6">
        <w:rPr>
          <w:i/>
          <w:iCs/>
        </w:rPr>
        <w:t>cue</w:t>
      </w:r>
      <w:r w:rsidRPr="00F3223C">
        <w:t xml:space="preserve"> </w:t>
      </w:r>
      <w:r w:rsidRPr="00817FC6">
        <w:rPr>
          <w:i/>
          <w:iCs/>
        </w:rPr>
        <w:t>ball</w:t>
      </w:r>
      <w:r w:rsidRPr="00F3223C">
        <w:t xml:space="preserve"> </w:t>
      </w:r>
      <w:r w:rsidRPr="00817FC6">
        <w:rPr>
          <w:i/>
          <w:iCs/>
        </w:rPr>
        <w:t>scratch</w:t>
      </w:r>
      <w:r w:rsidRPr="00F3223C">
        <w:t xml:space="preserve"> dengan akurasi 70%. Secara keseluruhan, sistem sudah mampu menjalankan fungsi utama sesuai ruang lingkup penelitian, yaitu mendeteksi empat jenis pelanggaran 9-</w:t>
      </w:r>
      <w:r w:rsidRPr="00817FC6">
        <w:rPr>
          <w:i/>
          <w:iCs/>
        </w:rPr>
        <w:t>ball</w:t>
      </w:r>
      <w:r w:rsidRPr="00F3223C">
        <w:t xml:space="preserve"> berdasarkan hasil deteksi objek dan logika aturan berbasis koordinat.</w:t>
      </w:r>
    </w:p>
    <w:p w14:paraId="60A80B16" w14:textId="29BE3FCF" w:rsidR="003B37BD" w:rsidRDefault="003B37BD" w:rsidP="00846FFD">
      <w:pPr>
        <w:ind w:left="0" w:firstLine="0"/>
      </w:pPr>
    </w:p>
    <w:p w14:paraId="02A2A27F" w14:textId="62E46824" w:rsidR="003B37BD" w:rsidRPr="00262817" w:rsidRDefault="00817FC6" w:rsidP="00817FC6">
      <w:pPr>
        <w:pStyle w:val="Heading2"/>
        <w:rPr>
          <w:b/>
          <w:bCs/>
        </w:rPr>
      </w:pPr>
      <w:bookmarkStart w:id="219" w:name="_Toc233121289"/>
      <w:r w:rsidRPr="00262817">
        <w:rPr>
          <w:b/>
          <w:bCs/>
        </w:rPr>
        <w:t>Saran</w:t>
      </w:r>
      <w:bookmarkEnd w:id="219"/>
    </w:p>
    <w:p w14:paraId="6F7C1DEB" w14:textId="2174F68B" w:rsidR="003103F8" w:rsidRDefault="003103F8" w:rsidP="003103F8">
      <w:r>
        <w:t xml:space="preserve">Pengembangan selanjutnya dapat dilakukan dengan menambah jumlah dan variasi data pengujian, khususnya untuk kondisi </w:t>
      </w:r>
      <w:r>
        <w:rPr>
          <w:i/>
          <w:iCs/>
        </w:rPr>
        <w:t>cue ball scratch</w:t>
      </w:r>
      <w:r>
        <w:t xml:space="preserve"> dan </w:t>
      </w:r>
      <w:r w:rsidR="0039572E">
        <w:rPr>
          <w:i/>
          <w:iCs/>
        </w:rPr>
        <w:t>no legal hit</w:t>
      </w:r>
      <w:r>
        <w:t xml:space="preserve">. Variasi perspektif kamera, pencahayaan, dan </w:t>
      </w:r>
      <w:r>
        <w:rPr>
          <w:i/>
          <w:iCs/>
        </w:rPr>
        <w:t>ball in motion</w:t>
      </w:r>
      <w:r>
        <w:t>.</w:t>
      </w:r>
      <w:r w:rsidR="00ED55D1">
        <w:t xml:space="preserve"> </w:t>
      </w:r>
      <w:r w:rsidR="00ED55D1" w:rsidRPr="00ED55D1">
        <w:t>Sistem juga dapat dikembangkan dengan metode pelacakan objek yang lebih kuat agar pergerakan bola dari frame ke frame dapat terbaca dengan lebih konsisten.</w:t>
      </w:r>
      <w:r w:rsidR="003C3927">
        <w:t xml:space="preserve"> Ini dapat dikembangkan dengan menggunakan kamera denga</w:t>
      </w:r>
      <w:r w:rsidR="008E24C8">
        <w:t xml:space="preserve">n </w:t>
      </w:r>
      <w:r w:rsidR="008E24C8">
        <w:rPr>
          <w:i/>
          <w:iCs/>
        </w:rPr>
        <w:t>shutter speed</w:t>
      </w:r>
      <w:r w:rsidR="008E24C8">
        <w:t xml:space="preserve"> yang lebih baik, resolusi yang lebih tinggi, dan pencahayaan yang lebih stabil.</w:t>
      </w:r>
      <w:r w:rsidR="00A447FA">
        <w:t xml:space="preserve"> Pastikan juga penempatan kamera dibuat lebih stabil dan mendekati sudut top-down agar seluruh area meja dan objek di atasnya dapat terlihat dengan jelas.</w:t>
      </w:r>
    </w:p>
    <w:p w14:paraId="1C8A249A" w14:textId="0826B286" w:rsidR="00AC6FB7" w:rsidRDefault="00467305" w:rsidP="00141020">
      <w:r w:rsidRPr="00467305">
        <w:t xml:space="preserve">Selain itu, penelitian berikutnya dapat memperluas jenis pelanggaran yang dideteksi, seperti </w:t>
      </w:r>
      <w:r w:rsidR="00F34832">
        <w:rPr>
          <w:i/>
          <w:iCs/>
        </w:rPr>
        <w:t>jump en masse</w:t>
      </w:r>
      <w:r w:rsidRPr="00467305">
        <w:t xml:space="preserve">, </w:t>
      </w:r>
      <w:r w:rsidRPr="004225AD">
        <w:rPr>
          <w:i/>
          <w:iCs/>
        </w:rPr>
        <w:t>three</w:t>
      </w:r>
      <w:r w:rsidRPr="00467305">
        <w:t xml:space="preserve"> </w:t>
      </w:r>
      <w:r w:rsidRPr="004225AD">
        <w:rPr>
          <w:i/>
          <w:iCs/>
        </w:rPr>
        <w:t>consecutive</w:t>
      </w:r>
      <w:r w:rsidRPr="00467305">
        <w:t xml:space="preserve"> </w:t>
      </w:r>
      <w:r w:rsidRPr="004225AD">
        <w:rPr>
          <w:i/>
          <w:iCs/>
        </w:rPr>
        <w:t>fouls</w:t>
      </w:r>
      <w:r w:rsidRPr="00467305">
        <w:t>, atau pelanggaran lain yang masih memungkinkan dianalisis melalui kamera.</w:t>
      </w:r>
    </w:p>
    <w:p w14:paraId="4F9B66FE" w14:textId="77777777" w:rsidR="009E162A" w:rsidRPr="00B25AB2" w:rsidRDefault="009E162A" w:rsidP="00141020"/>
    <w:p w14:paraId="49B91720" w14:textId="50B6B348" w:rsidR="00043572" w:rsidRPr="00B910F3" w:rsidRDefault="00200950" w:rsidP="00200950">
      <w:pPr>
        <w:pStyle w:val="Heading1"/>
      </w:pPr>
      <w:bookmarkStart w:id="220" w:name="_Toc233121290"/>
      <w:r w:rsidRPr="00B910F3">
        <w:t>DAFTAR PUSTAKA</w:t>
      </w:r>
      <w:bookmarkEnd w:id="220"/>
    </w:p>
    <w:sdt>
      <w:sdtPr>
        <w:rPr>
          <w:color w:val="000000"/>
        </w:rPr>
        <w:tag w:val="MENDELEY_BIBLIOGRAPHY"/>
        <w:id w:val="1228494880"/>
        <w:placeholder>
          <w:docPart w:val="DefaultPlaceholder_-1854013440"/>
        </w:placeholder>
      </w:sdtPr>
      <w:sdtContent>
        <w:p w14:paraId="7D5D0965" w14:textId="77777777" w:rsidR="00FD68CB" w:rsidRPr="00FD68CB" w:rsidRDefault="00FD68CB">
          <w:pPr>
            <w:autoSpaceDE w:val="0"/>
            <w:autoSpaceDN w:val="0"/>
            <w:ind w:hanging="640"/>
            <w:divId w:val="1985624241"/>
            <w:rPr>
              <w:rFonts w:eastAsia="Times New Roman"/>
              <w:color w:val="000000"/>
            </w:rPr>
          </w:pPr>
          <w:r w:rsidRPr="00FD68CB">
            <w:rPr>
              <w:rFonts w:eastAsia="Times New Roman"/>
              <w:color w:val="000000"/>
            </w:rPr>
            <w:t>[1]</w:t>
          </w:r>
          <w:r w:rsidRPr="00FD68CB">
            <w:rPr>
              <w:rFonts w:eastAsia="Times New Roman"/>
              <w:color w:val="000000"/>
            </w:rPr>
            <w:tab/>
            <w:t xml:space="preserve">J. Spitz, J. Wagemans, D. Memmert, A. M. Williams, and W. F. Helsen, “Video assistant referees (VAR): The impact of technology on decision making in association football referees,” </w:t>
          </w:r>
          <w:r w:rsidRPr="00FD68CB">
            <w:rPr>
              <w:rFonts w:eastAsia="Times New Roman"/>
              <w:i/>
              <w:iCs/>
              <w:color w:val="000000"/>
            </w:rPr>
            <w:t>J. Sports Sci.</w:t>
          </w:r>
          <w:r w:rsidRPr="00FD68CB">
            <w:rPr>
              <w:rFonts w:eastAsia="Times New Roman"/>
              <w:color w:val="000000"/>
            </w:rPr>
            <w:t>, vol. 39, no. 2, pp. 147–153, 2021, doi: 10.1080/02640414.2020.1809163.</w:t>
          </w:r>
        </w:p>
        <w:p w14:paraId="753E58AE" w14:textId="77777777" w:rsidR="00FD68CB" w:rsidRPr="00FD68CB" w:rsidRDefault="00FD68CB">
          <w:pPr>
            <w:autoSpaceDE w:val="0"/>
            <w:autoSpaceDN w:val="0"/>
            <w:ind w:hanging="640"/>
            <w:divId w:val="1687362181"/>
            <w:rPr>
              <w:rFonts w:eastAsia="Times New Roman"/>
              <w:color w:val="000000"/>
            </w:rPr>
          </w:pPr>
          <w:r w:rsidRPr="00FD68CB">
            <w:rPr>
              <w:rFonts w:eastAsia="Times New Roman"/>
              <w:color w:val="000000"/>
            </w:rPr>
            <w:t>[2]</w:t>
          </w:r>
          <w:r w:rsidRPr="00FD68CB">
            <w:rPr>
              <w:rFonts w:eastAsia="Times New Roman"/>
              <w:color w:val="000000"/>
            </w:rPr>
            <w:tab/>
            <w:t xml:space="preserve">Y. Xu </w:t>
          </w:r>
          <w:r w:rsidRPr="00FD68CB">
            <w:rPr>
              <w:rFonts w:eastAsia="Times New Roman"/>
              <w:i/>
              <w:iCs/>
              <w:color w:val="000000"/>
            </w:rPr>
            <w:t>et al.</w:t>
          </w:r>
          <w:r w:rsidRPr="00FD68CB">
            <w:rPr>
              <w:rFonts w:eastAsia="Times New Roman"/>
              <w:color w:val="000000"/>
            </w:rPr>
            <w:t xml:space="preserve">, “Artificial intelligence: A powerful paradigm for scientific research,” Nov. 28, 2021, </w:t>
          </w:r>
          <w:r w:rsidRPr="00FD68CB">
            <w:rPr>
              <w:rFonts w:eastAsia="Times New Roman"/>
              <w:i/>
              <w:iCs/>
              <w:color w:val="000000"/>
            </w:rPr>
            <w:t>Cell Press</w:t>
          </w:r>
          <w:r w:rsidRPr="00FD68CB">
            <w:rPr>
              <w:rFonts w:eastAsia="Times New Roman"/>
              <w:color w:val="000000"/>
            </w:rPr>
            <w:t>. doi: 10.1016/j.xinn.2021.100179.</w:t>
          </w:r>
        </w:p>
        <w:p w14:paraId="73DD081D" w14:textId="77777777" w:rsidR="00FD68CB" w:rsidRPr="00FD68CB" w:rsidRDefault="00FD68CB">
          <w:pPr>
            <w:autoSpaceDE w:val="0"/>
            <w:autoSpaceDN w:val="0"/>
            <w:ind w:hanging="640"/>
            <w:divId w:val="1786146257"/>
            <w:rPr>
              <w:rFonts w:eastAsia="Times New Roman"/>
              <w:color w:val="000000"/>
            </w:rPr>
          </w:pPr>
          <w:r w:rsidRPr="00FD68CB">
            <w:rPr>
              <w:rFonts w:eastAsia="Times New Roman"/>
              <w:color w:val="000000"/>
            </w:rPr>
            <w:t>[3]</w:t>
          </w:r>
          <w:r w:rsidRPr="00FD68CB">
            <w:rPr>
              <w:rFonts w:eastAsia="Times New Roman"/>
              <w:color w:val="000000"/>
            </w:rPr>
            <w:tab/>
            <w:t xml:space="preserve">J. Yu, Y. Huang, and Y. He, “Snooker video event detection using multimodal features,” in </w:t>
          </w:r>
          <w:r w:rsidRPr="00FD68CB">
            <w:rPr>
              <w:rFonts w:eastAsia="Times New Roman"/>
              <w:i/>
              <w:iCs/>
              <w:color w:val="000000"/>
            </w:rPr>
            <w:t>MMSports 2018 - Proceedings of the 1st International Workshop on Multimedia Content Analysis in Sports, Co-located with MM 2018</w:t>
          </w:r>
          <w:r w:rsidRPr="00FD68CB">
            <w:rPr>
              <w:rFonts w:eastAsia="Times New Roman"/>
              <w:color w:val="000000"/>
            </w:rPr>
            <w:t>, Association for Computing Machinery, Inc, Oct. 2018, pp. 3–10. doi: 10.1145/3265845.3265847.</w:t>
          </w:r>
        </w:p>
        <w:p w14:paraId="018D38F3" w14:textId="77777777" w:rsidR="00FD68CB" w:rsidRPr="00FD68CB" w:rsidRDefault="00FD68CB">
          <w:pPr>
            <w:autoSpaceDE w:val="0"/>
            <w:autoSpaceDN w:val="0"/>
            <w:ind w:hanging="640"/>
            <w:divId w:val="65155705"/>
            <w:rPr>
              <w:rFonts w:eastAsia="Times New Roman"/>
              <w:color w:val="000000"/>
            </w:rPr>
          </w:pPr>
          <w:r w:rsidRPr="00FD68CB">
            <w:rPr>
              <w:rFonts w:eastAsia="Times New Roman"/>
              <w:color w:val="000000"/>
            </w:rPr>
            <w:t>[4]</w:t>
          </w:r>
          <w:r w:rsidRPr="00FD68CB">
            <w:rPr>
              <w:rFonts w:eastAsia="Times New Roman"/>
              <w:color w:val="000000"/>
            </w:rPr>
            <w:tab/>
            <w:t xml:space="preserve">A. Zheng and W. Q. Yan, “Attention-Pool: 9-Ball Game Video Analytics with Object Attention and Temporal Context Gated Attention,” </w:t>
          </w:r>
          <w:r w:rsidRPr="00FD68CB">
            <w:rPr>
              <w:rFonts w:eastAsia="Times New Roman"/>
              <w:i/>
              <w:iCs/>
              <w:color w:val="000000"/>
            </w:rPr>
            <w:t>Computers</w:t>
          </w:r>
          <w:r w:rsidRPr="00FD68CB">
            <w:rPr>
              <w:rFonts w:eastAsia="Times New Roman"/>
              <w:color w:val="000000"/>
            </w:rPr>
            <w:t>, vol. 14, no. 9, Sep. 2025, doi: 10.3390/computers14090352.</w:t>
          </w:r>
        </w:p>
        <w:p w14:paraId="21CE71DC" w14:textId="77777777" w:rsidR="00FD68CB" w:rsidRPr="00FD68CB" w:rsidRDefault="00FD68CB">
          <w:pPr>
            <w:autoSpaceDE w:val="0"/>
            <w:autoSpaceDN w:val="0"/>
            <w:ind w:hanging="640"/>
            <w:divId w:val="1536699396"/>
            <w:rPr>
              <w:rFonts w:eastAsia="Times New Roman"/>
              <w:color w:val="000000"/>
            </w:rPr>
          </w:pPr>
          <w:r w:rsidRPr="00FD68CB">
            <w:rPr>
              <w:rFonts w:eastAsia="Times New Roman"/>
              <w:color w:val="000000"/>
            </w:rPr>
            <w:t>[5]</w:t>
          </w:r>
          <w:r w:rsidRPr="00FD68CB">
            <w:rPr>
              <w:rFonts w:eastAsia="Times New Roman"/>
              <w:color w:val="000000"/>
            </w:rPr>
            <w:tab/>
            <w:t xml:space="preserve">Z. Wang </w:t>
          </w:r>
          <w:r w:rsidRPr="00FD68CB">
            <w:rPr>
              <w:rFonts w:eastAsia="Times New Roman"/>
              <w:i/>
              <w:iCs/>
              <w:color w:val="000000"/>
            </w:rPr>
            <w:t>et al.</w:t>
          </w:r>
          <w:r w:rsidRPr="00FD68CB">
            <w:rPr>
              <w:rFonts w:eastAsia="Times New Roman"/>
              <w:color w:val="000000"/>
            </w:rPr>
            <w:t>, “A Comprehensive Survey on Data Augmentation,” May 2025, doi: https://doi.org/10.48550/arXiv.2405.09591.</w:t>
          </w:r>
        </w:p>
        <w:p w14:paraId="07F2C584" w14:textId="77777777" w:rsidR="00FD68CB" w:rsidRPr="00FD68CB" w:rsidRDefault="00FD68CB">
          <w:pPr>
            <w:autoSpaceDE w:val="0"/>
            <w:autoSpaceDN w:val="0"/>
            <w:ind w:hanging="640"/>
            <w:divId w:val="783579259"/>
            <w:rPr>
              <w:rFonts w:eastAsia="Times New Roman"/>
              <w:color w:val="000000"/>
            </w:rPr>
          </w:pPr>
          <w:r w:rsidRPr="00FD68CB">
            <w:rPr>
              <w:rFonts w:eastAsia="Times New Roman"/>
              <w:color w:val="000000"/>
            </w:rPr>
            <w:t>[6]</w:t>
          </w:r>
          <w:r w:rsidRPr="00FD68CB">
            <w:rPr>
              <w:rFonts w:eastAsia="Times New Roman"/>
              <w:color w:val="000000"/>
            </w:rPr>
            <w:tab/>
            <w:t xml:space="preserve">R. Padilla, S. L. Netto, and E. A. B. da Silva, “A Survey on Performance Metrics for Object-Detection Algorithms,” in </w:t>
          </w:r>
          <w:r w:rsidRPr="00FD68CB">
            <w:rPr>
              <w:rFonts w:eastAsia="Times New Roman"/>
              <w:i/>
              <w:iCs/>
              <w:color w:val="000000"/>
            </w:rPr>
            <w:t>2020 International Conference on Systems, Signals and Image Processing (IWSSIP)</w:t>
          </w:r>
          <w:r w:rsidRPr="00FD68CB">
            <w:rPr>
              <w:rFonts w:eastAsia="Times New Roman"/>
              <w:color w:val="000000"/>
            </w:rPr>
            <w:t>, IEEE, Jul. 2020, pp. 237–242. doi: 10.1109/IWSSIP48289.2020.9145130.</w:t>
          </w:r>
        </w:p>
        <w:p w14:paraId="0790079A" w14:textId="77777777" w:rsidR="00FD68CB" w:rsidRPr="00FD68CB" w:rsidRDefault="00FD68CB">
          <w:pPr>
            <w:autoSpaceDE w:val="0"/>
            <w:autoSpaceDN w:val="0"/>
            <w:ind w:hanging="640"/>
            <w:divId w:val="952319723"/>
            <w:rPr>
              <w:rFonts w:eastAsia="Times New Roman"/>
              <w:color w:val="000000"/>
            </w:rPr>
          </w:pPr>
          <w:r w:rsidRPr="00FD68CB">
            <w:rPr>
              <w:rFonts w:eastAsia="Times New Roman"/>
              <w:color w:val="000000"/>
            </w:rPr>
            <w:t>[7]</w:t>
          </w:r>
          <w:r w:rsidRPr="00FD68CB">
            <w:rPr>
              <w:rFonts w:eastAsia="Times New Roman"/>
              <w:color w:val="000000"/>
            </w:rPr>
            <w:tab/>
            <w:t xml:space="preserve">D. Minott, S. Siddiqui, and R. J. Haddad, “Benchmarking Edge AI Platforms: Performance Analysis of NVIDIA Jetson and Raspberry Pi 5 with Coral TPU,” in </w:t>
          </w:r>
          <w:r w:rsidRPr="00FD68CB">
            <w:rPr>
              <w:rFonts w:eastAsia="Times New Roman"/>
              <w:i/>
              <w:iCs/>
              <w:color w:val="000000"/>
            </w:rPr>
            <w:t>Conference Proceedings - IEEE SOUTHEASTCON</w:t>
          </w:r>
          <w:r w:rsidRPr="00FD68CB">
            <w:rPr>
              <w:rFonts w:eastAsia="Times New Roman"/>
              <w:color w:val="000000"/>
            </w:rPr>
            <w:t>, Institute of Electrical and Electronics Engineers Inc., 2025, pp. 1384–1389. doi: 10.1109/SoutheastCon56624.2025.10971592.</w:t>
          </w:r>
        </w:p>
        <w:p w14:paraId="3B8041FA" w14:textId="77777777" w:rsidR="00FD68CB" w:rsidRPr="00FD68CB" w:rsidRDefault="00FD68CB">
          <w:pPr>
            <w:autoSpaceDE w:val="0"/>
            <w:autoSpaceDN w:val="0"/>
            <w:ind w:hanging="640"/>
            <w:divId w:val="1573540260"/>
            <w:rPr>
              <w:rFonts w:eastAsia="Times New Roman"/>
              <w:color w:val="000000"/>
            </w:rPr>
          </w:pPr>
          <w:r w:rsidRPr="00FD68CB">
            <w:rPr>
              <w:rFonts w:eastAsia="Times New Roman"/>
              <w:color w:val="000000"/>
            </w:rPr>
            <w:t>[8]</w:t>
          </w:r>
          <w:r w:rsidRPr="00FD68CB">
            <w:rPr>
              <w:rFonts w:eastAsia="Times New Roman"/>
              <w:color w:val="000000"/>
            </w:rPr>
            <w:tab/>
            <w:t xml:space="preserve">Richard Szeliski, </w:t>
          </w:r>
          <w:r w:rsidRPr="00FD68CB">
            <w:rPr>
              <w:rFonts w:eastAsia="Times New Roman"/>
              <w:i/>
              <w:iCs/>
              <w:color w:val="000000"/>
            </w:rPr>
            <w:t>Computer Vision: Algorithms and Applications 2nd Edition</w:t>
          </w:r>
          <w:r w:rsidRPr="00FD68CB">
            <w:rPr>
              <w:rFonts w:eastAsia="Times New Roman"/>
              <w:color w:val="000000"/>
            </w:rPr>
            <w:t>. Springer, 2021.</w:t>
          </w:r>
        </w:p>
        <w:p w14:paraId="426FD74B" w14:textId="77777777" w:rsidR="00FD68CB" w:rsidRPr="00FD68CB" w:rsidRDefault="00FD68CB">
          <w:pPr>
            <w:autoSpaceDE w:val="0"/>
            <w:autoSpaceDN w:val="0"/>
            <w:ind w:hanging="640"/>
            <w:divId w:val="406463636"/>
            <w:rPr>
              <w:rFonts w:eastAsia="Times New Roman"/>
              <w:color w:val="000000"/>
            </w:rPr>
          </w:pPr>
          <w:r w:rsidRPr="00FD68CB">
            <w:rPr>
              <w:rFonts w:eastAsia="Times New Roman"/>
              <w:color w:val="000000"/>
            </w:rPr>
            <w:t>[9]</w:t>
          </w:r>
          <w:r w:rsidRPr="00FD68CB">
            <w:rPr>
              <w:rFonts w:eastAsia="Times New Roman"/>
              <w:color w:val="000000"/>
            </w:rPr>
            <w:tab/>
            <w:t xml:space="preserve">A. H. Mohamed, M. Refaat, and A. M. Hemeida, “Image classification based deep learning: A Review,” </w:t>
          </w:r>
          <w:r w:rsidRPr="00FD68CB">
            <w:rPr>
              <w:rFonts w:eastAsia="Times New Roman"/>
              <w:i/>
              <w:iCs/>
              <w:color w:val="000000"/>
            </w:rPr>
            <w:t>Aswan University Journal of Science and Technology</w:t>
          </w:r>
          <w:r w:rsidRPr="00FD68CB">
            <w:rPr>
              <w:rFonts w:eastAsia="Times New Roman"/>
              <w:color w:val="000000"/>
            </w:rPr>
            <w:t>, vol. 2, no. 1, 2022, [Online]. Available: https://journals.aswu.edu.eg/stjournal</w:t>
          </w:r>
        </w:p>
        <w:p w14:paraId="57A334B5" w14:textId="77777777" w:rsidR="00FD68CB" w:rsidRPr="00FD68CB" w:rsidRDefault="00FD68CB">
          <w:pPr>
            <w:autoSpaceDE w:val="0"/>
            <w:autoSpaceDN w:val="0"/>
            <w:ind w:hanging="640"/>
            <w:divId w:val="1473209154"/>
            <w:rPr>
              <w:rFonts w:eastAsia="Times New Roman"/>
              <w:color w:val="000000"/>
            </w:rPr>
          </w:pPr>
          <w:r w:rsidRPr="00FD68CB">
            <w:rPr>
              <w:rFonts w:eastAsia="Times New Roman"/>
              <w:color w:val="000000"/>
            </w:rPr>
            <w:t>[10]</w:t>
          </w:r>
          <w:r w:rsidRPr="00FD68CB">
            <w:rPr>
              <w:rFonts w:eastAsia="Times New Roman"/>
              <w:color w:val="000000"/>
            </w:rPr>
            <w:tab/>
            <w:t xml:space="preserve">S. Minaee, Y. Boykov, F. Porikli, A. Plaza, N. Kehtarnavaz, and D. Terzopoulos, “Image Segmentation Using Deep Learning: A Survey,” </w:t>
          </w:r>
          <w:r w:rsidRPr="00FD68CB">
            <w:rPr>
              <w:rFonts w:eastAsia="Times New Roman"/>
              <w:i/>
              <w:iCs/>
              <w:color w:val="000000"/>
            </w:rPr>
            <w:t>IEEE Trans. Pattern Anal. Mach. Intell.</w:t>
          </w:r>
          <w:r w:rsidRPr="00FD68CB">
            <w:rPr>
              <w:rFonts w:eastAsia="Times New Roman"/>
              <w:color w:val="000000"/>
            </w:rPr>
            <w:t>, vol. 44, no. 7, pp. 3523–3542, Jul. 2022, doi: 10.1109/TPAMI.2021.3059968.</w:t>
          </w:r>
        </w:p>
        <w:p w14:paraId="2B29E324" w14:textId="77777777" w:rsidR="00FD68CB" w:rsidRPr="00FD68CB" w:rsidRDefault="00FD68CB">
          <w:pPr>
            <w:autoSpaceDE w:val="0"/>
            <w:autoSpaceDN w:val="0"/>
            <w:ind w:hanging="640"/>
            <w:divId w:val="259879585"/>
            <w:rPr>
              <w:rFonts w:eastAsia="Times New Roman"/>
              <w:color w:val="000000"/>
            </w:rPr>
          </w:pPr>
          <w:r w:rsidRPr="00FD68CB">
            <w:rPr>
              <w:rFonts w:eastAsia="Times New Roman"/>
              <w:color w:val="000000"/>
            </w:rPr>
            <w:lastRenderedPageBreak/>
            <w:t>[11]</w:t>
          </w:r>
          <w:r w:rsidRPr="00FD68CB">
            <w:rPr>
              <w:rFonts w:eastAsia="Times New Roman"/>
              <w:color w:val="000000"/>
            </w:rPr>
            <w:tab/>
            <w:t xml:space="preserve">W. Budiharto, A. A. S. Gunawan, J. S. Suroso, A. Chowanda, A. Patrik, and G. Utama, “Fast Object Detection for Quadcopter Drone Using Deep Learning,” in </w:t>
          </w:r>
          <w:r w:rsidRPr="00FD68CB">
            <w:rPr>
              <w:rFonts w:eastAsia="Times New Roman"/>
              <w:i/>
              <w:iCs/>
              <w:color w:val="000000"/>
            </w:rPr>
            <w:t>2018 3rd International Conference on Computer and Communication Systems (ICCCS)</w:t>
          </w:r>
          <w:r w:rsidRPr="00FD68CB">
            <w:rPr>
              <w:rFonts w:eastAsia="Times New Roman"/>
              <w:color w:val="000000"/>
            </w:rPr>
            <w:t>, IEEE, Apr. 2018, pp. 192–195. doi: 10.1109/CCOMS.2018.8463284.</w:t>
          </w:r>
        </w:p>
        <w:p w14:paraId="00FB9853" w14:textId="77777777" w:rsidR="00FD68CB" w:rsidRPr="00FD68CB" w:rsidRDefault="00FD68CB">
          <w:pPr>
            <w:autoSpaceDE w:val="0"/>
            <w:autoSpaceDN w:val="0"/>
            <w:ind w:hanging="640"/>
            <w:divId w:val="1014695992"/>
            <w:rPr>
              <w:rFonts w:eastAsia="Times New Roman"/>
              <w:color w:val="000000"/>
            </w:rPr>
          </w:pPr>
          <w:r w:rsidRPr="00FD68CB">
            <w:rPr>
              <w:rFonts w:eastAsia="Times New Roman"/>
              <w:color w:val="000000"/>
            </w:rPr>
            <w:t>[12]</w:t>
          </w:r>
          <w:r w:rsidRPr="00FD68CB">
            <w:rPr>
              <w:rFonts w:eastAsia="Times New Roman"/>
              <w:color w:val="000000"/>
            </w:rPr>
            <w:tab/>
            <w:t xml:space="preserve">J. Terven, D. M. Córdova-Esparza, and J. A. Romero-González, “A Comprehensive Review of YOLO Architectures in Computer Vision: From YOLOv1 to YOLOv8 and YOLO-NAS,” Dec. 01, 2023, </w:t>
          </w:r>
          <w:r w:rsidRPr="00FD68CB">
            <w:rPr>
              <w:rFonts w:eastAsia="Times New Roman"/>
              <w:i/>
              <w:iCs/>
              <w:color w:val="000000"/>
            </w:rPr>
            <w:t>Multidisciplinary Digital Publishing Institute (MDPI)</w:t>
          </w:r>
          <w:r w:rsidRPr="00FD68CB">
            <w:rPr>
              <w:rFonts w:eastAsia="Times New Roman"/>
              <w:color w:val="000000"/>
            </w:rPr>
            <w:t>. doi: 10.3390/make5040083.</w:t>
          </w:r>
        </w:p>
        <w:p w14:paraId="4F0F5D20" w14:textId="77777777" w:rsidR="00FD68CB" w:rsidRPr="00FD68CB" w:rsidRDefault="00FD68CB">
          <w:pPr>
            <w:autoSpaceDE w:val="0"/>
            <w:autoSpaceDN w:val="0"/>
            <w:ind w:hanging="640"/>
            <w:divId w:val="1217662219"/>
            <w:rPr>
              <w:rFonts w:eastAsia="Times New Roman"/>
              <w:color w:val="000000"/>
            </w:rPr>
          </w:pPr>
          <w:r w:rsidRPr="00FD68CB">
            <w:rPr>
              <w:rFonts w:eastAsia="Times New Roman"/>
              <w:color w:val="000000"/>
            </w:rPr>
            <w:t>[13]</w:t>
          </w:r>
          <w:r w:rsidRPr="00FD68CB">
            <w:rPr>
              <w:rFonts w:eastAsia="Times New Roman"/>
              <w:color w:val="000000"/>
            </w:rPr>
            <w:tab/>
            <w:t xml:space="preserve">S. Park, J. Kim, S. Wang, and J. Kim, “Effectiveness of Image Augmentation Techniques on Non-Protective Personal Equipment Detection Using YOLOv8,” </w:t>
          </w:r>
          <w:r w:rsidRPr="00FD68CB">
            <w:rPr>
              <w:rFonts w:eastAsia="Times New Roman"/>
              <w:i/>
              <w:iCs/>
              <w:color w:val="000000"/>
            </w:rPr>
            <w:t>Applied Sciences (Switzerland)</w:t>
          </w:r>
          <w:r w:rsidRPr="00FD68CB">
            <w:rPr>
              <w:rFonts w:eastAsia="Times New Roman"/>
              <w:color w:val="000000"/>
            </w:rPr>
            <w:t>, vol. 15, no. 5, Mar. 2025, doi: 10.3390/app15052631.</w:t>
          </w:r>
        </w:p>
        <w:p w14:paraId="1B747E94" w14:textId="77777777" w:rsidR="00FD68CB" w:rsidRPr="00FD68CB" w:rsidRDefault="00FD68CB">
          <w:pPr>
            <w:autoSpaceDE w:val="0"/>
            <w:autoSpaceDN w:val="0"/>
            <w:ind w:hanging="640"/>
            <w:divId w:val="1947805665"/>
            <w:rPr>
              <w:rFonts w:eastAsia="Times New Roman"/>
              <w:color w:val="000000"/>
            </w:rPr>
          </w:pPr>
          <w:r w:rsidRPr="00FD68CB">
            <w:rPr>
              <w:rFonts w:eastAsia="Times New Roman"/>
              <w:color w:val="000000"/>
            </w:rPr>
            <w:t>[14]</w:t>
          </w:r>
          <w:r w:rsidRPr="00FD68CB">
            <w:rPr>
              <w:rFonts w:eastAsia="Times New Roman"/>
              <w:color w:val="000000"/>
            </w:rPr>
            <w:tab/>
            <w:t xml:space="preserve">S. Gholinavaz, N. saeedi, and S. S. Gharehveran, “Robustness analysis of YOLO and faster R-CNN for object detection in realistic weather scenarios with noise augmentation,” </w:t>
          </w:r>
          <w:r w:rsidRPr="00FD68CB">
            <w:rPr>
              <w:rFonts w:eastAsia="Times New Roman"/>
              <w:i/>
              <w:iCs/>
              <w:color w:val="000000"/>
            </w:rPr>
            <w:t>Sci. Rep.</w:t>
          </w:r>
          <w:r w:rsidRPr="00FD68CB">
            <w:rPr>
              <w:rFonts w:eastAsia="Times New Roman"/>
              <w:color w:val="000000"/>
            </w:rPr>
            <w:t>, vol. 15, no. 1, Dec. 2025, doi: 10.1038/s41598-025-28737-5.</w:t>
          </w:r>
        </w:p>
        <w:p w14:paraId="5F28AC8F" w14:textId="77777777" w:rsidR="00FD68CB" w:rsidRPr="00FD68CB" w:rsidRDefault="00FD68CB">
          <w:pPr>
            <w:autoSpaceDE w:val="0"/>
            <w:autoSpaceDN w:val="0"/>
            <w:ind w:hanging="640"/>
            <w:divId w:val="156308007"/>
            <w:rPr>
              <w:rFonts w:eastAsia="Times New Roman"/>
              <w:color w:val="000000"/>
            </w:rPr>
          </w:pPr>
          <w:r w:rsidRPr="00FD68CB">
            <w:rPr>
              <w:rFonts w:eastAsia="Times New Roman"/>
              <w:color w:val="000000"/>
            </w:rPr>
            <w:t>[15]</w:t>
          </w:r>
          <w:r w:rsidRPr="00FD68CB">
            <w:rPr>
              <w:rFonts w:eastAsia="Times New Roman"/>
              <w:color w:val="000000"/>
            </w:rPr>
            <w:tab/>
            <w:t xml:space="preserve">Y. Inoue, R. Sultana, Y. Nishino, and I. Shimizu, “Enhancing Daytime Train Image Detection with YOLOv8 through Data Augmentation Techniques,” </w:t>
          </w:r>
          <w:r w:rsidRPr="00FD68CB">
            <w:rPr>
              <w:rFonts w:eastAsia="Times New Roman"/>
              <w:i/>
              <w:iCs/>
              <w:color w:val="000000"/>
            </w:rPr>
            <w:t>2024 the 7th Artificial Intelligence and Cloud Computing Conference (AICCC) (AICCC 2024), December 1416, 2024, Tokyo, Japan</w:t>
          </w:r>
          <w:r w:rsidRPr="00FD68CB">
            <w:rPr>
              <w:rFonts w:eastAsia="Times New Roman"/>
              <w:color w:val="000000"/>
            </w:rPr>
            <w:t>, vol. 1, 2024, doi: 10.1145/3719384.</w:t>
          </w:r>
        </w:p>
        <w:p w14:paraId="3670DE04" w14:textId="77777777" w:rsidR="00FD68CB" w:rsidRPr="00FD68CB" w:rsidRDefault="00FD68CB">
          <w:pPr>
            <w:autoSpaceDE w:val="0"/>
            <w:autoSpaceDN w:val="0"/>
            <w:ind w:hanging="640"/>
            <w:divId w:val="2126801560"/>
            <w:rPr>
              <w:rFonts w:eastAsia="Times New Roman"/>
              <w:color w:val="000000"/>
            </w:rPr>
          </w:pPr>
          <w:r w:rsidRPr="00FD68CB">
            <w:rPr>
              <w:rFonts w:eastAsia="Times New Roman"/>
              <w:color w:val="000000"/>
            </w:rPr>
            <w:t>[16]</w:t>
          </w:r>
          <w:r w:rsidRPr="00FD68CB">
            <w:rPr>
              <w:rFonts w:eastAsia="Times New Roman"/>
              <w:color w:val="000000"/>
            </w:rPr>
            <w:tab/>
            <w:t>D. K. Alqahtani, A. Cheema, and A. N. Toosi, “Benchmarking Deep Learning Models for Object Detection on Edge Computing Devices,” Sep. 2024, [Online]. Available: http://arxiv.org/abs/2409.16808</w:t>
          </w:r>
        </w:p>
        <w:p w14:paraId="230200CB" w14:textId="77777777" w:rsidR="00FD68CB" w:rsidRPr="00FD68CB" w:rsidRDefault="00FD68CB">
          <w:pPr>
            <w:autoSpaceDE w:val="0"/>
            <w:autoSpaceDN w:val="0"/>
            <w:ind w:hanging="640"/>
            <w:divId w:val="1980649586"/>
            <w:rPr>
              <w:rFonts w:eastAsia="Times New Roman"/>
              <w:color w:val="000000"/>
            </w:rPr>
          </w:pPr>
          <w:r w:rsidRPr="00FD68CB">
            <w:rPr>
              <w:rFonts w:eastAsia="Times New Roman"/>
              <w:color w:val="000000"/>
            </w:rPr>
            <w:t>[17]</w:t>
          </w:r>
          <w:r w:rsidRPr="00FD68CB">
            <w:rPr>
              <w:rFonts w:eastAsia="Times New Roman"/>
              <w:color w:val="000000"/>
            </w:rPr>
            <w:tab/>
            <w:t>Hailo AI, “Hailo Getting Started Guide.” Accessed: Jun. 23, 2026. [Online]. Available: https://hailo.ai/developer-zone/documentation/hailo-sw-suite-2025-10-for-hailo-8-8l/?sp_referrer=suite/suite_overview.html#where-to-begin</w:t>
          </w:r>
        </w:p>
        <w:p w14:paraId="1EE52E36" w14:textId="77777777" w:rsidR="00FD68CB" w:rsidRPr="00FD68CB" w:rsidRDefault="00FD68CB">
          <w:pPr>
            <w:autoSpaceDE w:val="0"/>
            <w:autoSpaceDN w:val="0"/>
            <w:ind w:hanging="640"/>
            <w:divId w:val="1308588985"/>
            <w:rPr>
              <w:rFonts w:eastAsia="Times New Roman"/>
              <w:color w:val="000000"/>
            </w:rPr>
          </w:pPr>
          <w:r w:rsidRPr="00FD68CB">
            <w:rPr>
              <w:rFonts w:eastAsia="Times New Roman"/>
              <w:color w:val="000000"/>
            </w:rPr>
            <w:t>[18]</w:t>
          </w:r>
          <w:r w:rsidRPr="00FD68CB">
            <w:rPr>
              <w:rFonts w:eastAsia="Times New Roman"/>
              <w:color w:val="000000"/>
            </w:rPr>
            <w:tab/>
            <w:t>D. K. Alqahtani, M. A. Cheema, M. A. Rodriguez, and A. N. Toosi, “A Comprehensive Evaluation of Deep Learning Object Detection Models on Heterogeneous Edge Devices,” May 2026, [Online]. Available: http://arxiv.org/abs/2409.16808</w:t>
          </w:r>
        </w:p>
        <w:p w14:paraId="592A8583" w14:textId="77777777" w:rsidR="00FD68CB" w:rsidRPr="00FD68CB" w:rsidRDefault="00FD68CB">
          <w:pPr>
            <w:autoSpaceDE w:val="0"/>
            <w:autoSpaceDN w:val="0"/>
            <w:ind w:hanging="640"/>
            <w:divId w:val="92627632"/>
            <w:rPr>
              <w:rFonts w:eastAsia="Times New Roman"/>
              <w:color w:val="000000"/>
            </w:rPr>
          </w:pPr>
          <w:r w:rsidRPr="00FD68CB">
            <w:rPr>
              <w:rFonts w:eastAsia="Times New Roman"/>
              <w:color w:val="000000"/>
            </w:rPr>
            <w:t>[19]</w:t>
          </w:r>
          <w:r w:rsidRPr="00FD68CB">
            <w:rPr>
              <w:rFonts w:eastAsia="Times New Roman"/>
              <w:color w:val="000000"/>
            </w:rPr>
            <w:tab/>
            <w:t xml:space="preserve">J. Bento, T. Paixão, and A. B. Alvarez, “Performance Evaluation of YOLOv8, YOLOv9, YOLOv10, and YOLOv11 for Stamp Detection in Scanned Documents,” </w:t>
          </w:r>
          <w:r w:rsidRPr="00FD68CB">
            <w:rPr>
              <w:rFonts w:eastAsia="Times New Roman"/>
              <w:i/>
              <w:iCs/>
              <w:color w:val="000000"/>
            </w:rPr>
            <w:t>Applied Sciences (Switzerland)</w:t>
          </w:r>
          <w:r w:rsidRPr="00FD68CB">
            <w:rPr>
              <w:rFonts w:eastAsia="Times New Roman"/>
              <w:color w:val="000000"/>
            </w:rPr>
            <w:t>, vol. 15, no. 6, Mar. 2025, doi: 10.3390/app15063154.</w:t>
          </w:r>
        </w:p>
        <w:p w14:paraId="4F50DFC2" w14:textId="77777777" w:rsidR="00FD68CB" w:rsidRPr="00FD68CB" w:rsidRDefault="00FD68CB">
          <w:pPr>
            <w:autoSpaceDE w:val="0"/>
            <w:autoSpaceDN w:val="0"/>
            <w:ind w:hanging="640"/>
            <w:divId w:val="440611936"/>
            <w:rPr>
              <w:rFonts w:eastAsia="Times New Roman"/>
              <w:color w:val="000000"/>
            </w:rPr>
          </w:pPr>
          <w:r w:rsidRPr="00FD68CB">
            <w:rPr>
              <w:rFonts w:eastAsia="Times New Roman"/>
              <w:color w:val="000000"/>
            </w:rPr>
            <w:t>[20]</w:t>
          </w:r>
          <w:r w:rsidRPr="00FD68CB">
            <w:rPr>
              <w:rFonts w:eastAsia="Times New Roman"/>
              <w:color w:val="000000"/>
            </w:rPr>
            <w:tab/>
            <w:t>Ultralytics, “YOLO Object Detection &amp; Segmentation.” Accessed: Jun. 23, 2026. [Online]. Available: https://docs.ultralytics.com/models</w:t>
          </w:r>
        </w:p>
        <w:p w14:paraId="67F95938" w14:textId="37823998" w:rsidR="00FD68CB" w:rsidRDefault="00FD68CB" w:rsidP="00DF09E1">
          <w:pPr>
            <w:autoSpaceDE w:val="0"/>
            <w:autoSpaceDN w:val="0"/>
            <w:ind w:left="0" w:firstLine="0"/>
            <w:divId w:val="1127164580"/>
            <w:rPr>
              <w:color w:val="000000"/>
            </w:rPr>
          </w:pPr>
          <w:r w:rsidRPr="00FD68CB">
            <w:rPr>
              <w:rFonts w:eastAsia="Times New Roman"/>
              <w:color w:val="000000"/>
            </w:rPr>
            <w:lastRenderedPageBreak/>
            <w:t> </w:t>
          </w:r>
        </w:p>
      </w:sdtContent>
    </w:sdt>
    <w:p w14:paraId="3A167CC3" w14:textId="100AB19B" w:rsidR="00FD68CB" w:rsidRDefault="00FD68CB" w:rsidP="00FD68CB">
      <w:pPr>
        <w:pStyle w:val="Heading1"/>
        <w:divId w:val="1127164580"/>
      </w:pPr>
      <w:r w:rsidRPr="00FD68CB">
        <w:t>LAMPIRAN</w:t>
      </w:r>
    </w:p>
    <w:p w14:paraId="054C4128" w14:textId="19E84414" w:rsidR="00FD68CB" w:rsidRDefault="00FD68CB" w:rsidP="00FD68CB">
      <w:pPr>
        <w:divId w:val="1127164580"/>
      </w:pPr>
    </w:p>
    <w:p w14:paraId="76FF4FAE" w14:textId="72329E14" w:rsidR="00FD68CB" w:rsidRDefault="00FD68CB" w:rsidP="00FB07DA">
      <w:pPr>
        <w:pStyle w:val="Lampiran"/>
        <w:divId w:val="1127164580"/>
      </w:pPr>
      <w:bookmarkStart w:id="221" w:name="_Toc233123735"/>
      <w:r>
        <w:t>LAMPIRAN 1</w:t>
      </w:r>
      <w:r w:rsidR="003E1085">
        <w:t xml:space="preserve"> (Main_Camera_Code.py)</w:t>
      </w:r>
      <w:bookmarkEnd w:id="221"/>
    </w:p>
    <w:p w14:paraId="3BA0BC99" w14:textId="77777777" w:rsidR="00FD68CB" w:rsidRDefault="00FD68CB" w:rsidP="001609D7">
      <w:pPr>
        <w:shd w:val="clear" w:color="auto" w:fill="F2F2F2" w:themeFill="background1" w:themeFillShade="F2"/>
        <w:spacing w:after="0" w:line="240" w:lineRule="auto"/>
        <w:ind w:left="720" w:hanging="10"/>
        <w:jc w:val="left"/>
        <w:divId w:val="1127164580"/>
      </w:pPr>
      <w:r>
        <w:t>import os</w:t>
      </w:r>
    </w:p>
    <w:p w14:paraId="20701320" w14:textId="77777777" w:rsidR="00FD68CB" w:rsidRDefault="00FD68CB" w:rsidP="001609D7">
      <w:pPr>
        <w:shd w:val="clear" w:color="auto" w:fill="F2F2F2" w:themeFill="background1" w:themeFillShade="F2"/>
        <w:spacing w:after="0" w:line="240" w:lineRule="auto"/>
        <w:ind w:left="720" w:hanging="10"/>
        <w:jc w:val="left"/>
        <w:divId w:val="1127164580"/>
      </w:pPr>
      <w:r>
        <w:t>import time</w:t>
      </w:r>
    </w:p>
    <w:p w14:paraId="069A686D" w14:textId="77777777" w:rsidR="00FD68CB" w:rsidRDefault="00FD68CB" w:rsidP="001609D7">
      <w:pPr>
        <w:shd w:val="clear" w:color="auto" w:fill="F2F2F2" w:themeFill="background1" w:themeFillShade="F2"/>
        <w:spacing w:after="0" w:line="240" w:lineRule="auto"/>
        <w:ind w:left="720" w:hanging="10"/>
        <w:jc w:val="left"/>
        <w:divId w:val="1127164580"/>
      </w:pPr>
      <w:r>
        <w:t>import threading</w:t>
      </w:r>
    </w:p>
    <w:p w14:paraId="6CA4E11B" w14:textId="77777777" w:rsidR="00FD68CB" w:rsidRDefault="00FD68CB" w:rsidP="001609D7">
      <w:pPr>
        <w:shd w:val="clear" w:color="auto" w:fill="F2F2F2" w:themeFill="background1" w:themeFillShade="F2"/>
        <w:spacing w:after="0" w:line="240" w:lineRule="auto"/>
        <w:ind w:left="720" w:hanging="10"/>
        <w:jc w:val="left"/>
        <w:divId w:val="1127164580"/>
      </w:pPr>
      <w:r>
        <w:t>import dataclasses</w:t>
      </w:r>
    </w:p>
    <w:p w14:paraId="0C5CBBE7" w14:textId="77777777" w:rsidR="00FD68CB" w:rsidRDefault="00FD68CB" w:rsidP="001609D7">
      <w:pPr>
        <w:shd w:val="clear" w:color="auto" w:fill="F2F2F2" w:themeFill="background1" w:themeFillShade="F2"/>
        <w:spacing w:after="0" w:line="240" w:lineRule="auto"/>
        <w:ind w:left="720" w:hanging="10"/>
        <w:jc w:val="left"/>
        <w:divId w:val="1127164580"/>
      </w:pPr>
      <w:r>
        <w:t>from datetime import datetime</w:t>
      </w:r>
    </w:p>
    <w:p w14:paraId="5CA14064" w14:textId="77777777" w:rsidR="00FD68CB" w:rsidRDefault="00FD68CB" w:rsidP="001609D7">
      <w:pPr>
        <w:shd w:val="clear" w:color="auto" w:fill="F2F2F2" w:themeFill="background1" w:themeFillShade="F2"/>
        <w:spacing w:after="0" w:line="240" w:lineRule="auto"/>
        <w:ind w:left="720" w:hanging="10"/>
        <w:jc w:val="left"/>
        <w:divId w:val="1127164580"/>
      </w:pPr>
      <w:r>
        <w:t>from typing import Optional, List</w:t>
      </w:r>
    </w:p>
    <w:p w14:paraId="3130345D" w14:textId="77777777" w:rsidR="00FD68CB" w:rsidRDefault="00FD68CB" w:rsidP="001609D7">
      <w:pPr>
        <w:shd w:val="clear" w:color="auto" w:fill="F2F2F2" w:themeFill="background1" w:themeFillShade="F2"/>
        <w:spacing w:after="0" w:line="240" w:lineRule="auto"/>
        <w:ind w:left="720" w:hanging="10"/>
        <w:jc w:val="left"/>
        <w:divId w:val="1127164580"/>
      </w:pPr>
      <w:r>
        <w:t>from collections import deque, Counter, defaultdict</w:t>
      </w:r>
    </w:p>
    <w:p w14:paraId="2155AD2D" w14:textId="77777777" w:rsidR="00FD68CB" w:rsidRDefault="00FD68CB" w:rsidP="001609D7">
      <w:pPr>
        <w:shd w:val="clear" w:color="auto" w:fill="F2F2F2" w:themeFill="background1" w:themeFillShade="F2"/>
        <w:spacing w:after="0" w:line="240" w:lineRule="auto"/>
        <w:ind w:left="720" w:hanging="10"/>
        <w:jc w:val="left"/>
        <w:divId w:val="1127164580"/>
      </w:pPr>
    </w:p>
    <w:p w14:paraId="6EE16592" w14:textId="77777777" w:rsidR="00FD68CB" w:rsidRDefault="00FD68CB" w:rsidP="001609D7">
      <w:pPr>
        <w:shd w:val="clear" w:color="auto" w:fill="F2F2F2" w:themeFill="background1" w:themeFillShade="F2"/>
        <w:spacing w:after="0" w:line="240" w:lineRule="auto"/>
        <w:ind w:left="720" w:hanging="10"/>
        <w:jc w:val="left"/>
        <w:divId w:val="1127164580"/>
      </w:pPr>
      <w:r>
        <w:t>import cv2</w:t>
      </w:r>
    </w:p>
    <w:p w14:paraId="58028427" w14:textId="77777777" w:rsidR="00FD68CB" w:rsidRDefault="00FD68CB" w:rsidP="001609D7">
      <w:pPr>
        <w:shd w:val="clear" w:color="auto" w:fill="F2F2F2" w:themeFill="background1" w:themeFillShade="F2"/>
        <w:spacing w:after="0" w:line="240" w:lineRule="auto"/>
        <w:ind w:left="720" w:hanging="10"/>
        <w:jc w:val="left"/>
        <w:divId w:val="1127164580"/>
      </w:pPr>
      <w:r>
        <w:t>import tkinter as tk</w:t>
      </w:r>
    </w:p>
    <w:p w14:paraId="7394BE95" w14:textId="77777777" w:rsidR="00FD68CB" w:rsidRDefault="00FD68CB" w:rsidP="001609D7">
      <w:pPr>
        <w:shd w:val="clear" w:color="auto" w:fill="F2F2F2" w:themeFill="background1" w:themeFillShade="F2"/>
        <w:spacing w:after="0" w:line="240" w:lineRule="auto"/>
        <w:ind w:left="720" w:hanging="10"/>
        <w:jc w:val="left"/>
        <w:divId w:val="1127164580"/>
      </w:pPr>
      <w:r>
        <w:t>from tkinter import filedialog, messagebox</w:t>
      </w:r>
    </w:p>
    <w:p w14:paraId="2C6041FB" w14:textId="77777777" w:rsidR="00FD68CB" w:rsidRDefault="00FD68CB" w:rsidP="001609D7">
      <w:pPr>
        <w:shd w:val="clear" w:color="auto" w:fill="F2F2F2" w:themeFill="background1" w:themeFillShade="F2"/>
        <w:spacing w:after="0" w:line="240" w:lineRule="auto"/>
        <w:ind w:left="720" w:hanging="10"/>
        <w:jc w:val="left"/>
        <w:divId w:val="1127164580"/>
      </w:pPr>
      <w:r>
        <w:t>from PIL import Image, ImageTk</w:t>
      </w:r>
    </w:p>
    <w:p w14:paraId="03D00ABC" w14:textId="77777777" w:rsidR="00FD68CB" w:rsidRDefault="00FD68CB" w:rsidP="001609D7">
      <w:pPr>
        <w:shd w:val="clear" w:color="auto" w:fill="F2F2F2" w:themeFill="background1" w:themeFillShade="F2"/>
        <w:spacing w:after="0" w:line="240" w:lineRule="auto"/>
        <w:ind w:left="720" w:hanging="10"/>
        <w:jc w:val="left"/>
        <w:divId w:val="1127164580"/>
      </w:pPr>
      <w:r>
        <w:t>from ultralytics import YOLO</w:t>
      </w:r>
    </w:p>
    <w:p w14:paraId="5F388BE3" w14:textId="77777777" w:rsidR="00FD68CB" w:rsidRDefault="00FD68CB" w:rsidP="001609D7">
      <w:pPr>
        <w:shd w:val="clear" w:color="auto" w:fill="F2F2F2" w:themeFill="background1" w:themeFillShade="F2"/>
        <w:spacing w:after="0" w:line="240" w:lineRule="auto"/>
        <w:ind w:left="720" w:hanging="10"/>
        <w:jc w:val="left"/>
        <w:divId w:val="1127164580"/>
      </w:pPr>
      <w:r>
        <w:t>import numpy as np</w:t>
      </w:r>
    </w:p>
    <w:p w14:paraId="175B6925" w14:textId="77777777" w:rsidR="00FD68CB" w:rsidRDefault="00FD68CB" w:rsidP="001609D7">
      <w:pPr>
        <w:shd w:val="clear" w:color="auto" w:fill="F2F2F2" w:themeFill="background1" w:themeFillShade="F2"/>
        <w:spacing w:after="0" w:line="240" w:lineRule="auto"/>
        <w:ind w:left="720" w:hanging="10"/>
        <w:jc w:val="left"/>
        <w:divId w:val="1127164580"/>
      </w:pPr>
    </w:p>
    <w:p w14:paraId="28DD7693" w14:textId="77777777" w:rsidR="00FD68CB" w:rsidRDefault="00FD68CB" w:rsidP="001609D7">
      <w:pPr>
        <w:shd w:val="clear" w:color="auto" w:fill="F2F2F2" w:themeFill="background1" w:themeFillShade="F2"/>
        <w:spacing w:after="0" w:line="240" w:lineRule="auto"/>
        <w:ind w:left="720" w:hanging="10"/>
        <w:jc w:val="left"/>
        <w:divId w:val="1127164580"/>
      </w:pPr>
    </w:p>
    <w:p w14:paraId="531ABFD7" w14:textId="77777777" w:rsidR="00FD68CB" w:rsidRDefault="00FD68CB" w:rsidP="001609D7">
      <w:pPr>
        <w:shd w:val="clear" w:color="auto" w:fill="F2F2F2" w:themeFill="background1" w:themeFillShade="F2"/>
        <w:spacing w:after="0" w:line="240" w:lineRule="auto"/>
        <w:ind w:left="720" w:hanging="10"/>
        <w:jc w:val="left"/>
        <w:divId w:val="1127164580"/>
      </w:pPr>
      <w:r>
        <w:t>os.environ['KMP_DUPLICATE_LIB_OK'] = 'TRUE'</w:t>
      </w:r>
    </w:p>
    <w:p w14:paraId="443E7E29" w14:textId="77777777" w:rsidR="00FD68CB" w:rsidRDefault="00FD68CB" w:rsidP="001609D7">
      <w:pPr>
        <w:shd w:val="clear" w:color="auto" w:fill="F2F2F2" w:themeFill="background1" w:themeFillShade="F2"/>
        <w:spacing w:after="0" w:line="240" w:lineRule="auto"/>
        <w:ind w:left="720" w:hanging="10"/>
        <w:jc w:val="left"/>
        <w:divId w:val="1127164580"/>
      </w:pPr>
      <w:r>
        <w:t>_SCRIPT_DIR = os.path.dirname(os.path.abspath(__file__))</w:t>
      </w:r>
    </w:p>
    <w:p w14:paraId="2C7AC9AE" w14:textId="77777777" w:rsidR="00FD68CB" w:rsidRDefault="00FD68CB" w:rsidP="001609D7">
      <w:pPr>
        <w:shd w:val="clear" w:color="auto" w:fill="F2F2F2" w:themeFill="background1" w:themeFillShade="F2"/>
        <w:spacing w:after="0" w:line="240" w:lineRule="auto"/>
        <w:ind w:left="720" w:hanging="10"/>
        <w:jc w:val="left"/>
        <w:divId w:val="1127164580"/>
      </w:pPr>
      <w:r>
        <w:t>MODELS_ROOT = os.path.join(_SCRIPT_DIR, "..", "Trained_Models")</w:t>
      </w:r>
    </w:p>
    <w:p w14:paraId="7D97E96E" w14:textId="77777777" w:rsidR="00FD68CB" w:rsidRDefault="00FD68CB" w:rsidP="001609D7">
      <w:pPr>
        <w:shd w:val="clear" w:color="auto" w:fill="F2F2F2" w:themeFill="background1" w:themeFillShade="F2"/>
        <w:spacing w:after="0" w:line="240" w:lineRule="auto"/>
        <w:ind w:left="720" w:hanging="10"/>
        <w:jc w:val="left"/>
        <w:divId w:val="1127164580"/>
      </w:pPr>
    </w:p>
    <w:p w14:paraId="47E31D44" w14:textId="77777777" w:rsidR="00FD68CB" w:rsidRDefault="00FD68CB" w:rsidP="001609D7">
      <w:pPr>
        <w:shd w:val="clear" w:color="auto" w:fill="F2F2F2" w:themeFill="background1" w:themeFillShade="F2"/>
        <w:spacing w:after="0" w:line="240" w:lineRule="auto"/>
        <w:ind w:left="720" w:hanging="10"/>
        <w:jc w:val="left"/>
        <w:divId w:val="1127164580"/>
      </w:pPr>
      <w:r>
        <w:t>def _model_pt_path(name):</w:t>
      </w:r>
    </w:p>
    <w:p w14:paraId="6EE6A0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"""Resolve ../Trained_Models/&lt;name&gt;/weights/&lt;name&gt;.pt, case-insensitively.</w:t>
      </w:r>
    </w:p>
    <w:p w14:paraId="20B0F669" w14:textId="77777777" w:rsidR="00FD68CB" w:rsidRDefault="00FD68CB" w:rsidP="001609D7">
      <w:pPr>
        <w:shd w:val="clear" w:color="auto" w:fill="F2F2F2" w:themeFill="background1" w:themeFillShade="F2"/>
        <w:spacing w:after="0" w:line="240" w:lineRule="auto"/>
        <w:ind w:left="720" w:hanging="10"/>
        <w:jc w:val="left"/>
        <w:divId w:val="1127164580"/>
      </w:pPr>
    </w:p>
    <w:p w14:paraId="3FE9D0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Returns the actual file on disk if a .pt whose stem matches &lt;name&gt; exists</w:t>
      </w:r>
    </w:p>
    <w:p w14:paraId="080098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(ignoring case); otherwise prefers the usual Ultralytics best.pt/last.pt,</w:t>
      </w:r>
    </w:p>
    <w:p w14:paraId="19F094E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then any .pt; finally the conventional path (for error messages).</w:t>
      </w:r>
    </w:p>
    <w:p w14:paraId="3D8D40A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EF52AB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weights_dir = os.path.join(MODELS_ROOT, name, "weights")</w:t>
      </w:r>
    </w:p>
    <w:p w14:paraId="4E75951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conventional = os.path.join(weights_dir, f"{name}.pt")</w:t>
      </w:r>
    </w:p>
    <w:p w14:paraId="0FE553B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fallback = None</w:t>
      </w:r>
    </w:p>
    <w:p w14:paraId="6BC994C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preferred = None</w:t>
      </w:r>
    </w:p>
    <w:p w14:paraId="2F5E904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try:</w:t>
      </w:r>
    </w:p>
    <w:p w14:paraId="59D2E8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f in sorted(os.listdir(weights_dir)):</w:t>
      </w:r>
    </w:p>
    <w:p w14:paraId="0B3668E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stem, ext = os.path.splitext(f)</w:t>
      </w:r>
    </w:p>
    <w:p w14:paraId="416451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ext.lower() != ".pt":</w:t>
      </w:r>
    </w:p>
    <w:p w14:paraId="40AA6DD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6543BE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stem.lower() == name.lower():</w:t>
      </w:r>
    </w:p>
    <w:p w14:paraId="72DDB0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os.path.join(weights_dir, f)</w:t>
      </w:r>
    </w:p>
    <w:p w14:paraId="3DC9849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stem.lower() in ("best", "last") and preferred is None:</w:t>
      </w:r>
    </w:p>
    <w:p w14:paraId="76F101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preferred = os.path.join(weights_dir, f)</w:t>
      </w:r>
    </w:p>
    <w:p w14:paraId="16C9F76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fallback is None:</w:t>
      </w:r>
    </w:p>
    <w:p w14:paraId="5D23F2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fallback = os.path.join(weights_dir, f)</w:t>
      </w:r>
    </w:p>
    <w:p w14:paraId="472B016E"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except OSError:</w:t>
      </w:r>
    </w:p>
    <w:p w14:paraId="57E2AD8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pass</w:t>
      </w:r>
    </w:p>
    <w:p w14:paraId="2E28FD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preferred or fallback or conventional</w:t>
      </w:r>
    </w:p>
    <w:p w14:paraId="7586547B" w14:textId="77777777" w:rsidR="00FD68CB" w:rsidRDefault="00FD68CB" w:rsidP="001609D7">
      <w:pPr>
        <w:shd w:val="clear" w:color="auto" w:fill="F2F2F2" w:themeFill="background1" w:themeFillShade="F2"/>
        <w:spacing w:after="0" w:line="240" w:lineRule="auto"/>
        <w:ind w:left="720" w:hanging="10"/>
        <w:jc w:val="left"/>
        <w:divId w:val="1127164580"/>
      </w:pPr>
    </w:p>
    <w:p w14:paraId="3D63F369" w14:textId="77777777" w:rsidR="00FD68CB" w:rsidRDefault="00FD68CB" w:rsidP="001609D7">
      <w:pPr>
        <w:shd w:val="clear" w:color="auto" w:fill="F2F2F2" w:themeFill="background1" w:themeFillShade="F2"/>
        <w:spacing w:after="0" w:line="240" w:lineRule="auto"/>
        <w:ind w:left="720" w:hanging="10"/>
        <w:jc w:val="left"/>
        <w:divId w:val="1127164580"/>
      </w:pPr>
      <w:r>
        <w:t>DEFAULT_MODEL_NAME = "YOLO11n"</w:t>
      </w:r>
    </w:p>
    <w:p w14:paraId="3E7DDF62" w14:textId="77777777" w:rsidR="00FD68CB" w:rsidRDefault="00FD68CB" w:rsidP="001609D7">
      <w:pPr>
        <w:shd w:val="clear" w:color="auto" w:fill="F2F2F2" w:themeFill="background1" w:themeFillShade="F2"/>
        <w:spacing w:after="0" w:line="240" w:lineRule="auto"/>
        <w:ind w:left="720" w:hanging="10"/>
        <w:jc w:val="left"/>
        <w:divId w:val="1127164580"/>
      </w:pPr>
      <w:r>
        <w:t>DEFAULT_MODEL_PATH = _model_pt_path(DEFAULT_MODEL_NAME)</w:t>
      </w:r>
    </w:p>
    <w:p w14:paraId="7DEF7D14" w14:textId="77777777" w:rsidR="00FD68CB" w:rsidRDefault="00FD68CB" w:rsidP="001609D7">
      <w:pPr>
        <w:shd w:val="clear" w:color="auto" w:fill="F2F2F2" w:themeFill="background1" w:themeFillShade="F2"/>
        <w:spacing w:after="0" w:line="240" w:lineRule="auto"/>
        <w:ind w:left="720" w:hanging="10"/>
        <w:jc w:val="left"/>
        <w:divId w:val="1127164580"/>
      </w:pPr>
    </w:p>
    <w:p w14:paraId="679E573B" w14:textId="77777777" w:rsidR="00FD68CB" w:rsidRDefault="00FD68CB" w:rsidP="001609D7">
      <w:pPr>
        <w:shd w:val="clear" w:color="auto" w:fill="F2F2F2" w:themeFill="background1" w:themeFillShade="F2"/>
        <w:spacing w:after="0" w:line="240" w:lineRule="auto"/>
        <w:ind w:left="720" w:hanging="10"/>
        <w:jc w:val="left"/>
        <w:divId w:val="1127164580"/>
      </w:pPr>
      <w:r>
        <w:t>CLASS_NAMES = {</w:t>
      </w:r>
    </w:p>
    <w:p w14:paraId="4085731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 "Ball-1", 1: "Ball-2", 2: "Ball-3", 3: "Ball-4", 4: "Ball-5",</w:t>
      </w:r>
    </w:p>
    <w:p w14:paraId="5A9CE81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5: "Ball-6", 6: "Ball-7", 7: "Ball-8", 8: "Ball-9",</w:t>
      </w:r>
    </w:p>
    <w:p w14:paraId="508161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9: "cue",   10: "cue_stick", 11: "pocket", 12: "rack",</w:t>
      </w:r>
    </w:p>
    <w:p w14:paraId="0E7AB201" w14:textId="77777777" w:rsidR="00FD68CB" w:rsidRDefault="00FD68CB" w:rsidP="001609D7">
      <w:pPr>
        <w:shd w:val="clear" w:color="auto" w:fill="F2F2F2" w:themeFill="background1" w:themeFillShade="F2"/>
        <w:spacing w:after="0" w:line="240" w:lineRule="auto"/>
        <w:ind w:left="720" w:hanging="10"/>
        <w:jc w:val="left"/>
        <w:divId w:val="1127164580"/>
      </w:pPr>
      <w:r>
        <w:t>}</w:t>
      </w:r>
    </w:p>
    <w:p w14:paraId="140B86FD" w14:textId="77777777" w:rsidR="00FD68CB" w:rsidRDefault="00FD68CB" w:rsidP="001609D7">
      <w:pPr>
        <w:shd w:val="clear" w:color="auto" w:fill="F2F2F2" w:themeFill="background1" w:themeFillShade="F2"/>
        <w:spacing w:after="0" w:line="240" w:lineRule="auto"/>
        <w:ind w:left="720" w:hanging="10"/>
        <w:jc w:val="left"/>
        <w:divId w:val="1127164580"/>
      </w:pPr>
      <w:r>
        <w:t>BALL_CLASSES = set(range(9))</w:t>
      </w:r>
    </w:p>
    <w:p w14:paraId="19465B59" w14:textId="77777777" w:rsidR="00FD68CB" w:rsidRDefault="00FD68CB" w:rsidP="001609D7">
      <w:pPr>
        <w:shd w:val="clear" w:color="auto" w:fill="F2F2F2" w:themeFill="background1" w:themeFillShade="F2"/>
        <w:spacing w:after="0" w:line="240" w:lineRule="auto"/>
        <w:ind w:left="720" w:hanging="10"/>
        <w:jc w:val="left"/>
        <w:divId w:val="1127164580"/>
      </w:pPr>
      <w:r>
        <w:t>CUE_CLASS    = 9</w:t>
      </w:r>
    </w:p>
    <w:p w14:paraId="3B2B2B17" w14:textId="77777777" w:rsidR="00FD68CB" w:rsidRDefault="00FD68CB" w:rsidP="001609D7">
      <w:pPr>
        <w:shd w:val="clear" w:color="auto" w:fill="F2F2F2" w:themeFill="background1" w:themeFillShade="F2"/>
        <w:spacing w:after="0" w:line="240" w:lineRule="auto"/>
        <w:ind w:left="720" w:hanging="10"/>
        <w:jc w:val="left"/>
        <w:divId w:val="1127164580"/>
      </w:pPr>
      <w:r>
        <w:t>POCKET_CLASS = 11</w:t>
      </w:r>
    </w:p>
    <w:p w14:paraId="0220EF52" w14:textId="77777777" w:rsidR="00FD68CB" w:rsidRDefault="00FD68CB" w:rsidP="001609D7">
      <w:pPr>
        <w:shd w:val="clear" w:color="auto" w:fill="F2F2F2" w:themeFill="background1" w:themeFillShade="F2"/>
        <w:spacing w:after="0" w:line="240" w:lineRule="auto"/>
        <w:ind w:left="720" w:hanging="10"/>
        <w:jc w:val="left"/>
        <w:divId w:val="1127164580"/>
      </w:pPr>
      <w:r>
        <w:t>RACK_CLASS   = 12</w:t>
      </w:r>
    </w:p>
    <w:p w14:paraId="4489C7B9" w14:textId="77777777" w:rsidR="00FD68CB" w:rsidRDefault="00FD68CB" w:rsidP="001609D7">
      <w:pPr>
        <w:shd w:val="clear" w:color="auto" w:fill="F2F2F2" w:themeFill="background1" w:themeFillShade="F2"/>
        <w:spacing w:after="0" w:line="240" w:lineRule="auto"/>
        <w:ind w:left="720" w:hanging="10"/>
        <w:jc w:val="left"/>
        <w:divId w:val="1127164580"/>
      </w:pPr>
    </w:p>
    <w:p w14:paraId="74BFE11E" w14:textId="77777777" w:rsidR="00FD68CB" w:rsidRDefault="00FD68CB" w:rsidP="001609D7">
      <w:pPr>
        <w:shd w:val="clear" w:color="auto" w:fill="F2F2F2" w:themeFill="background1" w:themeFillShade="F2"/>
        <w:spacing w:after="0" w:line="240" w:lineRule="auto"/>
        <w:ind w:left="720" w:hanging="10"/>
        <w:jc w:val="left"/>
        <w:divId w:val="1127164580"/>
      </w:pPr>
      <w:r>
        <w:t>BALL_COLOR_ID = {</w:t>
      </w:r>
    </w:p>
    <w:p w14:paraId="002C35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 "Kuning", 1: "Biru",  2: "Merah",</w:t>
      </w:r>
    </w:p>
    <w:p w14:paraId="3B162E4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3: "Pink",   4: "Ungu",  5: "Hijau",</w:t>
      </w:r>
    </w:p>
    <w:p w14:paraId="5CF986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6: "Coklat", 7: "Hitam", 8: "Kuning-Hitam",</w:t>
      </w:r>
    </w:p>
    <w:p w14:paraId="6BA2F90A" w14:textId="77777777" w:rsidR="00FD68CB" w:rsidRDefault="00FD68CB" w:rsidP="001609D7">
      <w:pPr>
        <w:shd w:val="clear" w:color="auto" w:fill="F2F2F2" w:themeFill="background1" w:themeFillShade="F2"/>
        <w:spacing w:after="0" w:line="240" w:lineRule="auto"/>
        <w:ind w:left="720" w:hanging="10"/>
        <w:jc w:val="left"/>
        <w:divId w:val="1127164580"/>
      </w:pPr>
      <w:r>
        <w:t>}</w:t>
      </w:r>
    </w:p>
    <w:p w14:paraId="6638DB22" w14:textId="77777777" w:rsidR="00FD68CB" w:rsidRDefault="00FD68CB" w:rsidP="001609D7">
      <w:pPr>
        <w:shd w:val="clear" w:color="auto" w:fill="F2F2F2" w:themeFill="background1" w:themeFillShade="F2"/>
        <w:spacing w:after="0" w:line="240" w:lineRule="auto"/>
        <w:ind w:left="720" w:hanging="10"/>
        <w:jc w:val="left"/>
        <w:divId w:val="1127164580"/>
      </w:pPr>
      <w:r>
        <w:t>BALL_BGR = {</w:t>
      </w:r>
    </w:p>
    <w:p w14:paraId="2E3B93C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 (0, 255, 255),</w:t>
      </w:r>
    </w:p>
    <w:p w14:paraId="3EA0E6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1: (255, 0, 0),</w:t>
      </w:r>
    </w:p>
    <w:p w14:paraId="3DB3BE3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2: (0, 0, 255),</w:t>
      </w:r>
    </w:p>
    <w:p w14:paraId="3395BB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3: (180, 105, 255),</w:t>
      </w:r>
    </w:p>
    <w:p w14:paraId="1254223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4: (211, 0, 148),</w:t>
      </w:r>
    </w:p>
    <w:p w14:paraId="40B15C2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5: (0, 200, 0),</w:t>
      </w:r>
    </w:p>
    <w:p w14:paraId="6F299C5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6: (19, 69, 139),</w:t>
      </w:r>
    </w:p>
    <w:p w14:paraId="2A5F6A5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7: (0, 0, 0),</w:t>
      </w:r>
    </w:p>
    <w:p w14:paraId="297FFA1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8: ((0, 255, 255), (0, 0, 0)),</w:t>
      </w:r>
    </w:p>
    <w:p w14:paraId="2DAA9781" w14:textId="77777777" w:rsidR="00FD68CB" w:rsidRDefault="00FD68CB" w:rsidP="001609D7">
      <w:pPr>
        <w:shd w:val="clear" w:color="auto" w:fill="F2F2F2" w:themeFill="background1" w:themeFillShade="F2"/>
        <w:spacing w:after="0" w:line="240" w:lineRule="auto"/>
        <w:ind w:left="720" w:hanging="10"/>
        <w:jc w:val="left"/>
        <w:divId w:val="1127164580"/>
      </w:pPr>
      <w:r>
        <w:t>}</w:t>
      </w:r>
    </w:p>
    <w:p w14:paraId="04830476" w14:textId="77777777" w:rsidR="00FD68CB" w:rsidRDefault="00FD68CB" w:rsidP="001609D7">
      <w:pPr>
        <w:shd w:val="clear" w:color="auto" w:fill="F2F2F2" w:themeFill="background1" w:themeFillShade="F2"/>
        <w:spacing w:after="0" w:line="240" w:lineRule="auto"/>
        <w:ind w:left="720" w:hanging="10"/>
        <w:jc w:val="left"/>
        <w:divId w:val="1127164580"/>
      </w:pPr>
    </w:p>
    <w:p w14:paraId="314ED91E" w14:textId="77777777" w:rsidR="00FD68CB" w:rsidRDefault="00FD68CB" w:rsidP="001609D7">
      <w:pPr>
        <w:shd w:val="clear" w:color="auto" w:fill="F2F2F2" w:themeFill="background1" w:themeFillShade="F2"/>
        <w:spacing w:after="0" w:line="240" w:lineRule="auto"/>
        <w:ind w:left="720" w:hanging="10"/>
        <w:jc w:val="left"/>
        <w:divId w:val="1127164580"/>
      </w:pPr>
      <w:r>
        <w:t>CONF_THRESHOLD = 0.35</w:t>
      </w:r>
    </w:p>
    <w:p w14:paraId="38EC1ADB" w14:textId="77777777" w:rsidR="00FD68CB" w:rsidRDefault="00FD68CB" w:rsidP="001609D7">
      <w:pPr>
        <w:shd w:val="clear" w:color="auto" w:fill="F2F2F2" w:themeFill="background1" w:themeFillShade="F2"/>
        <w:spacing w:after="0" w:line="240" w:lineRule="auto"/>
        <w:ind w:left="720" w:hanging="10"/>
        <w:jc w:val="left"/>
        <w:divId w:val="1127164580"/>
      </w:pPr>
    </w:p>
    <w:p w14:paraId="54CF1DEC" w14:textId="77777777" w:rsidR="00FD68CB" w:rsidRDefault="00FD68CB" w:rsidP="001609D7">
      <w:pPr>
        <w:shd w:val="clear" w:color="auto" w:fill="F2F2F2" w:themeFill="background1" w:themeFillShade="F2"/>
        <w:spacing w:after="0" w:line="240" w:lineRule="auto"/>
        <w:ind w:left="720" w:hanging="10"/>
        <w:jc w:val="left"/>
        <w:divId w:val="1127164580"/>
      </w:pPr>
      <w:r>
        <w:t>SHOW_CONTACT_DEBUG = True</w:t>
      </w:r>
    </w:p>
    <w:p w14:paraId="28BBC2D3" w14:textId="77777777" w:rsidR="00FD68CB" w:rsidRDefault="00FD68CB" w:rsidP="001609D7">
      <w:pPr>
        <w:shd w:val="clear" w:color="auto" w:fill="F2F2F2" w:themeFill="background1" w:themeFillShade="F2"/>
        <w:spacing w:after="0" w:line="240" w:lineRule="auto"/>
        <w:ind w:left="720" w:hanging="10"/>
        <w:jc w:val="left"/>
        <w:divId w:val="1127164580"/>
      </w:pPr>
    </w:p>
    <w:p w14:paraId="462DD532" w14:textId="77777777" w:rsidR="00FD68CB" w:rsidRDefault="00FD68CB" w:rsidP="001609D7">
      <w:pPr>
        <w:shd w:val="clear" w:color="auto" w:fill="F2F2F2" w:themeFill="background1" w:themeFillShade="F2"/>
        <w:spacing w:after="0" w:line="240" w:lineRule="auto"/>
        <w:ind w:left="720" w:hanging="10"/>
        <w:jc w:val="left"/>
        <w:divId w:val="1127164580"/>
      </w:pPr>
      <w:r>
        <w:t>SHOT_START_VEL = 8.0</w:t>
      </w:r>
    </w:p>
    <w:p w14:paraId="6758B002" w14:textId="77777777" w:rsidR="00FD68CB" w:rsidRDefault="00FD68CB" w:rsidP="001609D7">
      <w:pPr>
        <w:shd w:val="clear" w:color="auto" w:fill="F2F2F2" w:themeFill="background1" w:themeFillShade="F2"/>
        <w:spacing w:after="0" w:line="240" w:lineRule="auto"/>
        <w:ind w:left="720" w:hanging="10"/>
        <w:jc w:val="left"/>
        <w:divId w:val="1127164580"/>
      </w:pPr>
      <w:r>
        <w:t>SHOT_END_VEL   = 5.0</w:t>
      </w:r>
    </w:p>
    <w:p w14:paraId="50653C8E" w14:textId="77777777" w:rsidR="00FD68CB" w:rsidRDefault="00FD68CB" w:rsidP="001609D7">
      <w:pPr>
        <w:shd w:val="clear" w:color="auto" w:fill="F2F2F2" w:themeFill="background1" w:themeFillShade="F2"/>
        <w:spacing w:after="0" w:line="240" w:lineRule="auto"/>
        <w:ind w:left="720" w:hanging="10"/>
        <w:jc w:val="left"/>
        <w:divId w:val="1127164580"/>
      </w:pPr>
    </w:p>
    <w:p w14:paraId="56D0E8C7" w14:textId="77777777" w:rsidR="00FD68CB" w:rsidRDefault="00FD68CB" w:rsidP="001609D7">
      <w:pPr>
        <w:shd w:val="clear" w:color="auto" w:fill="F2F2F2" w:themeFill="background1" w:themeFillShade="F2"/>
        <w:spacing w:after="0" w:line="240" w:lineRule="auto"/>
        <w:ind w:left="720" w:hanging="10"/>
        <w:jc w:val="left"/>
        <w:divId w:val="1127164580"/>
      </w:pPr>
      <w:r>
        <w:t>SHOT_END_SECS     = 1.0</w:t>
      </w:r>
    </w:p>
    <w:p w14:paraId="277F084A" w14:textId="77777777" w:rsidR="00FD68CB" w:rsidRDefault="00FD68CB" w:rsidP="001609D7">
      <w:pPr>
        <w:shd w:val="clear" w:color="auto" w:fill="F2F2F2" w:themeFill="background1" w:themeFillShade="F2"/>
        <w:spacing w:after="0" w:line="240" w:lineRule="auto"/>
        <w:ind w:left="720" w:hanging="10"/>
        <w:jc w:val="left"/>
        <w:divId w:val="1127164580"/>
      </w:pPr>
      <w:r>
        <w:t>SCRATCH_REST_SECS = 1.0</w:t>
      </w:r>
    </w:p>
    <w:p w14:paraId="4F6DCB3C" w14:textId="77777777" w:rsidR="00FD68CB" w:rsidRDefault="00FD68CB" w:rsidP="001609D7">
      <w:pPr>
        <w:shd w:val="clear" w:color="auto" w:fill="F2F2F2" w:themeFill="background1" w:themeFillShade="F2"/>
        <w:spacing w:after="0" w:line="240" w:lineRule="auto"/>
        <w:ind w:left="720" w:hanging="10"/>
        <w:jc w:val="left"/>
        <w:divId w:val="1127164580"/>
      </w:pPr>
      <w:r>
        <w:t>CUE_MISSING_SECS       = 12.0</w:t>
      </w:r>
    </w:p>
    <w:p w14:paraId="421A9A28" w14:textId="77777777" w:rsidR="00FD68CB" w:rsidRDefault="00FD68CB" w:rsidP="001609D7">
      <w:pPr>
        <w:shd w:val="clear" w:color="auto" w:fill="F2F2F2" w:themeFill="background1" w:themeFillShade="F2"/>
        <w:spacing w:after="0" w:line="240" w:lineRule="auto"/>
        <w:ind w:left="720" w:hanging="10"/>
        <w:jc w:val="left"/>
        <w:divId w:val="1127164580"/>
      </w:pPr>
      <w:r>
        <w:t>CUE_OFF_TABLE_SECS     =  1.5</w:t>
      </w:r>
    </w:p>
    <w:p w14:paraId="1198D6D0" w14:textId="77777777" w:rsidR="00FD68CB" w:rsidRDefault="00FD68CB" w:rsidP="001609D7">
      <w:pPr>
        <w:shd w:val="clear" w:color="auto" w:fill="F2F2F2" w:themeFill="background1" w:themeFillShade="F2"/>
        <w:spacing w:after="0" w:line="240" w:lineRule="auto"/>
        <w:ind w:left="720" w:hanging="10"/>
        <w:jc w:val="left"/>
        <w:divId w:val="1127164580"/>
      </w:pPr>
      <w:r>
        <w:t>POCKET_DISAPPEAR_SECS  =  0.5</w:t>
      </w:r>
    </w:p>
    <w:p w14:paraId="2F759AB8" w14:textId="77777777" w:rsidR="00FD68CB" w:rsidRDefault="00FD68CB" w:rsidP="001609D7">
      <w:pPr>
        <w:shd w:val="clear" w:color="auto" w:fill="F2F2F2" w:themeFill="background1" w:themeFillShade="F2"/>
        <w:spacing w:after="0" w:line="240" w:lineRule="auto"/>
        <w:ind w:left="720" w:hanging="10"/>
        <w:jc w:val="left"/>
        <w:divId w:val="1127164580"/>
      </w:pPr>
      <w:r>
        <w:t>FOUL_BANNER_SECS  = 3.0</w:t>
      </w:r>
    </w:p>
    <w:p w14:paraId="4DBD3E50" w14:textId="77777777" w:rsidR="00FD68CB" w:rsidRDefault="00FD68CB" w:rsidP="001609D7">
      <w:pPr>
        <w:shd w:val="clear" w:color="auto" w:fill="F2F2F2" w:themeFill="background1" w:themeFillShade="F2"/>
        <w:spacing w:after="0" w:line="240" w:lineRule="auto"/>
        <w:ind w:left="720" w:hanging="10"/>
        <w:jc w:val="left"/>
        <w:divId w:val="1127164580"/>
      </w:pPr>
    </w:p>
    <w:p w14:paraId="700C691D" w14:textId="77777777" w:rsidR="00FD68CB" w:rsidRDefault="00FD68CB" w:rsidP="001609D7">
      <w:pPr>
        <w:shd w:val="clear" w:color="auto" w:fill="F2F2F2" w:themeFill="background1" w:themeFillShade="F2"/>
        <w:spacing w:after="0" w:line="240" w:lineRule="auto"/>
        <w:ind w:left="720" w:hanging="10"/>
        <w:jc w:val="left"/>
        <w:divId w:val="1127164580"/>
      </w:pPr>
      <w:r>
        <w:t>MOVEMENT_CONFIRM_FRAMES = 12</w:t>
      </w:r>
    </w:p>
    <w:p w14:paraId="27296683"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MOVEMENT_THRESHOLD_PX   =  8</w:t>
      </w:r>
    </w:p>
    <w:p w14:paraId="7A4E757F" w14:textId="77777777" w:rsidR="00FD68CB" w:rsidRDefault="00FD68CB" w:rsidP="001609D7">
      <w:pPr>
        <w:shd w:val="clear" w:color="auto" w:fill="F2F2F2" w:themeFill="background1" w:themeFillShade="F2"/>
        <w:spacing w:after="0" w:line="240" w:lineRule="auto"/>
        <w:ind w:left="720" w:hanging="10"/>
        <w:jc w:val="left"/>
        <w:divId w:val="1127164580"/>
      </w:pPr>
      <w:r>
        <w:t>CONTACT_BBOX_PAD        =  4</w:t>
      </w:r>
    </w:p>
    <w:p w14:paraId="2EFE7509" w14:textId="77777777" w:rsidR="00FD68CB" w:rsidRDefault="00FD68CB" w:rsidP="001609D7">
      <w:pPr>
        <w:shd w:val="clear" w:color="auto" w:fill="F2F2F2" w:themeFill="background1" w:themeFillShade="F2"/>
        <w:spacing w:after="0" w:line="240" w:lineRule="auto"/>
        <w:ind w:left="720" w:hanging="10"/>
        <w:jc w:val="left"/>
        <w:divId w:val="1127164580"/>
      </w:pPr>
    </w:p>
    <w:p w14:paraId="72DCA352" w14:textId="77777777" w:rsidR="00FD68CB" w:rsidRDefault="00FD68CB" w:rsidP="001609D7">
      <w:pPr>
        <w:shd w:val="clear" w:color="auto" w:fill="F2F2F2" w:themeFill="background1" w:themeFillShade="F2"/>
        <w:spacing w:after="0" w:line="240" w:lineRule="auto"/>
        <w:ind w:left="720" w:hanging="10"/>
        <w:jc w:val="left"/>
        <w:divId w:val="1127164580"/>
      </w:pPr>
      <w:r>
        <w:t>CLASS_VOTE_WINDOW = 50</w:t>
      </w:r>
    </w:p>
    <w:p w14:paraId="157284D1" w14:textId="77777777" w:rsidR="00FD68CB" w:rsidRDefault="00FD68CB" w:rsidP="001609D7">
      <w:pPr>
        <w:shd w:val="clear" w:color="auto" w:fill="F2F2F2" w:themeFill="background1" w:themeFillShade="F2"/>
        <w:spacing w:after="0" w:line="240" w:lineRule="auto"/>
        <w:ind w:left="720" w:hanging="10"/>
        <w:jc w:val="left"/>
        <w:divId w:val="1127164580"/>
      </w:pPr>
    </w:p>
    <w:p w14:paraId="655DFB7F" w14:textId="77777777" w:rsidR="00FD68CB" w:rsidRDefault="00FD68CB" w:rsidP="001609D7">
      <w:pPr>
        <w:shd w:val="clear" w:color="auto" w:fill="F2F2F2" w:themeFill="background1" w:themeFillShade="F2"/>
        <w:spacing w:after="0" w:line="240" w:lineRule="auto"/>
        <w:ind w:left="720" w:hanging="10"/>
        <w:jc w:val="left"/>
        <w:divId w:val="1127164580"/>
      </w:pPr>
      <w:r>
        <w:t>RAIL_MARGIN_PX = 40</w:t>
      </w:r>
    </w:p>
    <w:p w14:paraId="61863278" w14:textId="77777777" w:rsidR="00FD68CB" w:rsidRDefault="00FD68CB" w:rsidP="001609D7">
      <w:pPr>
        <w:shd w:val="clear" w:color="auto" w:fill="F2F2F2" w:themeFill="background1" w:themeFillShade="F2"/>
        <w:spacing w:after="0" w:line="240" w:lineRule="auto"/>
        <w:ind w:left="720" w:hanging="10"/>
        <w:jc w:val="left"/>
        <w:divId w:val="1127164580"/>
      </w:pPr>
      <w:r>
        <w:t>BOTTOM_RAIL_PAD_PX = 2</w:t>
      </w:r>
    </w:p>
    <w:p w14:paraId="744AFEAE" w14:textId="77777777" w:rsidR="00FD68CB" w:rsidRDefault="00FD68CB" w:rsidP="001609D7">
      <w:pPr>
        <w:shd w:val="clear" w:color="auto" w:fill="F2F2F2" w:themeFill="background1" w:themeFillShade="F2"/>
        <w:spacing w:after="0" w:line="240" w:lineRule="auto"/>
        <w:ind w:left="720" w:hanging="10"/>
        <w:jc w:val="left"/>
        <w:divId w:val="1127164580"/>
      </w:pPr>
      <w:r>
        <w:t>POST_SHOT_GRACE_FRAMES = 45</w:t>
      </w:r>
    </w:p>
    <w:p w14:paraId="7C195849" w14:textId="77777777" w:rsidR="00FD68CB" w:rsidRDefault="00FD68CB" w:rsidP="001609D7">
      <w:pPr>
        <w:shd w:val="clear" w:color="auto" w:fill="F2F2F2" w:themeFill="background1" w:themeFillShade="F2"/>
        <w:spacing w:after="0" w:line="240" w:lineRule="auto"/>
        <w:ind w:left="720" w:hanging="10"/>
        <w:jc w:val="left"/>
        <w:divId w:val="1127164580"/>
      </w:pPr>
    </w:p>
    <w:p w14:paraId="735CEB1E" w14:textId="77777777" w:rsidR="00FD68CB" w:rsidRDefault="00FD68CB" w:rsidP="001609D7">
      <w:pPr>
        <w:shd w:val="clear" w:color="auto" w:fill="F2F2F2" w:themeFill="background1" w:themeFillShade="F2"/>
        <w:spacing w:after="0" w:line="240" w:lineRule="auto"/>
        <w:ind w:left="720" w:hanging="10"/>
        <w:jc w:val="left"/>
        <w:divId w:val="1127164580"/>
      </w:pPr>
      <w:r>
        <w:t>TRAJECTORY_PROXIMITY_PX  = 35</w:t>
      </w:r>
    </w:p>
    <w:p w14:paraId="4EB4CED1" w14:textId="77777777" w:rsidR="00FD68CB" w:rsidRDefault="00FD68CB" w:rsidP="001609D7">
      <w:pPr>
        <w:shd w:val="clear" w:color="auto" w:fill="F2F2F2" w:themeFill="background1" w:themeFillShade="F2"/>
        <w:spacing w:after="0" w:line="240" w:lineRule="auto"/>
        <w:ind w:left="720" w:hanging="10"/>
        <w:jc w:val="left"/>
        <w:divId w:val="1127164580"/>
      </w:pPr>
      <w:r>
        <w:t>TRAJECTORY_LOOKAHEAD_PX  = 400</w:t>
      </w:r>
    </w:p>
    <w:p w14:paraId="096EF794" w14:textId="77777777" w:rsidR="00FD68CB" w:rsidRDefault="00FD68CB" w:rsidP="001609D7">
      <w:pPr>
        <w:shd w:val="clear" w:color="auto" w:fill="F2F2F2" w:themeFill="background1" w:themeFillShade="F2"/>
        <w:spacing w:after="0" w:line="240" w:lineRule="auto"/>
        <w:ind w:left="720" w:hanging="10"/>
        <w:jc w:val="left"/>
        <w:divId w:val="1127164580"/>
      </w:pPr>
      <w:r>
        <w:t>LINE_OF_SIGHT_REWIND_FRAMES = 4</w:t>
      </w:r>
    </w:p>
    <w:p w14:paraId="011C9F78" w14:textId="77777777" w:rsidR="00FD68CB" w:rsidRDefault="00FD68CB" w:rsidP="001609D7">
      <w:pPr>
        <w:shd w:val="clear" w:color="auto" w:fill="F2F2F2" w:themeFill="background1" w:themeFillShade="F2"/>
        <w:spacing w:after="0" w:line="240" w:lineRule="auto"/>
        <w:ind w:left="720" w:hanging="10"/>
        <w:jc w:val="left"/>
        <w:divId w:val="1127164580"/>
      </w:pPr>
      <w:r>
        <w:t>LINE_OF_SIGHT_BLOCK_RADIUS_PX = TRAJECTORY_PROXIMITY_PX</w:t>
      </w:r>
    </w:p>
    <w:p w14:paraId="421E62A2" w14:textId="77777777" w:rsidR="00FD68CB" w:rsidRDefault="00FD68CB" w:rsidP="001609D7">
      <w:pPr>
        <w:shd w:val="clear" w:color="auto" w:fill="F2F2F2" w:themeFill="background1" w:themeFillShade="F2"/>
        <w:spacing w:after="0" w:line="240" w:lineRule="auto"/>
        <w:ind w:left="720" w:hanging="10"/>
        <w:jc w:val="left"/>
        <w:divId w:val="1127164580"/>
      </w:pPr>
      <w:r>
        <w:t>POCKET_REPLACEMENT_OVERLAP = 0.45</w:t>
      </w:r>
    </w:p>
    <w:p w14:paraId="22BAC8DB" w14:textId="77777777" w:rsidR="00FD68CB" w:rsidRDefault="00FD68CB" w:rsidP="001609D7">
      <w:pPr>
        <w:shd w:val="clear" w:color="auto" w:fill="F2F2F2" w:themeFill="background1" w:themeFillShade="F2"/>
        <w:spacing w:after="0" w:line="240" w:lineRule="auto"/>
        <w:ind w:left="720" w:hanging="10"/>
        <w:jc w:val="left"/>
        <w:divId w:val="1127164580"/>
      </w:pPr>
    </w:p>
    <w:p w14:paraId="72B83CFE" w14:textId="77777777" w:rsidR="00FD68CB" w:rsidRDefault="00FD68CB" w:rsidP="001609D7">
      <w:pPr>
        <w:shd w:val="clear" w:color="auto" w:fill="F2F2F2" w:themeFill="background1" w:themeFillShade="F2"/>
        <w:spacing w:after="0" w:line="240" w:lineRule="auto"/>
        <w:ind w:left="720" w:hanging="10"/>
        <w:jc w:val="left"/>
        <w:divId w:val="1127164580"/>
      </w:pPr>
    </w:p>
    <w:p w14:paraId="2108C866" w14:textId="77777777" w:rsidR="00FD68CB" w:rsidRDefault="00FD68CB" w:rsidP="001609D7">
      <w:pPr>
        <w:shd w:val="clear" w:color="auto" w:fill="F2F2F2" w:themeFill="background1" w:themeFillShade="F2"/>
        <w:spacing w:after="0" w:line="240" w:lineRule="auto"/>
        <w:ind w:left="720" w:hanging="10"/>
        <w:jc w:val="left"/>
        <w:divId w:val="1127164580"/>
      </w:pPr>
    </w:p>
    <w:p w14:paraId="68FCA8B9" w14:textId="77777777" w:rsidR="00FD68CB" w:rsidRDefault="00FD68CB" w:rsidP="001609D7">
      <w:pPr>
        <w:shd w:val="clear" w:color="auto" w:fill="F2F2F2" w:themeFill="background1" w:themeFillShade="F2"/>
        <w:spacing w:after="0" w:line="240" w:lineRule="auto"/>
        <w:ind w:left="720" w:hanging="10"/>
        <w:jc w:val="left"/>
        <w:divId w:val="1127164580"/>
      </w:pPr>
      <w:r>
        <w:t>def bbox_center(b):</w:t>
      </w:r>
    </w:p>
    <w:p w14:paraId="3FE1BFD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((b[0] + b[2]) * 0.5, (b[1] + b[3]) * 0.5)</w:t>
      </w:r>
    </w:p>
    <w:p w14:paraId="52894D88" w14:textId="77777777" w:rsidR="00FD68CB" w:rsidRDefault="00FD68CB" w:rsidP="001609D7">
      <w:pPr>
        <w:shd w:val="clear" w:color="auto" w:fill="F2F2F2" w:themeFill="background1" w:themeFillShade="F2"/>
        <w:spacing w:after="0" w:line="240" w:lineRule="auto"/>
        <w:ind w:left="720" w:hanging="10"/>
        <w:jc w:val="left"/>
        <w:divId w:val="1127164580"/>
      </w:pPr>
    </w:p>
    <w:p w14:paraId="78703D9C" w14:textId="77777777" w:rsidR="00FD68CB" w:rsidRDefault="00FD68CB" w:rsidP="001609D7">
      <w:pPr>
        <w:shd w:val="clear" w:color="auto" w:fill="F2F2F2" w:themeFill="background1" w:themeFillShade="F2"/>
        <w:spacing w:after="0" w:line="240" w:lineRule="auto"/>
        <w:ind w:left="720" w:hanging="10"/>
        <w:jc w:val="left"/>
        <w:divId w:val="1127164580"/>
      </w:pPr>
      <w:r>
        <w:t>def pt_dist(a, b):</w:t>
      </w:r>
    </w:p>
    <w:p w14:paraId="04F876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((a[0] - b[0]) ** 2 + (a[1] - b[1]) ** 2) ** 0.5</w:t>
      </w:r>
    </w:p>
    <w:p w14:paraId="4AE2C9BF" w14:textId="77777777" w:rsidR="00FD68CB" w:rsidRDefault="00FD68CB" w:rsidP="001609D7">
      <w:pPr>
        <w:shd w:val="clear" w:color="auto" w:fill="F2F2F2" w:themeFill="background1" w:themeFillShade="F2"/>
        <w:spacing w:after="0" w:line="240" w:lineRule="auto"/>
        <w:ind w:left="720" w:hanging="10"/>
        <w:jc w:val="left"/>
        <w:divId w:val="1127164580"/>
      </w:pPr>
    </w:p>
    <w:p w14:paraId="7962820B" w14:textId="77777777" w:rsidR="00FD68CB" w:rsidRDefault="00FD68CB" w:rsidP="001609D7">
      <w:pPr>
        <w:shd w:val="clear" w:color="auto" w:fill="F2F2F2" w:themeFill="background1" w:themeFillShade="F2"/>
        <w:spacing w:after="0" w:line="240" w:lineRule="auto"/>
        <w:ind w:left="720" w:hanging="10"/>
        <w:jc w:val="left"/>
        <w:divId w:val="1127164580"/>
      </w:pPr>
      <w:r>
        <w:t>def boxes_overlap(b1, b2, pad=0):</w:t>
      </w:r>
    </w:p>
    <w:p w14:paraId="5323E22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"""xyxy overlap; optional symmetric pixel padding applied to b1."""</w:t>
      </w:r>
    </w:p>
    <w:p w14:paraId="22A792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 = (b1[0] - pad, b1[1] - pad, b1[2] + pad, b1[3] + pad)</w:t>
      </w:r>
    </w:p>
    <w:p w14:paraId="11BBDCF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not (a[2] &lt; b2[0] or b2[2] &lt; a[0] or</w:t>
      </w:r>
    </w:p>
    <w:p w14:paraId="6F1803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a[3] &lt; b2[1] or b2[3] &lt; a[1])</w:t>
      </w:r>
    </w:p>
    <w:p w14:paraId="07550D23" w14:textId="77777777" w:rsidR="00FD68CB" w:rsidRDefault="00FD68CB" w:rsidP="001609D7">
      <w:pPr>
        <w:shd w:val="clear" w:color="auto" w:fill="F2F2F2" w:themeFill="background1" w:themeFillShade="F2"/>
        <w:spacing w:after="0" w:line="240" w:lineRule="auto"/>
        <w:ind w:left="720" w:hanging="10"/>
        <w:jc w:val="left"/>
        <w:divId w:val="1127164580"/>
      </w:pPr>
    </w:p>
    <w:p w14:paraId="64E59B4E" w14:textId="77777777" w:rsidR="00FD68CB" w:rsidRDefault="00FD68CB" w:rsidP="001609D7">
      <w:pPr>
        <w:shd w:val="clear" w:color="auto" w:fill="F2F2F2" w:themeFill="background1" w:themeFillShade="F2"/>
        <w:spacing w:after="0" w:line="240" w:lineRule="auto"/>
        <w:ind w:left="720" w:hanging="10"/>
        <w:jc w:val="left"/>
        <w:divId w:val="1127164580"/>
      </w:pPr>
      <w:r>
        <w:t>def bbox_overlap_ratio(b1, b2):</w:t>
      </w:r>
    </w:p>
    <w:p w14:paraId="5783E3E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x1 = max(b1[0], b2[0])</w:t>
      </w:r>
    </w:p>
    <w:p w14:paraId="79CA72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y1 = max(b1[1], b2[1])</w:t>
      </w:r>
    </w:p>
    <w:p w14:paraId="6698709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x2 = min(b1[2], b2[2])</w:t>
      </w:r>
    </w:p>
    <w:p w14:paraId="01236E7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y2 = min(b1[3], b2[3])</w:t>
      </w:r>
    </w:p>
    <w:p w14:paraId="4752053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inter = max(0, x2 - x1) * max(0, y2 - y1)</w:t>
      </w:r>
    </w:p>
    <w:p w14:paraId="309E6F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area1 = max(1, (b1[2] - b1[0]) * (b1[3] - b1[1]))</w:t>
      </w:r>
    </w:p>
    <w:p w14:paraId="49202F3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area2 = max(1, (b2[2] - b2[0]) * (b2[3] - b2[1]))</w:t>
      </w:r>
    </w:p>
    <w:p w14:paraId="72BF455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inter / min(area1, area2)</w:t>
      </w:r>
    </w:p>
    <w:p w14:paraId="2ED2F816" w14:textId="77777777" w:rsidR="00FD68CB" w:rsidRDefault="00FD68CB" w:rsidP="001609D7">
      <w:pPr>
        <w:shd w:val="clear" w:color="auto" w:fill="F2F2F2" w:themeFill="background1" w:themeFillShade="F2"/>
        <w:spacing w:after="0" w:line="240" w:lineRule="auto"/>
        <w:ind w:left="720" w:hanging="10"/>
        <w:jc w:val="left"/>
        <w:divId w:val="1127164580"/>
      </w:pPr>
    </w:p>
    <w:p w14:paraId="6E843EBA" w14:textId="77777777" w:rsidR="00FD68CB" w:rsidRDefault="00FD68CB" w:rsidP="001609D7">
      <w:pPr>
        <w:shd w:val="clear" w:color="auto" w:fill="F2F2F2" w:themeFill="background1" w:themeFillShade="F2"/>
        <w:spacing w:after="0" w:line="240" w:lineRule="auto"/>
        <w:ind w:left="720" w:hanging="10"/>
        <w:jc w:val="left"/>
        <w:divId w:val="1127164580"/>
      </w:pPr>
      <w:r>
        <w:t>def bbox_inside(inner, outer):</w:t>
      </w:r>
    </w:p>
    <w:p w14:paraId="626764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"""True if the whole `inner` xyxy box lies within the `outer` xyxy box."""</w:t>
      </w:r>
    </w:p>
    <w:p w14:paraId="338750F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(inner[0] &gt;= outer[0] and inner[1] &gt;= outer[1] and</w:t>
      </w:r>
    </w:p>
    <w:p w14:paraId="69395AE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inner[2] &lt;= outer[2] and inner[3] &lt;= outer[3])</w:t>
      </w:r>
    </w:p>
    <w:p w14:paraId="586268CD" w14:textId="77777777" w:rsidR="00FD68CB" w:rsidRDefault="00FD68CB" w:rsidP="001609D7">
      <w:pPr>
        <w:shd w:val="clear" w:color="auto" w:fill="F2F2F2" w:themeFill="background1" w:themeFillShade="F2"/>
        <w:spacing w:after="0" w:line="240" w:lineRule="auto"/>
        <w:ind w:left="720" w:hanging="10"/>
        <w:jc w:val="left"/>
        <w:divId w:val="1127164580"/>
      </w:pPr>
    </w:p>
    <w:p w14:paraId="525B627A" w14:textId="77777777" w:rsidR="00FD68CB" w:rsidRDefault="00FD68CB" w:rsidP="001609D7">
      <w:pPr>
        <w:shd w:val="clear" w:color="auto" w:fill="F2F2F2" w:themeFill="background1" w:themeFillShade="F2"/>
        <w:spacing w:after="0" w:line="240" w:lineRule="auto"/>
        <w:ind w:left="720" w:hanging="10"/>
        <w:jc w:val="left"/>
        <w:divId w:val="1127164580"/>
      </w:pPr>
    </w:p>
    <w:p w14:paraId="16DDD2A4" w14:textId="77777777" w:rsidR="00FD68CB" w:rsidRDefault="00FD68CB" w:rsidP="001609D7">
      <w:pPr>
        <w:shd w:val="clear" w:color="auto" w:fill="F2F2F2" w:themeFill="background1" w:themeFillShade="F2"/>
        <w:spacing w:after="0" w:line="240" w:lineRule="auto"/>
        <w:ind w:left="720" w:hanging="10"/>
        <w:jc w:val="left"/>
        <w:divId w:val="1127164580"/>
      </w:pPr>
      <w:r>
        <w:t>def pt_to_line_segment_dist(p, v, w):</w:t>
      </w:r>
    </w:p>
    <w:p w14:paraId="56E69B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7F2A54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Returns the shortest distance from point p to the line segment vw.</w:t>
      </w:r>
    </w:p>
    <w:p w14:paraId="62BAED3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 = object ball center</w:t>
      </w:r>
    </w:p>
    <w:p w14:paraId="382BCDDF"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v = previous cue center</w:t>
      </w:r>
    </w:p>
    <w:p w14:paraId="0385AAE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 current cue center</w:t>
      </w:r>
    </w:p>
    <w:p w14:paraId="39F9E69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30FE8B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px, py = p</w:t>
      </w:r>
    </w:p>
    <w:p w14:paraId="545EFD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vx, vy = v</w:t>
      </w:r>
    </w:p>
    <w:p w14:paraId="5B322B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wx, wy = w</w:t>
      </w:r>
    </w:p>
    <w:p w14:paraId="2EB4B0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4E3CB7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l2 = (wx - vx)**2 + (wy - vy)**2</w:t>
      </w:r>
    </w:p>
    <w:p w14:paraId="120120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l2 == 0.0:</w:t>
      </w:r>
    </w:p>
    <w:p w14:paraId="5051FF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pt_dist(p, v)</w:t>
      </w:r>
    </w:p>
    <w:p w14:paraId="74CA63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36520B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 = max(0, min(1, ((px - vx) * (wx - vx) + (py - vy) * (wy - vy)) / l2))</w:t>
      </w:r>
    </w:p>
    <w:p w14:paraId="29A4349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B825C3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proj_x = vx + t * (wx - vx)</w:t>
      </w:r>
    </w:p>
    <w:p w14:paraId="7318C8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proj_y = vy + t * (wy - vy)</w:t>
      </w:r>
    </w:p>
    <w:p w14:paraId="18D4AA3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193CE6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pt_dist(p, (proj_x, proj_y))</w:t>
      </w:r>
    </w:p>
    <w:p w14:paraId="0E6178D8" w14:textId="77777777" w:rsidR="00FD68CB" w:rsidRDefault="00FD68CB" w:rsidP="001609D7">
      <w:pPr>
        <w:shd w:val="clear" w:color="auto" w:fill="F2F2F2" w:themeFill="background1" w:themeFillShade="F2"/>
        <w:spacing w:after="0" w:line="240" w:lineRule="auto"/>
        <w:ind w:left="720" w:hanging="10"/>
        <w:jc w:val="left"/>
        <w:divId w:val="1127164580"/>
      </w:pPr>
    </w:p>
    <w:p w14:paraId="4C65B7E1" w14:textId="77777777" w:rsidR="00FD68CB" w:rsidRDefault="00FD68CB" w:rsidP="001609D7">
      <w:pPr>
        <w:shd w:val="clear" w:color="auto" w:fill="F2F2F2" w:themeFill="background1" w:themeFillShade="F2"/>
        <w:spacing w:after="0" w:line="240" w:lineRule="auto"/>
        <w:ind w:left="720" w:hanging="10"/>
        <w:jc w:val="left"/>
        <w:divId w:val="1127164580"/>
      </w:pPr>
    </w:p>
    <w:p w14:paraId="754C2287" w14:textId="77777777" w:rsidR="00FD68CB" w:rsidRDefault="00FD68CB" w:rsidP="001609D7">
      <w:pPr>
        <w:shd w:val="clear" w:color="auto" w:fill="F2F2F2" w:themeFill="background1" w:themeFillShade="F2"/>
        <w:spacing w:after="0" w:line="240" w:lineRule="auto"/>
        <w:ind w:left="720" w:hanging="10"/>
        <w:jc w:val="left"/>
        <w:divId w:val="1127164580"/>
      </w:pPr>
    </w:p>
    <w:p w14:paraId="04D5958D" w14:textId="77777777" w:rsidR="00FD68CB" w:rsidRDefault="00FD68CB" w:rsidP="001609D7">
      <w:pPr>
        <w:shd w:val="clear" w:color="auto" w:fill="F2F2F2" w:themeFill="background1" w:themeFillShade="F2"/>
        <w:spacing w:after="0" w:line="240" w:lineRule="auto"/>
        <w:ind w:left="720" w:hanging="10"/>
        <w:jc w:val="left"/>
        <w:divId w:val="1127164580"/>
      </w:pPr>
      <w:r>
        <w:t>@dataclasses.dataclass</w:t>
      </w:r>
    </w:p>
    <w:p w14:paraId="10D6E31F" w14:textId="77777777" w:rsidR="00FD68CB" w:rsidRDefault="00FD68CB" w:rsidP="001609D7">
      <w:pPr>
        <w:shd w:val="clear" w:color="auto" w:fill="F2F2F2" w:themeFill="background1" w:themeFillShade="F2"/>
        <w:spacing w:after="0" w:line="240" w:lineRule="auto"/>
        <w:ind w:left="720" w:hanging="10"/>
        <w:jc w:val="left"/>
        <w:divId w:val="1127164580"/>
      </w:pPr>
      <w:r>
        <w:t>class Track:</w:t>
      </w:r>
    </w:p>
    <w:p w14:paraId="1ED3C5C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track_id:   int</w:t>
      </w:r>
    </w:p>
    <w:p w14:paraId="3D57088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bbox:       list    </w:t>
      </w:r>
    </w:p>
    <w:p w14:paraId="4EEF2DC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stable_cls: int     </w:t>
      </w:r>
    </w:p>
    <w:p w14:paraId="48BD47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center:     tuple   </w:t>
      </w:r>
    </w:p>
    <w:p w14:paraId="20660EED" w14:textId="77777777" w:rsidR="00FD68CB" w:rsidRDefault="00FD68CB" w:rsidP="001609D7">
      <w:pPr>
        <w:shd w:val="clear" w:color="auto" w:fill="F2F2F2" w:themeFill="background1" w:themeFillShade="F2"/>
        <w:spacing w:after="0" w:line="240" w:lineRule="auto"/>
        <w:ind w:left="720" w:hanging="10"/>
        <w:jc w:val="left"/>
        <w:divId w:val="1127164580"/>
      </w:pPr>
    </w:p>
    <w:p w14:paraId="0657506D" w14:textId="77777777" w:rsidR="00FD68CB" w:rsidRDefault="00FD68CB" w:rsidP="001609D7">
      <w:pPr>
        <w:shd w:val="clear" w:color="auto" w:fill="F2F2F2" w:themeFill="background1" w:themeFillShade="F2"/>
        <w:spacing w:after="0" w:line="240" w:lineRule="auto"/>
        <w:ind w:left="720" w:hanging="10"/>
        <w:jc w:val="left"/>
        <w:divId w:val="1127164580"/>
      </w:pPr>
    </w:p>
    <w:p w14:paraId="5EB50D29" w14:textId="77777777" w:rsidR="00FD68CB" w:rsidRDefault="00FD68CB" w:rsidP="001609D7">
      <w:pPr>
        <w:shd w:val="clear" w:color="auto" w:fill="F2F2F2" w:themeFill="background1" w:themeFillShade="F2"/>
        <w:spacing w:after="0" w:line="240" w:lineRule="auto"/>
        <w:ind w:left="720" w:hanging="10"/>
        <w:jc w:val="left"/>
        <w:divId w:val="1127164580"/>
      </w:pPr>
      <w:r>
        <w:t>@dataclasses.dataclass</w:t>
      </w:r>
    </w:p>
    <w:p w14:paraId="62C6B423" w14:textId="77777777" w:rsidR="00FD68CB" w:rsidRDefault="00FD68CB" w:rsidP="001609D7">
      <w:pPr>
        <w:shd w:val="clear" w:color="auto" w:fill="F2F2F2" w:themeFill="background1" w:themeFillShade="F2"/>
        <w:spacing w:after="0" w:line="240" w:lineRule="auto"/>
        <w:ind w:left="720" w:hanging="10"/>
        <w:jc w:val="left"/>
        <w:divId w:val="1127164580"/>
      </w:pPr>
      <w:r>
        <w:t>class PendingContact:</w:t>
      </w:r>
    </w:p>
    <w:p w14:paraId="7BF97F2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contacted_track_id: int</w:t>
      </w:r>
    </w:p>
    <w:p w14:paraId="2D90C0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contacted_class:    int</w:t>
      </w:r>
    </w:p>
    <w:p w14:paraId="253EA8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pos_at_contact:     tuple          </w:t>
      </w:r>
    </w:p>
    <w:p w14:paraId="6FD771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created_frame:      int</w:t>
      </w:r>
    </w:p>
    <w:p w14:paraId="3723FC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shot_target_class:  Optional[int]  </w:t>
      </w:r>
    </w:p>
    <w:p w14:paraId="7A980277" w14:textId="77777777" w:rsidR="00FD68CB" w:rsidRDefault="00FD68CB" w:rsidP="001609D7">
      <w:pPr>
        <w:shd w:val="clear" w:color="auto" w:fill="F2F2F2" w:themeFill="background1" w:themeFillShade="F2"/>
        <w:spacing w:after="0" w:line="240" w:lineRule="auto"/>
        <w:ind w:left="720" w:hanging="10"/>
        <w:jc w:val="left"/>
        <w:divId w:val="1127164580"/>
      </w:pPr>
    </w:p>
    <w:p w14:paraId="34A38EC2" w14:textId="77777777" w:rsidR="00FD68CB" w:rsidRDefault="00FD68CB" w:rsidP="001609D7">
      <w:pPr>
        <w:shd w:val="clear" w:color="auto" w:fill="F2F2F2" w:themeFill="background1" w:themeFillShade="F2"/>
        <w:spacing w:after="0" w:line="240" w:lineRule="auto"/>
        <w:ind w:left="720" w:hanging="10"/>
        <w:jc w:val="left"/>
        <w:divId w:val="1127164580"/>
      </w:pPr>
    </w:p>
    <w:p w14:paraId="01A88850" w14:textId="77777777" w:rsidR="00FD68CB" w:rsidRDefault="00FD68CB" w:rsidP="001609D7">
      <w:pPr>
        <w:shd w:val="clear" w:color="auto" w:fill="F2F2F2" w:themeFill="background1" w:themeFillShade="F2"/>
        <w:spacing w:after="0" w:line="240" w:lineRule="auto"/>
        <w:ind w:left="720" w:hanging="10"/>
        <w:jc w:val="left"/>
        <w:divId w:val="1127164580"/>
      </w:pPr>
      <w:r>
        <w:t>class FoulDetectorApp:</w:t>
      </w:r>
    </w:p>
    <w:p w14:paraId="398224C1" w14:textId="77777777" w:rsidR="00FD68CB" w:rsidRDefault="00FD68CB" w:rsidP="001609D7">
      <w:pPr>
        <w:shd w:val="clear" w:color="auto" w:fill="F2F2F2" w:themeFill="background1" w:themeFillShade="F2"/>
        <w:spacing w:after="0" w:line="240" w:lineRule="auto"/>
        <w:ind w:left="720" w:hanging="10"/>
        <w:jc w:val="left"/>
        <w:divId w:val="1127164580"/>
      </w:pPr>
    </w:p>
    <w:p w14:paraId="50C8C2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__init__(self, root: tk.Tk):</w:t>
      </w:r>
    </w:p>
    <w:p w14:paraId="40E32AD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 = root</w:t>
      </w:r>
    </w:p>
    <w:p w14:paraId="65F063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self.root.title("9-Ball Foul Detector — Camera Recording")</w:t>
      </w:r>
    </w:p>
    <w:p w14:paraId="522847C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self.root.geometry("1280x860")</w:t>
      </w:r>
    </w:p>
    <w:p w14:paraId="6E568D8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self.root.configure(bg="white")</w:t>
      </w:r>
    </w:p>
    <w:p w14:paraId="09809E5C" w14:textId="77777777" w:rsidR="00FD68CB" w:rsidRDefault="00FD68CB" w:rsidP="001609D7">
      <w:pPr>
        <w:shd w:val="clear" w:color="auto" w:fill="F2F2F2" w:themeFill="background1" w:themeFillShade="F2"/>
        <w:spacing w:after="0" w:line="240" w:lineRule="auto"/>
        <w:ind w:left="720" w:hanging="10"/>
        <w:jc w:val="left"/>
        <w:divId w:val="1127164580"/>
      </w:pPr>
    </w:p>
    <w:p w14:paraId="2647DD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      Optional[YOLO] = None</w:t>
      </w:r>
    </w:p>
    <w:p w14:paraId="2E1AABC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self.model_path: str            = DEFAULT_MODEL_PATH</w:t>
      </w:r>
    </w:p>
    <w:p w14:paraId="503C34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self.video_path: Optional[str]  = None</w:t>
      </w:r>
    </w:p>
    <w:p w14:paraId="30BDAC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self.output_dir: Optional[str]  = None</w:t>
      </w:r>
    </w:p>
    <w:p w14:paraId="7797901D" w14:textId="77777777" w:rsidR="00FD68CB" w:rsidRDefault="00FD68CB" w:rsidP="001609D7">
      <w:pPr>
        <w:shd w:val="clear" w:color="auto" w:fill="F2F2F2" w:themeFill="background1" w:themeFillShade="F2"/>
        <w:spacing w:after="0" w:line="240" w:lineRule="auto"/>
        <w:ind w:left="720" w:hanging="10"/>
        <w:jc w:val="left"/>
        <w:divId w:val="1127164580"/>
      </w:pPr>
    </w:p>
    <w:p w14:paraId="0C80AC1D"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self.cap:          Optional[cv2.VideoCapture] = None</w:t>
      </w:r>
    </w:p>
    <w:p w14:paraId="3F5786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 Optional[cv2.VideoWriter]  = None</w:t>
      </w:r>
    </w:p>
    <w:p w14:paraId="1BD02F5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self.foul_log                                 = None  </w:t>
      </w:r>
    </w:p>
    <w:p w14:paraId="1CB5486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                                = None</w:t>
      </w:r>
    </w:p>
    <w:p w14:paraId="71A7F79A" w14:textId="77777777" w:rsidR="00FD68CB" w:rsidRDefault="00FD68CB" w:rsidP="001609D7">
      <w:pPr>
        <w:shd w:val="clear" w:color="auto" w:fill="F2F2F2" w:themeFill="background1" w:themeFillShade="F2"/>
        <w:spacing w:after="0" w:line="240" w:lineRule="auto"/>
        <w:ind w:left="720" w:hanging="10"/>
        <w:jc w:val="left"/>
        <w:divId w:val="1127164580"/>
      </w:pPr>
    </w:p>
    <w:p w14:paraId="53D2BA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self.is_playing  = False</w:t>
      </w:r>
    </w:p>
    <w:p w14:paraId="5653D9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self.is_paused   = False</w:t>
      </w:r>
    </w:p>
    <w:p w14:paraId="69D49D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self.fps         = 30.0</w:t>
      </w:r>
    </w:p>
    <w:p w14:paraId="1CA42A1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self.frame_idx   = 0</w:t>
      </w:r>
    </w:p>
    <w:p w14:paraId="60EF328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self._foul_count = 0</w:t>
      </w:r>
    </w:p>
    <w:p w14:paraId="53736400" w14:textId="77777777" w:rsidR="00FD68CB" w:rsidRDefault="00FD68CB" w:rsidP="001609D7">
      <w:pPr>
        <w:shd w:val="clear" w:color="auto" w:fill="F2F2F2" w:themeFill="background1" w:themeFillShade="F2"/>
        <w:spacing w:after="0" w:line="240" w:lineRule="auto"/>
        <w:ind w:left="720" w:hanging="10"/>
        <w:jc w:val="left"/>
        <w:divId w:val="1127164580"/>
      </w:pPr>
    </w:p>
    <w:p w14:paraId="0CD03B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self.camera_index:   Optional[int] = None</w:t>
      </w:r>
    </w:p>
    <w:p w14:paraId="2B94EA9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self.available_cams: list          = []</w:t>
      </w:r>
    </w:p>
    <w:p w14:paraId="0AF89F3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self.is_recording:   bool          = False</w:t>
      </w:r>
    </w:p>
    <w:p w14:paraId="7F01AEB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self.recorded_path:  Optional[str] = None</w:t>
      </w:r>
    </w:p>
    <w:p w14:paraId="7E988E3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self._record_thread                = None</w:t>
      </w:r>
    </w:p>
    <w:p w14:paraId="3D9528B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self._rec_start_time: float        = 0.0</w:t>
      </w:r>
    </w:p>
    <w:p w14:paraId="1E474EF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self.cap_width  = 1280</w:t>
      </w:r>
    </w:p>
    <w:p w14:paraId="30AC4D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self.cap_height = 720</w:t>
      </w:r>
    </w:p>
    <w:p w14:paraId="5D1EE7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self.cap_fps    = 60</w:t>
      </w:r>
    </w:p>
    <w:p w14:paraId="0595BA8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self._frame_stride: int = 1</w:t>
      </w:r>
    </w:p>
    <w:p w14:paraId="5C208E5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self._src_frame_no: int = 0</w:t>
      </w:r>
    </w:p>
    <w:p w14:paraId="6801E1F8" w14:textId="77777777" w:rsidR="00FD68CB" w:rsidRDefault="00FD68CB" w:rsidP="001609D7">
      <w:pPr>
        <w:shd w:val="clear" w:color="auto" w:fill="F2F2F2" w:themeFill="background1" w:themeFillShade="F2"/>
        <w:spacing w:after="0" w:line="240" w:lineRule="auto"/>
        <w:ind w:left="720" w:hanging="10"/>
        <w:jc w:val="left"/>
        <w:divId w:val="1127164580"/>
      </w:pPr>
    </w:p>
    <w:p w14:paraId="2B46C7A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self.class_history: defaultdict = defaultdict(</w:t>
      </w:r>
    </w:p>
    <w:p w14:paraId="556716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lambda: deque(maxlen=CLASS_VOTE_WINDOW))</w:t>
      </w:r>
    </w:p>
    <w:p w14:paraId="6EE4B5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self.ball_positions: defaultdict = defaultdict(</w:t>
      </w:r>
    </w:p>
    <w:p w14:paraId="571AEA8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lambda: deque(maxlen=90))</w:t>
      </w:r>
    </w:p>
    <w:p w14:paraId="3EA3B2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self.ball_position_frames: defaultdict = defaultdict(</w:t>
      </w:r>
    </w:p>
    <w:p w14:paraId="28F75B9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lambda: deque(maxlen=90))</w:t>
      </w:r>
    </w:p>
    <w:p w14:paraId="34817145" w14:textId="77777777" w:rsidR="00FD68CB" w:rsidRDefault="00FD68CB" w:rsidP="001609D7">
      <w:pPr>
        <w:shd w:val="clear" w:color="auto" w:fill="F2F2F2" w:themeFill="background1" w:themeFillShade="F2"/>
        <w:spacing w:after="0" w:line="240" w:lineRule="auto"/>
        <w:ind w:left="720" w:hanging="10"/>
        <w:jc w:val="left"/>
        <w:divId w:val="1127164580"/>
      </w:pPr>
    </w:p>
    <w:p w14:paraId="64E32D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self.prev_cue_center:        Optional[tuple] = None</w:t>
      </w:r>
    </w:p>
    <w:p w14:paraId="7A553B4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self._last_cue_bbox:         Optional[tuple] = None</w:t>
      </w:r>
    </w:p>
    <w:p w14:paraId="32CFD9F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self._last_pocket_bboxes:    list            = []</w:t>
      </w:r>
    </w:p>
    <w:p w14:paraId="6AEA14E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self.cue_velocity:           float           = 0.0</w:t>
      </w:r>
    </w:p>
    <w:p w14:paraId="312FB30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self.shot_in_progress:       bool            = False</w:t>
      </w:r>
    </w:p>
    <w:p w14:paraId="0DF43C3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self.lowest_at_shot_start:   Optional[int]   = None</w:t>
      </w:r>
    </w:p>
    <w:p w14:paraId="6DB6923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self.is_break_shot:          bool            = False</w:t>
      </w:r>
    </w:p>
    <w:p w14:paraId="10146DC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self.rack_frames_since_seen: int             = 999</w:t>
      </w:r>
    </w:p>
    <w:p w14:paraId="7AC503E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self.checked_contact_tids:   set             = set()</w:t>
      </w:r>
    </w:p>
    <w:p w14:paraId="733371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self._low_vel_run:           int             = 0</w:t>
      </w:r>
    </w:p>
    <w:p w14:paraId="17A00C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self.pending_contacts:       List[PendingContact]   = []</w:t>
      </w:r>
    </w:p>
    <w:p w14:paraId="7200C99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34236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self.ball_start_info: dict = {}</w:t>
      </w:r>
    </w:p>
    <w:p w14:paraId="3E3CBF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self.balls_left_rail_this_shot: set = set()</w:t>
      </w:r>
    </w:p>
    <w:p w14:paraId="3B8481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self.contact_occurred_this_shot: bool = False</w:t>
      </w:r>
    </w:p>
    <w:p w14:paraId="6572C89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self.post_contact_rail_hit:      bool = False</w:t>
      </w:r>
    </w:p>
    <w:p w14:paraId="7F853B6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self.post_contact_pocketed:      bool = False</w:t>
      </w:r>
    </w:p>
    <w:p w14:paraId="3544479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self.active_ball_ids_at_contact: dict = {}</w:t>
      </w:r>
    </w:p>
    <w:p w14:paraId="177A503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A64B7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self.event_log: deque            = deque(maxlen=6)</w:t>
      </w:r>
    </w:p>
    <w:p w14:paraId="14CD9DD2"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self.balls_hit_rail_this_shot: set = set()</w:t>
      </w:r>
    </w:p>
    <w:p w14:paraId="2F2C4FD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self.potted_balls: set           = set()</w:t>
      </w:r>
    </w:p>
    <w:p w14:paraId="51FEC63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self.stable_pockets: list        = []</w:t>
      </w:r>
    </w:p>
    <w:p w14:paraId="3606014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self.stable_pocket_bboxes: list  = []</w:t>
      </w:r>
    </w:p>
    <w:p w14:paraId="1F6C7CA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self.pocket_candidates: dict     = {}</w:t>
      </w:r>
    </w:p>
    <w:p w14:paraId="1FF5F2EC" w14:textId="77777777" w:rsidR="00FD68CB" w:rsidRDefault="00FD68CB" w:rsidP="001609D7">
      <w:pPr>
        <w:shd w:val="clear" w:color="auto" w:fill="F2F2F2" w:themeFill="background1" w:themeFillShade="F2"/>
        <w:spacing w:after="0" w:line="240" w:lineRule="auto"/>
        <w:ind w:left="720" w:hanging="10"/>
        <w:jc w:val="left"/>
        <w:divId w:val="1127164580"/>
      </w:pPr>
    </w:p>
    <w:p w14:paraId="397517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self.cue_missing_frames:   int  = 0</w:t>
      </w:r>
    </w:p>
    <w:p w14:paraId="5C1A672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self.cue_in_pocket_frames: int  = 0</w:t>
      </w:r>
    </w:p>
    <w:p w14:paraId="7BF3D6B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self._scratch_fired:       bool = False</w:t>
      </w:r>
    </w:p>
    <w:p w14:paraId="548160B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self._missing_fired:       bool = False</w:t>
      </w:r>
    </w:p>
    <w:p w14:paraId="0267D0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self._off_table_fired:     bool = False</w:t>
      </w:r>
    </w:p>
    <w:p w14:paraId="63A37E71" w14:textId="77777777" w:rsidR="00FD68CB" w:rsidRDefault="00FD68CB" w:rsidP="001609D7">
      <w:pPr>
        <w:shd w:val="clear" w:color="auto" w:fill="F2F2F2" w:themeFill="background1" w:themeFillShade="F2"/>
        <w:spacing w:after="0" w:line="240" w:lineRule="auto"/>
        <w:ind w:left="720" w:hanging="10"/>
        <w:jc w:val="left"/>
        <w:divId w:val="1127164580"/>
      </w:pPr>
    </w:p>
    <w:p w14:paraId="1236AB3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self.cue_was_near_pocket:          bool = False</w:t>
      </w:r>
    </w:p>
    <w:p w14:paraId="565338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self.cue_near_pocket_streak:       int  = 0</w:t>
      </w:r>
    </w:p>
    <w:p w14:paraId="51AFE4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self.cue_gone_after_pocket_frames: int  = 0</w:t>
      </w:r>
    </w:p>
    <w:p w14:paraId="63EB8F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self._pocket_disappear_fired:      bool = False</w:t>
      </w:r>
    </w:p>
    <w:p w14:paraId="5EDEE29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self._cue_pocket_replace_fired:    bool = False</w:t>
      </w:r>
    </w:p>
    <w:p w14:paraId="27A6BF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self.post_shot_eval_frame:         Optional[int] = None</w:t>
      </w:r>
    </w:p>
    <w:p w14:paraId="42FA332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self._no_legal_ball_hit_fired:     bool = False</w:t>
      </w:r>
    </w:p>
    <w:p w14:paraId="138A0677" w14:textId="77777777" w:rsidR="00FD68CB" w:rsidRDefault="00FD68CB" w:rsidP="001609D7">
      <w:pPr>
        <w:shd w:val="clear" w:color="auto" w:fill="F2F2F2" w:themeFill="background1" w:themeFillShade="F2"/>
        <w:spacing w:after="0" w:line="240" w:lineRule="auto"/>
        <w:ind w:left="720" w:hanging="10"/>
        <w:jc w:val="left"/>
        <w:divId w:val="1127164580"/>
      </w:pPr>
    </w:p>
    <w:p w14:paraId="3126B0C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self.table_bounds: Optional[tuple] = None</w:t>
      </w:r>
    </w:p>
    <w:p w14:paraId="3458F9A5" w14:textId="77777777" w:rsidR="00FD68CB" w:rsidRDefault="00FD68CB" w:rsidP="001609D7">
      <w:pPr>
        <w:shd w:val="clear" w:color="auto" w:fill="F2F2F2" w:themeFill="background1" w:themeFillShade="F2"/>
        <w:spacing w:after="0" w:line="240" w:lineRule="auto"/>
        <w:ind w:left="720" w:hanging="10"/>
        <w:jc w:val="left"/>
        <w:divId w:val="1127164580"/>
      </w:pPr>
    </w:p>
    <w:p w14:paraId="546DF4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self.rail_polygon: Optional[np.ndarray] = None</w:t>
      </w:r>
    </w:p>
    <w:p w14:paraId="194E751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self.rail_locked: bool = False</w:t>
      </w:r>
    </w:p>
    <w:p w14:paraId="71EFD55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self.pocket_positions: dict = {}</w:t>
      </w:r>
    </w:p>
    <w:p w14:paraId="18D760F7" w14:textId="77777777" w:rsidR="00FD68CB" w:rsidRDefault="00FD68CB" w:rsidP="001609D7">
      <w:pPr>
        <w:shd w:val="clear" w:color="auto" w:fill="F2F2F2" w:themeFill="background1" w:themeFillShade="F2"/>
        <w:spacing w:after="0" w:line="240" w:lineRule="auto"/>
        <w:ind w:left="720" w:hanging="10"/>
        <w:jc w:val="left"/>
        <w:divId w:val="1127164580"/>
      </w:pPr>
    </w:p>
    <w:p w14:paraId="19AFA3C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self.foul_banner_text:        str = ""</w:t>
      </w:r>
    </w:p>
    <w:p w14:paraId="022B883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self.foul_banner_until_frame: int = 0</w:t>
      </w:r>
    </w:p>
    <w:p w14:paraId="5B14E41E" w14:textId="77777777" w:rsidR="00FD68CB" w:rsidRDefault="00FD68CB" w:rsidP="001609D7">
      <w:pPr>
        <w:shd w:val="clear" w:color="auto" w:fill="F2F2F2" w:themeFill="background1" w:themeFillShade="F2"/>
        <w:spacing w:after="0" w:line="240" w:lineRule="auto"/>
        <w:ind w:left="720" w:hanging="10"/>
        <w:jc w:val="left"/>
        <w:divId w:val="1127164580"/>
      </w:pPr>
    </w:p>
    <w:p w14:paraId="4B8039B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self._build_ui()</w:t>
      </w:r>
    </w:p>
    <w:p w14:paraId="113280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self._populate_models()</w:t>
      </w:r>
    </w:p>
    <w:p w14:paraId="598A3DA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self.refresh_cameras()</w:t>
      </w:r>
    </w:p>
    <w:p w14:paraId="276BF2CE" w14:textId="77777777" w:rsidR="00FD68CB" w:rsidRDefault="00FD68CB" w:rsidP="001609D7">
      <w:pPr>
        <w:shd w:val="clear" w:color="auto" w:fill="F2F2F2" w:themeFill="background1" w:themeFillShade="F2"/>
        <w:spacing w:after="0" w:line="240" w:lineRule="auto"/>
        <w:ind w:left="720" w:hanging="10"/>
        <w:jc w:val="left"/>
        <w:divId w:val="1127164580"/>
      </w:pPr>
    </w:p>
    <w:p w14:paraId="734E9915" w14:textId="77777777" w:rsidR="00FD68CB" w:rsidRDefault="00FD68CB" w:rsidP="001609D7">
      <w:pPr>
        <w:shd w:val="clear" w:color="auto" w:fill="F2F2F2" w:themeFill="background1" w:themeFillShade="F2"/>
        <w:spacing w:after="0" w:line="240" w:lineRule="auto"/>
        <w:ind w:left="720" w:hanging="10"/>
        <w:jc w:val="left"/>
        <w:divId w:val="1127164580"/>
      </w:pPr>
    </w:p>
    <w:p w14:paraId="2953A91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_build_ui(self):</w:t>
      </w:r>
    </w:p>
    <w:p w14:paraId="098A0D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bar = tk.Frame(self.root, bg="white", pady=7)</w:t>
      </w:r>
    </w:p>
    <w:p w14:paraId="104236C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bar.pack(side=tk.TOP, fill=tk.X)</w:t>
      </w:r>
    </w:p>
    <w:p w14:paraId="573BDD7C" w14:textId="77777777" w:rsidR="00FD68CB" w:rsidRDefault="00FD68CB" w:rsidP="001609D7">
      <w:pPr>
        <w:shd w:val="clear" w:color="auto" w:fill="F2F2F2" w:themeFill="background1" w:themeFillShade="F2"/>
        <w:spacing w:after="0" w:line="240" w:lineRule="auto"/>
        <w:ind w:left="720" w:hanging="10"/>
        <w:jc w:val="left"/>
        <w:divId w:val="1127164580"/>
      </w:pPr>
    </w:p>
    <w:p w14:paraId="2EACC78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tk.Label(bar, text="Camera:", bg="white").pack(side=tk.LEFT, padx=(6, 2))</w:t>
      </w:r>
    </w:p>
    <w:p w14:paraId="3570161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self.cam_var = tk.StringVar(value="Detecting…")</w:t>
      </w:r>
    </w:p>
    <w:p w14:paraId="280CF8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 = tk.OptionMenu(bar, self.cam_var, "Detecting…")</w:t>
      </w:r>
    </w:p>
    <w:p w14:paraId="149CA56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self.cam_menu.config(state=tk.DISABLED)</w:t>
      </w:r>
    </w:p>
    <w:p w14:paraId="5882982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self.cam_menu.pack(side=tk.LEFT, padx=4)</w:t>
      </w:r>
    </w:p>
    <w:p w14:paraId="2513859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tk.Button(bar, text="Refresh", command=self.refresh_cameras</w:t>
      </w:r>
    </w:p>
    <w:p w14:paraId="78F94DB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).pack(side=tk.LEFT, padx=2)</w:t>
      </w:r>
    </w:p>
    <w:p w14:paraId="0F267CF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tk.Button(bar, text="Output Folder",</w:t>
      </w:r>
    </w:p>
    <w:p w14:paraId="52948E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command=self.select_output).pack(side=tk.LEFT, padx=5)</w:t>
      </w:r>
    </w:p>
    <w:p w14:paraId="2818B5C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tk.Label(bar, text="Model:", bg="white").pack(side=tk.LEFT, padx=(8, 2))</w:t>
      </w:r>
    </w:p>
    <w:p w14:paraId="5701441D"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self.model_var = tk.StringVar(value="Scanning…")</w:t>
      </w:r>
    </w:p>
    <w:p w14:paraId="669F03A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self.model_menu = tk.OptionMenu(bar, self.model_var, "Scanning…")</w:t>
      </w:r>
    </w:p>
    <w:p w14:paraId="7D5CAFF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self.model_menu.config(state=tk.DISABLED)</w:t>
      </w:r>
    </w:p>
    <w:p w14:paraId="67D809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self.model_menu.pack(side=tk.LEFT, padx=4)</w:t>
      </w:r>
    </w:p>
    <w:p w14:paraId="65F13AC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tk.Button(bar, text="Browse…",</w:t>
      </w:r>
    </w:p>
    <w:p w14:paraId="7267F45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command=self.load_model_dialog).pack(side=tk.LEFT, padx=2)</w:t>
      </w:r>
    </w:p>
    <w:p w14:paraId="1915EC4D" w14:textId="77777777" w:rsidR="00FD68CB" w:rsidRDefault="00FD68CB" w:rsidP="001609D7">
      <w:pPr>
        <w:shd w:val="clear" w:color="auto" w:fill="F2F2F2" w:themeFill="background1" w:themeFillShade="F2"/>
        <w:spacing w:after="0" w:line="240" w:lineRule="auto"/>
        <w:ind w:left="720" w:hanging="10"/>
        <w:jc w:val="left"/>
        <w:divId w:val="1127164580"/>
      </w:pPr>
    </w:p>
    <w:p w14:paraId="7917041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tk.Frame(bar, bg="#cccccc", width=2, height=36).pack(</w:t>
      </w:r>
    </w:p>
    <w:p w14:paraId="0304B0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side=tk.LEFT, padx=14, fill=tk.Y)</w:t>
      </w:r>
    </w:p>
    <w:p w14:paraId="65E40BA4" w14:textId="77777777" w:rsidR="00FD68CB" w:rsidRDefault="00FD68CB" w:rsidP="001609D7">
      <w:pPr>
        <w:shd w:val="clear" w:color="auto" w:fill="F2F2F2" w:themeFill="background1" w:themeFillShade="F2"/>
        <w:spacing w:after="0" w:line="240" w:lineRule="auto"/>
        <w:ind w:left="720" w:hanging="10"/>
        <w:jc w:val="left"/>
        <w:divId w:val="1127164580"/>
      </w:pPr>
    </w:p>
    <w:p w14:paraId="789F6F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self.upload_btn = tk.Button(bar, text="Upload Video",</w:t>
      </w:r>
    </w:p>
    <w:p w14:paraId="178AC7F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command=self.upload_video,</w:t>
      </w:r>
    </w:p>
    <w:p w14:paraId="4226ED7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state=tk.DISABLED)</w:t>
      </w:r>
    </w:p>
    <w:p w14:paraId="6A7166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self.upload_btn.pack(side=tk.LEFT, padx=4)</w:t>
      </w:r>
    </w:p>
    <w:p w14:paraId="1B833A2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self.rec_btn = tk.Button(bar, text="Start Recording",</w:t>
      </w:r>
    </w:p>
    <w:p w14:paraId="145B6B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command=self.start_recording,</w:t>
      </w:r>
    </w:p>
    <w:p w14:paraId="123111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state=tk.DISABLED)</w:t>
      </w:r>
    </w:p>
    <w:p w14:paraId="7F7D924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self.rec_btn.pack(side=tk.LEFT, padx=4)</w:t>
      </w:r>
    </w:p>
    <w:p w14:paraId="0F62346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self.stoprec_btn = tk.Button(bar, text="Stop Recording",</w:t>
      </w:r>
    </w:p>
    <w:p w14:paraId="4581B95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command=self.stop_recording,</w:t>
      </w:r>
    </w:p>
    <w:p w14:paraId="1CB15CD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state=tk.DISABLED)</w:t>
      </w:r>
    </w:p>
    <w:p w14:paraId="5B424F3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self.stoprec_btn.pack(side=tk.LEFT, padx=4)</w:t>
      </w:r>
    </w:p>
    <w:p w14:paraId="19E6891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self.pause_btn = tk.Button(bar, text="Pause",</w:t>
      </w:r>
    </w:p>
    <w:p w14:paraId="3C2503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command=self.toggle_pause,</w:t>
      </w:r>
    </w:p>
    <w:p w14:paraId="73080E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state=tk.DISABLED)</w:t>
      </w:r>
    </w:p>
    <w:p w14:paraId="1713B48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self.pause_btn.pack(side=tk.LEFT, padx=4)</w:t>
      </w:r>
    </w:p>
    <w:p w14:paraId="6A016819" w14:textId="77777777" w:rsidR="00FD68CB" w:rsidRDefault="00FD68CB" w:rsidP="001609D7">
      <w:pPr>
        <w:shd w:val="clear" w:color="auto" w:fill="F2F2F2" w:themeFill="background1" w:themeFillShade="F2"/>
        <w:spacing w:after="0" w:line="240" w:lineRule="auto"/>
        <w:ind w:left="720" w:hanging="10"/>
        <w:jc w:val="left"/>
        <w:divId w:val="1127164580"/>
      </w:pPr>
    </w:p>
    <w:p w14:paraId="530364B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 = tk.Label(bar, text="Loading model…", bg="white")</w:t>
      </w:r>
    </w:p>
    <w:p w14:paraId="443CA8D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self.status_lbl.pack(side=tk.RIGHT, padx=14)</w:t>
      </w:r>
    </w:p>
    <w:p w14:paraId="6624FA98" w14:textId="77777777" w:rsidR="00FD68CB" w:rsidRDefault="00FD68CB" w:rsidP="001609D7">
      <w:pPr>
        <w:shd w:val="clear" w:color="auto" w:fill="F2F2F2" w:themeFill="background1" w:themeFillShade="F2"/>
        <w:spacing w:after="0" w:line="240" w:lineRule="auto"/>
        <w:ind w:left="720" w:hanging="10"/>
        <w:jc w:val="left"/>
        <w:divId w:val="1127164580"/>
      </w:pPr>
    </w:p>
    <w:p w14:paraId="33AE7A8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self.video_lbl = tk.Label(self.root, bg="black")</w:t>
      </w:r>
    </w:p>
    <w:p w14:paraId="47A04B3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self.video_lbl.pack(fill=tk.BOTH, expand=True, padx=8, pady=6)</w:t>
      </w:r>
    </w:p>
    <w:p w14:paraId="6B7153B7" w14:textId="77777777" w:rsidR="00FD68CB" w:rsidRDefault="00FD68CB" w:rsidP="001609D7">
      <w:pPr>
        <w:shd w:val="clear" w:color="auto" w:fill="F2F2F2" w:themeFill="background1" w:themeFillShade="F2"/>
        <w:spacing w:after="0" w:line="240" w:lineRule="auto"/>
        <w:ind w:left="720" w:hanging="10"/>
        <w:jc w:val="left"/>
        <w:divId w:val="1127164580"/>
      </w:pPr>
    </w:p>
    <w:p w14:paraId="75A5872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log_frame = tk.Frame(self.root, bg="#12121f", pady=4)</w:t>
      </w:r>
    </w:p>
    <w:p w14:paraId="6A3F67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log_frame.pack(side=tk.BOTTOM, fill=tk.X, padx=8)</w:t>
      </w:r>
    </w:p>
    <w:p w14:paraId="1D7FA09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tk.Label(log_frame, text="Foul Log", fg="white", bg="#12121f",</w:t>
      </w:r>
    </w:p>
    <w:p w14:paraId="4441640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font=("Segoe UI", 11, "bold")).pack(anchor=tk.W)</w:t>
      </w:r>
    </w:p>
    <w:p w14:paraId="1BA734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self.foul_listbox = tk.Listbox(</w:t>
      </w:r>
    </w:p>
    <w:p w14:paraId="78A2DC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log_frame, height=5,</w:t>
      </w:r>
    </w:p>
    <w:p w14:paraId="1AFF21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bg="#0d0d1f", fg="#ff7070",</w:t>
      </w:r>
    </w:p>
    <w:p w14:paraId="48C4C09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font=("Consolas", 10),</w:t>
      </w:r>
    </w:p>
    <w:p w14:paraId="3F1D054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selectbackground="#2b2b4a",</w:t>
      </w:r>
    </w:p>
    <w:p w14:paraId="57600C8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highlightthickness=0, borderwidth=0,</w:t>
      </w:r>
    </w:p>
    <w:p w14:paraId="1ACE209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70C510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self.foul_listbox.pack(fill=tk.X, pady=2)</w:t>
      </w:r>
    </w:p>
    <w:p w14:paraId="531701EC" w14:textId="77777777" w:rsidR="00FD68CB" w:rsidRDefault="00FD68CB" w:rsidP="001609D7">
      <w:pPr>
        <w:shd w:val="clear" w:color="auto" w:fill="F2F2F2" w:themeFill="background1" w:themeFillShade="F2"/>
        <w:spacing w:after="0" w:line="240" w:lineRule="auto"/>
        <w:ind w:left="720" w:hanging="10"/>
        <w:jc w:val="left"/>
        <w:divId w:val="1127164580"/>
      </w:pPr>
    </w:p>
    <w:p w14:paraId="34B1ABA7" w14:textId="77777777" w:rsidR="00FD68CB" w:rsidRDefault="00FD68CB" w:rsidP="001609D7">
      <w:pPr>
        <w:shd w:val="clear" w:color="auto" w:fill="F2F2F2" w:themeFill="background1" w:themeFillShade="F2"/>
        <w:spacing w:after="0" w:line="240" w:lineRule="auto"/>
        <w:ind w:left="720" w:hanging="10"/>
        <w:jc w:val="left"/>
        <w:divId w:val="1127164580"/>
      </w:pPr>
    </w:p>
    <w:p w14:paraId="1F12F53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_load_model_async(self, path: str):</w:t>
      </w:r>
    </w:p>
    <w:p w14:paraId="355721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_do():</w:t>
      </w:r>
    </w:p>
    <w:p w14:paraId="6AB178E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try:</w:t>
      </w:r>
    </w:p>
    <w:p w14:paraId="3578DD5C"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self.model = None</w:t>
      </w:r>
    </w:p>
    <w:p w14:paraId="78D0F446" w14:textId="77777777" w:rsidR="00FD68CB" w:rsidRDefault="00FD68CB" w:rsidP="001609D7">
      <w:pPr>
        <w:shd w:val="clear" w:color="auto" w:fill="F2F2F2" w:themeFill="background1" w:themeFillShade="F2"/>
        <w:spacing w:after="0" w:line="240" w:lineRule="auto"/>
        <w:ind w:left="720" w:hanging="10"/>
        <w:jc w:val="left"/>
        <w:divId w:val="1127164580"/>
      </w:pPr>
    </w:p>
    <w:p w14:paraId="03382A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 = YOLO(path)</w:t>
      </w:r>
    </w:p>
    <w:p w14:paraId="1CB6C6D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      = m</w:t>
      </w:r>
    </w:p>
    <w:p w14:paraId="2AF7967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self.model_path = path</w:t>
      </w:r>
    </w:p>
    <w:p w14:paraId="7754ABC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lambda: self.status_lbl.config(</w:t>
      </w:r>
    </w:p>
    <w:p w14:paraId="064EA2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text=f"{os.path.basename(path)}", fg="black"))</w:t>
      </w:r>
    </w:p>
    <w:p w14:paraId="11BDAF3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self._check_ready)</w:t>
      </w:r>
    </w:p>
    <w:p w14:paraId="34F6D3B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except Exception as exc:</w:t>
      </w:r>
    </w:p>
    <w:p w14:paraId="7C245F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msg = str(exc)</w:t>
      </w:r>
    </w:p>
    <w:p w14:paraId="1A6729A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lambda: self.status_lbl.config(</w:t>
      </w:r>
    </w:p>
    <w:p w14:paraId="02B62BB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text=f"Model error: {msg}", fg="#ff7070"))</w:t>
      </w:r>
    </w:p>
    <w:p w14:paraId="21B7AD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threading.Thread(target=_do, daemon=True).start()</w:t>
      </w:r>
    </w:p>
    <w:p w14:paraId="1E87CCD0" w14:textId="77777777" w:rsidR="00FD68CB" w:rsidRDefault="00FD68CB" w:rsidP="001609D7">
      <w:pPr>
        <w:shd w:val="clear" w:color="auto" w:fill="F2F2F2" w:themeFill="background1" w:themeFillShade="F2"/>
        <w:spacing w:after="0" w:line="240" w:lineRule="auto"/>
        <w:ind w:left="720" w:hanging="10"/>
        <w:jc w:val="left"/>
        <w:divId w:val="1127164580"/>
      </w:pPr>
    </w:p>
    <w:p w14:paraId="5AC912B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load_model_dialog(self):</w:t>
      </w:r>
    </w:p>
    <w:p w14:paraId="6EDFD7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self.is_playing:</w:t>
      </w:r>
    </w:p>
    <w:p w14:paraId="1C58BF2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messagebox.showwarning(</w:t>
      </w:r>
    </w:p>
    <w:p w14:paraId="13AAF2F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"Busy",</w:t>
      </w:r>
    </w:p>
    <w:p w14:paraId="2037005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"Stop the current job before loading a different model.")</w:t>
      </w:r>
    </w:p>
    <w:p w14:paraId="7914B59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2A872D3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path = filedialog.askopenfilename(</w:t>
      </w:r>
    </w:p>
    <w:p w14:paraId="1EDF267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title="Select YOLO weights (.pt)",</w:t>
      </w:r>
    </w:p>
    <w:p w14:paraId="71D2C07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filetypes=[("Ultralytics YOLO weights", "*.pt"), ("All files", "*.*")],</w:t>
      </w:r>
    </w:p>
    <w:p w14:paraId="3D2ED2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856EB4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path:</w:t>
      </w:r>
    </w:p>
    <w:p w14:paraId="498D0E7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self.model_var.set(os.path.basename(path))</w:t>
      </w:r>
    </w:p>
    <w:p w14:paraId="43708E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self.status_lbl.config(text="Loading…", fg="black")</w:t>
      </w:r>
    </w:p>
    <w:p w14:paraId="5018735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self._load_model_async(path)</w:t>
      </w:r>
    </w:p>
    <w:p w14:paraId="550E719A" w14:textId="77777777" w:rsidR="00FD68CB" w:rsidRDefault="00FD68CB" w:rsidP="001609D7">
      <w:pPr>
        <w:shd w:val="clear" w:color="auto" w:fill="F2F2F2" w:themeFill="background1" w:themeFillShade="F2"/>
        <w:spacing w:after="0" w:line="240" w:lineRule="auto"/>
        <w:ind w:left="720" w:hanging="10"/>
        <w:jc w:val="left"/>
        <w:divId w:val="1127164580"/>
      </w:pPr>
    </w:p>
    <w:p w14:paraId="262911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_discover_models(self):</w:t>
      </w:r>
    </w:p>
    <w:p w14:paraId="108AFB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"""Find models stored as ../Trained_Models/&lt;name&gt;/weights/&lt;name&gt;.pt."""</w:t>
      </w:r>
    </w:p>
    <w:p w14:paraId="3EE95AC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names = []</w:t>
      </w:r>
    </w:p>
    <w:p w14:paraId="194C769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try:</w:t>
      </w:r>
    </w:p>
    <w:p w14:paraId="256D25D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entry in sorted(os.listdir(MODELS_ROOT)):</w:t>
      </w:r>
    </w:p>
    <w:p w14:paraId="675267E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os.path.isfile(_model_pt_path(entry)):</w:t>
      </w:r>
    </w:p>
    <w:p w14:paraId="5F69C45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names.append(entry)</w:t>
      </w:r>
    </w:p>
    <w:p w14:paraId="779F18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except OSError:</w:t>
      </w:r>
    </w:p>
    <w:p w14:paraId="2D8545F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pass</w:t>
      </w:r>
    </w:p>
    <w:p w14:paraId="6CDA8B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names</w:t>
      </w:r>
    </w:p>
    <w:p w14:paraId="17369921" w14:textId="77777777" w:rsidR="00FD68CB" w:rsidRDefault="00FD68CB" w:rsidP="001609D7">
      <w:pPr>
        <w:shd w:val="clear" w:color="auto" w:fill="F2F2F2" w:themeFill="background1" w:themeFillShade="F2"/>
        <w:spacing w:after="0" w:line="240" w:lineRule="auto"/>
        <w:ind w:left="720" w:hanging="10"/>
        <w:jc w:val="left"/>
        <w:divId w:val="1127164580"/>
      </w:pPr>
    </w:p>
    <w:p w14:paraId="249D4A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_populate_models(self):</w:t>
      </w:r>
    </w:p>
    <w:p w14:paraId="412E9E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"""Fill the model dropdown from disk and load the default selection."""</w:t>
      </w:r>
    </w:p>
    <w:p w14:paraId="3470589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names = self._discover_models()</w:t>
      </w:r>
    </w:p>
    <w:p w14:paraId="5502821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menu = self.model_menu["menu"]</w:t>
      </w:r>
    </w:p>
    <w:p w14:paraId="5C45E7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menu.delete(0, tk.END)</w:t>
      </w:r>
    </w:p>
    <w:p w14:paraId="00D2D5B7" w14:textId="77777777" w:rsidR="00FD68CB" w:rsidRDefault="00FD68CB" w:rsidP="001609D7">
      <w:pPr>
        <w:shd w:val="clear" w:color="auto" w:fill="F2F2F2" w:themeFill="background1" w:themeFillShade="F2"/>
        <w:spacing w:after="0" w:line="240" w:lineRule="auto"/>
        <w:ind w:left="720" w:hanging="10"/>
        <w:jc w:val="left"/>
        <w:divId w:val="1127164580"/>
      </w:pPr>
    </w:p>
    <w:p w14:paraId="335D8D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names:</w:t>
      </w:r>
    </w:p>
    <w:p w14:paraId="271D322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self.model_var.set("No models found")</w:t>
      </w:r>
    </w:p>
    <w:p w14:paraId="261AB2B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self.model_menu.config(state=tk.DISABLED)</w:t>
      </w:r>
    </w:p>
    <w:p w14:paraId="6946E7D0"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self.status_lbl.config(</w:t>
      </w:r>
    </w:p>
    <w:p w14:paraId="60380A2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text=f"No models in {MODELS_ROOT} — use Browse…", fg="#ff7070")</w:t>
      </w:r>
    </w:p>
    <w:p w14:paraId="60E9D4B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0591DE20" w14:textId="77777777" w:rsidR="00FD68CB" w:rsidRDefault="00FD68CB" w:rsidP="001609D7">
      <w:pPr>
        <w:shd w:val="clear" w:color="auto" w:fill="F2F2F2" w:themeFill="background1" w:themeFillShade="F2"/>
        <w:spacing w:after="0" w:line="240" w:lineRule="auto"/>
        <w:ind w:left="720" w:hanging="10"/>
        <w:jc w:val="left"/>
        <w:divId w:val="1127164580"/>
      </w:pPr>
    </w:p>
    <w:p w14:paraId="4803383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name in names:</w:t>
      </w:r>
    </w:p>
    <w:p w14:paraId="3E90272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menu.add_command(</w:t>
      </w:r>
    </w:p>
    <w:p w14:paraId="3B3A5A6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label=name,</w:t>
      </w:r>
    </w:p>
    <w:p w14:paraId="48AB28D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command=lambda n=name: self._select_model(n))</w:t>
      </w:r>
    </w:p>
    <w:p w14:paraId="694996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self.model_menu.config(state=tk.NORMAL)</w:t>
      </w:r>
    </w:p>
    <w:p w14:paraId="470D0B38" w14:textId="77777777" w:rsidR="00FD68CB" w:rsidRDefault="00FD68CB" w:rsidP="001609D7">
      <w:pPr>
        <w:shd w:val="clear" w:color="auto" w:fill="F2F2F2" w:themeFill="background1" w:themeFillShade="F2"/>
        <w:spacing w:after="0" w:line="240" w:lineRule="auto"/>
        <w:ind w:left="720" w:hanging="10"/>
        <w:jc w:val="left"/>
        <w:divId w:val="1127164580"/>
      </w:pPr>
    </w:p>
    <w:p w14:paraId="5A742F2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self.model_var.set("Select a model")</w:t>
      </w:r>
    </w:p>
    <w:p w14:paraId="36427DE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self.status_lbl.config(text="Select a model to begin", fg="black")</w:t>
      </w:r>
    </w:p>
    <w:p w14:paraId="2FE5F039" w14:textId="77777777" w:rsidR="00FD68CB" w:rsidRDefault="00FD68CB" w:rsidP="001609D7">
      <w:pPr>
        <w:shd w:val="clear" w:color="auto" w:fill="F2F2F2" w:themeFill="background1" w:themeFillShade="F2"/>
        <w:spacing w:after="0" w:line="240" w:lineRule="auto"/>
        <w:ind w:left="720" w:hanging="10"/>
        <w:jc w:val="left"/>
        <w:divId w:val="1127164580"/>
      </w:pPr>
    </w:p>
    <w:p w14:paraId="233D8F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_select_model(self, name):</w:t>
      </w:r>
    </w:p>
    <w:p w14:paraId="0BBAD91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self.is_playing:</w:t>
      </w:r>
    </w:p>
    <w:p w14:paraId="1A263E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messagebox.showwarning(</w:t>
      </w:r>
    </w:p>
    <w:p w14:paraId="4825D4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"Busy",</w:t>
      </w:r>
    </w:p>
    <w:p w14:paraId="6E6762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"Stop the current job before loading a different model.")</w:t>
      </w:r>
    </w:p>
    <w:p w14:paraId="0F400A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26EABF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self.model_var.set(name)</w:t>
      </w:r>
    </w:p>
    <w:p w14:paraId="16C9FB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self.status_lbl.config(text="Loading…", fg="black")</w:t>
      </w:r>
    </w:p>
    <w:p w14:paraId="5DD411D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self._load_model_async(_model_pt_path(name))</w:t>
      </w:r>
    </w:p>
    <w:p w14:paraId="2BBC45A9" w14:textId="77777777" w:rsidR="00FD68CB" w:rsidRDefault="00FD68CB" w:rsidP="001609D7">
      <w:pPr>
        <w:shd w:val="clear" w:color="auto" w:fill="F2F2F2" w:themeFill="background1" w:themeFillShade="F2"/>
        <w:spacing w:after="0" w:line="240" w:lineRule="auto"/>
        <w:ind w:left="720" w:hanging="10"/>
        <w:jc w:val="left"/>
        <w:divId w:val="1127164580"/>
      </w:pPr>
    </w:p>
    <w:p w14:paraId="70C929D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refresh_cameras(self):</w:t>
      </w:r>
    </w:p>
    <w:p w14:paraId="705778A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"""Probe video devices in a background thread and fill the dropdown."""</w:t>
      </w:r>
    </w:p>
    <w:p w14:paraId="66BC33D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self.status_lbl.config(text="Scanning for cameras…", fg="black")</w:t>
      </w:r>
    </w:p>
    <w:p w14:paraId="5D1EDB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threading.Thread(target=self._detect_cameras_worker, daemon=True).start()</w:t>
      </w:r>
    </w:p>
    <w:p w14:paraId="03D520F9" w14:textId="77777777" w:rsidR="00FD68CB" w:rsidRDefault="00FD68CB" w:rsidP="001609D7">
      <w:pPr>
        <w:shd w:val="clear" w:color="auto" w:fill="F2F2F2" w:themeFill="background1" w:themeFillShade="F2"/>
        <w:spacing w:after="0" w:line="240" w:lineRule="auto"/>
        <w:ind w:left="720" w:hanging="10"/>
        <w:jc w:val="left"/>
        <w:divId w:val="1127164580"/>
      </w:pPr>
    </w:p>
    <w:p w14:paraId="225E96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_detect_cameras_worker(self):</w:t>
      </w:r>
    </w:p>
    <w:p w14:paraId="21B8B10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found = []</w:t>
      </w:r>
    </w:p>
    <w:p w14:paraId="456C6E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idx in range(6):</w:t>
      </w:r>
    </w:p>
    <w:p w14:paraId="6BD5225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 = cv2.VideoCapture(idx, cv2.CAP_DSHOW)</w:t>
      </w:r>
    </w:p>
    <w:p w14:paraId="6A9430A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cap is not None and cap.isOpened():</w:t>
      </w:r>
    </w:p>
    <w:p w14:paraId="521BAC5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ok, _ = cap.read()</w:t>
      </w:r>
    </w:p>
    <w:p w14:paraId="0AB07E5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ok:</w:t>
      </w:r>
    </w:p>
    <w:p w14:paraId="2FEBDAE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found.append(idx)</w:t>
      </w:r>
    </w:p>
    <w:p w14:paraId="063976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cap is not None:</w:t>
      </w:r>
    </w:p>
    <w:p w14:paraId="658CC13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cap.release()</w:t>
      </w:r>
    </w:p>
    <w:p w14:paraId="63DD60A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lambda: self._populate_cameras(found))</w:t>
      </w:r>
    </w:p>
    <w:p w14:paraId="3ED1C24E" w14:textId="77777777" w:rsidR="00FD68CB" w:rsidRDefault="00FD68CB" w:rsidP="001609D7">
      <w:pPr>
        <w:shd w:val="clear" w:color="auto" w:fill="F2F2F2" w:themeFill="background1" w:themeFillShade="F2"/>
        <w:spacing w:after="0" w:line="240" w:lineRule="auto"/>
        <w:ind w:left="720" w:hanging="10"/>
        <w:jc w:val="left"/>
        <w:divId w:val="1127164580"/>
      </w:pPr>
    </w:p>
    <w:p w14:paraId="101809C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_populate_cameras(self, found):</w:t>
      </w:r>
    </w:p>
    <w:p w14:paraId="053C9A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self.available_cams = found</w:t>
      </w:r>
    </w:p>
    <w:p w14:paraId="00F9130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menu = self.cam_menu["menu"]</w:t>
      </w:r>
    </w:p>
    <w:p w14:paraId="6E5AF7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menu.delete(0, tk.END)</w:t>
      </w:r>
    </w:p>
    <w:p w14:paraId="32DCEB1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found:</w:t>
      </w:r>
    </w:p>
    <w:p w14:paraId="603484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self.cam_var.set("No camera found")</w:t>
      </w:r>
    </w:p>
    <w:p w14:paraId="59BFF84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self.cam_menu.config(state=tk.DISABLED)</w:t>
      </w:r>
    </w:p>
    <w:p w14:paraId="34A5C47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self.camera_index = None</w:t>
      </w:r>
    </w:p>
    <w:p w14:paraId="566FEECA"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self.status_lbl.config(</w:t>
      </w:r>
    </w:p>
    <w:p w14:paraId="1F288D2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text="No camera detected — check the connection", fg="#ff7070")</w:t>
      </w:r>
    </w:p>
    <w:p w14:paraId="71BB0B5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self._check_ready()</w:t>
      </w:r>
    </w:p>
    <w:p w14:paraId="2FAF1F7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6C55D7E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idx in found:</w:t>
      </w:r>
    </w:p>
    <w:p w14:paraId="344815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label = f"Camera {idx}"</w:t>
      </w:r>
    </w:p>
    <w:p w14:paraId="4C6426C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menu.add_command(</w:t>
      </w:r>
    </w:p>
    <w:p w14:paraId="39302A5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label=label,</w:t>
      </w:r>
    </w:p>
    <w:p w14:paraId="07D4E5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command=lambda i=idx, l=label: self._select_camera(i, l))</w:t>
      </w:r>
    </w:p>
    <w:p w14:paraId="0D7F06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self._select_camera(found[0], f"Camera {found[0]}")</w:t>
      </w:r>
    </w:p>
    <w:p w14:paraId="5D1686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self.cam_menu.config(state=tk.NORMAL)</w:t>
      </w:r>
    </w:p>
    <w:p w14:paraId="442BBA7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self.status_lbl.config(text=f"{len(found)} camera(s) found", fg="black")</w:t>
      </w:r>
    </w:p>
    <w:p w14:paraId="5C9DA71F" w14:textId="77777777" w:rsidR="00FD68CB" w:rsidRDefault="00FD68CB" w:rsidP="001609D7">
      <w:pPr>
        <w:shd w:val="clear" w:color="auto" w:fill="F2F2F2" w:themeFill="background1" w:themeFillShade="F2"/>
        <w:spacing w:after="0" w:line="240" w:lineRule="auto"/>
        <w:ind w:left="720" w:hanging="10"/>
        <w:jc w:val="left"/>
        <w:divId w:val="1127164580"/>
      </w:pPr>
    </w:p>
    <w:p w14:paraId="2721311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_select_camera(self, idx, label):</w:t>
      </w:r>
    </w:p>
    <w:p w14:paraId="3F644D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self.camera_index = idx</w:t>
      </w:r>
    </w:p>
    <w:p w14:paraId="05EE452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self.cam_var.set(label)</w:t>
      </w:r>
    </w:p>
    <w:p w14:paraId="20DE80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self._check_ready()</w:t>
      </w:r>
    </w:p>
    <w:p w14:paraId="1306613E" w14:textId="77777777" w:rsidR="00FD68CB" w:rsidRDefault="00FD68CB" w:rsidP="001609D7">
      <w:pPr>
        <w:shd w:val="clear" w:color="auto" w:fill="F2F2F2" w:themeFill="background1" w:themeFillShade="F2"/>
        <w:spacing w:after="0" w:line="240" w:lineRule="auto"/>
        <w:ind w:left="720" w:hanging="10"/>
        <w:jc w:val="left"/>
        <w:divId w:val="1127164580"/>
      </w:pPr>
    </w:p>
    <w:p w14:paraId="76CD555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select_output(self):</w:t>
      </w:r>
    </w:p>
    <w:p w14:paraId="3E5113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path = filedialog.askdirectory(title="Select output folder")</w:t>
      </w:r>
    </w:p>
    <w:p w14:paraId="4758798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path:</w:t>
      </w:r>
    </w:p>
    <w:p w14:paraId="283B69B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self.output_dir = path</w:t>
      </w:r>
    </w:p>
    <w:p w14:paraId="0A536F5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self._check_ready()</w:t>
      </w:r>
    </w:p>
    <w:p w14:paraId="3DE4337A" w14:textId="77777777" w:rsidR="00FD68CB" w:rsidRDefault="00FD68CB" w:rsidP="001609D7">
      <w:pPr>
        <w:shd w:val="clear" w:color="auto" w:fill="F2F2F2" w:themeFill="background1" w:themeFillShade="F2"/>
        <w:spacing w:after="0" w:line="240" w:lineRule="auto"/>
        <w:ind w:left="720" w:hanging="10"/>
        <w:jc w:val="left"/>
        <w:divId w:val="1127164580"/>
      </w:pPr>
    </w:p>
    <w:p w14:paraId="7697B05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_check_ready(self):</w:t>
      </w:r>
    </w:p>
    <w:p w14:paraId="34554F2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ready = (self.camera_index is not None</w:t>
      </w:r>
    </w:p>
    <w:p w14:paraId="47CA58B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self.output_dir and self.model is not None</w:t>
      </w:r>
    </w:p>
    <w:p w14:paraId="38BA649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self.is_recording)</w:t>
      </w:r>
    </w:p>
    <w:p w14:paraId="61B27F6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hasattr(self, "rec_btn"):</w:t>
      </w:r>
    </w:p>
    <w:p w14:paraId="17CD636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self.rec_btn.config(state=tk.NORMAL if ready else tk.DISABLED)</w:t>
      </w:r>
    </w:p>
    <w:p w14:paraId="3D6A9AD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upload_ready = bool(self.output_dir and self.model is not None</w:t>
      </w:r>
    </w:p>
    <w:p w14:paraId="3DC213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self.is_recording and not self.is_playing)</w:t>
      </w:r>
    </w:p>
    <w:p w14:paraId="59676C1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hasattr(self, "upload_btn"):</w:t>
      </w:r>
    </w:p>
    <w:p w14:paraId="6FAB4D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self.upload_btn.config(</w:t>
      </w:r>
    </w:p>
    <w:p w14:paraId="19BCC3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state=tk.NORMAL if upload_ready else tk.DISABLED)</w:t>
      </w:r>
    </w:p>
    <w:p w14:paraId="79B1D8C2" w14:textId="77777777" w:rsidR="00FD68CB" w:rsidRDefault="00FD68CB" w:rsidP="001609D7">
      <w:pPr>
        <w:shd w:val="clear" w:color="auto" w:fill="F2F2F2" w:themeFill="background1" w:themeFillShade="F2"/>
        <w:spacing w:after="0" w:line="240" w:lineRule="auto"/>
        <w:ind w:left="720" w:hanging="10"/>
        <w:jc w:val="left"/>
        <w:divId w:val="1127164580"/>
      </w:pPr>
    </w:p>
    <w:p w14:paraId="36D57985" w14:textId="77777777" w:rsidR="00FD68CB" w:rsidRDefault="00FD68CB" w:rsidP="001609D7">
      <w:pPr>
        <w:shd w:val="clear" w:color="auto" w:fill="F2F2F2" w:themeFill="background1" w:themeFillShade="F2"/>
        <w:spacing w:after="0" w:line="240" w:lineRule="auto"/>
        <w:ind w:left="720" w:hanging="10"/>
        <w:jc w:val="left"/>
        <w:divId w:val="1127164580"/>
      </w:pPr>
    </w:p>
    <w:p w14:paraId="36A3C4A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upload_video(self):</w:t>
      </w:r>
    </w:p>
    <w:p w14:paraId="43BBEC4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"""Pick a video file from disk and run detection on it, reusing the</w:t>
      </w:r>
    </w:p>
    <w:p w14:paraId="1B63F65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same pipeline as a fresh recording (no camera required)."""</w:t>
      </w:r>
    </w:p>
    <w:p w14:paraId="64EE81A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self.is_recording or self.is_playing:</w:t>
      </w:r>
    </w:p>
    <w:p w14:paraId="2CF0F5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messagebox.showwarning(</w:t>
      </w:r>
    </w:p>
    <w:p w14:paraId="32FD95A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"Busy", "Stop the current job before uploading a video.")</w:t>
      </w:r>
    </w:p>
    <w:p w14:paraId="4564109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2ADD96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(self.output_dir and self.model):</w:t>
      </w:r>
    </w:p>
    <w:p w14:paraId="11D03E5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messagebox.showerror(</w:t>
      </w:r>
    </w:p>
    <w:p w14:paraId="7CF550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"Not ready",</w:t>
      </w:r>
    </w:p>
    <w:p w14:paraId="6A279C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"Select an output folder and load a model first.")</w:t>
      </w:r>
    </w:p>
    <w:p w14:paraId="0CB965F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3F885C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path = filedialog.askopenfilename(</w:t>
      </w:r>
    </w:p>
    <w:p w14:paraId="6D56B8BF"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title="Select a video file",</w:t>
      </w:r>
    </w:p>
    <w:p w14:paraId="32FA67E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filetypes=[</w:t>
      </w:r>
    </w:p>
    <w:p w14:paraId="4B71E8B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("Video files",</w:t>
      </w:r>
    </w:p>
    <w:p w14:paraId="6BF93A0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"*.mp4 *.avi *.mov *.mkv *.m4v *.wmv *.flv *.mpg *.mpeg"),</w:t>
      </w:r>
    </w:p>
    <w:p w14:paraId="5333E2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("All files", "*.*"),</w:t>
      </w:r>
    </w:p>
    <w:p w14:paraId="08967E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0797E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008756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path:</w:t>
      </w:r>
    </w:p>
    <w:p w14:paraId="7F8D395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67DEF7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self.recorded_path = path</w:t>
      </w:r>
    </w:p>
    <w:p w14:paraId="6FD7809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self.cam_menu.config(state=tk.DISABLED)</w:t>
      </w:r>
    </w:p>
    <w:p w14:paraId="396E3B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self._begin_detection(path)</w:t>
      </w:r>
    </w:p>
    <w:p w14:paraId="54EC06B1" w14:textId="77777777" w:rsidR="00FD68CB" w:rsidRDefault="00FD68CB" w:rsidP="001609D7">
      <w:pPr>
        <w:shd w:val="clear" w:color="auto" w:fill="F2F2F2" w:themeFill="background1" w:themeFillShade="F2"/>
        <w:spacing w:after="0" w:line="240" w:lineRule="auto"/>
        <w:ind w:left="720" w:hanging="10"/>
        <w:jc w:val="left"/>
        <w:divId w:val="1127164580"/>
      </w:pPr>
    </w:p>
    <w:p w14:paraId="7DC992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start_recording(self):</w:t>
      </w:r>
    </w:p>
    <w:p w14:paraId="3908651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self.is_recording:</w:t>
      </w:r>
    </w:p>
    <w:p w14:paraId="121C22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5C6E7E2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(self.camera_index is not None and self.output_dir and self.model):</w:t>
      </w:r>
    </w:p>
    <w:p w14:paraId="15E9E2C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messagebox.showerror(</w:t>
      </w:r>
    </w:p>
    <w:p w14:paraId="48ACB8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"Not ready",</w:t>
      </w:r>
    </w:p>
    <w:p w14:paraId="251C4A3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"Select a camera, an output folder, and load a model first.")</w:t>
      </w:r>
    </w:p>
    <w:p w14:paraId="49590F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78BD3F4A" w14:textId="77777777" w:rsidR="00FD68CB" w:rsidRDefault="00FD68CB" w:rsidP="001609D7">
      <w:pPr>
        <w:shd w:val="clear" w:color="auto" w:fill="F2F2F2" w:themeFill="background1" w:themeFillShade="F2"/>
        <w:spacing w:after="0" w:line="240" w:lineRule="auto"/>
        <w:ind w:left="720" w:hanging="10"/>
        <w:jc w:val="left"/>
        <w:divId w:val="1127164580"/>
      </w:pPr>
    </w:p>
    <w:p w14:paraId="0F31E93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 = cv2.VideoCapture(self.camera_index, cv2.CAP_DSHOW)</w:t>
      </w:r>
    </w:p>
    <w:p w14:paraId="08CD2C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cap.isOpened():</w:t>
      </w:r>
    </w:p>
    <w:p w14:paraId="4240D47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messagebox.showerror(</w:t>
      </w:r>
    </w:p>
    <w:p w14:paraId="4C24A43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"Error", f"Could not open camera {self.camera_index}.")</w:t>
      </w:r>
    </w:p>
    <w:p w14:paraId="34BBAB0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1E9D842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cap.set(cv2.CAP_PROP_FOURCC, cv2.VideoWriter_fourcc(*"MJPG"))</w:t>
      </w:r>
    </w:p>
    <w:p w14:paraId="1BE3F77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cap.set(cv2.CAP_PROP_FRAME_WIDTH,  self.cap_width)</w:t>
      </w:r>
    </w:p>
    <w:p w14:paraId="1398FFD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cap.set(cv2.CAP_PROP_FRAME_HEIGHT, self.cap_height)</w:t>
      </w:r>
    </w:p>
    <w:p w14:paraId="6F9AFD9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cap.set(cv2.CAP_PROP_FPS,          self.cap_fps)</w:t>
      </w:r>
    </w:p>
    <w:p w14:paraId="27FF960C" w14:textId="77777777" w:rsidR="00FD68CB" w:rsidRDefault="00FD68CB" w:rsidP="001609D7">
      <w:pPr>
        <w:shd w:val="clear" w:color="auto" w:fill="F2F2F2" w:themeFill="background1" w:themeFillShade="F2"/>
        <w:spacing w:after="0" w:line="240" w:lineRule="auto"/>
        <w:ind w:left="720" w:hanging="10"/>
        <w:jc w:val="left"/>
        <w:divId w:val="1127164580"/>
      </w:pPr>
    </w:p>
    <w:p w14:paraId="132C1E8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 int(cap.get(cv2.CAP_PROP_FRAME_WIDTH))  or self.cap_width</w:t>
      </w:r>
    </w:p>
    <w:p w14:paraId="1E9B140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 = int(cap.get(cv2.CAP_PROP_FRAME_HEIGHT)) or self.cap_height</w:t>
      </w:r>
    </w:p>
    <w:p w14:paraId="3E5C303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fps = cap.get(cv2.CAP_PROP_FPS)</w:t>
      </w:r>
    </w:p>
    <w:p w14:paraId="71B2F9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fps or fps &lt; 1:</w:t>
      </w:r>
    </w:p>
    <w:p w14:paraId="7A0E71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fps = float(self.cap_fps)</w:t>
      </w:r>
    </w:p>
    <w:p w14:paraId="171D0F6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 = cap</w:t>
      </w:r>
    </w:p>
    <w:p w14:paraId="50E4D5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self.fps = fps</w:t>
      </w:r>
    </w:p>
    <w:p w14:paraId="75DCD631" w14:textId="77777777" w:rsidR="00FD68CB" w:rsidRDefault="00FD68CB" w:rsidP="001609D7">
      <w:pPr>
        <w:shd w:val="clear" w:color="auto" w:fill="F2F2F2" w:themeFill="background1" w:themeFillShade="F2"/>
        <w:spacing w:after="0" w:line="240" w:lineRule="auto"/>
        <w:ind w:left="720" w:hanging="10"/>
        <w:jc w:val="left"/>
        <w:divId w:val="1127164580"/>
      </w:pPr>
    </w:p>
    <w:p w14:paraId="341211F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ts = datetime.now().strftime("%Y%m%d_%H%M%S")</w:t>
      </w:r>
    </w:p>
    <w:p w14:paraId="3447BD1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self.recorded_path = os.path.join(self.output_dir, f"recording_{ts}.mp4")</w:t>
      </w:r>
    </w:p>
    <w:p w14:paraId="3F2E1A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writer, codec = self._make_h264_writer(self.recorded_path, fps, (W, H))</w:t>
      </w:r>
    </w:p>
    <w:p w14:paraId="66B8F0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writer is None:</w:t>
      </w:r>
    </w:p>
    <w:p w14:paraId="5FF18EC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cap.release()</w:t>
      </w:r>
    </w:p>
    <w:p w14:paraId="50FFCA5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 = None</w:t>
      </w:r>
    </w:p>
    <w:p w14:paraId="0002B8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messagebox.showerror("Error", "Could not open a video writer.")</w:t>
      </w:r>
    </w:p>
    <w:p w14:paraId="037C90C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5CCBA6E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 = writer</w:t>
      </w:r>
    </w:p>
    <w:p w14:paraId="0BCE7D20" w14:textId="77777777" w:rsidR="00FD68CB" w:rsidRDefault="00FD68CB" w:rsidP="001609D7">
      <w:pPr>
        <w:shd w:val="clear" w:color="auto" w:fill="F2F2F2" w:themeFill="background1" w:themeFillShade="F2"/>
        <w:spacing w:after="0" w:line="240" w:lineRule="auto"/>
        <w:ind w:left="720" w:hanging="10"/>
        <w:jc w:val="left"/>
        <w:divId w:val="1127164580"/>
      </w:pPr>
    </w:p>
    <w:p w14:paraId="0BA2FE82"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self.is_recording    = True</w:t>
      </w:r>
    </w:p>
    <w:p w14:paraId="070A787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self._rec_start_time = time.time()</w:t>
      </w:r>
    </w:p>
    <w:p w14:paraId="37BBA89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self._rec_frame_count = 0</w:t>
      </w:r>
    </w:p>
    <w:p w14:paraId="353FC0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self.rec_btn.config(state=tk.DISABLED)</w:t>
      </w:r>
    </w:p>
    <w:p w14:paraId="69D1CD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self.stoprec_btn.config(state=tk.NORMAL)</w:t>
      </w:r>
    </w:p>
    <w:p w14:paraId="30BC121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self.cam_menu.config(state=tk.DISABLED)</w:t>
      </w:r>
    </w:p>
    <w:p w14:paraId="3A0F40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w:t>
      </w:r>
    </w:p>
    <w:p w14:paraId="763C358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text=f"REC  {W}x{H} @ {fps:.0f}fps  ({codec})", fg="#ff7070")</w:t>
      </w:r>
    </w:p>
    <w:p w14:paraId="7EDF1253" w14:textId="77777777" w:rsidR="00FD68CB" w:rsidRDefault="00FD68CB" w:rsidP="001609D7">
      <w:pPr>
        <w:shd w:val="clear" w:color="auto" w:fill="F2F2F2" w:themeFill="background1" w:themeFillShade="F2"/>
        <w:spacing w:after="0" w:line="240" w:lineRule="auto"/>
        <w:ind w:left="720" w:hanging="10"/>
        <w:jc w:val="left"/>
        <w:divId w:val="1127164580"/>
      </w:pPr>
    </w:p>
    <w:p w14:paraId="4ECEEBA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self._record_thread = threading.Thread(</w:t>
      </w:r>
    </w:p>
    <w:p w14:paraId="7333E02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target=self._record_loop, daemon=True)</w:t>
      </w:r>
    </w:p>
    <w:p w14:paraId="282B1A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self._record_thread.start()</w:t>
      </w:r>
    </w:p>
    <w:p w14:paraId="18A939AE" w14:textId="77777777" w:rsidR="00FD68CB" w:rsidRDefault="00FD68CB" w:rsidP="001609D7">
      <w:pPr>
        <w:shd w:val="clear" w:color="auto" w:fill="F2F2F2" w:themeFill="background1" w:themeFillShade="F2"/>
        <w:spacing w:after="0" w:line="240" w:lineRule="auto"/>
        <w:ind w:left="720" w:hanging="10"/>
        <w:jc w:val="left"/>
        <w:divId w:val="1127164580"/>
      </w:pPr>
    </w:p>
    <w:p w14:paraId="2F167B9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_record_loop(self):</w:t>
      </w:r>
    </w:p>
    <w:p w14:paraId="0C9100B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try:</w:t>
      </w:r>
    </w:p>
    <w:p w14:paraId="31D6302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while self.is_recording and self.cap and self.cap.isOpened():</w:t>
      </w:r>
    </w:p>
    <w:p w14:paraId="0102D5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 frame = self.cap.read()</w:t>
      </w:r>
    </w:p>
    <w:p w14:paraId="64D242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ret:</w:t>
      </w:r>
    </w:p>
    <w:p w14:paraId="713B740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break</w:t>
      </w:r>
    </w:p>
    <w:p w14:paraId="10DF67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self.video_writer:</w:t>
      </w:r>
    </w:p>
    <w:p w14:paraId="659BC23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self.video_writer.write(frame)</w:t>
      </w:r>
    </w:p>
    <w:p w14:paraId="2376517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self._rec_frame_count += 1</w:t>
      </w:r>
    </w:p>
    <w:p w14:paraId="0D1FC60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prev = frame.copy()</w:t>
      </w:r>
    </w:p>
    <w:p w14:paraId="16FDC4A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elapsed = time.time() - self._rec_start_time</w:t>
      </w:r>
    </w:p>
    <w:p w14:paraId="206F068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cv2.circle(prev, (32, 32), 12, (0, 0, 255), -1)</w:t>
      </w:r>
    </w:p>
    <w:p w14:paraId="5E5A2F2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w:t>
      </w:r>
    </w:p>
    <w:p w14:paraId="44D0ABC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prev, f"REC  {int(elapsed // 60):02d}:{int(elapsed % 60):02d}",</w:t>
      </w:r>
    </w:p>
    <w:p w14:paraId="145B21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(54, 42), cv2.FONT_HERSHEY_SIMPLEX, 0.9, (0, 0, 255), 2)</w:t>
      </w:r>
    </w:p>
    <w:p w14:paraId="0710B4B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self._display_frame(prev)</w:t>
      </w:r>
    </w:p>
    <w:p w14:paraId="26F0952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finally:</w:t>
      </w:r>
    </w:p>
    <w:p w14:paraId="76971BD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self.cap:</w:t>
      </w:r>
    </w:p>
    <w:p w14:paraId="1E13C7B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self.cap.release()</w:t>
      </w:r>
    </w:p>
    <w:p w14:paraId="77E0C1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 = None</w:t>
      </w:r>
    </w:p>
    <w:p w14:paraId="04652F7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self.video_writer:</w:t>
      </w:r>
    </w:p>
    <w:p w14:paraId="38DAEFE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self.video_writer.release()</w:t>
      </w:r>
    </w:p>
    <w:p w14:paraId="42332F1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 = None</w:t>
      </w:r>
    </w:p>
    <w:p w14:paraId="40A15C18" w14:textId="77777777" w:rsidR="00FD68CB" w:rsidRDefault="00FD68CB" w:rsidP="001609D7">
      <w:pPr>
        <w:shd w:val="clear" w:color="auto" w:fill="F2F2F2" w:themeFill="background1" w:themeFillShade="F2"/>
        <w:spacing w:after="0" w:line="240" w:lineRule="auto"/>
        <w:ind w:left="720" w:hanging="10"/>
        <w:jc w:val="left"/>
        <w:divId w:val="1127164580"/>
      </w:pPr>
    </w:p>
    <w:p w14:paraId="0956D20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stop_recording(self):</w:t>
      </w:r>
    </w:p>
    <w:p w14:paraId="62C4DB3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self.is_recording:</w:t>
      </w:r>
    </w:p>
    <w:p w14:paraId="351ACA6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5FD3FA8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self.is_recording = False</w:t>
      </w:r>
    </w:p>
    <w:p w14:paraId="623F0BD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self._rec_stop_time = time.time()</w:t>
      </w:r>
    </w:p>
    <w:p w14:paraId="27B55E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self.stoprec_btn.config(state=tk.DISABLED)</w:t>
      </w:r>
    </w:p>
    <w:p w14:paraId="73E49A6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self.status_lbl.config(text="Finishing recording…", fg="black")</w:t>
      </w:r>
    </w:p>
    <w:p w14:paraId="2404C1F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threading.Thread(target=self._finish_and_detect, daemon=True).start()</w:t>
      </w:r>
    </w:p>
    <w:p w14:paraId="65927C32" w14:textId="77777777" w:rsidR="00FD68CB" w:rsidRDefault="00FD68CB" w:rsidP="001609D7">
      <w:pPr>
        <w:shd w:val="clear" w:color="auto" w:fill="F2F2F2" w:themeFill="background1" w:themeFillShade="F2"/>
        <w:spacing w:after="0" w:line="240" w:lineRule="auto"/>
        <w:ind w:left="720" w:hanging="10"/>
        <w:jc w:val="left"/>
        <w:divId w:val="1127164580"/>
      </w:pPr>
    </w:p>
    <w:p w14:paraId="3FB364F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_finish_and_detect(self):</w:t>
      </w:r>
    </w:p>
    <w:p w14:paraId="6035AA5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rt = self._record_thread</w:t>
      </w:r>
    </w:p>
    <w:p w14:paraId="05D52F3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rt is not None and rt.is_alive():</w:t>
      </w:r>
    </w:p>
    <w:p w14:paraId="5E820A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rt.join(timeout=5.0)</w:t>
      </w:r>
    </w:p>
    <w:p w14:paraId="3DD04A50"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path = self.recorded_path</w:t>
      </w:r>
    </w:p>
    <w:p w14:paraId="7ABFAB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path or not os.path.exists(path):</w:t>
      </w:r>
    </w:p>
    <w:p w14:paraId="262B5E5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lambda: self.status_lbl.config(</w:t>
      </w:r>
    </w:p>
    <w:p w14:paraId="68CF78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text="Recording file missing — nothing to detect", fg="#ff7070"))</w:t>
      </w:r>
    </w:p>
    <w:p w14:paraId="7A53EC2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self._check_ready)</w:t>
      </w:r>
    </w:p>
    <w:p w14:paraId="0097F7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60F067CE" w14:textId="77777777" w:rsidR="00FD68CB" w:rsidRDefault="00FD68CB" w:rsidP="001609D7">
      <w:pPr>
        <w:shd w:val="clear" w:color="auto" w:fill="F2F2F2" w:themeFill="background1" w:themeFillShade="F2"/>
        <w:spacing w:after="0" w:line="240" w:lineRule="auto"/>
        <w:ind w:left="720" w:hanging="10"/>
        <w:jc w:val="left"/>
        <w:divId w:val="1127164580"/>
      </w:pPr>
    </w:p>
    <w:p w14:paraId="01CB3A3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elapsed = max(1e-6, getattr(self, "_rec_stop_time", time.time())</w:t>
      </w:r>
    </w:p>
    <w:p w14:paraId="6C85BA0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 self._rec_start_time)</w:t>
      </w:r>
    </w:p>
    <w:p w14:paraId="613F96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frames  = getattr(self, "_rec_frame_count", 0)</w:t>
      </w:r>
    </w:p>
    <w:p w14:paraId="5F6AC34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real_fps = frames / elapsed if frames &gt; 0 else None</w:t>
      </w:r>
    </w:p>
    <w:p w14:paraId="1DD2AB5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real_fps is not None and not (1.0 &lt;= real_fps &lt;= 1000.0):</w:t>
      </w:r>
    </w:p>
    <w:p w14:paraId="360366E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real_fps = None</w:t>
      </w:r>
    </w:p>
    <w:p w14:paraId="3B8F2D9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lambda: self._begin_detection(path, fps_override=real_fps))</w:t>
      </w:r>
    </w:p>
    <w:p w14:paraId="7ED3ED5D" w14:textId="77777777" w:rsidR="00FD68CB" w:rsidRDefault="00FD68CB" w:rsidP="001609D7">
      <w:pPr>
        <w:shd w:val="clear" w:color="auto" w:fill="F2F2F2" w:themeFill="background1" w:themeFillShade="F2"/>
        <w:spacing w:after="0" w:line="240" w:lineRule="auto"/>
        <w:ind w:left="720" w:hanging="10"/>
        <w:jc w:val="left"/>
        <w:divId w:val="1127164580"/>
      </w:pPr>
    </w:p>
    <w:p w14:paraId="2345F2E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_make_h264_writer(self, path, fps, size):</w:t>
      </w:r>
    </w:p>
    <w:p w14:paraId="4D83A9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"""Open an H.264 (MPEG-4 AVC) writer, falling back gracefully if the</w:t>
      </w:r>
    </w:p>
    <w:p w14:paraId="4F135EC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OpenCV build has no AVC encoder."""</w:t>
      </w:r>
    </w:p>
    <w:p w14:paraId="3527A4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codec in ("avc1", "H264", "X264"):</w:t>
      </w:r>
    </w:p>
    <w:p w14:paraId="4CE7426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 cv2.VideoWriter(path, cv2.VideoWriter_fourcc(*codec), fps, size)</w:t>
      </w:r>
    </w:p>
    <w:p w14:paraId="5EEAF9D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w.isOpened():</w:t>
      </w:r>
    </w:p>
    <w:p w14:paraId="777F0B6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w, codec</w:t>
      </w:r>
    </w:p>
    <w:p w14:paraId="5FE4B8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w.release()</w:t>
      </w:r>
    </w:p>
    <w:p w14:paraId="649415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 cv2.VideoWriter(path, cv2.VideoWriter_fourcc(*"mp4v"), fps, size)</w:t>
      </w:r>
    </w:p>
    <w:p w14:paraId="20002FD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w.isOpened():</w:t>
      </w:r>
    </w:p>
    <w:p w14:paraId="4237FA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w, "mp4v (H264 unavailable)"</w:t>
      </w:r>
    </w:p>
    <w:p w14:paraId="7898F2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None, None</w:t>
      </w:r>
    </w:p>
    <w:p w14:paraId="1E9CEE8D" w14:textId="77777777" w:rsidR="00FD68CB" w:rsidRDefault="00FD68CB" w:rsidP="001609D7">
      <w:pPr>
        <w:shd w:val="clear" w:color="auto" w:fill="F2F2F2" w:themeFill="background1" w:themeFillShade="F2"/>
        <w:spacing w:after="0" w:line="240" w:lineRule="auto"/>
        <w:ind w:left="720" w:hanging="10"/>
        <w:jc w:val="left"/>
        <w:divId w:val="1127164580"/>
      </w:pPr>
    </w:p>
    <w:p w14:paraId="0578520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_begin_detection(self, video_path, fps_override=None):</w:t>
      </w:r>
    </w:p>
    <w:p w14:paraId="73F03A0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self.video_path = video_path</w:t>
      </w:r>
    </w:p>
    <w:p w14:paraId="61EEE3B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 = cv2.VideoCapture(video_path)</w:t>
      </w:r>
    </w:p>
    <w:p w14:paraId="24A23D0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self.cap.isOpened():</w:t>
      </w:r>
    </w:p>
    <w:p w14:paraId="7F0CA1D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messagebox.showerror("Error", "Could not open the recorded video.")</w:t>
      </w:r>
    </w:p>
    <w:p w14:paraId="22AA977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self._check_ready()</w:t>
      </w:r>
    </w:p>
    <w:p w14:paraId="0580A32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32FF74CB" w14:textId="77777777" w:rsidR="00FD68CB" w:rsidRDefault="00FD68CB" w:rsidP="001609D7">
      <w:pPr>
        <w:shd w:val="clear" w:color="auto" w:fill="F2F2F2" w:themeFill="background1" w:themeFillShade="F2"/>
        <w:spacing w:after="0" w:line="240" w:lineRule="auto"/>
        <w:ind w:left="720" w:hanging="10"/>
        <w:jc w:val="left"/>
        <w:divId w:val="1127164580"/>
      </w:pPr>
    </w:p>
    <w:p w14:paraId="0D306BF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fps_override and 1.0 &lt;= fps_override &lt;= 1000.0:</w:t>
      </w:r>
    </w:p>
    <w:p w14:paraId="15AB6D0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src_fps = fps_override</w:t>
      </w:r>
    </w:p>
    <w:p w14:paraId="6C826E2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62C882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src_fps = self.cap.get(cv2.CAP_PROP_FPS) or 30.0</w:t>
      </w:r>
    </w:p>
    <w:p w14:paraId="4130C7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src_fps or src_fps &lt; 1 or src_fps &gt; 1000:</w:t>
      </w:r>
    </w:p>
    <w:p w14:paraId="077439E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src_fps = 30.0</w:t>
      </w:r>
    </w:p>
    <w:p w14:paraId="10DD3C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 int(self.cap.get(cv2.CAP_PROP_FRAME_WIDTH))</w:t>
      </w:r>
    </w:p>
    <w:p w14:paraId="1273BE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 = int(self.cap.get(cv2.CAP_PROP_FRAME_HEIGHT))</w:t>
      </w:r>
    </w:p>
    <w:p w14:paraId="7D56754A" w14:textId="77777777" w:rsidR="00FD68CB" w:rsidRDefault="00FD68CB" w:rsidP="001609D7">
      <w:pPr>
        <w:shd w:val="clear" w:color="auto" w:fill="F2F2F2" w:themeFill="background1" w:themeFillShade="F2"/>
        <w:spacing w:after="0" w:line="240" w:lineRule="auto"/>
        <w:ind w:left="720" w:hanging="10"/>
        <w:jc w:val="left"/>
        <w:divId w:val="1127164580"/>
      </w:pPr>
    </w:p>
    <w:p w14:paraId="78DE82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self._frame_stride = max(1, int(round(src_fps / 30.0)))</w:t>
      </w:r>
    </w:p>
    <w:p w14:paraId="0B331B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self._src_frame_no = 0</w:t>
      </w:r>
    </w:p>
    <w:p w14:paraId="42BAC2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self._src_fps      = src_fps</w:t>
      </w:r>
    </w:p>
    <w:p w14:paraId="11B14C4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self._last_annotated = None</w:t>
      </w:r>
    </w:p>
    <w:p w14:paraId="59C7DDD7"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self.fps = src_fps / self._frame_stride</w:t>
      </w:r>
    </w:p>
    <w:p w14:paraId="639654B9" w14:textId="77777777" w:rsidR="00FD68CB" w:rsidRDefault="00FD68CB" w:rsidP="001609D7">
      <w:pPr>
        <w:shd w:val="clear" w:color="auto" w:fill="F2F2F2" w:themeFill="background1" w:themeFillShade="F2"/>
        <w:spacing w:after="0" w:line="240" w:lineRule="auto"/>
        <w:ind w:left="720" w:hanging="10"/>
        <w:jc w:val="left"/>
        <w:divId w:val="1127164580"/>
      </w:pPr>
    </w:p>
    <w:p w14:paraId="193D32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ts = datetime.now().strftime("%Y%m%d_%H%M%S")</w:t>
      </w:r>
    </w:p>
    <w:p w14:paraId="5BC049F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writer, _ = self._make_h264_writer(</w:t>
      </w:r>
    </w:p>
    <w:p w14:paraId="7AE2117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os.path.join(self.output_dir, f"annotated_{ts}.mp4"),</w:t>
      </w:r>
    </w:p>
    <w:p w14:paraId="4DC618A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self._src_fps, (W, H))</w:t>
      </w:r>
    </w:p>
    <w:p w14:paraId="43AC2DC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 = writer</w:t>
      </w:r>
    </w:p>
    <w:p w14:paraId="3F663D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self.foul_log = open(</w:t>
      </w:r>
    </w:p>
    <w:p w14:paraId="504140A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os.path.join(self.output_dir, f"foul_log_{ts}.txt"),</w:t>
      </w:r>
    </w:p>
    <w:p w14:paraId="7259A5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encoding="utf-8",</w:t>
      </w:r>
    </w:p>
    <w:p w14:paraId="742B216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5AC72A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self.foul_log.write(</w:t>
      </w:r>
    </w:p>
    <w:p w14:paraId="33B790F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f"Foul Log — {ts}\nSource: {self.video_path}\n\n")</w:t>
      </w:r>
    </w:p>
    <w:p w14:paraId="24403556" w14:textId="77777777" w:rsidR="00FD68CB" w:rsidRDefault="00FD68CB" w:rsidP="001609D7">
      <w:pPr>
        <w:shd w:val="clear" w:color="auto" w:fill="F2F2F2" w:themeFill="background1" w:themeFillShade="F2"/>
        <w:spacing w:after="0" w:line="240" w:lineRule="auto"/>
        <w:ind w:left="720" w:hanging="10"/>
        <w:jc w:val="left"/>
        <w:divId w:val="1127164580"/>
      </w:pPr>
    </w:p>
    <w:p w14:paraId="4E4AD82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 = open(</w:t>
      </w:r>
    </w:p>
    <w:p w14:paraId="2853BEB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os.path.join(self.output_dir, f"debug_positions_{ts}.txt"),</w:t>
      </w:r>
    </w:p>
    <w:p w14:paraId="2FC93FB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encoding="utf-8",</w:t>
      </w:r>
    </w:p>
    <w:p w14:paraId="569D136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2FE80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self.debug_log.write(</w:t>
      </w:r>
    </w:p>
    <w:p w14:paraId="58865BC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f"Ball Position Debug Log — {ts}\nSource: {self.video_path}\n\n")</w:t>
      </w:r>
    </w:p>
    <w:p w14:paraId="357C1A24" w14:textId="77777777" w:rsidR="00FD68CB" w:rsidRDefault="00FD68CB" w:rsidP="001609D7">
      <w:pPr>
        <w:shd w:val="clear" w:color="auto" w:fill="F2F2F2" w:themeFill="background1" w:themeFillShade="F2"/>
        <w:spacing w:after="0" w:line="240" w:lineRule="auto"/>
        <w:ind w:left="720" w:hanging="10"/>
        <w:jc w:val="left"/>
        <w:divId w:val="1127164580"/>
      </w:pPr>
    </w:p>
    <w:p w14:paraId="7503B50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self._reset_state()</w:t>
      </w:r>
    </w:p>
    <w:p w14:paraId="2A4511EF" w14:textId="77777777" w:rsidR="00FD68CB" w:rsidRDefault="00FD68CB" w:rsidP="001609D7">
      <w:pPr>
        <w:shd w:val="clear" w:color="auto" w:fill="F2F2F2" w:themeFill="background1" w:themeFillShade="F2"/>
        <w:spacing w:after="0" w:line="240" w:lineRule="auto"/>
        <w:ind w:left="720" w:hanging="10"/>
        <w:jc w:val="left"/>
        <w:divId w:val="1127164580"/>
      </w:pPr>
    </w:p>
    <w:p w14:paraId="36CDB47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self.is_playing = True</w:t>
      </w:r>
    </w:p>
    <w:p w14:paraId="0C90633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self.is_paused  = False</w:t>
      </w:r>
    </w:p>
    <w:p w14:paraId="1A3AFAB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self.rec_btn.config(state=tk.DISABLED)</w:t>
      </w:r>
    </w:p>
    <w:p w14:paraId="63B202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self.stoprec_btn.config(state=tk.DISABLED)</w:t>
      </w:r>
    </w:p>
    <w:p w14:paraId="3F1B5F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self.upload_btn.config(state=tk.DISABLED)</w:t>
      </w:r>
    </w:p>
    <w:p w14:paraId="181A9F5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self.pause_btn.config(state=tk.NORMAL, text="Pause")</w:t>
      </w:r>
    </w:p>
    <w:p w14:paraId="50606F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self.status_lbl.config(</w:t>
      </w:r>
    </w:p>
    <w:p w14:paraId="1E98DA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text=f"Detecting on recording (stride {self._frame_stride})…",</w:t>
      </w:r>
    </w:p>
    <w:p w14:paraId="6902F15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fg="black")</w:t>
      </w:r>
    </w:p>
    <w:p w14:paraId="30F22B3E" w14:textId="77777777" w:rsidR="00FD68CB" w:rsidRDefault="00FD68CB" w:rsidP="001609D7">
      <w:pPr>
        <w:shd w:val="clear" w:color="auto" w:fill="F2F2F2" w:themeFill="background1" w:themeFillShade="F2"/>
        <w:spacing w:after="0" w:line="240" w:lineRule="auto"/>
        <w:ind w:left="720" w:hanging="10"/>
        <w:jc w:val="left"/>
        <w:divId w:val="1127164580"/>
      </w:pPr>
    </w:p>
    <w:p w14:paraId="5571B4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self._worker = threading.Thread(target=self._process_loop, daemon=True)</w:t>
      </w:r>
    </w:p>
    <w:p w14:paraId="062D31C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self._worker.start()</w:t>
      </w:r>
    </w:p>
    <w:p w14:paraId="0EDC8754" w14:textId="77777777" w:rsidR="00FD68CB" w:rsidRDefault="00FD68CB" w:rsidP="001609D7">
      <w:pPr>
        <w:shd w:val="clear" w:color="auto" w:fill="F2F2F2" w:themeFill="background1" w:themeFillShade="F2"/>
        <w:spacing w:after="0" w:line="240" w:lineRule="auto"/>
        <w:ind w:left="720" w:hanging="10"/>
        <w:jc w:val="left"/>
        <w:divId w:val="1127164580"/>
      </w:pPr>
    </w:p>
    <w:p w14:paraId="3D404C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_reset_state(self):</w:t>
      </w:r>
    </w:p>
    <w:p w14:paraId="66CA54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self.frame_idx               = 0</w:t>
      </w:r>
    </w:p>
    <w:p w14:paraId="7B10E47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self._foul_count             = 0</w:t>
      </w:r>
    </w:p>
    <w:p w14:paraId="52188E0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self.class_history           = defaultdict(</w:t>
      </w:r>
    </w:p>
    <w:p w14:paraId="130E82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lambda: deque(maxlen=CLASS_VOTE_WINDOW))</w:t>
      </w:r>
    </w:p>
    <w:p w14:paraId="2EA5096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self.ball_positions          = defaultdict(lambda: deque(maxlen=90))</w:t>
      </w:r>
    </w:p>
    <w:p w14:paraId="0C66CDC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self.ball_position_frames    = defaultdict(lambda: deque(maxlen=90))</w:t>
      </w:r>
    </w:p>
    <w:p w14:paraId="5EF1DDF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self.prev_cue_center         = None</w:t>
      </w:r>
    </w:p>
    <w:p w14:paraId="7FDDBBF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self._last_cue_bbox          = None</w:t>
      </w:r>
    </w:p>
    <w:p w14:paraId="78813ED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self._last_pocket_bboxes     = []</w:t>
      </w:r>
    </w:p>
    <w:p w14:paraId="1154697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self.cue_velocity            = 0.0</w:t>
      </w:r>
    </w:p>
    <w:p w14:paraId="6E5FC0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self.shot_in_progress        = False</w:t>
      </w:r>
    </w:p>
    <w:p w14:paraId="6A75EF8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self.lowest_at_shot_start    = None</w:t>
      </w:r>
    </w:p>
    <w:p w14:paraId="49736FA7"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self.is_break_shot           = False</w:t>
      </w:r>
    </w:p>
    <w:p w14:paraId="6C8F30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self.rack_frames_since_seen  = 999</w:t>
      </w:r>
    </w:p>
    <w:p w14:paraId="4C41F9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self.checked_contact_tids    = set()</w:t>
      </w:r>
    </w:p>
    <w:p w14:paraId="1A02028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self.balls_near_pocket           = {}</w:t>
      </w:r>
    </w:p>
    <w:p w14:paraId="5A26D4B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self.disappeared_near_pocket_frames = defaultdict(int)</w:t>
      </w:r>
    </w:p>
    <w:p w14:paraId="1EBA959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self._low_vel_run            = 0</w:t>
      </w:r>
    </w:p>
    <w:p w14:paraId="7709B5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self.pending_contacts        = []</w:t>
      </w:r>
    </w:p>
    <w:p w14:paraId="4A80C0F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self.stable_pockets: list = []       </w:t>
      </w:r>
    </w:p>
    <w:p w14:paraId="4878163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self.stable_pocket_bboxes: list = []</w:t>
      </w:r>
    </w:p>
    <w:p w14:paraId="41F8AB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self.pocket_candidates: dict = {}    </w:t>
      </w:r>
    </w:p>
    <w:p w14:paraId="7BD8027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self.balls_moved_this_shot: dict = {}</w:t>
      </w:r>
    </w:p>
    <w:p w14:paraId="28E3C5E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self.trajectory_candidates: set  = set()</w:t>
      </w:r>
    </w:p>
    <w:p w14:paraId="452C292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self.first_trajectory_hit_fired: bool = False</w:t>
      </w:r>
    </w:p>
    <w:p w14:paraId="4A32944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self._no_legal_ball_hit_fired = False</w:t>
      </w:r>
    </w:p>
    <w:p w14:paraId="116F57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778E4EF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self.ball_start_info = {}</w:t>
      </w:r>
    </w:p>
    <w:p w14:paraId="2978F27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self.balls_left_rail_this_shot.clear()</w:t>
      </w:r>
    </w:p>
    <w:p w14:paraId="1FFB704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self.contact_occurred_this_shot  = False</w:t>
      </w:r>
    </w:p>
    <w:p w14:paraId="0C0EA5C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self.post_contact_rail_hit       = False</w:t>
      </w:r>
    </w:p>
    <w:p w14:paraId="28FAFBF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self.post_contact_pocketed       = False</w:t>
      </w:r>
    </w:p>
    <w:p w14:paraId="3FA20F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self.active_ball_ids_at_contact  = {}</w:t>
      </w:r>
    </w:p>
    <w:p w14:paraId="4731B0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self.event_log.clear()</w:t>
      </w:r>
    </w:p>
    <w:p w14:paraId="583F7D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self.balls_hit_rail_this_shot.clear()</w:t>
      </w:r>
    </w:p>
    <w:p w14:paraId="16D0569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self.potted_balls.clear()</w:t>
      </w:r>
    </w:p>
    <w:p w14:paraId="51974509" w14:textId="77777777" w:rsidR="00FD68CB" w:rsidRDefault="00FD68CB" w:rsidP="001609D7">
      <w:pPr>
        <w:shd w:val="clear" w:color="auto" w:fill="F2F2F2" w:themeFill="background1" w:themeFillShade="F2"/>
        <w:spacing w:after="0" w:line="240" w:lineRule="auto"/>
        <w:ind w:left="720" w:hanging="10"/>
        <w:jc w:val="left"/>
        <w:divId w:val="1127164580"/>
      </w:pPr>
    </w:p>
    <w:p w14:paraId="3340441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self.cue_missing_frames      = 0</w:t>
      </w:r>
    </w:p>
    <w:p w14:paraId="4381B7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self.cue_in_pocket_frames    = 0</w:t>
      </w:r>
    </w:p>
    <w:p w14:paraId="6276B2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self._scratch_fired          = False</w:t>
      </w:r>
    </w:p>
    <w:p w14:paraId="7EB8702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self._missing_fired          = False</w:t>
      </w:r>
    </w:p>
    <w:p w14:paraId="04B32D9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self._off_table_fired        = False</w:t>
      </w:r>
    </w:p>
    <w:p w14:paraId="68E793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self.cue_was_near_pocket          = False</w:t>
      </w:r>
    </w:p>
    <w:p w14:paraId="16FF4ED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self.cue_near_pocket_streak       = 0</w:t>
      </w:r>
    </w:p>
    <w:p w14:paraId="5B80D19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self.cue_gone_after_pocket_frames = 0</w:t>
      </w:r>
    </w:p>
    <w:p w14:paraId="77F58A3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self._pocket_disappear_fired      = False</w:t>
      </w:r>
    </w:p>
    <w:p w14:paraId="21C50DB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self._cue_pocket_replace_fired    = False</w:t>
      </w:r>
    </w:p>
    <w:p w14:paraId="1FAC114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self.post_shot_eval_frame         = None</w:t>
      </w:r>
    </w:p>
    <w:p w14:paraId="27209F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self._last_annotated              = None</w:t>
      </w:r>
    </w:p>
    <w:p w14:paraId="2990D4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self.table_bounds                 = None   </w:t>
      </w:r>
    </w:p>
    <w:p w14:paraId="342278D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self.rail_polygon                 = None</w:t>
      </w:r>
    </w:p>
    <w:p w14:paraId="2983A73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self.rail_locked                  = False</w:t>
      </w:r>
    </w:p>
    <w:p w14:paraId="3AB245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self.pocket_positions             = {}</w:t>
      </w:r>
    </w:p>
    <w:p w14:paraId="641FBC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self.foul_banner_text             = ""</w:t>
      </w:r>
    </w:p>
    <w:p w14:paraId="30888AA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self.foul_banner_until_frame      = 0</w:t>
      </w:r>
    </w:p>
    <w:p w14:paraId="013CF67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self.foul_listbox.delete(0, tk.END)</w:t>
      </w:r>
    </w:p>
    <w:p w14:paraId="1AC861D1" w14:textId="77777777" w:rsidR="00FD68CB" w:rsidRDefault="00FD68CB" w:rsidP="001609D7">
      <w:pPr>
        <w:shd w:val="clear" w:color="auto" w:fill="F2F2F2" w:themeFill="background1" w:themeFillShade="F2"/>
        <w:spacing w:after="0" w:line="240" w:lineRule="auto"/>
        <w:ind w:left="720" w:hanging="10"/>
        <w:jc w:val="left"/>
        <w:divId w:val="1127164580"/>
      </w:pPr>
    </w:p>
    <w:p w14:paraId="145D4AF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toggle_pause(self):</w:t>
      </w:r>
    </w:p>
    <w:p w14:paraId="5A10F7D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self.is_paused = not self.is_paused</w:t>
      </w:r>
    </w:p>
    <w:p w14:paraId="58011E6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self.pause_btn.config(</w:t>
      </w:r>
    </w:p>
    <w:p w14:paraId="3DF934F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text="Resume" if self.is_paused else "Pause")</w:t>
      </w:r>
    </w:p>
    <w:p w14:paraId="1C7264EA" w14:textId="77777777" w:rsidR="00FD68CB" w:rsidRDefault="00FD68CB" w:rsidP="001609D7">
      <w:pPr>
        <w:shd w:val="clear" w:color="auto" w:fill="F2F2F2" w:themeFill="background1" w:themeFillShade="F2"/>
        <w:spacing w:after="0" w:line="240" w:lineRule="auto"/>
        <w:ind w:left="720" w:hanging="10"/>
        <w:jc w:val="left"/>
        <w:divId w:val="1127164580"/>
      </w:pPr>
    </w:p>
    <w:p w14:paraId="6B9635C7"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def stop_processing(self):</w:t>
      </w:r>
    </w:p>
    <w:p w14:paraId="7C9A0C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self.is_playing = False</w:t>
      </w:r>
    </w:p>
    <w:p w14:paraId="3CD10D8F" w14:textId="77777777" w:rsidR="00FD68CB" w:rsidRDefault="00FD68CB" w:rsidP="001609D7">
      <w:pPr>
        <w:shd w:val="clear" w:color="auto" w:fill="F2F2F2" w:themeFill="background1" w:themeFillShade="F2"/>
        <w:spacing w:after="0" w:line="240" w:lineRule="auto"/>
        <w:ind w:left="720" w:hanging="10"/>
        <w:jc w:val="left"/>
        <w:divId w:val="1127164580"/>
      </w:pPr>
    </w:p>
    <w:p w14:paraId="3B01F5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_cleanup(self):</w:t>
      </w:r>
    </w:p>
    <w:p w14:paraId="552A6A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self.cap:</w:t>
      </w:r>
    </w:p>
    <w:p w14:paraId="57569A5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self.cap.release()</w:t>
      </w:r>
    </w:p>
    <w:p w14:paraId="306AD0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self.cap = None</w:t>
      </w:r>
    </w:p>
    <w:p w14:paraId="0CC6AAC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self.video_writer:</w:t>
      </w:r>
    </w:p>
    <w:p w14:paraId="3C92C86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self.video_writer.release()</w:t>
      </w:r>
    </w:p>
    <w:p w14:paraId="661FA4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 = None</w:t>
      </w:r>
    </w:p>
    <w:p w14:paraId="66EA8DD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self.foul_log:</w:t>
      </w:r>
    </w:p>
    <w:p w14:paraId="4F4F769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self.foul_log.close()</w:t>
      </w:r>
    </w:p>
    <w:p w14:paraId="3685A61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self.foul_log = None</w:t>
      </w:r>
    </w:p>
    <w:p w14:paraId="4041D0B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self.debug_log:</w:t>
      </w:r>
    </w:p>
    <w:p w14:paraId="37F1E3B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self.debug_log.close()</w:t>
      </w:r>
    </w:p>
    <w:p w14:paraId="55B8A88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 = None</w:t>
      </w:r>
    </w:p>
    <w:p w14:paraId="28266231" w14:textId="77777777" w:rsidR="00FD68CB" w:rsidRDefault="00FD68CB" w:rsidP="001609D7">
      <w:pPr>
        <w:shd w:val="clear" w:color="auto" w:fill="F2F2F2" w:themeFill="background1" w:themeFillShade="F2"/>
        <w:spacing w:after="0" w:line="240" w:lineRule="auto"/>
        <w:ind w:left="720" w:hanging="10"/>
        <w:jc w:val="left"/>
        <w:divId w:val="1127164580"/>
      </w:pPr>
    </w:p>
    <w:p w14:paraId="6391C42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ready = bool(self.camera_index is not None</w:t>
      </w:r>
    </w:p>
    <w:p w14:paraId="6A1EB1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self.output_dir and self.model)</w:t>
      </w:r>
    </w:p>
    <w:p w14:paraId="3680279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self.rec_btn.config(state=tk.NORMAL if ready else tk.DISABLED)</w:t>
      </w:r>
    </w:p>
    <w:p w14:paraId="6D7B01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self.stoprec_btn.config(state=tk.DISABLED)</w:t>
      </w:r>
    </w:p>
    <w:p w14:paraId="22F66AB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self.pause_btn.config(state=tk.DISABLED, text="Pause")</w:t>
      </w:r>
    </w:p>
    <w:p w14:paraId="6267C94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hasattr(self, "upload_btn"):</w:t>
      </w:r>
    </w:p>
    <w:p w14:paraId="42A0FBB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self.upload_btn.config(</w:t>
      </w:r>
    </w:p>
    <w:p w14:paraId="34E45B7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state=tk.NORMAL if (self.output_dir and self.model)</w:t>
      </w:r>
    </w:p>
    <w:p w14:paraId="3794C2F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 tk.DISABLED)</w:t>
      </w:r>
    </w:p>
    <w:p w14:paraId="61091B9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hasattr(self, "cam_menu") and self.available_cams:</w:t>
      </w:r>
    </w:p>
    <w:p w14:paraId="3573FB6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self.cam_menu.config(state=tk.NORMAL)</w:t>
      </w:r>
    </w:p>
    <w:p w14:paraId="3D802A7B" w14:textId="77777777" w:rsidR="00FD68CB" w:rsidRDefault="00FD68CB" w:rsidP="001609D7">
      <w:pPr>
        <w:shd w:val="clear" w:color="auto" w:fill="F2F2F2" w:themeFill="background1" w:themeFillShade="F2"/>
        <w:spacing w:after="0" w:line="240" w:lineRule="auto"/>
        <w:ind w:left="720" w:hanging="10"/>
        <w:jc w:val="left"/>
        <w:divId w:val="1127164580"/>
      </w:pPr>
    </w:p>
    <w:p w14:paraId="78EA93E3" w14:textId="77777777" w:rsidR="00FD68CB" w:rsidRDefault="00FD68CB" w:rsidP="001609D7">
      <w:pPr>
        <w:shd w:val="clear" w:color="auto" w:fill="F2F2F2" w:themeFill="background1" w:themeFillShade="F2"/>
        <w:spacing w:after="0" w:line="240" w:lineRule="auto"/>
        <w:ind w:left="720" w:hanging="10"/>
        <w:jc w:val="left"/>
        <w:divId w:val="1127164580"/>
      </w:pPr>
    </w:p>
    <w:p w14:paraId="5A3858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_update_table_bounds(self, pockets: list):</w:t>
      </w:r>
    </w:p>
    <w:p w14:paraId="3E9BF27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len(self.stable_pocket_bboxes) != 6 and len(pockets) == 6:</w:t>
      </w:r>
    </w:p>
    <w:p w14:paraId="7FB2A96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ordered = sorted(pockets, key=lambda p: (p.center[1], p.center[0]))</w:t>
      </w:r>
    </w:p>
    <w:p w14:paraId="041AE31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self.stable_pocket_bboxes = [list(p.bbox) for p in ordered]</w:t>
      </w:r>
    </w:p>
    <w:p w14:paraId="168796A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self.stable_pockets = [bbox_center(b) for b in self.stable_pocket_bboxes]</w:t>
      </w:r>
    </w:p>
    <w:p w14:paraId="6AAAF9E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self._add_event_log("6 pocket locations locked")</w:t>
      </w:r>
    </w:p>
    <w:p w14:paraId="3C410095" w14:textId="77777777" w:rsidR="00FD68CB" w:rsidRDefault="00FD68CB" w:rsidP="001609D7">
      <w:pPr>
        <w:shd w:val="clear" w:color="auto" w:fill="F2F2F2" w:themeFill="background1" w:themeFillShade="F2"/>
        <w:spacing w:after="0" w:line="240" w:lineRule="auto"/>
        <w:ind w:left="720" w:hanging="10"/>
        <w:jc w:val="left"/>
        <w:divId w:val="1127164580"/>
      </w:pPr>
    </w:p>
    <w:p w14:paraId="24C037C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pockets:</w:t>
      </w:r>
    </w:p>
    <w:p w14:paraId="7D28E3D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24B8EC4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54CEC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p in pockets:</w:t>
      </w:r>
    </w:p>
    <w:p w14:paraId="5306D38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px, py = p.center</w:t>
      </w:r>
    </w:p>
    <w:p w14:paraId="47ECE05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matched = False</w:t>
      </w:r>
    </w:p>
    <w:p w14:paraId="656759B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8E8F7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i, (sx, sy) in enumerate(self.stable_pockets):</w:t>
      </w:r>
    </w:p>
    <w:p w14:paraId="2C7284E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pt_dist((px, py), (sx, sy)) &lt; 60:  </w:t>
      </w:r>
    </w:p>
    <w:p w14:paraId="4061A90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self.stable_pockets[i] = (sx * 0.95 + px * 0.05, sy * 0.95 + py * 0.05)</w:t>
      </w:r>
    </w:p>
    <w:p w14:paraId="7D9F195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matched = True</w:t>
      </w:r>
    </w:p>
    <w:p w14:paraId="5B9CBCC1"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break</w:t>
      </w:r>
    </w:p>
    <w:p w14:paraId="27022C5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96B61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matched:</w:t>
      </w:r>
    </w:p>
    <w:p w14:paraId="479362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matched_candidate = None</w:t>
      </w:r>
    </w:p>
    <w:p w14:paraId="7C487C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(cx, cy) in list(self.pocket_candidates.keys()):</w:t>
      </w:r>
    </w:p>
    <w:p w14:paraId="03E644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pt_dist((px, py), (cx, cy)) &lt; 60:</w:t>
      </w:r>
    </w:p>
    <w:p w14:paraId="33E9C30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self.pocket_candidates[(cx, cy)] += 1</w:t>
      </w:r>
    </w:p>
    <w:p w14:paraId="29EC1F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matched_candidate = (cx, cy)</w:t>
      </w:r>
    </w:p>
    <w:p w14:paraId="627A213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self.pocket_candidates[(cx, cy)] &gt; 15:</w:t>
      </w:r>
    </w:p>
    <w:p w14:paraId="025A37E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self.stable_pockets.append((cx, cy))</w:t>
      </w:r>
    </w:p>
    <w:p w14:paraId="5A1FF78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del self.pocket_candidates[(cx, cy)]</w:t>
      </w:r>
    </w:p>
    <w:p w14:paraId="1767E8F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break</w:t>
      </w:r>
    </w:p>
    <w:p w14:paraId="0861EE7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005A8F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matched_candidate:</w:t>
      </w:r>
    </w:p>
    <w:p w14:paraId="6430CB5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self.pocket_candidates[(px, py)] = 1</w:t>
      </w:r>
    </w:p>
    <w:p w14:paraId="3EF6F712" w14:textId="77777777" w:rsidR="00FD68CB" w:rsidRDefault="00FD68CB" w:rsidP="001609D7">
      <w:pPr>
        <w:shd w:val="clear" w:color="auto" w:fill="F2F2F2" w:themeFill="background1" w:themeFillShade="F2"/>
        <w:spacing w:after="0" w:line="240" w:lineRule="auto"/>
        <w:ind w:left="720" w:hanging="10"/>
        <w:jc w:val="left"/>
        <w:divId w:val="1127164580"/>
      </w:pPr>
    </w:p>
    <w:p w14:paraId="2371352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len(self.stable_pockets) &gt;= 4:</w:t>
      </w:r>
    </w:p>
    <w:p w14:paraId="4911A55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xs = [sx for (sx, sy) in self.stable_pockets]</w:t>
      </w:r>
    </w:p>
    <w:p w14:paraId="4500B1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ys = [sy for (sx, sy) in self.stable_pockets]</w:t>
      </w:r>
    </w:p>
    <w:p w14:paraId="46AA473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D7B2D3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self.table_bounds = (min(xs), min(ys), max(xs), max(ys))</w:t>
      </w:r>
    </w:p>
    <w:p w14:paraId="4982C38A" w14:textId="77777777" w:rsidR="00FD68CB" w:rsidRDefault="00FD68CB" w:rsidP="001609D7">
      <w:pPr>
        <w:shd w:val="clear" w:color="auto" w:fill="F2F2F2" w:themeFill="background1" w:themeFillShade="F2"/>
        <w:spacing w:after="0" w:line="240" w:lineRule="auto"/>
        <w:ind w:left="720" w:hanging="10"/>
        <w:jc w:val="left"/>
        <w:divId w:val="1127164580"/>
      </w:pPr>
    </w:p>
    <w:p w14:paraId="38946B3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self.rail_locked and len(self.stable_pockets) == 6:</w:t>
      </w:r>
    </w:p>
    <w:p w14:paraId="30E0D3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self._build_static_rail(self.stable_pockets)</w:t>
      </w:r>
    </w:p>
    <w:p w14:paraId="3C0D5F8E" w14:textId="77777777" w:rsidR="00FD68CB" w:rsidRDefault="00FD68CB" w:rsidP="001609D7">
      <w:pPr>
        <w:shd w:val="clear" w:color="auto" w:fill="F2F2F2" w:themeFill="background1" w:themeFillShade="F2"/>
        <w:spacing w:after="0" w:line="240" w:lineRule="auto"/>
        <w:ind w:left="720" w:hanging="10"/>
        <w:jc w:val="left"/>
        <w:divId w:val="1127164580"/>
      </w:pPr>
    </w:p>
    <w:p w14:paraId="6817AF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_build_static_rail(self, centers: list):</w:t>
      </w:r>
    </w:p>
    <w:p w14:paraId="6FB5282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"""Classify the 6 pocket centers and freeze a static hexagonal rail.</w:t>
      </w:r>
    </w:p>
    <w:p w14:paraId="13D15747" w14:textId="77777777" w:rsidR="00FD68CB" w:rsidRDefault="00FD68CB" w:rsidP="001609D7">
      <w:pPr>
        <w:shd w:val="clear" w:color="auto" w:fill="F2F2F2" w:themeFill="background1" w:themeFillShade="F2"/>
        <w:spacing w:after="0" w:line="240" w:lineRule="auto"/>
        <w:ind w:left="720" w:hanging="10"/>
        <w:jc w:val="left"/>
        <w:divId w:val="1127164580"/>
      </w:pPr>
    </w:p>
    <w:p w14:paraId="610DF7D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The table is landscape and roughly axis-aligned, so the two middle</w:t>
      </w:r>
    </w:p>
    <w:p w14:paraId="6FE8C92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pockets sit on the top and bottom long rails. Sort top-to-bottom,</w:t>
      </w:r>
    </w:p>
    <w:p w14:paraId="507A51F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then left-to-right within each row.</w:t>
      </w:r>
    </w:p>
    <w:p w14:paraId="7FA70E0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6D1FD3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len(centers) != 6:</w:t>
      </w:r>
    </w:p>
    <w:p w14:paraId="00EBAC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6C325C5B" w14:textId="77777777" w:rsidR="00FD68CB" w:rsidRDefault="00FD68CB" w:rsidP="001609D7">
      <w:pPr>
        <w:shd w:val="clear" w:color="auto" w:fill="F2F2F2" w:themeFill="background1" w:themeFillShade="F2"/>
        <w:spacing w:after="0" w:line="240" w:lineRule="auto"/>
        <w:ind w:left="720" w:hanging="10"/>
        <w:jc w:val="left"/>
        <w:divId w:val="1127164580"/>
      </w:pPr>
    </w:p>
    <w:p w14:paraId="630DFF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by_y   = sorted(centers, key=lambda c: c[1])</w:t>
      </w:r>
    </w:p>
    <w:p w14:paraId="2B10B5C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top    = sorted(by_y[:3], key=lambda c: c[0])</w:t>
      </w:r>
    </w:p>
    <w:p w14:paraId="3B1AAE6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bottom = sorted(by_y[3:], key=lambda c: c[0])</w:t>
      </w:r>
    </w:p>
    <w:p w14:paraId="09A13262" w14:textId="77777777" w:rsidR="00FD68CB" w:rsidRDefault="00FD68CB" w:rsidP="001609D7">
      <w:pPr>
        <w:shd w:val="clear" w:color="auto" w:fill="F2F2F2" w:themeFill="background1" w:themeFillShade="F2"/>
        <w:spacing w:after="0" w:line="240" w:lineRule="auto"/>
        <w:ind w:left="720" w:hanging="10"/>
        <w:jc w:val="left"/>
        <w:divId w:val="1127164580"/>
      </w:pPr>
    </w:p>
    <w:p w14:paraId="08169D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self.pocket_positions = {</w:t>
      </w:r>
    </w:p>
    <w:p w14:paraId="669ECDD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"top_left":      top[0],</w:t>
      </w:r>
    </w:p>
    <w:p w14:paraId="754CD7D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"top_middle":    top[1],</w:t>
      </w:r>
    </w:p>
    <w:p w14:paraId="200198F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"top_right":     top[2],</w:t>
      </w:r>
    </w:p>
    <w:p w14:paraId="7857172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"bottom_left":   bottom[0],</w:t>
      </w:r>
    </w:p>
    <w:p w14:paraId="4020D7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"bottom_middle": bottom[1],</w:t>
      </w:r>
    </w:p>
    <w:p w14:paraId="46E85A9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"bottom_right":  bottom[2],</w:t>
      </w:r>
    </w:p>
    <w:p w14:paraId="5AE8D09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095FF80" w14:textId="77777777" w:rsidR="00FD68CB" w:rsidRDefault="00FD68CB" w:rsidP="001609D7">
      <w:pPr>
        <w:shd w:val="clear" w:color="auto" w:fill="F2F2F2" w:themeFill="background1" w:themeFillShade="F2"/>
        <w:spacing w:after="0" w:line="240" w:lineRule="auto"/>
        <w:ind w:left="720" w:hanging="10"/>
        <w:jc w:val="left"/>
        <w:divId w:val="1127164580"/>
      </w:pPr>
    </w:p>
    <w:p w14:paraId="0577AD8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br = (bottom[2][0], bottom[2][1] - BOTTOM_RAIL_PAD_PX)</w:t>
      </w:r>
    </w:p>
    <w:p w14:paraId="5B48568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bl = (bottom[0][0], bottom[0][1] - BOTTOM_RAIL_PAD_PX)</w:t>
      </w:r>
    </w:p>
    <w:p w14:paraId="012C4E04"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ordered = [</w:t>
      </w:r>
    </w:p>
    <w:p w14:paraId="1BB9A2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top[0], top[1], top[2],</w:t>
      </w:r>
    </w:p>
    <w:p w14:paraId="3B8F976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br, bl,</w:t>
      </w:r>
    </w:p>
    <w:p w14:paraId="0EB118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AFF746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self.rail_polygon = np.array(</w:t>
      </w:r>
    </w:p>
    <w:p w14:paraId="7521997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[(int(round(x)), int(round(y))) for (x, y) in ordered],</w:t>
      </w:r>
    </w:p>
    <w:p w14:paraId="2509425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dtype=np.int32,</w:t>
      </w:r>
    </w:p>
    <w:p w14:paraId="6F431B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7C76C58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self.rail_locked = True</w:t>
      </w:r>
    </w:p>
    <w:p w14:paraId="73846B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self._add_event_log("Static rail locked (6 pockets)")</w:t>
      </w:r>
    </w:p>
    <w:p w14:paraId="3A1A85B9" w14:textId="77777777" w:rsidR="00FD68CB" w:rsidRDefault="00FD68CB" w:rsidP="001609D7">
      <w:pPr>
        <w:shd w:val="clear" w:color="auto" w:fill="F2F2F2" w:themeFill="background1" w:themeFillShade="F2"/>
        <w:spacing w:after="0" w:line="240" w:lineRule="auto"/>
        <w:ind w:left="720" w:hanging="10"/>
        <w:jc w:val="left"/>
        <w:divId w:val="1127164580"/>
      </w:pPr>
    </w:p>
    <w:p w14:paraId="2688E28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_dist_to_rail(self, point) -&gt; Optional[float]:</w:t>
      </w:r>
    </w:p>
    <w:p w14:paraId="6C67F4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"""Shortest distance from a point to any edge of the static rail."""</w:t>
      </w:r>
    </w:p>
    <w:p w14:paraId="6B20307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self.rail_polygon is None:</w:t>
      </w:r>
    </w:p>
    <w:p w14:paraId="4CF0CB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None</w:t>
      </w:r>
    </w:p>
    <w:p w14:paraId="4CC95D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pts = self.rail_polygon</w:t>
      </w:r>
    </w:p>
    <w:p w14:paraId="6403F3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   = len(pts)</w:t>
      </w:r>
    </w:p>
    <w:p w14:paraId="06AAC4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min(</w:t>
      </w:r>
    </w:p>
    <w:p w14:paraId="603E3B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pt_to_line_segment_dist(point, tuple(pts[i]), tuple(pts[(i + 1) % n]))</w:t>
      </w:r>
    </w:p>
    <w:p w14:paraId="4E7D76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i in range(n)</w:t>
      </w:r>
    </w:p>
    <w:p w14:paraId="3E2FD8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C81B0B6" w14:textId="77777777" w:rsidR="00FD68CB" w:rsidRDefault="00FD68CB" w:rsidP="001609D7">
      <w:pPr>
        <w:shd w:val="clear" w:color="auto" w:fill="F2F2F2" w:themeFill="background1" w:themeFillShade="F2"/>
        <w:spacing w:after="0" w:line="240" w:lineRule="auto"/>
        <w:ind w:left="720" w:hanging="10"/>
        <w:jc w:val="left"/>
        <w:divId w:val="1127164580"/>
      </w:pPr>
    </w:p>
    <w:p w14:paraId="2665257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_ball_at_rail(self, bbox: list, frame_shape: tuple) -&gt; bool:</w:t>
      </w:r>
    </w:p>
    <w:p w14:paraId="115AF69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bx1, by1, bx2, by2 = bbox</w:t>
      </w:r>
    </w:p>
    <w:p w14:paraId="69B1ABDB" w14:textId="77777777" w:rsidR="00FD68CB" w:rsidRDefault="00FD68CB" w:rsidP="001609D7">
      <w:pPr>
        <w:shd w:val="clear" w:color="auto" w:fill="F2F2F2" w:themeFill="background1" w:themeFillShade="F2"/>
        <w:spacing w:after="0" w:line="240" w:lineRule="auto"/>
        <w:ind w:left="720" w:hanging="10"/>
        <w:jc w:val="left"/>
        <w:divId w:val="1127164580"/>
      </w:pPr>
    </w:p>
    <w:p w14:paraId="601ADD9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self.rail_polygon is not None:</w:t>
      </w:r>
    </w:p>
    <w:p w14:paraId="01B35B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cx, cy = (bx1 + bx2) * 0.5, (by1 + by2) * 0.5</w:t>
      </w:r>
    </w:p>
    <w:p w14:paraId="58CEA8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radius = ((bx2 - bx1) + (by2 - by1)) * 0.25</w:t>
      </w:r>
    </w:p>
    <w:p w14:paraId="0B35138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 = self._dist_to_rail((cx, cy))</w:t>
      </w:r>
    </w:p>
    <w:p w14:paraId="0E3A0B7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d is not None and d &lt;= RAIL_MARGIN_PX + radius</w:t>
      </w:r>
    </w:p>
    <w:p w14:paraId="63D59DC7" w14:textId="77777777" w:rsidR="00FD68CB" w:rsidRDefault="00FD68CB" w:rsidP="001609D7">
      <w:pPr>
        <w:shd w:val="clear" w:color="auto" w:fill="F2F2F2" w:themeFill="background1" w:themeFillShade="F2"/>
        <w:spacing w:after="0" w:line="240" w:lineRule="auto"/>
        <w:ind w:left="720" w:hanging="10"/>
        <w:jc w:val="left"/>
        <w:divId w:val="1127164580"/>
      </w:pPr>
    </w:p>
    <w:p w14:paraId="1512D0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 w = frame_shape[:2]</w:t>
      </w:r>
    </w:p>
    <w:p w14:paraId="0DC95C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self.table_bounds is not None:</w:t>
      </w:r>
    </w:p>
    <w:p w14:paraId="00E8311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rx1, ry1, rx2, ry2 = self.table_bounds</w:t>
      </w:r>
    </w:p>
    <w:p w14:paraId="66B06E7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198A91A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rx1, ry1, rx2, ry2 = 0, 0, w, h</w:t>
      </w:r>
    </w:p>
    <w:p w14:paraId="7403022B" w14:textId="77777777" w:rsidR="00FD68CB" w:rsidRDefault="00FD68CB" w:rsidP="001609D7">
      <w:pPr>
        <w:shd w:val="clear" w:color="auto" w:fill="F2F2F2" w:themeFill="background1" w:themeFillShade="F2"/>
        <w:spacing w:after="0" w:line="240" w:lineRule="auto"/>
        <w:ind w:left="720" w:hanging="10"/>
        <w:jc w:val="left"/>
        <w:divId w:val="1127164580"/>
      </w:pPr>
    </w:p>
    <w:p w14:paraId="32771C8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w:t>
      </w:r>
    </w:p>
    <w:p w14:paraId="1E8EA9C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bx1 &lt;= rx1 + RAIL_MARGIN_PX or</w:t>
      </w:r>
    </w:p>
    <w:p w14:paraId="62143AB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bx2 &gt;= rx2 - RAIL_MARGIN_PX or</w:t>
      </w:r>
    </w:p>
    <w:p w14:paraId="3D1D6F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by1 &lt;= ry1 + RAIL_MARGIN_PX or</w:t>
      </w:r>
    </w:p>
    <w:p w14:paraId="2D41ABE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by2 &gt;= ry2 - RAIL_MARGIN_PX</w:t>
      </w:r>
    </w:p>
    <w:p w14:paraId="4B6C01C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98DE3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353D6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_add_event_log(self, msg: str):</w:t>
      </w:r>
    </w:p>
    <w:p w14:paraId="625AEA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"""Pushes a timed event string to the top-left visual log."""</w:t>
      </w:r>
    </w:p>
    <w:p w14:paraId="54DAF78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      = self.frame_idx / max(self.fps, 1e-6)</w:t>
      </w:r>
    </w:p>
    <w:p w14:paraId="6F566C9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ts_str = f"[{int(t // 60):02d}:{int(t % 60):02d}]"</w:t>
      </w:r>
    </w:p>
    <w:p w14:paraId="61912E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self.event_log.append(f"{ts_str} {msg}")</w:t>
      </w:r>
    </w:p>
    <w:p w14:paraId="19A38E45" w14:textId="77777777" w:rsidR="00FD68CB" w:rsidRDefault="00FD68CB" w:rsidP="001609D7">
      <w:pPr>
        <w:shd w:val="clear" w:color="auto" w:fill="F2F2F2" w:themeFill="background1" w:themeFillShade="F2"/>
        <w:spacing w:after="0" w:line="240" w:lineRule="auto"/>
        <w:ind w:left="720" w:hanging="10"/>
        <w:jc w:val="left"/>
        <w:divId w:val="1127164580"/>
      </w:pPr>
    </w:p>
    <w:p w14:paraId="32959E38"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def _mark_ball_potted(self, tid: int, cls: int):</w:t>
      </w:r>
    </w:p>
    <w:p w14:paraId="30E3AA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tid in self.potted_balls:</w:t>
      </w:r>
    </w:p>
    <w:p w14:paraId="2904666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28D9400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self.potted_balls.add(tid)</w:t>
      </w:r>
    </w:p>
    <w:p w14:paraId="317A38B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self.contact_occurred_this_shot:</w:t>
      </w:r>
    </w:p>
    <w:p w14:paraId="38DF8F9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self.post_contact_pocketed = True</w:t>
      </w:r>
    </w:p>
    <w:p w14:paraId="7394610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name = CLASS_NAMES.get(cls, "ball")</w:t>
      </w:r>
    </w:p>
    <w:p w14:paraId="1E5B4D3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self._add_event_log(f"{name} potted")</w:t>
      </w:r>
    </w:p>
    <w:p w14:paraId="2FAD3030" w14:textId="77777777" w:rsidR="00FD68CB" w:rsidRDefault="00FD68CB" w:rsidP="001609D7">
      <w:pPr>
        <w:shd w:val="clear" w:color="auto" w:fill="F2F2F2" w:themeFill="background1" w:themeFillShade="F2"/>
        <w:spacing w:after="0" w:line="240" w:lineRule="auto"/>
        <w:ind w:left="720" w:hanging="10"/>
        <w:jc w:val="left"/>
        <w:divId w:val="1127164580"/>
      </w:pPr>
    </w:p>
    <w:p w14:paraId="221E5D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_ball_replaced_saved_pocket(self, ball: Track, pockets: List[Track]) -&gt; bool:</w:t>
      </w:r>
    </w:p>
    <w:p w14:paraId="01FCB78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len(self.stable_pocket_bboxes) != 6:</w:t>
      </w:r>
    </w:p>
    <w:p w14:paraId="571A5FC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False</w:t>
      </w:r>
    </w:p>
    <w:p w14:paraId="29DA5BE6" w14:textId="77777777" w:rsidR="00FD68CB" w:rsidRDefault="00FD68CB" w:rsidP="001609D7">
      <w:pPr>
        <w:shd w:val="clear" w:color="auto" w:fill="F2F2F2" w:themeFill="background1" w:themeFillShade="F2"/>
        <w:spacing w:after="0" w:line="240" w:lineRule="auto"/>
        <w:ind w:left="720" w:hanging="10"/>
        <w:jc w:val="left"/>
        <w:divId w:val="1127164580"/>
      </w:pPr>
    </w:p>
    <w:p w14:paraId="39044C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pocket_bbox in self.stable_pocket_bboxes:</w:t>
      </w:r>
    </w:p>
    <w:p w14:paraId="750775F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pocket_visible = any(</w:t>
      </w:r>
    </w:p>
    <w:p w14:paraId="3A4641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bbox_overlap_ratio(p.bbox, pocket_bbox) &gt;= 0.35</w:t>
      </w:r>
    </w:p>
    <w:p w14:paraId="344F90E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p in pockets</w:t>
      </w:r>
    </w:p>
    <w:p w14:paraId="6B77C81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D43D4B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pocket_visible:</w:t>
      </w:r>
    </w:p>
    <w:p w14:paraId="5E44AA3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0B4358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bbox_overlap_ratio(ball.bbox, pocket_bbox) &gt;= POCKET_REPLACEMENT_OVERLAP:</w:t>
      </w:r>
    </w:p>
    <w:p w14:paraId="3193C52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True</w:t>
      </w:r>
    </w:p>
    <w:p w14:paraId="0D002C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False</w:t>
      </w:r>
    </w:p>
    <w:p w14:paraId="5ABD2229" w14:textId="77777777" w:rsidR="00FD68CB" w:rsidRDefault="00FD68CB" w:rsidP="001609D7">
      <w:pPr>
        <w:shd w:val="clear" w:color="auto" w:fill="F2F2F2" w:themeFill="background1" w:themeFillShade="F2"/>
        <w:spacing w:after="0" w:line="240" w:lineRule="auto"/>
        <w:ind w:left="720" w:hanging="10"/>
        <w:jc w:val="left"/>
        <w:divId w:val="1127164580"/>
      </w:pPr>
    </w:p>
    <w:p w14:paraId="24D45A8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_evaluate_rail_checks(self):</w:t>
      </w:r>
    </w:p>
    <w:p w14:paraId="01A1F2D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self.contact_occurred_this_shot:</w:t>
      </w:r>
    </w:p>
    <w:p w14:paraId="3CEEF1D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35C15C24" w14:textId="77777777" w:rsidR="00FD68CB" w:rsidRDefault="00FD68CB" w:rsidP="001609D7">
      <w:pPr>
        <w:shd w:val="clear" w:color="auto" w:fill="F2F2F2" w:themeFill="background1" w:themeFillShade="F2"/>
        <w:spacing w:after="0" w:line="240" w:lineRule="auto"/>
        <w:ind w:left="720" w:hanging="10"/>
        <w:jc w:val="left"/>
        <w:divId w:val="1127164580"/>
      </w:pPr>
    </w:p>
    <w:p w14:paraId="55F8A0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self.post_contact_pocketed:</w:t>
      </w:r>
    </w:p>
    <w:p w14:paraId="3E323D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285BBF96" w14:textId="77777777" w:rsidR="00FD68CB" w:rsidRDefault="00FD68CB" w:rsidP="001609D7">
      <w:pPr>
        <w:shd w:val="clear" w:color="auto" w:fill="F2F2F2" w:themeFill="background1" w:themeFillShade="F2"/>
        <w:spacing w:after="0" w:line="240" w:lineRule="auto"/>
        <w:ind w:left="720" w:hanging="10"/>
        <w:jc w:val="left"/>
        <w:divId w:val="1127164580"/>
      </w:pPr>
    </w:p>
    <w:p w14:paraId="62D19E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self.post_contact_rail_hit:</w:t>
      </w:r>
    </w:p>
    <w:p w14:paraId="1EA7754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194A7092" w14:textId="77777777" w:rsidR="00FD68CB" w:rsidRDefault="00FD68CB" w:rsidP="001609D7">
      <w:pPr>
        <w:shd w:val="clear" w:color="auto" w:fill="F2F2F2" w:themeFill="background1" w:themeFillShade="F2"/>
        <w:spacing w:after="0" w:line="240" w:lineRule="auto"/>
        <w:ind w:left="720" w:hanging="10"/>
        <w:jc w:val="left"/>
        <w:divId w:val="1127164580"/>
      </w:pPr>
    </w:p>
    <w:p w14:paraId="57CD53B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self._register_foul("No rail contact: Neither the cue nor object balls reached a rail or pocket after contact")</w:t>
      </w:r>
    </w:p>
    <w:p w14:paraId="7B11D35E" w14:textId="77777777" w:rsidR="00FD68CB" w:rsidRDefault="00FD68CB" w:rsidP="001609D7">
      <w:pPr>
        <w:shd w:val="clear" w:color="auto" w:fill="F2F2F2" w:themeFill="background1" w:themeFillShade="F2"/>
        <w:spacing w:after="0" w:line="240" w:lineRule="auto"/>
        <w:ind w:left="720" w:hanging="10"/>
        <w:jc w:val="left"/>
        <w:divId w:val="1127164580"/>
      </w:pPr>
    </w:p>
    <w:p w14:paraId="75E6C4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_register_no_legal_ball_hit(self):</w:t>
      </w:r>
    </w:p>
    <w:p w14:paraId="31064B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self._no_legal_ball_hit_fired:</w:t>
      </w:r>
    </w:p>
    <w:p w14:paraId="5985227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w:t>
      </w:r>
    </w:p>
    <w:p w14:paraId="6387411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self._register_foul("No legal ball hit")</w:t>
      </w:r>
    </w:p>
    <w:p w14:paraId="56D8C26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self._no_legal_ball_hit_fired = True</w:t>
      </w:r>
    </w:p>
    <w:p w14:paraId="54A5F7D3" w14:textId="77777777" w:rsidR="00FD68CB" w:rsidRDefault="00FD68CB" w:rsidP="001609D7">
      <w:pPr>
        <w:shd w:val="clear" w:color="auto" w:fill="F2F2F2" w:themeFill="background1" w:themeFillShade="F2"/>
        <w:spacing w:after="0" w:line="240" w:lineRule="auto"/>
        <w:ind w:left="720" w:hanging="10"/>
        <w:jc w:val="left"/>
        <w:divId w:val="1127164580"/>
      </w:pPr>
    </w:p>
    <w:p w14:paraId="7E214BC4" w14:textId="77777777" w:rsidR="00FD68CB" w:rsidRDefault="00FD68CB" w:rsidP="001609D7">
      <w:pPr>
        <w:shd w:val="clear" w:color="auto" w:fill="F2F2F2" w:themeFill="background1" w:themeFillShade="F2"/>
        <w:spacing w:after="0" w:line="240" w:lineRule="auto"/>
        <w:ind w:left="720" w:hanging="10"/>
        <w:jc w:val="left"/>
        <w:divId w:val="1127164580"/>
      </w:pPr>
    </w:p>
    <w:p w14:paraId="5E64908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_history_center_at_frame(self, tid: int, target_frame: int, fallback=None):</w:t>
      </w:r>
    </w:p>
    <w:p w14:paraId="530A058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hist = self.ball_positions.get(tid)</w:t>
      </w:r>
    </w:p>
    <w:p w14:paraId="4282EE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hist:</w:t>
      </w:r>
    </w:p>
    <w:p w14:paraId="340471E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fallback</w:t>
      </w:r>
    </w:p>
    <w:p w14:paraId="299276BF" w14:textId="77777777" w:rsidR="00FD68CB" w:rsidRDefault="00FD68CB" w:rsidP="001609D7">
      <w:pPr>
        <w:shd w:val="clear" w:color="auto" w:fill="F2F2F2" w:themeFill="background1" w:themeFillShade="F2"/>
        <w:spacing w:after="0" w:line="240" w:lineRule="auto"/>
        <w:ind w:left="720" w:hanging="10"/>
        <w:jc w:val="left"/>
        <w:divId w:val="1127164580"/>
      </w:pPr>
    </w:p>
    <w:p w14:paraId="72E2505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frames = self.ball_position_frames.get(tid)</w:t>
      </w:r>
    </w:p>
    <w:p w14:paraId="6F30A9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frames and len(frames) == len(hist):</w:t>
      </w:r>
    </w:p>
    <w:p w14:paraId="38E8CD9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idx in range(len(frames) - 1, -1, -1):</w:t>
      </w:r>
    </w:p>
    <w:p w14:paraId="56252CE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frames[idx] &lt;= target_frame:</w:t>
      </w:r>
    </w:p>
    <w:p w14:paraId="6B3828C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hist[idx]</w:t>
      </w:r>
    </w:p>
    <w:p w14:paraId="64804C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fallback if fallback is not None else hist[0]</w:t>
      </w:r>
    </w:p>
    <w:p w14:paraId="29079DB8" w14:textId="77777777" w:rsidR="00FD68CB" w:rsidRDefault="00FD68CB" w:rsidP="001609D7">
      <w:pPr>
        <w:shd w:val="clear" w:color="auto" w:fill="F2F2F2" w:themeFill="background1" w:themeFillShade="F2"/>
        <w:spacing w:after="0" w:line="240" w:lineRule="auto"/>
        <w:ind w:left="720" w:hanging="10"/>
        <w:jc w:val="left"/>
        <w:divId w:val="1127164580"/>
      </w:pPr>
    </w:p>
    <w:p w14:paraId="243A534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frames_back = self.frame_idx - target_frame</w:t>
      </w:r>
    </w:p>
    <w:p w14:paraId="6C9A279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frames_back &lt; 0:</w:t>
      </w:r>
    </w:p>
    <w:p w14:paraId="70EE4A7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hist[-1]</w:t>
      </w:r>
    </w:p>
    <w:p w14:paraId="00AB731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idx = len(hist) - 1 - frames_back</w:t>
      </w:r>
    </w:p>
    <w:p w14:paraId="4C6B65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0 &lt;= idx &lt; len(hist):</w:t>
      </w:r>
    </w:p>
    <w:p w14:paraId="4F0F299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hist[idx]</w:t>
      </w:r>
    </w:p>
    <w:p w14:paraId="13BC453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fallback if fallback is not None else hist[0]</w:t>
      </w:r>
    </w:p>
    <w:p w14:paraId="38B79536" w14:textId="77777777" w:rsidR="00FD68CB" w:rsidRDefault="00FD68CB" w:rsidP="001609D7">
      <w:pPr>
        <w:shd w:val="clear" w:color="auto" w:fill="F2F2F2" w:themeFill="background1" w:themeFillShade="F2"/>
        <w:spacing w:after="0" w:line="240" w:lineRule="auto"/>
        <w:ind w:left="720" w:hanging="10"/>
        <w:jc w:val="left"/>
        <w:divId w:val="1127164580"/>
      </w:pPr>
    </w:p>
    <w:p w14:paraId="75E410B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_line_of_sight_first_hit(self, moved_tid: int):</w:t>
      </w:r>
    </w:p>
    <w:p w14:paraId="4962C7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moved_frame = self.balls_moved_this_shot.get(moved_tid)</w:t>
      </w:r>
    </w:p>
    <w:p w14:paraId="6D7EE8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moved_info = self.ball_start_info.get(moved_tid)</w:t>
      </w:r>
    </w:p>
    <w:p w14:paraId="38A3AB1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moved_frame is None or moved_info is None:</w:t>
      </w:r>
    </w:p>
    <w:p w14:paraId="79E783C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moved_tid, None</w:t>
      </w:r>
    </w:p>
    <w:p w14:paraId="41B7046B" w14:textId="77777777" w:rsidR="00FD68CB" w:rsidRDefault="00FD68CB" w:rsidP="001609D7">
      <w:pPr>
        <w:shd w:val="clear" w:color="auto" w:fill="F2F2F2" w:themeFill="background1" w:themeFillShade="F2"/>
        <w:spacing w:after="0" w:line="240" w:lineRule="auto"/>
        <w:ind w:left="720" w:hanging="10"/>
        <w:jc w:val="left"/>
        <w:divId w:val="1127164580"/>
      </w:pPr>
    </w:p>
    <w:p w14:paraId="25314D6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cue_tid = None</w:t>
      </w:r>
    </w:p>
    <w:p w14:paraId="6F73E5D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tid, info in self.ball_start_info.items():</w:t>
      </w:r>
    </w:p>
    <w:p w14:paraId="4C44B55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info.get("cls") == CUE_CLASS:</w:t>
      </w:r>
    </w:p>
    <w:p w14:paraId="02ED44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cue_tid = tid</w:t>
      </w:r>
    </w:p>
    <w:p w14:paraId="6359E1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break</w:t>
      </w:r>
    </w:p>
    <w:p w14:paraId="0A28E4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cue_tid is None:</w:t>
      </w:r>
    </w:p>
    <w:p w14:paraId="5DE5B41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moved_tid, None</w:t>
      </w:r>
    </w:p>
    <w:p w14:paraId="503A0189" w14:textId="77777777" w:rsidR="00FD68CB" w:rsidRDefault="00FD68CB" w:rsidP="001609D7">
      <w:pPr>
        <w:shd w:val="clear" w:color="auto" w:fill="F2F2F2" w:themeFill="background1" w:themeFillShade="F2"/>
        <w:spacing w:after="0" w:line="240" w:lineRule="auto"/>
        <w:ind w:left="720" w:hanging="10"/>
        <w:jc w:val="left"/>
        <w:divId w:val="1127164580"/>
      </w:pPr>
    </w:p>
    <w:p w14:paraId="5C59CD4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cue_info = self.ball_start_info.get(cue_tid, {})</w:t>
      </w:r>
    </w:p>
    <w:p w14:paraId="7C259EF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snapshot_frame = moved_frame - LINE_OF_SIGHT_REWIND_FRAMES</w:t>
      </w:r>
    </w:p>
    <w:p w14:paraId="4A5173E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cue_pos = self._history_center_at_frame(</w:t>
      </w:r>
    </w:p>
    <w:p w14:paraId="31D93C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cue_tid, snapshot_frame, cue_info.get("center"))</w:t>
      </w:r>
    </w:p>
    <w:p w14:paraId="75F174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moved_pos = self._history_center_at_frame(</w:t>
      </w:r>
    </w:p>
    <w:p w14:paraId="4B059EF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moved_tid, snapshot_frame, moved_info.get("center"))</w:t>
      </w:r>
    </w:p>
    <w:p w14:paraId="31B0D40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cue_pos is None or moved_pos is None:</w:t>
      </w:r>
    </w:p>
    <w:p w14:paraId="67C3105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moved_tid, None</w:t>
      </w:r>
    </w:p>
    <w:p w14:paraId="4157E1B5" w14:textId="77777777" w:rsidR="00FD68CB" w:rsidRDefault="00FD68CB" w:rsidP="001609D7">
      <w:pPr>
        <w:shd w:val="clear" w:color="auto" w:fill="F2F2F2" w:themeFill="background1" w:themeFillShade="F2"/>
        <w:spacing w:after="0" w:line="240" w:lineRule="auto"/>
        <w:ind w:left="720" w:hanging="10"/>
        <w:jc w:val="left"/>
        <w:divId w:val="1127164580"/>
      </w:pPr>
    </w:p>
    <w:p w14:paraId="637AA46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vx = moved_pos[0] - cue_pos[0]</w:t>
      </w:r>
    </w:p>
    <w:p w14:paraId="7301365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vy = moved_pos[1] - cue_pos[1]</w:t>
      </w:r>
    </w:p>
    <w:p w14:paraId="108D9EC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line_len2 = vx * vx + vy * vy</w:t>
      </w:r>
    </w:p>
    <w:p w14:paraId="24116B7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line_len2 &lt; 1.0:</w:t>
      </w:r>
    </w:p>
    <w:p w14:paraId="4B53D9D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moved_tid, None</w:t>
      </w:r>
    </w:p>
    <w:p w14:paraId="6AD9F13D" w14:textId="77777777" w:rsidR="00FD68CB" w:rsidRDefault="00FD68CB" w:rsidP="001609D7">
      <w:pPr>
        <w:shd w:val="clear" w:color="auto" w:fill="F2F2F2" w:themeFill="background1" w:themeFillShade="F2"/>
        <w:spacing w:after="0" w:line="240" w:lineRule="auto"/>
        <w:ind w:left="720" w:hanging="10"/>
        <w:jc w:val="left"/>
        <w:divId w:val="1127164580"/>
      </w:pPr>
    </w:p>
    <w:p w14:paraId="460897F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blockers = []</w:t>
      </w:r>
    </w:p>
    <w:p w14:paraId="52BA9A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tid, info in self.ball_start_info.items():</w:t>
      </w:r>
    </w:p>
    <w:p w14:paraId="5BBE3EF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tid in (cue_tid, moved_tid):</w:t>
      </w:r>
    </w:p>
    <w:p w14:paraId="2C8225A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17EC5489"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if info.get("cls") not in BALL_CLASSES:</w:t>
      </w:r>
    </w:p>
    <w:p w14:paraId="6073DAD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579E75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center = self._history_center_at_frame(</w:t>
      </w:r>
    </w:p>
    <w:p w14:paraId="7520701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tid, snapshot_frame, info.get("center"))</w:t>
      </w:r>
    </w:p>
    <w:p w14:paraId="78797A7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center is None:</w:t>
      </w:r>
    </w:p>
    <w:p w14:paraId="675B61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37C873FA" w14:textId="77777777" w:rsidR="00FD68CB" w:rsidRDefault="00FD68CB" w:rsidP="001609D7">
      <w:pPr>
        <w:shd w:val="clear" w:color="auto" w:fill="F2F2F2" w:themeFill="background1" w:themeFillShade="F2"/>
        <w:spacing w:after="0" w:line="240" w:lineRule="auto"/>
        <w:ind w:left="720" w:hanging="10"/>
        <w:jc w:val="left"/>
        <w:divId w:val="1127164580"/>
      </w:pPr>
    </w:p>
    <w:p w14:paraId="2015FE1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wx = center[0] - cue_pos[0]</w:t>
      </w:r>
    </w:p>
    <w:p w14:paraId="06C24C2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wy = center[1] - cue_pos[1]</w:t>
      </w:r>
    </w:p>
    <w:p w14:paraId="66F0D8D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 = (wx * vx + wy * vy) / line_len2</w:t>
      </w:r>
    </w:p>
    <w:p w14:paraId="40BBE4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 &lt;= 0.0 or t &gt;= 1.0:</w:t>
      </w:r>
    </w:p>
    <w:p w14:paraId="0343BDD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58D6D95D" w14:textId="77777777" w:rsidR="00FD68CB" w:rsidRDefault="00FD68CB" w:rsidP="001609D7">
      <w:pPr>
        <w:shd w:val="clear" w:color="auto" w:fill="F2F2F2" w:themeFill="background1" w:themeFillShade="F2"/>
        <w:spacing w:after="0" w:line="240" w:lineRule="auto"/>
        <w:ind w:left="720" w:hanging="10"/>
        <w:jc w:val="left"/>
        <w:divId w:val="1127164580"/>
      </w:pPr>
    </w:p>
    <w:p w14:paraId="455DB31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proj = (cue_pos[0] + t * vx, cue_pos[1] + t * vy)</w:t>
      </w:r>
    </w:p>
    <w:p w14:paraId="36AC05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dist_to_line = pt_dist(center, proj)</w:t>
      </w:r>
    </w:p>
    <w:p w14:paraId="005B9CF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dist_to_line &lt;= LINE_OF_SIGHT_BLOCK_RADIUS_PX:</w:t>
      </w:r>
    </w:p>
    <w:p w14:paraId="55A0D8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blockers.append((pt_dist(cue_pos, center), tid))</w:t>
      </w:r>
    </w:p>
    <w:p w14:paraId="169F0950" w14:textId="77777777" w:rsidR="00FD68CB" w:rsidRDefault="00FD68CB" w:rsidP="001609D7">
      <w:pPr>
        <w:shd w:val="clear" w:color="auto" w:fill="F2F2F2" w:themeFill="background1" w:themeFillShade="F2"/>
        <w:spacing w:after="0" w:line="240" w:lineRule="auto"/>
        <w:ind w:left="720" w:hanging="10"/>
        <w:jc w:val="left"/>
        <w:divId w:val="1127164580"/>
      </w:pPr>
    </w:p>
    <w:p w14:paraId="6E34FD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blockers:</w:t>
      </w:r>
    </w:p>
    <w:p w14:paraId="01E4937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moved_tid, None</w:t>
      </w:r>
    </w:p>
    <w:p w14:paraId="38FAD30A" w14:textId="77777777" w:rsidR="00FD68CB" w:rsidRDefault="00FD68CB" w:rsidP="001609D7">
      <w:pPr>
        <w:shd w:val="clear" w:color="auto" w:fill="F2F2F2" w:themeFill="background1" w:themeFillShade="F2"/>
        <w:spacing w:after="0" w:line="240" w:lineRule="auto"/>
        <w:ind w:left="720" w:hanging="10"/>
        <w:jc w:val="left"/>
        <w:divId w:val="1127164580"/>
      </w:pPr>
    </w:p>
    <w:p w14:paraId="097EFC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blockers.sort()</w:t>
      </w:r>
    </w:p>
    <w:p w14:paraId="6798724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blocker_tid = blockers[0][1]</w:t>
      </w:r>
    </w:p>
    <w:p w14:paraId="5E6451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blocker_tid, moved_tid</w:t>
      </w:r>
    </w:p>
    <w:p w14:paraId="499C466F" w14:textId="77777777" w:rsidR="00FD68CB" w:rsidRDefault="00FD68CB" w:rsidP="001609D7">
      <w:pPr>
        <w:shd w:val="clear" w:color="auto" w:fill="F2F2F2" w:themeFill="background1" w:themeFillShade="F2"/>
        <w:spacing w:after="0" w:line="240" w:lineRule="auto"/>
        <w:ind w:left="720" w:hanging="10"/>
        <w:jc w:val="left"/>
        <w:divId w:val="1127164580"/>
      </w:pPr>
    </w:p>
    <w:p w14:paraId="0B46EB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_process_loop(self):</w:t>
      </w:r>
    </w:p>
    <w:p w14:paraId="3AD71BD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scratch_frames          = max(1, int(SCRATCH_REST_SECS    * self.fps))</w:t>
      </w:r>
    </w:p>
    <w:p w14:paraId="6953573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off_table_thresh        = max(1, int(CUE_OFF_TABLE_SECS   * self.fps))</w:t>
      </w:r>
    </w:p>
    <w:p w14:paraId="3D4623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shot_end_frames         = max(1, int(SHOT_END_SECS        * self.fps))</w:t>
      </w:r>
    </w:p>
    <w:p w14:paraId="46C491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pocket_disappear_thresh = max(1, int(POCKET_DISAPPEAR_SECS * self.fps))</w:t>
      </w:r>
    </w:p>
    <w:p w14:paraId="7E1BDBA3" w14:textId="77777777" w:rsidR="00FD68CB" w:rsidRDefault="00FD68CB" w:rsidP="001609D7">
      <w:pPr>
        <w:shd w:val="clear" w:color="auto" w:fill="F2F2F2" w:themeFill="background1" w:themeFillShade="F2"/>
        <w:spacing w:after="0" w:line="240" w:lineRule="auto"/>
        <w:ind w:left="720" w:hanging="10"/>
        <w:jc w:val="left"/>
        <w:divId w:val="1127164580"/>
      </w:pPr>
    </w:p>
    <w:p w14:paraId="0DC60A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try:</w:t>
      </w:r>
    </w:p>
    <w:p w14:paraId="017C8F1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while self.is_playing and self.cap and self.cap.isOpened():</w:t>
      </w:r>
    </w:p>
    <w:p w14:paraId="2289E3D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self.is_paused:</w:t>
      </w:r>
    </w:p>
    <w:p w14:paraId="1EF7307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time.sleep(0.04)</w:t>
      </w:r>
    </w:p>
    <w:p w14:paraId="0C0BE7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3FCCDC8E" w14:textId="77777777" w:rsidR="00FD68CB" w:rsidRDefault="00FD68CB" w:rsidP="001609D7">
      <w:pPr>
        <w:shd w:val="clear" w:color="auto" w:fill="F2F2F2" w:themeFill="background1" w:themeFillShade="F2"/>
        <w:spacing w:after="0" w:line="240" w:lineRule="auto"/>
        <w:ind w:left="720" w:hanging="10"/>
        <w:jc w:val="left"/>
        <w:divId w:val="1127164580"/>
      </w:pPr>
    </w:p>
    <w:p w14:paraId="3135FBE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 frame = self.cap.read()</w:t>
      </w:r>
    </w:p>
    <w:p w14:paraId="7F0EAE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ret:</w:t>
      </w:r>
    </w:p>
    <w:p w14:paraId="71468B0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break</w:t>
      </w:r>
    </w:p>
    <w:p w14:paraId="3A514A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self._src_frame_no += 1</w:t>
      </w:r>
    </w:p>
    <w:p w14:paraId="5BA466D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(self._frame_stride &gt; 1</w:t>
      </w:r>
    </w:p>
    <w:p w14:paraId="4D0B465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(self._src_frame_no % self._frame_stride) != 0):</w:t>
      </w:r>
    </w:p>
    <w:p w14:paraId="44963C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self.video_writer is not None:</w:t>
      </w:r>
    </w:p>
    <w:p w14:paraId="529A78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self.video_writer.write(</w:t>
      </w:r>
    </w:p>
    <w:p w14:paraId="0B05D8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self._last_annotated</w:t>
      </w:r>
    </w:p>
    <w:p w14:paraId="7A3C2A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self._last_annotated is not None else frame)</w:t>
      </w:r>
    </w:p>
    <w:p w14:paraId="71261B7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5DF7E5D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self.frame_idx += 1</w:t>
      </w:r>
    </w:p>
    <w:p w14:paraId="0A385114" w14:textId="77777777" w:rsidR="00FD68CB" w:rsidRDefault="00FD68CB" w:rsidP="001609D7">
      <w:pPr>
        <w:shd w:val="clear" w:color="auto" w:fill="F2F2F2" w:themeFill="background1" w:themeFillShade="F2"/>
        <w:spacing w:after="0" w:line="240" w:lineRule="auto"/>
        <w:ind w:left="720" w:hanging="10"/>
        <w:jc w:val="left"/>
        <w:divId w:val="1127164580"/>
      </w:pPr>
    </w:p>
    <w:p w14:paraId="2D8B31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try:</w:t>
      </w:r>
    </w:p>
    <w:p w14:paraId="4FE58FD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yolo_out = self.model.predict(</w:t>
      </w:r>
    </w:p>
    <w:p w14:paraId="34CB4BC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frame, verbose=False,</w:t>
      </w:r>
    </w:p>
    <w:p w14:paraId="7627A9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conf=CONF_THRESHOLD,</w:t>
      </w:r>
    </w:p>
    <w:p w14:paraId="6A9101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w:t>
      </w:r>
    </w:p>
    <w:p w14:paraId="57E23F7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except Exception as exc:</w:t>
      </w:r>
    </w:p>
    <w:p w14:paraId="1DA8A53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err_msg = f"Inference Error: {exc}"</w:t>
      </w:r>
    </w:p>
    <w:p w14:paraId="69D747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print(err_msg)</w:t>
      </w:r>
    </w:p>
    <w:p w14:paraId="02CC06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826D5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cv2.putText(frame, err_msg[:70], (20, 50), </w:t>
      </w:r>
    </w:p>
    <w:p w14:paraId="34C680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0.8, (0, 0, 255), 2)</w:t>
      </w:r>
    </w:p>
    <w:p w14:paraId="3E295B6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self._display_frame(frame)</w:t>
      </w:r>
    </w:p>
    <w:p w14:paraId="53A4BC1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71CF816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time.sleep(0.03) </w:t>
      </w:r>
    </w:p>
    <w:p w14:paraId="40A389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5CCDD30C" w14:textId="77777777" w:rsidR="00FD68CB" w:rsidRDefault="00FD68CB" w:rsidP="001609D7">
      <w:pPr>
        <w:shd w:val="clear" w:color="auto" w:fill="F2F2F2" w:themeFill="background1" w:themeFillShade="F2"/>
        <w:spacing w:after="0" w:line="240" w:lineRule="auto"/>
        <w:ind w:left="720" w:hanging="10"/>
        <w:jc w:val="left"/>
        <w:divId w:val="1127164580"/>
      </w:pPr>
    </w:p>
    <w:p w14:paraId="5F2661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balls:      List[Track] = []</w:t>
      </w:r>
    </w:p>
    <w:p w14:paraId="5E88AB6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        Optional[Track] = None</w:t>
      </w:r>
    </w:p>
    <w:p w14:paraId="3C2364A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pockets:    List[Track] = []</w:t>
      </w:r>
    </w:p>
    <w:p w14:paraId="34D85DC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cue_sticks: List[Track] = []</w:t>
      </w:r>
    </w:p>
    <w:p w14:paraId="6B91E38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56D3464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rack_detected_this_frame = False</w:t>
      </w:r>
    </w:p>
    <w:p w14:paraId="023CED17" w14:textId="77777777" w:rsidR="00FD68CB" w:rsidRDefault="00FD68CB" w:rsidP="001609D7">
      <w:pPr>
        <w:shd w:val="clear" w:color="auto" w:fill="F2F2F2" w:themeFill="background1" w:themeFillShade="F2"/>
        <w:spacing w:after="0" w:line="240" w:lineRule="auto"/>
        <w:ind w:left="720" w:hanging="10"/>
        <w:jc w:val="left"/>
        <w:divId w:val="1127164580"/>
      </w:pPr>
    </w:p>
    <w:p w14:paraId="76603B2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len(yolo_out.boxes) &gt; 0:</w:t>
      </w:r>
    </w:p>
    <w:p w14:paraId="64CA696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sorted_boxes = sorted(yolo_out.boxes, key=lambda b: b.conf.item(), reverse=True)</w:t>
      </w:r>
    </w:p>
    <w:p w14:paraId="4439F57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seen_ball_classes = set()</w:t>
      </w:r>
    </w:p>
    <w:p w14:paraId="7E8AFC1E" w14:textId="77777777" w:rsidR="00FD68CB" w:rsidRDefault="00FD68CB" w:rsidP="001609D7">
      <w:pPr>
        <w:shd w:val="clear" w:color="auto" w:fill="F2F2F2" w:themeFill="background1" w:themeFillShade="F2"/>
        <w:spacing w:after="0" w:line="240" w:lineRule="auto"/>
        <w:ind w:left="720" w:hanging="10"/>
        <w:jc w:val="left"/>
        <w:divId w:val="1127164580"/>
      </w:pPr>
    </w:p>
    <w:p w14:paraId="34F710F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i, box in enumerate(sorted_boxes):</w:t>
      </w:r>
    </w:p>
    <w:p w14:paraId="0551EC1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raw_cls = int(box.cls.item())</w:t>
      </w:r>
    </w:p>
    <w:p w14:paraId="32DB99A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DA19CD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raw_cls in BALL_CLASSES or raw_cls == CUE_CLASS:</w:t>
      </w:r>
    </w:p>
    <w:p w14:paraId="2C09C3E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raw_cls in seen_ball_classes:</w:t>
      </w:r>
    </w:p>
    <w:p w14:paraId="0DAD8E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56330CB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seen_ball_classes.add(raw_cls)</w:t>
      </w:r>
    </w:p>
    <w:p w14:paraId="7F7C8CB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tid = raw_cls</w:t>
      </w:r>
    </w:p>
    <w:p w14:paraId="682E60E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564963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tid = 1000 + i</w:t>
      </w:r>
    </w:p>
    <w:p w14:paraId="58773132" w14:textId="77777777" w:rsidR="00FD68CB" w:rsidRDefault="00FD68CB" w:rsidP="001609D7">
      <w:pPr>
        <w:shd w:val="clear" w:color="auto" w:fill="F2F2F2" w:themeFill="background1" w:themeFillShade="F2"/>
        <w:spacing w:after="0" w:line="240" w:lineRule="auto"/>
        <w:ind w:left="720" w:hanging="10"/>
        <w:jc w:val="left"/>
        <w:divId w:val="1127164580"/>
      </w:pPr>
    </w:p>
    <w:p w14:paraId="6FA72FA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x1, y1, x2, y2 = box.xyxy[0].cpu().numpy().tolist()</w:t>
      </w:r>
    </w:p>
    <w:p w14:paraId="7BDB96A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raw_cls = int(box.cls.item())</w:t>
      </w:r>
    </w:p>
    <w:p w14:paraId="3230142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bbox    = [x1, y1, x2, y2]</w:t>
      </w:r>
    </w:p>
    <w:p w14:paraId="7981397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center  = bbox_center(bbox)</w:t>
      </w:r>
    </w:p>
    <w:p w14:paraId="6D8741C8" w14:textId="77777777" w:rsidR="00FD68CB" w:rsidRDefault="00FD68CB" w:rsidP="001609D7">
      <w:pPr>
        <w:shd w:val="clear" w:color="auto" w:fill="F2F2F2" w:themeFill="background1" w:themeFillShade="F2"/>
        <w:spacing w:after="0" w:line="240" w:lineRule="auto"/>
        <w:ind w:left="720" w:hanging="10"/>
        <w:jc w:val="left"/>
        <w:divId w:val="1127164580"/>
      </w:pPr>
    </w:p>
    <w:p w14:paraId="78F379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stable_cls = raw_cls</w:t>
      </w:r>
    </w:p>
    <w:p w14:paraId="2F901B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self.ball_positions[tid].append(center)</w:t>
      </w:r>
    </w:p>
    <w:p w14:paraId="4673FBA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self.ball_position_frames[tid].append(self.frame_idx)</w:t>
      </w:r>
    </w:p>
    <w:p w14:paraId="6A8A866A" w14:textId="77777777" w:rsidR="00FD68CB" w:rsidRDefault="00FD68CB" w:rsidP="001609D7">
      <w:pPr>
        <w:shd w:val="clear" w:color="auto" w:fill="F2F2F2" w:themeFill="background1" w:themeFillShade="F2"/>
        <w:spacing w:after="0" w:line="240" w:lineRule="auto"/>
        <w:ind w:left="720" w:hanging="10"/>
        <w:jc w:val="left"/>
        <w:divId w:val="1127164580"/>
      </w:pPr>
    </w:p>
    <w:p w14:paraId="5F5392A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 = Track(track_id=tid, bbox=bbox,</w:t>
      </w:r>
    </w:p>
    <w:p w14:paraId="242E246E"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stable_cls=stable_cls, center=center)</w:t>
      </w:r>
    </w:p>
    <w:p w14:paraId="19384AEF" w14:textId="77777777" w:rsidR="00FD68CB" w:rsidRDefault="00FD68CB" w:rsidP="001609D7">
      <w:pPr>
        <w:shd w:val="clear" w:color="auto" w:fill="F2F2F2" w:themeFill="background1" w:themeFillShade="F2"/>
        <w:spacing w:after="0" w:line="240" w:lineRule="auto"/>
        <w:ind w:left="720" w:hanging="10"/>
        <w:jc w:val="left"/>
        <w:divId w:val="1127164580"/>
      </w:pPr>
    </w:p>
    <w:p w14:paraId="1F9F646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stable_cls in BALL_CLASSES:</w:t>
      </w:r>
    </w:p>
    <w:p w14:paraId="40DC8CE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balls.append(t)</w:t>
      </w:r>
    </w:p>
    <w:p w14:paraId="6815611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stable_cls == CUE_CLASS:</w:t>
      </w:r>
    </w:p>
    <w:p w14:paraId="17398E0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cue is None:</w:t>
      </w:r>
    </w:p>
    <w:p w14:paraId="160AC6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 = t</w:t>
      </w:r>
    </w:p>
    <w:p w14:paraId="3667ADA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stable_cls == POCKET_CLASS:</w:t>
      </w:r>
    </w:p>
    <w:p w14:paraId="427CD1E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pockets.append(t)</w:t>
      </w:r>
    </w:p>
    <w:p w14:paraId="498D71A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stable_cls == 10:</w:t>
      </w:r>
    </w:p>
    <w:p w14:paraId="524DA1E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cue_sticks.append(t)</w:t>
      </w:r>
    </w:p>
    <w:p w14:paraId="074908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stable_cls == RACK_CLASS:</w:t>
      </w:r>
    </w:p>
    <w:p w14:paraId="17D3A64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rack_detected_this_frame = True</w:t>
      </w:r>
    </w:p>
    <w:p w14:paraId="2D9E528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DD1A88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rack_detected_this_frame:</w:t>
      </w:r>
    </w:p>
    <w:p w14:paraId="5F3A99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self.rack_frames_since_seen = 0</w:t>
      </w:r>
    </w:p>
    <w:p w14:paraId="66297E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60D737A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self.rack_frames_since_seen += 1</w:t>
      </w:r>
    </w:p>
    <w:p w14:paraId="3B7F192C" w14:textId="77777777" w:rsidR="00FD68CB" w:rsidRDefault="00FD68CB" w:rsidP="001609D7">
      <w:pPr>
        <w:shd w:val="clear" w:color="auto" w:fill="F2F2F2" w:themeFill="background1" w:themeFillShade="F2"/>
        <w:spacing w:after="0" w:line="240" w:lineRule="auto"/>
        <w:ind w:left="720" w:hanging="10"/>
        <w:jc w:val="left"/>
        <w:divId w:val="1127164580"/>
      </w:pPr>
    </w:p>
    <w:p w14:paraId="15F591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lowest_ball = min((b.stable_cls for b in balls), default=None)</w:t>
      </w:r>
    </w:p>
    <w:p w14:paraId="08DA4B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ball_by_id  = {b.track_id: b for b in balls}</w:t>
      </w:r>
    </w:p>
    <w:p w14:paraId="39A0EC04" w14:textId="77777777" w:rsidR="00FD68CB" w:rsidRDefault="00FD68CB" w:rsidP="001609D7">
      <w:pPr>
        <w:shd w:val="clear" w:color="auto" w:fill="F2F2F2" w:themeFill="background1" w:themeFillShade="F2"/>
        <w:spacing w:after="0" w:line="240" w:lineRule="auto"/>
        <w:ind w:left="720" w:hanging="10"/>
        <w:jc w:val="left"/>
        <w:divId w:val="1127164580"/>
      </w:pPr>
    </w:p>
    <w:p w14:paraId="6D8B32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self.debug_log:</w:t>
      </w:r>
    </w:p>
    <w:p w14:paraId="101DBC5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self.debug_log.write(f"--- Frame {self.frame_idx} ---\n")</w:t>
      </w:r>
    </w:p>
    <w:p w14:paraId="5FCFD72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self.table_bounds:</w:t>
      </w:r>
    </w:p>
    <w:p w14:paraId="437D18A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rx1, ry1, rx2, ry2 = self.table_bounds</w:t>
      </w:r>
    </w:p>
    <w:p w14:paraId="3127AEB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self.debug_log.write(f"  Table Bounds: ({rx1:.1f}, {ry1:.1f}) to ({rx2:.1f}, {ry2:.1f})\n")</w:t>
      </w:r>
    </w:p>
    <w:p w14:paraId="5A655E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7DEBB49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self.debug_log.write("  Table Bounds: None\n")</w:t>
      </w:r>
    </w:p>
    <w:p w14:paraId="567B822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5B3D24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b in balls:</w:t>
      </w:r>
    </w:p>
    <w:p w14:paraId="539CF9A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b.stable_cls in (6, 8):</w:t>
      </w:r>
    </w:p>
    <w:p w14:paraId="4822BAA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ball_name = "7-ball" if b.stable_cls == 6 else "9-ball"</w:t>
      </w:r>
    </w:p>
    <w:p w14:paraId="775FBF4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self.debug_log.write(f"  {ball_name:&lt;6} (ID: {b.track_id:3d}) | Center: ({b.center[0]:6.1f}, {b.center[1]:6.1f}) | BBox: {b.bbox}\n")</w:t>
      </w:r>
    </w:p>
    <w:p w14:paraId="2F3B12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83B68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cue:</w:t>
      </w:r>
    </w:p>
    <w:p w14:paraId="6A3607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self.debug_log.write(f"  CUE    (ID: {cue.track_id:3d}) | Center: ({cue.center[0]:6.1f}, {cue.center[1]:6.1f}) | BBox: {cue.bbox}\n")</w:t>
      </w:r>
    </w:p>
    <w:p w14:paraId="35D7D3F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self.debug_log.write("\n")</w:t>
      </w:r>
    </w:p>
    <w:p w14:paraId="33EAA2A9" w14:textId="77777777" w:rsidR="00FD68CB" w:rsidRDefault="00FD68CB" w:rsidP="001609D7">
      <w:pPr>
        <w:shd w:val="clear" w:color="auto" w:fill="F2F2F2" w:themeFill="background1" w:themeFillShade="F2"/>
        <w:spacing w:after="0" w:line="240" w:lineRule="auto"/>
        <w:ind w:left="720" w:hanging="10"/>
        <w:jc w:val="left"/>
        <w:divId w:val="1127164580"/>
      </w:pPr>
    </w:p>
    <w:p w14:paraId="4B6F0CA1" w14:textId="77777777" w:rsidR="00FD68CB" w:rsidRDefault="00FD68CB" w:rsidP="001609D7">
      <w:pPr>
        <w:shd w:val="clear" w:color="auto" w:fill="F2F2F2" w:themeFill="background1" w:themeFillShade="F2"/>
        <w:spacing w:after="0" w:line="240" w:lineRule="auto"/>
        <w:ind w:left="720" w:hanging="10"/>
        <w:jc w:val="left"/>
        <w:divId w:val="1127164580"/>
      </w:pPr>
    </w:p>
    <w:p w14:paraId="7E44512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self._update_table_bounds(pockets)</w:t>
      </w:r>
    </w:p>
    <w:p w14:paraId="1DEA4F1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0E9CE7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current_ball_ids = {b.track_id for b in balls}</w:t>
      </w:r>
    </w:p>
    <w:p w14:paraId="64A1CD1E" w14:textId="77777777" w:rsidR="00FD68CB" w:rsidRDefault="00FD68CB" w:rsidP="001609D7">
      <w:pPr>
        <w:shd w:val="clear" w:color="auto" w:fill="F2F2F2" w:themeFill="background1" w:themeFillShade="F2"/>
        <w:spacing w:after="0" w:line="240" w:lineRule="auto"/>
        <w:ind w:left="720" w:hanging="10"/>
        <w:jc w:val="left"/>
        <w:divId w:val="1127164580"/>
      </w:pPr>
    </w:p>
    <w:p w14:paraId="2E46F2B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b in balls:</w:t>
      </w:r>
    </w:p>
    <w:p w14:paraId="72D9D8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b.track_id not in self.potted_balls:</w:t>
      </w:r>
    </w:p>
    <w:p w14:paraId="2A50C329"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if self._ball_replaced_saved_pocket(b, pockets):</w:t>
      </w:r>
    </w:p>
    <w:p w14:paraId="775BD59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self._mark_ball_potted(b.track_id, b.stable_cls)</w:t>
      </w:r>
    </w:p>
    <w:p w14:paraId="191D9F3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self.balls_near_pocket.pop(b.track_id, None)</w:t>
      </w:r>
    </w:p>
    <w:p w14:paraId="207255B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self.disappeared_near_pocket_frames.pop(b.track_id, None)</w:t>
      </w:r>
    </w:p>
    <w:p w14:paraId="5D4EA7D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continue</w:t>
      </w:r>
    </w:p>
    <w:p w14:paraId="2D8AC272" w14:textId="77777777" w:rsidR="00FD68CB" w:rsidRDefault="00FD68CB" w:rsidP="001609D7">
      <w:pPr>
        <w:shd w:val="clear" w:color="auto" w:fill="F2F2F2" w:themeFill="background1" w:themeFillShade="F2"/>
        <w:spacing w:after="0" w:line="240" w:lineRule="auto"/>
        <w:ind w:left="720" w:hanging="10"/>
        <w:jc w:val="left"/>
        <w:divId w:val="1127164580"/>
      </w:pPr>
    </w:p>
    <w:p w14:paraId="3F525E3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any(boxes_overlap(b.bbox, p.bbox, pad=10) for p in pockets):</w:t>
      </w:r>
    </w:p>
    <w:p w14:paraId="55F627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self.balls_near_pocket[b.track_id] = b.stable_cls</w:t>
      </w:r>
    </w:p>
    <w:p w14:paraId="5F4E5FF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5CC5041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self.balls_near_pocket.pop(b.track_id, None)</w:t>
      </w:r>
    </w:p>
    <w:p w14:paraId="0D39B8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self.disappeared_near_pocket_frames.pop(b.track_id, None)</w:t>
      </w:r>
    </w:p>
    <w:p w14:paraId="7A68B6EE" w14:textId="77777777" w:rsidR="00FD68CB" w:rsidRDefault="00FD68CB" w:rsidP="001609D7">
      <w:pPr>
        <w:shd w:val="clear" w:color="auto" w:fill="F2F2F2" w:themeFill="background1" w:themeFillShade="F2"/>
        <w:spacing w:after="0" w:line="240" w:lineRule="auto"/>
        <w:ind w:left="720" w:hanging="10"/>
        <w:jc w:val="left"/>
        <w:divId w:val="1127164580"/>
      </w:pPr>
    </w:p>
    <w:p w14:paraId="1E3EC8E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(cue is not None</w:t>
      </w:r>
    </w:p>
    <w:p w14:paraId="69AD933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self._cue_pocket_replace_fired</w:t>
      </w:r>
    </w:p>
    <w:p w14:paraId="42F499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self._ball_replaced_saved_pocket(cue, pockets)):</w:t>
      </w:r>
    </w:p>
    <w:p w14:paraId="3CBBBB5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self._register_foul("Scratch: cue ball entered pocket")</w:t>
      </w:r>
    </w:p>
    <w:p w14:paraId="090DAE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self._cue_pocket_replace_fired = True</w:t>
      </w:r>
    </w:p>
    <w:p w14:paraId="6CD909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self._add_event_log("Cue ball scratch")</w:t>
      </w:r>
    </w:p>
    <w:p w14:paraId="5D5B871F" w14:textId="77777777" w:rsidR="00FD68CB" w:rsidRDefault="00FD68CB" w:rsidP="001609D7">
      <w:pPr>
        <w:shd w:val="clear" w:color="auto" w:fill="F2F2F2" w:themeFill="background1" w:themeFillShade="F2"/>
        <w:spacing w:after="0" w:line="240" w:lineRule="auto"/>
        <w:ind w:left="720" w:hanging="10"/>
        <w:jc w:val="left"/>
        <w:divId w:val="1127164580"/>
      </w:pPr>
    </w:p>
    <w:p w14:paraId="1B5BA09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tid, cls in list(self.balls_near_pocket.items()):</w:t>
      </w:r>
    </w:p>
    <w:p w14:paraId="252C32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tid not in current_ball_ids:</w:t>
      </w:r>
    </w:p>
    <w:p w14:paraId="2B93447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self.disappeared_near_pocket_frames[tid] += 1</w:t>
      </w:r>
    </w:p>
    <w:p w14:paraId="4BB73AF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F5CE69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self.disappeared_near_pocket_frames[tid] &gt; 5:</w:t>
      </w:r>
    </w:p>
    <w:p w14:paraId="3A084F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self._mark_ball_potted(tid, cls)</w:t>
      </w:r>
    </w:p>
    <w:p w14:paraId="6BCBD31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self.balls_near_pocket.pop(tid, None)</w:t>
      </w:r>
    </w:p>
    <w:p w14:paraId="056F2C7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self.disappeared_near_pocket_frames.pop(tid, None)</w:t>
      </w:r>
    </w:p>
    <w:p w14:paraId="1509DA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3601D1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self.disappeared_near_pocket_frames[tid] = 0</w:t>
      </w:r>
    </w:p>
    <w:p w14:paraId="7EE1EB57" w14:textId="77777777" w:rsidR="00FD68CB" w:rsidRDefault="00FD68CB" w:rsidP="001609D7">
      <w:pPr>
        <w:shd w:val="clear" w:color="auto" w:fill="F2F2F2" w:themeFill="background1" w:themeFillShade="F2"/>
        <w:spacing w:after="0" w:line="240" w:lineRule="auto"/>
        <w:ind w:left="720" w:hanging="10"/>
        <w:jc w:val="left"/>
        <w:divId w:val="1127164580"/>
      </w:pPr>
    </w:p>
    <w:p w14:paraId="3C0E62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self.potted_balls:</w:t>
      </w:r>
    </w:p>
    <w:p w14:paraId="0EDD8A2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balls = [b for b in balls if b.track_id not in self.potted_balls]</w:t>
      </w:r>
    </w:p>
    <w:p w14:paraId="6408ADE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ball_by_id = {b.track_id: b for b in balls}</w:t>
      </w:r>
    </w:p>
    <w:p w14:paraId="3C04BE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lowest_ball = min((b.stable_cls for b in balls), default=None)</w:t>
      </w:r>
    </w:p>
    <w:p w14:paraId="1CF9F798" w14:textId="77777777" w:rsidR="00FD68CB" w:rsidRDefault="00FD68CB" w:rsidP="001609D7">
      <w:pPr>
        <w:shd w:val="clear" w:color="auto" w:fill="F2F2F2" w:themeFill="background1" w:themeFillShade="F2"/>
        <w:spacing w:after="0" w:line="240" w:lineRule="auto"/>
        <w:ind w:left="720" w:hanging="10"/>
        <w:jc w:val="left"/>
        <w:divId w:val="1127164580"/>
      </w:pPr>
    </w:p>
    <w:p w14:paraId="3C9C43C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all_moving = balls + ([cue] if cue else [])</w:t>
      </w:r>
    </w:p>
    <w:p w14:paraId="51E1270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5A2E3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b in all_moving:</w:t>
      </w:r>
    </w:p>
    <w:p w14:paraId="14EE3E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start_info = self.ball_start_info.get(b.track_id)</w:t>
      </w:r>
    </w:p>
    <w:p w14:paraId="12D4EC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start_info and start_info["on_rail"]:</w:t>
      </w:r>
    </w:p>
    <w:p w14:paraId="0D7D853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b.track_id not in self.balls_left_rail_this_shot:</w:t>
      </w:r>
    </w:p>
    <w:p w14:paraId="236C03A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left_zone = False</w:t>
      </w:r>
    </w:p>
    <w:p w14:paraId="01D5808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self.rail_polygon is not None:</w:t>
      </w:r>
    </w:p>
    <w:p w14:paraId="76B17B5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bx1, by1, bx2, by2 = b.bbox</w:t>
      </w:r>
    </w:p>
    <w:p w14:paraId="11D665F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radius = ((bx2 - bx1) + (by2 - by1)) * 0.25</w:t>
      </w:r>
    </w:p>
    <w:p w14:paraId="6912BB1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 = self._dist_to_rail(b.center)</w:t>
      </w:r>
    </w:p>
    <w:p w14:paraId="0E9FBBE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left_zone = (d is not None and</w:t>
      </w:r>
    </w:p>
    <w:p w14:paraId="20F7FA9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 &gt; RAIL_MARGIN_PX + 10 + radius)</w:t>
      </w:r>
    </w:p>
    <w:p w14:paraId="64542CE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self.table_bounds is not None:</w:t>
      </w:r>
    </w:p>
    <w:p w14:paraId="0C4B2B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rx1, ry1, rx2, ry2 = self.table_bounds</w:t>
      </w:r>
    </w:p>
    <w:p w14:paraId="3AC06898"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bx1, by1, bx2, by2 = b.bbox</w:t>
      </w:r>
    </w:p>
    <w:p w14:paraId="027970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 = RAIL_MARGIN_PX + 10</w:t>
      </w:r>
    </w:p>
    <w:p w14:paraId="07D429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left_zone = (bx1 &gt; rx1 + m and bx2 &lt; rx2 - m and</w:t>
      </w:r>
    </w:p>
    <w:p w14:paraId="7150D22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by1 &gt; ry1 + m and by2 &lt; ry2 - m)</w:t>
      </w:r>
    </w:p>
    <w:p w14:paraId="449B2B5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FDAFCB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dist_moved = pt_dist(b.center, start_info["center"])</w:t>
      </w:r>
    </w:p>
    <w:p w14:paraId="5F1E4E0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left_zone or dist_moved &gt; 40:</w:t>
      </w:r>
    </w:p>
    <w:p w14:paraId="28A42FF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self.balls_left_rail_this_shot.add(b.track_id)</w:t>
      </w:r>
    </w:p>
    <w:p w14:paraId="3DD022BE" w14:textId="77777777" w:rsidR="00FD68CB" w:rsidRDefault="00FD68CB" w:rsidP="001609D7">
      <w:pPr>
        <w:shd w:val="clear" w:color="auto" w:fill="F2F2F2" w:themeFill="background1" w:themeFillShade="F2"/>
        <w:spacing w:after="0" w:line="240" w:lineRule="auto"/>
        <w:ind w:left="720" w:hanging="10"/>
        <w:jc w:val="left"/>
        <w:divId w:val="1127164580"/>
      </w:pPr>
    </w:p>
    <w:p w14:paraId="74D1A5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(self.shot_in_progress</w:t>
      </w:r>
    </w:p>
    <w:p w14:paraId="29D8F7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or self.post_shot_eval_frame is not None):</w:t>
      </w:r>
    </w:p>
    <w:p w14:paraId="03A9619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b in all_moving:</w:t>
      </w:r>
    </w:p>
    <w:p w14:paraId="141231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b.track_id not in self.balls_hit_rail_this_shot:</w:t>
      </w:r>
    </w:p>
    <w:p w14:paraId="18EEC7F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self._ball_at_rail(b.bbox, frame.shape):</w:t>
      </w:r>
    </w:p>
    <w:p w14:paraId="1B79DE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D5E1A5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start_center = None</w:t>
      </w:r>
    </w:p>
    <w:p w14:paraId="0E25EF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started_on_rail = False</w:t>
      </w:r>
    </w:p>
    <w:p w14:paraId="605EDE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283D2B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b.track_id in self.ball_start_info:</w:t>
      </w:r>
    </w:p>
    <w:p w14:paraId="0636C78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start_center = self.ball_start_info[b.track_id]["center"]</w:t>
      </w:r>
    </w:p>
    <w:p w14:paraId="7E90C6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started_on_rail = self.ball_start_info[b.track_id]["on_rail"]</w:t>
      </w:r>
    </w:p>
    <w:p w14:paraId="130ADC4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self.ball_start_info:</w:t>
      </w:r>
    </w:p>
    <w:p w14:paraId="22B17DD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 nearest_info = min(</w:t>
      </w:r>
    </w:p>
    <w:p w14:paraId="0E365A9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self.ball_start_info.items(),</w:t>
      </w:r>
    </w:p>
    <w:p w14:paraId="563EC58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key=lambda item: pt_dist(b.center, item[1]["center"])</w:t>
      </w:r>
    </w:p>
    <w:p w14:paraId="412D72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78EDF9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pt_dist(b.center, nearest_info["center"]) &lt; 40:</w:t>
      </w:r>
    </w:p>
    <w:p w14:paraId="0F2448B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start_center = nearest_info["center"]</w:t>
      </w:r>
    </w:p>
    <w:p w14:paraId="7E06A2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started_on_rail = nearest_info["on_rail"]</w:t>
      </w:r>
    </w:p>
    <w:p w14:paraId="5F9F36EE" w14:textId="77777777" w:rsidR="00FD68CB" w:rsidRDefault="00FD68CB" w:rsidP="001609D7">
      <w:pPr>
        <w:shd w:val="clear" w:color="auto" w:fill="F2F2F2" w:themeFill="background1" w:themeFillShade="F2"/>
        <w:spacing w:after="0" w:line="240" w:lineRule="auto"/>
        <w:ind w:left="720" w:hanging="10"/>
        <w:jc w:val="left"/>
        <w:divId w:val="1127164580"/>
      </w:pPr>
    </w:p>
    <w:p w14:paraId="7A0B40D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valid_rail_hit = False</w:t>
      </w:r>
    </w:p>
    <w:p w14:paraId="1CC480E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99117D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start_center is None:</w:t>
      </w:r>
    </w:p>
    <w:p w14:paraId="0E4DA19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self.ball_start_info[b.track_id] = {</w:t>
      </w:r>
    </w:p>
    <w:p w14:paraId="533C5CE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"center": b.center,</w:t>
      </w:r>
    </w:p>
    <w:p w14:paraId="4DC484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"on_rail": True</w:t>
      </w:r>
    </w:p>
    <w:p w14:paraId="071CDF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79B7DF2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1DF90C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dist_moved = pt_dist(b.center, start_center)</w:t>
      </w:r>
    </w:p>
    <w:p w14:paraId="7668082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00DF96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dist_moved &gt;= 60:</w:t>
      </w:r>
    </w:p>
    <w:p w14:paraId="03254BC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started_on_rail:</w:t>
      </w:r>
    </w:p>
    <w:p w14:paraId="48D8814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b.track_id in self.balls_left_rail_this_shot or dist_moved &gt; 60:</w:t>
      </w:r>
    </w:p>
    <w:p w14:paraId="34E39F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valid_rail_hit = True</w:t>
      </w:r>
    </w:p>
    <w:p w14:paraId="1B74E41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6E5E2D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valid_rail_hit = True</w:t>
      </w:r>
    </w:p>
    <w:p w14:paraId="2DF33380" w14:textId="77777777" w:rsidR="00FD68CB" w:rsidRDefault="00FD68CB" w:rsidP="001609D7">
      <w:pPr>
        <w:shd w:val="clear" w:color="auto" w:fill="F2F2F2" w:themeFill="background1" w:themeFillShade="F2"/>
        <w:spacing w:after="0" w:line="240" w:lineRule="auto"/>
        <w:ind w:left="720" w:hanging="10"/>
        <w:jc w:val="left"/>
        <w:divId w:val="1127164580"/>
      </w:pPr>
    </w:p>
    <w:p w14:paraId="660B7F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valid_rail_hit:</w:t>
      </w:r>
    </w:p>
    <w:p w14:paraId="62142A78"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self.balls_hit_rail_this_shot.add(b.track_id)</w:t>
      </w:r>
    </w:p>
    <w:p w14:paraId="3AAE27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self.post_contact_rail_hit = True</w:t>
      </w:r>
    </w:p>
    <w:p w14:paraId="461BB41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name = CLASS_NAMES.get(b.stable_cls, "ball")</w:t>
      </w:r>
    </w:p>
    <w:p w14:paraId="2FD8EF4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self._add_event_log(f"{name} hit rail")</w:t>
      </w:r>
    </w:p>
    <w:p w14:paraId="306092F2" w14:textId="77777777" w:rsidR="00FD68CB" w:rsidRDefault="00FD68CB" w:rsidP="001609D7">
      <w:pPr>
        <w:shd w:val="clear" w:color="auto" w:fill="F2F2F2" w:themeFill="background1" w:themeFillShade="F2"/>
        <w:spacing w:after="0" w:line="240" w:lineRule="auto"/>
        <w:ind w:left="720" w:hanging="10"/>
        <w:jc w:val="left"/>
        <w:divId w:val="1127164580"/>
      </w:pPr>
    </w:p>
    <w:p w14:paraId="03F21613" w14:textId="77777777" w:rsidR="00FD68CB" w:rsidRDefault="00FD68CB" w:rsidP="001609D7">
      <w:pPr>
        <w:shd w:val="clear" w:color="auto" w:fill="F2F2F2" w:themeFill="background1" w:themeFillShade="F2"/>
        <w:spacing w:after="0" w:line="240" w:lineRule="auto"/>
        <w:ind w:left="720" w:hanging="10"/>
        <w:jc w:val="left"/>
        <w:divId w:val="1127164580"/>
      </w:pPr>
    </w:p>
    <w:p w14:paraId="7945874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self._last_pocket_bboxes = [tuple(p.bbox) for p in pockets]</w:t>
      </w:r>
    </w:p>
    <w:p w14:paraId="7B64A23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self._last_cue_bbox = tuple(cue.bbox) if cue is not None else None</w:t>
      </w:r>
    </w:p>
    <w:p w14:paraId="5EAFDA97" w14:textId="77777777" w:rsidR="00FD68CB" w:rsidRDefault="00FD68CB" w:rsidP="001609D7">
      <w:pPr>
        <w:shd w:val="clear" w:color="auto" w:fill="F2F2F2" w:themeFill="background1" w:themeFillShade="F2"/>
        <w:spacing w:after="0" w:line="240" w:lineRule="auto"/>
        <w:ind w:left="720" w:hanging="10"/>
        <w:jc w:val="left"/>
        <w:divId w:val="1127164580"/>
      </w:pPr>
    </w:p>
    <w:p w14:paraId="1B61BF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cue is not None:</w:t>
      </w:r>
    </w:p>
    <w:p w14:paraId="0FEE1A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self.cue_missing_frames = 0</w:t>
      </w:r>
    </w:p>
    <w:p w14:paraId="3C7C4F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self._missing_fired     = False</w:t>
      </w:r>
    </w:p>
    <w:p w14:paraId="080BBCF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self._off_table_fired   = False</w:t>
      </w:r>
    </w:p>
    <w:p w14:paraId="455CDE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cc = cue.center</w:t>
      </w:r>
    </w:p>
    <w:p w14:paraId="16DBD8C8" w14:textId="77777777" w:rsidR="00FD68CB" w:rsidRDefault="00FD68CB" w:rsidP="001609D7">
      <w:pPr>
        <w:shd w:val="clear" w:color="auto" w:fill="F2F2F2" w:themeFill="background1" w:themeFillShade="F2"/>
        <w:spacing w:after="0" w:line="240" w:lineRule="auto"/>
        <w:ind w:left="720" w:hanging="10"/>
        <w:jc w:val="left"/>
        <w:divId w:val="1127164580"/>
      </w:pPr>
    </w:p>
    <w:p w14:paraId="0B182BA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self.prev_cue_center is not None:</w:t>
      </w:r>
    </w:p>
    <w:p w14:paraId="394E71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self.cue_velocity = pt_dist(cc, self.prev_cue_center)</w:t>
      </w:r>
    </w:p>
    <w:p w14:paraId="115562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self.prev_cue_center = cc</w:t>
      </w:r>
    </w:p>
    <w:p w14:paraId="13B5D48B" w14:textId="77777777" w:rsidR="00FD68CB" w:rsidRDefault="00FD68CB" w:rsidP="001609D7">
      <w:pPr>
        <w:shd w:val="clear" w:color="auto" w:fill="F2F2F2" w:themeFill="background1" w:themeFillShade="F2"/>
        <w:spacing w:after="0" w:line="240" w:lineRule="auto"/>
        <w:ind w:left="720" w:hanging="10"/>
        <w:jc w:val="left"/>
        <w:divId w:val="1127164580"/>
      </w:pPr>
    </w:p>
    <w:p w14:paraId="41A79D5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self.shot_in_progress</w:t>
      </w:r>
    </w:p>
    <w:p w14:paraId="564C832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self.cue_velocity &gt; SHOT_START_VEL):</w:t>
      </w:r>
    </w:p>
    <w:p w14:paraId="504F3F0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self.shot_in_progress     = True</w:t>
      </w:r>
    </w:p>
    <w:p w14:paraId="0B312E8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self.lowest_at_shot_start = lowest_ball</w:t>
      </w:r>
    </w:p>
    <w:p w14:paraId="78D1F19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self.checked_contact_tids.clear()</w:t>
      </w:r>
    </w:p>
    <w:p w14:paraId="292E08D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self._low_vel_run         = 0</w:t>
      </w:r>
    </w:p>
    <w:p w14:paraId="6615278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self.balls_hit_rail_this_shot.clear()</w:t>
      </w:r>
    </w:p>
    <w:p w14:paraId="549AF5B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self.post_shot_eval_frame = None</w:t>
      </w:r>
    </w:p>
    <w:p w14:paraId="57D1F8E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self.balls_moved_this_shot.clear()</w:t>
      </w:r>
    </w:p>
    <w:p w14:paraId="2D4673F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self.trajectory_candidates.clear()</w:t>
      </w:r>
    </w:p>
    <w:p w14:paraId="02DB672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self.first_trajectory_hit_fired = False</w:t>
      </w:r>
    </w:p>
    <w:p w14:paraId="361030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self._no_legal_ball_hit_fired = False</w:t>
      </w:r>
    </w:p>
    <w:p w14:paraId="262B5F2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8EEB32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_all_start_balls = balls + ([cue] if cue else [])</w:t>
      </w:r>
    </w:p>
    <w:p w14:paraId="285D059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self.ball_start_info = {</w:t>
      </w:r>
    </w:p>
    <w:p w14:paraId="13AD35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_b.track_id: {</w:t>
      </w:r>
    </w:p>
    <w:p w14:paraId="76E36A1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"center": _b.center,</w:t>
      </w:r>
    </w:p>
    <w:p w14:paraId="0D6A1CB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"on_rail": self._ball_at_rail(_b.bbox, frame.shape),</w:t>
      </w:r>
    </w:p>
    <w:p w14:paraId="3ADC9E6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"cls": _b.stable_cls</w:t>
      </w:r>
    </w:p>
    <w:p w14:paraId="3CB4B96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 for _b in _all_start_balls</w:t>
      </w:r>
    </w:p>
    <w:p w14:paraId="7C3A10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5AA9BE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self.balls_left_rail_this_shot.clear()</w:t>
      </w:r>
    </w:p>
    <w:p w14:paraId="3CFB4E9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003AFE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self.is_break_shot = (self.rack_frames_since_seen &lt; 30)</w:t>
      </w:r>
    </w:p>
    <w:p w14:paraId="78802D1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84E0A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log_msg = "Shot started (Break Shot)" if self.is_break_shot else "Shot started"</w:t>
      </w:r>
    </w:p>
    <w:p w14:paraId="1505AB1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self._add_event_log(log_msg)</w:t>
      </w:r>
    </w:p>
    <w:p w14:paraId="15827E42" w14:textId="77777777" w:rsidR="00FD68CB" w:rsidRDefault="00FD68CB" w:rsidP="001609D7">
      <w:pPr>
        <w:shd w:val="clear" w:color="auto" w:fill="F2F2F2" w:themeFill="background1" w:themeFillShade="F2"/>
        <w:spacing w:after="0" w:line="240" w:lineRule="auto"/>
        <w:ind w:left="720" w:hanging="10"/>
        <w:jc w:val="left"/>
        <w:divId w:val="1127164580"/>
      </w:pPr>
    </w:p>
    <w:p w14:paraId="4A32741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self.shot_in_progress and not self.contact_occurred_this_shot:</w:t>
      </w:r>
    </w:p>
    <w:p w14:paraId="0C9C15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ball in balls:</w:t>
      </w:r>
    </w:p>
    <w:p w14:paraId="5AFB7BEE"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if ball.track_id not in self.checked_contact_tids:</w:t>
      </w:r>
    </w:p>
    <w:p w14:paraId="7CCE4C1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14A57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is_hit = False</w:t>
      </w:r>
    </w:p>
    <w:p w14:paraId="6C18973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66DF71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boxes_overlap(cue.bbox, ball.bbox, pad=CONTACT_BBOX_PAD):</w:t>
      </w:r>
    </w:p>
    <w:p w14:paraId="43AD0C9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is_hit = True</w:t>
      </w:r>
    </w:p>
    <w:p w14:paraId="60C8D1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31AE54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self.prev_cue_center is not None and self.cue_velocity &gt; 5.0:</w:t>
      </w:r>
    </w:p>
    <w:p w14:paraId="09D9FE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path_dist = pt_to_line_segment_dist(ball.center, self.prev_cue_center, cue.center)</w:t>
      </w:r>
    </w:p>
    <w:p w14:paraId="0AF8DF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893279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path_dist &lt; 20.0: </w:t>
      </w:r>
    </w:p>
    <w:p w14:paraId="1061674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is_hit = True</w:t>
      </w:r>
    </w:p>
    <w:p w14:paraId="03C2D4F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4711C5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is_hit:</w:t>
      </w:r>
    </w:p>
    <w:p w14:paraId="62580A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self.checked_contact_tids.add(ball.track_id)</w:t>
      </w:r>
    </w:p>
    <w:p w14:paraId="6690BCC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self.pending_contacts.append(PendingContact(</w:t>
      </w:r>
    </w:p>
    <w:p w14:paraId="59A7526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contacted_track_id = ball.track_id,</w:t>
      </w:r>
    </w:p>
    <w:p w14:paraId="0311C63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contacted_class    = ball.stable_cls,</w:t>
      </w:r>
    </w:p>
    <w:p w14:paraId="5BECE7D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pos_at_contact     = ball.center,</w:t>
      </w:r>
    </w:p>
    <w:p w14:paraId="2A8628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created_frame      = self.frame_idx,</w:t>
      </w:r>
    </w:p>
    <w:p w14:paraId="77D0671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shot_target_class  = self.lowest_at_shot_start,</w:t>
      </w:r>
    </w:p>
    <w:p w14:paraId="11100B0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F845A4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0387E88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self.shot_in_progress:</w:t>
      </w:r>
    </w:p>
    <w:p w14:paraId="0FF0464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b in balls:</w:t>
      </w:r>
    </w:p>
    <w:p w14:paraId="0FC402D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b.track_id not in self.balls_moved_this_shot:</w:t>
      </w:r>
    </w:p>
    <w:p w14:paraId="6DAD695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start_info = self.ball_start_info.get(b.track_id)</w:t>
      </w:r>
    </w:p>
    <w:p w14:paraId="30AEFEC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start_info:</w:t>
      </w:r>
    </w:p>
    <w:p w14:paraId="4470FF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dist = pt_dist(b.center, start_info["center"])</w:t>
      </w:r>
    </w:p>
    <w:p w14:paraId="3E16BC3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dist &gt;= MOVEMENT_THRESHOLD_PX:</w:t>
      </w:r>
    </w:p>
    <w:p w14:paraId="093FDF7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self.balls_moved_this_shot[b.track_id] = self.frame_idx</w:t>
      </w:r>
    </w:p>
    <w:p w14:paraId="726C2B92" w14:textId="77777777" w:rsidR="00FD68CB" w:rsidRDefault="00FD68CB" w:rsidP="001609D7">
      <w:pPr>
        <w:shd w:val="clear" w:color="auto" w:fill="F2F2F2" w:themeFill="background1" w:themeFillShade="F2"/>
        <w:spacing w:after="0" w:line="240" w:lineRule="auto"/>
        <w:ind w:left="720" w:hanging="10"/>
        <w:jc w:val="left"/>
        <w:divId w:val="1127164580"/>
      </w:pPr>
    </w:p>
    <w:p w14:paraId="3AD0765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cue_corridor_px = (cue.bbox[3] - cue.bbox[1]) * 0.5</w:t>
      </w:r>
    </w:p>
    <w:p w14:paraId="6A592D5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cue_hist = self.ball_positions[cue.track_id]</w:t>
      </w:r>
    </w:p>
    <w:p w14:paraId="7A2D49D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lookback = max(1, min(int(self.fps * 0.15), len(cue_hist) - 1))</w:t>
      </w:r>
    </w:p>
    <w:p w14:paraId="36773BF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len(cue_hist) &gt;= 2:</w:t>
      </w:r>
    </w:p>
    <w:p w14:paraId="174336E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past_pos = cue_hist[max(0, len(cue_hist) - lookback - 1)]</w:t>
      </w:r>
    </w:p>
    <w:p w14:paraId="089D6D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curr_pos = cue.center</w:t>
      </w:r>
    </w:p>
    <w:p w14:paraId="1A9186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tdx = curr_pos[0] - past_pos[0]</w:t>
      </w:r>
    </w:p>
    <w:p w14:paraId="5BE9BA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tdy = curr_pos[1] - past_pos[1]</w:t>
      </w:r>
    </w:p>
    <w:p w14:paraId="30B7C26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tspeed = (tdx**2 + tdy**2) ** 0.5</w:t>
      </w:r>
    </w:p>
    <w:p w14:paraId="14A97CE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tspeed &gt; 3.0:</w:t>
      </w:r>
    </w:p>
    <w:p w14:paraId="4529661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extend = TRAJECTORY_LOOKAHEAD_PX / tspeed</w:t>
      </w:r>
    </w:p>
    <w:p w14:paraId="603E2E5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far_x  = curr_pos[0] + tdx * extend</w:t>
      </w:r>
    </w:p>
    <w:p w14:paraId="4C856D7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far_y  = curr_pos[1] + tdy * extend</w:t>
      </w:r>
    </w:p>
    <w:p w14:paraId="35C64E1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_b in balls:</w:t>
      </w:r>
    </w:p>
    <w:p w14:paraId="13AEC7F6"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if _b.track_id not in self.trajectory_candidates:</w:t>
      </w:r>
    </w:p>
    <w:p w14:paraId="3339E8A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_d = pt_to_line_segment_dist(</w:t>
      </w:r>
    </w:p>
    <w:p w14:paraId="4F9F490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_b.center, curr_pos, (far_x, far_y))</w:t>
      </w:r>
    </w:p>
    <w:p w14:paraId="2CC15CC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_d &lt; cue_corridor_px:</w:t>
      </w:r>
    </w:p>
    <w:p w14:paraId="1110D9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self.trajectory_candidates.add(_b.track_id)</w:t>
      </w:r>
    </w:p>
    <w:p w14:paraId="4E748E24" w14:textId="77777777" w:rsidR="00FD68CB" w:rsidRDefault="00FD68CB" w:rsidP="001609D7">
      <w:pPr>
        <w:shd w:val="clear" w:color="auto" w:fill="F2F2F2" w:themeFill="background1" w:themeFillShade="F2"/>
        <w:spacing w:after="0" w:line="240" w:lineRule="auto"/>
        <w:ind w:left="720" w:hanging="10"/>
        <w:jc w:val="left"/>
        <w:divId w:val="1127164580"/>
      </w:pPr>
    </w:p>
    <w:p w14:paraId="687DCCF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self.contact_occurred_this_shot</w:t>
      </w:r>
    </w:p>
    <w:p w14:paraId="3D2D5AC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self.first_trajectory_hit_fired</w:t>
      </w:r>
    </w:p>
    <w:p w14:paraId="0FFF5FF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self.trajectory_candidates):</w:t>
      </w:r>
    </w:p>
    <w:p w14:paraId="5311C6B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moved_candidates = {</w:t>
      </w:r>
    </w:p>
    <w:p w14:paraId="6C00827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tid: frm</w:t>
      </w:r>
    </w:p>
    <w:p w14:paraId="6A98F27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tid, frm in self.balls_moved_this_shot.items()</w:t>
      </w:r>
    </w:p>
    <w:p w14:paraId="089B32D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tid in self.trajectory_candidates</w:t>
      </w:r>
    </w:p>
    <w:p w14:paraId="44F98FD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50FCDA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moved_candidates:</w:t>
      </w:r>
    </w:p>
    <w:p w14:paraId="3A51290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first_hit_tid = min(</w:t>
      </w:r>
    </w:p>
    <w:p w14:paraId="569FD59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moved_candidates, key=moved_candidates.get)</w:t>
      </w:r>
    </w:p>
    <w:p w14:paraId="4CD12E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first_hit_tid, _blocked_moved_tid = (</w:t>
      </w:r>
    </w:p>
    <w:p w14:paraId="0FF8D7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self._line_of_sight_first_hit(first_hit_tid))</w:t>
      </w:r>
    </w:p>
    <w:p w14:paraId="5881601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first_hit_cls = self.ball_start_info.get(</w:t>
      </w:r>
    </w:p>
    <w:p w14:paraId="765031E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first_hit_tid, {}).get("cls")</w:t>
      </w:r>
    </w:p>
    <w:p w14:paraId="7D96C20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first_hit_cls is not None:</w:t>
      </w:r>
    </w:p>
    <w:p w14:paraId="1B9D99F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self.first_trajectory_hit_fired  = True</w:t>
      </w:r>
    </w:p>
    <w:p w14:paraId="0828B7C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self.contact_occurred_this_shot  = True</w:t>
      </w:r>
    </w:p>
    <w:p w14:paraId="1D20253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self.post_contact_rail_hit        = False</w:t>
      </w:r>
    </w:p>
    <w:p w14:paraId="75407E7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self.post_contact_pocketed        = False</w:t>
      </w:r>
    </w:p>
    <w:p w14:paraId="464103C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self.active_ball_ids_at_contact  = {</w:t>
      </w:r>
    </w:p>
    <w:p w14:paraId="473BEE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_b.track_id: _b.stable_cls for _b in balls}</w:t>
      </w:r>
    </w:p>
    <w:p w14:paraId="6146BBB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hit_name = CLASS_NAMES.get(</w:t>
      </w:r>
    </w:p>
    <w:p w14:paraId="719C673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first_hit_cls, f"#{first_hit_tid}")</w:t>
      </w:r>
    </w:p>
    <w:p w14:paraId="1830C65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w:t>
      </w:r>
    </w:p>
    <w:p w14:paraId="22356F7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f"Traj 1st hit: {hit_name}")</w:t>
      </w:r>
    </w:p>
    <w:p w14:paraId="7700FD3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self.is_break_shot:</w:t>
      </w:r>
    </w:p>
    <w:p w14:paraId="7C0020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target = self.lowest_at_shot_start</w:t>
      </w:r>
    </w:p>
    <w:p w14:paraId="2BE799A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(target is not None</w:t>
      </w:r>
    </w:p>
    <w:p w14:paraId="6EFFA41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first_hit_cls != target):</w:t>
      </w:r>
    </w:p>
    <w:p w14:paraId="604603A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self._register_no_legal_ball_hit()</w:t>
      </w:r>
    </w:p>
    <w:p w14:paraId="79080C70" w14:textId="77777777" w:rsidR="00FD68CB" w:rsidRDefault="00FD68CB" w:rsidP="001609D7">
      <w:pPr>
        <w:shd w:val="clear" w:color="auto" w:fill="F2F2F2" w:themeFill="background1" w:themeFillShade="F2"/>
        <w:spacing w:after="0" w:line="240" w:lineRule="auto"/>
        <w:ind w:left="720" w:hanging="10"/>
        <w:jc w:val="left"/>
        <w:divId w:val="1127164580"/>
      </w:pPr>
    </w:p>
    <w:p w14:paraId="44D229E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self.shot_in_progress:</w:t>
      </w:r>
    </w:p>
    <w:p w14:paraId="4D9EA7F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self.cue_velocity &lt; SHOT_END_VEL:</w:t>
      </w:r>
    </w:p>
    <w:p w14:paraId="5A9F4E4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self._low_vel_run += 1</w:t>
      </w:r>
    </w:p>
    <w:p w14:paraId="2C8BE56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self._low_vel_run &gt;= shot_end_frames:</w:t>
      </w:r>
    </w:p>
    <w:p w14:paraId="0DED26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self.shot_in_progress = False</w:t>
      </w:r>
    </w:p>
    <w:p w14:paraId="5DFCBD8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self._low_vel_run     = 0</w:t>
      </w:r>
    </w:p>
    <w:p w14:paraId="4400B2A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self._add_event_log("Shot ended")</w:t>
      </w:r>
    </w:p>
    <w:p w14:paraId="69D3524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self.post_shot_eval_frame = (</w:t>
      </w:r>
    </w:p>
    <w:p w14:paraId="6B07D61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self.frame_idx + POST_SHOT_GRACE_FRAMES)</w:t>
      </w:r>
    </w:p>
    <w:p w14:paraId="26AE077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7D60BCC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self._low_vel_run = 0</w:t>
      </w:r>
    </w:p>
    <w:p w14:paraId="03376E73" w14:textId="77777777" w:rsidR="00FD68CB" w:rsidRDefault="00FD68CB" w:rsidP="001609D7">
      <w:pPr>
        <w:shd w:val="clear" w:color="auto" w:fill="F2F2F2" w:themeFill="background1" w:themeFillShade="F2"/>
        <w:spacing w:after="0" w:line="240" w:lineRule="auto"/>
        <w:ind w:left="720" w:hanging="10"/>
        <w:jc w:val="left"/>
        <w:divId w:val="1127164580"/>
      </w:pPr>
    </w:p>
    <w:p w14:paraId="0094D5F9"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in_pocket = any(</w:t>
      </w:r>
    </w:p>
    <w:p w14:paraId="68E15AA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boxes_overlap(cue.bbox, p.bbox) for p in pockets)</w:t>
      </w:r>
    </w:p>
    <w:p w14:paraId="28603F3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in_pocket and self.cue_velocity &lt; SHOT_END_VEL:</w:t>
      </w:r>
    </w:p>
    <w:p w14:paraId="0F65D35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self.cue_in_pocket_frames += 1</w:t>
      </w:r>
    </w:p>
    <w:p w14:paraId="5069401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(self.cue_in_pocket_frames &gt;= scratch_frames</w:t>
      </w:r>
    </w:p>
    <w:p w14:paraId="70CD896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self._scratch_fired):</w:t>
      </w:r>
    </w:p>
    <w:p w14:paraId="181C16D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self._register_foul(</w:t>
      </w:r>
    </w:p>
    <w:p w14:paraId="08A536C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"Scratch: cue ball resting in pocket")</w:t>
      </w:r>
    </w:p>
    <w:p w14:paraId="4532859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self._scratch_fired = True</w:t>
      </w:r>
    </w:p>
    <w:p w14:paraId="3E3BFF3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1EBBE45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self.cue_in_pocket_frames = 0</w:t>
      </w:r>
    </w:p>
    <w:p w14:paraId="29347A6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self._scratch_fired       = False</w:t>
      </w:r>
    </w:p>
    <w:p w14:paraId="5D48D194" w14:textId="77777777" w:rsidR="00FD68CB" w:rsidRDefault="00FD68CB" w:rsidP="001609D7">
      <w:pPr>
        <w:shd w:val="clear" w:color="auto" w:fill="F2F2F2" w:themeFill="background1" w:themeFillShade="F2"/>
        <w:spacing w:after="0" w:line="240" w:lineRule="auto"/>
        <w:ind w:left="720" w:hanging="10"/>
        <w:jc w:val="left"/>
        <w:divId w:val="1127164580"/>
      </w:pPr>
    </w:p>
    <w:p w14:paraId="4D9D06E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in_pocket:</w:t>
      </w:r>
    </w:p>
    <w:p w14:paraId="1C1E10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self.cue_near_pocket_streak = 8</w:t>
      </w:r>
    </w:p>
    <w:p w14:paraId="4868F6E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7DD48C1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self.cue_near_pocket_streak = max(</w:t>
      </w:r>
    </w:p>
    <w:p w14:paraId="5E0FA44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 self.cue_near_pocket_streak - 1)</w:t>
      </w:r>
    </w:p>
    <w:p w14:paraId="191E01C0" w14:textId="77777777" w:rsidR="00FD68CB" w:rsidRDefault="00FD68CB" w:rsidP="001609D7">
      <w:pPr>
        <w:shd w:val="clear" w:color="auto" w:fill="F2F2F2" w:themeFill="background1" w:themeFillShade="F2"/>
        <w:spacing w:after="0" w:line="240" w:lineRule="auto"/>
        <w:ind w:left="720" w:hanging="10"/>
        <w:jc w:val="left"/>
        <w:divId w:val="1127164580"/>
      </w:pPr>
    </w:p>
    <w:p w14:paraId="2F35E0F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self.cue_was_near_pocket          = (</w:t>
      </w:r>
    </w:p>
    <w:p w14:paraId="41034E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self.cue_near_pocket_streak &gt; 0)</w:t>
      </w:r>
    </w:p>
    <w:p w14:paraId="36DDB8C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self.cue_gone_after_pocket_frames = 0</w:t>
      </w:r>
    </w:p>
    <w:p w14:paraId="730687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self._pocket_disappear_fired      = False</w:t>
      </w:r>
    </w:p>
    <w:p w14:paraId="5C91D7D0" w14:textId="77777777" w:rsidR="00FD68CB" w:rsidRDefault="00FD68CB" w:rsidP="001609D7">
      <w:pPr>
        <w:shd w:val="clear" w:color="auto" w:fill="F2F2F2" w:themeFill="background1" w:themeFillShade="F2"/>
        <w:spacing w:after="0" w:line="240" w:lineRule="auto"/>
        <w:ind w:left="720" w:hanging="10"/>
        <w:jc w:val="left"/>
        <w:divId w:val="1127164580"/>
      </w:pPr>
    </w:p>
    <w:p w14:paraId="6211407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4AE329B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self.cue_velocity         = 0.0</w:t>
      </w:r>
    </w:p>
    <w:p w14:paraId="07C511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self.cue_in_pocket_frames = 0</w:t>
      </w:r>
    </w:p>
    <w:p w14:paraId="2E4E6C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self.cue_missing_frames  += 1</w:t>
      </w:r>
    </w:p>
    <w:p w14:paraId="11A145B9" w14:textId="77777777" w:rsidR="00FD68CB" w:rsidRDefault="00FD68CB" w:rsidP="001609D7">
      <w:pPr>
        <w:shd w:val="clear" w:color="auto" w:fill="F2F2F2" w:themeFill="background1" w:themeFillShade="F2"/>
        <w:spacing w:after="0" w:line="240" w:lineRule="auto"/>
        <w:ind w:left="720" w:hanging="10"/>
        <w:jc w:val="left"/>
        <w:divId w:val="1127164580"/>
      </w:pPr>
    </w:p>
    <w:p w14:paraId="72FC745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self.cue_was_near_pocket</w:t>
      </w:r>
    </w:p>
    <w:p w14:paraId="5A07246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self.prev_cue_center is not None</w:t>
      </w:r>
    </w:p>
    <w:p w14:paraId="5F0CBA0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self.stable_pockets):</w:t>
      </w:r>
    </w:p>
    <w:p w14:paraId="06491E8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_px, _py in self.stable_pockets:</w:t>
      </w:r>
    </w:p>
    <w:p w14:paraId="3E25945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pt_dist(self.prev_cue_center, (_px, _py)) &lt; 70:</w:t>
      </w:r>
    </w:p>
    <w:p w14:paraId="42B878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self.cue_was_near_pocket = True</w:t>
      </w:r>
    </w:p>
    <w:p w14:paraId="3A0382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break</w:t>
      </w:r>
    </w:p>
    <w:p w14:paraId="33AE5148" w14:textId="77777777" w:rsidR="00FD68CB" w:rsidRDefault="00FD68CB" w:rsidP="001609D7">
      <w:pPr>
        <w:shd w:val="clear" w:color="auto" w:fill="F2F2F2" w:themeFill="background1" w:themeFillShade="F2"/>
        <w:spacing w:after="0" w:line="240" w:lineRule="auto"/>
        <w:ind w:left="720" w:hanging="10"/>
        <w:jc w:val="left"/>
        <w:divId w:val="1127164580"/>
      </w:pPr>
    </w:p>
    <w:p w14:paraId="417102E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self.cue_was_near_pocket:</w:t>
      </w:r>
    </w:p>
    <w:p w14:paraId="278970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self.cue_gone_after_pocket_frames += 1</w:t>
      </w:r>
    </w:p>
    <w:p w14:paraId="5EB264A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(self.cue_gone_after_pocket_frames &gt;= pocket_disappear_thresh</w:t>
      </w:r>
    </w:p>
    <w:p w14:paraId="7CCBE27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self._pocket_disappear_fired):</w:t>
      </w:r>
    </w:p>
    <w:p w14:paraId="34BB9E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self._register_foul(</w:t>
      </w:r>
    </w:p>
    <w:p w14:paraId="1CBCD2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"Scratch: cue ball entered pocket")</w:t>
      </w:r>
    </w:p>
    <w:p w14:paraId="12EDA3F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self._pocket_disappear_fired = True</w:t>
      </w:r>
    </w:p>
    <w:p w14:paraId="41B8AFA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self._add_event_log("Cue ball scratch")</w:t>
      </w:r>
    </w:p>
    <w:p w14:paraId="65382B01" w14:textId="77777777" w:rsidR="00FD68CB" w:rsidRDefault="00FD68CB" w:rsidP="001609D7">
      <w:pPr>
        <w:shd w:val="clear" w:color="auto" w:fill="F2F2F2" w:themeFill="background1" w:themeFillShade="F2"/>
        <w:spacing w:after="0" w:line="240" w:lineRule="auto"/>
        <w:ind w:left="720" w:hanging="10"/>
        <w:jc w:val="left"/>
        <w:divId w:val="1127164580"/>
      </w:pPr>
    </w:p>
    <w:p w14:paraId="36D6B7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self.prev_cue_center is not None:</w:t>
      </w:r>
    </w:p>
    <w:p w14:paraId="663E362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(self.cue_missing_frames &gt;= off_table_thresh</w:t>
      </w:r>
    </w:p>
    <w:p w14:paraId="7BB14D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self._off_table_fired):</w:t>
      </w:r>
    </w:p>
    <w:p w14:paraId="5BFF3880"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self._register_foul(</w:t>
      </w:r>
    </w:p>
    <w:p w14:paraId="69276A3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 ball off the table")</w:t>
      </w:r>
    </w:p>
    <w:p w14:paraId="28232A3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self._off_table_fired = True</w:t>
      </w:r>
    </w:p>
    <w:p w14:paraId="681705B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self._add_event_log("Cue ball off table")</w:t>
      </w:r>
    </w:p>
    <w:p w14:paraId="56447010" w14:textId="77777777" w:rsidR="00FD68CB" w:rsidRDefault="00FD68CB" w:rsidP="001609D7">
      <w:pPr>
        <w:shd w:val="clear" w:color="auto" w:fill="F2F2F2" w:themeFill="background1" w:themeFillShade="F2"/>
        <w:spacing w:after="0" w:line="240" w:lineRule="auto"/>
        <w:ind w:left="720" w:hanging="10"/>
        <w:jc w:val="left"/>
        <w:divId w:val="1127164580"/>
      </w:pPr>
    </w:p>
    <w:p w14:paraId="1A8C03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(self.post_shot_eval_frame is not None</w:t>
      </w:r>
    </w:p>
    <w:p w14:paraId="086C893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self.frame_idx &gt;= self.post_shot_eval_frame):</w:t>
      </w:r>
    </w:p>
    <w:p w14:paraId="46D835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F7B17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self.contact_occurred_this_shot and self.balls_moved_this_shot:</w:t>
      </w:r>
    </w:p>
    <w:p w14:paraId="603D407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first_moved_id = min(self.balls_moved_this_shot, key=self.balls_moved_this_shot.get)</w:t>
      </w:r>
    </w:p>
    <w:p w14:paraId="28DE75F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first_moved_id, blocked_moved_id = (</w:t>
      </w:r>
    </w:p>
    <w:p w14:paraId="796128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self._line_of_sight_first_hit(first_moved_id))</w:t>
      </w:r>
    </w:p>
    <w:p w14:paraId="1F501CB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5F69AF5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first_moved_id in self.ball_start_info:</w:t>
      </w:r>
    </w:p>
    <w:p w14:paraId="747915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first_moved_cls = self.ball_start_info[first_moved_id]["cls"]</w:t>
      </w:r>
    </w:p>
    <w:p w14:paraId="644C91C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88057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self.contact_occurred_this_shot = True</w:t>
      </w:r>
    </w:p>
    <w:p w14:paraId="1EB07B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hit_name = CLASS_NAMES.get(first_moved_cls, f"#{first_moved_id}")</w:t>
      </w:r>
    </w:p>
    <w:p w14:paraId="737A623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blocked_moved_id is not None:</w:t>
      </w:r>
    </w:p>
    <w:p w14:paraId="391810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w:t>
      </w:r>
    </w:p>
    <w:p w14:paraId="6B40199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f"Fallback hit: {hit_name} blocked line of sight")</w:t>
      </w:r>
    </w:p>
    <w:p w14:paraId="15226E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65074A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w:t>
      </w:r>
    </w:p>
    <w:p w14:paraId="63AEC72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f"Fallback hit: {hit_name} moved first")</w:t>
      </w:r>
    </w:p>
    <w:p w14:paraId="431B054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7EA5392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self.is_break_shot:</w:t>
      </w:r>
    </w:p>
    <w:p w14:paraId="238F2D6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target = self.lowest_at_shot_start</w:t>
      </w:r>
    </w:p>
    <w:p w14:paraId="46CE33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target is not None and first_moved_cls != target:</w:t>
      </w:r>
    </w:p>
    <w:p w14:paraId="6F8815C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self._register_no_legal_ball_hit()</w:t>
      </w:r>
    </w:p>
    <w:p w14:paraId="52B8D17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self.contact_occurred_this_shot:</w:t>
      </w:r>
    </w:p>
    <w:p w14:paraId="17483E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self._register_no_legal_ball_hit()</w:t>
      </w:r>
    </w:p>
    <w:p w14:paraId="499A915A" w14:textId="77777777" w:rsidR="00FD68CB" w:rsidRDefault="00FD68CB" w:rsidP="001609D7">
      <w:pPr>
        <w:shd w:val="clear" w:color="auto" w:fill="F2F2F2" w:themeFill="background1" w:themeFillShade="F2"/>
        <w:spacing w:after="0" w:line="240" w:lineRule="auto"/>
        <w:ind w:left="720" w:hanging="10"/>
        <w:jc w:val="left"/>
        <w:divId w:val="1127164580"/>
      </w:pPr>
    </w:p>
    <w:p w14:paraId="49C6FD3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self._evaluate_rail_checks()</w:t>
      </w:r>
    </w:p>
    <w:p w14:paraId="71EDFB4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self.contact_occurred_this_shot = False</w:t>
      </w:r>
    </w:p>
    <w:p w14:paraId="51CEB9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self.is_break_shot              = False</w:t>
      </w:r>
    </w:p>
    <w:p w14:paraId="02B404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self.post_shot_eval_frame       = None</w:t>
      </w:r>
    </w:p>
    <w:p w14:paraId="4F16856B" w14:textId="77777777" w:rsidR="00FD68CB" w:rsidRDefault="00FD68CB" w:rsidP="001609D7">
      <w:pPr>
        <w:shd w:val="clear" w:color="auto" w:fill="F2F2F2" w:themeFill="background1" w:themeFillShade="F2"/>
        <w:spacing w:after="0" w:line="240" w:lineRule="auto"/>
        <w:ind w:left="720" w:hanging="10"/>
        <w:jc w:val="left"/>
        <w:divId w:val="1127164580"/>
      </w:pPr>
    </w:p>
    <w:p w14:paraId="2E094C9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still_pending: List[PendingContact] = []</w:t>
      </w:r>
    </w:p>
    <w:p w14:paraId="35CC0A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pc in self.pending_contacts:</w:t>
      </w:r>
    </w:p>
    <w:p w14:paraId="6FC950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age = self.frame_idx - pc.created_frame</w:t>
      </w:r>
    </w:p>
    <w:p w14:paraId="192C6DE9" w14:textId="77777777" w:rsidR="00FD68CB" w:rsidRDefault="00FD68CB" w:rsidP="001609D7">
      <w:pPr>
        <w:shd w:val="clear" w:color="auto" w:fill="F2F2F2" w:themeFill="background1" w:themeFillShade="F2"/>
        <w:spacing w:after="0" w:line="240" w:lineRule="auto"/>
        <w:ind w:left="720" w:hanging="10"/>
        <w:jc w:val="left"/>
        <w:divId w:val="1127164580"/>
      </w:pPr>
    </w:p>
    <w:p w14:paraId="58813D1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pc.contacted_track_id in ball_by_id:</w:t>
      </w:r>
    </w:p>
    <w:p w14:paraId="7112679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cur_pos = ball_by_id[pc.contacted_track_id].center</w:t>
      </w:r>
    </w:p>
    <w:p w14:paraId="6A1CCE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   = pt_dist(cur_pos, pc.pos_at_contact)</w:t>
      </w:r>
    </w:p>
    <w:p w14:paraId="6E2997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4CA5F56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moved = 0.0</w:t>
      </w:r>
    </w:p>
    <w:p w14:paraId="15C4131D" w14:textId="77777777" w:rsidR="00FD68CB" w:rsidRDefault="00FD68CB" w:rsidP="001609D7">
      <w:pPr>
        <w:shd w:val="clear" w:color="auto" w:fill="F2F2F2" w:themeFill="background1" w:themeFillShade="F2"/>
        <w:spacing w:after="0" w:line="240" w:lineRule="auto"/>
        <w:ind w:left="720" w:hanging="10"/>
        <w:jc w:val="left"/>
        <w:divId w:val="1127164580"/>
      </w:pPr>
    </w:p>
    <w:p w14:paraId="1E1DF6D6"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if moved &gt;= MOVEMENT_THRESHOLD_PX:</w:t>
      </w:r>
    </w:p>
    <w:p w14:paraId="7E93252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self.contact_occurred_this_shot:</w:t>
      </w:r>
    </w:p>
    <w:p w14:paraId="6E05A9A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target   = pc.shot_target_class</w:t>
      </w:r>
    </w:p>
    <w:p w14:paraId="6A4A4C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hit_name = CLASS_NAMES[pc.contacted_class]</w:t>
      </w:r>
    </w:p>
    <w:p w14:paraId="3F78D10B" w14:textId="77777777" w:rsidR="00FD68CB" w:rsidRDefault="00FD68CB" w:rsidP="001609D7">
      <w:pPr>
        <w:shd w:val="clear" w:color="auto" w:fill="F2F2F2" w:themeFill="background1" w:themeFillShade="F2"/>
        <w:spacing w:after="0" w:line="240" w:lineRule="auto"/>
        <w:ind w:left="720" w:hanging="10"/>
        <w:jc w:val="left"/>
        <w:divId w:val="1127164580"/>
      </w:pPr>
    </w:p>
    <w:p w14:paraId="18F856E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self._add_event_log(f"Cue hit {hit_name}")</w:t>
      </w:r>
    </w:p>
    <w:p w14:paraId="0A29E54F" w14:textId="77777777" w:rsidR="00FD68CB" w:rsidRDefault="00FD68CB" w:rsidP="001609D7">
      <w:pPr>
        <w:shd w:val="clear" w:color="auto" w:fill="F2F2F2" w:themeFill="background1" w:themeFillShade="F2"/>
        <w:spacing w:after="0" w:line="240" w:lineRule="auto"/>
        <w:ind w:left="720" w:hanging="10"/>
        <w:jc w:val="left"/>
        <w:divId w:val="1127164580"/>
      </w:pPr>
    </w:p>
    <w:p w14:paraId="044ECCF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self.is_break_shot:</w:t>
      </w:r>
    </w:p>
    <w:p w14:paraId="5E18C05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target is not None and pc.contacted_class != target:</w:t>
      </w:r>
    </w:p>
    <w:p w14:paraId="7698C4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self._register_no_legal_ball_hit()</w:t>
      </w:r>
    </w:p>
    <w:p w14:paraId="5DAF4B89" w14:textId="77777777" w:rsidR="00FD68CB" w:rsidRDefault="00FD68CB" w:rsidP="001609D7">
      <w:pPr>
        <w:shd w:val="clear" w:color="auto" w:fill="F2F2F2" w:themeFill="background1" w:themeFillShade="F2"/>
        <w:spacing w:after="0" w:line="240" w:lineRule="auto"/>
        <w:ind w:left="720" w:hanging="10"/>
        <w:jc w:val="left"/>
        <w:divId w:val="1127164580"/>
      </w:pPr>
    </w:p>
    <w:p w14:paraId="28F19B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self.contact_occurred_this_shot = True</w:t>
      </w:r>
    </w:p>
    <w:p w14:paraId="57F91A5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self.post_contact_rail_hit = False</w:t>
      </w:r>
    </w:p>
    <w:p w14:paraId="0A752E2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self.post_contact_pocketed = False</w:t>
      </w:r>
    </w:p>
    <w:p w14:paraId="4C77D21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self.active_ball_ids_at_contact = {</w:t>
      </w:r>
    </w:p>
    <w:p w14:paraId="2BC3092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b.track_id: b.stable_cls for b in balls</w:t>
      </w:r>
    </w:p>
    <w:p w14:paraId="7444013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FEFEDE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age &lt; MOVEMENT_CONFIRM_FRAMES:</w:t>
      </w:r>
    </w:p>
    <w:p w14:paraId="62869D0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still_pending.append(pc)</w:t>
      </w:r>
    </w:p>
    <w:p w14:paraId="61439F0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7A38252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self.checked_contact_tids.discard(pc.contacted_track_id)</w:t>
      </w:r>
    </w:p>
    <w:p w14:paraId="56F56A88" w14:textId="77777777" w:rsidR="00FD68CB" w:rsidRDefault="00FD68CB" w:rsidP="001609D7">
      <w:pPr>
        <w:shd w:val="clear" w:color="auto" w:fill="F2F2F2" w:themeFill="background1" w:themeFillShade="F2"/>
        <w:spacing w:after="0" w:line="240" w:lineRule="auto"/>
        <w:ind w:left="720" w:hanging="10"/>
        <w:jc w:val="left"/>
        <w:divId w:val="1127164580"/>
      </w:pPr>
    </w:p>
    <w:p w14:paraId="2004D3E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self.pending_contacts = still_pending</w:t>
      </w:r>
    </w:p>
    <w:p w14:paraId="74410480" w14:textId="77777777" w:rsidR="00FD68CB" w:rsidRDefault="00FD68CB" w:rsidP="001609D7">
      <w:pPr>
        <w:shd w:val="clear" w:color="auto" w:fill="F2F2F2" w:themeFill="background1" w:themeFillShade="F2"/>
        <w:spacing w:after="0" w:line="240" w:lineRule="auto"/>
        <w:ind w:left="720" w:hanging="10"/>
        <w:jc w:val="left"/>
        <w:divId w:val="1127164580"/>
      </w:pPr>
    </w:p>
    <w:p w14:paraId="7D56915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annotated = self._draw(</w:t>
      </w:r>
    </w:p>
    <w:p w14:paraId="7D11C32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frame, balls, cue, pockets, cue_sticks, lowest_ball)</w:t>
      </w:r>
    </w:p>
    <w:p w14:paraId="2D781984" w14:textId="77777777" w:rsidR="00FD68CB" w:rsidRDefault="00FD68CB" w:rsidP="001609D7">
      <w:pPr>
        <w:shd w:val="clear" w:color="auto" w:fill="F2F2F2" w:themeFill="background1" w:themeFillShade="F2"/>
        <w:spacing w:after="0" w:line="240" w:lineRule="auto"/>
        <w:ind w:left="720" w:hanging="10"/>
        <w:jc w:val="left"/>
        <w:divId w:val="1127164580"/>
      </w:pPr>
    </w:p>
    <w:p w14:paraId="7377A3E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self.video_writer:</w:t>
      </w:r>
    </w:p>
    <w:p w14:paraId="4FD7FC0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self.video_writer.write(annotated)</w:t>
      </w:r>
    </w:p>
    <w:p w14:paraId="2BEBB4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self._last_annotated = annotated</w:t>
      </w:r>
    </w:p>
    <w:p w14:paraId="0C8A323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self._display_frame(annotated)</w:t>
      </w:r>
    </w:p>
    <w:p w14:paraId="2CB50A39" w14:textId="77777777" w:rsidR="00FD68CB" w:rsidRDefault="00FD68CB" w:rsidP="001609D7">
      <w:pPr>
        <w:shd w:val="clear" w:color="auto" w:fill="F2F2F2" w:themeFill="background1" w:themeFillShade="F2"/>
        <w:spacing w:after="0" w:line="240" w:lineRule="auto"/>
        <w:ind w:left="720" w:hanging="10"/>
        <w:jc w:val="left"/>
        <w:divId w:val="1127164580"/>
      </w:pPr>
    </w:p>
    <w:p w14:paraId="385606E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time.sleep(max(0.0, 1.0 / self.fps - 0.015))</w:t>
      </w:r>
    </w:p>
    <w:p w14:paraId="575459E2" w14:textId="77777777" w:rsidR="00FD68CB" w:rsidRDefault="00FD68CB" w:rsidP="001609D7">
      <w:pPr>
        <w:shd w:val="clear" w:color="auto" w:fill="F2F2F2" w:themeFill="background1" w:themeFillShade="F2"/>
        <w:spacing w:after="0" w:line="240" w:lineRule="auto"/>
        <w:ind w:left="720" w:hanging="10"/>
        <w:jc w:val="left"/>
        <w:divId w:val="1127164580"/>
      </w:pPr>
    </w:p>
    <w:p w14:paraId="5A091E3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finally:</w:t>
      </w:r>
    </w:p>
    <w:p w14:paraId="2ADA4D5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self.is_playing  = False</w:t>
      </w:r>
    </w:p>
    <w:p w14:paraId="13D62F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_eov_fouls_before = self._foul_count</w:t>
      </w:r>
    </w:p>
    <w:p w14:paraId="1AF623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self.shot_in_progress or self.post_shot_eval_frame is not None:</w:t>
      </w:r>
    </w:p>
    <w:p w14:paraId="6FAF2CB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self.contact_occurred_this_shot:</w:t>
      </w:r>
    </w:p>
    <w:p w14:paraId="2E524B8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self._evaluate_rail_checks()</w:t>
      </w:r>
    </w:p>
    <w:p w14:paraId="26277F8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5454854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self._register_no_legal_ball_hit()</w:t>
      </w:r>
    </w:p>
    <w:p w14:paraId="498A052E" w14:textId="77777777" w:rsidR="00FD68CB" w:rsidRDefault="00FD68CB" w:rsidP="001609D7">
      <w:pPr>
        <w:shd w:val="clear" w:color="auto" w:fill="F2F2F2" w:themeFill="background1" w:themeFillShade="F2"/>
        <w:spacing w:after="0" w:line="240" w:lineRule="auto"/>
        <w:ind w:left="720" w:hanging="10"/>
        <w:jc w:val="left"/>
        <w:divId w:val="1127164580"/>
      </w:pPr>
    </w:p>
    <w:p w14:paraId="4EF5906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self._scratch_fired and not self._pocket_disappear_fired</w:t>
      </w:r>
    </w:p>
    <w:p w14:paraId="3DB0847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self._cue_pocket_replace_fired</w:t>
      </w:r>
    </w:p>
    <w:p w14:paraId="37D6E86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self._last_cue_bbox is not None</w:t>
      </w:r>
    </w:p>
    <w:p w14:paraId="4A9DA39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any(bbox_inside(self._last_cue_bbox, pb)</w:t>
      </w:r>
    </w:p>
    <w:p w14:paraId="1C997CD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pb in self._last_pocket_bboxes)):</w:t>
      </w:r>
    </w:p>
    <w:p w14:paraId="475846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self._register_foul("Scratch: cue ball resting in pocket")</w:t>
      </w:r>
    </w:p>
    <w:p w14:paraId="2095DEB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self._scratch_fired = True</w:t>
      </w:r>
    </w:p>
    <w:p w14:paraId="308DE521"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self._add_event_log("Cue ball scratch")</w:t>
      </w:r>
    </w:p>
    <w:p w14:paraId="4E9BE3E0" w14:textId="77777777" w:rsidR="00FD68CB" w:rsidRDefault="00FD68CB" w:rsidP="001609D7">
      <w:pPr>
        <w:shd w:val="clear" w:color="auto" w:fill="F2F2F2" w:themeFill="background1" w:themeFillShade="F2"/>
        <w:spacing w:after="0" w:line="240" w:lineRule="auto"/>
        <w:ind w:left="720" w:hanging="10"/>
        <w:jc w:val="left"/>
        <w:divId w:val="1127164580"/>
      </w:pPr>
    </w:p>
    <w:p w14:paraId="4D81EDC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cue_pocketed = (self._scratch_fired or self._pocket_disappear_fired</w:t>
      </w:r>
    </w:p>
    <w:p w14:paraId="0C8AD5B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or self._cue_pocket_replace_fired)</w:t>
      </w:r>
    </w:p>
    <w:p w14:paraId="4536783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(self.cue_missing_frames &gt; 0</w:t>
      </w:r>
    </w:p>
    <w:p w14:paraId="55AEDDE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cue_pocketed</w:t>
      </w:r>
    </w:p>
    <w:p w14:paraId="3083AD6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not self._off_table_fired):</w:t>
      </w:r>
    </w:p>
    <w:p w14:paraId="46A1058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self._register_foul("Cue ball off the table")</w:t>
      </w:r>
    </w:p>
    <w:p w14:paraId="2A5D676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self._off_table_fired = True</w:t>
      </w:r>
    </w:p>
    <w:p w14:paraId="5C54BB1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self._add_event_log("Cue ball off table")</w:t>
      </w:r>
    </w:p>
    <w:p w14:paraId="3999ADE1" w14:textId="77777777" w:rsidR="00FD68CB" w:rsidRDefault="00FD68CB" w:rsidP="001609D7">
      <w:pPr>
        <w:shd w:val="clear" w:color="auto" w:fill="F2F2F2" w:themeFill="background1" w:themeFillShade="F2"/>
        <w:spacing w:after="0" w:line="240" w:lineRule="auto"/>
        <w:ind w:left="720" w:hanging="10"/>
        <w:jc w:val="left"/>
        <w:divId w:val="1127164580"/>
      </w:pPr>
    </w:p>
    <w:p w14:paraId="57B072B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(self._foul_count &gt; _eov_fouls_before</w:t>
      </w:r>
    </w:p>
    <w:p w14:paraId="272ED35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self._last_annotated is not None):</w:t>
      </w:r>
    </w:p>
    <w:p w14:paraId="4A6E952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annotated = self._render_foul_banner(self._last_annotated.copy())</w:t>
      </w:r>
    </w:p>
    <w:p w14:paraId="0F5D169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self._last_annotated = annotated</w:t>
      </w:r>
    </w:p>
    <w:p w14:paraId="013890C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self._display_frame(annotated)</w:t>
      </w:r>
    </w:p>
    <w:p w14:paraId="7215CCD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self.video_writer:</w:t>
      </w:r>
    </w:p>
    <w:p w14:paraId="495F818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_ in range(max(1, int(FOUL_BANNER_SECS * self.fps))):</w:t>
      </w:r>
    </w:p>
    <w:p w14:paraId="6FF943B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self.video_writer.write(annotated)</w:t>
      </w:r>
    </w:p>
    <w:p w14:paraId="48A72F8D" w14:textId="77777777" w:rsidR="00FD68CB" w:rsidRDefault="00FD68CB" w:rsidP="001609D7">
      <w:pPr>
        <w:shd w:val="clear" w:color="auto" w:fill="F2F2F2" w:themeFill="background1" w:themeFillShade="F2"/>
        <w:spacing w:after="0" w:line="240" w:lineRule="auto"/>
        <w:ind w:left="720" w:hanging="10"/>
        <w:jc w:val="left"/>
        <w:divId w:val="1127164580"/>
      </w:pPr>
    </w:p>
    <w:p w14:paraId="50D8021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self._cleanup)</w:t>
      </w:r>
    </w:p>
    <w:p w14:paraId="09D4622E" w14:textId="77777777" w:rsidR="00FD68CB" w:rsidRDefault="00FD68CB" w:rsidP="001609D7">
      <w:pPr>
        <w:shd w:val="clear" w:color="auto" w:fill="F2F2F2" w:themeFill="background1" w:themeFillShade="F2"/>
        <w:spacing w:after="0" w:line="240" w:lineRule="auto"/>
        <w:ind w:left="720" w:hanging="10"/>
        <w:jc w:val="left"/>
        <w:divId w:val="1127164580"/>
      </w:pPr>
    </w:p>
    <w:p w14:paraId="33C738EE" w14:textId="77777777" w:rsidR="00FD68CB" w:rsidRDefault="00FD68CB" w:rsidP="001609D7">
      <w:pPr>
        <w:shd w:val="clear" w:color="auto" w:fill="F2F2F2" w:themeFill="background1" w:themeFillShade="F2"/>
        <w:spacing w:after="0" w:line="240" w:lineRule="auto"/>
        <w:ind w:left="720" w:hanging="10"/>
        <w:jc w:val="left"/>
        <w:divId w:val="1127164580"/>
      </w:pPr>
    </w:p>
    <w:p w14:paraId="7CDFE1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_draw(self, frame, balls: List[Track], cue: Optional[Track],</w:t>
      </w:r>
    </w:p>
    <w:p w14:paraId="33D99EB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pockets: List[Track], cue_sticks: List[Track],</w:t>
      </w:r>
    </w:p>
    <w:p w14:paraId="3EAAE8D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lowest_ball: Optional[int]):</w:t>
      </w:r>
    </w:p>
    <w:p w14:paraId="3DB42EF7" w14:textId="77777777" w:rsidR="00FD68CB" w:rsidRDefault="00FD68CB" w:rsidP="001609D7">
      <w:pPr>
        <w:shd w:val="clear" w:color="auto" w:fill="F2F2F2" w:themeFill="background1" w:themeFillShade="F2"/>
        <w:spacing w:after="0" w:line="240" w:lineRule="auto"/>
        <w:ind w:left="720" w:hanging="10"/>
        <w:jc w:val="left"/>
        <w:divId w:val="1127164580"/>
      </w:pPr>
    </w:p>
    <w:p w14:paraId="447A9A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out = frame.copy()</w:t>
      </w:r>
    </w:p>
    <w:p w14:paraId="2E95CD0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 w = out.shape[:2]</w:t>
      </w:r>
    </w:p>
    <w:p w14:paraId="43E7BDCB" w14:textId="77777777" w:rsidR="00FD68CB" w:rsidRDefault="00FD68CB" w:rsidP="001609D7">
      <w:pPr>
        <w:shd w:val="clear" w:color="auto" w:fill="F2F2F2" w:themeFill="background1" w:themeFillShade="F2"/>
        <w:spacing w:after="0" w:line="240" w:lineRule="auto"/>
        <w:ind w:left="720" w:hanging="10"/>
        <w:jc w:val="left"/>
        <w:divId w:val="1127164580"/>
      </w:pPr>
    </w:p>
    <w:p w14:paraId="2C68E1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self.rail_polygon is not None:</w:t>
      </w:r>
    </w:p>
    <w:p w14:paraId="4E98F90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cv2.polylines(out, [self.rail_polygon], isClosed=True,</w:t>
      </w:r>
    </w:p>
    <w:p w14:paraId="5D97680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color=(0, 160, 160), thickness=2)</w:t>
      </w:r>
    </w:p>
    <w:p w14:paraId="147DA0A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_short = {</w:t>
      </w:r>
    </w:p>
    <w:p w14:paraId="328888D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"top_left": "TL", "top_middle": "TM", "top_right": "TR",</w:t>
      </w:r>
    </w:p>
    <w:p w14:paraId="3AF6BB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"bottom_left": "BL", "bottom_middle": "BM", "bottom_right": "BR",</w:t>
      </w:r>
    </w:p>
    <w:p w14:paraId="268159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4B557A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_name, (_px, _py) in self.pocket_positions.items():</w:t>
      </w:r>
    </w:p>
    <w:p w14:paraId="29427E8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cv2.circle(out, (int(_px), int(_py)), 4, (0, 200, 200), -1)</w:t>
      </w:r>
    </w:p>
    <w:p w14:paraId="76FD83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_short.get(_name, _name),</w:t>
      </w:r>
    </w:p>
    <w:p w14:paraId="76B4FE4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(int(_px) + 6, int(_py) - 6),</w:t>
      </w:r>
    </w:p>
    <w:p w14:paraId="188B97E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0.45, (0, 200, 200), 1)</w:t>
      </w:r>
    </w:p>
    <w:p w14:paraId="3E4E3B2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"rail",</w:t>
      </w:r>
    </w:p>
    <w:p w14:paraId="5A3F10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(int(self.rail_polygon[0][0]) + 4,</w:t>
      </w:r>
    </w:p>
    <w:p w14:paraId="4074113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int(self.rail_polygon[0][1]) + 16),</w:t>
      </w:r>
    </w:p>
    <w:p w14:paraId="3FC634A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0.38, (0, 160, 160), 1)</w:t>
      </w:r>
    </w:p>
    <w:p w14:paraId="31DF3FF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self.table_bounds is not None:</w:t>
      </w:r>
    </w:p>
    <w:p w14:paraId="5CA6ABC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rx1, ry1, rx2, ry2 = (int(v) for v in self.table_bounds)</w:t>
      </w:r>
    </w:p>
    <w:p w14:paraId="01187CC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(rx1, ry1), (rx2, ry2), (0, 160, 160), 1)</w:t>
      </w:r>
    </w:p>
    <w:p w14:paraId="2376F04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 = RAIL_MARGIN_PX</w:t>
      </w:r>
    </w:p>
    <w:p w14:paraId="24ED7AF0"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cv2.rectangle(out,</w:t>
      </w:r>
    </w:p>
    <w:p w14:paraId="45921AA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(rx1 + m, ry1 + m),</w:t>
      </w:r>
    </w:p>
    <w:p w14:paraId="111613A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(rx2 - m, ry2 - m),</w:t>
      </w:r>
    </w:p>
    <w:p w14:paraId="16FC199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 100, 100), 1)</w:t>
      </w:r>
    </w:p>
    <w:p w14:paraId="606EE41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"rail zone (forming...)", (rx1 + 4, ry1 + 16),</w:t>
      </w:r>
    </w:p>
    <w:p w14:paraId="19301FB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0.38, (0, 160, 160), 1)</w:t>
      </w:r>
    </w:p>
    <w:p w14:paraId="663D8A84" w14:textId="77777777" w:rsidR="00FD68CB" w:rsidRDefault="00FD68CB" w:rsidP="001609D7">
      <w:pPr>
        <w:shd w:val="clear" w:color="auto" w:fill="F2F2F2" w:themeFill="background1" w:themeFillShade="F2"/>
        <w:spacing w:after="0" w:line="240" w:lineRule="auto"/>
        <w:ind w:left="720" w:hanging="10"/>
        <w:jc w:val="left"/>
        <w:divId w:val="1127164580"/>
      </w:pPr>
    </w:p>
    <w:p w14:paraId="61F7DE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needs_rail = (self.contact_occurred_this_shot and </w:t>
      </w:r>
    </w:p>
    <w:p w14:paraId="7D1B868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not self.post_contact_rail_hit and </w:t>
      </w:r>
    </w:p>
    <w:p w14:paraId="2403FD7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not self.post_contact_pocketed)</w:t>
      </w:r>
    </w:p>
    <w:p w14:paraId="481EDE8C" w14:textId="77777777" w:rsidR="00FD68CB" w:rsidRDefault="00FD68CB" w:rsidP="001609D7">
      <w:pPr>
        <w:shd w:val="clear" w:color="auto" w:fill="F2F2F2" w:themeFill="background1" w:themeFillShade="F2"/>
        <w:spacing w:after="0" w:line="240" w:lineRule="auto"/>
        <w:ind w:left="720" w:hanging="10"/>
        <w:jc w:val="left"/>
        <w:divId w:val="1127164580"/>
      </w:pPr>
    </w:p>
    <w:p w14:paraId="634C7C6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p in pockets:</w:t>
      </w:r>
    </w:p>
    <w:p w14:paraId="084E13B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x1, y1, x2, y2 = map(int, p.bbox)</w:t>
      </w:r>
    </w:p>
    <w:p w14:paraId="36578DE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(x1, y1), (x2, y2), (0, 0, 180), 2)</w:t>
      </w:r>
    </w:p>
    <w:p w14:paraId="57EBADC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"pocket", (x1, max(0, y1 - 5)),</w:t>
      </w:r>
    </w:p>
    <w:p w14:paraId="0775D9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0.42, (0, 0, 180), 1)</w:t>
      </w:r>
    </w:p>
    <w:p w14:paraId="4F1F0391" w14:textId="77777777" w:rsidR="00FD68CB" w:rsidRDefault="00FD68CB" w:rsidP="001609D7">
      <w:pPr>
        <w:shd w:val="clear" w:color="auto" w:fill="F2F2F2" w:themeFill="background1" w:themeFillShade="F2"/>
        <w:spacing w:after="0" w:line="240" w:lineRule="auto"/>
        <w:ind w:left="720" w:hanging="10"/>
        <w:jc w:val="left"/>
        <w:divId w:val="1127164580"/>
      </w:pPr>
    </w:p>
    <w:p w14:paraId="73D8B74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s in cue_sticks:</w:t>
      </w:r>
    </w:p>
    <w:p w14:paraId="5BFC04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x1, y1, x2, y2 = map(int, s.bbox)</w:t>
      </w:r>
    </w:p>
    <w:p w14:paraId="6E3E9C6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(x1, y1), (x2, y2), (0, 140, 255), 2)</w:t>
      </w:r>
    </w:p>
    <w:p w14:paraId="7303C4E1" w14:textId="77777777" w:rsidR="00FD68CB" w:rsidRDefault="00FD68CB" w:rsidP="001609D7">
      <w:pPr>
        <w:shd w:val="clear" w:color="auto" w:fill="F2F2F2" w:themeFill="background1" w:themeFillShade="F2"/>
        <w:spacing w:after="0" w:line="240" w:lineRule="auto"/>
        <w:ind w:left="720" w:hanging="10"/>
        <w:jc w:val="left"/>
        <w:divId w:val="1127164580"/>
      </w:pPr>
    </w:p>
    <w:p w14:paraId="72A4F0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b in balls:</w:t>
      </w:r>
    </w:p>
    <w:p w14:paraId="3CA8C68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x1, y1, x2, y2 = map(int, b.bbox)</w:t>
      </w:r>
    </w:p>
    <w:p w14:paraId="31D56B7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is_target       = (b.stable_cls == lowest_ball)</w:t>
      </w:r>
    </w:p>
    <w:p w14:paraId="6389353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is_waiting_rail = (needs_rail and is_target)</w:t>
      </w:r>
    </w:p>
    <w:p w14:paraId="21CC19B0" w14:textId="77777777" w:rsidR="00FD68CB" w:rsidRDefault="00FD68CB" w:rsidP="001609D7">
      <w:pPr>
        <w:shd w:val="clear" w:color="auto" w:fill="F2F2F2" w:themeFill="background1" w:themeFillShade="F2"/>
        <w:spacing w:after="0" w:line="240" w:lineRule="auto"/>
        <w:ind w:left="720" w:hanging="10"/>
        <w:jc w:val="left"/>
        <w:divId w:val="1127164580"/>
      </w:pPr>
    </w:p>
    <w:p w14:paraId="2E0235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is_waiting_rail:</w:t>
      </w:r>
    </w:p>
    <w:p w14:paraId="25BB06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color, thick = (0, 140, 255), 3</w:t>
      </w:r>
    </w:p>
    <w:p w14:paraId="12EE71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is_target:</w:t>
      </w:r>
    </w:p>
    <w:p w14:paraId="6089C7F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color, thick = (0, 255, 60), 3</w:t>
      </w:r>
    </w:p>
    <w:p w14:paraId="20C8209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3897625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color, thick = (0, 215, 215), 2</w:t>
      </w:r>
    </w:p>
    <w:p w14:paraId="22A3F4B4" w14:textId="77777777" w:rsidR="00FD68CB" w:rsidRDefault="00FD68CB" w:rsidP="001609D7">
      <w:pPr>
        <w:shd w:val="clear" w:color="auto" w:fill="F2F2F2" w:themeFill="background1" w:themeFillShade="F2"/>
        <w:spacing w:after="0" w:line="240" w:lineRule="auto"/>
        <w:ind w:left="720" w:hanging="10"/>
        <w:jc w:val="left"/>
        <w:divId w:val="1127164580"/>
      </w:pPr>
    </w:p>
    <w:p w14:paraId="06EF5C1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(x1, y1), (x2, y2), color, thick)</w:t>
      </w:r>
    </w:p>
    <w:p w14:paraId="27AD52E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F52FCC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label = CLASS_NAMES.get(b.stable_cls, f"#{b.track_id}")</w:t>
      </w:r>
    </w:p>
    <w:p w14:paraId="6DB83E5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is_waiting_rail:</w:t>
      </w:r>
    </w:p>
    <w:p w14:paraId="503CD7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label += " </w:t>
      </w:r>
      <w:r>
        <w:rPr>
          <w:rFonts w:ascii="Segoe UI Emoji" w:hAnsi="Segoe UI Emoji" w:cs="Segoe UI Emoji"/>
        </w:rPr>
        <w:t>⚠</w:t>
      </w:r>
      <w:r>
        <w:t xml:space="preserve"> rail?"</w:t>
      </w:r>
    </w:p>
    <w:p w14:paraId="491C0E9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label += f"  #{b.track_id}"</w:t>
      </w:r>
    </w:p>
    <w:p w14:paraId="5467C4F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BFC0DF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label, (x1, max(0, y1 - 6)),</w:t>
      </w:r>
    </w:p>
    <w:p w14:paraId="7FB0E5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0.42, color, 1)</w:t>
      </w:r>
    </w:p>
    <w:p w14:paraId="407147C1" w14:textId="77777777" w:rsidR="00FD68CB" w:rsidRDefault="00FD68CB" w:rsidP="001609D7">
      <w:pPr>
        <w:shd w:val="clear" w:color="auto" w:fill="F2F2F2" w:themeFill="background1" w:themeFillShade="F2"/>
        <w:spacing w:after="0" w:line="240" w:lineRule="auto"/>
        <w:ind w:left="720" w:hanging="10"/>
        <w:jc w:val="left"/>
        <w:divId w:val="1127164580"/>
      </w:pPr>
    </w:p>
    <w:p w14:paraId="54DA99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cue is not None:</w:t>
      </w:r>
    </w:p>
    <w:p w14:paraId="614AE30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x1, y1, x2, y2 = map(int, cue.bbox)</w:t>
      </w:r>
    </w:p>
    <w:p w14:paraId="10F54F8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(x1, y1), (x2, y2), (255, 255, 255), 2)</w:t>
      </w:r>
    </w:p>
    <w:p w14:paraId="2DF9A84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f"cue  #{cue.track_id}",</w:t>
      </w:r>
    </w:p>
    <w:p w14:paraId="5DBA177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(x1, max(0, y1 - 6)),</w:t>
      </w:r>
    </w:p>
    <w:p w14:paraId="47222DD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0.42, (255, 255, 255), 1)</w:t>
      </w:r>
    </w:p>
    <w:p w14:paraId="0546024E" w14:textId="77777777" w:rsidR="00FD68CB" w:rsidRDefault="00FD68CB" w:rsidP="001609D7">
      <w:pPr>
        <w:shd w:val="clear" w:color="auto" w:fill="F2F2F2" w:themeFill="background1" w:themeFillShade="F2"/>
        <w:spacing w:after="0" w:line="240" w:lineRule="auto"/>
        <w:ind w:left="720" w:hanging="10"/>
        <w:jc w:val="left"/>
        <w:divId w:val="1127164580"/>
      </w:pPr>
    </w:p>
    <w:p w14:paraId="69D31258"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history = self.ball_positions[cue.track_id]</w:t>
      </w:r>
    </w:p>
    <w:p w14:paraId="6173BA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FB43B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lookback_frames = int(self.fps * 0.2) </w:t>
      </w:r>
    </w:p>
    <w:p w14:paraId="306B61A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228D9E0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len(history) &gt;= 2:</w:t>
      </w:r>
    </w:p>
    <w:p w14:paraId="2DF551E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past_idx = max(0, len(history) - lookback_frames - 1)</w:t>
      </w:r>
    </w:p>
    <w:p w14:paraId="375319E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past_center = history[past_idx]</w:t>
      </w:r>
    </w:p>
    <w:p w14:paraId="0A16763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curr_center = cue.center</w:t>
      </w:r>
    </w:p>
    <w:p w14:paraId="1AC2AD2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97A2E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dx = curr_center[0] - past_center[0]</w:t>
      </w:r>
    </w:p>
    <w:p w14:paraId="1F56C33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dy = curr_center[1] - past_center[1]</w:t>
      </w:r>
    </w:p>
    <w:p w14:paraId="5E8BB8D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1401D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dist = (dx**2 + dy**2)**0.5</w:t>
      </w:r>
    </w:p>
    <w:p w14:paraId="03A8487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69F163B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dist &gt; 5.0:</w:t>
      </w:r>
    </w:p>
    <w:p w14:paraId="6C8B0C7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scale = 2.5 </w:t>
      </w:r>
    </w:p>
    <w:p w14:paraId="2D6A18C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5A458BB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pred_x = int(curr_center[0] + dx * scale)</w:t>
      </w:r>
    </w:p>
    <w:p w14:paraId="390CF9B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pred_y = int(curr_center[1] + dy * scale)</w:t>
      </w:r>
    </w:p>
    <w:p w14:paraId="41D5ABD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D2E2B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cv2.line(out, (int(curr_center[0]), int(curr_center[1])), </w:t>
      </w:r>
    </w:p>
    <w:p w14:paraId="2F40EF4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(pred_x, pred_y), (255, 255, 0), 2)</w:t>
      </w:r>
    </w:p>
    <w:p w14:paraId="69289F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566BC11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cv2.circle(out, (pred_x, pred_y), 4, (0, 0, 255), -1)</w:t>
      </w:r>
    </w:p>
    <w:p w14:paraId="7EDC8997" w14:textId="77777777" w:rsidR="00FD68CB" w:rsidRDefault="00FD68CB" w:rsidP="001609D7">
      <w:pPr>
        <w:shd w:val="clear" w:color="auto" w:fill="F2F2F2" w:themeFill="background1" w:themeFillShade="F2"/>
        <w:spacing w:after="0" w:line="240" w:lineRule="auto"/>
        <w:ind w:left="720" w:hanging="10"/>
        <w:jc w:val="left"/>
        <w:divId w:val="1127164580"/>
      </w:pPr>
    </w:p>
    <w:p w14:paraId="6D9763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panel_bottom = 120 + (len(self.event_log) * 25)</w:t>
      </w:r>
    </w:p>
    <w:p w14:paraId="63C0245E" w14:textId="77777777" w:rsidR="00FD68CB" w:rsidRDefault="00FD68CB" w:rsidP="001609D7">
      <w:pPr>
        <w:shd w:val="clear" w:color="auto" w:fill="F2F2F2" w:themeFill="background1" w:themeFillShade="F2"/>
        <w:spacing w:after="0" w:line="240" w:lineRule="auto"/>
        <w:ind w:left="720" w:hanging="10"/>
        <w:jc w:val="left"/>
        <w:divId w:val="1127164580"/>
      </w:pPr>
    </w:p>
    <w:p w14:paraId="5D4015F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ov = out.copy()</w:t>
      </w:r>
    </w:p>
    <w:p w14:paraId="7E97B38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cv2.rectangle(ov, (8, 8), (600, panel_bottom), (0, 0, 0), -1)</w:t>
      </w:r>
    </w:p>
    <w:p w14:paraId="1CCFBD4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cv2.addWeighted(ov, 0.55, out, 0.45, 0, out)</w:t>
      </w:r>
    </w:p>
    <w:p w14:paraId="689D284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(8, 8), (600, panel_bottom), (0, 200, 200), 2)</w:t>
      </w:r>
    </w:p>
    <w:p w14:paraId="701F23AD" w14:textId="77777777" w:rsidR="00FD68CB" w:rsidRDefault="00FD68CB" w:rsidP="001609D7">
      <w:pPr>
        <w:shd w:val="clear" w:color="auto" w:fill="F2F2F2" w:themeFill="background1" w:themeFillShade="F2"/>
        <w:spacing w:after="0" w:line="240" w:lineRule="auto"/>
        <w:ind w:left="720" w:hanging="10"/>
        <w:jc w:val="left"/>
        <w:divId w:val="1127164580"/>
      </w:pPr>
    </w:p>
    <w:p w14:paraId="75A895A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"LOWEST BALL ON TABLE",</w:t>
      </w:r>
    </w:p>
    <w:p w14:paraId="5F8271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(22, 40), cv2.FONT_HERSHEY_SIMPLEX,</w:t>
      </w:r>
    </w:p>
    <w:p w14:paraId="2A4169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0.65, (160, 200, 200), 2)</w:t>
      </w:r>
    </w:p>
    <w:p w14:paraId="2A66BAB0" w14:textId="77777777" w:rsidR="00FD68CB" w:rsidRDefault="00FD68CB" w:rsidP="001609D7">
      <w:pPr>
        <w:shd w:val="clear" w:color="auto" w:fill="F2F2F2" w:themeFill="background1" w:themeFillShade="F2"/>
        <w:spacing w:after="0" w:line="240" w:lineRule="auto"/>
        <w:ind w:left="720" w:hanging="10"/>
        <w:jc w:val="left"/>
        <w:divId w:val="1127164580"/>
      </w:pPr>
    </w:p>
    <w:p w14:paraId="4214AB8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lowest_ball is not None:</w:t>
      </w:r>
    </w:p>
    <w:p w14:paraId="2E065A9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label    = CLASS_NAMES[lowest_ball]</w:t>
      </w:r>
    </w:p>
    <w:p w14:paraId="44CD9A2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col_name = BALL_COLOR_ID.get(lowest_ball, "")</w:t>
      </w:r>
    </w:p>
    <w:p w14:paraId="1E9EF74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swatch   = BALL_BGR.get(lowest_ball)</w:t>
      </w:r>
    </w:p>
    <w:p w14:paraId="5381FC7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sx, sy, sr = 34, 74, 16</w:t>
      </w:r>
    </w:p>
    <w:p w14:paraId="3CC05E77" w14:textId="77777777" w:rsidR="00FD68CB" w:rsidRDefault="00FD68CB" w:rsidP="001609D7">
      <w:pPr>
        <w:shd w:val="clear" w:color="auto" w:fill="F2F2F2" w:themeFill="background1" w:themeFillShade="F2"/>
        <w:spacing w:after="0" w:line="240" w:lineRule="auto"/>
        <w:ind w:left="720" w:hanging="10"/>
        <w:jc w:val="left"/>
        <w:divId w:val="1127164580"/>
      </w:pPr>
    </w:p>
    <w:p w14:paraId="3AF4DC4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isinstance(swatch, tuple) and swatch and isinstance(swatch[0], tuple):</w:t>
      </w:r>
    </w:p>
    <w:p w14:paraId="5EB2D8C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cv2.ellipse(out, (sx, sy), (sr, sr), 0, 180, 360, swatch[0], -1)</w:t>
      </w:r>
    </w:p>
    <w:p w14:paraId="0E33D7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cv2.ellipse(out, (sx, sy), (sr, sr), 0,   0, 180, swatch[1], -1)</w:t>
      </w:r>
    </w:p>
    <w:p w14:paraId="75DF886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elif swatch is not None:</w:t>
      </w:r>
    </w:p>
    <w:p w14:paraId="1B8143D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cv2.circle(out, (sx, sy), sr, swatch, -1)</w:t>
      </w:r>
    </w:p>
    <w:p w14:paraId="491385C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cv2.circle(out, (sx, sy), sr, (255, 255, 255), 2)</w:t>
      </w:r>
    </w:p>
    <w:p w14:paraId="0CFF65B5" w14:textId="77777777" w:rsidR="00FD68CB" w:rsidRDefault="00FD68CB" w:rsidP="001609D7">
      <w:pPr>
        <w:shd w:val="clear" w:color="auto" w:fill="F2F2F2" w:themeFill="background1" w:themeFillShade="F2"/>
        <w:spacing w:after="0" w:line="240" w:lineRule="auto"/>
        <w:ind w:left="720" w:hanging="10"/>
        <w:jc w:val="left"/>
        <w:divId w:val="1127164580"/>
      </w:pPr>
    </w:p>
    <w:p w14:paraId="3CED78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text = f"{label} [{col_name}]" if col_name else label</w:t>
      </w:r>
    </w:p>
    <w:p w14:paraId="7D307189"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cv2.putText(out, text, (sx + sr + 14, sy + 9),</w:t>
      </w:r>
    </w:p>
    <w:p w14:paraId="4680937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0.95, (255, 255, 255), 2)</w:t>
      </w:r>
    </w:p>
    <w:p w14:paraId="4DA668C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else:</w:t>
      </w:r>
    </w:p>
    <w:p w14:paraId="040EF37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"NONE DETECTED", (22, 85),</w:t>
      </w:r>
    </w:p>
    <w:p w14:paraId="4C9DD24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1.0, (130, 130, 130), 3)</w:t>
      </w:r>
    </w:p>
    <w:p w14:paraId="5D9999CE" w14:textId="77777777" w:rsidR="00FD68CB" w:rsidRDefault="00FD68CB" w:rsidP="001609D7">
      <w:pPr>
        <w:shd w:val="clear" w:color="auto" w:fill="F2F2F2" w:themeFill="background1" w:themeFillShade="F2"/>
        <w:spacing w:after="0" w:line="240" w:lineRule="auto"/>
        <w:ind w:left="720" w:hanging="10"/>
        <w:jc w:val="left"/>
        <w:divId w:val="1127164580"/>
      </w:pPr>
    </w:p>
    <w:p w14:paraId="68AE58C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y_offset = 125</w:t>
      </w:r>
    </w:p>
    <w:p w14:paraId="0390246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event_str in self.event_log:</w:t>
      </w:r>
    </w:p>
    <w:p w14:paraId="4BD07A8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event_str, (22, y_offset),</w:t>
      </w:r>
    </w:p>
    <w:p w14:paraId="17F945F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cv2.FONT_HERSHEY_SIMPLEX, 0.55, (220, 220, 220), 2)</w:t>
      </w:r>
    </w:p>
    <w:p w14:paraId="50FED68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y_offset += 25</w:t>
      </w:r>
    </w:p>
    <w:p w14:paraId="5B799851" w14:textId="77777777" w:rsidR="00FD68CB" w:rsidRDefault="00FD68CB" w:rsidP="001609D7">
      <w:pPr>
        <w:shd w:val="clear" w:color="auto" w:fill="F2F2F2" w:themeFill="background1" w:themeFillShade="F2"/>
        <w:spacing w:after="0" w:line="240" w:lineRule="auto"/>
        <w:ind w:left="720" w:hanging="10"/>
        <w:jc w:val="left"/>
        <w:divId w:val="1127164580"/>
      </w:pPr>
    </w:p>
    <w:p w14:paraId="62D544F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SHOW_CONTACT_DEBUG:</w:t>
      </w:r>
    </w:p>
    <w:p w14:paraId="2AC4E83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_names(ids):</w:t>
      </w:r>
    </w:p>
    <w:p w14:paraId="5F0D704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ids:</w:t>
      </w:r>
    </w:p>
    <w:p w14:paraId="219A308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w:t>
      </w:r>
    </w:p>
    <w:p w14:paraId="3343D2B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 ".join(CLASS_NAMES.get(i, f"#{i}") for i in sorted(ids))</w:t>
      </w:r>
    </w:p>
    <w:p w14:paraId="4BF7174F" w14:textId="77777777" w:rsidR="00FD68CB" w:rsidRDefault="00FD68CB" w:rsidP="001609D7">
      <w:pPr>
        <w:shd w:val="clear" w:color="auto" w:fill="F2F2F2" w:themeFill="background1" w:themeFillShade="F2"/>
        <w:spacing w:after="0" w:line="240" w:lineRule="auto"/>
        <w:ind w:left="720" w:hanging="10"/>
        <w:jc w:val="left"/>
        <w:divId w:val="1127164580"/>
      </w:pPr>
    </w:p>
    <w:p w14:paraId="61461C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dbg_lines = [</w:t>
      </w:r>
    </w:p>
    <w:p w14:paraId="59B961D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f"shot={self.shot_in_progress}  contact={self.contact_occurred_this_shot}",</w:t>
      </w:r>
    </w:p>
    <w:p w14:paraId="37EB25B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f"traj_cand: {_names(self.trajectory_candidates)}",</w:t>
      </w:r>
    </w:p>
    <w:p w14:paraId="531372B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f"moved:     {_names(self.balls_moved_this_shot.keys())}",</w:t>
      </w:r>
    </w:p>
    <w:p w14:paraId="2C24B3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f"potted:    {_names(self.potted_balls)}",</w:t>
      </w:r>
    </w:p>
    <w:p w14:paraId="16F486C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3DE46B5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dh = out.shape[0]</w:t>
      </w:r>
    </w:p>
    <w:p w14:paraId="7EF6047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y0 = dh - 18 - (len(dbg_lines) - 1) * 22</w:t>
      </w:r>
    </w:p>
    <w:p w14:paraId="3F1788E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for i, line in enumerate(dbg_lines):</w:t>
      </w:r>
    </w:p>
    <w:p w14:paraId="04ECD1A1"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y = y0 + i * 22</w:t>
      </w:r>
    </w:p>
    <w:p w14:paraId="0C32C5B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line, (12, y), cv2.FONT_HERSHEY_SIMPLEX,</w:t>
      </w:r>
    </w:p>
    <w:p w14:paraId="12D6AD4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0.5, (0, 0, 0), 3)</w:t>
      </w:r>
    </w:p>
    <w:p w14:paraId="50C178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line, (12, y), cv2.FONT_HERSHEY_SIMPLEX,</w:t>
      </w:r>
    </w:p>
    <w:p w14:paraId="2948B53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0.5, (80, 255, 255), 1)</w:t>
      </w:r>
    </w:p>
    <w:p w14:paraId="655C3998" w14:textId="77777777" w:rsidR="00FD68CB" w:rsidRDefault="00FD68CB" w:rsidP="001609D7">
      <w:pPr>
        <w:shd w:val="clear" w:color="auto" w:fill="F2F2F2" w:themeFill="background1" w:themeFillShade="F2"/>
        <w:spacing w:after="0" w:line="240" w:lineRule="auto"/>
        <w:ind w:left="720" w:hanging="10"/>
        <w:jc w:val="left"/>
        <w:divId w:val="1127164580"/>
      </w:pPr>
    </w:p>
    <w:p w14:paraId="1E1A74C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out = self._render_foul_banner(out)</w:t>
      </w:r>
    </w:p>
    <w:p w14:paraId="77FEDA18" w14:textId="77777777" w:rsidR="00FD68CB" w:rsidRDefault="00FD68CB" w:rsidP="001609D7">
      <w:pPr>
        <w:shd w:val="clear" w:color="auto" w:fill="F2F2F2" w:themeFill="background1" w:themeFillShade="F2"/>
        <w:spacing w:after="0" w:line="240" w:lineRule="auto"/>
        <w:ind w:left="720" w:hanging="10"/>
        <w:jc w:val="left"/>
        <w:divId w:val="1127164580"/>
      </w:pPr>
    </w:p>
    <w:p w14:paraId="0701C8D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out</w:t>
      </w:r>
    </w:p>
    <w:p w14:paraId="6A82151A" w14:textId="77777777" w:rsidR="00FD68CB" w:rsidRDefault="00FD68CB" w:rsidP="001609D7">
      <w:pPr>
        <w:shd w:val="clear" w:color="auto" w:fill="F2F2F2" w:themeFill="background1" w:themeFillShade="F2"/>
        <w:spacing w:after="0" w:line="240" w:lineRule="auto"/>
        <w:ind w:left="720" w:hanging="10"/>
        <w:jc w:val="left"/>
        <w:divId w:val="1127164580"/>
      </w:pPr>
    </w:p>
    <w:p w14:paraId="1B70671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_render_foul_banner(self, out):</w:t>
      </w:r>
    </w:p>
    <w:p w14:paraId="4230366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"""Draw the active red FOUL banner onto `out`, auto-fit to frame width.</w:t>
      </w:r>
    </w:p>
    <w:p w14:paraId="4EA4AF3D" w14:textId="77777777" w:rsidR="00FD68CB" w:rsidRDefault="00FD68CB" w:rsidP="001609D7">
      <w:pPr>
        <w:shd w:val="clear" w:color="auto" w:fill="F2F2F2" w:themeFill="background1" w:themeFillShade="F2"/>
        <w:spacing w:after="0" w:line="240" w:lineRule="auto"/>
        <w:ind w:left="720" w:hanging="10"/>
        <w:jc w:val="left"/>
        <w:divId w:val="1127164580"/>
      </w:pPr>
    </w:p>
    <w:p w14:paraId="1EE3A77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Extracted so the end-of-video fouls (registered in the finally block,</w:t>
      </w:r>
    </w:p>
    <w:p w14:paraId="1E9CD7E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after the last _draw) can also stamp their banner onto the final frame.</w:t>
      </w:r>
    </w:p>
    <w:p w14:paraId="02127D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t>
      </w:r>
    </w:p>
    <w:p w14:paraId="1A550D6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not (self.foul_banner_text</w:t>
      </w:r>
    </w:p>
    <w:p w14:paraId="4BF1126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and self.frame_idx &lt; self.foul_banner_until_frame):</w:t>
      </w:r>
    </w:p>
    <w:p w14:paraId="7A5BB0F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out</w:t>
      </w:r>
    </w:p>
    <w:p w14:paraId="2A9FD7E2" w14:textId="77777777" w:rsidR="00FD68CB" w:rsidRDefault="00FD68CB" w:rsidP="001609D7">
      <w:pPr>
        <w:shd w:val="clear" w:color="auto" w:fill="F2F2F2" w:themeFill="background1" w:themeFillShade="F2"/>
        <w:spacing w:after="0" w:line="240" w:lineRule="auto"/>
        <w:ind w:left="720" w:hanging="10"/>
        <w:jc w:val="left"/>
        <w:divId w:val="1127164580"/>
      </w:pPr>
    </w:p>
    <w:p w14:paraId="5129B3C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      = out.shape[1]</w:t>
      </w:r>
    </w:p>
    <w:p w14:paraId="47E26F0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banner = f"  FOUL: {self.foul_banner_text}  "</w:t>
      </w:r>
    </w:p>
    <w:p w14:paraId="54CA0694"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font   = cv2.FONT_HERSHEY_SIMPLEX</w:t>
      </w:r>
    </w:p>
    <w:p w14:paraId="656B4D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thick  = 2</w:t>
      </w:r>
    </w:p>
    <w:p w14:paraId="609A82F3" w14:textId="77777777" w:rsidR="00FD68CB" w:rsidRDefault="00FD68CB" w:rsidP="001609D7">
      <w:pPr>
        <w:shd w:val="clear" w:color="auto" w:fill="F2F2F2" w:themeFill="background1" w:themeFillShade="F2"/>
        <w:spacing w:after="0" w:line="240" w:lineRule="auto"/>
        <w:ind w:left="720" w:hanging="10"/>
        <w:jc w:val="left"/>
        <w:divId w:val="1127164580"/>
      </w:pPr>
    </w:p>
    <w:p w14:paraId="229E810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scale = 0.85</w:t>
      </w:r>
    </w:p>
    <w:p w14:paraId="35C93187"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(tw, th), _ = cv2.getTextSize(banner, font, scale, thick)</w:t>
      </w:r>
    </w:p>
    <w:p w14:paraId="027DDA2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while tw &gt; (w - 20) and scale &gt; 0.4:</w:t>
      </w:r>
    </w:p>
    <w:p w14:paraId="31275A1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scale -= 0.05</w:t>
      </w:r>
    </w:p>
    <w:p w14:paraId="4DB8269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(tw, th), _ = cv2.getTextSize(banner, font, scale, thick)</w:t>
      </w:r>
    </w:p>
    <w:p w14:paraId="2CAD0722" w14:textId="77777777" w:rsidR="00FD68CB" w:rsidRDefault="00FD68CB" w:rsidP="001609D7">
      <w:pPr>
        <w:shd w:val="clear" w:color="auto" w:fill="F2F2F2" w:themeFill="background1" w:themeFillShade="F2"/>
        <w:spacing w:after="0" w:line="240" w:lineRule="auto"/>
        <w:ind w:left="720" w:hanging="10"/>
        <w:jc w:val="left"/>
        <w:divId w:val="1127164580"/>
      </w:pPr>
    </w:p>
    <w:p w14:paraId="04F7778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by = 20</w:t>
      </w:r>
    </w:p>
    <w:p w14:paraId="24B01C4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bx = max(10, w - tw - 10)</w:t>
      </w:r>
    </w:p>
    <w:p w14:paraId="133A95A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(bx, by),</w:t>
      </w:r>
    </w:p>
    <w:p w14:paraId="498C262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(bx + tw, by + th + 20), (0, 0, 190), -1)</w:t>
      </w:r>
    </w:p>
    <w:p w14:paraId="20A04AA9"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cv2.rectangle(out, (bx, by),</w:t>
      </w:r>
    </w:p>
    <w:p w14:paraId="405CFA7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(bx + tw, by + th + 20), (80, 80, 255), 2)</w:t>
      </w:r>
    </w:p>
    <w:p w14:paraId="4A02064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cv2.putText(out, banner, (bx, by + th + 7),</w:t>
      </w:r>
    </w:p>
    <w:p w14:paraId="4AB83B4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font, scale, (255, 255, 255), thick)</w:t>
      </w:r>
    </w:p>
    <w:p w14:paraId="18C69F9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return out</w:t>
      </w:r>
    </w:p>
    <w:p w14:paraId="16E5D979" w14:textId="77777777" w:rsidR="00FD68CB" w:rsidRDefault="00FD68CB" w:rsidP="001609D7">
      <w:pPr>
        <w:shd w:val="clear" w:color="auto" w:fill="F2F2F2" w:themeFill="background1" w:themeFillShade="F2"/>
        <w:spacing w:after="0" w:line="240" w:lineRule="auto"/>
        <w:ind w:left="720" w:hanging="10"/>
        <w:jc w:val="left"/>
        <w:divId w:val="1127164580"/>
      </w:pPr>
    </w:p>
    <w:p w14:paraId="0AD4BA79" w14:textId="77777777" w:rsidR="00FD68CB" w:rsidRDefault="00FD68CB" w:rsidP="001609D7">
      <w:pPr>
        <w:shd w:val="clear" w:color="auto" w:fill="F2F2F2" w:themeFill="background1" w:themeFillShade="F2"/>
        <w:spacing w:after="0" w:line="240" w:lineRule="auto"/>
        <w:ind w:left="720" w:hanging="10"/>
        <w:jc w:val="left"/>
        <w:divId w:val="1127164580"/>
      </w:pPr>
    </w:p>
    <w:p w14:paraId="1E025A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_register_foul(self, reason: str):</w:t>
      </w:r>
    </w:p>
    <w:p w14:paraId="5B4FD5A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      = self.frame_idx / max(self.fps, 1e-6)</w:t>
      </w:r>
    </w:p>
    <w:p w14:paraId="20C3532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ts_str = f"[{int(t // 60):02d}:{int(t % 60):02d}]"</w:t>
      </w:r>
    </w:p>
    <w:p w14:paraId="005A254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entry  = f"[{ts_str}]  {reason}"</w:t>
      </w:r>
    </w:p>
    <w:p w14:paraId="1D552FBF" w14:textId="77777777" w:rsidR="00FD68CB" w:rsidRDefault="00FD68CB" w:rsidP="001609D7">
      <w:pPr>
        <w:shd w:val="clear" w:color="auto" w:fill="F2F2F2" w:themeFill="background1" w:themeFillShade="F2"/>
        <w:spacing w:after="0" w:line="240" w:lineRule="auto"/>
        <w:ind w:left="720" w:hanging="10"/>
        <w:jc w:val="left"/>
        <w:divId w:val="1127164580"/>
      </w:pPr>
    </w:p>
    <w:p w14:paraId="68157E2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self._foul_count            += 1</w:t>
      </w:r>
    </w:p>
    <w:p w14:paraId="1B95057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self.foul_banner_text        = reason</w:t>
      </w:r>
    </w:p>
    <w:p w14:paraId="3EFE9C2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self.foul_banner_until_frame = (</w:t>
      </w:r>
    </w:p>
    <w:p w14:paraId="48B8CD9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self.frame_idx + int(FOUL_BANNER_SECS * self.fps))</w:t>
      </w:r>
    </w:p>
    <w:p w14:paraId="74B51D9B" w14:textId="77777777" w:rsidR="00FD68CB" w:rsidRDefault="00FD68CB" w:rsidP="001609D7">
      <w:pPr>
        <w:shd w:val="clear" w:color="auto" w:fill="F2F2F2" w:themeFill="background1" w:themeFillShade="F2"/>
        <w:spacing w:after="0" w:line="240" w:lineRule="auto"/>
        <w:ind w:left="720" w:hanging="10"/>
        <w:jc w:val="left"/>
        <w:divId w:val="1127164580"/>
      </w:pPr>
    </w:p>
    <w:p w14:paraId="633DC32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self.foul_log:</w:t>
      </w:r>
    </w:p>
    <w:p w14:paraId="5373EB0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self.foul_log.write(entry + "\n")</w:t>
      </w:r>
    </w:p>
    <w:p w14:paraId="210D740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self.foul_log.flush()</w:t>
      </w:r>
    </w:p>
    <w:p w14:paraId="1C28A7EE" w14:textId="77777777" w:rsidR="00FD68CB" w:rsidRDefault="00FD68CB" w:rsidP="001609D7">
      <w:pPr>
        <w:shd w:val="clear" w:color="auto" w:fill="F2F2F2" w:themeFill="background1" w:themeFillShade="F2"/>
        <w:spacing w:after="0" w:line="240" w:lineRule="auto"/>
        <w:ind w:left="720" w:hanging="10"/>
        <w:jc w:val="left"/>
        <w:divId w:val="1127164580"/>
      </w:pPr>
    </w:p>
    <w:p w14:paraId="5EBF0D3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_add():</w:t>
      </w:r>
    </w:p>
    <w:p w14:paraId="626A897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self.foul_listbox.insert(tk.END, entry)</w:t>
      </w:r>
    </w:p>
    <w:p w14:paraId="2C295515"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self.foul_listbox.see(tk.END)</w:t>
      </w:r>
    </w:p>
    <w:p w14:paraId="48B1C3D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_add)</w:t>
      </w:r>
    </w:p>
    <w:p w14:paraId="66B31EAB" w14:textId="77777777" w:rsidR="00FD68CB" w:rsidRDefault="00FD68CB" w:rsidP="001609D7">
      <w:pPr>
        <w:shd w:val="clear" w:color="auto" w:fill="F2F2F2" w:themeFill="background1" w:themeFillShade="F2"/>
        <w:spacing w:after="0" w:line="240" w:lineRule="auto"/>
        <w:ind w:left="720" w:hanging="10"/>
        <w:jc w:val="left"/>
        <w:divId w:val="1127164580"/>
      </w:pPr>
    </w:p>
    <w:p w14:paraId="00AC60D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_display_frame(self, frame_bgr):</w:t>
      </w:r>
    </w:p>
    <w:p w14:paraId="700CB07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h, w = frame_bgr.shape[:2]</w:t>
      </w:r>
    </w:p>
    <w:p w14:paraId="31DB79B6"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max_w = 1200</w:t>
      </w:r>
    </w:p>
    <w:p w14:paraId="4BD9197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if w &gt; max_w:</w:t>
      </w:r>
    </w:p>
    <w:p w14:paraId="62B244EA"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scale     = max_w / w</w:t>
      </w:r>
    </w:p>
    <w:p w14:paraId="6C0AB3A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frame_bgr = cv2.resize(frame_bgr, (max_w, int(h * scale)))</w:t>
      </w:r>
    </w:p>
    <w:p w14:paraId="719BD88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rgb = cv2.cvtColor(frame_bgr, cv2.COLOR_BGR2RGB)</w:t>
      </w:r>
    </w:p>
    <w:p w14:paraId="02CF77DC" w14:textId="77777777" w:rsidR="00FD68CB" w:rsidRDefault="00FD68CB" w:rsidP="001609D7">
      <w:pPr>
        <w:shd w:val="clear" w:color="auto" w:fill="F2F2F2" w:themeFill="background1" w:themeFillShade="F2"/>
        <w:spacing w:after="0" w:line="240" w:lineRule="auto"/>
        <w:ind w:left="720" w:hanging="10"/>
        <w:jc w:val="left"/>
        <w:divId w:val="1127164580"/>
      </w:pPr>
    </w:p>
    <w:p w14:paraId="6C35F648"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_update():</w:t>
      </w:r>
    </w:p>
    <w:p w14:paraId="6D360D4F"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img   = Image.fromarray(rgb)</w:t>
      </w:r>
    </w:p>
    <w:p w14:paraId="4DA988DC"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imgtk = ImageTk.PhotoImage(image=img)</w:t>
      </w:r>
    </w:p>
    <w:p w14:paraId="7BF42ED1" w14:textId="77777777" w:rsidR="00FD68CB" w:rsidRDefault="00FD68CB" w:rsidP="001609D7">
      <w:pPr>
        <w:shd w:val="clear" w:color="auto" w:fill="F2F2F2" w:themeFill="background1" w:themeFillShade="F2"/>
        <w:spacing w:after="0" w:line="240" w:lineRule="auto"/>
        <w:ind w:left="720" w:hanging="10"/>
        <w:jc w:val="left"/>
        <w:divId w:val="1127164580"/>
      </w:pPr>
      <w:r>
        <w:lastRenderedPageBreak/>
        <w:t xml:space="preserve">            self.video_lbl.imgtk = imgtk</w:t>
      </w:r>
    </w:p>
    <w:p w14:paraId="61B5126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self.video_lbl.config(image=imgtk)</w:t>
      </w:r>
    </w:p>
    <w:p w14:paraId="7A8F79F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self.root.after(0, _update)</w:t>
      </w:r>
    </w:p>
    <w:p w14:paraId="6D45F6CD" w14:textId="77777777" w:rsidR="00FD68CB" w:rsidRDefault="00FD68CB" w:rsidP="001609D7">
      <w:pPr>
        <w:shd w:val="clear" w:color="auto" w:fill="F2F2F2" w:themeFill="background1" w:themeFillShade="F2"/>
        <w:spacing w:after="0" w:line="240" w:lineRule="auto"/>
        <w:ind w:left="720" w:hanging="10"/>
        <w:jc w:val="left"/>
        <w:divId w:val="1127164580"/>
      </w:pPr>
    </w:p>
    <w:p w14:paraId="301A182D" w14:textId="77777777" w:rsidR="00FD68CB" w:rsidRDefault="00FD68CB" w:rsidP="001609D7">
      <w:pPr>
        <w:shd w:val="clear" w:color="auto" w:fill="F2F2F2" w:themeFill="background1" w:themeFillShade="F2"/>
        <w:spacing w:after="0" w:line="240" w:lineRule="auto"/>
        <w:ind w:left="720" w:hanging="10"/>
        <w:jc w:val="left"/>
        <w:divId w:val="1127164580"/>
      </w:pPr>
    </w:p>
    <w:p w14:paraId="741E3A01" w14:textId="77777777" w:rsidR="00FD68CB" w:rsidRDefault="00FD68CB" w:rsidP="001609D7">
      <w:pPr>
        <w:shd w:val="clear" w:color="auto" w:fill="F2F2F2" w:themeFill="background1" w:themeFillShade="F2"/>
        <w:spacing w:after="0" w:line="240" w:lineRule="auto"/>
        <w:ind w:left="720" w:hanging="10"/>
        <w:jc w:val="left"/>
        <w:divId w:val="1127164580"/>
      </w:pPr>
    </w:p>
    <w:p w14:paraId="46A43964" w14:textId="77777777" w:rsidR="00FD68CB" w:rsidRDefault="00FD68CB" w:rsidP="001609D7">
      <w:pPr>
        <w:shd w:val="clear" w:color="auto" w:fill="F2F2F2" w:themeFill="background1" w:themeFillShade="F2"/>
        <w:spacing w:after="0" w:line="240" w:lineRule="auto"/>
        <w:ind w:left="720" w:hanging="10"/>
        <w:jc w:val="left"/>
        <w:divId w:val="1127164580"/>
      </w:pPr>
      <w:r>
        <w:t>if __name__ == "__main__":</w:t>
      </w:r>
    </w:p>
    <w:p w14:paraId="253A831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root = tk.Tk()</w:t>
      </w:r>
    </w:p>
    <w:p w14:paraId="50C35042"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app = FoulDetectorApp(root)</w:t>
      </w:r>
    </w:p>
    <w:p w14:paraId="6FEAE471" w14:textId="77777777" w:rsidR="00FD68CB" w:rsidRDefault="00FD68CB" w:rsidP="001609D7">
      <w:pPr>
        <w:shd w:val="clear" w:color="auto" w:fill="F2F2F2" w:themeFill="background1" w:themeFillShade="F2"/>
        <w:spacing w:after="0" w:line="240" w:lineRule="auto"/>
        <w:ind w:left="720" w:hanging="10"/>
        <w:jc w:val="left"/>
        <w:divId w:val="1127164580"/>
      </w:pPr>
    </w:p>
    <w:p w14:paraId="214AB58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def _on_close():</w:t>
      </w:r>
    </w:p>
    <w:p w14:paraId="4A235DF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try:</w:t>
      </w:r>
    </w:p>
    <w:p w14:paraId="49D825EB"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app.is_recording = False</w:t>
      </w:r>
    </w:p>
    <w:p w14:paraId="04337EC4"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app.is_playing = False</w:t>
      </w:r>
    </w:p>
    <w:p w14:paraId="4692E93D"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except Exception:</w:t>
      </w:r>
    </w:p>
    <w:p w14:paraId="0D0AA04E"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pass</w:t>
      </w:r>
    </w:p>
    <w:p w14:paraId="6BB48D53"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root.destroy()</w:t>
      </w:r>
    </w:p>
    <w:p w14:paraId="089EA3D0" w14:textId="77777777" w:rsidR="00FD68CB" w:rsidRDefault="00FD68CB" w:rsidP="001609D7">
      <w:pPr>
        <w:shd w:val="clear" w:color="auto" w:fill="F2F2F2" w:themeFill="background1" w:themeFillShade="F2"/>
        <w:spacing w:after="0" w:line="240" w:lineRule="auto"/>
        <w:ind w:left="720" w:hanging="10"/>
        <w:jc w:val="left"/>
        <w:divId w:val="1127164580"/>
      </w:pPr>
    </w:p>
    <w:p w14:paraId="48FF2360" w14:textId="77777777" w:rsidR="00FD68CB" w:rsidRDefault="00FD68CB" w:rsidP="001609D7">
      <w:pPr>
        <w:shd w:val="clear" w:color="auto" w:fill="F2F2F2" w:themeFill="background1" w:themeFillShade="F2"/>
        <w:spacing w:after="0" w:line="240" w:lineRule="auto"/>
        <w:ind w:left="720" w:hanging="10"/>
        <w:jc w:val="left"/>
        <w:divId w:val="1127164580"/>
      </w:pPr>
      <w:r>
        <w:t xml:space="preserve">    root.protocol("WM_DELETE_WINDOW", _on_close)</w:t>
      </w:r>
    </w:p>
    <w:p w14:paraId="33E411A1" w14:textId="0905FC1A" w:rsidR="00FD68CB" w:rsidRDefault="00FD68CB" w:rsidP="001609D7">
      <w:pPr>
        <w:shd w:val="clear" w:color="auto" w:fill="F2F2F2" w:themeFill="background1" w:themeFillShade="F2"/>
        <w:spacing w:after="0" w:line="240" w:lineRule="auto"/>
        <w:ind w:left="720" w:hanging="10"/>
        <w:jc w:val="left"/>
        <w:divId w:val="1127164580"/>
      </w:pPr>
      <w:r>
        <w:t xml:space="preserve">    root.mainloop()</w:t>
      </w:r>
    </w:p>
    <w:p w14:paraId="45A523B9" w14:textId="6B584579" w:rsidR="00D62627" w:rsidRDefault="00D62627" w:rsidP="001609D7">
      <w:pPr>
        <w:shd w:val="clear" w:color="auto" w:fill="F2F2F2" w:themeFill="background1" w:themeFillShade="F2"/>
        <w:spacing w:after="0" w:line="240" w:lineRule="auto"/>
        <w:ind w:left="720" w:hanging="10"/>
        <w:jc w:val="left"/>
        <w:divId w:val="1127164580"/>
      </w:pPr>
    </w:p>
    <w:p w14:paraId="378FBC7D" w14:textId="203EDD94" w:rsidR="00D62627" w:rsidRDefault="00D62627" w:rsidP="00D62627">
      <w:pPr>
        <w:spacing w:after="0" w:line="240" w:lineRule="auto"/>
        <w:ind w:left="720" w:hanging="10"/>
        <w:jc w:val="left"/>
        <w:divId w:val="1127164580"/>
      </w:pPr>
    </w:p>
    <w:p w14:paraId="26C74C43" w14:textId="46C5637B" w:rsidR="00D62627" w:rsidRDefault="00D62627" w:rsidP="00D62627">
      <w:pPr>
        <w:spacing w:after="0" w:line="240" w:lineRule="auto"/>
        <w:ind w:left="720" w:hanging="10"/>
        <w:jc w:val="left"/>
        <w:divId w:val="1127164580"/>
      </w:pPr>
    </w:p>
    <w:p w14:paraId="1D8647EB" w14:textId="6831152D" w:rsidR="00D62627" w:rsidRDefault="00D62627" w:rsidP="00ED1810">
      <w:pPr>
        <w:pStyle w:val="Lampiran"/>
        <w:divId w:val="1127164580"/>
      </w:pPr>
      <w:bookmarkStart w:id="222" w:name="_Toc233123736"/>
      <w:r>
        <w:t>LAMPIRAN 2 (Model_Testing.py)</w:t>
      </w:r>
      <w:bookmarkEnd w:id="222"/>
    </w:p>
    <w:p w14:paraId="13E97F01" w14:textId="77777777" w:rsidR="00086FCF" w:rsidRDefault="00086FCF" w:rsidP="00086FCF">
      <w:pPr>
        <w:spacing w:after="0" w:line="240" w:lineRule="auto"/>
        <w:ind w:left="1360" w:hanging="10"/>
        <w:jc w:val="left"/>
        <w:divId w:val="1127164580"/>
      </w:pPr>
    </w:p>
    <w:p w14:paraId="7FBA0A8C" w14:textId="77777777" w:rsidR="00086FCF" w:rsidRDefault="00086FCF" w:rsidP="00ED1810">
      <w:pPr>
        <w:shd w:val="clear" w:color="auto" w:fill="F2F2F2" w:themeFill="background1" w:themeFillShade="F2"/>
        <w:spacing w:after="0" w:line="240" w:lineRule="auto"/>
        <w:ind w:left="720" w:hanging="10"/>
        <w:jc w:val="left"/>
        <w:divId w:val="1127164580"/>
      </w:pPr>
      <w:r>
        <w:t>import os</w:t>
      </w:r>
    </w:p>
    <w:p w14:paraId="1F339E1D" w14:textId="77777777" w:rsidR="00086FCF" w:rsidRDefault="00086FCF" w:rsidP="00ED1810">
      <w:pPr>
        <w:shd w:val="clear" w:color="auto" w:fill="F2F2F2" w:themeFill="background1" w:themeFillShade="F2"/>
        <w:spacing w:after="0" w:line="240" w:lineRule="auto"/>
        <w:ind w:left="720" w:hanging="10"/>
        <w:jc w:val="left"/>
        <w:divId w:val="1127164580"/>
      </w:pPr>
      <w:r>
        <w:t>import sys</w:t>
      </w:r>
    </w:p>
    <w:p w14:paraId="1A457EC0" w14:textId="77777777" w:rsidR="00086FCF" w:rsidRDefault="00086FCF" w:rsidP="00ED1810">
      <w:pPr>
        <w:shd w:val="clear" w:color="auto" w:fill="F2F2F2" w:themeFill="background1" w:themeFillShade="F2"/>
        <w:spacing w:after="0" w:line="240" w:lineRule="auto"/>
        <w:ind w:left="720" w:hanging="10"/>
        <w:jc w:val="left"/>
        <w:divId w:val="1127164580"/>
      </w:pPr>
      <w:r>
        <w:t>import glob</w:t>
      </w:r>
    </w:p>
    <w:p w14:paraId="771C58C6" w14:textId="77777777" w:rsidR="00086FCF" w:rsidRDefault="00086FCF" w:rsidP="00ED1810">
      <w:pPr>
        <w:shd w:val="clear" w:color="auto" w:fill="F2F2F2" w:themeFill="background1" w:themeFillShade="F2"/>
        <w:spacing w:after="0" w:line="240" w:lineRule="auto"/>
        <w:ind w:left="720" w:hanging="10"/>
        <w:jc w:val="left"/>
        <w:divId w:val="1127164580"/>
      </w:pPr>
      <w:r>
        <w:t>import time</w:t>
      </w:r>
    </w:p>
    <w:p w14:paraId="158699A5" w14:textId="77777777" w:rsidR="00086FCF" w:rsidRDefault="00086FCF" w:rsidP="00ED1810">
      <w:pPr>
        <w:shd w:val="clear" w:color="auto" w:fill="F2F2F2" w:themeFill="background1" w:themeFillShade="F2"/>
        <w:spacing w:after="0" w:line="240" w:lineRule="auto"/>
        <w:ind w:left="720" w:hanging="10"/>
        <w:jc w:val="left"/>
        <w:divId w:val="1127164580"/>
      </w:pPr>
      <w:r>
        <w:t>import threading</w:t>
      </w:r>
    </w:p>
    <w:p w14:paraId="67C11034" w14:textId="77777777" w:rsidR="00086FCF" w:rsidRDefault="00086FCF" w:rsidP="00ED1810">
      <w:pPr>
        <w:shd w:val="clear" w:color="auto" w:fill="F2F2F2" w:themeFill="background1" w:themeFillShade="F2"/>
        <w:spacing w:after="0" w:line="240" w:lineRule="auto"/>
        <w:ind w:left="720" w:hanging="10"/>
        <w:jc w:val="left"/>
        <w:divId w:val="1127164580"/>
      </w:pPr>
      <w:r>
        <w:t>import traceback</w:t>
      </w:r>
    </w:p>
    <w:p w14:paraId="74977CBE" w14:textId="77777777" w:rsidR="00086FCF" w:rsidRDefault="00086FCF" w:rsidP="00ED1810">
      <w:pPr>
        <w:shd w:val="clear" w:color="auto" w:fill="F2F2F2" w:themeFill="background1" w:themeFillShade="F2"/>
        <w:spacing w:after="0" w:line="240" w:lineRule="auto"/>
        <w:ind w:left="720" w:hanging="10"/>
        <w:jc w:val="left"/>
        <w:divId w:val="1127164580"/>
      </w:pPr>
      <w:r>
        <w:t>from contextlib import nullcontext</w:t>
      </w:r>
    </w:p>
    <w:p w14:paraId="72998DC4" w14:textId="77777777" w:rsidR="00086FCF" w:rsidRDefault="00086FCF" w:rsidP="00ED1810">
      <w:pPr>
        <w:shd w:val="clear" w:color="auto" w:fill="F2F2F2" w:themeFill="background1" w:themeFillShade="F2"/>
        <w:spacing w:after="0" w:line="240" w:lineRule="auto"/>
        <w:ind w:left="720" w:hanging="10"/>
        <w:jc w:val="left"/>
        <w:divId w:val="1127164580"/>
      </w:pPr>
    </w:p>
    <w:p w14:paraId="07E08514" w14:textId="77777777" w:rsidR="00086FCF" w:rsidRDefault="00086FCF" w:rsidP="00ED1810">
      <w:pPr>
        <w:shd w:val="clear" w:color="auto" w:fill="F2F2F2" w:themeFill="background1" w:themeFillShade="F2"/>
        <w:spacing w:after="0" w:line="240" w:lineRule="auto"/>
        <w:ind w:left="720" w:hanging="10"/>
        <w:jc w:val="left"/>
        <w:divId w:val="1127164580"/>
      </w:pPr>
      <w:r>
        <w:t>os.environ.setdefault('KMP_DUPLICATE_LIB_OK', 'TRUE')</w:t>
      </w:r>
    </w:p>
    <w:p w14:paraId="4B5E00E5" w14:textId="77777777" w:rsidR="00086FCF" w:rsidRDefault="00086FCF" w:rsidP="00ED1810">
      <w:pPr>
        <w:shd w:val="clear" w:color="auto" w:fill="F2F2F2" w:themeFill="background1" w:themeFillShade="F2"/>
        <w:spacing w:after="0" w:line="240" w:lineRule="auto"/>
        <w:ind w:left="720" w:hanging="10"/>
        <w:jc w:val="left"/>
        <w:divId w:val="1127164580"/>
      </w:pPr>
    </w:p>
    <w:p w14:paraId="7055269B" w14:textId="77777777" w:rsidR="00086FCF" w:rsidRDefault="00086FCF" w:rsidP="00ED1810">
      <w:pPr>
        <w:shd w:val="clear" w:color="auto" w:fill="F2F2F2" w:themeFill="background1" w:themeFillShade="F2"/>
        <w:spacing w:after="0" w:line="240" w:lineRule="auto"/>
        <w:ind w:left="720" w:hanging="10"/>
        <w:jc w:val="left"/>
        <w:divId w:val="1127164580"/>
      </w:pPr>
      <w:r>
        <w:t>SCRIPT_DIR = os.path.dirname(os.path.abspath(__file__))</w:t>
      </w:r>
    </w:p>
    <w:p w14:paraId="0DB70B36" w14:textId="77777777" w:rsidR="00086FCF" w:rsidRDefault="00086FCF" w:rsidP="00ED1810">
      <w:pPr>
        <w:shd w:val="clear" w:color="auto" w:fill="F2F2F2" w:themeFill="background1" w:themeFillShade="F2"/>
        <w:spacing w:after="0" w:line="240" w:lineRule="auto"/>
        <w:ind w:left="720" w:hanging="10"/>
        <w:jc w:val="left"/>
        <w:divId w:val="1127164580"/>
      </w:pPr>
    </w:p>
    <w:p w14:paraId="4235D6AE" w14:textId="77777777" w:rsidR="00086FCF" w:rsidRDefault="00086FCF" w:rsidP="00ED1810">
      <w:pPr>
        <w:shd w:val="clear" w:color="auto" w:fill="F2F2F2" w:themeFill="background1" w:themeFillShade="F2"/>
        <w:spacing w:after="0" w:line="240" w:lineRule="auto"/>
        <w:ind w:left="720" w:hanging="10"/>
        <w:jc w:val="left"/>
        <w:divId w:val="1127164580"/>
      </w:pPr>
      <w:r>
        <w:t>MODEL_DIRS = {</w:t>
      </w:r>
    </w:p>
    <w:p w14:paraId="2679B6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"YOLO11n": "../Trained_Models/YOLO11n",</w:t>
      </w:r>
    </w:p>
    <w:p w14:paraId="26616F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"YOLOv8n": "../Trained_Models/YOLOv8n",</w:t>
      </w:r>
    </w:p>
    <w:p w14:paraId="02F990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"YOLOv10n": "../Trained_Models/YOLOv10n",</w:t>
      </w:r>
    </w:p>
    <w:p w14:paraId="3B1B4A49" w14:textId="77777777" w:rsidR="00086FCF" w:rsidRDefault="00086FCF" w:rsidP="00ED1810">
      <w:pPr>
        <w:shd w:val="clear" w:color="auto" w:fill="F2F2F2" w:themeFill="background1" w:themeFillShade="F2"/>
        <w:spacing w:after="0" w:line="240" w:lineRule="auto"/>
        <w:ind w:left="720" w:hanging="10"/>
        <w:jc w:val="left"/>
        <w:divId w:val="1127164580"/>
      </w:pPr>
      <w:r>
        <w:t>}</w:t>
      </w:r>
    </w:p>
    <w:p w14:paraId="20FD9583" w14:textId="77777777" w:rsidR="00086FCF" w:rsidRDefault="00086FCF" w:rsidP="00ED1810">
      <w:pPr>
        <w:shd w:val="clear" w:color="auto" w:fill="F2F2F2" w:themeFill="background1" w:themeFillShade="F2"/>
        <w:spacing w:after="0" w:line="240" w:lineRule="auto"/>
        <w:ind w:left="720" w:hanging="10"/>
        <w:jc w:val="left"/>
        <w:divId w:val="1127164580"/>
      </w:pPr>
    </w:p>
    <w:p w14:paraId="3B5D758B" w14:textId="77777777" w:rsidR="00086FCF" w:rsidRDefault="00086FCF" w:rsidP="00ED1810">
      <w:pPr>
        <w:shd w:val="clear" w:color="auto" w:fill="F2F2F2" w:themeFill="background1" w:themeFillShade="F2"/>
        <w:spacing w:after="0" w:line="240" w:lineRule="auto"/>
        <w:ind w:left="720" w:hanging="10"/>
        <w:jc w:val="left"/>
        <w:divId w:val="1127164580"/>
      </w:pPr>
      <w:r>
        <w:t>OUTPUT_ROOT = "../Output_Folder"</w:t>
      </w:r>
    </w:p>
    <w:p w14:paraId="0B731CC2" w14:textId="77777777" w:rsidR="00086FCF" w:rsidRDefault="00086FCF" w:rsidP="00ED1810">
      <w:pPr>
        <w:shd w:val="clear" w:color="auto" w:fill="F2F2F2" w:themeFill="background1" w:themeFillShade="F2"/>
        <w:spacing w:after="0" w:line="240" w:lineRule="auto"/>
        <w:ind w:left="720" w:hanging="10"/>
        <w:jc w:val="left"/>
        <w:divId w:val="1127164580"/>
      </w:pPr>
    </w:p>
    <w:p w14:paraId="5A22E7FC" w14:textId="77777777" w:rsidR="00086FCF" w:rsidRDefault="00086FCF" w:rsidP="00ED1810">
      <w:pPr>
        <w:shd w:val="clear" w:color="auto" w:fill="F2F2F2" w:themeFill="background1" w:themeFillShade="F2"/>
        <w:spacing w:after="0" w:line="240" w:lineRule="auto"/>
        <w:ind w:left="720" w:hanging="10"/>
        <w:jc w:val="left"/>
        <w:divId w:val="1127164580"/>
      </w:pPr>
      <w:r>
        <w:t>IMG_EXTS = (".jpg", ".jpeg", ".png", ".bmp", ".webp", ".tif", ".tiff")</w:t>
      </w:r>
    </w:p>
    <w:p w14:paraId="082AA084" w14:textId="77777777" w:rsidR="00086FCF" w:rsidRDefault="00086FCF" w:rsidP="00ED1810">
      <w:pPr>
        <w:shd w:val="clear" w:color="auto" w:fill="F2F2F2" w:themeFill="background1" w:themeFillShade="F2"/>
        <w:spacing w:after="0" w:line="240" w:lineRule="auto"/>
        <w:ind w:left="720" w:hanging="10"/>
        <w:jc w:val="left"/>
        <w:divId w:val="1127164580"/>
      </w:pPr>
    </w:p>
    <w:p w14:paraId="665CA5FE" w14:textId="77777777" w:rsidR="00086FCF" w:rsidRDefault="00086FCF" w:rsidP="00ED1810">
      <w:pPr>
        <w:shd w:val="clear" w:color="auto" w:fill="F2F2F2" w:themeFill="background1" w:themeFillShade="F2"/>
        <w:spacing w:after="0" w:line="240" w:lineRule="auto"/>
        <w:ind w:left="720" w:hanging="10"/>
        <w:jc w:val="left"/>
        <w:divId w:val="1127164580"/>
      </w:pPr>
    </w:p>
    <w:p w14:paraId="0B58EA67" w14:textId="77777777" w:rsidR="00086FCF" w:rsidRDefault="00086FCF" w:rsidP="00ED1810">
      <w:pPr>
        <w:shd w:val="clear" w:color="auto" w:fill="F2F2F2" w:themeFill="background1" w:themeFillShade="F2"/>
        <w:spacing w:after="0" w:line="240" w:lineRule="auto"/>
        <w:ind w:left="720" w:hanging="10"/>
        <w:jc w:val="left"/>
        <w:divId w:val="1127164580"/>
      </w:pPr>
      <w:r>
        <w:t>def anchor(path):</w:t>
      </w:r>
    </w:p>
    <w:p w14:paraId="6D251ED2"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if not path:</w:t>
      </w:r>
    </w:p>
    <w:p w14:paraId="441C615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path</w:t>
      </w:r>
    </w:p>
    <w:p w14:paraId="0FCF149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os.path.isabs(path):</w:t>
      </w:r>
    </w:p>
    <w:p w14:paraId="16565B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os.path.normpath(path)</w:t>
      </w:r>
    </w:p>
    <w:p w14:paraId="0A01D5A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os.path.normpath(os.path.join(SCRIPT_DIR, path))</w:t>
      </w:r>
    </w:p>
    <w:p w14:paraId="036E6DCB" w14:textId="77777777" w:rsidR="00086FCF" w:rsidRDefault="00086FCF" w:rsidP="00ED1810">
      <w:pPr>
        <w:shd w:val="clear" w:color="auto" w:fill="F2F2F2" w:themeFill="background1" w:themeFillShade="F2"/>
        <w:spacing w:after="0" w:line="240" w:lineRule="auto"/>
        <w:ind w:left="720" w:hanging="10"/>
        <w:jc w:val="left"/>
        <w:divId w:val="1127164580"/>
      </w:pPr>
    </w:p>
    <w:p w14:paraId="3E76BD78" w14:textId="77777777" w:rsidR="00086FCF" w:rsidRDefault="00086FCF" w:rsidP="00ED1810">
      <w:pPr>
        <w:shd w:val="clear" w:color="auto" w:fill="F2F2F2" w:themeFill="background1" w:themeFillShade="F2"/>
        <w:spacing w:after="0" w:line="240" w:lineRule="auto"/>
        <w:ind w:left="720" w:hanging="10"/>
        <w:jc w:val="left"/>
        <w:divId w:val="1127164580"/>
      </w:pPr>
    </w:p>
    <w:p w14:paraId="6C4F6B53" w14:textId="77777777" w:rsidR="00086FCF" w:rsidRDefault="00086FCF" w:rsidP="00ED1810">
      <w:pPr>
        <w:shd w:val="clear" w:color="auto" w:fill="F2F2F2" w:themeFill="background1" w:themeFillShade="F2"/>
        <w:spacing w:after="0" w:line="240" w:lineRule="auto"/>
        <w:ind w:left="720" w:hanging="10"/>
        <w:jc w:val="left"/>
        <w:divId w:val="1127164580"/>
      </w:pPr>
      <w:r>
        <w:t>def _find_weights(model_name, exts):</w:t>
      </w:r>
    </w:p>
    <w:p w14:paraId="3DD53AF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folder = MODEL_DIRS.get(model_name)</w:t>
      </w:r>
    </w:p>
    <w:p w14:paraId="38444A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folder:</w:t>
      </w:r>
    </w:p>
    <w:p w14:paraId="2EFD67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4A89131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folder = anchor(folder)</w:t>
      </w:r>
    </w:p>
    <w:p w14:paraId="07AF30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os.path.isdir(folder):</w:t>
      </w:r>
    </w:p>
    <w:p w14:paraId="66F101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46C2D10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w:t>
      </w:r>
    </w:p>
    <w:p w14:paraId="3AD9C9F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ext in exts:</w:t>
      </w:r>
    </w:p>
    <w:p w14:paraId="5024F8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glob.glob(os.path.join(folder, "*" + ext))</w:t>
      </w:r>
    </w:p>
    <w:p w14:paraId="3560C09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glob.glob(os.path.join(folder, "*", "*" + ext))</w:t>
      </w:r>
    </w:p>
    <w:p w14:paraId="5BC972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hits += glob.glob(os.path.join(folder, "*", "*", "*" + ext))</w:t>
      </w:r>
    </w:p>
    <w:p w14:paraId="5A4C4F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sorted(set(hits))</w:t>
      </w:r>
    </w:p>
    <w:p w14:paraId="3C87B085" w14:textId="77777777" w:rsidR="00086FCF" w:rsidRDefault="00086FCF" w:rsidP="00ED1810">
      <w:pPr>
        <w:shd w:val="clear" w:color="auto" w:fill="F2F2F2" w:themeFill="background1" w:themeFillShade="F2"/>
        <w:spacing w:after="0" w:line="240" w:lineRule="auto"/>
        <w:ind w:left="720" w:hanging="10"/>
        <w:jc w:val="left"/>
        <w:divId w:val="1127164580"/>
      </w:pPr>
    </w:p>
    <w:p w14:paraId="3C8BB95B" w14:textId="77777777" w:rsidR="00086FCF" w:rsidRDefault="00086FCF" w:rsidP="00ED1810">
      <w:pPr>
        <w:shd w:val="clear" w:color="auto" w:fill="F2F2F2" w:themeFill="background1" w:themeFillShade="F2"/>
        <w:spacing w:after="0" w:line="240" w:lineRule="auto"/>
        <w:ind w:left="720" w:hanging="10"/>
        <w:jc w:val="left"/>
        <w:divId w:val="1127164580"/>
      </w:pPr>
    </w:p>
    <w:p w14:paraId="5752A622" w14:textId="77777777" w:rsidR="00086FCF" w:rsidRDefault="00086FCF" w:rsidP="00ED1810">
      <w:pPr>
        <w:shd w:val="clear" w:color="auto" w:fill="F2F2F2" w:themeFill="background1" w:themeFillShade="F2"/>
        <w:spacing w:after="0" w:line="240" w:lineRule="auto"/>
        <w:ind w:left="720" w:hanging="10"/>
        <w:jc w:val="left"/>
        <w:divId w:val="1127164580"/>
      </w:pPr>
      <w:r>
        <w:t>def resolve_pt(model_name):</w:t>
      </w:r>
    </w:p>
    <w:p w14:paraId="18BC4A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pts = _find_weights(model_name, (".pt",))</w:t>
      </w:r>
    </w:p>
    <w:p w14:paraId="0A8417A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pts:</w:t>
      </w:r>
    </w:p>
    <w:p w14:paraId="088B354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5F87008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model_name.lower().replace("yolo", "")</w:t>
      </w:r>
    </w:p>
    <w:p w14:paraId="592C86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 in pts:</w:t>
      </w:r>
    </w:p>
    <w:p w14:paraId="1C356F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key in os.path.basename(p).lower():</w:t>
      </w:r>
    </w:p>
    <w:p w14:paraId="4901B2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w:t>
      </w:r>
    </w:p>
    <w:p w14:paraId="6123C7D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target in ("best.pt", "last.pt"):</w:t>
      </w:r>
    </w:p>
    <w:p w14:paraId="34B55B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 in pts:</w:t>
      </w:r>
    </w:p>
    <w:p w14:paraId="2C7DFE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os.path.basename(p).lower() == target:</w:t>
      </w:r>
    </w:p>
    <w:p w14:paraId="788E1C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w:t>
      </w:r>
    </w:p>
    <w:p w14:paraId="7EF303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pts[0]</w:t>
      </w:r>
    </w:p>
    <w:p w14:paraId="4BCF37CF" w14:textId="77777777" w:rsidR="00086FCF" w:rsidRDefault="00086FCF" w:rsidP="00ED1810">
      <w:pPr>
        <w:shd w:val="clear" w:color="auto" w:fill="F2F2F2" w:themeFill="background1" w:themeFillShade="F2"/>
        <w:spacing w:after="0" w:line="240" w:lineRule="auto"/>
        <w:ind w:left="720" w:hanging="10"/>
        <w:jc w:val="left"/>
        <w:divId w:val="1127164580"/>
      </w:pPr>
    </w:p>
    <w:p w14:paraId="679CF084" w14:textId="77777777" w:rsidR="00086FCF" w:rsidRDefault="00086FCF" w:rsidP="00ED1810">
      <w:pPr>
        <w:shd w:val="clear" w:color="auto" w:fill="F2F2F2" w:themeFill="background1" w:themeFillShade="F2"/>
        <w:spacing w:after="0" w:line="240" w:lineRule="auto"/>
        <w:ind w:left="720" w:hanging="10"/>
        <w:jc w:val="left"/>
        <w:divId w:val="1127164580"/>
      </w:pPr>
    </w:p>
    <w:p w14:paraId="0AC3DC83" w14:textId="77777777" w:rsidR="00086FCF" w:rsidRDefault="00086FCF" w:rsidP="00ED1810">
      <w:pPr>
        <w:shd w:val="clear" w:color="auto" w:fill="F2F2F2" w:themeFill="background1" w:themeFillShade="F2"/>
        <w:spacing w:after="0" w:line="240" w:lineRule="auto"/>
        <w:ind w:left="720" w:hanging="10"/>
        <w:jc w:val="left"/>
        <w:divId w:val="1127164580"/>
      </w:pPr>
      <w:r>
        <w:t>def resolve_hef(model_name):</w:t>
      </w:r>
    </w:p>
    <w:p w14:paraId="16EF37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hefs = _find_weights(model_name, (".hef",))</w:t>
      </w:r>
    </w:p>
    <w:p w14:paraId="72414A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hefs:</w:t>
      </w:r>
    </w:p>
    <w:p w14:paraId="4DD8B98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0E5390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model_name.lower().replace("yolo", "")</w:t>
      </w:r>
    </w:p>
    <w:p w14:paraId="36D2816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h in hefs:</w:t>
      </w:r>
    </w:p>
    <w:p w14:paraId="44BC350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key in os.path.basename(h).lower():</w:t>
      </w:r>
    </w:p>
    <w:p w14:paraId="034BF0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w:t>
      </w:r>
    </w:p>
    <w:p w14:paraId="134D318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hefs[0]</w:t>
      </w:r>
    </w:p>
    <w:p w14:paraId="1372C7B1" w14:textId="77777777" w:rsidR="00086FCF" w:rsidRDefault="00086FCF" w:rsidP="00ED1810">
      <w:pPr>
        <w:shd w:val="clear" w:color="auto" w:fill="F2F2F2" w:themeFill="background1" w:themeFillShade="F2"/>
        <w:spacing w:after="0" w:line="240" w:lineRule="auto"/>
        <w:ind w:left="720" w:hanging="10"/>
        <w:jc w:val="left"/>
        <w:divId w:val="1127164580"/>
      </w:pPr>
    </w:p>
    <w:p w14:paraId="35639723" w14:textId="77777777" w:rsidR="00086FCF" w:rsidRDefault="00086FCF" w:rsidP="00ED1810">
      <w:pPr>
        <w:shd w:val="clear" w:color="auto" w:fill="F2F2F2" w:themeFill="background1" w:themeFillShade="F2"/>
        <w:spacing w:after="0" w:line="240" w:lineRule="auto"/>
        <w:ind w:left="720" w:hanging="10"/>
        <w:jc w:val="left"/>
        <w:divId w:val="1127164580"/>
      </w:pPr>
    </w:p>
    <w:p w14:paraId="48A9D848" w14:textId="77777777" w:rsidR="00086FCF" w:rsidRDefault="00086FCF" w:rsidP="00ED1810">
      <w:pPr>
        <w:shd w:val="clear" w:color="auto" w:fill="F2F2F2" w:themeFill="background1" w:themeFillShade="F2"/>
        <w:spacing w:after="0" w:line="240" w:lineRule="auto"/>
        <w:ind w:left="720" w:hanging="10"/>
        <w:jc w:val="left"/>
        <w:divId w:val="1127164580"/>
      </w:pPr>
      <w:r>
        <w:t>def resolve_split(data_yaml, split):</w:t>
      </w:r>
    </w:p>
    <w:p w14:paraId="36DB0F5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0CE80D2B"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import yaml</w:t>
      </w:r>
    </w:p>
    <w:p w14:paraId="3D4DE3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open(data_yaml, "r", encoding="utf-8") as f:</w:t>
      </w:r>
    </w:p>
    <w:p w14:paraId="70200D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cfg = yaml.safe_load(f) or {}</w:t>
      </w:r>
    </w:p>
    <w:p w14:paraId="18AB95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0993F9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split</w:t>
      </w:r>
    </w:p>
    <w:p w14:paraId="0CC5D9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cfg.get(split) is not None:</w:t>
      </w:r>
    </w:p>
    <w:p w14:paraId="1D40D6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split</w:t>
      </w:r>
    </w:p>
    <w:p w14:paraId="5B6274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fallback = "val" if split != "val" else "test"</w:t>
      </w:r>
    </w:p>
    <w:p w14:paraId="6B171A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cfg.get(fallback) is not None:</w:t>
      </w:r>
    </w:p>
    <w:p w14:paraId="706397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Split '{split}' not found in dataset.yaml; using '{fallback}'.")</w:t>
      </w:r>
    </w:p>
    <w:p w14:paraId="37AC6E0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fallback</w:t>
      </w:r>
    </w:p>
    <w:p w14:paraId="6D0699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dataset.yaml has no '{split}' entry and no obvious fallback. "</w:t>
      </w:r>
    </w:p>
    <w:p w14:paraId="3130276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f"Trying '{split}' anyway.")</w:t>
      </w:r>
    </w:p>
    <w:p w14:paraId="1F634C7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split</w:t>
      </w:r>
    </w:p>
    <w:p w14:paraId="3F78583A" w14:textId="77777777" w:rsidR="00086FCF" w:rsidRDefault="00086FCF" w:rsidP="00ED1810">
      <w:pPr>
        <w:shd w:val="clear" w:color="auto" w:fill="F2F2F2" w:themeFill="background1" w:themeFillShade="F2"/>
        <w:spacing w:after="0" w:line="240" w:lineRule="auto"/>
        <w:ind w:left="720" w:hanging="10"/>
        <w:jc w:val="left"/>
        <w:divId w:val="1127164580"/>
      </w:pPr>
    </w:p>
    <w:p w14:paraId="06DD865C" w14:textId="77777777" w:rsidR="00086FCF" w:rsidRDefault="00086FCF" w:rsidP="00ED1810">
      <w:pPr>
        <w:shd w:val="clear" w:color="auto" w:fill="F2F2F2" w:themeFill="background1" w:themeFillShade="F2"/>
        <w:spacing w:after="0" w:line="240" w:lineRule="auto"/>
        <w:ind w:left="720" w:hanging="10"/>
        <w:jc w:val="left"/>
        <w:divId w:val="1127164580"/>
      </w:pPr>
    </w:p>
    <w:p w14:paraId="7B78305D" w14:textId="77777777" w:rsidR="00086FCF" w:rsidRDefault="00086FCF" w:rsidP="00ED1810">
      <w:pPr>
        <w:shd w:val="clear" w:color="auto" w:fill="F2F2F2" w:themeFill="background1" w:themeFillShade="F2"/>
        <w:spacing w:after="0" w:line="240" w:lineRule="auto"/>
        <w:ind w:left="720" w:hanging="10"/>
        <w:jc w:val="left"/>
        <w:divId w:val="1127164580"/>
      </w:pPr>
      <w:r>
        <w:t>def load_names(cfg):</w:t>
      </w:r>
    </w:p>
    <w:p w14:paraId="4CE461C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names = cfg.get("names")</w:t>
      </w:r>
    </w:p>
    <w:p w14:paraId="70883B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isinstance(names, dict):</w:t>
      </w:r>
    </w:p>
    <w:p w14:paraId="356180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{int(k): str(v) for k, v in names.items()}</w:t>
      </w:r>
    </w:p>
    <w:p w14:paraId="7895B27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isinstance(names, (list, tuple)):</w:t>
      </w:r>
    </w:p>
    <w:p w14:paraId="21EBB80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 str(n) for i, n in enumerate(names)}</w:t>
      </w:r>
    </w:p>
    <w:p w14:paraId="6B008F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0F859EB7" w14:textId="77777777" w:rsidR="00086FCF" w:rsidRDefault="00086FCF" w:rsidP="00ED1810">
      <w:pPr>
        <w:shd w:val="clear" w:color="auto" w:fill="F2F2F2" w:themeFill="background1" w:themeFillShade="F2"/>
        <w:spacing w:after="0" w:line="240" w:lineRule="auto"/>
        <w:ind w:left="720" w:hanging="10"/>
        <w:jc w:val="left"/>
        <w:divId w:val="1127164580"/>
      </w:pPr>
    </w:p>
    <w:p w14:paraId="14269924" w14:textId="77777777" w:rsidR="00086FCF" w:rsidRDefault="00086FCF" w:rsidP="00ED1810">
      <w:pPr>
        <w:shd w:val="clear" w:color="auto" w:fill="F2F2F2" w:themeFill="background1" w:themeFillShade="F2"/>
        <w:spacing w:after="0" w:line="240" w:lineRule="auto"/>
        <w:ind w:left="720" w:hanging="10"/>
        <w:jc w:val="left"/>
        <w:divId w:val="1127164580"/>
      </w:pPr>
    </w:p>
    <w:p w14:paraId="27CDB892" w14:textId="77777777" w:rsidR="00086FCF" w:rsidRDefault="00086FCF" w:rsidP="00ED1810">
      <w:pPr>
        <w:shd w:val="clear" w:color="auto" w:fill="F2F2F2" w:themeFill="background1" w:themeFillShade="F2"/>
        <w:spacing w:after="0" w:line="240" w:lineRule="auto"/>
        <w:ind w:left="720" w:hanging="10"/>
        <w:jc w:val="left"/>
        <w:divId w:val="1127164580"/>
      </w:pPr>
      <w:r>
        <w:t>def gather_split_images(data_yaml, split):</w:t>
      </w:r>
    </w:p>
    <w:p w14:paraId="1A2E7F4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yaml</w:t>
      </w:r>
    </w:p>
    <w:p w14:paraId="04D475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open(data_yaml, "r", encoding="utf-8") as f:</w:t>
      </w:r>
    </w:p>
    <w:p w14:paraId="65A49D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cfg = yaml.safe_load(f) or {}</w:t>
      </w:r>
    </w:p>
    <w:p w14:paraId="772ECCDE" w14:textId="77777777" w:rsidR="00086FCF" w:rsidRDefault="00086FCF" w:rsidP="00ED1810">
      <w:pPr>
        <w:shd w:val="clear" w:color="auto" w:fill="F2F2F2" w:themeFill="background1" w:themeFillShade="F2"/>
        <w:spacing w:after="0" w:line="240" w:lineRule="auto"/>
        <w:ind w:left="720" w:hanging="10"/>
        <w:jc w:val="left"/>
        <w:divId w:val="1127164580"/>
      </w:pPr>
    </w:p>
    <w:p w14:paraId="597654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names = load_names(cfg)</w:t>
      </w:r>
    </w:p>
    <w:p w14:paraId="2B9CB1E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yaml_dir = os.path.dirname(os.path.abspath(data_yaml))</w:t>
      </w:r>
    </w:p>
    <w:p w14:paraId="356167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base = cfg.get("path") or ""</w:t>
      </w:r>
    </w:p>
    <w:p w14:paraId="74D118E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base = base if os.path.isabs(base) else os.path.normpath(os.path.join(yaml_dir, base or "."))</w:t>
      </w:r>
    </w:p>
    <w:p w14:paraId="14B51D1A" w14:textId="77777777" w:rsidR="00086FCF" w:rsidRDefault="00086FCF" w:rsidP="00ED1810">
      <w:pPr>
        <w:shd w:val="clear" w:color="auto" w:fill="F2F2F2" w:themeFill="background1" w:themeFillShade="F2"/>
        <w:spacing w:after="0" w:line="240" w:lineRule="auto"/>
        <w:ind w:left="720" w:hanging="10"/>
        <w:jc w:val="left"/>
        <w:divId w:val="1127164580"/>
      </w:pPr>
    </w:p>
    <w:p w14:paraId="032A37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entry = cfg.get(split)</w:t>
      </w:r>
    </w:p>
    <w:p w14:paraId="05A0072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entry is None:</w:t>
      </w:r>
    </w:p>
    <w:p w14:paraId="673F8BA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ValueError(f"dataset.yaml has no '{split}' entry.")</w:t>
      </w:r>
    </w:p>
    <w:p w14:paraId="0BDE969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entries = entry if isinstance(entry, (list, tuple)) else [entry]</w:t>
      </w:r>
    </w:p>
    <w:p w14:paraId="75445AEC" w14:textId="77777777" w:rsidR="00086FCF" w:rsidRDefault="00086FCF" w:rsidP="00ED1810">
      <w:pPr>
        <w:shd w:val="clear" w:color="auto" w:fill="F2F2F2" w:themeFill="background1" w:themeFillShade="F2"/>
        <w:spacing w:after="0" w:line="240" w:lineRule="auto"/>
        <w:ind w:left="720" w:hanging="10"/>
        <w:jc w:val="left"/>
        <w:divId w:val="1127164580"/>
      </w:pPr>
    </w:p>
    <w:p w14:paraId="5A610C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 = []</w:t>
      </w:r>
    </w:p>
    <w:p w14:paraId="5834815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e in entries:</w:t>
      </w:r>
    </w:p>
    <w:p w14:paraId="7153C0C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 = e if os.path.isabs(e) else os.path.normpath(os.path.join(base, e))</w:t>
      </w:r>
    </w:p>
    <w:p w14:paraId="35174C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os.path.isdir(p):</w:t>
      </w:r>
    </w:p>
    <w:p w14:paraId="59E4DC6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root, _dirs, files in os.walk(p):</w:t>
      </w:r>
    </w:p>
    <w:p w14:paraId="3BE8B35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fn in files:</w:t>
      </w:r>
    </w:p>
    <w:p w14:paraId="6935BC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fn.lower().endswith(IMG_EXTS):</w:t>
      </w:r>
    </w:p>
    <w:p w14:paraId="4DA03DAE"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images.append(os.path.join(root, fn))</w:t>
      </w:r>
    </w:p>
    <w:p w14:paraId="176B1B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os.path.isfile(p) and p.lower().endswith(".txt"):</w:t>
      </w:r>
    </w:p>
    <w:p w14:paraId="02FD39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open(p, "r", encoding="utf-8") as fh:</w:t>
      </w:r>
    </w:p>
    <w:p w14:paraId="479796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line in fh:</w:t>
      </w:r>
    </w:p>
    <w:p w14:paraId="1D7B1FA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 = line.strip()</w:t>
      </w:r>
    </w:p>
    <w:p w14:paraId="1779D6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line:</w:t>
      </w:r>
    </w:p>
    <w:p w14:paraId="382328F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37E7C6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ip = line if os.path.isabs(line) else os.path.normpath(os.path.join(base, line))</w:t>
      </w:r>
    </w:p>
    <w:p w14:paraId="51B51C7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images.append(ip)</w:t>
      </w:r>
    </w:p>
    <w:p w14:paraId="2C12EB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os.path.isfile(p) and p.lower().endswith(IMG_EXTS):</w:t>
      </w:r>
    </w:p>
    <w:p w14:paraId="6CD35DA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images.append(p)</w:t>
      </w:r>
    </w:p>
    <w:p w14:paraId="03BBC1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54E8233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interpret split entry: {p}")</w:t>
      </w:r>
    </w:p>
    <w:p w14:paraId="689B1B37" w14:textId="77777777" w:rsidR="00086FCF" w:rsidRDefault="00086FCF" w:rsidP="00ED1810">
      <w:pPr>
        <w:shd w:val="clear" w:color="auto" w:fill="F2F2F2" w:themeFill="background1" w:themeFillShade="F2"/>
        <w:spacing w:after="0" w:line="240" w:lineRule="auto"/>
        <w:ind w:left="720" w:hanging="10"/>
        <w:jc w:val="left"/>
        <w:divId w:val="1127164580"/>
      </w:pPr>
    </w:p>
    <w:p w14:paraId="216FF5F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 = sorted(set(images))</w:t>
      </w:r>
    </w:p>
    <w:p w14:paraId="5F3B7DD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images, names</w:t>
      </w:r>
    </w:p>
    <w:p w14:paraId="08575FAD" w14:textId="77777777" w:rsidR="00086FCF" w:rsidRDefault="00086FCF" w:rsidP="00ED1810">
      <w:pPr>
        <w:shd w:val="clear" w:color="auto" w:fill="F2F2F2" w:themeFill="background1" w:themeFillShade="F2"/>
        <w:spacing w:after="0" w:line="240" w:lineRule="auto"/>
        <w:ind w:left="720" w:hanging="10"/>
        <w:jc w:val="left"/>
        <w:divId w:val="1127164580"/>
      </w:pPr>
    </w:p>
    <w:p w14:paraId="1AFE16AA" w14:textId="77777777" w:rsidR="00086FCF" w:rsidRDefault="00086FCF" w:rsidP="00ED1810">
      <w:pPr>
        <w:shd w:val="clear" w:color="auto" w:fill="F2F2F2" w:themeFill="background1" w:themeFillShade="F2"/>
        <w:spacing w:after="0" w:line="240" w:lineRule="auto"/>
        <w:ind w:left="720" w:hanging="10"/>
        <w:jc w:val="left"/>
        <w:divId w:val="1127164580"/>
      </w:pPr>
    </w:p>
    <w:p w14:paraId="20B82EAF" w14:textId="77777777" w:rsidR="00086FCF" w:rsidRDefault="00086FCF" w:rsidP="00ED1810">
      <w:pPr>
        <w:shd w:val="clear" w:color="auto" w:fill="F2F2F2" w:themeFill="background1" w:themeFillShade="F2"/>
        <w:spacing w:after="0" w:line="240" w:lineRule="auto"/>
        <w:ind w:left="720" w:hanging="10"/>
        <w:jc w:val="left"/>
        <w:divId w:val="1127164580"/>
      </w:pPr>
      <w:r>
        <w:t>def label_path_for(image_path):</w:t>
      </w:r>
    </w:p>
    <w:p w14:paraId="54E3A8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parts = image_path.replace("\\", "/").split("/")</w:t>
      </w:r>
    </w:p>
    <w:p w14:paraId="3CC4D1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in range(len(parts) - 1, -1, -1):</w:t>
      </w:r>
    </w:p>
    <w:p w14:paraId="65B75D1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parts[i] == "images":</w:t>
      </w:r>
    </w:p>
    <w:p w14:paraId="467B71A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parts[i] = "labels"</w:t>
      </w:r>
    </w:p>
    <w:p w14:paraId="08C4114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break</w:t>
      </w:r>
    </w:p>
    <w:p w14:paraId="64D6883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stem = os.path.splitext(parts[-1])[0] + ".txt"</w:t>
      </w:r>
    </w:p>
    <w:p w14:paraId="15344F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parts[-1] = stem</w:t>
      </w:r>
    </w:p>
    <w:p w14:paraId="12E5DF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os.path.normpath("/".join(parts))</w:t>
      </w:r>
    </w:p>
    <w:p w14:paraId="17C9CED8" w14:textId="77777777" w:rsidR="00086FCF" w:rsidRDefault="00086FCF" w:rsidP="00ED1810">
      <w:pPr>
        <w:shd w:val="clear" w:color="auto" w:fill="F2F2F2" w:themeFill="background1" w:themeFillShade="F2"/>
        <w:spacing w:after="0" w:line="240" w:lineRule="auto"/>
        <w:ind w:left="720" w:hanging="10"/>
        <w:jc w:val="left"/>
        <w:divId w:val="1127164580"/>
      </w:pPr>
    </w:p>
    <w:p w14:paraId="3410F8BB" w14:textId="77777777" w:rsidR="00086FCF" w:rsidRDefault="00086FCF" w:rsidP="00ED1810">
      <w:pPr>
        <w:shd w:val="clear" w:color="auto" w:fill="F2F2F2" w:themeFill="background1" w:themeFillShade="F2"/>
        <w:spacing w:after="0" w:line="240" w:lineRule="auto"/>
        <w:ind w:left="720" w:hanging="10"/>
        <w:jc w:val="left"/>
        <w:divId w:val="1127164580"/>
      </w:pPr>
    </w:p>
    <w:p w14:paraId="0A22E39F" w14:textId="77777777" w:rsidR="00086FCF" w:rsidRDefault="00086FCF" w:rsidP="00ED1810">
      <w:pPr>
        <w:shd w:val="clear" w:color="auto" w:fill="F2F2F2" w:themeFill="background1" w:themeFillShade="F2"/>
        <w:spacing w:after="0" w:line="240" w:lineRule="auto"/>
        <w:ind w:left="720" w:hanging="10"/>
        <w:jc w:val="left"/>
        <w:divId w:val="1127164580"/>
      </w:pPr>
      <w:r>
        <w:t>def load_gt(image_path, w0, h0):</w:t>
      </w:r>
    </w:p>
    <w:p w14:paraId="7782FB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lp = label_path_for(image_path)</w:t>
      </w:r>
    </w:p>
    <w:p w14:paraId="76F300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63707BE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os.path.isfile(lp):</w:t>
      </w:r>
    </w:p>
    <w:p w14:paraId="6D4EF32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np.zeros((0, 4), dtype=np.float32), np.zeros((0,), dtype=np.int64)</w:t>
      </w:r>
    </w:p>
    <w:p w14:paraId="08D351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 classes = [], []</w:t>
      </w:r>
    </w:p>
    <w:p w14:paraId="2DE49B1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open(lp, "r", encoding="utf-8") as f:</w:t>
      </w:r>
    </w:p>
    <w:p w14:paraId="361DF64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line in f:</w:t>
      </w:r>
    </w:p>
    <w:p w14:paraId="367DDB7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 = line.split()</w:t>
      </w:r>
    </w:p>
    <w:p w14:paraId="1559E7C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len(v) &lt; 5:</w:t>
      </w:r>
    </w:p>
    <w:p w14:paraId="351DC5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5226755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 cx, cy, bw, bh = int(float(v[0])), *map(float, v[1:5])</w:t>
      </w:r>
    </w:p>
    <w:p w14:paraId="28711D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x1 = (cx - bw / 2.0) * w0</w:t>
      </w:r>
    </w:p>
    <w:p w14:paraId="167ABC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y1 = (cy - bh / 2.0) * h0</w:t>
      </w:r>
    </w:p>
    <w:p w14:paraId="7D919A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x2 = (cx + bw / 2.0) * w0</w:t>
      </w:r>
    </w:p>
    <w:p w14:paraId="55EAD5D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y2 = (cy + bh / 2.0) * h0</w:t>
      </w:r>
    </w:p>
    <w:p w14:paraId="2D1AC9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boxes.append([x1, y1, x2, y2])</w:t>
      </w:r>
    </w:p>
    <w:p w14:paraId="77BEE9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classes.append(c)</w:t>
      </w:r>
    </w:p>
    <w:p w14:paraId="7213480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boxes:</w:t>
      </w:r>
    </w:p>
    <w:p w14:paraId="68BFF59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np.zeros((0, 4), dtype=np.float32), np.zeros((0,), dtype=np.int64)</w:t>
      </w:r>
    </w:p>
    <w:p w14:paraId="273E4840"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return np.asarray(boxes, dtype=np.float32), np.asarray(classes, dtype=np.int64)</w:t>
      </w:r>
    </w:p>
    <w:p w14:paraId="1B668C47" w14:textId="77777777" w:rsidR="00086FCF" w:rsidRDefault="00086FCF" w:rsidP="00ED1810">
      <w:pPr>
        <w:shd w:val="clear" w:color="auto" w:fill="F2F2F2" w:themeFill="background1" w:themeFillShade="F2"/>
        <w:spacing w:after="0" w:line="240" w:lineRule="auto"/>
        <w:ind w:left="720" w:hanging="10"/>
        <w:jc w:val="left"/>
        <w:divId w:val="1127164580"/>
      </w:pPr>
    </w:p>
    <w:p w14:paraId="48204F24" w14:textId="77777777" w:rsidR="00086FCF" w:rsidRDefault="00086FCF" w:rsidP="00ED1810">
      <w:pPr>
        <w:shd w:val="clear" w:color="auto" w:fill="F2F2F2" w:themeFill="background1" w:themeFillShade="F2"/>
        <w:spacing w:after="0" w:line="240" w:lineRule="auto"/>
        <w:ind w:left="720" w:hanging="10"/>
        <w:jc w:val="left"/>
        <w:divId w:val="1127164580"/>
      </w:pPr>
    </w:p>
    <w:p w14:paraId="1A88FFA2" w14:textId="77777777" w:rsidR="00086FCF" w:rsidRDefault="00086FCF" w:rsidP="00ED1810">
      <w:pPr>
        <w:shd w:val="clear" w:color="auto" w:fill="F2F2F2" w:themeFill="background1" w:themeFillShade="F2"/>
        <w:spacing w:after="0" w:line="240" w:lineRule="auto"/>
        <w:ind w:left="720" w:hanging="10"/>
        <w:jc w:val="left"/>
        <w:divId w:val="1127164580"/>
      </w:pPr>
      <w:r>
        <w:t>class CPUPeakMonitor:</w:t>
      </w:r>
    </w:p>
    <w:p w14:paraId="14C39E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__init__(self, interval=0.1):</w:t>
      </w:r>
    </w:p>
    <w:p w14:paraId="2F9FAF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self.interval = interval</w:t>
      </w:r>
    </w:p>
    <w:p w14:paraId="1C17E2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self.peak = None</w:t>
      </w:r>
    </w:p>
    <w:p w14:paraId="5B51511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self.ram_peak_used = None</w:t>
      </w:r>
    </w:p>
    <w:p w14:paraId="59A0537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self.ram_total = None</w:t>
      </w:r>
    </w:p>
    <w:p w14:paraId="76ADF47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self._stop = threading.Event()</w:t>
      </w:r>
    </w:p>
    <w:p w14:paraId="0A88279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 = None</w:t>
      </w:r>
    </w:p>
    <w:p w14:paraId="246476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D1B074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psutil</w:t>
      </w:r>
    </w:p>
    <w:p w14:paraId="50F39F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self._psutil = psutil</w:t>
      </w:r>
    </w:p>
    <w:p w14:paraId="2D30BC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self.ram_total = int(psutil.virtual_memory().total)</w:t>
      </w:r>
    </w:p>
    <w:p w14:paraId="41BF564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645EAE5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self._psutil = None</w:t>
      </w:r>
    </w:p>
    <w:p w14:paraId="1F5284A4" w14:textId="77777777" w:rsidR="00086FCF" w:rsidRDefault="00086FCF" w:rsidP="00ED1810">
      <w:pPr>
        <w:shd w:val="clear" w:color="auto" w:fill="F2F2F2" w:themeFill="background1" w:themeFillShade="F2"/>
        <w:spacing w:after="0" w:line="240" w:lineRule="auto"/>
        <w:ind w:left="720" w:hanging="10"/>
        <w:jc w:val="left"/>
        <w:divId w:val="1127164580"/>
      </w:pPr>
    </w:p>
    <w:p w14:paraId="3BB73C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_run(self):</w:t>
      </w:r>
    </w:p>
    <w:p w14:paraId="7FA936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self._psutil.cpu_percent(interval=None)</w:t>
      </w:r>
    </w:p>
    <w:p w14:paraId="199D98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self.peak = 0.0</w:t>
      </w:r>
    </w:p>
    <w:p w14:paraId="4DE2281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self.ram_peak_used = 0</w:t>
      </w:r>
    </w:p>
    <w:p w14:paraId="7828EF1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while not self._stop.is_set():</w:t>
      </w:r>
    </w:p>
    <w:p w14:paraId="556945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 = self._psutil.cpu_percent(interval=None)</w:t>
      </w:r>
    </w:p>
    <w:p w14:paraId="429890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 &gt; self.peak:</w:t>
      </w:r>
    </w:p>
    <w:p w14:paraId="71FDC9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self.peak = c</w:t>
      </w:r>
    </w:p>
    <w:p w14:paraId="301E18E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vm = self._psutil.virtual_memory()</w:t>
      </w:r>
    </w:p>
    <w:p w14:paraId="0DAD42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used = int(vm.total - vm.available)</w:t>
      </w:r>
    </w:p>
    <w:p w14:paraId="4AEF8FD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used &gt; self.ram_peak_used:</w:t>
      </w:r>
    </w:p>
    <w:p w14:paraId="636D2FB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self.ram_peak_used = used</w:t>
      </w:r>
    </w:p>
    <w:p w14:paraId="6ECBB9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time.sleep(self.interval)</w:t>
      </w:r>
    </w:p>
    <w:p w14:paraId="189DE40F" w14:textId="77777777" w:rsidR="00086FCF" w:rsidRDefault="00086FCF" w:rsidP="00ED1810">
      <w:pPr>
        <w:shd w:val="clear" w:color="auto" w:fill="F2F2F2" w:themeFill="background1" w:themeFillShade="F2"/>
        <w:spacing w:after="0" w:line="240" w:lineRule="auto"/>
        <w:ind w:left="1350" w:hanging="10"/>
        <w:jc w:val="left"/>
        <w:divId w:val="1127164580"/>
      </w:pPr>
    </w:p>
    <w:p w14:paraId="7C42C35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start(self):</w:t>
      </w:r>
    </w:p>
    <w:p w14:paraId="284C49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self._psutil is not None:</w:t>
      </w:r>
    </w:p>
    <w:p w14:paraId="11BEDB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 = threading.Thread(target=self._run, daemon=True)</w:t>
      </w:r>
    </w:p>
    <w:p w14:paraId="61F1FC3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self._thread.start()</w:t>
      </w:r>
    </w:p>
    <w:p w14:paraId="1B66834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self</w:t>
      </w:r>
    </w:p>
    <w:p w14:paraId="46C63F50" w14:textId="77777777" w:rsidR="00086FCF" w:rsidRDefault="00086FCF" w:rsidP="00ED1810">
      <w:pPr>
        <w:shd w:val="clear" w:color="auto" w:fill="F2F2F2" w:themeFill="background1" w:themeFillShade="F2"/>
        <w:spacing w:after="0" w:line="240" w:lineRule="auto"/>
        <w:ind w:left="720" w:hanging="10"/>
        <w:jc w:val="left"/>
        <w:divId w:val="1127164580"/>
      </w:pPr>
    </w:p>
    <w:p w14:paraId="3E77ACB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stop(self):</w:t>
      </w:r>
    </w:p>
    <w:p w14:paraId="1029BB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self._stop.set()</w:t>
      </w:r>
    </w:p>
    <w:p w14:paraId="2C0541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self._thread is not None:</w:t>
      </w:r>
    </w:p>
    <w:p w14:paraId="60AE31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self._thread.join(timeout=1.0)</w:t>
      </w:r>
    </w:p>
    <w:p w14:paraId="15AAF4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self.peak</w:t>
      </w:r>
    </w:p>
    <w:p w14:paraId="5A6CB453" w14:textId="77777777" w:rsidR="00086FCF" w:rsidRDefault="00086FCF" w:rsidP="00ED1810">
      <w:pPr>
        <w:shd w:val="clear" w:color="auto" w:fill="F2F2F2" w:themeFill="background1" w:themeFillShade="F2"/>
        <w:spacing w:after="0" w:line="240" w:lineRule="auto"/>
        <w:ind w:left="720" w:hanging="10"/>
        <w:jc w:val="left"/>
        <w:divId w:val="1127164580"/>
      </w:pPr>
    </w:p>
    <w:p w14:paraId="174EC49F" w14:textId="77777777" w:rsidR="00086FCF" w:rsidRDefault="00086FCF" w:rsidP="00ED1810">
      <w:pPr>
        <w:shd w:val="clear" w:color="auto" w:fill="F2F2F2" w:themeFill="background1" w:themeFillShade="F2"/>
        <w:spacing w:after="0" w:line="240" w:lineRule="auto"/>
        <w:ind w:left="720" w:hanging="10"/>
        <w:jc w:val="left"/>
        <w:divId w:val="1127164580"/>
      </w:pPr>
    </w:p>
    <w:p w14:paraId="43D9D3E4" w14:textId="77777777" w:rsidR="00086FCF" w:rsidRDefault="00086FCF" w:rsidP="00ED1810">
      <w:pPr>
        <w:shd w:val="clear" w:color="auto" w:fill="F2F2F2" w:themeFill="background1" w:themeFillShade="F2"/>
        <w:spacing w:after="0" w:line="240" w:lineRule="auto"/>
        <w:ind w:left="720" w:hanging="10"/>
        <w:jc w:val="left"/>
        <w:divId w:val="1127164580"/>
      </w:pPr>
      <w:r>
        <w:t>def preprocess(img_bgr, net_w, net_h, to_rgb):</w:t>
      </w:r>
    </w:p>
    <w:p w14:paraId="16A29A4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cv2</w:t>
      </w:r>
    </w:p>
    <w:p w14:paraId="7705AE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00F9E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h0, w0 = img_bgr.shape[:2]</w:t>
      </w:r>
    </w:p>
    <w:p w14:paraId="62407EF9"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if to_rgb:</w:t>
      </w:r>
    </w:p>
    <w:p w14:paraId="5F53F4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img_bgr = cv2.cvtColor(img_bgr, cv2.COLOR_BGR2RGB)</w:t>
      </w:r>
    </w:p>
    <w:p w14:paraId="32DA3DE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out = cv2.resize(img_bgr, (net_w, net_h), interpolation=cv2.INTER_LINEAR)</w:t>
      </w:r>
    </w:p>
    <w:p w14:paraId="7985E8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meta = (w0, h0)</w:t>
      </w:r>
    </w:p>
    <w:p w14:paraId="212E28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np.ascontiguousarray(out, dtype=np.uint8), meta</w:t>
      </w:r>
    </w:p>
    <w:p w14:paraId="02DA04DB" w14:textId="77777777" w:rsidR="00086FCF" w:rsidRDefault="00086FCF" w:rsidP="00ED1810">
      <w:pPr>
        <w:shd w:val="clear" w:color="auto" w:fill="F2F2F2" w:themeFill="background1" w:themeFillShade="F2"/>
        <w:spacing w:after="0" w:line="240" w:lineRule="auto"/>
        <w:ind w:left="720" w:hanging="10"/>
        <w:jc w:val="left"/>
        <w:divId w:val="1127164580"/>
      </w:pPr>
    </w:p>
    <w:p w14:paraId="00F900E8" w14:textId="77777777" w:rsidR="00086FCF" w:rsidRDefault="00086FCF" w:rsidP="00ED1810">
      <w:pPr>
        <w:shd w:val="clear" w:color="auto" w:fill="F2F2F2" w:themeFill="background1" w:themeFillShade="F2"/>
        <w:spacing w:after="0" w:line="240" w:lineRule="auto"/>
        <w:ind w:left="720" w:hanging="10"/>
        <w:jc w:val="left"/>
        <w:divId w:val="1127164580"/>
      </w:pPr>
    </w:p>
    <w:p w14:paraId="6BA4725D" w14:textId="77777777" w:rsidR="00086FCF" w:rsidRDefault="00086FCF" w:rsidP="00ED1810">
      <w:pPr>
        <w:shd w:val="clear" w:color="auto" w:fill="F2F2F2" w:themeFill="background1" w:themeFillShade="F2"/>
        <w:spacing w:after="0" w:line="240" w:lineRule="auto"/>
        <w:ind w:left="720" w:hanging="10"/>
        <w:jc w:val="left"/>
        <w:divId w:val="1127164580"/>
      </w:pPr>
      <w:r>
        <w:t>def boxes_to_original(nboxes_xyxy, meta):</w:t>
      </w:r>
    </w:p>
    <w:p w14:paraId="1EC43F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69C344E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w0, h0 = meta</w:t>
      </w:r>
    </w:p>
    <w:p w14:paraId="0336D3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 nboxes_xyxy.astype(np.float32).copy()</w:t>
      </w:r>
    </w:p>
    <w:p w14:paraId="69597B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[0, 2]] *= w0</w:t>
      </w:r>
    </w:p>
    <w:p w14:paraId="28E8751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[1, 3]] *= h0</w:t>
      </w:r>
    </w:p>
    <w:p w14:paraId="78E15E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[0, 2]] = b[:, [0, 2]].clip(0, w0)</w:t>
      </w:r>
    </w:p>
    <w:p w14:paraId="78ECAE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 [1, 3]] = b[:, [1, 3]].clip(0, h0)</w:t>
      </w:r>
    </w:p>
    <w:p w14:paraId="2AE8C9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b</w:t>
      </w:r>
    </w:p>
    <w:p w14:paraId="3F840648" w14:textId="77777777" w:rsidR="00086FCF" w:rsidRDefault="00086FCF" w:rsidP="00ED1810">
      <w:pPr>
        <w:shd w:val="clear" w:color="auto" w:fill="F2F2F2" w:themeFill="background1" w:themeFillShade="F2"/>
        <w:spacing w:after="0" w:line="240" w:lineRule="auto"/>
        <w:ind w:left="720" w:hanging="10"/>
        <w:jc w:val="left"/>
        <w:divId w:val="1127164580"/>
      </w:pPr>
    </w:p>
    <w:p w14:paraId="46F1CE06" w14:textId="77777777" w:rsidR="00086FCF" w:rsidRDefault="00086FCF" w:rsidP="00ED1810">
      <w:pPr>
        <w:shd w:val="clear" w:color="auto" w:fill="F2F2F2" w:themeFill="background1" w:themeFillShade="F2"/>
        <w:spacing w:after="0" w:line="240" w:lineRule="auto"/>
        <w:ind w:left="720" w:hanging="10"/>
        <w:jc w:val="left"/>
        <w:divId w:val="1127164580"/>
      </w:pPr>
    </w:p>
    <w:p w14:paraId="45799C2A" w14:textId="77777777" w:rsidR="00086FCF" w:rsidRDefault="00086FCF" w:rsidP="00ED1810">
      <w:pPr>
        <w:shd w:val="clear" w:color="auto" w:fill="F2F2F2" w:themeFill="background1" w:themeFillShade="F2"/>
        <w:spacing w:after="0" w:line="240" w:lineRule="auto"/>
        <w:ind w:left="720" w:hanging="10"/>
        <w:jc w:val="left"/>
        <w:divId w:val="1127164580"/>
      </w:pPr>
      <w:r>
        <w:t>def box_iou_np(a, b):</w:t>
      </w:r>
    </w:p>
    <w:p w14:paraId="6568C4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7F55F2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len(a) == 0 or len(b) == 0:</w:t>
      </w:r>
    </w:p>
    <w:p w14:paraId="1F51C2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np.zeros((len(a), len(b)), dtype=np.float32)</w:t>
      </w:r>
    </w:p>
    <w:p w14:paraId="1E98C83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area_a = (a[:, 2] - a[:, 0]).clip(0) * (a[:, 3] - a[:, 1]).clip(0)</w:t>
      </w:r>
    </w:p>
    <w:p w14:paraId="6644B1B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area_b = (b[:, 2] - b[:, 0]).clip(0) * (b[:, 3] - b[:, 1]).clip(0)</w:t>
      </w:r>
    </w:p>
    <w:p w14:paraId="74621F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lt = np.maximum(a[:, None, :2], b[None, :, :2])</w:t>
      </w:r>
    </w:p>
    <w:p w14:paraId="73530A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rb = np.minimum(a[:, None, 2:], b[None, :, 2:])</w:t>
      </w:r>
    </w:p>
    <w:p w14:paraId="53D69F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wh = (rb - lt).clip(0)</w:t>
      </w:r>
    </w:p>
    <w:p w14:paraId="6BBA91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inter = wh[..., 0] * wh[..., 1]</w:t>
      </w:r>
    </w:p>
    <w:p w14:paraId="6F7F74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union = area_a[:, None] + area_b[None, :] - inter</w:t>
      </w:r>
    </w:p>
    <w:p w14:paraId="07A7E0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inter / np.maximum(union, 1e-9)</w:t>
      </w:r>
    </w:p>
    <w:p w14:paraId="4E6EABDD" w14:textId="77777777" w:rsidR="00086FCF" w:rsidRDefault="00086FCF" w:rsidP="00ED1810">
      <w:pPr>
        <w:shd w:val="clear" w:color="auto" w:fill="F2F2F2" w:themeFill="background1" w:themeFillShade="F2"/>
        <w:spacing w:after="0" w:line="240" w:lineRule="auto"/>
        <w:ind w:left="720" w:hanging="10"/>
        <w:jc w:val="left"/>
        <w:divId w:val="1127164580"/>
      </w:pPr>
    </w:p>
    <w:p w14:paraId="06C41D59" w14:textId="77777777" w:rsidR="00086FCF" w:rsidRDefault="00086FCF" w:rsidP="00ED1810">
      <w:pPr>
        <w:shd w:val="clear" w:color="auto" w:fill="F2F2F2" w:themeFill="background1" w:themeFillShade="F2"/>
        <w:spacing w:after="0" w:line="240" w:lineRule="auto"/>
        <w:ind w:left="720" w:hanging="10"/>
        <w:jc w:val="left"/>
        <w:divId w:val="1127164580"/>
      </w:pPr>
    </w:p>
    <w:p w14:paraId="2CA68D90" w14:textId="77777777" w:rsidR="00086FCF" w:rsidRDefault="00086FCF" w:rsidP="00ED1810">
      <w:pPr>
        <w:shd w:val="clear" w:color="auto" w:fill="F2F2F2" w:themeFill="background1" w:themeFillShade="F2"/>
        <w:spacing w:after="0" w:line="240" w:lineRule="auto"/>
        <w:ind w:left="720" w:hanging="10"/>
        <w:jc w:val="left"/>
        <w:divId w:val="1127164580"/>
      </w:pPr>
      <w:r>
        <w:t>def match_one_image(pred_boxes, pred_cls, gt_boxes, gt_cls, iou_thr):</w:t>
      </w:r>
    </w:p>
    <w:p w14:paraId="0C91A9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4B30B0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 = np.zeros((len(pred_boxes), len(iou_thr)), dtype=bool)</w:t>
      </w:r>
    </w:p>
    <w:p w14:paraId="25DEE3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len(pred_boxes) == 0 or len(gt_boxes) == 0:</w:t>
      </w:r>
    </w:p>
    <w:p w14:paraId="72C88E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correct</w:t>
      </w:r>
    </w:p>
    <w:p w14:paraId="131D973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 box_iou_np(pred_boxes, gt_boxes)</w:t>
      </w:r>
    </w:p>
    <w:p w14:paraId="713E03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same_cls = gt_cls[None, :] == pred_cls[:, None]</w:t>
      </w:r>
    </w:p>
    <w:p w14:paraId="731ED0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 np.where(same_cls, iou, 0.0)</w:t>
      </w:r>
    </w:p>
    <w:p w14:paraId="003BEA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ti, thr in enumerate(iou_thr):</w:t>
      </w:r>
    </w:p>
    <w:p w14:paraId="15AFC2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yx = np.nonzero(iou &gt;= thr)</w:t>
      </w:r>
    </w:p>
    <w:p w14:paraId="12BD5B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yx[0].size == 0:</w:t>
      </w:r>
    </w:p>
    <w:p w14:paraId="057DD4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7569F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 = np.stack(yx, axis=1)</w:t>
      </w:r>
    </w:p>
    <w:p w14:paraId="613FF1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m.shape[0] &gt; 1:</w:t>
      </w:r>
    </w:p>
    <w:p w14:paraId="6D2C35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ious = iou[m[:, 0], m[:, 1]]</w:t>
      </w:r>
    </w:p>
    <w:p w14:paraId="541E2AA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 = m[np.argsort(-ious)]</w:t>
      </w:r>
    </w:p>
    <w:p w14:paraId="24581D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_, keep = np.unique(m[:, 1], return_index=True)</w:t>
      </w:r>
    </w:p>
    <w:p w14:paraId="6376F565"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m = m[keep]</w:t>
      </w:r>
    </w:p>
    <w:p w14:paraId="65B1207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_, keep = np.unique(m[:, 0], return_index=True)</w:t>
      </w:r>
    </w:p>
    <w:p w14:paraId="57369FD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 = m[keep]</w:t>
      </w:r>
    </w:p>
    <w:p w14:paraId="659DC5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correct[m[:, 0], ti] = True</w:t>
      </w:r>
    </w:p>
    <w:p w14:paraId="70B66D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correct</w:t>
      </w:r>
    </w:p>
    <w:p w14:paraId="219D0CAF" w14:textId="77777777" w:rsidR="00086FCF" w:rsidRDefault="00086FCF" w:rsidP="00ED1810">
      <w:pPr>
        <w:shd w:val="clear" w:color="auto" w:fill="F2F2F2" w:themeFill="background1" w:themeFillShade="F2"/>
        <w:spacing w:after="0" w:line="240" w:lineRule="auto"/>
        <w:ind w:left="720" w:hanging="10"/>
        <w:jc w:val="left"/>
        <w:divId w:val="1127164580"/>
      </w:pPr>
    </w:p>
    <w:p w14:paraId="20FC5664" w14:textId="77777777" w:rsidR="00086FCF" w:rsidRDefault="00086FCF" w:rsidP="00ED1810">
      <w:pPr>
        <w:shd w:val="clear" w:color="auto" w:fill="F2F2F2" w:themeFill="background1" w:themeFillShade="F2"/>
        <w:spacing w:after="0" w:line="240" w:lineRule="auto"/>
        <w:ind w:left="720" w:hanging="10"/>
        <w:jc w:val="left"/>
        <w:divId w:val="1127164580"/>
      </w:pPr>
    </w:p>
    <w:p w14:paraId="0B8AF261" w14:textId="77777777" w:rsidR="00086FCF" w:rsidRDefault="00086FCF" w:rsidP="00ED1810">
      <w:pPr>
        <w:shd w:val="clear" w:color="auto" w:fill="F2F2F2" w:themeFill="background1" w:themeFillShade="F2"/>
        <w:spacing w:after="0" w:line="240" w:lineRule="auto"/>
        <w:ind w:left="720" w:hanging="10"/>
        <w:jc w:val="left"/>
        <w:divId w:val="1127164580"/>
      </w:pPr>
      <w:r>
        <w:t>def _ap(recall, precision):</w:t>
      </w:r>
    </w:p>
    <w:p w14:paraId="6C81219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0F394F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mrec = np.concatenate(([0.0], recall, [1.0]))</w:t>
      </w:r>
    </w:p>
    <w:p w14:paraId="0BA5ED2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mpre = np.concatenate(([1.0], precision, [0.0]))</w:t>
      </w:r>
    </w:p>
    <w:p w14:paraId="7787672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mpre = np.flip(np.maximum.accumulate(np.flip(mpre)))</w:t>
      </w:r>
    </w:p>
    <w:p w14:paraId="208C29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np.linspace(0, 1, 101)</w:t>
      </w:r>
    </w:p>
    <w:p w14:paraId="3C2C0B4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float(np.trapz(np.interp(x, mrec, mpre), x))</w:t>
      </w:r>
    </w:p>
    <w:p w14:paraId="00B9043A" w14:textId="77777777" w:rsidR="00086FCF" w:rsidRDefault="00086FCF" w:rsidP="00ED1810">
      <w:pPr>
        <w:shd w:val="clear" w:color="auto" w:fill="F2F2F2" w:themeFill="background1" w:themeFillShade="F2"/>
        <w:spacing w:after="0" w:line="240" w:lineRule="auto"/>
        <w:ind w:left="720" w:hanging="10"/>
        <w:jc w:val="left"/>
        <w:divId w:val="1127164580"/>
      </w:pPr>
    </w:p>
    <w:p w14:paraId="54E3D459" w14:textId="77777777" w:rsidR="00086FCF" w:rsidRDefault="00086FCF" w:rsidP="00ED1810">
      <w:pPr>
        <w:shd w:val="clear" w:color="auto" w:fill="F2F2F2" w:themeFill="background1" w:themeFillShade="F2"/>
        <w:spacing w:after="0" w:line="240" w:lineRule="auto"/>
        <w:ind w:left="720" w:hanging="10"/>
        <w:jc w:val="left"/>
        <w:divId w:val="1127164580"/>
      </w:pPr>
    </w:p>
    <w:p w14:paraId="43564BC6" w14:textId="77777777" w:rsidR="00086FCF" w:rsidRDefault="00086FCF" w:rsidP="00ED1810">
      <w:pPr>
        <w:shd w:val="clear" w:color="auto" w:fill="F2F2F2" w:themeFill="background1" w:themeFillShade="F2"/>
        <w:spacing w:after="0" w:line="240" w:lineRule="auto"/>
        <w:ind w:left="720" w:hanging="10"/>
        <w:jc w:val="left"/>
        <w:divId w:val="1127164580"/>
      </w:pPr>
      <w:r>
        <w:t>def compute_metrics(correct, conf, pred_cls, target_cls, names, iou_thr):</w:t>
      </w:r>
    </w:p>
    <w:p w14:paraId="60A5D06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5438173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order = np.argsort(-conf)</w:t>
      </w:r>
    </w:p>
    <w:p w14:paraId="06DE99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 conf, pred_cls = correct[order], conf[order], pred_cls[order]</w:t>
      </w:r>
    </w:p>
    <w:p w14:paraId="24B78AE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unique_classes, n_gt = np.unique(target_cls, return_counts=True)</w:t>
      </w:r>
    </w:p>
    <w:p w14:paraId="30579C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niou = correct.shape[1]</w:t>
      </w:r>
    </w:p>
    <w:p w14:paraId="2C244D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i50 = int(np.argmin(np.abs(iou_thr - 0.5)))</w:t>
      </w:r>
    </w:p>
    <w:p w14:paraId="07CCA76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i75 = int(np.argmin(np.abs(iou_thr - 0.75)))</w:t>
      </w:r>
    </w:p>
    <w:p w14:paraId="513FCFA5" w14:textId="77777777" w:rsidR="00086FCF" w:rsidRDefault="00086FCF" w:rsidP="00ED1810">
      <w:pPr>
        <w:shd w:val="clear" w:color="auto" w:fill="F2F2F2" w:themeFill="background1" w:themeFillShade="F2"/>
        <w:spacing w:after="0" w:line="240" w:lineRule="auto"/>
        <w:ind w:left="720" w:hanging="10"/>
        <w:jc w:val="left"/>
        <w:divId w:val="1127164580"/>
      </w:pPr>
    </w:p>
    <w:p w14:paraId="180DDE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 []</w:t>
      </w:r>
    </w:p>
    <w:p w14:paraId="67302E8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 = []</w:t>
      </w:r>
    </w:p>
    <w:p w14:paraId="3E76E2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p_all, r_all = [], []</w:t>
      </w:r>
    </w:p>
    <w:p w14:paraId="71DF8EF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ci, c in enumerate(unique_classes):</w:t>
      </w:r>
    </w:p>
    <w:p w14:paraId="287DCC2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 = pred_cls == c</w:t>
      </w:r>
    </w:p>
    <w:p w14:paraId="7D0E471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ngt = n_gt[ci]</w:t>
      </w:r>
    </w:p>
    <w:p w14:paraId="27CA23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sel.sum() == 0 or ngt == 0:</w:t>
      </w:r>
    </w:p>
    <w:p w14:paraId="10BD35E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ap_row = np.zeros(niou)</w:t>
      </w:r>
    </w:p>
    <w:p w14:paraId="45C9D90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per_class.append((int(c), 0.0, 0.0, 0.0, float(ap_row.mean())))</w:t>
      </w:r>
    </w:p>
    <w:p w14:paraId="6B98A4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ap_all.append(ap_row)</w:t>
      </w:r>
    </w:p>
    <w:p w14:paraId="59E81E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p_all.append(0.0)</w:t>
      </w:r>
    </w:p>
    <w:p w14:paraId="38D66EC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r_all.append(0.0)</w:t>
      </w:r>
    </w:p>
    <w:p w14:paraId="1564CB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56D11D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tp = correct[sel]</w:t>
      </w:r>
    </w:p>
    <w:p w14:paraId="2F5D35C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tpc = tp.cumsum(0)</w:t>
      </w:r>
    </w:p>
    <w:p w14:paraId="25E455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fpc = (~tp).cumsum(0)</w:t>
      </w:r>
    </w:p>
    <w:p w14:paraId="43A489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recall = tpc / (ngt + 1e-9)</w:t>
      </w:r>
    </w:p>
    <w:p w14:paraId="1A33FC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precision = tpc / (tpc + fpc + 1e-9)</w:t>
      </w:r>
    </w:p>
    <w:p w14:paraId="576312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ap_row = np.array([_ap(recall[:, j], precision[:, j]) for j in range(niou)])</w:t>
      </w:r>
    </w:p>
    <w:p w14:paraId="0EB875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pc, rc = precision[:, i50], recall[:, i50]</w:t>
      </w:r>
    </w:p>
    <w:p w14:paraId="55726F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f1 = 2 * pc * rc / (pc + rc + 1e-9)</w:t>
      </w:r>
    </w:p>
    <w:p w14:paraId="222197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 = int(f1.argmax())</w:t>
      </w:r>
    </w:p>
    <w:p w14:paraId="7DB73F2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per_class.append((int(c), float(pc[k]), float(rc[k]),</w:t>
      </w:r>
    </w:p>
    <w:p w14:paraId="79FE28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float(ap_row[i50]), float(ap_row.mean())))</w:t>
      </w:r>
    </w:p>
    <w:p w14:paraId="26707A3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ap_all.append(ap_row)</w:t>
      </w:r>
    </w:p>
    <w:p w14:paraId="440D9B46"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p_all.append(float(pc[k]))</w:t>
      </w:r>
    </w:p>
    <w:p w14:paraId="590A99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r_all.append(float(rc[k]))</w:t>
      </w:r>
    </w:p>
    <w:p w14:paraId="06B3AC99" w14:textId="77777777" w:rsidR="00086FCF" w:rsidRDefault="00086FCF" w:rsidP="00ED1810">
      <w:pPr>
        <w:shd w:val="clear" w:color="auto" w:fill="F2F2F2" w:themeFill="background1" w:themeFillShade="F2"/>
        <w:spacing w:after="0" w:line="240" w:lineRule="auto"/>
        <w:ind w:left="720" w:hanging="10"/>
        <w:jc w:val="left"/>
        <w:divId w:val="1127164580"/>
      </w:pPr>
    </w:p>
    <w:p w14:paraId="35F1228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ap_all = np.array(ap_all) if ap_all else np.zeros((0, niou))</w:t>
      </w:r>
    </w:p>
    <w:p w14:paraId="7EC670A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 {</w:t>
      </w:r>
    </w:p>
    <w:p w14:paraId="1DDDA2A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"precision": float(np.mean(p_all)) if p_all else 0.0,</w:t>
      </w:r>
    </w:p>
    <w:p w14:paraId="5AB663D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"recall": float(np.mean(r_all)) if r_all else 0.0,</w:t>
      </w:r>
    </w:p>
    <w:p w14:paraId="22213AA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"map50": float(ap_all[:, i50].mean()) if len(ap_all) else 0.0,</w:t>
      </w:r>
    </w:p>
    <w:p w14:paraId="6FD2C7D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"map75": float(ap_all[:, i75].mean()) if len(ap_all) else 0.0,</w:t>
      </w:r>
    </w:p>
    <w:p w14:paraId="04497A6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 float(ap_all.mean()) if len(ap_all) else 0.0,</w:t>
      </w:r>
    </w:p>
    <w:p w14:paraId="11E92E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w:t>
      </w:r>
    </w:p>
    <w:p w14:paraId="39B3BF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 str(names.get(c, c)), "p": p, "r": r, "ap50": a50, "ap": a</w:t>
      </w:r>
    </w:p>
    <w:p w14:paraId="3FD63C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 for (c, p, r, a50, a) in per_class],</w:t>
      </w:r>
    </w:p>
    <w:p w14:paraId="18C92E4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79016F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result</w:t>
      </w:r>
    </w:p>
    <w:p w14:paraId="4716B894" w14:textId="77777777" w:rsidR="00086FCF" w:rsidRDefault="00086FCF" w:rsidP="00ED1810">
      <w:pPr>
        <w:shd w:val="clear" w:color="auto" w:fill="F2F2F2" w:themeFill="background1" w:themeFillShade="F2"/>
        <w:spacing w:after="0" w:line="240" w:lineRule="auto"/>
        <w:ind w:left="720" w:hanging="10"/>
        <w:jc w:val="left"/>
        <w:divId w:val="1127164580"/>
      </w:pPr>
    </w:p>
    <w:p w14:paraId="4DB3F230" w14:textId="77777777" w:rsidR="00086FCF" w:rsidRDefault="00086FCF" w:rsidP="00ED1810">
      <w:pPr>
        <w:shd w:val="clear" w:color="auto" w:fill="F2F2F2" w:themeFill="background1" w:themeFillShade="F2"/>
        <w:spacing w:after="0" w:line="240" w:lineRule="auto"/>
        <w:ind w:left="720" w:hanging="10"/>
        <w:jc w:val="left"/>
        <w:divId w:val="1127164580"/>
      </w:pPr>
    </w:p>
    <w:p w14:paraId="0B5EEEE9" w14:textId="77777777" w:rsidR="00086FCF" w:rsidRDefault="00086FCF" w:rsidP="00ED1810">
      <w:pPr>
        <w:shd w:val="clear" w:color="auto" w:fill="F2F2F2" w:themeFill="background1" w:themeFillShade="F2"/>
        <w:spacing w:after="0" w:line="240" w:lineRule="auto"/>
        <w:ind w:left="720" w:hanging="10"/>
        <w:jc w:val="left"/>
        <w:divId w:val="1127164580"/>
      </w:pPr>
      <w:r>
        <w:t>class ConfusionMatrix:</w:t>
      </w:r>
    </w:p>
    <w:p w14:paraId="54002175" w14:textId="77777777" w:rsidR="00086FCF" w:rsidRDefault="00086FCF" w:rsidP="00ED1810">
      <w:pPr>
        <w:shd w:val="clear" w:color="auto" w:fill="F2F2F2" w:themeFill="background1" w:themeFillShade="F2"/>
        <w:spacing w:after="0" w:line="240" w:lineRule="auto"/>
        <w:ind w:left="720" w:hanging="10"/>
        <w:jc w:val="left"/>
        <w:divId w:val="1127164580"/>
      </w:pPr>
    </w:p>
    <w:p w14:paraId="241063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__init__(self, nc, iou_thres=0.45):</w:t>
      </w:r>
    </w:p>
    <w:p w14:paraId="23D5DC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5E829C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self.nc = int(nc)</w:t>
      </w:r>
    </w:p>
    <w:p w14:paraId="53B2F4B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self.iou_thres = float(iou_thres)</w:t>
      </w:r>
    </w:p>
    <w:p w14:paraId="1361DF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 = np.zeros((self.nc + 1, self.nc + 1), dtype=np.int64)</w:t>
      </w:r>
    </w:p>
    <w:p w14:paraId="2CB6CAC5" w14:textId="77777777" w:rsidR="00086FCF" w:rsidRDefault="00086FCF" w:rsidP="00ED1810">
      <w:pPr>
        <w:shd w:val="clear" w:color="auto" w:fill="F2F2F2" w:themeFill="background1" w:themeFillShade="F2"/>
        <w:spacing w:after="0" w:line="240" w:lineRule="auto"/>
        <w:ind w:left="720" w:hanging="10"/>
        <w:jc w:val="left"/>
        <w:divId w:val="1127164580"/>
      </w:pPr>
    </w:p>
    <w:p w14:paraId="7B8DA14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process_batch(self, pred_boxes, pred_cls, gt_boxes, gt_cls):</w:t>
      </w:r>
    </w:p>
    <w:p w14:paraId="03705B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0883BC8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nc = self.nc</w:t>
      </w:r>
    </w:p>
    <w:p w14:paraId="40E3BB8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gt_cls = np.asarray(gt_cls, dtype=np.int64).reshape(-1)</w:t>
      </w:r>
    </w:p>
    <w:p w14:paraId="7B9D8D3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pred_cls = np.asarray(pred_cls, dtype=np.int64).reshape(-1)</w:t>
      </w:r>
    </w:p>
    <w:p w14:paraId="663E93A0" w14:textId="77777777" w:rsidR="00086FCF" w:rsidRDefault="00086FCF" w:rsidP="00ED1810">
      <w:pPr>
        <w:shd w:val="clear" w:color="auto" w:fill="F2F2F2" w:themeFill="background1" w:themeFillShade="F2"/>
        <w:spacing w:after="0" w:line="240" w:lineRule="auto"/>
        <w:ind w:left="720" w:hanging="10"/>
        <w:jc w:val="left"/>
        <w:divId w:val="1127164580"/>
      </w:pPr>
    </w:p>
    <w:p w14:paraId="09B240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gt_cls.shape[0] == 0:</w:t>
      </w:r>
    </w:p>
    <w:p w14:paraId="16675D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dc in pred_cls:</w:t>
      </w:r>
    </w:p>
    <w:p w14:paraId="167DA3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0 &lt;= dc &lt; nc:</w:t>
      </w:r>
    </w:p>
    <w:p w14:paraId="6CF629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self.matrix[dc, nc] += 1</w:t>
      </w:r>
    </w:p>
    <w:p w14:paraId="3AAFC36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w:t>
      </w:r>
    </w:p>
    <w:p w14:paraId="03E7CCA4" w14:textId="77777777" w:rsidR="00086FCF" w:rsidRDefault="00086FCF" w:rsidP="00ED1810">
      <w:pPr>
        <w:shd w:val="clear" w:color="auto" w:fill="F2F2F2" w:themeFill="background1" w:themeFillShade="F2"/>
        <w:spacing w:after="0" w:line="240" w:lineRule="auto"/>
        <w:ind w:left="720" w:hanging="10"/>
        <w:jc w:val="left"/>
        <w:divId w:val="1127164580"/>
      </w:pPr>
    </w:p>
    <w:p w14:paraId="6EA265F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pred_cls.shape[0] == 0:</w:t>
      </w:r>
    </w:p>
    <w:p w14:paraId="672EFC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gc in gt_cls:</w:t>
      </w:r>
    </w:p>
    <w:p w14:paraId="10A1CAA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0 &lt;= gc &lt; nc:</w:t>
      </w:r>
    </w:p>
    <w:p w14:paraId="29E932A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self.matrix[nc, gc] += 1</w:t>
      </w:r>
    </w:p>
    <w:p w14:paraId="724908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w:t>
      </w:r>
    </w:p>
    <w:p w14:paraId="76D47284" w14:textId="77777777" w:rsidR="00086FCF" w:rsidRDefault="00086FCF" w:rsidP="00ED1810">
      <w:pPr>
        <w:shd w:val="clear" w:color="auto" w:fill="F2F2F2" w:themeFill="background1" w:themeFillShade="F2"/>
        <w:spacing w:after="0" w:line="240" w:lineRule="auto"/>
        <w:ind w:left="720" w:hanging="10"/>
        <w:jc w:val="left"/>
        <w:divId w:val="1127164580"/>
      </w:pPr>
    </w:p>
    <w:p w14:paraId="4F3A322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 box_iou_np(gt_boxes, pred_boxes)</w:t>
      </w:r>
    </w:p>
    <w:p w14:paraId="06A2FA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np.nonzero(iou &gt; self.iou_thres)</w:t>
      </w:r>
    </w:p>
    <w:p w14:paraId="356856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x[0].shape[0]:</w:t>
      </w:r>
    </w:p>
    <w:p w14:paraId="7EBDE0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ious = iou[x[0], x[1]]</w:t>
      </w:r>
    </w:p>
    <w:p w14:paraId="5551A98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np.concatenate((np.stack(x, axis=1),</w:t>
      </w:r>
    </w:p>
    <w:p w14:paraId="38E29B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ious[:, None]), axis=1)</w:t>
      </w:r>
    </w:p>
    <w:p w14:paraId="6870B1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x[0].shape[0] &gt; 1:</w:t>
      </w:r>
    </w:p>
    <w:p w14:paraId="464562D7"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matches = matches[matches[:, 2].argsort()[::-1]]</w:t>
      </w:r>
    </w:p>
    <w:p w14:paraId="6EEDBC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matches[np.unique(matches[:, 1], return_index=True)[1]]</w:t>
      </w:r>
    </w:p>
    <w:p w14:paraId="316578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matches[matches[:, 2].argsort()[::-1]]</w:t>
      </w:r>
    </w:p>
    <w:p w14:paraId="1CB9A1C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matches[np.unique(matches[:, 0], return_index=True)[1]]</w:t>
      </w:r>
    </w:p>
    <w:p w14:paraId="1880C40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1EEC63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matches = np.zeros((0, 3))</w:t>
      </w:r>
    </w:p>
    <w:p w14:paraId="6DB9EE91" w14:textId="77777777" w:rsidR="00086FCF" w:rsidRDefault="00086FCF" w:rsidP="00ED1810">
      <w:pPr>
        <w:shd w:val="clear" w:color="auto" w:fill="F2F2F2" w:themeFill="background1" w:themeFillShade="F2"/>
        <w:spacing w:after="0" w:line="240" w:lineRule="auto"/>
        <w:ind w:left="720" w:hanging="10"/>
        <w:jc w:val="left"/>
        <w:divId w:val="1127164580"/>
      </w:pPr>
    </w:p>
    <w:p w14:paraId="11022C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matches.shape[0] &gt; 0</w:t>
      </w:r>
    </w:p>
    <w:p w14:paraId="1B6D813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m_gt = matches[:, 0].astype(int)</w:t>
      </w:r>
    </w:p>
    <w:p w14:paraId="530418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m_pred = matches[:, 1].astype(int)</w:t>
      </w:r>
    </w:p>
    <w:p w14:paraId="5F3E95B8" w14:textId="77777777" w:rsidR="00086FCF" w:rsidRDefault="00086FCF" w:rsidP="00ED1810">
      <w:pPr>
        <w:shd w:val="clear" w:color="auto" w:fill="F2F2F2" w:themeFill="background1" w:themeFillShade="F2"/>
        <w:spacing w:after="0" w:line="240" w:lineRule="auto"/>
        <w:ind w:left="720" w:hanging="10"/>
        <w:jc w:val="left"/>
        <w:divId w:val="1127164580"/>
      </w:pPr>
    </w:p>
    <w:p w14:paraId="7F02937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gc in enumerate(gt_cls):</w:t>
      </w:r>
    </w:p>
    <w:p w14:paraId="20DF9A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(0 &lt;= gc &lt; nc):</w:t>
      </w:r>
    </w:p>
    <w:p w14:paraId="3D2ED7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91EB7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 = m_gt == i</w:t>
      </w:r>
    </w:p>
    <w:p w14:paraId="3A7294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 and sel.sum() == 1:</w:t>
      </w:r>
    </w:p>
    <w:p w14:paraId="58C614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dc = int(pred_cls[m_pred[sel][0]])</w:t>
      </w:r>
    </w:p>
    <w:p w14:paraId="41FAB19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self.matrix[dc if 0 &lt;= dc &lt; nc else nc, gc] += 1</w:t>
      </w:r>
    </w:p>
    <w:p w14:paraId="497C13B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380E66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self.matrix[nc, gc] += 1</w:t>
      </w:r>
    </w:p>
    <w:p w14:paraId="1B6E98A8" w14:textId="77777777" w:rsidR="00086FCF" w:rsidRDefault="00086FCF" w:rsidP="00ED1810">
      <w:pPr>
        <w:shd w:val="clear" w:color="auto" w:fill="F2F2F2" w:themeFill="background1" w:themeFillShade="F2"/>
        <w:spacing w:after="0" w:line="240" w:lineRule="auto"/>
        <w:ind w:left="720" w:hanging="10"/>
        <w:jc w:val="left"/>
        <w:divId w:val="1127164580"/>
      </w:pPr>
    </w:p>
    <w:p w14:paraId="7CE32F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w:t>
      </w:r>
    </w:p>
    <w:p w14:paraId="32B0DC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dc in enumerate(pred_cls):</w:t>
      </w:r>
    </w:p>
    <w:p w14:paraId="4609D2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(m_pred == i).any() and 0 &lt;= dc &lt; nc:</w:t>
      </w:r>
    </w:p>
    <w:p w14:paraId="01EFC5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self.matrix[dc, nc] += 1</w:t>
      </w:r>
    </w:p>
    <w:p w14:paraId="666AEDBD" w14:textId="77777777" w:rsidR="00086FCF" w:rsidRDefault="00086FCF" w:rsidP="00ED1810">
      <w:pPr>
        <w:shd w:val="clear" w:color="auto" w:fill="F2F2F2" w:themeFill="background1" w:themeFillShade="F2"/>
        <w:spacing w:after="0" w:line="240" w:lineRule="auto"/>
        <w:ind w:left="720" w:hanging="10"/>
        <w:jc w:val="left"/>
        <w:divId w:val="1127164580"/>
      </w:pPr>
    </w:p>
    <w:p w14:paraId="2F2F489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plot(self, names, save_dir, split="", normalize=True):</w:t>
      </w:r>
    </w:p>
    <w:p w14:paraId="440002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os</w:t>
      </w:r>
    </w:p>
    <w:p w14:paraId="4F7B0C3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E8F6BD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nc = self.nc</w:t>
      </w:r>
    </w:p>
    <w:p w14:paraId="1F2938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labels = [str(names.get(i, i)) for i in range(nc)] + ["background"]</w:t>
      </w:r>
    </w:p>
    <w:p w14:paraId="0B6C49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written = []</w:t>
      </w:r>
    </w:p>
    <w:p w14:paraId="545DD4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os.makedirs(save_dir, exist_ok=True)</w:t>
      </w:r>
    </w:p>
    <w:p w14:paraId="2EA882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suffix = f"_{split}" if split else ""</w:t>
      </w:r>
    </w:p>
    <w:p w14:paraId="1196A708" w14:textId="77777777" w:rsidR="00086FCF" w:rsidRDefault="00086FCF" w:rsidP="00ED1810">
      <w:pPr>
        <w:shd w:val="clear" w:color="auto" w:fill="F2F2F2" w:themeFill="background1" w:themeFillShade="F2"/>
        <w:spacing w:after="0" w:line="240" w:lineRule="auto"/>
        <w:ind w:left="720" w:hanging="10"/>
        <w:jc w:val="left"/>
        <w:divId w:val="1127164580"/>
      </w:pPr>
    </w:p>
    <w:p w14:paraId="5B92979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21CEC3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csv_path = os.path.join(save_dir, f"confusion_matrix{suffix}_hailo.csv")</w:t>
      </w:r>
    </w:p>
    <w:p w14:paraId="143061B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open(csv_path, "w", encoding="utf-8") as f:</w:t>
      </w:r>
    </w:p>
    <w:p w14:paraId="1F22A3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f.write("predicted\\true," + ",".join(labels) + "\n")</w:t>
      </w:r>
    </w:p>
    <w:p w14:paraId="0EE141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rl in enumerate(labels):</w:t>
      </w:r>
    </w:p>
    <w:p w14:paraId="729435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f.write(rl + "," + ",".join(str(int(v)) for v in self.matrix[i]) + "\n")</w:t>
      </w:r>
    </w:p>
    <w:p w14:paraId="3AE727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written.append(csv_path)</w:t>
      </w:r>
    </w:p>
    <w:p w14:paraId="50E869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7F1364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write confusion-matrix CSV: {e}")</w:t>
      </w:r>
    </w:p>
    <w:p w14:paraId="25FACCFD" w14:textId="77777777" w:rsidR="00086FCF" w:rsidRDefault="00086FCF" w:rsidP="00ED1810">
      <w:pPr>
        <w:shd w:val="clear" w:color="auto" w:fill="F2F2F2" w:themeFill="background1" w:themeFillShade="F2"/>
        <w:spacing w:after="0" w:line="240" w:lineRule="auto"/>
        <w:ind w:left="720" w:hanging="10"/>
        <w:jc w:val="left"/>
        <w:divId w:val="1127164580"/>
      </w:pPr>
    </w:p>
    <w:p w14:paraId="2196CD9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15AF9B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matplotlib</w:t>
      </w:r>
    </w:p>
    <w:p w14:paraId="0A2AE11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matplotlib.use("Agg")</w:t>
      </w:r>
    </w:p>
    <w:p w14:paraId="2A09C94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matplotlib.pyplot as plt</w:t>
      </w:r>
    </w:p>
    <w:p w14:paraId="547BA326"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except Exception as e:</w:t>
      </w:r>
    </w:p>
    <w:p w14:paraId="262EDA6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matplotlib unavailable; skipped the plot (CSV still "</w:t>
      </w:r>
    </w:p>
    <w:p w14:paraId="6E7D3C9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f"written). pip install matplotlib to get the PNG. ({e})")</w:t>
      </w:r>
    </w:p>
    <w:p w14:paraId="558B50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written</w:t>
      </w:r>
    </w:p>
    <w:p w14:paraId="5CA64140" w14:textId="77777777" w:rsidR="00086FCF" w:rsidRDefault="00086FCF" w:rsidP="00ED1810">
      <w:pPr>
        <w:shd w:val="clear" w:color="auto" w:fill="F2F2F2" w:themeFill="background1" w:themeFillShade="F2"/>
        <w:spacing w:after="0" w:line="240" w:lineRule="auto"/>
        <w:ind w:left="720" w:hanging="10"/>
        <w:jc w:val="left"/>
        <w:divId w:val="1127164580"/>
      </w:pPr>
    </w:p>
    <w:p w14:paraId="71220A1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array = self.matrix.astype(np.float64)</w:t>
      </w:r>
    </w:p>
    <w:p w14:paraId="41EB00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normalize:</w:t>
      </w:r>
    </w:p>
    <w:p w14:paraId="6F8DAB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col = array.sum(axis=0, keepdims=True)</w:t>
      </w:r>
    </w:p>
    <w:p w14:paraId="2904BF2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array = array / (col + 1e-9)</w:t>
      </w:r>
    </w:p>
    <w:p w14:paraId="3626E3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array[array &lt; 0.005] = np.nan</w:t>
      </w:r>
    </w:p>
    <w:p w14:paraId="0CFE5A76" w14:textId="77777777" w:rsidR="00086FCF" w:rsidRDefault="00086FCF" w:rsidP="00ED1810">
      <w:pPr>
        <w:shd w:val="clear" w:color="auto" w:fill="F2F2F2" w:themeFill="background1" w:themeFillShade="F2"/>
        <w:spacing w:after="0" w:line="240" w:lineRule="auto"/>
        <w:ind w:left="720" w:hanging="10"/>
        <w:jc w:val="left"/>
        <w:divId w:val="1127164580"/>
      </w:pPr>
    </w:p>
    <w:p w14:paraId="14E127A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nc + 1</w:t>
      </w:r>
    </w:p>
    <w:p w14:paraId="1CBBE44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vmax = 1.0 if normalize else float(np.nan_to_num(np.nanmax(array)) or 1.0)</w:t>
      </w:r>
    </w:p>
    <w:p w14:paraId="6F3135C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cmap = plt.get_cmap("Blues").copy()</w:t>
      </w:r>
    </w:p>
    <w:p w14:paraId="4DE835A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cmap.set_bad(color="white")</w:t>
      </w:r>
    </w:p>
    <w:p w14:paraId="605E5FE4" w14:textId="77777777" w:rsidR="00086FCF" w:rsidRDefault="00086FCF" w:rsidP="00ED1810">
      <w:pPr>
        <w:shd w:val="clear" w:color="auto" w:fill="F2F2F2" w:themeFill="background1" w:themeFillShade="F2"/>
        <w:spacing w:after="0" w:line="240" w:lineRule="auto"/>
        <w:ind w:left="720" w:hanging="10"/>
        <w:jc w:val="left"/>
        <w:divId w:val="1127164580"/>
      </w:pPr>
    </w:p>
    <w:p w14:paraId="1F91981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side = max(6.0, 0.55 * n + 3.0)</w:t>
      </w:r>
    </w:p>
    <w:p w14:paraId="2F8400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 ax = plt.subplots(figsize=(side, side * 0.85), dpi=200)</w:t>
      </w:r>
    </w:p>
    <w:p w14:paraId="7612E73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 = ax.imshow(array, cmap=cmap, vmin=0.0, vmax=vmax, aspect="auto")</w:t>
      </w:r>
    </w:p>
    <w:p w14:paraId="4E3C16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fig.colorbar(im, ax=ax, fraction=0.046, pad=0.04)</w:t>
      </w:r>
    </w:p>
    <w:p w14:paraId="72321C2F" w14:textId="77777777" w:rsidR="00086FCF" w:rsidRDefault="00086FCF" w:rsidP="00ED1810">
      <w:pPr>
        <w:shd w:val="clear" w:color="auto" w:fill="F2F2F2" w:themeFill="background1" w:themeFillShade="F2"/>
        <w:spacing w:after="0" w:line="240" w:lineRule="auto"/>
        <w:ind w:left="720" w:hanging="10"/>
        <w:jc w:val="left"/>
        <w:divId w:val="1127164580"/>
      </w:pPr>
    </w:p>
    <w:p w14:paraId="07703EB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ax.set_xticks(range(n)); ax.set_yticks(range(n))</w:t>
      </w:r>
    </w:p>
    <w:p w14:paraId="782203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ax.set_xticklabels(labels, rotation=90, ha="center", fontsize=8)</w:t>
      </w:r>
    </w:p>
    <w:p w14:paraId="4BF911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ax.set_yticklabels(labels, fontsize=8)</w:t>
      </w:r>
    </w:p>
    <w:p w14:paraId="2D229F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ax.set_xlabel("True"); ax.set_ylabel("Predicted")</w:t>
      </w:r>
    </w:p>
    <w:p w14:paraId="2460AA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ax.set_title("Hailo Confusion Matrix" +</w:t>
      </w:r>
    </w:p>
    <w:p w14:paraId="2B73A7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 (normalised)" if normalize else " (counts)"))</w:t>
      </w:r>
    </w:p>
    <w:p w14:paraId="0F0093B1" w14:textId="77777777" w:rsidR="00086FCF" w:rsidRDefault="00086FCF" w:rsidP="00ED1810">
      <w:pPr>
        <w:shd w:val="clear" w:color="auto" w:fill="F2F2F2" w:themeFill="background1" w:themeFillShade="F2"/>
        <w:spacing w:after="0" w:line="240" w:lineRule="auto"/>
        <w:ind w:left="720" w:hanging="10"/>
        <w:jc w:val="left"/>
        <w:divId w:val="1127164580"/>
      </w:pPr>
    </w:p>
    <w:p w14:paraId="242EAD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fmt = "{:.2f}" if normalize else "{:.0f}"</w:t>
      </w:r>
    </w:p>
    <w:p w14:paraId="2DC92DB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cut = 0.5 * vmax</w:t>
      </w:r>
    </w:p>
    <w:p w14:paraId="19EBD95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 in range(n):</w:t>
      </w:r>
    </w:p>
    <w:p w14:paraId="07FCBA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j in range(n):</w:t>
      </w:r>
    </w:p>
    <w:p w14:paraId="058655A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v = array[i, j]</w:t>
      </w:r>
    </w:p>
    <w:p w14:paraId="0D8FE52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np.isnan(v):</w:t>
      </w:r>
    </w:p>
    <w:p w14:paraId="6456863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ax.text(j, i, fmt.format(v), ha="center", va="center",</w:t>
      </w:r>
    </w:p>
    <w:p w14:paraId="6668F5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fontsize=7, color="white" if v &gt; cut else "black")</w:t>
      </w:r>
    </w:p>
    <w:p w14:paraId="639F2ECD" w14:textId="77777777" w:rsidR="00086FCF" w:rsidRDefault="00086FCF" w:rsidP="00ED1810">
      <w:pPr>
        <w:shd w:val="clear" w:color="auto" w:fill="F2F2F2" w:themeFill="background1" w:themeFillShade="F2"/>
        <w:spacing w:after="0" w:line="240" w:lineRule="auto"/>
        <w:ind w:left="720" w:hanging="10"/>
        <w:jc w:val="left"/>
        <w:divId w:val="1127164580"/>
      </w:pPr>
    </w:p>
    <w:p w14:paraId="6CD35F9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fig.tight_layout()</w:t>
      </w:r>
    </w:p>
    <w:p w14:paraId="0407EE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F5607C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png = os.path.join(</w:t>
      </w:r>
    </w:p>
    <w:p w14:paraId="6274741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w:t>
      </w:r>
    </w:p>
    <w:p w14:paraId="289695A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f"confusion_matrix_normalized{suffix}_hailo.png" if normalize</w:t>
      </w:r>
    </w:p>
    <w:p w14:paraId="33F83F2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 f"confusion_matrix{suffix}_hailo.png")</w:t>
      </w:r>
    </w:p>
    <w:p w14:paraId="559C5F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fig.savefig(png)</w:t>
      </w:r>
    </w:p>
    <w:p w14:paraId="6B0721F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written.append(png)</w:t>
      </w:r>
    </w:p>
    <w:p w14:paraId="0BAEAA0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46BD38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save confusion-matrix PNG: {e}")</w:t>
      </w:r>
    </w:p>
    <w:p w14:paraId="6430CA3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finally:</w:t>
      </w:r>
    </w:p>
    <w:p w14:paraId="3ECAF6F3"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plt.close(fig)</w:t>
      </w:r>
    </w:p>
    <w:p w14:paraId="0B70A6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written</w:t>
      </w:r>
    </w:p>
    <w:p w14:paraId="7BC30229" w14:textId="77777777" w:rsidR="00086FCF" w:rsidRDefault="00086FCF" w:rsidP="00ED1810">
      <w:pPr>
        <w:shd w:val="clear" w:color="auto" w:fill="F2F2F2" w:themeFill="background1" w:themeFillShade="F2"/>
        <w:spacing w:after="0" w:line="240" w:lineRule="auto"/>
        <w:ind w:left="720" w:hanging="10"/>
        <w:jc w:val="left"/>
        <w:divId w:val="1127164580"/>
      </w:pPr>
    </w:p>
    <w:p w14:paraId="0336DF53" w14:textId="77777777" w:rsidR="00086FCF" w:rsidRDefault="00086FCF" w:rsidP="00ED1810">
      <w:pPr>
        <w:shd w:val="clear" w:color="auto" w:fill="F2F2F2" w:themeFill="background1" w:themeFillShade="F2"/>
        <w:spacing w:after="0" w:line="240" w:lineRule="auto"/>
        <w:ind w:left="720" w:hanging="10"/>
        <w:jc w:val="left"/>
        <w:divId w:val="1127164580"/>
      </w:pPr>
    </w:p>
    <w:p w14:paraId="6B223383" w14:textId="77777777" w:rsidR="00086FCF" w:rsidRDefault="00086FCF" w:rsidP="00ED1810">
      <w:pPr>
        <w:shd w:val="clear" w:color="auto" w:fill="F2F2F2" w:themeFill="background1" w:themeFillShade="F2"/>
        <w:spacing w:after="0" w:line="240" w:lineRule="auto"/>
        <w:ind w:left="720" w:hanging="10"/>
        <w:jc w:val="left"/>
        <w:divId w:val="1127164580"/>
      </w:pPr>
      <w:r>
        <w:t>def _describe(x, depth=0, max_depth=4):</w:t>
      </w:r>
    </w:p>
    <w:p w14:paraId="1A1F29E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3897FA8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pad = "  " * depth</w:t>
      </w:r>
    </w:p>
    <w:p w14:paraId="3973FF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dict):</w:t>
      </w:r>
    </w:p>
    <w:p w14:paraId="3228B8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"\n".join(f"{pad}dict[{k!r}]:\n{_describe(v, depth + 1, max_depth)}"</w:t>
      </w:r>
    </w:p>
    <w:p w14:paraId="5F4B666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k, v in x.items())</w:t>
      </w:r>
    </w:p>
    <w:p w14:paraId="6AA4D62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np.ndarray):</w:t>
      </w:r>
    </w:p>
    <w:p w14:paraId="50B9B59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head = f"{pad}ndarray shape={x.shape} dtype={x.dtype}"</w:t>
      </w:r>
    </w:p>
    <w:p w14:paraId="7F777C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x.dtype == object and x.size and depth &lt; max_depth:</w:t>
      </w:r>
    </w:p>
    <w:p w14:paraId="25EF37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 + "\n" + _describe(x.reshape(-1)[0], depth + 1, max_depth)</w:t>
      </w:r>
    </w:p>
    <w:p w14:paraId="652C3C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w:t>
      </w:r>
    </w:p>
    <w:p w14:paraId="6D25B05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(list, tuple)):</w:t>
      </w:r>
    </w:p>
    <w:p w14:paraId="59EB87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head = f"{pad}{type(x).__name__} len={len(x)}"</w:t>
      </w:r>
    </w:p>
    <w:p w14:paraId="3BAB980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 and depth &lt; max_depth:</w:t>
      </w:r>
    </w:p>
    <w:p w14:paraId="40F481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 + "\n" + _describe(x[0], depth + 1, max_depth)</w:t>
      </w:r>
    </w:p>
    <w:p w14:paraId="7F081CF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head</w:t>
      </w:r>
    </w:p>
    <w:p w14:paraId="754B83D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f"{pad}{type(x).__name__}={x!r}"</w:t>
      </w:r>
    </w:p>
    <w:p w14:paraId="6D0CFEB4" w14:textId="77777777" w:rsidR="00086FCF" w:rsidRDefault="00086FCF" w:rsidP="00ED1810">
      <w:pPr>
        <w:shd w:val="clear" w:color="auto" w:fill="F2F2F2" w:themeFill="background1" w:themeFillShade="F2"/>
        <w:spacing w:after="0" w:line="240" w:lineRule="auto"/>
        <w:ind w:left="720" w:hanging="10"/>
        <w:jc w:val="left"/>
        <w:divId w:val="1127164580"/>
      </w:pPr>
    </w:p>
    <w:p w14:paraId="2694437E" w14:textId="77777777" w:rsidR="00086FCF" w:rsidRDefault="00086FCF" w:rsidP="00ED1810">
      <w:pPr>
        <w:shd w:val="clear" w:color="auto" w:fill="F2F2F2" w:themeFill="background1" w:themeFillShade="F2"/>
        <w:spacing w:after="0" w:line="240" w:lineRule="auto"/>
        <w:ind w:left="720" w:hanging="10"/>
        <w:jc w:val="left"/>
        <w:divId w:val="1127164580"/>
      </w:pPr>
    </w:p>
    <w:p w14:paraId="20EDF53E" w14:textId="77777777" w:rsidR="00086FCF" w:rsidRDefault="00086FCF" w:rsidP="00ED1810">
      <w:pPr>
        <w:shd w:val="clear" w:color="auto" w:fill="F2F2F2" w:themeFill="background1" w:themeFillShade="F2"/>
        <w:spacing w:after="0" w:line="240" w:lineRule="auto"/>
        <w:ind w:left="720" w:hanging="10"/>
        <w:jc w:val="left"/>
        <w:divId w:val="1127164580"/>
      </w:pPr>
      <w:r>
        <w:t>def _det_rows(elem):</w:t>
      </w:r>
    </w:p>
    <w:p w14:paraId="63E6156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0CCFEE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 = np.asarray(elem, dtype=np.float32)</w:t>
      </w:r>
    </w:p>
    <w:p w14:paraId="1FEA712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a.size == 0:</w:t>
      </w:r>
    </w:p>
    <w:p w14:paraId="0004E33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np.zeros((0, 5), dtype=np.float32)</w:t>
      </w:r>
    </w:p>
    <w:p w14:paraId="568E090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a.reshape(-1, a.shape[-1])</w:t>
      </w:r>
    </w:p>
    <w:p w14:paraId="21FD2D09" w14:textId="77777777" w:rsidR="00086FCF" w:rsidRDefault="00086FCF" w:rsidP="00ED1810">
      <w:pPr>
        <w:shd w:val="clear" w:color="auto" w:fill="F2F2F2" w:themeFill="background1" w:themeFillShade="F2"/>
        <w:spacing w:after="0" w:line="240" w:lineRule="auto"/>
        <w:ind w:left="720" w:hanging="10"/>
        <w:jc w:val="left"/>
        <w:divId w:val="1127164580"/>
      </w:pPr>
    </w:p>
    <w:p w14:paraId="08B56B4B" w14:textId="77777777" w:rsidR="00086FCF" w:rsidRDefault="00086FCF" w:rsidP="00ED1810">
      <w:pPr>
        <w:shd w:val="clear" w:color="auto" w:fill="F2F2F2" w:themeFill="background1" w:themeFillShade="F2"/>
        <w:spacing w:after="0" w:line="240" w:lineRule="auto"/>
        <w:ind w:left="720" w:hanging="10"/>
        <w:jc w:val="left"/>
        <w:divId w:val="1127164580"/>
      </w:pPr>
    </w:p>
    <w:p w14:paraId="32E1D87D" w14:textId="77777777" w:rsidR="00086FCF" w:rsidRDefault="00086FCF" w:rsidP="00ED1810">
      <w:pPr>
        <w:shd w:val="clear" w:color="auto" w:fill="F2F2F2" w:themeFill="background1" w:themeFillShade="F2"/>
        <w:spacing w:after="0" w:line="240" w:lineRule="auto"/>
        <w:ind w:left="720" w:hanging="10"/>
        <w:jc w:val="left"/>
        <w:divId w:val="1127164580"/>
      </w:pPr>
      <w:r>
        <w:t>def _find_per_class(x, num_classes, depth=0):</w:t>
      </w:r>
    </w:p>
    <w:p w14:paraId="1D3B0E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7DB19F5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np.ndarray) and x.dtype == object:</w:t>
      </w:r>
    </w:p>
    <w:p w14:paraId="223A79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list(x)</w:t>
      </w:r>
    </w:p>
    <w:p w14:paraId="3864C1F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isinstance(x, np.ndarray):</w:t>
      </w:r>
    </w:p>
    <w:p w14:paraId="0C72933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2285DD4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isinstance(x, (list, tuple)):</w:t>
      </w:r>
    </w:p>
    <w:p w14:paraId="0486A6C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x = list(x)</w:t>
      </w:r>
    </w:p>
    <w:p w14:paraId="3CB95D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len(x) == num_classes:</w:t>
      </w:r>
    </w:p>
    <w:p w14:paraId="2E44508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x</w:t>
      </w:r>
    </w:p>
    <w:p w14:paraId="0DD2869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len(x) == 1 and depth &lt; 6:</w:t>
      </w:r>
    </w:p>
    <w:p w14:paraId="60821B2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_find_per_class(x[0], num_classes, depth + 1)</w:t>
      </w:r>
    </w:p>
    <w:p w14:paraId="7A57BD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x and depth &lt; 6:</w:t>
      </w:r>
    </w:p>
    <w:p w14:paraId="13170C6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7644625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widths = {(_det_rows(e).shape[1]) for e in x}</w:t>
      </w:r>
    </w:p>
    <w:p w14:paraId="387EE03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widths and widths.issubset({5, 6}):</w:t>
      </w:r>
    </w:p>
    <w:p w14:paraId="766D0B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x</w:t>
      </w:r>
    </w:p>
    <w:p w14:paraId="506D856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14A402DC"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pass</w:t>
      </w:r>
    </w:p>
    <w:p w14:paraId="730E731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None</w:t>
      </w:r>
    </w:p>
    <w:p w14:paraId="0C62D410" w14:textId="77777777" w:rsidR="00086FCF" w:rsidRDefault="00086FCF" w:rsidP="00ED1810">
      <w:pPr>
        <w:shd w:val="clear" w:color="auto" w:fill="F2F2F2" w:themeFill="background1" w:themeFillShade="F2"/>
        <w:spacing w:after="0" w:line="240" w:lineRule="auto"/>
        <w:ind w:left="720" w:hanging="10"/>
        <w:jc w:val="left"/>
        <w:divId w:val="1127164580"/>
      </w:pPr>
    </w:p>
    <w:p w14:paraId="466E2A07" w14:textId="77777777" w:rsidR="00086FCF" w:rsidRDefault="00086FCF" w:rsidP="00ED1810">
      <w:pPr>
        <w:shd w:val="clear" w:color="auto" w:fill="F2F2F2" w:themeFill="background1" w:themeFillShade="F2"/>
        <w:spacing w:after="0" w:line="240" w:lineRule="auto"/>
        <w:ind w:left="720" w:hanging="10"/>
        <w:jc w:val="left"/>
        <w:divId w:val="1127164580"/>
      </w:pPr>
    </w:p>
    <w:p w14:paraId="0B4F1B93" w14:textId="77777777" w:rsidR="00086FCF" w:rsidRDefault="00086FCF" w:rsidP="00ED1810">
      <w:pPr>
        <w:shd w:val="clear" w:color="auto" w:fill="F2F2F2" w:themeFill="background1" w:themeFillShade="F2"/>
        <w:spacing w:after="0" w:line="240" w:lineRule="auto"/>
        <w:ind w:left="720" w:hanging="10"/>
        <w:jc w:val="left"/>
        <w:divId w:val="1127164580"/>
      </w:pPr>
      <w:r>
        <w:t>def parse_hailo_output(raw, num_classes, debug=False):</w:t>
      </w:r>
    </w:p>
    <w:p w14:paraId="74E17F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09E0E0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isinstance(raw, dict):</w:t>
      </w:r>
    </w:p>
    <w:p w14:paraId="131202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raw:</w:t>
      </w:r>
    </w:p>
    <w:p w14:paraId="350998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w:t>
      </w:r>
    </w:p>
    <w:p w14:paraId="4C26728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raw = next(iter(raw.values()))</w:t>
      </w:r>
    </w:p>
    <w:p w14:paraId="7A03DFCE" w14:textId="77777777" w:rsidR="00086FCF" w:rsidRDefault="00086FCF" w:rsidP="00ED1810">
      <w:pPr>
        <w:shd w:val="clear" w:color="auto" w:fill="F2F2F2" w:themeFill="background1" w:themeFillShade="F2"/>
        <w:spacing w:after="0" w:line="240" w:lineRule="auto"/>
        <w:ind w:left="720" w:hanging="10"/>
        <w:jc w:val="left"/>
        <w:divId w:val="1127164580"/>
      </w:pPr>
    </w:p>
    <w:p w14:paraId="01ADE8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debug:</w:t>
      </w:r>
    </w:p>
    <w:p w14:paraId="07B6E0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print("[DEBUG] Hailo output structure:")</w:t>
      </w:r>
    </w:p>
    <w:p w14:paraId="0DD0076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print(_describe(raw))</w:t>
      </w:r>
    </w:p>
    <w:p w14:paraId="00B947B7" w14:textId="77777777" w:rsidR="00086FCF" w:rsidRDefault="00086FCF" w:rsidP="00ED1810">
      <w:pPr>
        <w:shd w:val="clear" w:color="auto" w:fill="F2F2F2" w:themeFill="background1" w:themeFillShade="F2"/>
        <w:spacing w:after="0" w:line="240" w:lineRule="auto"/>
        <w:ind w:left="720" w:hanging="10"/>
        <w:jc w:val="left"/>
        <w:divId w:val="1127164580"/>
      </w:pPr>
    </w:p>
    <w:p w14:paraId="5F00F66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 = []</w:t>
      </w:r>
    </w:p>
    <w:p w14:paraId="42F8E6F4" w14:textId="77777777" w:rsidR="00086FCF" w:rsidRDefault="00086FCF" w:rsidP="00ED1810">
      <w:pPr>
        <w:shd w:val="clear" w:color="auto" w:fill="F2F2F2" w:themeFill="background1" w:themeFillShade="F2"/>
        <w:spacing w:after="0" w:line="240" w:lineRule="auto"/>
        <w:ind w:left="720" w:hanging="10"/>
        <w:jc w:val="left"/>
        <w:divId w:val="1127164580"/>
      </w:pPr>
    </w:p>
    <w:p w14:paraId="61C108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 _find_per_class(raw, num_classes)</w:t>
      </w:r>
    </w:p>
    <w:p w14:paraId="455F3D7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per_class is not None:</w:t>
      </w:r>
    </w:p>
    <w:p w14:paraId="71C57D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cls_id, elem in enumerate(per_class):</w:t>
      </w:r>
    </w:p>
    <w:p w14:paraId="4074582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 = _det_rows(elem)</w:t>
      </w:r>
    </w:p>
    <w:p w14:paraId="4A67A4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row in arr:</w:t>
      </w:r>
    </w:p>
    <w:p w14:paraId="052CAF6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ymin, xmin, ymax, xmax, score = row[:5]</w:t>
      </w:r>
    </w:p>
    <w:p w14:paraId="1E525C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dets.append((cls_id, float(score), float(ymin), float(xmin),</w:t>
      </w:r>
    </w:p>
    <w:p w14:paraId="58AF04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float(ymax), float(xmax)))</w:t>
      </w:r>
    </w:p>
    <w:p w14:paraId="4D4C87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dets</w:t>
      </w:r>
    </w:p>
    <w:p w14:paraId="0BFFD3A0" w14:textId="77777777" w:rsidR="00086FCF" w:rsidRDefault="00086FCF" w:rsidP="00ED1810">
      <w:pPr>
        <w:shd w:val="clear" w:color="auto" w:fill="F2F2F2" w:themeFill="background1" w:themeFillShade="F2"/>
        <w:spacing w:after="0" w:line="240" w:lineRule="auto"/>
        <w:ind w:left="720" w:hanging="10"/>
        <w:jc w:val="left"/>
        <w:divId w:val="1127164580"/>
      </w:pPr>
    </w:p>
    <w:p w14:paraId="7066479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arr = np.asarray(raw)</w:t>
      </w:r>
    </w:p>
    <w:p w14:paraId="1ED440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arr.dtype != object:</w:t>
      </w:r>
    </w:p>
    <w:p w14:paraId="4FACB2D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 = arr[0] if (arr.ndim and arr.shape[0] == 1) else arr</w:t>
      </w:r>
    </w:p>
    <w:p w14:paraId="2F54AF54" w14:textId="77777777" w:rsidR="00086FCF" w:rsidRDefault="00086FCF" w:rsidP="00ED1810">
      <w:pPr>
        <w:shd w:val="clear" w:color="auto" w:fill="F2F2F2" w:themeFill="background1" w:themeFillShade="F2"/>
        <w:spacing w:after="0" w:line="240" w:lineRule="auto"/>
        <w:ind w:left="720" w:hanging="10"/>
        <w:jc w:val="left"/>
        <w:divId w:val="1127164580"/>
      </w:pPr>
    </w:p>
    <w:p w14:paraId="5ED6F4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a.ndim == 3 and a.shape[-1] == 5:</w:t>
      </w:r>
    </w:p>
    <w:p w14:paraId="7763E5D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cls_id in range(a.shape[0]):</w:t>
      </w:r>
    </w:p>
    <w:p w14:paraId="4E75D0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row in a[cls_id]:</w:t>
      </w:r>
    </w:p>
    <w:p w14:paraId="18C91B7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ymin, xmin, ymax, xmax, score = row[:5]</w:t>
      </w:r>
    </w:p>
    <w:p w14:paraId="7630985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score &lt;= 0:</w:t>
      </w:r>
    </w:p>
    <w:p w14:paraId="4150830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8BFFD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dets.append((cls_id, float(score), float(ymin), float(xmin),</w:t>
      </w:r>
    </w:p>
    <w:p w14:paraId="0861CDA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float(ymax), float(xmax)))</w:t>
      </w:r>
    </w:p>
    <w:p w14:paraId="2B1B024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dets</w:t>
      </w:r>
    </w:p>
    <w:p w14:paraId="4633B86F" w14:textId="77777777" w:rsidR="00086FCF" w:rsidRDefault="00086FCF" w:rsidP="00ED1810">
      <w:pPr>
        <w:shd w:val="clear" w:color="auto" w:fill="F2F2F2" w:themeFill="background1" w:themeFillShade="F2"/>
        <w:spacing w:after="0" w:line="240" w:lineRule="auto"/>
        <w:ind w:left="720" w:hanging="10"/>
        <w:jc w:val="left"/>
        <w:divId w:val="1127164580"/>
      </w:pPr>
    </w:p>
    <w:p w14:paraId="4937553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a.ndim == 2 and a.shape[-1] &gt;= 6:</w:t>
      </w:r>
    </w:p>
    <w:p w14:paraId="6ACCDF1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row in a:</w:t>
      </w:r>
    </w:p>
    <w:p w14:paraId="50986E5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ymin, xmin, ymax, xmax, score, cls_id = row[:6]</w:t>
      </w:r>
    </w:p>
    <w:p w14:paraId="02CD135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dets.append((int(cls_id), float(score), float(ymin), float(xmin),</w:t>
      </w:r>
    </w:p>
    <w:p w14:paraId="106B920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float(ymax), float(xmax)))</w:t>
      </w:r>
    </w:p>
    <w:p w14:paraId="09CDCA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dets</w:t>
      </w:r>
    </w:p>
    <w:p w14:paraId="36DD49B7" w14:textId="77777777" w:rsidR="00086FCF" w:rsidRDefault="00086FCF" w:rsidP="00ED1810">
      <w:pPr>
        <w:shd w:val="clear" w:color="auto" w:fill="F2F2F2" w:themeFill="background1" w:themeFillShade="F2"/>
        <w:spacing w:after="0" w:line="240" w:lineRule="auto"/>
        <w:ind w:left="720" w:hanging="10"/>
        <w:jc w:val="left"/>
        <w:divId w:val="1127164580"/>
      </w:pPr>
    </w:p>
    <w:p w14:paraId="6261CF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RuntimeError(</w:t>
      </w:r>
    </w:p>
    <w:p w14:paraId="5D5FF359"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"Could not interpret the Hailo output. Re-run with debug=true and send me "</w:t>
      </w:r>
    </w:p>
    <w:p w14:paraId="45077A3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"the printed structure. The .hef may have no on-chip NMS (raw feature maps "</w:t>
      </w:r>
    </w:p>
    <w:p w14:paraId="4AE97F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"need a YOLO decode step) or an unfamiliar output layout."</w:t>
      </w:r>
    </w:p>
    <w:p w14:paraId="7AC78FE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54E9C7C6" w14:textId="77777777" w:rsidR="00086FCF" w:rsidRDefault="00086FCF" w:rsidP="00ED1810">
      <w:pPr>
        <w:shd w:val="clear" w:color="auto" w:fill="F2F2F2" w:themeFill="background1" w:themeFillShade="F2"/>
        <w:spacing w:after="0" w:line="240" w:lineRule="auto"/>
        <w:ind w:left="720" w:hanging="10"/>
        <w:jc w:val="left"/>
        <w:divId w:val="1127164580"/>
      </w:pPr>
    </w:p>
    <w:p w14:paraId="27A1CBD3" w14:textId="77777777" w:rsidR="00086FCF" w:rsidRDefault="00086FCF" w:rsidP="00ED1810">
      <w:pPr>
        <w:shd w:val="clear" w:color="auto" w:fill="F2F2F2" w:themeFill="background1" w:themeFillShade="F2"/>
        <w:spacing w:after="0" w:line="240" w:lineRule="auto"/>
        <w:ind w:left="720" w:hanging="10"/>
        <w:jc w:val="left"/>
        <w:divId w:val="1127164580"/>
      </w:pPr>
    </w:p>
    <w:p w14:paraId="05152FC7" w14:textId="77777777" w:rsidR="00086FCF" w:rsidRDefault="00086FCF" w:rsidP="00ED1810">
      <w:pPr>
        <w:shd w:val="clear" w:color="auto" w:fill="F2F2F2" w:themeFill="background1" w:themeFillShade="F2"/>
        <w:spacing w:after="0" w:line="240" w:lineRule="auto"/>
        <w:ind w:left="720" w:hanging="10"/>
        <w:jc w:val="left"/>
        <w:divId w:val="1127164580"/>
      </w:pPr>
      <w:r>
        <w:t>def run_hailo(hef_path, images, names, conf, iou, to_rgb, debug, max_images,</w:t>
      </w:r>
    </w:p>
    <w:p w14:paraId="18D69BC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save_dir=None, split=""):</w:t>
      </w:r>
    </w:p>
    <w:p w14:paraId="7C228A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numpy as np</w:t>
      </w:r>
    </w:p>
    <w:p w14:paraId="54177C2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cv2</w:t>
      </w:r>
    </w:p>
    <w:p w14:paraId="2403A7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B42D12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from hailo_platform import (HEF, VDevice, HailoStreamInterface, InferVStreams,</w:t>
      </w:r>
    </w:p>
    <w:p w14:paraId="0D5EED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ConfigureParams, InputVStreamParams,</w:t>
      </w:r>
    </w:p>
    <w:p w14:paraId="0DCB59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OutputVStreamParams, FormatType)</w:t>
      </w:r>
    </w:p>
    <w:p w14:paraId="4D435CD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2C4E3B2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RuntimeError(</w:t>
      </w:r>
    </w:p>
    <w:p w14:paraId="503F980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"The Hailo Python package (hailo_platform) is not importable. On a Pi 5 "</w:t>
      </w:r>
    </w:p>
    <w:p w14:paraId="32B887C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the AI Kit this comes from the 'hailo-all' / HailoRT install. "</w:t>
      </w:r>
    </w:p>
    <w:p w14:paraId="6C3ED14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f"Underlying error: {e}"</w:t>
      </w:r>
    </w:p>
    <w:p w14:paraId="40F0BD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6EB530CE" w14:textId="77777777" w:rsidR="00086FCF" w:rsidRDefault="00086FCF" w:rsidP="00ED1810">
      <w:pPr>
        <w:shd w:val="clear" w:color="auto" w:fill="F2F2F2" w:themeFill="background1" w:themeFillShade="F2"/>
        <w:spacing w:after="0" w:line="240" w:lineRule="auto"/>
        <w:ind w:left="720" w:hanging="10"/>
        <w:jc w:val="left"/>
        <w:divId w:val="1127164580"/>
      </w:pPr>
    </w:p>
    <w:p w14:paraId="381E3A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max_images and max_images &gt; 0:</w:t>
      </w:r>
    </w:p>
    <w:p w14:paraId="7AC5C7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 = images[:max_images]</w:t>
      </w:r>
    </w:p>
    <w:p w14:paraId="107978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num_classes = (max(names.keys()) + 1) if names else 80</w:t>
      </w:r>
    </w:p>
    <w:p w14:paraId="1F1F242F" w14:textId="77777777" w:rsidR="00086FCF" w:rsidRDefault="00086FCF" w:rsidP="00ED1810">
      <w:pPr>
        <w:shd w:val="clear" w:color="auto" w:fill="F2F2F2" w:themeFill="background1" w:themeFillShade="F2"/>
        <w:spacing w:after="0" w:line="240" w:lineRule="auto"/>
        <w:ind w:left="720" w:hanging="10"/>
        <w:jc w:val="left"/>
        <w:divId w:val="1127164580"/>
      </w:pPr>
    </w:p>
    <w:p w14:paraId="08BBED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iou_thr = np.linspace(0.5, 0.95, 10)</w:t>
      </w:r>
    </w:p>
    <w:p w14:paraId="2C9CADF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all_correct, all_conf, all_pcls, all_tcls = [], [], [], []</w:t>
      </w:r>
    </w:p>
    <w:p w14:paraId="11CA1CE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 = ConfusionMatrix(num_classes, iou_thres=iou)</w:t>
      </w:r>
    </w:p>
    <w:p w14:paraId="11C339F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t_pre = t_inf = t_post = 0.0</w:t>
      </w:r>
    </w:p>
    <w:p w14:paraId="099351C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0</w:t>
      </w:r>
    </w:p>
    <w:p w14:paraId="73B44C93" w14:textId="77777777" w:rsidR="00086FCF" w:rsidRDefault="00086FCF" w:rsidP="00ED1810">
      <w:pPr>
        <w:shd w:val="clear" w:color="auto" w:fill="F2F2F2" w:themeFill="background1" w:themeFillShade="F2"/>
        <w:spacing w:after="0" w:line="240" w:lineRule="auto"/>
        <w:ind w:left="720" w:hanging="10"/>
        <w:jc w:val="left"/>
        <w:divId w:val="1127164580"/>
      </w:pPr>
    </w:p>
    <w:p w14:paraId="66EAA01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 = HEF(hef_path)</w:t>
      </w:r>
    </w:p>
    <w:p w14:paraId="520C290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in_info = hef.get_input_vstream_infos()[0]</w:t>
      </w:r>
    </w:p>
    <w:p w14:paraId="378FFF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net_h, net_w, _ = in_info.shape</w:t>
      </w:r>
    </w:p>
    <w:p w14:paraId="2A51CC19" w14:textId="77777777" w:rsidR="00086FCF" w:rsidRDefault="00086FCF" w:rsidP="00ED1810">
      <w:pPr>
        <w:shd w:val="clear" w:color="auto" w:fill="F2F2F2" w:themeFill="background1" w:themeFillShade="F2"/>
        <w:spacing w:after="0" w:line="240" w:lineRule="auto"/>
        <w:ind w:left="720" w:hanging="10"/>
        <w:jc w:val="left"/>
        <w:divId w:val="1127164580"/>
      </w:pPr>
    </w:p>
    <w:p w14:paraId="1F0FB2E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VDevice() as target:</w:t>
      </w:r>
    </w:p>
    <w:p w14:paraId="384EF6E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cfg = ConfigureParams.create_from_hef(hef, interface=HailoStreamInterface.PCIe)</w:t>
      </w:r>
    </w:p>
    <w:p w14:paraId="4862AB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network_group = target.configure(hef, cfg)[0]</w:t>
      </w:r>
    </w:p>
    <w:p w14:paraId="0C4BAEB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ng_params = network_group.create_params()</w:t>
      </w:r>
    </w:p>
    <w:p w14:paraId="4E7B40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in_params = InputVStreamParams.make(network_group, format_type=FormatType.UINT8)</w:t>
      </w:r>
    </w:p>
    <w:p w14:paraId="6962B50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out_params = OutputVStreamParams.make(network_group, format_type=FormatType.FLOAT32)</w:t>
      </w:r>
    </w:p>
    <w:p w14:paraId="0AC72F20" w14:textId="77777777" w:rsidR="00086FCF" w:rsidRDefault="00086FCF" w:rsidP="00ED1810">
      <w:pPr>
        <w:shd w:val="clear" w:color="auto" w:fill="F2F2F2" w:themeFill="background1" w:themeFillShade="F2"/>
        <w:spacing w:after="0" w:line="240" w:lineRule="auto"/>
        <w:ind w:left="720" w:hanging="10"/>
        <w:jc w:val="left"/>
        <w:divId w:val="1127164580"/>
      </w:pPr>
    </w:p>
    <w:p w14:paraId="16679BD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1FD2704F"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act_ctx = network_group.activate(ng_params)</w:t>
      </w:r>
    </w:p>
    <w:p w14:paraId="672B3B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0086207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act_ctx = nullcontext()</w:t>
      </w:r>
    </w:p>
    <w:p w14:paraId="349869E5" w14:textId="77777777" w:rsidR="00086FCF" w:rsidRDefault="00086FCF" w:rsidP="00ED1810">
      <w:pPr>
        <w:shd w:val="clear" w:color="auto" w:fill="F2F2F2" w:themeFill="background1" w:themeFillShade="F2"/>
        <w:spacing w:after="0" w:line="240" w:lineRule="auto"/>
        <w:ind w:left="720" w:hanging="10"/>
        <w:jc w:val="left"/>
        <w:divId w:val="1127164580"/>
      </w:pPr>
    </w:p>
    <w:p w14:paraId="562348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act_ctx:</w:t>
      </w:r>
    </w:p>
    <w:p w14:paraId="22B10C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InferVStreams(network_group, in_params, out_params) as pipeline:</w:t>
      </w:r>
    </w:p>
    <w:p w14:paraId="7D343BB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idx, ipath in enumerate(images):</w:t>
      </w:r>
    </w:p>
    <w:p w14:paraId="57E436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 = cv2.imread(ipath)</w:t>
      </w:r>
    </w:p>
    <w:p w14:paraId="69113D5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img is None:</w:t>
      </w:r>
    </w:p>
    <w:p w14:paraId="556A43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Could not read image: {ipath}")</w:t>
      </w:r>
    </w:p>
    <w:p w14:paraId="68A8FE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3627B3B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h0, w0 = img.shape[:2]</w:t>
      </w:r>
    </w:p>
    <w:p w14:paraId="2C26F9CE" w14:textId="77777777" w:rsidR="00086FCF" w:rsidRDefault="00086FCF" w:rsidP="00ED1810">
      <w:pPr>
        <w:shd w:val="clear" w:color="auto" w:fill="F2F2F2" w:themeFill="background1" w:themeFillShade="F2"/>
        <w:spacing w:after="0" w:line="240" w:lineRule="auto"/>
        <w:ind w:left="720" w:hanging="10"/>
        <w:jc w:val="left"/>
        <w:divId w:val="1127164580"/>
      </w:pPr>
    </w:p>
    <w:p w14:paraId="6E4A2A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t0 = time.perf_counter()</w:t>
      </w:r>
    </w:p>
    <w:p w14:paraId="2E56FC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inp, meta = preprocess(img, net_w, net_h, to_rgb)</w:t>
      </w:r>
    </w:p>
    <w:p w14:paraId="5A2401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batch = inp[None, ...]</w:t>
      </w:r>
    </w:p>
    <w:p w14:paraId="3248EFF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t1 = time.perf_counter()</w:t>
      </w:r>
    </w:p>
    <w:p w14:paraId="3329CE70" w14:textId="77777777" w:rsidR="00086FCF" w:rsidRDefault="00086FCF" w:rsidP="00ED1810">
      <w:pPr>
        <w:shd w:val="clear" w:color="auto" w:fill="F2F2F2" w:themeFill="background1" w:themeFillShade="F2"/>
        <w:spacing w:after="0" w:line="240" w:lineRule="auto"/>
        <w:ind w:left="720" w:hanging="10"/>
        <w:jc w:val="left"/>
        <w:divId w:val="1127164580"/>
      </w:pPr>
    </w:p>
    <w:p w14:paraId="65E169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raw = pipeline.infer({in_info.name: batch})</w:t>
      </w:r>
    </w:p>
    <w:p w14:paraId="13869F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t2 = time.perf_counter()</w:t>
      </w:r>
    </w:p>
    <w:p w14:paraId="2EA13A81" w14:textId="77777777" w:rsidR="00086FCF" w:rsidRDefault="00086FCF" w:rsidP="00ED1810">
      <w:pPr>
        <w:shd w:val="clear" w:color="auto" w:fill="F2F2F2" w:themeFill="background1" w:themeFillShade="F2"/>
        <w:spacing w:after="0" w:line="240" w:lineRule="auto"/>
        <w:ind w:left="720" w:hanging="10"/>
        <w:jc w:val="left"/>
        <w:divId w:val="1127164580"/>
      </w:pPr>
    </w:p>
    <w:p w14:paraId="7A4E344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dets = parse_hailo_output(raw, num_classes, debug=(debug and idx == 0))</w:t>
      </w:r>
    </w:p>
    <w:p w14:paraId="2537E08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boxes_n, scores, classes = [], [], []</w:t>
      </w:r>
    </w:p>
    <w:p w14:paraId="6BAD94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cls_id, score, ymin, xmin, ymax, xmax in dets:</w:t>
      </w:r>
    </w:p>
    <w:p w14:paraId="7D211D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score &lt; conf:</w:t>
      </w:r>
    </w:p>
    <w:p w14:paraId="7A73E6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4B6068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boxes_n.append([xmin, ymin, xmax, ymax])</w:t>
      </w:r>
    </w:p>
    <w:p w14:paraId="4CA8B3E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scores.append(score)</w:t>
      </w:r>
    </w:p>
    <w:p w14:paraId="7F0AD1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classes.append(cls_id)</w:t>
      </w:r>
    </w:p>
    <w:p w14:paraId="5D04BC05" w14:textId="77777777" w:rsidR="00086FCF" w:rsidRDefault="00086FCF" w:rsidP="00ED1810">
      <w:pPr>
        <w:shd w:val="clear" w:color="auto" w:fill="F2F2F2" w:themeFill="background1" w:themeFillShade="F2"/>
        <w:spacing w:after="0" w:line="240" w:lineRule="auto"/>
        <w:ind w:left="720" w:hanging="10"/>
        <w:jc w:val="left"/>
        <w:divId w:val="1127164580"/>
      </w:pPr>
    </w:p>
    <w:p w14:paraId="19ADE31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boxes_n:</w:t>
      </w:r>
    </w:p>
    <w:p w14:paraId="3EEE74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boxes_n = np.asarray(boxes_n, dtype=np.float32)</w:t>
      </w:r>
    </w:p>
    <w:p w14:paraId="5CE8D57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pred_boxes = boxes_to_original(boxes_n, meta)</w:t>
      </w:r>
    </w:p>
    <w:p w14:paraId="6B5350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pred_cls = np.asarray(classes, dtype=np.int64)</w:t>
      </w:r>
    </w:p>
    <w:p w14:paraId="7656CA4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pred_conf = np.asarray(scores, dtype=np.float32)</w:t>
      </w:r>
    </w:p>
    <w:p w14:paraId="7A9C0E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4FF0505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pred_boxes = np.zeros((0, 4), dtype=np.float32)</w:t>
      </w:r>
    </w:p>
    <w:p w14:paraId="51472E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pred_cls = np.zeros((0,), dtype=np.int64)</w:t>
      </w:r>
    </w:p>
    <w:p w14:paraId="32D507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pred_conf = np.zeros((0,), dtype=np.float32)</w:t>
      </w:r>
    </w:p>
    <w:p w14:paraId="319DA102" w14:textId="77777777" w:rsidR="00086FCF" w:rsidRDefault="00086FCF" w:rsidP="00ED1810">
      <w:pPr>
        <w:shd w:val="clear" w:color="auto" w:fill="F2F2F2" w:themeFill="background1" w:themeFillShade="F2"/>
        <w:spacing w:after="0" w:line="240" w:lineRule="auto"/>
        <w:ind w:left="720" w:hanging="10"/>
        <w:jc w:val="left"/>
        <w:divId w:val="1127164580"/>
      </w:pPr>
    </w:p>
    <w:p w14:paraId="07368D0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gt_boxes, gt_cls = load_gt(ipath, w0, h0)</w:t>
      </w:r>
    </w:p>
    <w:p w14:paraId="52CC8A4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 = match_one_image(pred_boxes, pred_cls, gt_boxes, gt_cls, iou_thr)</w:t>
      </w:r>
    </w:p>
    <w:p w14:paraId="0BE185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cm.process_batch(pred_boxes, pred_cls, gt_boxes, gt_cls)</w:t>
      </w:r>
    </w:p>
    <w:p w14:paraId="65D0686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t3 = time.perf_counter()</w:t>
      </w:r>
    </w:p>
    <w:p w14:paraId="0741F503" w14:textId="77777777" w:rsidR="00086FCF" w:rsidRDefault="00086FCF" w:rsidP="00ED1810">
      <w:pPr>
        <w:shd w:val="clear" w:color="auto" w:fill="F2F2F2" w:themeFill="background1" w:themeFillShade="F2"/>
        <w:spacing w:after="0" w:line="240" w:lineRule="auto"/>
        <w:ind w:left="720" w:hanging="10"/>
        <w:jc w:val="left"/>
        <w:divId w:val="1127164580"/>
      </w:pPr>
    </w:p>
    <w:p w14:paraId="086133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all_correct.append(correct)</w:t>
      </w:r>
    </w:p>
    <w:p w14:paraId="13FDE2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all_conf.append(pred_conf)</w:t>
      </w:r>
    </w:p>
    <w:p w14:paraId="0DF70573"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all_pcls.append(pred_cls)</w:t>
      </w:r>
    </w:p>
    <w:p w14:paraId="5898C97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all_tcls.append(gt_cls)</w:t>
      </w:r>
    </w:p>
    <w:p w14:paraId="7875DF60" w14:textId="77777777" w:rsidR="00086FCF" w:rsidRDefault="00086FCF" w:rsidP="00ED1810">
      <w:pPr>
        <w:shd w:val="clear" w:color="auto" w:fill="F2F2F2" w:themeFill="background1" w:themeFillShade="F2"/>
        <w:spacing w:after="0" w:line="240" w:lineRule="auto"/>
        <w:ind w:left="720" w:hanging="10"/>
        <w:jc w:val="left"/>
        <w:divId w:val="1127164580"/>
      </w:pPr>
    </w:p>
    <w:p w14:paraId="5D075D7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t_pre += (t1 - t0)</w:t>
      </w:r>
    </w:p>
    <w:p w14:paraId="7E994DC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t_inf += (t2 - t1)</w:t>
      </w:r>
    </w:p>
    <w:p w14:paraId="5A4AE5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t_post += (t3 - t2)</w:t>
      </w:r>
    </w:p>
    <w:p w14:paraId="0645D2D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 += 1</w:t>
      </w:r>
    </w:p>
    <w:p w14:paraId="3FB5B15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 % 50 == 0:</w:t>
      </w:r>
    </w:p>
    <w:p w14:paraId="3860EB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  ...processed {n}/{len(images)} images")</w:t>
      </w:r>
    </w:p>
    <w:p w14:paraId="79268ED7" w14:textId="77777777" w:rsidR="00086FCF" w:rsidRDefault="00086FCF" w:rsidP="00ED1810">
      <w:pPr>
        <w:shd w:val="clear" w:color="auto" w:fill="F2F2F2" w:themeFill="background1" w:themeFillShade="F2"/>
        <w:spacing w:after="0" w:line="240" w:lineRule="auto"/>
        <w:ind w:left="720" w:hanging="10"/>
        <w:jc w:val="left"/>
        <w:divId w:val="1127164580"/>
      </w:pPr>
    </w:p>
    <w:p w14:paraId="5742B9A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 == 0:</w:t>
      </w:r>
    </w:p>
    <w:p w14:paraId="35D8222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raise RuntimeError("No images were processed - check the split path in dataset.yaml.")</w:t>
      </w:r>
    </w:p>
    <w:p w14:paraId="3FA291F3" w14:textId="77777777" w:rsidR="00086FCF" w:rsidRDefault="00086FCF" w:rsidP="00ED1810">
      <w:pPr>
        <w:shd w:val="clear" w:color="auto" w:fill="F2F2F2" w:themeFill="background1" w:themeFillShade="F2"/>
        <w:spacing w:after="0" w:line="240" w:lineRule="auto"/>
        <w:ind w:left="720" w:hanging="10"/>
        <w:jc w:val="left"/>
        <w:divId w:val="1127164580"/>
      </w:pPr>
    </w:p>
    <w:p w14:paraId="5AC5ED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correct = np.concatenate(all_correct) if all_correct else np.zeros((0, 10), dtype=bool)</w:t>
      </w:r>
    </w:p>
    <w:p w14:paraId="7624A4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conf_arr = np.concatenate(all_conf) if all_conf else np.zeros((0,))</w:t>
      </w:r>
    </w:p>
    <w:p w14:paraId="76C9AD5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pcls = np.concatenate(all_pcls) if all_pcls else np.zeros((0,), dtype=np.int64)</w:t>
      </w:r>
    </w:p>
    <w:p w14:paraId="320B765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tcls = np.concatenate(all_tcls) if all_tcls else np.zeros((0,), dtype=np.int64)</w:t>
      </w:r>
    </w:p>
    <w:p w14:paraId="7CC6AC35" w14:textId="77777777" w:rsidR="00086FCF" w:rsidRDefault="00086FCF" w:rsidP="00ED1810">
      <w:pPr>
        <w:shd w:val="clear" w:color="auto" w:fill="F2F2F2" w:themeFill="background1" w:themeFillShade="F2"/>
        <w:spacing w:after="0" w:line="240" w:lineRule="auto"/>
        <w:ind w:left="720" w:hanging="10"/>
        <w:jc w:val="left"/>
        <w:divId w:val="1127164580"/>
      </w:pPr>
    </w:p>
    <w:p w14:paraId="6CC962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 compute_metrics(correct, conf_arr, pcls, tcls, names, iou_thr)</w:t>
      </w:r>
    </w:p>
    <w:p w14:paraId="04D82615" w14:textId="77777777" w:rsidR="00086FCF" w:rsidRDefault="00086FCF" w:rsidP="00ED1810">
      <w:pPr>
        <w:shd w:val="clear" w:color="auto" w:fill="F2F2F2" w:themeFill="background1" w:themeFillShade="F2"/>
        <w:spacing w:after="0" w:line="240" w:lineRule="auto"/>
        <w:ind w:left="720" w:hanging="10"/>
        <w:jc w:val="left"/>
        <w:divId w:val="1127164580"/>
      </w:pPr>
    </w:p>
    <w:p w14:paraId="7339A4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save_dir:</w:t>
      </w:r>
    </w:p>
    <w:p w14:paraId="05650D2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cm_files = cm.plot(names, save_dir, split=split, normalize=True)</w:t>
      </w:r>
    </w:p>
    <w:p w14:paraId="10B5CC2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cm_files:</w:t>
      </w:r>
    </w:p>
    <w:p w14:paraId="29660F9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print("\nConfusion matrix written:")</w:t>
      </w:r>
    </w:p>
    <w:p w14:paraId="4B70233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 in cm_files:</w:t>
      </w:r>
    </w:p>
    <w:p w14:paraId="2804B4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  {p}")</w:t>
      </w:r>
    </w:p>
    <w:p w14:paraId="5797F30F" w14:textId="77777777" w:rsidR="00086FCF" w:rsidRDefault="00086FCF" w:rsidP="00ED1810">
      <w:pPr>
        <w:shd w:val="clear" w:color="auto" w:fill="F2F2F2" w:themeFill="background1" w:themeFillShade="F2"/>
        <w:spacing w:after="0" w:line="240" w:lineRule="auto"/>
        <w:ind w:left="720" w:hanging="10"/>
        <w:jc w:val="left"/>
        <w:divId w:val="1127164580"/>
      </w:pPr>
    </w:p>
    <w:p w14:paraId="7B546C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speed = {</w:t>
      </w:r>
    </w:p>
    <w:p w14:paraId="70C7D3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"preprocess": 1000.0 * t_pre / n,</w:t>
      </w:r>
    </w:p>
    <w:p w14:paraId="3D1C8D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"inference": 1000.0 * t_inf / n,</w:t>
      </w:r>
    </w:p>
    <w:p w14:paraId="0B739D3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"postprocess": 1000.0 * t_post / n,</w:t>
      </w:r>
    </w:p>
    <w:p w14:paraId="6D63BE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2691B9B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result, speed, n</w:t>
      </w:r>
    </w:p>
    <w:p w14:paraId="3F8F0FAE" w14:textId="77777777" w:rsidR="00086FCF" w:rsidRDefault="00086FCF" w:rsidP="00ED1810">
      <w:pPr>
        <w:shd w:val="clear" w:color="auto" w:fill="F2F2F2" w:themeFill="background1" w:themeFillShade="F2"/>
        <w:spacing w:after="0" w:line="240" w:lineRule="auto"/>
        <w:ind w:left="720" w:hanging="10"/>
        <w:jc w:val="left"/>
        <w:divId w:val="1127164580"/>
      </w:pPr>
    </w:p>
    <w:p w14:paraId="6E594A65" w14:textId="77777777" w:rsidR="00086FCF" w:rsidRDefault="00086FCF" w:rsidP="00ED1810">
      <w:pPr>
        <w:shd w:val="clear" w:color="auto" w:fill="F2F2F2" w:themeFill="background1" w:themeFillShade="F2"/>
        <w:spacing w:after="0" w:line="240" w:lineRule="auto"/>
        <w:ind w:left="720" w:hanging="10"/>
        <w:jc w:val="left"/>
        <w:divId w:val="1127164580"/>
      </w:pPr>
    </w:p>
    <w:p w14:paraId="7287E9C4" w14:textId="77777777" w:rsidR="00086FCF" w:rsidRDefault="00086FCF" w:rsidP="00ED1810">
      <w:pPr>
        <w:shd w:val="clear" w:color="auto" w:fill="F2F2F2" w:themeFill="background1" w:themeFillShade="F2"/>
        <w:spacing w:after="0" w:line="240" w:lineRule="auto"/>
        <w:ind w:left="720" w:hanging="10"/>
        <w:jc w:val="left"/>
        <w:divId w:val="1127164580"/>
      </w:pPr>
      <w:r>
        <w:t>def run_pt(model_path, data_yaml, split, imgsz, conf, iou, device, project, run_name):</w:t>
      </w:r>
    </w:p>
    <w:p w14:paraId="632005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from ultralytics import YOLO</w:t>
      </w:r>
    </w:p>
    <w:p w14:paraId="5E8999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model = YOLO(model_path)</w:t>
      </w:r>
    </w:p>
    <w:p w14:paraId="5FC71C6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metrics = model.val(</w:t>
      </w:r>
    </w:p>
    <w:p w14:paraId="749A9F2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data=data_yaml, split=split, imgsz=imgsz, conf=conf, iou=iou,</w:t>
      </w:r>
    </w:p>
    <w:p w14:paraId="6AD9347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device=device, project=project, name=run_name,</w:t>
      </w:r>
    </w:p>
    <w:p w14:paraId="29BDF5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exist_ok=True, plots=True, verbose=True,</w:t>
      </w:r>
    </w:p>
    <w:p w14:paraId="77717BE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57AB3E5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box = metrics.box</w:t>
      </w:r>
    </w:p>
    <w:p w14:paraId="5F84298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names = metrics.names</w:t>
      </w:r>
    </w:p>
    <w:p w14:paraId="6C3B407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idxs = list(box.ap_class_index) if len(box.ap_class_index) else []</w:t>
      </w:r>
    </w:p>
    <w:p w14:paraId="382611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 = []</w:t>
      </w:r>
    </w:p>
    <w:p w14:paraId="2768A2CC"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for i, ci in enumerate(idxs):</w:t>
      </w:r>
    </w:p>
    <w:p w14:paraId="743A30B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 r, ap50, ap = box.class_result(i)</w:t>
      </w:r>
    </w:p>
    <w:p w14:paraId="776CD18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per_class.append({"name": str(names.get(ci, ci)),</w:t>
      </w:r>
    </w:p>
    <w:p w14:paraId="24AFD0B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 float(p), "r": float(r),</w:t>
      </w:r>
    </w:p>
    <w:p w14:paraId="07E5A7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"ap50": float(ap50), "ap": float(ap)})</w:t>
      </w:r>
    </w:p>
    <w:p w14:paraId="1067636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 {</w:t>
      </w:r>
    </w:p>
    <w:p w14:paraId="695DEE8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"precision": float(box.mp), "recall": float(box.mr),</w:t>
      </w:r>
    </w:p>
    <w:p w14:paraId="539508D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"map50": float(box.map50), "map75": float(box.map75),</w:t>
      </w:r>
    </w:p>
    <w:p w14:paraId="1780D86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"map": float(box.map), "per_class": per_class,</w:t>
      </w:r>
    </w:p>
    <w:p w14:paraId="44F9C4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3CF526D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speed = getattr(metrics, "speed", {}) or {}</w:t>
      </w:r>
    </w:p>
    <w:p w14:paraId="23E0D2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result, speed, str(metrics.save_dir)</w:t>
      </w:r>
    </w:p>
    <w:p w14:paraId="02F7D5F6" w14:textId="77777777" w:rsidR="00086FCF" w:rsidRDefault="00086FCF" w:rsidP="00ED1810">
      <w:pPr>
        <w:shd w:val="clear" w:color="auto" w:fill="F2F2F2" w:themeFill="background1" w:themeFillShade="F2"/>
        <w:spacing w:after="0" w:line="240" w:lineRule="auto"/>
        <w:ind w:left="720" w:hanging="10"/>
        <w:jc w:val="left"/>
        <w:divId w:val="1127164580"/>
      </w:pPr>
    </w:p>
    <w:p w14:paraId="78D7FBF5" w14:textId="77777777" w:rsidR="00086FCF" w:rsidRDefault="00086FCF" w:rsidP="00ED1810">
      <w:pPr>
        <w:shd w:val="clear" w:color="auto" w:fill="F2F2F2" w:themeFill="background1" w:themeFillShade="F2"/>
        <w:spacing w:after="0" w:line="240" w:lineRule="auto"/>
        <w:ind w:left="720" w:hanging="10"/>
        <w:jc w:val="left"/>
        <w:divId w:val="1127164580"/>
      </w:pPr>
    </w:p>
    <w:p w14:paraId="10E9CBB0" w14:textId="77777777" w:rsidR="00086FCF" w:rsidRDefault="00086FCF" w:rsidP="00ED1810">
      <w:pPr>
        <w:shd w:val="clear" w:color="auto" w:fill="F2F2F2" w:themeFill="background1" w:themeFillShade="F2"/>
        <w:spacing w:after="0" w:line="240" w:lineRule="auto"/>
        <w:ind w:left="720" w:hanging="10"/>
        <w:jc w:val="left"/>
        <w:divId w:val="1127164580"/>
      </w:pPr>
      <w:r>
        <w:t>def fmt_fps(speed):</w:t>
      </w:r>
    </w:p>
    <w:p w14:paraId="7437D5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 = float(speed.get("inference", 0) or 0)</w:t>
      </w:r>
    </w:p>
    <w:p w14:paraId="1D0E787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e2e = sum(float(speed.get(k, 0) or 0) for k in ("preprocess", "inference", "postprocess"))</w:t>
      </w:r>
    </w:p>
    <w:p w14:paraId="4F3137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inf_fps = (1000.0 / inf) if inf &gt; 0 else None</w:t>
      </w:r>
    </w:p>
    <w:p w14:paraId="2E28B0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e2e_fps = (1000.0 / e2e) if e2e &gt; 0 else None</w:t>
      </w:r>
    </w:p>
    <w:p w14:paraId="6A01954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inf, inf_fps, e2e, e2e_fps</w:t>
      </w:r>
    </w:p>
    <w:p w14:paraId="59C7B96D" w14:textId="77777777" w:rsidR="00086FCF" w:rsidRDefault="00086FCF" w:rsidP="00ED1810">
      <w:pPr>
        <w:shd w:val="clear" w:color="auto" w:fill="F2F2F2" w:themeFill="background1" w:themeFillShade="F2"/>
        <w:spacing w:after="0" w:line="240" w:lineRule="auto"/>
        <w:ind w:left="720" w:hanging="10"/>
        <w:jc w:val="left"/>
        <w:divId w:val="1127164580"/>
      </w:pPr>
    </w:p>
    <w:p w14:paraId="5E216A21" w14:textId="77777777" w:rsidR="00086FCF" w:rsidRDefault="00086FCF" w:rsidP="00ED1810">
      <w:pPr>
        <w:shd w:val="clear" w:color="auto" w:fill="F2F2F2" w:themeFill="background1" w:themeFillShade="F2"/>
        <w:spacing w:after="0" w:line="240" w:lineRule="auto"/>
        <w:ind w:left="720" w:hanging="10"/>
        <w:jc w:val="left"/>
        <w:divId w:val="1127164580"/>
      </w:pPr>
    </w:p>
    <w:p w14:paraId="42F16488" w14:textId="77777777" w:rsidR="00086FCF" w:rsidRDefault="00086FCF" w:rsidP="00ED1810">
      <w:pPr>
        <w:shd w:val="clear" w:color="auto" w:fill="F2F2F2" w:themeFill="background1" w:themeFillShade="F2"/>
        <w:spacing w:after="0" w:line="240" w:lineRule="auto"/>
        <w:ind w:left="720" w:hanging="10"/>
        <w:jc w:val="left"/>
        <w:divId w:val="1127164580"/>
      </w:pPr>
      <w:r>
        <w:t>def _fmt_gb(num_bytes):</w:t>
      </w:r>
    </w:p>
    <w:p w14:paraId="41AA88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f"{num_bytes / (1024 ** 3):.2f} GB"</w:t>
      </w:r>
    </w:p>
    <w:p w14:paraId="46438133" w14:textId="77777777" w:rsidR="00086FCF" w:rsidRDefault="00086FCF" w:rsidP="00ED1810">
      <w:pPr>
        <w:shd w:val="clear" w:color="auto" w:fill="F2F2F2" w:themeFill="background1" w:themeFillShade="F2"/>
        <w:spacing w:after="0" w:line="240" w:lineRule="auto"/>
        <w:ind w:left="720" w:hanging="10"/>
        <w:jc w:val="left"/>
        <w:divId w:val="1127164580"/>
      </w:pPr>
    </w:p>
    <w:p w14:paraId="26C04E2E" w14:textId="77777777" w:rsidR="00086FCF" w:rsidRDefault="00086FCF" w:rsidP="00ED1810">
      <w:pPr>
        <w:shd w:val="clear" w:color="auto" w:fill="F2F2F2" w:themeFill="background1" w:themeFillShade="F2"/>
        <w:spacing w:after="0" w:line="240" w:lineRule="auto"/>
        <w:ind w:left="720" w:hanging="10"/>
        <w:jc w:val="left"/>
        <w:divId w:val="1127164580"/>
      </w:pPr>
    </w:p>
    <w:p w14:paraId="3A840D95" w14:textId="77777777" w:rsidR="00086FCF" w:rsidRDefault="00086FCF" w:rsidP="00ED1810">
      <w:pPr>
        <w:shd w:val="clear" w:color="auto" w:fill="F2F2F2" w:themeFill="background1" w:themeFillShade="F2"/>
        <w:spacing w:after="0" w:line="240" w:lineRule="auto"/>
        <w:ind w:left="720" w:hanging="10"/>
        <w:jc w:val="left"/>
        <w:divId w:val="1127164580"/>
      </w:pPr>
      <w:r>
        <w:t>def write_summary(result, speed, model_name, weights, split, backend,</w:t>
      </w:r>
    </w:p>
    <w:p w14:paraId="7709E2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imgsz, conf, iou, device, cpu_peak, save_dir, n_images,</w:t>
      </w:r>
    </w:p>
    <w:p w14:paraId="515350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ram_peak_used=None, ram_total=None):</w:t>
      </w:r>
    </w:p>
    <w:p w14:paraId="044DA7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 = []</w:t>
      </w:r>
    </w:p>
    <w:p w14:paraId="321F937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lines.append(f"Model:    {model_name}")</w:t>
      </w:r>
    </w:p>
    <w:p w14:paraId="006A393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lines.append(f"Backend:  {backend}")</w:t>
      </w:r>
    </w:p>
    <w:p w14:paraId="0622CBA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lines.append(f"Weights:  {weights}")</w:t>
      </w:r>
    </w:p>
    <w:p w14:paraId="7FEB8E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lines.append(f"Split:    {split}   (images: {n_images})")</w:t>
      </w:r>
    </w:p>
    <w:p w14:paraId="0AB8396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lines.append(f"Config:   imgsz={imgsz}  conf={conf}  iou={iou}  device={device}")</w:t>
      </w:r>
    </w:p>
    <w:p w14:paraId="587EDB7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lines.append(f"Saved:    {save_dir}")</w:t>
      </w:r>
    </w:p>
    <w:p w14:paraId="15B737A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w:t>
      </w:r>
    </w:p>
    <w:p w14:paraId="30DEFB6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lines.append("Overall")</w:t>
      </w:r>
    </w:p>
    <w:p w14:paraId="756064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Precision (mean):  {result['precision']:.4f}")</w:t>
      </w:r>
    </w:p>
    <w:p w14:paraId="0E08155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Recall (mean):     {result['recall']:.4f}")</w:t>
      </w:r>
    </w:p>
    <w:p w14:paraId="67288B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mAP@50:            {result['map50']:.4f}")</w:t>
      </w:r>
    </w:p>
    <w:p w14:paraId="198014E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mAP@75:            {result['map75']:.4f}")</w:t>
      </w:r>
    </w:p>
    <w:p w14:paraId="61AE646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mAP@50-95:         {result['map']:.4f}")</w:t>
      </w:r>
    </w:p>
    <w:p w14:paraId="7A4E29F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w:t>
      </w:r>
    </w:p>
    <w:p w14:paraId="23ABE5A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inf, inf_fps, e2e, e2e_fps = fmt_fps(speed)</w:t>
      </w:r>
    </w:p>
    <w:p w14:paraId="14972A0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lines.append("Performance")</w:t>
      </w:r>
    </w:p>
    <w:p w14:paraId="063495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inf_fps:</w:t>
      </w:r>
    </w:p>
    <w:p w14:paraId="2A5FEC9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Inference only:   {inf_fps:7.2f} FPS  ({inf:.2f} ms/img)")</w:t>
      </w:r>
    </w:p>
    <w:p w14:paraId="3D041A4C"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if e2e_fps:</w:t>
      </w:r>
    </w:p>
    <w:p w14:paraId="6171AD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End-to-end:       {e2e_fps:7.2f} FPS  ({e2e:.2f} ms/img incl. pre/post)")</w:t>
      </w:r>
    </w:p>
    <w:p w14:paraId="6114241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cpu_s = f"{cpu_peak:.0f}%" if cpu_peak is not None else "n/a"</w:t>
      </w:r>
    </w:p>
    <w:p w14:paraId="5CB8A03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CPU peak:         {cpu_s}   (system-wide; 100% = all 4 cores maxed)")</w:t>
      </w:r>
    </w:p>
    <w:p w14:paraId="31E7BB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ram_peak_used is not None and ram_total:</w:t>
      </w:r>
    </w:p>
    <w:p w14:paraId="2204424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ram_pct = ram_peak_used / ram_total * 100.0</w:t>
      </w:r>
    </w:p>
    <w:p w14:paraId="186E851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  RAM peak:         {_fmt_gb(ram_peak_used)} / {_fmt_gb(ram_total)}   "</w:t>
      </w:r>
    </w:p>
    <w:p w14:paraId="62F496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f"({ram_pct:.1f}% system-wide)")</w:t>
      </w:r>
    </w:p>
    <w:p w14:paraId="5C3124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646501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  RAM peak:         n/a   (install psutil to enable RAM monitoring)")</w:t>
      </w:r>
    </w:p>
    <w:p w14:paraId="11F3EA8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w:t>
      </w:r>
    </w:p>
    <w:p w14:paraId="5578ADD5" w14:textId="77777777" w:rsidR="00086FCF" w:rsidRDefault="00086FCF" w:rsidP="00ED1810">
      <w:pPr>
        <w:shd w:val="clear" w:color="auto" w:fill="F2F2F2" w:themeFill="background1" w:themeFillShade="F2"/>
        <w:spacing w:after="0" w:line="240" w:lineRule="auto"/>
        <w:ind w:left="720" w:hanging="10"/>
        <w:jc w:val="left"/>
        <w:divId w:val="1127164580"/>
      </w:pPr>
    </w:p>
    <w:p w14:paraId="11B1A31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header = f"{'Class':&lt;20}{'P':&gt;9}{'R':&gt;9}{'mAP50':&gt;10}{'mAP50-95':&gt;11}"</w:t>
      </w:r>
    </w:p>
    <w:p w14:paraId="66CA739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lines.append("Per class")</w:t>
      </w:r>
    </w:p>
    <w:p w14:paraId="7FC201B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lines.append(header)</w:t>
      </w:r>
    </w:p>
    <w:p w14:paraId="50C96F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 * len(header))</w:t>
      </w:r>
    </w:p>
    <w:p w14:paraId="5AD5B17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pc in result["per_class"]:</w:t>
      </w:r>
    </w:p>
    <w:p w14:paraId="53066BA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lines.append(f"{pc['name']:&lt;20}{pc['p']:&gt;9.4f}{pc['r']:&gt;9.4f}"</w:t>
      </w:r>
    </w:p>
    <w:p w14:paraId="385C2F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f"{pc['ap50']:&gt;10.4f}{pc['ap']:&gt;11.4f}")</w:t>
      </w:r>
    </w:p>
    <w:p w14:paraId="439CA834" w14:textId="77777777" w:rsidR="00086FCF" w:rsidRDefault="00086FCF" w:rsidP="00ED1810">
      <w:pPr>
        <w:shd w:val="clear" w:color="auto" w:fill="F2F2F2" w:themeFill="background1" w:themeFillShade="F2"/>
        <w:spacing w:after="0" w:line="240" w:lineRule="auto"/>
        <w:ind w:left="720" w:hanging="10"/>
        <w:jc w:val="left"/>
        <w:divId w:val="1127164580"/>
      </w:pPr>
    </w:p>
    <w:p w14:paraId="6BEDB5D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text = "\n".join(lines)</w:t>
      </w:r>
    </w:p>
    <w:p w14:paraId="196703D5" w14:textId="77777777" w:rsidR="00086FCF" w:rsidRDefault="00086FCF" w:rsidP="00ED1810">
      <w:pPr>
        <w:shd w:val="clear" w:color="auto" w:fill="F2F2F2" w:themeFill="background1" w:themeFillShade="F2"/>
        <w:spacing w:after="0" w:line="240" w:lineRule="auto"/>
        <w:ind w:left="720" w:hanging="10"/>
        <w:jc w:val="left"/>
        <w:divId w:val="1127164580"/>
      </w:pPr>
    </w:p>
    <w:p w14:paraId="200AB15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saved = []</w:t>
      </w:r>
    </w:p>
    <w:p w14:paraId="5542EBF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os.makedirs(save_dir, exist_ok=True)</w:t>
      </w:r>
    </w:p>
    <w:p w14:paraId="0364336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361414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txt_path = os.path.join(save_dir, f"accuracy_summary_{split}_{backend_tag(backend)}.txt")</w:t>
      </w:r>
    </w:p>
    <w:p w14:paraId="3B6B695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open(txt_path, "w", encoding="utf-8") as f:</w:t>
      </w:r>
    </w:p>
    <w:p w14:paraId="22B576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f.write(text + "\n")</w:t>
      </w:r>
    </w:p>
    <w:p w14:paraId="268AB15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saved.append(txt_path)</w:t>
      </w:r>
    </w:p>
    <w:p w14:paraId="31C325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 as e:</w:t>
      </w:r>
    </w:p>
    <w:p w14:paraId="26950F4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text += f"\n\n(Could not save summary .txt: {e})"</w:t>
      </w:r>
    </w:p>
    <w:p w14:paraId="3F783C1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02A5E6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csv_path = os.path.join(save_dir, f"per_class_metrics_{split}_{backend_tag(backend)}.csv")</w:t>
      </w:r>
    </w:p>
    <w:p w14:paraId="31809DF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with open(csv_path, "w", encoding="utf-8") as f:</w:t>
      </w:r>
    </w:p>
    <w:p w14:paraId="2E38FA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f.write("class,precision,recall,mAP50,mAP50-95\n")</w:t>
      </w:r>
    </w:p>
    <w:p w14:paraId="5B0034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pc in result["per_class"]:</w:t>
      </w:r>
    </w:p>
    <w:p w14:paraId="31EC5A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f.write(f"{pc['name']},{pc['p']:.4f},{pc['r']:.4f},"</w:t>
      </w:r>
    </w:p>
    <w:p w14:paraId="5348000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f"{pc['ap50']:.4f},{pc['ap']:.4f}\n")</w:t>
      </w:r>
    </w:p>
    <w:p w14:paraId="0C364C8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saved.append(csv_path)</w:t>
      </w:r>
    </w:p>
    <w:p w14:paraId="1A21FF0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254092C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pass</w:t>
      </w:r>
    </w:p>
    <w:p w14:paraId="394C4FE3" w14:textId="77777777" w:rsidR="00086FCF" w:rsidRDefault="00086FCF" w:rsidP="00ED1810">
      <w:pPr>
        <w:shd w:val="clear" w:color="auto" w:fill="F2F2F2" w:themeFill="background1" w:themeFillShade="F2"/>
        <w:spacing w:after="0" w:line="240" w:lineRule="auto"/>
        <w:ind w:left="720" w:hanging="10"/>
        <w:jc w:val="left"/>
        <w:divId w:val="1127164580"/>
      </w:pPr>
    </w:p>
    <w:p w14:paraId="3FA17EA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saved:</w:t>
      </w:r>
    </w:p>
    <w:p w14:paraId="31846F36"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text += "\n\nFiles written by this script:\n" + "\n".join(f"  {s}" for s in saved)</w:t>
      </w:r>
    </w:p>
    <w:p w14:paraId="40AB3A5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text</w:t>
      </w:r>
    </w:p>
    <w:p w14:paraId="03E9FFA4" w14:textId="77777777" w:rsidR="00086FCF" w:rsidRDefault="00086FCF" w:rsidP="00ED1810">
      <w:pPr>
        <w:shd w:val="clear" w:color="auto" w:fill="F2F2F2" w:themeFill="background1" w:themeFillShade="F2"/>
        <w:spacing w:after="0" w:line="240" w:lineRule="auto"/>
        <w:ind w:left="720" w:hanging="10"/>
        <w:jc w:val="left"/>
        <w:divId w:val="1127164580"/>
      </w:pPr>
    </w:p>
    <w:p w14:paraId="4300D67F" w14:textId="77777777" w:rsidR="00086FCF" w:rsidRDefault="00086FCF" w:rsidP="00ED1810">
      <w:pPr>
        <w:shd w:val="clear" w:color="auto" w:fill="F2F2F2" w:themeFill="background1" w:themeFillShade="F2"/>
        <w:spacing w:after="0" w:line="240" w:lineRule="auto"/>
        <w:ind w:left="720" w:hanging="10"/>
        <w:jc w:val="left"/>
        <w:divId w:val="1127164580"/>
      </w:pPr>
    </w:p>
    <w:p w14:paraId="1231AE84" w14:textId="77777777" w:rsidR="00086FCF" w:rsidRDefault="00086FCF" w:rsidP="00ED1810">
      <w:pPr>
        <w:shd w:val="clear" w:color="auto" w:fill="F2F2F2" w:themeFill="background1" w:themeFillShade="F2"/>
        <w:spacing w:after="0" w:line="240" w:lineRule="auto"/>
        <w:ind w:left="720" w:hanging="10"/>
        <w:jc w:val="left"/>
        <w:divId w:val="1127164580"/>
      </w:pPr>
      <w:r>
        <w:t>def backend_tag(backend):</w:t>
      </w:r>
    </w:p>
    <w:p w14:paraId="1700B26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"hailo" if "Hailo" in backend else "cpu"</w:t>
      </w:r>
    </w:p>
    <w:p w14:paraId="10C8F8F4" w14:textId="77777777" w:rsidR="00086FCF" w:rsidRDefault="00086FCF" w:rsidP="00ED1810">
      <w:pPr>
        <w:shd w:val="clear" w:color="auto" w:fill="F2F2F2" w:themeFill="background1" w:themeFillShade="F2"/>
        <w:spacing w:after="0" w:line="240" w:lineRule="auto"/>
        <w:ind w:left="720" w:hanging="10"/>
        <w:jc w:val="left"/>
        <w:divId w:val="1127164580"/>
      </w:pPr>
    </w:p>
    <w:p w14:paraId="090372D3" w14:textId="77777777" w:rsidR="00086FCF" w:rsidRDefault="00086FCF" w:rsidP="00ED1810">
      <w:pPr>
        <w:shd w:val="clear" w:color="auto" w:fill="F2F2F2" w:themeFill="background1" w:themeFillShade="F2"/>
        <w:spacing w:after="0" w:line="240" w:lineRule="auto"/>
        <w:ind w:left="720" w:hanging="10"/>
        <w:jc w:val="left"/>
        <w:divId w:val="1127164580"/>
      </w:pPr>
    </w:p>
    <w:p w14:paraId="6458B562" w14:textId="77777777" w:rsidR="00086FCF" w:rsidRDefault="00086FCF" w:rsidP="00ED1810">
      <w:pPr>
        <w:shd w:val="clear" w:color="auto" w:fill="F2F2F2" w:themeFill="background1" w:themeFillShade="F2"/>
        <w:spacing w:after="0" w:line="240" w:lineRule="auto"/>
        <w:ind w:left="720" w:hanging="10"/>
        <w:jc w:val="left"/>
        <w:divId w:val="1127164580"/>
      </w:pPr>
      <w:r>
        <w:t>def main():</w:t>
      </w:r>
    </w:p>
    <w:p w14:paraId="3A335B4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 = {</w:t>
      </w:r>
    </w:p>
    <w:p w14:paraId="5F42659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"model": "YOLOv10n",</w:t>
      </w:r>
    </w:p>
    <w:p w14:paraId="11417E0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"data": "../Dataset/dataset.yaml",</w:t>
      </w:r>
    </w:p>
    <w:p w14:paraId="188B756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"split": "test",</w:t>
      </w:r>
    </w:p>
    <w:p w14:paraId="3924D5F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"imgsz": 640,</w:t>
      </w:r>
    </w:p>
    <w:p w14:paraId="5531A9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 0.001,</w:t>
      </w:r>
    </w:p>
    <w:p w14:paraId="6D43000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0.7,</w:t>
      </w:r>
    </w:p>
    <w:p w14:paraId="3E65236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"device": "cpu",</w:t>
      </w:r>
    </w:p>
    <w:p w14:paraId="490AE61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"hailo": False,</w:t>
      </w:r>
    </w:p>
    <w:p w14:paraId="42295CB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"rgb": True,</w:t>
      </w:r>
    </w:p>
    <w:p w14:paraId="47D5BA7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"debug": False,</w:t>
      </w:r>
    </w:p>
    <w:p w14:paraId="6D5EF1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"max_images": 0,</w:t>
      </w:r>
    </w:p>
    <w:p w14:paraId="6E5ACAF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2C286887" w14:textId="77777777" w:rsidR="00086FCF" w:rsidRDefault="00086FCF" w:rsidP="00ED1810">
      <w:pPr>
        <w:shd w:val="clear" w:color="auto" w:fill="F2F2F2" w:themeFill="background1" w:themeFillShade="F2"/>
        <w:spacing w:after="0" w:line="240" w:lineRule="auto"/>
        <w:ind w:left="720" w:hanging="10"/>
        <w:jc w:val="left"/>
        <w:divId w:val="1127164580"/>
      </w:pPr>
    </w:p>
    <w:p w14:paraId="253EC8F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 parse_bool(v):</w:t>
      </w:r>
    </w:p>
    <w:p w14:paraId="74AFFE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return str(v).strip().lower() in ("1", "true", "yes", "y", "on")</w:t>
      </w:r>
    </w:p>
    <w:p w14:paraId="1EB6CD68" w14:textId="77777777" w:rsidR="00086FCF" w:rsidRDefault="00086FCF" w:rsidP="00ED1810">
      <w:pPr>
        <w:shd w:val="clear" w:color="auto" w:fill="F2F2F2" w:themeFill="background1" w:themeFillShade="F2"/>
        <w:spacing w:after="0" w:line="240" w:lineRule="auto"/>
        <w:ind w:left="720" w:hanging="10"/>
        <w:jc w:val="left"/>
        <w:divId w:val="1127164580"/>
      </w:pPr>
    </w:p>
    <w:p w14:paraId="65F2C6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for arg in sys.argv[1:]:</w:t>
      </w:r>
    </w:p>
    <w:p w14:paraId="2DA8A8E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 not in arg:</w:t>
      </w:r>
    </w:p>
    <w:p w14:paraId="3A654F0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5B94E16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value = arg.split("=", 1)</w:t>
      </w:r>
    </w:p>
    <w:p w14:paraId="799933C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key.strip()</w:t>
      </w:r>
    </w:p>
    <w:p w14:paraId="0563DB3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key == "testfolder":</w:t>
      </w:r>
    </w:p>
    <w:p w14:paraId="62DEA8D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key = "data"</w:t>
      </w:r>
    </w:p>
    <w:p w14:paraId="13015A9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key not in params:</w:t>
      </w:r>
    </w:p>
    <w:p w14:paraId="35FC213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value</w:t>
      </w:r>
    </w:p>
    <w:p w14:paraId="2492880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continue</w:t>
      </w:r>
    </w:p>
    <w:p w14:paraId="247960F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default = params[key]</w:t>
      </w:r>
    </w:p>
    <w:p w14:paraId="5F89B73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isinstance(default, bool):</w:t>
      </w:r>
    </w:p>
    <w:p w14:paraId="414606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parse_bool(value)</w:t>
      </w:r>
    </w:p>
    <w:p w14:paraId="367C05C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isinstance(default, int):</w:t>
      </w:r>
    </w:p>
    <w:p w14:paraId="4EF75E3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int(value)</w:t>
      </w:r>
    </w:p>
    <w:p w14:paraId="02E64E8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elif isinstance(default, float):</w:t>
      </w:r>
    </w:p>
    <w:p w14:paraId="585F761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float(value)</w:t>
      </w:r>
    </w:p>
    <w:p w14:paraId="61435E6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708874E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params[key] = value</w:t>
      </w:r>
    </w:p>
    <w:p w14:paraId="3DFA58BA" w14:textId="77777777" w:rsidR="00086FCF" w:rsidRDefault="00086FCF" w:rsidP="00ED1810">
      <w:pPr>
        <w:shd w:val="clear" w:color="auto" w:fill="F2F2F2" w:themeFill="background1" w:themeFillShade="F2"/>
        <w:spacing w:after="0" w:line="240" w:lineRule="auto"/>
        <w:ind w:left="720" w:hanging="10"/>
        <w:jc w:val="left"/>
        <w:divId w:val="1127164580"/>
      </w:pPr>
    </w:p>
    <w:p w14:paraId="482AAD1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model_name = params["model"]</w:t>
      </w:r>
    </w:p>
    <w:p w14:paraId="283E225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data_yaml = anchor(params["data"])</w:t>
      </w:r>
    </w:p>
    <w:p w14:paraId="72B75FA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split = params["split"]</w:t>
      </w:r>
    </w:p>
    <w:p w14:paraId="7FDD8EE3"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imgsz = params["imgsz"]</w:t>
      </w:r>
    </w:p>
    <w:p w14:paraId="71BF992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conf = params["conf"]</w:t>
      </w:r>
    </w:p>
    <w:p w14:paraId="5E63E67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iou = params["iou"]</w:t>
      </w:r>
    </w:p>
    <w:p w14:paraId="398CD64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device = str(params["device"])</w:t>
      </w:r>
    </w:p>
    <w:p w14:paraId="6B04DEA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use_hailo = bool(params["hailo"])</w:t>
      </w:r>
    </w:p>
    <w:p w14:paraId="34DE480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to_rgb = bool(params["rgb"])</w:t>
      </w:r>
    </w:p>
    <w:p w14:paraId="4E7DA6D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debug = bool(params["debug"])</w:t>
      </w:r>
    </w:p>
    <w:p w14:paraId="45760A0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max_images = int(params["max_images"])</w:t>
      </w:r>
    </w:p>
    <w:p w14:paraId="5C6A8CEC" w14:textId="77777777" w:rsidR="00086FCF" w:rsidRDefault="00086FCF" w:rsidP="00ED1810">
      <w:pPr>
        <w:shd w:val="clear" w:color="auto" w:fill="F2F2F2" w:themeFill="background1" w:themeFillShade="F2"/>
        <w:spacing w:after="0" w:line="240" w:lineRule="auto"/>
        <w:ind w:left="720" w:hanging="10"/>
        <w:jc w:val="left"/>
        <w:divId w:val="1127164580"/>
      </w:pPr>
    </w:p>
    <w:p w14:paraId="7EAD1B4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os.path.exists(data_yaml):</w:t>
      </w:r>
    </w:p>
    <w:p w14:paraId="51FCD2C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print(f"[ERROR] Could not find dataset config: {data_yaml}")</w:t>
      </w:r>
    </w:p>
    <w:p w14:paraId="6B2E0D1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60B99A3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split = resolve_split(data_yaml, split)</w:t>
      </w:r>
    </w:p>
    <w:p w14:paraId="4B5E7F9B" w14:textId="77777777" w:rsidR="00086FCF" w:rsidRDefault="00086FCF" w:rsidP="00ED1810">
      <w:pPr>
        <w:shd w:val="clear" w:color="auto" w:fill="F2F2F2" w:themeFill="background1" w:themeFillShade="F2"/>
        <w:spacing w:after="0" w:line="240" w:lineRule="auto"/>
        <w:ind w:left="720" w:hanging="10"/>
        <w:jc w:val="left"/>
        <w:divId w:val="1127164580"/>
      </w:pPr>
    </w:p>
    <w:p w14:paraId="035243A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project = anchor(OUTPUT_ROOT)</w:t>
      </w:r>
    </w:p>
    <w:p w14:paraId="05FA88E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run_name = f"{model_name}_Hailo" if use_hailo else f"{model_name}_CPU"</w:t>
      </w:r>
    </w:p>
    <w:p w14:paraId="7761FB7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 = os.path.join(project, run_name)</w:t>
      </w:r>
    </w:p>
    <w:p w14:paraId="04F8683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t>
      </w:r>
    </w:p>
    <w:p w14:paraId="48C239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 = CPUPeakMonitor().start()</w:t>
      </w:r>
    </w:p>
    <w:p w14:paraId="5E2F6B8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t_start = time.perf_counter()</w:t>
      </w:r>
    </w:p>
    <w:p w14:paraId="5C3DB50C" w14:textId="77777777" w:rsidR="00086FCF" w:rsidRDefault="00086FCF" w:rsidP="00ED1810">
      <w:pPr>
        <w:shd w:val="clear" w:color="auto" w:fill="F2F2F2" w:themeFill="background1" w:themeFillShade="F2"/>
        <w:spacing w:after="0" w:line="240" w:lineRule="auto"/>
        <w:ind w:left="720" w:hanging="10"/>
        <w:jc w:val="left"/>
        <w:divId w:val="1127164580"/>
      </w:pPr>
    </w:p>
    <w:p w14:paraId="4657695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22723D73"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use_hailo:</w:t>
      </w:r>
    </w:p>
    <w:p w14:paraId="13AC39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hef_path = resolve_hef(model_name)</w:t>
      </w:r>
    </w:p>
    <w:p w14:paraId="51302D7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hef_path or not os.path.isfile(hef_path):</w:t>
      </w:r>
    </w:p>
    <w:p w14:paraId="404D7A0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print(f"[ERROR] Could not find a .hef for '{model_name}' in: "</w:t>
      </w:r>
    </w:p>
    <w:p w14:paraId="774F87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f"{anchor(MODEL_DIRS.get(model_name, 'unknown'))}")</w:t>
      </w:r>
    </w:p>
    <w:p w14:paraId="410E50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5D3AF88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3A5C7B61" w14:textId="77777777" w:rsidR="00086FCF" w:rsidRDefault="00086FCF" w:rsidP="00ED1810">
      <w:pPr>
        <w:shd w:val="clear" w:color="auto" w:fill="F2F2F2" w:themeFill="background1" w:themeFillShade="F2"/>
        <w:spacing w:after="0" w:line="240" w:lineRule="auto"/>
        <w:ind w:left="720" w:hanging="10"/>
        <w:jc w:val="left"/>
        <w:divId w:val="1127164580"/>
      </w:pPr>
    </w:p>
    <w:p w14:paraId="08F5FE2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backend = "Hailo (.hef)"</w:t>
      </w:r>
    </w:p>
    <w:p w14:paraId="6023BD5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print(f"Starting Hailo eval for {model_name}...")</w:t>
      </w:r>
    </w:p>
    <w:p w14:paraId="56237BA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print(f"Weights:  {hef_path}")</w:t>
      </w:r>
    </w:p>
    <w:p w14:paraId="2A4BE00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print(f"Data:     {data_yaml} (split: {split})")</w:t>
      </w:r>
    </w:p>
    <w:p w14:paraId="3BDF54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print(f"Resize:   stretch   rgb={to_rgb}   conf&gt;={conf}")</w:t>
      </w:r>
    </w:p>
    <w:p w14:paraId="01C7DC6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print("Loading .hef and running inference... please wait.\n")</w:t>
      </w:r>
    </w:p>
    <w:p w14:paraId="6B5F631C" w14:textId="77777777" w:rsidR="00086FCF" w:rsidRDefault="00086FCF" w:rsidP="00ED1810">
      <w:pPr>
        <w:shd w:val="clear" w:color="auto" w:fill="F2F2F2" w:themeFill="background1" w:themeFillShade="F2"/>
        <w:spacing w:after="0" w:line="240" w:lineRule="auto"/>
        <w:ind w:left="720" w:hanging="10"/>
        <w:jc w:val="left"/>
        <w:divId w:val="1127164580"/>
      </w:pPr>
    </w:p>
    <w:p w14:paraId="456A278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images, names = gather_split_images(data_yaml, split)</w:t>
      </w:r>
    </w:p>
    <w:p w14:paraId="147A53D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images:</w:t>
      </w:r>
    </w:p>
    <w:p w14:paraId="33EFEA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print("[ERROR] No images found for that split.")</w:t>
      </w:r>
    </w:p>
    <w:p w14:paraId="15F69BB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30C12C4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7DCD57DE" w14:textId="77777777" w:rsidR="00086FCF" w:rsidRDefault="00086FCF" w:rsidP="00ED1810">
      <w:pPr>
        <w:shd w:val="clear" w:color="auto" w:fill="F2F2F2" w:themeFill="background1" w:themeFillShade="F2"/>
        <w:spacing w:after="0" w:line="240" w:lineRule="auto"/>
        <w:ind w:left="720" w:hanging="10"/>
        <w:jc w:val="left"/>
        <w:divId w:val="1127164580"/>
      </w:pPr>
    </w:p>
    <w:p w14:paraId="49B0CDF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speed, n_images = run_hailo(</w:t>
      </w:r>
    </w:p>
    <w:p w14:paraId="1ED97EC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hef_path, images, names, conf, iou, to_rgb, debug, max_images,</w:t>
      </w:r>
    </w:p>
    <w:p w14:paraId="18E165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save_dir=save_dir, split=split)</w:t>
      </w:r>
    </w:p>
    <w:p w14:paraId="19F30A6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weights = hef_path</w:t>
      </w:r>
    </w:p>
    <w:p w14:paraId="1BE2B47D" w14:textId="77777777" w:rsidR="00086FCF" w:rsidRDefault="00086FCF" w:rsidP="00ED1810">
      <w:pPr>
        <w:shd w:val="clear" w:color="auto" w:fill="F2F2F2" w:themeFill="background1" w:themeFillShade="F2"/>
        <w:spacing w:after="0" w:line="240" w:lineRule="auto"/>
        <w:ind w:left="720" w:hanging="10"/>
        <w:jc w:val="left"/>
        <w:divId w:val="1127164580"/>
      </w:pPr>
    </w:p>
    <w:p w14:paraId="6332D32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else:</w:t>
      </w:r>
    </w:p>
    <w:p w14:paraId="2FDC9F9F"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pt_path = resolve_pt(model_name)</w:t>
      </w:r>
    </w:p>
    <w:p w14:paraId="3DE45FA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pt_path or not os.path.isfile(pt_path):</w:t>
      </w:r>
    </w:p>
    <w:p w14:paraId="7D36F2D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print(f"[ERROR] Could not find a .pt for '{model_name}' in: "</w:t>
      </w:r>
    </w:p>
    <w:p w14:paraId="400F2C8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f"{anchor(MODEL_DIRS.get(model_name, 'unknown'))}")</w:t>
      </w:r>
    </w:p>
    <w:p w14:paraId="212AF0D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0766F0E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1334A49D" w14:textId="77777777" w:rsidR="00086FCF" w:rsidRDefault="00086FCF" w:rsidP="00ED1810">
      <w:pPr>
        <w:shd w:val="clear" w:color="auto" w:fill="F2F2F2" w:themeFill="background1" w:themeFillShade="F2"/>
        <w:spacing w:after="0" w:line="240" w:lineRule="auto"/>
        <w:ind w:left="720" w:hanging="10"/>
        <w:jc w:val="left"/>
        <w:divId w:val="1127164580"/>
      </w:pPr>
    </w:p>
    <w:p w14:paraId="659BD49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device.lower() != "cpu":</w:t>
      </w:r>
    </w:p>
    <w:p w14:paraId="26371E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2BA4E9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import torch</w:t>
      </w:r>
    </w:p>
    <w:p w14:paraId="70ACFC9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if not torch.cuda.is_available():</w:t>
      </w:r>
    </w:p>
    <w:p w14:paraId="3762C18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print(f"[WARN] device='{device}' requested but no CUDA GPU is "</w:t>
      </w:r>
    </w:p>
    <w:p w14:paraId="62A783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f"available (expected on a Pi 5). Falling back to CPU.")</w:t>
      </w:r>
    </w:p>
    <w:p w14:paraId="4F746F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device = "cpu"</w:t>
      </w:r>
    </w:p>
    <w:p w14:paraId="40E841E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ImportError:</w:t>
      </w:r>
    </w:p>
    <w:p w14:paraId="2935E2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print("[ERROR] PyTorch is not installed. Install ultralytics (which "</w:t>
      </w:r>
    </w:p>
    <w:p w14:paraId="133CA52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"pulls in a CPU torch build) for the hailo=false path.")</w:t>
      </w:r>
    </w:p>
    <w:p w14:paraId="18988111"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2D9C2FF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5BE9A2F9" w14:textId="77777777" w:rsidR="00086FCF" w:rsidRDefault="00086FCF" w:rsidP="00ED1810">
      <w:pPr>
        <w:shd w:val="clear" w:color="auto" w:fill="F2F2F2" w:themeFill="background1" w:themeFillShade="F2"/>
        <w:spacing w:after="0" w:line="240" w:lineRule="auto"/>
        <w:ind w:left="720" w:hanging="10"/>
        <w:jc w:val="left"/>
        <w:divId w:val="1127164580"/>
      </w:pPr>
    </w:p>
    <w:p w14:paraId="2D1E0EC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backend = "PyTorch (CPU)" if device.lower() == "cpu" else f"PyTorch ({device})"</w:t>
      </w:r>
    </w:p>
    <w:p w14:paraId="752A172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print(f"Starting CPU eval for {model_name}...")</w:t>
      </w:r>
    </w:p>
    <w:p w14:paraId="6AC7F13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print(f"Weights:  {pt_path}")</w:t>
      </w:r>
    </w:p>
    <w:p w14:paraId="137E8D8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print(f"Data:     {data_yaml} (split: {split})")</w:t>
      </w:r>
    </w:p>
    <w:p w14:paraId="79090C59"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print(f"Config:   imgsz={imgsz}  conf={conf}  iou={iou}  device={device}")</w:t>
      </w:r>
    </w:p>
    <w:p w14:paraId="6B2BA00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print("Loading model and running validation... please wait.\n")</w:t>
      </w:r>
    </w:p>
    <w:p w14:paraId="03A70364" w14:textId="77777777" w:rsidR="00086FCF" w:rsidRDefault="00086FCF" w:rsidP="00ED1810">
      <w:pPr>
        <w:shd w:val="clear" w:color="auto" w:fill="F2F2F2" w:themeFill="background1" w:themeFillShade="F2"/>
        <w:spacing w:after="0" w:line="240" w:lineRule="auto"/>
        <w:ind w:left="720" w:hanging="10"/>
        <w:jc w:val="left"/>
        <w:divId w:val="1127164580"/>
      </w:pPr>
    </w:p>
    <w:p w14:paraId="3939B48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result, speed, save_dir = run_pt(</w:t>
      </w:r>
    </w:p>
    <w:p w14:paraId="75CF3E0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pt_path, data_yaml, split, imgsz, conf, iou, device, project, run_name)</w:t>
      </w:r>
    </w:p>
    <w:p w14:paraId="2A8CCD4C"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weights = pt_path</w:t>
      </w:r>
    </w:p>
    <w:p w14:paraId="76AC9C38"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try:</w:t>
      </w:r>
    </w:p>
    <w:p w14:paraId="56F218B6"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 _ = gather_split_images(data_yaml, split)</w:t>
      </w:r>
    </w:p>
    <w:p w14:paraId="20AAEE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n_images = len(imgs)</w:t>
      </w:r>
    </w:p>
    <w:p w14:paraId="5889FCE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40B7147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n_images = -1</w:t>
      </w:r>
    </w:p>
    <w:p w14:paraId="4A97D837" w14:textId="77777777" w:rsidR="00086FCF" w:rsidRDefault="00086FCF" w:rsidP="00ED1810">
      <w:pPr>
        <w:shd w:val="clear" w:color="auto" w:fill="F2F2F2" w:themeFill="background1" w:themeFillShade="F2"/>
        <w:spacing w:after="0" w:line="240" w:lineRule="auto"/>
        <w:ind w:left="720" w:hanging="10"/>
        <w:jc w:val="left"/>
        <w:divId w:val="1127164580"/>
      </w:pPr>
    </w:p>
    <w:p w14:paraId="3E4E936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cpu_peak = monitor.stop()</w:t>
      </w:r>
    </w:p>
    <w:p w14:paraId="677A36C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ram_peak_used = monitor.ram_peak_used</w:t>
      </w:r>
    </w:p>
    <w:p w14:paraId="56935D8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ram_total = monitor.ram_total</w:t>
      </w:r>
    </w:p>
    <w:p w14:paraId="6E77246F"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total_s = time.perf_counter() - t_start</w:t>
      </w:r>
    </w:p>
    <w:p w14:paraId="6BBD98DA" w14:textId="77777777" w:rsidR="00086FCF" w:rsidRDefault="00086FCF" w:rsidP="00ED1810">
      <w:pPr>
        <w:shd w:val="clear" w:color="auto" w:fill="F2F2F2" w:themeFill="background1" w:themeFillShade="F2"/>
        <w:spacing w:after="0" w:line="240" w:lineRule="auto"/>
        <w:ind w:left="720" w:hanging="10"/>
        <w:jc w:val="left"/>
        <w:divId w:val="1127164580"/>
      </w:pPr>
    </w:p>
    <w:p w14:paraId="639DDE00"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text = write_summary(result, speed, model_name, weights, split, backend,</w:t>
      </w:r>
    </w:p>
    <w:p w14:paraId="3A5A9B1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imgsz, conf, iou, device, cpu_peak, save_dir, n_images,</w:t>
      </w:r>
    </w:p>
    <w:p w14:paraId="40FD7DB4"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ram_peak_used=ram_peak_used, ram_total=ram_total)</w:t>
      </w:r>
    </w:p>
    <w:p w14:paraId="57CC37E2" w14:textId="77777777" w:rsidR="00086FCF" w:rsidRDefault="00086FCF" w:rsidP="00ED1810">
      <w:pPr>
        <w:shd w:val="clear" w:color="auto" w:fill="F2F2F2" w:themeFill="background1" w:themeFillShade="F2"/>
        <w:spacing w:after="0" w:line="240" w:lineRule="auto"/>
        <w:ind w:left="720" w:hanging="10"/>
        <w:jc w:val="left"/>
        <w:divId w:val="1127164580"/>
      </w:pPr>
    </w:p>
    <w:p w14:paraId="5088BC9B" w14:textId="77777777" w:rsidR="00086FCF" w:rsidRDefault="00086FCF" w:rsidP="00ED1810">
      <w:pPr>
        <w:shd w:val="clear" w:color="auto" w:fill="F2F2F2" w:themeFill="background1" w:themeFillShade="F2"/>
        <w:spacing w:after="0" w:line="240" w:lineRule="auto"/>
        <w:ind w:left="720" w:hanging="10"/>
        <w:jc w:val="left"/>
        <w:divId w:val="1127164580"/>
      </w:pPr>
      <w:r>
        <w:lastRenderedPageBreak/>
        <w:t xml:space="preserve">        print("\n" + "=" * 80)</w:t>
      </w:r>
    </w:p>
    <w:p w14:paraId="28B8688B"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print(text)</w:t>
      </w:r>
    </w:p>
    <w:p w14:paraId="458F54F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print(f"\nWall-clock total: {total_s:.1f}s")</w:t>
      </w:r>
    </w:p>
    <w:p w14:paraId="26BC6C77"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 * 80 + "\nDone.")</w:t>
      </w:r>
    </w:p>
    <w:p w14:paraId="2599E30E" w14:textId="77777777" w:rsidR="00086FCF" w:rsidRDefault="00086FCF" w:rsidP="00ED1810">
      <w:pPr>
        <w:shd w:val="clear" w:color="auto" w:fill="F2F2F2" w:themeFill="background1" w:themeFillShade="F2"/>
        <w:spacing w:after="0" w:line="240" w:lineRule="auto"/>
        <w:ind w:left="720" w:hanging="10"/>
        <w:jc w:val="left"/>
        <w:divId w:val="1127164580"/>
      </w:pPr>
    </w:p>
    <w:p w14:paraId="1BA8510D"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except Exception:</w:t>
      </w:r>
    </w:p>
    <w:p w14:paraId="233A25B5"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monitor.stop()</w:t>
      </w:r>
    </w:p>
    <w:p w14:paraId="08C55D42"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print("\n[ERROR] An exception occurred during execution:")</w:t>
      </w:r>
    </w:p>
    <w:p w14:paraId="169771EA"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traceback.print_exc()</w:t>
      </w:r>
    </w:p>
    <w:p w14:paraId="4AF9D5AE" w14:textId="77777777" w:rsidR="00086FCF" w:rsidRDefault="00086FCF" w:rsidP="00ED1810">
      <w:pPr>
        <w:shd w:val="clear" w:color="auto" w:fill="F2F2F2" w:themeFill="background1" w:themeFillShade="F2"/>
        <w:spacing w:after="0" w:line="240" w:lineRule="auto"/>
        <w:ind w:left="720" w:hanging="10"/>
        <w:jc w:val="left"/>
        <w:divId w:val="1127164580"/>
      </w:pPr>
      <w:r>
        <w:t xml:space="preserve">        sys.exit(1)</w:t>
      </w:r>
    </w:p>
    <w:p w14:paraId="6D874C79" w14:textId="77777777" w:rsidR="00086FCF" w:rsidRDefault="00086FCF" w:rsidP="00ED1810">
      <w:pPr>
        <w:shd w:val="clear" w:color="auto" w:fill="F2F2F2" w:themeFill="background1" w:themeFillShade="F2"/>
        <w:spacing w:after="0" w:line="240" w:lineRule="auto"/>
        <w:ind w:left="720" w:hanging="10"/>
        <w:jc w:val="left"/>
        <w:divId w:val="1127164580"/>
      </w:pPr>
    </w:p>
    <w:p w14:paraId="7A8DBD1B" w14:textId="77777777" w:rsidR="00086FCF" w:rsidRDefault="00086FCF" w:rsidP="00ED1810">
      <w:pPr>
        <w:shd w:val="clear" w:color="auto" w:fill="F2F2F2" w:themeFill="background1" w:themeFillShade="F2"/>
        <w:spacing w:after="0" w:line="240" w:lineRule="auto"/>
        <w:ind w:left="720" w:hanging="10"/>
        <w:jc w:val="left"/>
        <w:divId w:val="1127164580"/>
      </w:pPr>
    </w:p>
    <w:p w14:paraId="2A9CBE74" w14:textId="77777777" w:rsidR="00086FCF" w:rsidRDefault="00086FCF" w:rsidP="00ED1810">
      <w:pPr>
        <w:shd w:val="clear" w:color="auto" w:fill="F2F2F2" w:themeFill="background1" w:themeFillShade="F2"/>
        <w:spacing w:after="0" w:line="240" w:lineRule="auto"/>
        <w:ind w:left="720" w:hanging="10"/>
        <w:jc w:val="left"/>
        <w:divId w:val="1127164580"/>
      </w:pPr>
      <w:r>
        <w:t>if __name__ == "__main__":</w:t>
      </w:r>
    </w:p>
    <w:p w14:paraId="2841E2C0" w14:textId="64C0BABD" w:rsidR="00D62627" w:rsidRDefault="00086FCF" w:rsidP="00ED1810">
      <w:pPr>
        <w:shd w:val="clear" w:color="auto" w:fill="F2F2F2" w:themeFill="background1" w:themeFillShade="F2"/>
        <w:spacing w:after="0" w:line="240" w:lineRule="auto"/>
        <w:ind w:left="720" w:hanging="10"/>
        <w:jc w:val="left"/>
        <w:divId w:val="1127164580"/>
      </w:pPr>
      <w:r>
        <w:t xml:space="preserve">    main()</w:t>
      </w:r>
    </w:p>
    <w:p w14:paraId="50C8C372" w14:textId="40FEBDA3" w:rsidR="00E874F3" w:rsidRDefault="00E874F3" w:rsidP="00E874F3">
      <w:pPr>
        <w:spacing w:after="0" w:line="240" w:lineRule="auto"/>
        <w:ind w:left="720" w:hanging="10"/>
        <w:jc w:val="left"/>
        <w:divId w:val="1127164580"/>
      </w:pPr>
    </w:p>
    <w:p w14:paraId="07BDEC29" w14:textId="1C19A17C" w:rsidR="00E874F3" w:rsidRDefault="00E874F3" w:rsidP="00E874F3">
      <w:pPr>
        <w:spacing w:after="0" w:line="240" w:lineRule="auto"/>
        <w:ind w:left="720" w:hanging="10"/>
        <w:jc w:val="left"/>
        <w:divId w:val="1127164580"/>
      </w:pPr>
    </w:p>
    <w:p w14:paraId="1E54DB8E" w14:textId="7B4EF63F" w:rsidR="00E874F3" w:rsidRDefault="00E874F3" w:rsidP="00E874F3">
      <w:pPr>
        <w:pStyle w:val="Lampiran"/>
        <w:divId w:val="1127164580"/>
      </w:pPr>
      <w:bookmarkStart w:id="223" w:name="_Toc233123737"/>
      <w:r>
        <w:t>LAMPIRAN 3 (Augmentation.ipynb)</w:t>
      </w:r>
      <w:bookmarkEnd w:id="223"/>
    </w:p>
    <w:p w14:paraId="54E3BCD5" w14:textId="77777777" w:rsidR="00E874F3" w:rsidRDefault="00E874F3" w:rsidP="00E874F3">
      <w:pPr>
        <w:shd w:val="clear" w:color="auto" w:fill="F2F2F2" w:themeFill="background1" w:themeFillShade="F2"/>
        <w:spacing w:after="0" w:line="240" w:lineRule="auto"/>
        <w:ind w:left="720" w:hanging="10"/>
        <w:jc w:val="left"/>
        <w:divId w:val="1127164580"/>
      </w:pPr>
      <w:r>
        <w:t>import os</w:t>
      </w:r>
    </w:p>
    <w:p w14:paraId="3FD02BE5" w14:textId="77777777" w:rsidR="00E874F3" w:rsidRDefault="00E874F3" w:rsidP="00E874F3">
      <w:pPr>
        <w:shd w:val="clear" w:color="auto" w:fill="F2F2F2" w:themeFill="background1" w:themeFillShade="F2"/>
        <w:spacing w:after="0" w:line="240" w:lineRule="auto"/>
        <w:ind w:left="720" w:hanging="10"/>
        <w:jc w:val="left"/>
        <w:divId w:val="1127164580"/>
      </w:pPr>
      <w:r>
        <w:t>import shutil</w:t>
      </w:r>
    </w:p>
    <w:p w14:paraId="3030B4FA" w14:textId="77777777" w:rsidR="00E874F3" w:rsidRDefault="00E874F3" w:rsidP="00E874F3">
      <w:pPr>
        <w:shd w:val="clear" w:color="auto" w:fill="F2F2F2" w:themeFill="background1" w:themeFillShade="F2"/>
        <w:spacing w:after="0" w:line="240" w:lineRule="auto"/>
        <w:ind w:left="720" w:hanging="10"/>
        <w:jc w:val="left"/>
        <w:divId w:val="1127164580"/>
      </w:pPr>
      <w:r>
        <w:t>import random</w:t>
      </w:r>
    </w:p>
    <w:p w14:paraId="579BAAEB" w14:textId="77777777" w:rsidR="00E874F3" w:rsidRDefault="00E874F3" w:rsidP="00E874F3">
      <w:pPr>
        <w:shd w:val="clear" w:color="auto" w:fill="F2F2F2" w:themeFill="background1" w:themeFillShade="F2"/>
        <w:spacing w:after="0" w:line="240" w:lineRule="auto"/>
        <w:ind w:left="720" w:hanging="10"/>
        <w:jc w:val="left"/>
        <w:divId w:val="1127164580"/>
      </w:pPr>
    </w:p>
    <w:p w14:paraId="09F8D9E2" w14:textId="77777777" w:rsidR="00E874F3" w:rsidRDefault="00E874F3" w:rsidP="00E874F3">
      <w:pPr>
        <w:shd w:val="clear" w:color="auto" w:fill="F2F2F2" w:themeFill="background1" w:themeFillShade="F2"/>
        <w:spacing w:after="0" w:line="240" w:lineRule="auto"/>
        <w:ind w:left="720" w:hanging="10"/>
        <w:jc w:val="left"/>
        <w:divId w:val="1127164580"/>
      </w:pPr>
      <w:r>
        <w:t># --- Configuration ---</w:t>
      </w:r>
    </w:p>
    <w:p w14:paraId="2ACB64C8" w14:textId="77777777" w:rsidR="00E874F3" w:rsidRDefault="00E874F3" w:rsidP="00E874F3">
      <w:pPr>
        <w:shd w:val="clear" w:color="auto" w:fill="F2F2F2" w:themeFill="background1" w:themeFillShade="F2"/>
        <w:spacing w:after="0" w:line="240" w:lineRule="auto"/>
        <w:ind w:left="720" w:hanging="10"/>
        <w:jc w:val="left"/>
        <w:divId w:val="1127164580"/>
      </w:pPr>
      <w:r>
        <w:t>source_img_dir = "Annotated_Images/train/images"</w:t>
      </w:r>
    </w:p>
    <w:p w14:paraId="57E6108A"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source_lbl_dir = "Annotated_Images/train/labels" </w:t>
      </w:r>
    </w:p>
    <w:p w14:paraId="30156DB4" w14:textId="77777777" w:rsidR="00E874F3" w:rsidRDefault="00E874F3" w:rsidP="00E874F3">
      <w:pPr>
        <w:shd w:val="clear" w:color="auto" w:fill="F2F2F2" w:themeFill="background1" w:themeFillShade="F2"/>
        <w:spacing w:after="0" w:line="240" w:lineRule="auto"/>
        <w:ind w:left="720" w:hanging="10"/>
        <w:jc w:val="left"/>
        <w:divId w:val="1127164580"/>
      </w:pPr>
      <w:r>
        <w:t>base_out_dir = "YOLO_Dataset"</w:t>
      </w:r>
    </w:p>
    <w:p w14:paraId="411E57A0" w14:textId="77777777" w:rsidR="00E874F3" w:rsidRDefault="00E874F3" w:rsidP="00E874F3">
      <w:pPr>
        <w:shd w:val="clear" w:color="auto" w:fill="F2F2F2" w:themeFill="background1" w:themeFillShade="F2"/>
        <w:spacing w:after="0" w:line="240" w:lineRule="auto"/>
        <w:ind w:left="720" w:hanging="10"/>
        <w:jc w:val="left"/>
        <w:divId w:val="1127164580"/>
      </w:pPr>
    </w:p>
    <w:p w14:paraId="441468AC" w14:textId="77777777" w:rsidR="00E874F3" w:rsidRDefault="00E874F3" w:rsidP="00E874F3">
      <w:pPr>
        <w:shd w:val="clear" w:color="auto" w:fill="F2F2F2" w:themeFill="background1" w:themeFillShade="F2"/>
        <w:spacing w:after="0" w:line="240" w:lineRule="auto"/>
        <w:ind w:left="720" w:hanging="10"/>
        <w:jc w:val="left"/>
        <w:divId w:val="1127164580"/>
      </w:pPr>
      <w:r>
        <w:t># Splitting ratios</w:t>
      </w:r>
    </w:p>
    <w:p w14:paraId="5E005644" w14:textId="77777777" w:rsidR="00E874F3" w:rsidRDefault="00E874F3" w:rsidP="00E874F3">
      <w:pPr>
        <w:shd w:val="clear" w:color="auto" w:fill="F2F2F2" w:themeFill="background1" w:themeFillShade="F2"/>
        <w:spacing w:after="0" w:line="240" w:lineRule="auto"/>
        <w:ind w:left="720" w:hanging="10"/>
        <w:jc w:val="left"/>
        <w:divId w:val="1127164580"/>
      </w:pPr>
      <w:r>
        <w:t>train_ratio, val_ratio, test_ratio = 0.7, 0.2, 0.1</w:t>
      </w:r>
    </w:p>
    <w:p w14:paraId="4DFA48FE" w14:textId="77777777" w:rsidR="00E874F3" w:rsidRDefault="00E874F3" w:rsidP="00E874F3">
      <w:pPr>
        <w:shd w:val="clear" w:color="auto" w:fill="F2F2F2" w:themeFill="background1" w:themeFillShade="F2"/>
        <w:spacing w:after="0" w:line="240" w:lineRule="auto"/>
        <w:ind w:left="720" w:hanging="10"/>
        <w:jc w:val="left"/>
        <w:divId w:val="1127164580"/>
      </w:pPr>
    </w:p>
    <w:p w14:paraId="15CF0D65" w14:textId="77777777" w:rsidR="00E874F3" w:rsidRDefault="00E874F3" w:rsidP="00E874F3">
      <w:pPr>
        <w:shd w:val="clear" w:color="auto" w:fill="F2F2F2" w:themeFill="background1" w:themeFillShade="F2"/>
        <w:spacing w:after="0" w:line="240" w:lineRule="auto"/>
        <w:ind w:left="720" w:hanging="10"/>
        <w:jc w:val="left"/>
        <w:divId w:val="1127164580"/>
      </w:pPr>
      <w:r>
        <w:t># Create new directory structure</w:t>
      </w:r>
    </w:p>
    <w:p w14:paraId="43419C5B" w14:textId="77777777" w:rsidR="00E874F3" w:rsidRDefault="00E874F3" w:rsidP="00E874F3">
      <w:pPr>
        <w:shd w:val="clear" w:color="auto" w:fill="F2F2F2" w:themeFill="background1" w:themeFillShade="F2"/>
        <w:spacing w:after="0" w:line="240" w:lineRule="auto"/>
        <w:ind w:left="720" w:hanging="10"/>
        <w:jc w:val="left"/>
        <w:divId w:val="1127164580"/>
      </w:pPr>
      <w:r>
        <w:t>dirs_to_make = [</w:t>
      </w:r>
    </w:p>
    <w:p w14:paraId="47181F88"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f"{base_out_dir}/images/train", f"{base_out_dir}/labels/train",</w:t>
      </w:r>
    </w:p>
    <w:p w14:paraId="037E8165"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f"{base_out_dir}/images/val", f"{base_out_dir}/labels/val",</w:t>
      </w:r>
    </w:p>
    <w:p w14:paraId="2736C321"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f"{base_out_dir}/images/test", f"{base_out_dir}/labels/test"</w:t>
      </w:r>
    </w:p>
    <w:p w14:paraId="7AE88EBE" w14:textId="77777777" w:rsidR="00E874F3" w:rsidRDefault="00E874F3" w:rsidP="00E874F3">
      <w:pPr>
        <w:shd w:val="clear" w:color="auto" w:fill="F2F2F2" w:themeFill="background1" w:themeFillShade="F2"/>
        <w:spacing w:after="0" w:line="240" w:lineRule="auto"/>
        <w:ind w:left="720" w:hanging="10"/>
        <w:jc w:val="left"/>
        <w:divId w:val="1127164580"/>
      </w:pPr>
      <w:r>
        <w:t>]</w:t>
      </w:r>
    </w:p>
    <w:p w14:paraId="46B91359" w14:textId="77777777" w:rsidR="00E874F3" w:rsidRDefault="00E874F3" w:rsidP="00E874F3">
      <w:pPr>
        <w:shd w:val="clear" w:color="auto" w:fill="F2F2F2" w:themeFill="background1" w:themeFillShade="F2"/>
        <w:spacing w:after="0" w:line="240" w:lineRule="auto"/>
        <w:ind w:left="720" w:hanging="10"/>
        <w:jc w:val="left"/>
        <w:divId w:val="1127164580"/>
      </w:pPr>
      <w:r>
        <w:t>for d in dirs_to_make:</w:t>
      </w:r>
    </w:p>
    <w:p w14:paraId="45280EC7"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os.makedirs(d, exist_ok=True)</w:t>
      </w:r>
    </w:p>
    <w:p w14:paraId="2CCBD324" w14:textId="77777777" w:rsidR="00E874F3" w:rsidRDefault="00E874F3" w:rsidP="00E874F3">
      <w:pPr>
        <w:shd w:val="clear" w:color="auto" w:fill="F2F2F2" w:themeFill="background1" w:themeFillShade="F2"/>
        <w:spacing w:after="0" w:line="240" w:lineRule="auto"/>
        <w:ind w:left="720" w:hanging="10"/>
        <w:jc w:val="left"/>
        <w:divId w:val="1127164580"/>
      </w:pPr>
    </w:p>
    <w:p w14:paraId="226FE6AB" w14:textId="77777777" w:rsidR="00E874F3" w:rsidRDefault="00E874F3" w:rsidP="00E874F3">
      <w:pPr>
        <w:shd w:val="clear" w:color="auto" w:fill="F2F2F2" w:themeFill="background1" w:themeFillShade="F2"/>
        <w:spacing w:after="0" w:line="240" w:lineRule="auto"/>
        <w:ind w:left="720" w:hanging="10"/>
        <w:jc w:val="left"/>
        <w:divId w:val="1127164580"/>
      </w:pPr>
      <w:r>
        <w:t># Get all images and labels</w:t>
      </w:r>
    </w:p>
    <w:p w14:paraId="39F0F8C0" w14:textId="77777777" w:rsidR="00E874F3" w:rsidRDefault="00E874F3" w:rsidP="00E874F3">
      <w:pPr>
        <w:shd w:val="clear" w:color="auto" w:fill="F2F2F2" w:themeFill="background1" w:themeFillShade="F2"/>
        <w:spacing w:after="0" w:line="240" w:lineRule="auto"/>
        <w:ind w:left="720" w:hanging="10"/>
        <w:jc w:val="left"/>
        <w:divId w:val="1127164580"/>
      </w:pPr>
      <w:r>
        <w:t>images = [f for f in os.listdir(source_img_dir) if f.endswith(('.jpg', '.jpeg', '.png'))]</w:t>
      </w:r>
    </w:p>
    <w:p w14:paraId="6C83B44A" w14:textId="77777777" w:rsidR="00E874F3" w:rsidRDefault="00E874F3" w:rsidP="00E874F3">
      <w:pPr>
        <w:shd w:val="clear" w:color="auto" w:fill="F2F2F2" w:themeFill="background1" w:themeFillShade="F2"/>
        <w:spacing w:after="0" w:line="240" w:lineRule="auto"/>
        <w:ind w:left="720" w:hanging="10"/>
        <w:jc w:val="left"/>
        <w:divId w:val="1127164580"/>
      </w:pPr>
      <w:r>
        <w:t>data_pairs = []</w:t>
      </w:r>
    </w:p>
    <w:p w14:paraId="13A87338" w14:textId="77777777" w:rsidR="00E874F3" w:rsidRDefault="00E874F3" w:rsidP="00E874F3">
      <w:pPr>
        <w:shd w:val="clear" w:color="auto" w:fill="F2F2F2" w:themeFill="background1" w:themeFillShade="F2"/>
        <w:spacing w:after="0" w:line="240" w:lineRule="auto"/>
        <w:ind w:left="720" w:hanging="10"/>
        <w:jc w:val="left"/>
        <w:divId w:val="1127164580"/>
      </w:pPr>
    </w:p>
    <w:p w14:paraId="4058FA65" w14:textId="77777777" w:rsidR="00E874F3" w:rsidRDefault="00E874F3" w:rsidP="00E874F3">
      <w:pPr>
        <w:shd w:val="clear" w:color="auto" w:fill="F2F2F2" w:themeFill="background1" w:themeFillShade="F2"/>
        <w:spacing w:after="0" w:line="240" w:lineRule="auto"/>
        <w:ind w:left="720" w:hanging="10"/>
        <w:jc w:val="left"/>
        <w:divId w:val="1127164580"/>
      </w:pPr>
      <w:r>
        <w:t>for img_name in images:</w:t>
      </w:r>
    </w:p>
    <w:p w14:paraId="308AC05F"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lbl_name = os.path.splitext(img_name)[0] + ".txt"</w:t>
      </w:r>
    </w:p>
    <w:p w14:paraId="5602C185"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if os.path.exists(os.path.join(source_lbl_dir, lbl_name)):</w:t>
      </w:r>
    </w:p>
    <w:p w14:paraId="42C6F052"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data_pairs.append((img_name, lbl_name))</w:t>
      </w:r>
    </w:p>
    <w:p w14:paraId="64FE4DEE" w14:textId="77777777" w:rsidR="00E874F3" w:rsidRDefault="00E874F3" w:rsidP="00E874F3">
      <w:pPr>
        <w:shd w:val="clear" w:color="auto" w:fill="F2F2F2" w:themeFill="background1" w:themeFillShade="F2"/>
        <w:spacing w:after="0" w:line="240" w:lineRule="auto"/>
        <w:ind w:left="720" w:hanging="10"/>
        <w:jc w:val="left"/>
        <w:divId w:val="1127164580"/>
      </w:pPr>
    </w:p>
    <w:p w14:paraId="0B00A2FE" w14:textId="77777777" w:rsidR="00E874F3" w:rsidRDefault="00E874F3" w:rsidP="00E874F3">
      <w:pPr>
        <w:shd w:val="clear" w:color="auto" w:fill="F2F2F2" w:themeFill="background1" w:themeFillShade="F2"/>
        <w:spacing w:after="0" w:line="240" w:lineRule="auto"/>
        <w:ind w:left="720" w:hanging="10"/>
        <w:jc w:val="left"/>
        <w:divId w:val="1127164580"/>
      </w:pPr>
      <w:r>
        <w:t>print(f"Found {len(data_pairs)} matching image-label pairs.")</w:t>
      </w:r>
    </w:p>
    <w:p w14:paraId="3279A398" w14:textId="77777777" w:rsidR="00E874F3" w:rsidRDefault="00E874F3" w:rsidP="00E874F3">
      <w:pPr>
        <w:shd w:val="clear" w:color="auto" w:fill="F2F2F2" w:themeFill="background1" w:themeFillShade="F2"/>
        <w:spacing w:after="0" w:line="240" w:lineRule="auto"/>
        <w:ind w:left="720" w:hanging="10"/>
        <w:jc w:val="left"/>
        <w:divId w:val="1127164580"/>
      </w:pPr>
    </w:p>
    <w:p w14:paraId="7F85D655" w14:textId="77777777" w:rsidR="00E874F3" w:rsidRDefault="00E874F3" w:rsidP="00E874F3">
      <w:pPr>
        <w:shd w:val="clear" w:color="auto" w:fill="F2F2F2" w:themeFill="background1" w:themeFillShade="F2"/>
        <w:spacing w:after="0" w:line="240" w:lineRule="auto"/>
        <w:ind w:left="720" w:hanging="10"/>
        <w:jc w:val="left"/>
        <w:divId w:val="1127164580"/>
      </w:pPr>
      <w:r>
        <w:t># Shuffle and split</w:t>
      </w:r>
    </w:p>
    <w:p w14:paraId="4C7C6C18" w14:textId="77777777" w:rsidR="00E874F3" w:rsidRDefault="00E874F3" w:rsidP="00E874F3">
      <w:pPr>
        <w:shd w:val="clear" w:color="auto" w:fill="F2F2F2" w:themeFill="background1" w:themeFillShade="F2"/>
        <w:spacing w:after="0" w:line="240" w:lineRule="auto"/>
        <w:ind w:left="720" w:hanging="10"/>
        <w:jc w:val="left"/>
        <w:divId w:val="1127164580"/>
      </w:pPr>
      <w:r>
        <w:t>random.seed(42)</w:t>
      </w:r>
    </w:p>
    <w:p w14:paraId="5C4BC03D" w14:textId="77777777" w:rsidR="00E874F3" w:rsidRDefault="00E874F3" w:rsidP="00E874F3">
      <w:pPr>
        <w:shd w:val="clear" w:color="auto" w:fill="F2F2F2" w:themeFill="background1" w:themeFillShade="F2"/>
        <w:spacing w:after="0" w:line="240" w:lineRule="auto"/>
        <w:ind w:left="720" w:hanging="10"/>
        <w:jc w:val="left"/>
        <w:divId w:val="1127164580"/>
      </w:pPr>
      <w:r>
        <w:t>random.shuffle(data_pairs)</w:t>
      </w:r>
    </w:p>
    <w:p w14:paraId="611AD719" w14:textId="77777777" w:rsidR="00E874F3" w:rsidRDefault="00E874F3" w:rsidP="00E874F3">
      <w:pPr>
        <w:shd w:val="clear" w:color="auto" w:fill="F2F2F2" w:themeFill="background1" w:themeFillShade="F2"/>
        <w:spacing w:after="0" w:line="240" w:lineRule="auto"/>
        <w:ind w:left="720" w:hanging="10"/>
        <w:jc w:val="left"/>
        <w:divId w:val="1127164580"/>
      </w:pPr>
    </w:p>
    <w:p w14:paraId="5DBACC59" w14:textId="77777777" w:rsidR="00E874F3" w:rsidRDefault="00E874F3" w:rsidP="00E874F3">
      <w:pPr>
        <w:shd w:val="clear" w:color="auto" w:fill="F2F2F2" w:themeFill="background1" w:themeFillShade="F2"/>
        <w:spacing w:after="0" w:line="240" w:lineRule="auto"/>
        <w:ind w:left="720" w:hanging="10"/>
        <w:jc w:val="left"/>
        <w:divId w:val="1127164580"/>
      </w:pPr>
      <w:r>
        <w:t>total = len(data_pairs)</w:t>
      </w:r>
    </w:p>
    <w:p w14:paraId="623E4C3F" w14:textId="77777777" w:rsidR="00E874F3" w:rsidRDefault="00E874F3" w:rsidP="00E874F3">
      <w:pPr>
        <w:shd w:val="clear" w:color="auto" w:fill="F2F2F2" w:themeFill="background1" w:themeFillShade="F2"/>
        <w:spacing w:after="0" w:line="240" w:lineRule="auto"/>
        <w:ind w:left="720" w:hanging="10"/>
        <w:jc w:val="left"/>
        <w:divId w:val="1127164580"/>
      </w:pPr>
      <w:r>
        <w:t>train_end = int(total * train_ratio)</w:t>
      </w:r>
    </w:p>
    <w:p w14:paraId="0AFFE588" w14:textId="77777777" w:rsidR="00E874F3" w:rsidRDefault="00E874F3" w:rsidP="00E874F3">
      <w:pPr>
        <w:shd w:val="clear" w:color="auto" w:fill="F2F2F2" w:themeFill="background1" w:themeFillShade="F2"/>
        <w:spacing w:after="0" w:line="240" w:lineRule="auto"/>
        <w:ind w:left="720" w:hanging="10"/>
        <w:jc w:val="left"/>
        <w:divId w:val="1127164580"/>
      </w:pPr>
      <w:r>
        <w:t>val_end = train_end + int(total * val_ratio)</w:t>
      </w:r>
    </w:p>
    <w:p w14:paraId="16154150" w14:textId="77777777" w:rsidR="00E874F3" w:rsidRDefault="00E874F3" w:rsidP="00E874F3">
      <w:pPr>
        <w:shd w:val="clear" w:color="auto" w:fill="F2F2F2" w:themeFill="background1" w:themeFillShade="F2"/>
        <w:spacing w:after="0" w:line="240" w:lineRule="auto"/>
        <w:ind w:left="720" w:hanging="10"/>
        <w:jc w:val="left"/>
        <w:divId w:val="1127164580"/>
      </w:pPr>
    </w:p>
    <w:p w14:paraId="487768A9" w14:textId="77777777" w:rsidR="00E874F3" w:rsidRDefault="00E874F3" w:rsidP="00E874F3">
      <w:pPr>
        <w:shd w:val="clear" w:color="auto" w:fill="F2F2F2" w:themeFill="background1" w:themeFillShade="F2"/>
        <w:spacing w:after="0" w:line="240" w:lineRule="auto"/>
        <w:ind w:left="720" w:hanging="10"/>
        <w:jc w:val="left"/>
        <w:divId w:val="1127164580"/>
      </w:pPr>
      <w:r>
        <w:t>train_pairs = data_pairs[:train_end]</w:t>
      </w:r>
    </w:p>
    <w:p w14:paraId="27F709FE" w14:textId="77777777" w:rsidR="00E874F3" w:rsidRDefault="00E874F3" w:rsidP="00E874F3">
      <w:pPr>
        <w:shd w:val="clear" w:color="auto" w:fill="F2F2F2" w:themeFill="background1" w:themeFillShade="F2"/>
        <w:spacing w:after="0" w:line="240" w:lineRule="auto"/>
        <w:ind w:left="720" w:hanging="10"/>
        <w:jc w:val="left"/>
        <w:divId w:val="1127164580"/>
      </w:pPr>
      <w:r>
        <w:t>val_pairs = data_pairs[train_end:val_end]</w:t>
      </w:r>
    </w:p>
    <w:p w14:paraId="4B470CA5" w14:textId="77777777" w:rsidR="00E874F3" w:rsidRDefault="00E874F3" w:rsidP="00E874F3">
      <w:pPr>
        <w:shd w:val="clear" w:color="auto" w:fill="F2F2F2" w:themeFill="background1" w:themeFillShade="F2"/>
        <w:spacing w:after="0" w:line="240" w:lineRule="auto"/>
        <w:ind w:left="720" w:hanging="10"/>
        <w:jc w:val="left"/>
        <w:divId w:val="1127164580"/>
      </w:pPr>
      <w:r>
        <w:t>test_pairs = data_pairs[val_end:]</w:t>
      </w:r>
    </w:p>
    <w:p w14:paraId="7FBCF8B1" w14:textId="77777777" w:rsidR="00E874F3" w:rsidRDefault="00E874F3" w:rsidP="00E874F3">
      <w:pPr>
        <w:shd w:val="clear" w:color="auto" w:fill="F2F2F2" w:themeFill="background1" w:themeFillShade="F2"/>
        <w:spacing w:after="0" w:line="240" w:lineRule="auto"/>
        <w:ind w:left="720" w:hanging="10"/>
        <w:jc w:val="left"/>
        <w:divId w:val="1127164580"/>
      </w:pPr>
    </w:p>
    <w:p w14:paraId="0F9DADF1" w14:textId="77777777" w:rsidR="00E874F3" w:rsidRDefault="00E874F3" w:rsidP="00E874F3">
      <w:pPr>
        <w:shd w:val="clear" w:color="auto" w:fill="F2F2F2" w:themeFill="background1" w:themeFillShade="F2"/>
        <w:spacing w:after="0" w:line="240" w:lineRule="auto"/>
        <w:ind w:left="720" w:hanging="10"/>
        <w:jc w:val="left"/>
        <w:divId w:val="1127164580"/>
      </w:pPr>
      <w:r>
        <w:t>def copy_files(pairs, split_name):</w:t>
      </w:r>
    </w:p>
    <w:p w14:paraId="2F26B1F8"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for img_name, lbl_name in pairs:</w:t>
      </w:r>
    </w:p>
    <w:p w14:paraId="7A865281"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shutil.copy(os.path.join(source_img_dir, img_name), os.path.join(base_out_dir, f"images/{split_name}", img_name))</w:t>
      </w:r>
    </w:p>
    <w:p w14:paraId="0E180FC9"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shutil.copy(os.path.join(source_lbl_dir, lbl_name), os.path.join(base_out_dir, f"labels/{split_name}", lbl_name))</w:t>
      </w:r>
    </w:p>
    <w:p w14:paraId="4C223B4E" w14:textId="77777777" w:rsidR="00E874F3" w:rsidRDefault="00E874F3" w:rsidP="00E874F3">
      <w:pPr>
        <w:shd w:val="clear" w:color="auto" w:fill="F2F2F2" w:themeFill="background1" w:themeFillShade="F2"/>
        <w:spacing w:after="0" w:line="240" w:lineRule="auto"/>
        <w:ind w:left="720" w:hanging="10"/>
        <w:jc w:val="left"/>
        <w:divId w:val="1127164580"/>
      </w:pPr>
      <w:r>
        <w:t xml:space="preserve">    print(f"Copied {len(pairs)} files to {split_name}.")</w:t>
      </w:r>
    </w:p>
    <w:p w14:paraId="5849FC65" w14:textId="77777777" w:rsidR="00E874F3" w:rsidRDefault="00E874F3" w:rsidP="00E874F3">
      <w:pPr>
        <w:shd w:val="clear" w:color="auto" w:fill="F2F2F2" w:themeFill="background1" w:themeFillShade="F2"/>
        <w:spacing w:after="0" w:line="240" w:lineRule="auto"/>
        <w:ind w:left="720" w:hanging="10"/>
        <w:jc w:val="left"/>
        <w:divId w:val="1127164580"/>
      </w:pPr>
    </w:p>
    <w:p w14:paraId="29649F76" w14:textId="77777777" w:rsidR="00E874F3" w:rsidRDefault="00E874F3" w:rsidP="00E874F3">
      <w:pPr>
        <w:shd w:val="clear" w:color="auto" w:fill="F2F2F2" w:themeFill="background1" w:themeFillShade="F2"/>
        <w:spacing w:after="0" w:line="240" w:lineRule="auto"/>
        <w:ind w:left="720" w:hanging="10"/>
        <w:jc w:val="left"/>
        <w:divId w:val="1127164580"/>
      </w:pPr>
      <w:r>
        <w:t>copy_files(train_pairs, "train")</w:t>
      </w:r>
    </w:p>
    <w:p w14:paraId="14463382" w14:textId="77777777" w:rsidR="00E874F3" w:rsidRDefault="00E874F3" w:rsidP="00E874F3">
      <w:pPr>
        <w:shd w:val="clear" w:color="auto" w:fill="F2F2F2" w:themeFill="background1" w:themeFillShade="F2"/>
        <w:spacing w:after="0" w:line="240" w:lineRule="auto"/>
        <w:ind w:left="720" w:hanging="10"/>
        <w:jc w:val="left"/>
        <w:divId w:val="1127164580"/>
      </w:pPr>
      <w:r>
        <w:t>copy_files(val_pairs, "val")</w:t>
      </w:r>
    </w:p>
    <w:p w14:paraId="1F49D071" w14:textId="6432BA32" w:rsidR="00E874F3" w:rsidRDefault="00E874F3" w:rsidP="00E874F3">
      <w:pPr>
        <w:shd w:val="clear" w:color="auto" w:fill="F2F2F2" w:themeFill="background1" w:themeFillShade="F2"/>
        <w:spacing w:after="0" w:line="240" w:lineRule="auto"/>
        <w:ind w:left="720" w:hanging="10"/>
        <w:jc w:val="left"/>
        <w:divId w:val="1127164580"/>
      </w:pPr>
      <w:r>
        <w:t>copy_files(test_pairs, "test")</w:t>
      </w:r>
    </w:p>
    <w:p w14:paraId="381701EF" w14:textId="265C69FD" w:rsidR="00E874F3" w:rsidRDefault="00E874F3" w:rsidP="00E874F3">
      <w:pPr>
        <w:shd w:val="clear" w:color="auto" w:fill="F2F2F2" w:themeFill="background1" w:themeFillShade="F2"/>
        <w:spacing w:after="0" w:line="240" w:lineRule="auto"/>
        <w:ind w:left="0" w:firstLine="0"/>
        <w:jc w:val="left"/>
        <w:divId w:val="1127164580"/>
      </w:pPr>
    </w:p>
    <w:p w14:paraId="0F0C315B" w14:textId="77777777" w:rsidR="00E874F3" w:rsidRDefault="00E874F3" w:rsidP="00E874F3">
      <w:pPr>
        <w:shd w:val="clear" w:color="auto" w:fill="F2F2F2" w:themeFill="background1" w:themeFillShade="F2"/>
        <w:spacing w:after="0" w:line="240" w:lineRule="auto"/>
        <w:ind w:left="640" w:firstLine="0"/>
        <w:jc w:val="left"/>
        <w:divId w:val="1127164580"/>
      </w:pPr>
      <w:r>
        <w:t>import os</w:t>
      </w:r>
    </w:p>
    <w:p w14:paraId="61CE2F72" w14:textId="77777777" w:rsidR="00E874F3" w:rsidRDefault="00E874F3" w:rsidP="00E874F3">
      <w:pPr>
        <w:shd w:val="clear" w:color="auto" w:fill="F2F2F2" w:themeFill="background1" w:themeFillShade="F2"/>
        <w:spacing w:after="0" w:line="240" w:lineRule="auto"/>
        <w:ind w:left="640" w:firstLine="0"/>
        <w:jc w:val="left"/>
        <w:divId w:val="1127164580"/>
      </w:pPr>
      <w:r>
        <w:t>os.environ['KMP_DUPLICATE_LIB_OK'] = 'TRUE'</w:t>
      </w:r>
    </w:p>
    <w:p w14:paraId="3DFF1BE1" w14:textId="77777777" w:rsidR="00E874F3" w:rsidRDefault="00E874F3" w:rsidP="00E874F3">
      <w:pPr>
        <w:shd w:val="clear" w:color="auto" w:fill="F2F2F2" w:themeFill="background1" w:themeFillShade="F2"/>
        <w:spacing w:after="0" w:line="240" w:lineRule="auto"/>
        <w:ind w:left="640" w:firstLine="0"/>
        <w:jc w:val="left"/>
        <w:divId w:val="1127164580"/>
      </w:pPr>
    </w:p>
    <w:p w14:paraId="7EDD5D0D" w14:textId="77777777" w:rsidR="00E874F3" w:rsidRDefault="00E874F3" w:rsidP="00E874F3">
      <w:pPr>
        <w:shd w:val="clear" w:color="auto" w:fill="F2F2F2" w:themeFill="background1" w:themeFillShade="F2"/>
        <w:spacing w:after="0" w:line="240" w:lineRule="auto"/>
        <w:ind w:left="640" w:firstLine="0"/>
        <w:jc w:val="left"/>
        <w:divId w:val="1127164580"/>
      </w:pPr>
      <w:r>
        <w:t>import albumentations as A</w:t>
      </w:r>
    </w:p>
    <w:p w14:paraId="0D47C585" w14:textId="77777777" w:rsidR="00E874F3" w:rsidRDefault="00E874F3" w:rsidP="00E874F3">
      <w:pPr>
        <w:shd w:val="clear" w:color="auto" w:fill="F2F2F2" w:themeFill="background1" w:themeFillShade="F2"/>
        <w:spacing w:after="0" w:line="240" w:lineRule="auto"/>
        <w:ind w:left="640" w:firstLine="0"/>
        <w:jc w:val="left"/>
        <w:divId w:val="1127164580"/>
      </w:pPr>
      <w:r>
        <w:t>import cv2</w:t>
      </w:r>
    </w:p>
    <w:p w14:paraId="1571344B" w14:textId="77777777" w:rsidR="00E874F3" w:rsidRDefault="00E874F3" w:rsidP="00E874F3">
      <w:pPr>
        <w:shd w:val="clear" w:color="auto" w:fill="F2F2F2" w:themeFill="background1" w:themeFillShade="F2"/>
        <w:spacing w:after="0" w:line="240" w:lineRule="auto"/>
        <w:ind w:left="640" w:firstLine="0"/>
        <w:jc w:val="left"/>
        <w:divId w:val="1127164580"/>
      </w:pPr>
      <w:r>
        <w:t>import os</w:t>
      </w:r>
    </w:p>
    <w:p w14:paraId="32EFE4D5" w14:textId="77777777" w:rsidR="00E874F3" w:rsidRDefault="00E874F3" w:rsidP="00E874F3">
      <w:pPr>
        <w:shd w:val="clear" w:color="auto" w:fill="F2F2F2" w:themeFill="background1" w:themeFillShade="F2"/>
        <w:spacing w:after="0" w:line="240" w:lineRule="auto"/>
        <w:ind w:left="640" w:firstLine="0"/>
        <w:jc w:val="left"/>
        <w:divId w:val="1127164580"/>
      </w:pPr>
    </w:p>
    <w:p w14:paraId="382A9313" w14:textId="77777777" w:rsidR="00E874F3" w:rsidRDefault="00E874F3" w:rsidP="00E874F3">
      <w:pPr>
        <w:shd w:val="clear" w:color="auto" w:fill="F2F2F2" w:themeFill="background1" w:themeFillShade="F2"/>
        <w:spacing w:after="0" w:line="240" w:lineRule="auto"/>
        <w:ind w:left="640" w:firstLine="0"/>
        <w:jc w:val="left"/>
        <w:divId w:val="1127164580"/>
      </w:pPr>
      <w:r>
        <w:t># --- Configuration ---</w:t>
      </w:r>
    </w:p>
    <w:p w14:paraId="5459159F" w14:textId="77777777" w:rsidR="00E874F3" w:rsidRDefault="00E874F3" w:rsidP="00E874F3">
      <w:pPr>
        <w:shd w:val="clear" w:color="auto" w:fill="F2F2F2" w:themeFill="background1" w:themeFillShade="F2"/>
        <w:spacing w:after="0" w:line="240" w:lineRule="auto"/>
        <w:ind w:left="640" w:firstLine="0"/>
        <w:jc w:val="left"/>
        <w:divId w:val="1127164580"/>
      </w:pPr>
      <w:r>
        <w:t>train_img_dir = "YOLO_Dataset/images/train"</w:t>
      </w:r>
    </w:p>
    <w:p w14:paraId="789F46CE" w14:textId="77777777" w:rsidR="00E874F3" w:rsidRDefault="00E874F3" w:rsidP="00E874F3">
      <w:pPr>
        <w:shd w:val="clear" w:color="auto" w:fill="F2F2F2" w:themeFill="background1" w:themeFillShade="F2"/>
        <w:spacing w:after="0" w:line="240" w:lineRule="auto"/>
        <w:ind w:left="640" w:firstLine="0"/>
        <w:jc w:val="left"/>
        <w:divId w:val="1127164580"/>
      </w:pPr>
      <w:r>
        <w:t>train_lbl_dir = "YOLO_Dataset/labels/train"</w:t>
      </w:r>
    </w:p>
    <w:p w14:paraId="116C4912" w14:textId="77777777" w:rsidR="00E874F3" w:rsidRDefault="00E874F3" w:rsidP="00E874F3">
      <w:pPr>
        <w:shd w:val="clear" w:color="auto" w:fill="F2F2F2" w:themeFill="background1" w:themeFillShade="F2"/>
        <w:spacing w:after="0" w:line="240" w:lineRule="auto"/>
        <w:ind w:left="640" w:firstLine="0"/>
        <w:jc w:val="left"/>
        <w:divId w:val="1127164580"/>
      </w:pPr>
      <w:r>
        <w:t>augment_multiplier = 3  # Increased from 2 to get more variety from the richer pipeline</w:t>
      </w:r>
    </w:p>
    <w:p w14:paraId="023BF150" w14:textId="77777777" w:rsidR="00E874F3" w:rsidRDefault="00E874F3" w:rsidP="00E874F3">
      <w:pPr>
        <w:shd w:val="clear" w:color="auto" w:fill="F2F2F2" w:themeFill="background1" w:themeFillShade="F2"/>
        <w:spacing w:after="0" w:line="240" w:lineRule="auto"/>
        <w:ind w:left="640" w:firstLine="0"/>
        <w:jc w:val="left"/>
        <w:divId w:val="1127164580"/>
      </w:pPr>
    </w:p>
    <w:p w14:paraId="50A53F43" w14:textId="77777777" w:rsidR="00E874F3" w:rsidRDefault="00E874F3" w:rsidP="00E874F3">
      <w:pPr>
        <w:shd w:val="clear" w:color="auto" w:fill="F2F2F2" w:themeFill="background1" w:themeFillShade="F2"/>
        <w:spacing w:after="0" w:line="240" w:lineRule="auto"/>
        <w:ind w:left="640" w:firstLine="0"/>
        <w:jc w:val="left"/>
        <w:divId w:val="1127164580"/>
      </w:pPr>
      <w:r>
        <w:t>transform = A.Compose([</w:t>
      </w:r>
    </w:p>
    <w:p w14:paraId="6E78C5D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Geometry ---</w:t>
      </w:r>
    </w:p>
    <w:p w14:paraId="2A4A5AB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A.HorizontalFlip(p=0.5),</w:t>
      </w:r>
    </w:p>
    <w:p w14:paraId="0186EC56" w14:textId="77777777" w:rsidR="00E874F3" w:rsidRDefault="00E874F3" w:rsidP="00E874F3">
      <w:pPr>
        <w:shd w:val="clear" w:color="auto" w:fill="F2F2F2" w:themeFill="background1" w:themeFillShade="F2"/>
        <w:spacing w:after="0" w:line="240" w:lineRule="auto"/>
        <w:ind w:left="640" w:firstLine="0"/>
        <w:jc w:val="left"/>
        <w:divId w:val="1127164580"/>
      </w:pPr>
    </w:p>
    <w:p w14:paraId="3025482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A.ShiftScaleRotate(</w:t>
      </w:r>
    </w:p>
    <w:p w14:paraId="214DE0C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shift_limit=0.04,</w:t>
      </w:r>
    </w:p>
    <w:p w14:paraId="43B4104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scale_limit=0.08,</w:t>
      </w:r>
    </w:p>
    <w:p w14:paraId="6DE0A8C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rotate_limit=12,</w:t>
      </w:r>
    </w:p>
    <w:p w14:paraId="5EB6BE2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border_mode=0,</w:t>
      </w:r>
    </w:p>
    <w:p w14:paraId="23A9569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p=0.4</w:t>
      </w:r>
    </w:p>
    <w:p w14:paraId="326C1E8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78DBC694" w14:textId="77777777" w:rsidR="00E874F3" w:rsidRDefault="00E874F3" w:rsidP="00E874F3">
      <w:pPr>
        <w:shd w:val="clear" w:color="auto" w:fill="F2F2F2" w:themeFill="background1" w:themeFillShade="F2"/>
        <w:spacing w:after="0" w:line="240" w:lineRule="auto"/>
        <w:ind w:left="640" w:firstLine="0"/>
        <w:jc w:val="left"/>
        <w:divId w:val="1127164580"/>
      </w:pPr>
    </w:p>
    <w:p w14:paraId="225E1C0C" w14:textId="77777777" w:rsidR="00E874F3" w:rsidRDefault="00E874F3" w:rsidP="00E874F3">
      <w:pPr>
        <w:shd w:val="clear" w:color="auto" w:fill="F2F2F2" w:themeFill="background1" w:themeFillShade="F2"/>
        <w:spacing w:after="0" w:line="240" w:lineRule="auto"/>
        <w:ind w:left="640" w:firstLine="0"/>
        <w:jc w:val="left"/>
        <w:divId w:val="1127164580"/>
      </w:pPr>
      <w:r>
        <w:lastRenderedPageBreak/>
        <w:t xml:space="preserve">    A.RandomScale(scale_limit=0.12, p=0.3),</w:t>
      </w:r>
    </w:p>
    <w:p w14:paraId="0F66AAA4" w14:textId="77777777" w:rsidR="00E874F3" w:rsidRDefault="00E874F3" w:rsidP="00E874F3">
      <w:pPr>
        <w:shd w:val="clear" w:color="auto" w:fill="F2F2F2" w:themeFill="background1" w:themeFillShade="F2"/>
        <w:spacing w:after="0" w:line="240" w:lineRule="auto"/>
        <w:ind w:left="640" w:firstLine="0"/>
        <w:jc w:val="left"/>
        <w:divId w:val="1127164580"/>
      </w:pPr>
    </w:p>
    <w:p w14:paraId="70AD047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A.Perspective(</w:t>
      </w:r>
    </w:p>
    <w:p w14:paraId="3891D7A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scale=(0.01, 0.04),</w:t>
      </w:r>
    </w:p>
    <w:p w14:paraId="4E0AC39C"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p=0.2</w:t>
      </w:r>
    </w:p>
    <w:p w14:paraId="0DFF1C6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0EF06D83" w14:textId="77777777" w:rsidR="00E874F3" w:rsidRDefault="00E874F3" w:rsidP="00E874F3">
      <w:pPr>
        <w:shd w:val="clear" w:color="auto" w:fill="F2F2F2" w:themeFill="background1" w:themeFillShade="F2"/>
        <w:spacing w:after="0" w:line="240" w:lineRule="auto"/>
        <w:ind w:left="640" w:firstLine="0"/>
        <w:jc w:val="left"/>
        <w:divId w:val="1127164580"/>
      </w:pPr>
    </w:p>
    <w:p w14:paraId="38A5FDE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Blur / Focus / Motion ---</w:t>
      </w:r>
    </w:p>
    <w:p w14:paraId="5309588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A.MotionBlur(blur_limit=(3, 7), p=0.25),</w:t>
      </w:r>
    </w:p>
    <w:p w14:paraId="28974C2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A.GaussianBlur(blur_limit=(3, 5), p=0.15),</w:t>
      </w:r>
    </w:p>
    <w:p w14:paraId="4F5144B7" w14:textId="77777777" w:rsidR="00E874F3" w:rsidRDefault="00E874F3" w:rsidP="00E874F3">
      <w:pPr>
        <w:shd w:val="clear" w:color="auto" w:fill="F2F2F2" w:themeFill="background1" w:themeFillShade="F2"/>
        <w:spacing w:after="0" w:line="240" w:lineRule="auto"/>
        <w:ind w:left="640" w:firstLine="0"/>
        <w:jc w:val="left"/>
        <w:divId w:val="1127164580"/>
      </w:pPr>
    </w:p>
    <w:p w14:paraId="7BC6046E"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Lighting, safer than hue/brightness extreme ---</w:t>
      </w:r>
    </w:p>
    <w:p w14:paraId="76A4FC0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A.CLAHE(</w:t>
      </w:r>
    </w:p>
    <w:p w14:paraId="32647892"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clip_limit=2.0,</w:t>
      </w:r>
    </w:p>
    <w:p w14:paraId="53725A85"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tile_grid_size=(8, 8),</w:t>
      </w:r>
    </w:p>
    <w:p w14:paraId="6507863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p=0.15</w:t>
      </w:r>
    </w:p>
    <w:p w14:paraId="6CB4ED6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740396AD" w14:textId="77777777" w:rsidR="00E874F3" w:rsidRDefault="00E874F3" w:rsidP="00E874F3">
      <w:pPr>
        <w:shd w:val="clear" w:color="auto" w:fill="F2F2F2" w:themeFill="background1" w:themeFillShade="F2"/>
        <w:spacing w:after="0" w:line="240" w:lineRule="auto"/>
        <w:ind w:left="640" w:firstLine="0"/>
        <w:jc w:val="left"/>
        <w:divId w:val="1127164580"/>
      </w:pPr>
    </w:p>
    <w:p w14:paraId="48B84F2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A.RandomShadow(</w:t>
      </w:r>
    </w:p>
    <w:p w14:paraId="61C2539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shadow_roi=(0, 0, 1, 1),</w:t>
      </w:r>
    </w:p>
    <w:p w14:paraId="770D339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num_shadows_lower=1,</w:t>
      </w:r>
    </w:p>
    <w:p w14:paraId="5082595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num_shadows_upper=2,</w:t>
      </w:r>
    </w:p>
    <w:p w14:paraId="33A94A5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shadow_dimension=4,</w:t>
      </w:r>
    </w:p>
    <w:p w14:paraId="00951A1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p=0.15</w:t>
      </w:r>
    </w:p>
    <w:p w14:paraId="73167FD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4133C170" w14:textId="77777777" w:rsidR="00E874F3" w:rsidRDefault="00E874F3" w:rsidP="00E874F3">
      <w:pPr>
        <w:shd w:val="clear" w:color="auto" w:fill="F2F2F2" w:themeFill="background1" w:themeFillShade="F2"/>
        <w:spacing w:after="0" w:line="240" w:lineRule="auto"/>
        <w:ind w:left="640" w:firstLine="0"/>
        <w:jc w:val="left"/>
        <w:divId w:val="1127164580"/>
      </w:pPr>
    </w:p>
    <w:p w14:paraId="7990B2A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 Camera / Video Quality ---</w:t>
      </w:r>
    </w:p>
    <w:p w14:paraId="3F2205F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A.ImageCompression(</w:t>
      </w:r>
    </w:p>
    <w:p w14:paraId="174B73D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quality_lower=70,</w:t>
      </w:r>
    </w:p>
    <w:p w14:paraId="44A74E1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quality_upper=100,</w:t>
      </w:r>
    </w:p>
    <w:p w14:paraId="616C1D3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p=0.3</w:t>
      </w:r>
    </w:p>
    <w:p w14:paraId="0BAA157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1707009A" w14:textId="77777777" w:rsidR="00E874F3" w:rsidRDefault="00E874F3" w:rsidP="00E874F3">
      <w:pPr>
        <w:shd w:val="clear" w:color="auto" w:fill="F2F2F2" w:themeFill="background1" w:themeFillShade="F2"/>
        <w:spacing w:after="0" w:line="240" w:lineRule="auto"/>
        <w:ind w:left="640" w:firstLine="0"/>
        <w:jc w:val="left"/>
        <w:divId w:val="1127164580"/>
      </w:pPr>
    </w:p>
    <w:p w14:paraId="02AEE38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A.GaussNoise(</w:t>
      </w:r>
    </w:p>
    <w:p w14:paraId="0A5B3B6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var_limit=(5.0, 20.0),</w:t>
      </w:r>
    </w:p>
    <w:p w14:paraId="6902F9A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p=0.2</w:t>
      </w:r>
    </w:p>
    <w:p w14:paraId="323113BE"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1FCF2988" w14:textId="77777777" w:rsidR="00E874F3" w:rsidRDefault="00E874F3" w:rsidP="00E874F3">
      <w:pPr>
        <w:shd w:val="clear" w:color="auto" w:fill="F2F2F2" w:themeFill="background1" w:themeFillShade="F2"/>
        <w:spacing w:after="0" w:line="240" w:lineRule="auto"/>
        <w:ind w:left="640" w:firstLine="0"/>
        <w:jc w:val="left"/>
        <w:divId w:val="1127164580"/>
      </w:pPr>
    </w:p>
    <w:p w14:paraId="69790126" w14:textId="77777777" w:rsidR="00E874F3" w:rsidRDefault="00E874F3" w:rsidP="00E874F3">
      <w:pPr>
        <w:shd w:val="clear" w:color="auto" w:fill="F2F2F2" w:themeFill="background1" w:themeFillShade="F2"/>
        <w:spacing w:after="0" w:line="240" w:lineRule="auto"/>
        <w:ind w:left="640" w:firstLine="0"/>
        <w:jc w:val="left"/>
        <w:divId w:val="1127164580"/>
      </w:pPr>
      <w:r>
        <w:t>], bbox_params=A.BboxParams(</w:t>
      </w:r>
    </w:p>
    <w:p w14:paraId="622DF83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format='yolo',</w:t>
      </w:r>
    </w:p>
    <w:p w14:paraId="1898B8B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label_fields=['class_labels'],</w:t>
      </w:r>
    </w:p>
    <w:p w14:paraId="35F310A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min_visibility=0.2</w:t>
      </w:r>
    </w:p>
    <w:p w14:paraId="48D3D8FF" w14:textId="77777777" w:rsidR="00E874F3" w:rsidRDefault="00E874F3" w:rsidP="00E874F3">
      <w:pPr>
        <w:shd w:val="clear" w:color="auto" w:fill="F2F2F2" w:themeFill="background1" w:themeFillShade="F2"/>
        <w:spacing w:after="0" w:line="240" w:lineRule="auto"/>
        <w:ind w:left="640" w:firstLine="0"/>
        <w:jc w:val="left"/>
        <w:divId w:val="1127164580"/>
      </w:pPr>
      <w:r>
        <w:t>))</w:t>
      </w:r>
    </w:p>
    <w:p w14:paraId="02389D29" w14:textId="77777777" w:rsidR="00E874F3" w:rsidRDefault="00E874F3" w:rsidP="00E874F3">
      <w:pPr>
        <w:shd w:val="clear" w:color="auto" w:fill="F2F2F2" w:themeFill="background1" w:themeFillShade="F2"/>
        <w:spacing w:after="0" w:line="240" w:lineRule="auto"/>
        <w:ind w:left="640" w:firstLine="0"/>
        <w:jc w:val="left"/>
        <w:divId w:val="1127164580"/>
      </w:pPr>
    </w:p>
    <w:p w14:paraId="50F1DE4C"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images = [f for f in os.listdir(train_img_dir) </w:t>
      </w:r>
    </w:p>
    <w:p w14:paraId="69E9F07C"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if f.endswith(('.jpg', '.jpeg', '.png')) and not f.startswith('aug_')]</w:t>
      </w:r>
    </w:p>
    <w:p w14:paraId="4EBBC4F3" w14:textId="77777777" w:rsidR="00E874F3" w:rsidRDefault="00E874F3" w:rsidP="00E874F3">
      <w:pPr>
        <w:shd w:val="clear" w:color="auto" w:fill="F2F2F2" w:themeFill="background1" w:themeFillShade="F2"/>
        <w:spacing w:after="0" w:line="240" w:lineRule="auto"/>
        <w:ind w:left="640" w:firstLine="0"/>
        <w:jc w:val="left"/>
        <w:divId w:val="1127164580"/>
      </w:pPr>
      <w:r>
        <w:t>total_augmented = 0</w:t>
      </w:r>
    </w:p>
    <w:p w14:paraId="147F7A71" w14:textId="77777777" w:rsidR="00E874F3" w:rsidRDefault="00E874F3" w:rsidP="00E874F3">
      <w:pPr>
        <w:shd w:val="clear" w:color="auto" w:fill="F2F2F2" w:themeFill="background1" w:themeFillShade="F2"/>
        <w:spacing w:after="0" w:line="240" w:lineRule="auto"/>
        <w:ind w:left="640" w:firstLine="0"/>
        <w:jc w:val="left"/>
        <w:divId w:val="1127164580"/>
      </w:pPr>
    </w:p>
    <w:p w14:paraId="7989048F" w14:textId="77777777" w:rsidR="00E874F3" w:rsidRDefault="00E874F3" w:rsidP="00E874F3">
      <w:pPr>
        <w:shd w:val="clear" w:color="auto" w:fill="F2F2F2" w:themeFill="background1" w:themeFillShade="F2"/>
        <w:spacing w:after="0" w:line="240" w:lineRule="auto"/>
        <w:ind w:left="640" w:firstLine="0"/>
        <w:jc w:val="left"/>
        <w:divId w:val="1127164580"/>
      </w:pPr>
      <w:r>
        <w:t>for img_name in images:</w:t>
      </w:r>
    </w:p>
    <w:p w14:paraId="1880D50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img_path = os.path.join(train_img_dir, img_name)</w:t>
      </w:r>
    </w:p>
    <w:p w14:paraId="2179BA79" w14:textId="77777777" w:rsidR="00E874F3" w:rsidRDefault="00E874F3" w:rsidP="00E874F3">
      <w:pPr>
        <w:shd w:val="clear" w:color="auto" w:fill="F2F2F2" w:themeFill="background1" w:themeFillShade="F2"/>
        <w:spacing w:after="0" w:line="240" w:lineRule="auto"/>
        <w:ind w:left="640" w:firstLine="0"/>
        <w:jc w:val="left"/>
        <w:divId w:val="1127164580"/>
      </w:pPr>
      <w:r>
        <w:lastRenderedPageBreak/>
        <w:t xml:space="preserve">    lbl_path = os.path.join(train_lbl_dir, os.path.splitext(img_name)[0] + ".txt")</w:t>
      </w:r>
    </w:p>
    <w:p w14:paraId="55F385A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7A5A4AE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Read image</w:t>
      </w:r>
    </w:p>
    <w:p w14:paraId="74F767F6"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image = cv2.imread(img_path)</w:t>
      </w:r>
    </w:p>
    <w:p w14:paraId="525C3A7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image = cv2.cvtColor(image, cv2.COLOR_BGR2RGB)</w:t>
      </w:r>
    </w:p>
    <w:p w14:paraId="373C731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25186DE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Read labels</w:t>
      </w:r>
    </w:p>
    <w:p w14:paraId="353E3A39"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bboxes = []</w:t>
      </w:r>
    </w:p>
    <w:p w14:paraId="2F4C72B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class_labels = []</w:t>
      </w:r>
    </w:p>
    <w:p w14:paraId="22DA112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with open(lbl_path, 'r') as f:</w:t>
      </w:r>
    </w:p>
    <w:p w14:paraId="22CFE46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 line in f.readlines():</w:t>
      </w:r>
    </w:p>
    <w:p w14:paraId="1C78F1FF"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parts = line.strip().split()</w:t>
      </w:r>
    </w:p>
    <w:p w14:paraId="66E8832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if len(parts) == 5:</w:t>
      </w:r>
    </w:p>
    <w:p w14:paraId="00FD306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class_labels.append(int(float(parts[0])))</w:t>
      </w:r>
    </w:p>
    <w:p w14:paraId="0C36140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bboxes.append([float(parts[1]), float(parts[2]), float(parts[3]), float(parts[4])])</w:t>
      </w:r>
    </w:p>
    <w:p w14:paraId="11ABA7D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0151B64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Generate augmented copies</w:t>
      </w:r>
    </w:p>
    <w:p w14:paraId="36CAD6F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 i in range(augment_multiplier):</w:t>
      </w:r>
    </w:p>
    <w:p w14:paraId="1EA4912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try:</w:t>
      </w:r>
    </w:p>
    <w:p w14:paraId="2A61C90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augmented = transform(image=image, bboxes=bboxes, class_labels=class_labels)</w:t>
      </w:r>
    </w:p>
    <w:p w14:paraId="046A0A6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aug_img = augmented['image']</w:t>
      </w:r>
    </w:p>
    <w:p w14:paraId="731DEAB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aug_bboxes = augmented['bboxes']</w:t>
      </w:r>
    </w:p>
    <w:p w14:paraId="5DC2F58D"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aug_labels = augmented['class_labels']</w:t>
      </w:r>
    </w:p>
    <w:p w14:paraId="1B531889"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5DE1125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Save augmented image</w:t>
      </w:r>
    </w:p>
    <w:p w14:paraId="1E8973E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aug_img_name = f"aug_{i}_{img_name}"</w:t>
      </w:r>
    </w:p>
    <w:p w14:paraId="1A2FB4F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aug_img_path = os.path.join(train_img_dir, aug_img_name)</w:t>
      </w:r>
    </w:p>
    <w:p w14:paraId="333E37FB"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cv2.imwrite(aug_img_path, cv2.cvtColor(aug_img, cv2.COLOR_RGB2BGR))</w:t>
      </w:r>
    </w:p>
    <w:p w14:paraId="74F6604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2AD7E081"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 Save augmented labels</w:t>
      </w:r>
    </w:p>
    <w:p w14:paraId="36CC7993"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aug_lbl_name = os.path.splitext(aug_img_name)[0] + ".txt"</w:t>
      </w:r>
    </w:p>
    <w:p w14:paraId="5D60C58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aug_lbl_path = os.path.join(train_lbl_dir, aug_lbl_name)</w:t>
      </w:r>
    </w:p>
    <w:p w14:paraId="6486D708"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with open(aug_lbl_path, 'w') as f:</w:t>
      </w:r>
    </w:p>
    <w:p w14:paraId="23F44BF0"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for bbox, label in zip(aug_bboxes, aug_labels):</w:t>
      </w:r>
    </w:p>
    <w:p w14:paraId="6E11FD9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f.write(f"{label} {bbox[0]:.6f} {bbox[1]:.6f} {bbox[2]:.6f} {bbox[3]:.6f}\n")</w:t>
      </w:r>
    </w:p>
    <w:p w14:paraId="433A8E07"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w:t>
      </w:r>
    </w:p>
    <w:p w14:paraId="38678C44"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total_augmented += 1</w:t>
      </w:r>
    </w:p>
    <w:p w14:paraId="777CF1DA"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except Exception as e:</w:t>
      </w:r>
    </w:p>
    <w:p w14:paraId="0F5740A5" w14:textId="77777777" w:rsidR="00E874F3" w:rsidRDefault="00E874F3" w:rsidP="00E874F3">
      <w:pPr>
        <w:shd w:val="clear" w:color="auto" w:fill="F2F2F2" w:themeFill="background1" w:themeFillShade="F2"/>
        <w:spacing w:after="0" w:line="240" w:lineRule="auto"/>
        <w:ind w:left="640" w:firstLine="0"/>
        <w:jc w:val="left"/>
        <w:divId w:val="1127164580"/>
      </w:pPr>
      <w:r>
        <w:t xml:space="preserve">            pass</w:t>
      </w:r>
    </w:p>
    <w:p w14:paraId="2157A494" w14:textId="77777777" w:rsidR="00E874F3" w:rsidRDefault="00E874F3" w:rsidP="00E874F3">
      <w:pPr>
        <w:shd w:val="clear" w:color="auto" w:fill="F2F2F2" w:themeFill="background1" w:themeFillShade="F2"/>
        <w:spacing w:after="0" w:line="240" w:lineRule="auto"/>
        <w:ind w:left="640" w:firstLine="0"/>
        <w:jc w:val="left"/>
        <w:divId w:val="1127164580"/>
      </w:pPr>
    </w:p>
    <w:p w14:paraId="425AD08C" w14:textId="522E0384" w:rsidR="00E874F3" w:rsidRDefault="00E874F3" w:rsidP="008E4306">
      <w:pPr>
        <w:shd w:val="clear" w:color="auto" w:fill="F2F2F2" w:themeFill="background1" w:themeFillShade="F2"/>
        <w:spacing w:after="0" w:line="240" w:lineRule="auto"/>
        <w:ind w:left="630" w:firstLine="0"/>
        <w:jc w:val="left"/>
        <w:divId w:val="1127164580"/>
      </w:pPr>
      <w:r>
        <w:t>print(f"Augmentation complete. Generated {total_augmented} new training images.")</w:t>
      </w:r>
    </w:p>
    <w:p w14:paraId="4A49CB60" w14:textId="0C0BF559" w:rsidR="008E4306" w:rsidRDefault="008E4306" w:rsidP="008E4306">
      <w:pPr>
        <w:shd w:val="clear" w:color="auto" w:fill="F2F2F2" w:themeFill="background1" w:themeFillShade="F2"/>
        <w:spacing w:after="0" w:line="240" w:lineRule="auto"/>
        <w:ind w:left="630" w:firstLine="0"/>
        <w:jc w:val="left"/>
        <w:divId w:val="1127164580"/>
      </w:pPr>
    </w:p>
    <w:p w14:paraId="41D01825" w14:textId="1A97C995" w:rsidR="008E4306" w:rsidRDefault="008E4306" w:rsidP="008E4306">
      <w:pPr>
        <w:spacing w:after="0" w:line="240" w:lineRule="auto"/>
        <w:ind w:left="630" w:firstLine="0"/>
        <w:jc w:val="left"/>
        <w:divId w:val="1127164580"/>
      </w:pPr>
    </w:p>
    <w:p w14:paraId="4C1D0CFB" w14:textId="770A6341" w:rsidR="008E4306" w:rsidRDefault="008E4306" w:rsidP="008E4306">
      <w:pPr>
        <w:spacing w:after="0" w:line="240" w:lineRule="auto"/>
        <w:ind w:left="630" w:firstLine="0"/>
        <w:jc w:val="left"/>
        <w:divId w:val="1127164580"/>
      </w:pPr>
    </w:p>
    <w:p w14:paraId="648EAB26" w14:textId="5048B86E" w:rsidR="008E4306" w:rsidRDefault="008E4306" w:rsidP="008E4306">
      <w:pPr>
        <w:spacing w:after="0" w:line="240" w:lineRule="auto"/>
        <w:ind w:left="630" w:firstLine="0"/>
        <w:jc w:val="left"/>
        <w:divId w:val="1127164580"/>
      </w:pPr>
    </w:p>
    <w:p w14:paraId="10D835D2" w14:textId="2EFDD122" w:rsidR="008E4306" w:rsidRDefault="008E4306" w:rsidP="00EF116D">
      <w:pPr>
        <w:pStyle w:val="Lampiran"/>
        <w:divId w:val="1127164580"/>
      </w:pPr>
      <w:bookmarkStart w:id="224" w:name="_Toc233123738"/>
      <w:r>
        <w:lastRenderedPageBreak/>
        <w:t>LAMPIRAN 4 (Training.</w:t>
      </w:r>
      <w:r w:rsidR="00E71FF5">
        <w:t>ipynb</w:t>
      </w:r>
      <w:r>
        <w:t>)</w:t>
      </w:r>
      <w:bookmarkEnd w:id="224"/>
    </w:p>
    <w:p w14:paraId="1E8F00A0" w14:textId="6F17B05F" w:rsidR="008E4306" w:rsidRDefault="008E4306" w:rsidP="008E4306">
      <w:pPr>
        <w:spacing w:after="0" w:line="240" w:lineRule="auto"/>
        <w:ind w:left="0" w:firstLine="0"/>
        <w:jc w:val="left"/>
        <w:divId w:val="1127164580"/>
      </w:pPr>
    </w:p>
    <w:p w14:paraId="4949A26A" w14:textId="77777777" w:rsidR="008E4306" w:rsidRDefault="008E4306" w:rsidP="008E4306">
      <w:pPr>
        <w:shd w:val="clear" w:color="auto" w:fill="F2F2F2" w:themeFill="background1" w:themeFillShade="F2"/>
        <w:spacing w:after="0" w:line="240" w:lineRule="auto"/>
        <w:ind w:left="640" w:firstLine="0"/>
        <w:jc w:val="left"/>
        <w:divId w:val="1127164580"/>
      </w:pPr>
      <w:r>
        <w:t>import yaml</w:t>
      </w:r>
    </w:p>
    <w:p w14:paraId="28E88E7B" w14:textId="77777777" w:rsidR="008E4306" w:rsidRDefault="008E4306" w:rsidP="008E4306">
      <w:pPr>
        <w:shd w:val="clear" w:color="auto" w:fill="F2F2F2" w:themeFill="background1" w:themeFillShade="F2"/>
        <w:spacing w:after="0" w:line="240" w:lineRule="auto"/>
        <w:ind w:left="640" w:firstLine="0"/>
        <w:jc w:val="left"/>
        <w:divId w:val="1127164580"/>
      </w:pPr>
      <w:r>
        <w:t>from ultralytics import YOLO</w:t>
      </w:r>
    </w:p>
    <w:p w14:paraId="7CAED394" w14:textId="77777777" w:rsidR="008E4306" w:rsidRDefault="008E4306" w:rsidP="008E4306">
      <w:pPr>
        <w:shd w:val="clear" w:color="auto" w:fill="F2F2F2" w:themeFill="background1" w:themeFillShade="F2"/>
        <w:spacing w:after="0" w:line="240" w:lineRule="auto"/>
        <w:ind w:left="640" w:firstLine="0"/>
        <w:jc w:val="left"/>
        <w:divId w:val="1127164580"/>
      </w:pPr>
      <w:r>
        <w:t>import os</w:t>
      </w:r>
    </w:p>
    <w:p w14:paraId="59F7DF3B" w14:textId="77777777" w:rsidR="008E4306" w:rsidRDefault="008E4306" w:rsidP="008E4306">
      <w:pPr>
        <w:shd w:val="clear" w:color="auto" w:fill="F2F2F2" w:themeFill="background1" w:themeFillShade="F2"/>
        <w:spacing w:after="0" w:line="240" w:lineRule="auto"/>
        <w:ind w:left="640" w:firstLine="0"/>
        <w:jc w:val="left"/>
        <w:divId w:val="1127164580"/>
      </w:pPr>
      <w:r>
        <w:t>os.environ['KMP_DUPLICATE_LIB_OK'] = 'TRUE'</w:t>
      </w:r>
    </w:p>
    <w:p w14:paraId="153BCE0D" w14:textId="77777777" w:rsidR="008E4306" w:rsidRDefault="008E4306" w:rsidP="008E4306">
      <w:pPr>
        <w:shd w:val="clear" w:color="auto" w:fill="F2F2F2" w:themeFill="background1" w:themeFillShade="F2"/>
        <w:spacing w:after="0" w:line="240" w:lineRule="auto"/>
        <w:ind w:left="640" w:firstLine="0"/>
        <w:jc w:val="left"/>
        <w:divId w:val="1127164580"/>
      </w:pPr>
      <w:r>
        <w:t>os.environ.pop("ALBUMENTATIONS_DISABLE", None)</w:t>
      </w:r>
    </w:p>
    <w:p w14:paraId="325C869D" w14:textId="77777777" w:rsidR="008E4306" w:rsidRDefault="008E4306" w:rsidP="008E4306">
      <w:pPr>
        <w:shd w:val="clear" w:color="auto" w:fill="F2F2F2" w:themeFill="background1" w:themeFillShade="F2"/>
        <w:spacing w:after="0" w:line="240" w:lineRule="auto"/>
        <w:ind w:left="640" w:firstLine="0"/>
        <w:jc w:val="left"/>
        <w:divId w:val="1127164580"/>
      </w:pPr>
    </w:p>
    <w:p w14:paraId="22A5103A" w14:textId="77777777" w:rsidR="008E4306" w:rsidRDefault="008E4306" w:rsidP="008E4306">
      <w:pPr>
        <w:shd w:val="clear" w:color="auto" w:fill="F2F2F2" w:themeFill="background1" w:themeFillShade="F2"/>
        <w:spacing w:after="0" w:line="240" w:lineRule="auto"/>
        <w:ind w:left="640" w:firstLine="0"/>
        <w:jc w:val="left"/>
        <w:divId w:val="1127164580"/>
      </w:pPr>
      <w:r>
        <w:t># 1. Create the dataset.yaml file required by YOLO</w:t>
      </w:r>
    </w:p>
    <w:p w14:paraId="316C36B8" w14:textId="77777777" w:rsidR="008E4306" w:rsidRDefault="008E4306" w:rsidP="008E4306">
      <w:pPr>
        <w:shd w:val="clear" w:color="auto" w:fill="F2F2F2" w:themeFill="background1" w:themeFillShade="F2"/>
        <w:spacing w:after="0" w:line="240" w:lineRule="auto"/>
        <w:ind w:left="640" w:firstLine="0"/>
        <w:jc w:val="left"/>
        <w:divId w:val="1127164580"/>
      </w:pPr>
      <w:r>
        <w:t>yaml_content = {</w:t>
      </w:r>
    </w:p>
    <w:p w14:paraId="1F7C0CC8"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'path': os.path.abspath('../Images/YOLO_Dataset'),</w:t>
      </w:r>
    </w:p>
    <w:p w14:paraId="7503299F"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'train': 'images/train',</w:t>
      </w:r>
    </w:p>
    <w:p w14:paraId="1560B838"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'val': 'images/val',</w:t>
      </w:r>
    </w:p>
    <w:p w14:paraId="3A87EEC5"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'test': 'images/test',</w:t>
      </w:r>
    </w:p>
    <w:p w14:paraId="0BDFDEC6"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'names': {</w:t>
      </w:r>
    </w:p>
    <w:p w14:paraId="2672184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0: '1-ball',</w:t>
      </w:r>
    </w:p>
    <w:p w14:paraId="021A97DE"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 '2-ball',</w:t>
      </w:r>
    </w:p>
    <w:p w14:paraId="5140CFF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2: '3-ball',</w:t>
      </w:r>
    </w:p>
    <w:p w14:paraId="3E7789BB"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3: '4-ball',</w:t>
      </w:r>
    </w:p>
    <w:p w14:paraId="0AEBA899"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4: '5-ball',</w:t>
      </w:r>
    </w:p>
    <w:p w14:paraId="0DAFAB02"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5: '6-ball',</w:t>
      </w:r>
    </w:p>
    <w:p w14:paraId="274032C3"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6: '7-ball',</w:t>
      </w:r>
    </w:p>
    <w:p w14:paraId="64E81DCE"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7: '8-ball',</w:t>
      </w:r>
    </w:p>
    <w:p w14:paraId="37CC662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8: '9-ball',</w:t>
      </w:r>
    </w:p>
    <w:p w14:paraId="37783C8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9: 'cue',</w:t>
      </w:r>
    </w:p>
    <w:p w14:paraId="1AB74776"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10: 'cue_stick',</w:t>
      </w:r>
    </w:p>
    <w:p w14:paraId="043D3EBB"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11: 'pocket',</w:t>
      </w:r>
    </w:p>
    <w:p w14:paraId="3C9C3CA3"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12: 'rack'</w:t>
      </w:r>
    </w:p>
    <w:p w14:paraId="50CF159A"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w:t>
      </w:r>
    </w:p>
    <w:p w14:paraId="337C8D5D" w14:textId="77777777" w:rsidR="008E4306" w:rsidRDefault="008E4306" w:rsidP="008E4306">
      <w:pPr>
        <w:shd w:val="clear" w:color="auto" w:fill="F2F2F2" w:themeFill="background1" w:themeFillShade="F2"/>
        <w:spacing w:after="0" w:line="240" w:lineRule="auto"/>
        <w:ind w:left="640" w:firstLine="0"/>
        <w:jc w:val="left"/>
        <w:divId w:val="1127164580"/>
      </w:pPr>
      <w:r>
        <w:t>}</w:t>
      </w:r>
    </w:p>
    <w:p w14:paraId="4C47E926" w14:textId="77777777" w:rsidR="008E4306" w:rsidRDefault="008E4306" w:rsidP="008E4306">
      <w:pPr>
        <w:shd w:val="clear" w:color="auto" w:fill="F2F2F2" w:themeFill="background1" w:themeFillShade="F2"/>
        <w:spacing w:after="0" w:line="240" w:lineRule="auto"/>
        <w:ind w:left="640" w:firstLine="0"/>
        <w:jc w:val="left"/>
        <w:divId w:val="1127164580"/>
      </w:pPr>
    </w:p>
    <w:p w14:paraId="7DC831C4" w14:textId="77777777" w:rsidR="008E4306" w:rsidRDefault="008E4306" w:rsidP="008E4306">
      <w:pPr>
        <w:shd w:val="clear" w:color="auto" w:fill="F2F2F2" w:themeFill="background1" w:themeFillShade="F2"/>
        <w:spacing w:after="0" w:line="240" w:lineRule="auto"/>
        <w:ind w:left="640" w:firstLine="0"/>
        <w:jc w:val="left"/>
        <w:divId w:val="1127164580"/>
      </w:pPr>
      <w:r>
        <w:t>with open('dataset.yaml', 'w') as f:</w:t>
      </w:r>
    </w:p>
    <w:p w14:paraId="042A19AD"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yaml.dump(yaml_content, f, sort_keys=False)</w:t>
      </w:r>
    </w:p>
    <w:p w14:paraId="5E27C3DC" w14:textId="77777777" w:rsidR="008E4306" w:rsidRDefault="008E4306" w:rsidP="008E4306">
      <w:pPr>
        <w:shd w:val="clear" w:color="auto" w:fill="F2F2F2" w:themeFill="background1" w:themeFillShade="F2"/>
        <w:spacing w:after="0" w:line="240" w:lineRule="auto"/>
        <w:ind w:left="640" w:firstLine="0"/>
        <w:jc w:val="left"/>
        <w:divId w:val="1127164580"/>
      </w:pPr>
    </w:p>
    <w:p w14:paraId="3691A9BC" w14:textId="77777777" w:rsidR="008E4306" w:rsidRDefault="008E4306" w:rsidP="008E4306">
      <w:pPr>
        <w:shd w:val="clear" w:color="auto" w:fill="F2F2F2" w:themeFill="background1" w:themeFillShade="F2"/>
        <w:spacing w:after="0" w:line="240" w:lineRule="auto"/>
        <w:ind w:left="640" w:firstLine="0"/>
        <w:jc w:val="left"/>
        <w:divId w:val="1127164580"/>
      </w:pPr>
      <w:r>
        <w:t>print("dataset.yaml created successfully.")</w:t>
      </w:r>
    </w:p>
    <w:p w14:paraId="0D2970D5" w14:textId="77777777" w:rsidR="008E4306" w:rsidRDefault="008E4306" w:rsidP="008E4306">
      <w:pPr>
        <w:shd w:val="clear" w:color="auto" w:fill="F2F2F2" w:themeFill="background1" w:themeFillShade="F2"/>
        <w:spacing w:after="0" w:line="240" w:lineRule="auto"/>
        <w:ind w:left="640" w:firstLine="0"/>
        <w:jc w:val="left"/>
        <w:divId w:val="1127164580"/>
      </w:pPr>
    </w:p>
    <w:p w14:paraId="09DA6590" w14:textId="77777777" w:rsidR="008E4306" w:rsidRDefault="008E4306" w:rsidP="008E4306">
      <w:pPr>
        <w:shd w:val="clear" w:color="auto" w:fill="F2F2F2" w:themeFill="background1" w:themeFillShade="F2"/>
        <w:spacing w:after="0" w:line="240" w:lineRule="auto"/>
        <w:ind w:left="640" w:firstLine="0"/>
        <w:jc w:val="left"/>
        <w:divId w:val="1127164580"/>
      </w:pPr>
      <w:r>
        <w:t># 2. Download YOLOv11n and Train</w:t>
      </w:r>
    </w:p>
    <w:p w14:paraId="1A76F20C"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model = YOLO('yolov10n.pt') </w:t>
      </w:r>
    </w:p>
    <w:p w14:paraId="60307AB1" w14:textId="77777777" w:rsidR="008E4306" w:rsidRDefault="008E4306" w:rsidP="008E4306">
      <w:pPr>
        <w:shd w:val="clear" w:color="auto" w:fill="F2F2F2" w:themeFill="background1" w:themeFillShade="F2"/>
        <w:spacing w:after="0" w:line="240" w:lineRule="auto"/>
        <w:ind w:left="640" w:firstLine="0"/>
        <w:jc w:val="left"/>
        <w:divId w:val="1127164580"/>
      </w:pPr>
    </w:p>
    <w:p w14:paraId="3EDFCB51" w14:textId="77777777" w:rsidR="008E4306" w:rsidRDefault="008E4306" w:rsidP="008E4306">
      <w:pPr>
        <w:shd w:val="clear" w:color="auto" w:fill="F2F2F2" w:themeFill="background1" w:themeFillShade="F2"/>
        <w:spacing w:after="0" w:line="240" w:lineRule="auto"/>
        <w:ind w:left="640" w:firstLine="0"/>
        <w:jc w:val="left"/>
        <w:divId w:val="1127164580"/>
      </w:pPr>
      <w:r>
        <w:t>print("Starting training...")</w:t>
      </w:r>
    </w:p>
    <w:p w14:paraId="2A87B54C" w14:textId="77777777" w:rsidR="008E4306" w:rsidRDefault="008E4306" w:rsidP="008E4306">
      <w:pPr>
        <w:shd w:val="clear" w:color="auto" w:fill="F2F2F2" w:themeFill="background1" w:themeFillShade="F2"/>
        <w:spacing w:after="0" w:line="240" w:lineRule="auto"/>
        <w:ind w:left="640" w:firstLine="0"/>
        <w:jc w:val="left"/>
        <w:divId w:val="1127164580"/>
      </w:pPr>
      <w:r>
        <w:t>results = model.train(</w:t>
      </w:r>
    </w:p>
    <w:p w14:paraId="3342FA67"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data='dataset.yaml',</w:t>
      </w:r>
    </w:p>
    <w:p w14:paraId="2B8D1A6F"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epochs=100,</w:t>
      </w:r>
    </w:p>
    <w:p w14:paraId="5F3BE612"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imgsz=640,</w:t>
      </w:r>
    </w:p>
    <w:p w14:paraId="17F620E6"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batch=8,</w:t>
      </w:r>
    </w:p>
    <w:p w14:paraId="5858E1A8"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patience=10,</w:t>
      </w:r>
    </w:p>
    <w:p w14:paraId="64D5DC85"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workers=4,</w:t>
      </w:r>
    </w:p>
    <w:p w14:paraId="7B79C922"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close_mosaic=10,</w:t>
      </w:r>
    </w:p>
    <w:p w14:paraId="0A260FFF" w14:textId="77777777" w:rsidR="008E4306" w:rsidRDefault="008E4306" w:rsidP="008E4306">
      <w:pPr>
        <w:shd w:val="clear" w:color="auto" w:fill="F2F2F2" w:themeFill="background1" w:themeFillShade="F2"/>
        <w:spacing w:after="0" w:line="240" w:lineRule="auto"/>
        <w:ind w:left="640" w:firstLine="0"/>
        <w:jc w:val="left"/>
        <w:divId w:val="1127164580"/>
      </w:pPr>
      <w:r>
        <w:t xml:space="preserve">    cos_lr=True,</w:t>
      </w:r>
    </w:p>
    <w:p w14:paraId="714059D0" w14:textId="77777777" w:rsidR="008E4306" w:rsidRDefault="008E4306" w:rsidP="008E4306">
      <w:pPr>
        <w:shd w:val="clear" w:color="auto" w:fill="F2F2F2" w:themeFill="background1" w:themeFillShade="F2"/>
        <w:spacing w:after="0" w:line="240" w:lineRule="auto"/>
        <w:ind w:left="640" w:firstLine="0"/>
        <w:jc w:val="left"/>
        <w:divId w:val="1127164580"/>
      </w:pPr>
      <w:r>
        <w:lastRenderedPageBreak/>
        <w:t xml:space="preserve">    project=os.path.abspath('../Trained_Models'), </w:t>
      </w:r>
    </w:p>
    <w:p w14:paraId="602AE2DA" w14:textId="77777777" w:rsidR="005F714A" w:rsidRDefault="008E4306" w:rsidP="005F714A">
      <w:pPr>
        <w:shd w:val="clear" w:color="auto" w:fill="F2F2F2" w:themeFill="background1" w:themeFillShade="F2"/>
        <w:spacing w:after="0" w:line="240" w:lineRule="auto"/>
        <w:ind w:left="630" w:firstLine="0"/>
        <w:jc w:val="left"/>
        <w:divId w:val="1127164580"/>
      </w:pPr>
      <w:r>
        <w:t xml:space="preserve">    name='YOLOv10n'</w:t>
      </w:r>
    </w:p>
    <w:p w14:paraId="7AD619D4" w14:textId="030133BF" w:rsidR="008E4306" w:rsidRDefault="008E4306" w:rsidP="005F714A">
      <w:pPr>
        <w:shd w:val="clear" w:color="auto" w:fill="F2F2F2" w:themeFill="background1" w:themeFillShade="F2"/>
        <w:spacing w:after="0" w:line="240" w:lineRule="auto"/>
        <w:ind w:left="630" w:firstLine="0"/>
        <w:jc w:val="left"/>
        <w:divId w:val="1127164580"/>
      </w:pPr>
      <w:r>
        <w:t>)</w:t>
      </w:r>
    </w:p>
    <w:p w14:paraId="686529CF" w14:textId="0C01EB87" w:rsidR="005F714A" w:rsidRDefault="005F714A" w:rsidP="008E4306">
      <w:pPr>
        <w:spacing w:after="0" w:line="240" w:lineRule="auto"/>
        <w:ind w:left="0" w:firstLine="0"/>
        <w:jc w:val="left"/>
        <w:divId w:val="1127164580"/>
      </w:pPr>
    </w:p>
    <w:p w14:paraId="6DD3AD0E" w14:textId="2585D2B1" w:rsidR="006657F2" w:rsidRDefault="005F714A" w:rsidP="003A6304">
      <w:pPr>
        <w:pStyle w:val="Lampiran"/>
        <w:divId w:val="1127164580"/>
      </w:pPr>
      <w:bookmarkStart w:id="225" w:name="_Toc233123739"/>
      <w:r>
        <w:t>LAMPIRAN 5 (ONNX_Conversion.py)</w:t>
      </w:r>
      <w:bookmarkEnd w:id="225"/>
    </w:p>
    <w:p w14:paraId="1A4088A3" w14:textId="38C68DDD" w:rsidR="00D95367" w:rsidRDefault="00D95367" w:rsidP="00F92A5F">
      <w:pPr>
        <w:shd w:val="clear" w:color="auto" w:fill="F2F2F2" w:themeFill="background1" w:themeFillShade="F2"/>
        <w:spacing w:after="0" w:line="240" w:lineRule="auto"/>
        <w:ind w:left="630" w:firstLine="0"/>
        <w:jc w:val="left"/>
        <w:divId w:val="1127164580"/>
      </w:pPr>
    </w:p>
    <w:p w14:paraId="4223F200" w14:textId="77777777" w:rsidR="00D95367" w:rsidRDefault="00D95367" w:rsidP="00D95367">
      <w:pPr>
        <w:shd w:val="clear" w:color="auto" w:fill="F2F2F2" w:themeFill="background1" w:themeFillShade="F2"/>
        <w:spacing w:after="0" w:line="240" w:lineRule="auto"/>
        <w:ind w:left="640" w:firstLine="0"/>
        <w:jc w:val="left"/>
        <w:divId w:val="1127164580"/>
      </w:pPr>
      <w:r>
        <w:t>from ultralytics import YOLO</w:t>
      </w:r>
    </w:p>
    <w:p w14:paraId="7807BAB2" w14:textId="77777777" w:rsidR="00D95367" w:rsidRDefault="00D95367" w:rsidP="00D95367">
      <w:pPr>
        <w:shd w:val="clear" w:color="auto" w:fill="F2F2F2" w:themeFill="background1" w:themeFillShade="F2"/>
        <w:spacing w:after="0" w:line="240" w:lineRule="auto"/>
        <w:ind w:left="640" w:firstLine="0"/>
        <w:jc w:val="left"/>
        <w:divId w:val="1127164580"/>
      </w:pPr>
    </w:p>
    <w:p w14:paraId="5B92308E" w14:textId="77777777" w:rsidR="00D95367" w:rsidRDefault="00D95367" w:rsidP="00D95367">
      <w:pPr>
        <w:shd w:val="clear" w:color="auto" w:fill="F2F2F2" w:themeFill="background1" w:themeFillShade="F2"/>
        <w:spacing w:after="0" w:line="240" w:lineRule="auto"/>
        <w:ind w:left="640" w:firstLine="0"/>
        <w:jc w:val="left"/>
        <w:divId w:val="1127164580"/>
      </w:pPr>
      <w:r>
        <w:t>model = YOLO(r"YOLOv10n-2\weights\best.pt")</w:t>
      </w:r>
    </w:p>
    <w:p w14:paraId="125D9506" w14:textId="77777777" w:rsidR="00D95367" w:rsidRDefault="00D95367" w:rsidP="00D95367">
      <w:pPr>
        <w:shd w:val="clear" w:color="auto" w:fill="F2F2F2" w:themeFill="background1" w:themeFillShade="F2"/>
        <w:spacing w:after="0" w:line="240" w:lineRule="auto"/>
        <w:ind w:left="640" w:firstLine="0"/>
        <w:jc w:val="left"/>
        <w:divId w:val="1127164580"/>
      </w:pPr>
    </w:p>
    <w:p w14:paraId="2B2ACE10" w14:textId="77777777" w:rsidR="00D95367" w:rsidRDefault="00D95367" w:rsidP="00D95367">
      <w:pPr>
        <w:shd w:val="clear" w:color="auto" w:fill="F2F2F2" w:themeFill="background1" w:themeFillShade="F2"/>
        <w:spacing w:after="0" w:line="240" w:lineRule="auto"/>
        <w:ind w:left="640" w:firstLine="0"/>
        <w:jc w:val="left"/>
        <w:divId w:val="1127164580"/>
      </w:pPr>
      <w:r>
        <w:t>path = model.export(</w:t>
      </w:r>
    </w:p>
    <w:p w14:paraId="24300F36"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format="onnx",</w:t>
      </w:r>
    </w:p>
    <w:p w14:paraId="62C44476"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dynamic=False,</w:t>
      </w:r>
    </w:p>
    <w:p w14:paraId="1E834566"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imgsz=640,</w:t>
      </w:r>
    </w:p>
    <w:p w14:paraId="2D0A2E6D"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project="ONNX_Models",</w:t>
      </w:r>
    </w:p>
    <w:p w14:paraId="7AA3D34D"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opset=11,</w:t>
      </w:r>
    </w:p>
    <w:p w14:paraId="79EE2AA7"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simplify=True,</w:t>
      </w:r>
    </w:p>
    <w:p w14:paraId="40E74845" w14:textId="77777777" w:rsidR="00D95367" w:rsidRDefault="00D95367" w:rsidP="00D95367">
      <w:pPr>
        <w:shd w:val="clear" w:color="auto" w:fill="F2F2F2" w:themeFill="background1" w:themeFillShade="F2"/>
        <w:spacing w:after="0" w:line="240" w:lineRule="auto"/>
        <w:ind w:left="640" w:firstLine="0"/>
        <w:jc w:val="left"/>
        <w:divId w:val="1127164580"/>
      </w:pPr>
      <w:r>
        <w:t xml:space="preserve">    batch=1,</w:t>
      </w:r>
    </w:p>
    <w:p w14:paraId="03CC65CC" w14:textId="77777777" w:rsidR="00D95367" w:rsidRDefault="00D95367" w:rsidP="00D95367">
      <w:pPr>
        <w:shd w:val="clear" w:color="auto" w:fill="F2F2F2" w:themeFill="background1" w:themeFillShade="F2"/>
        <w:spacing w:after="0" w:line="240" w:lineRule="auto"/>
        <w:ind w:left="640" w:firstLine="0"/>
        <w:jc w:val="left"/>
        <w:divId w:val="1127164580"/>
      </w:pPr>
      <w:r>
        <w:t>)</w:t>
      </w:r>
    </w:p>
    <w:p w14:paraId="5369F7B5" w14:textId="77777777" w:rsidR="00D95367" w:rsidRDefault="00D95367" w:rsidP="00D95367">
      <w:pPr>
        <w:shd w:val="clear" w:color="auto" w:fill="F2F2F2" w:themeFill="background1" w:themeFillShade="F2"/>
        <w:spacing w:after="0" w:line="240" w:lineRule="auto"/>
        <w:ind w:left="640" w:firstLine="0"/>
        <w:jc w:val="left"/>
        <w:divId w:val="1127164580"/>
      </w:pPr>
    </w:p>
    <w:p w14:paraId="343D170D" w14:textId="6D3997C4" w:rsidR="00D95367" w:rsidRDefault="00D95367" w:rsidP="00F92A5F">
      <w:pPr>
        <w:shd w:val="clear" w:color="auto" w:fill="F2F2F2" w:themeFill="background1" w:themeFillShade="F2"/>
        <w:spacing w:after="0" w:line="240" w:lineRule="auto"/>
        <w:ind w:left="630" w:firstLine="0"/>
        <w:jc w:val="left"/>
        <w:divId w:val="1127164580"/>
      </w:pPr>
      <w:r>
        <w:t>print(f"Model successfully saved to: {path}")</w:t>
      </w:r>
    </w:p>
    <w:p w14:paraId="1EF6E381" w14:textId="00828AE2" w:rsidR="00D95367" w:rsidRDefault="00D95367" w:rsidP="00D95367">
      <w:pPr>
        <w:spacing w:after="0" w:line="240" w:lineRule="auto"/>
        <w:ind w:left="0" w:firstLine="0"/>
        <w:jc w:val="left"/>
        <w:divId w:val="1127164580"/>
      </w:pPr>
    </w:p>
    <w:p w14:paraId="2B16AA5D" w14:textId="1F927659" w:rsidR="00D95367" w:rsidRDefault="00D95367" w:rsidP="00D95367">
      <w:pPr>
        <w:spacing w:after="0" w:line="240" w:lineRule="auto"/>
        <w:ind w:left="0" w:firstLine="0"/>
        <w:jc w:val="left"/>
        <w:divId w:val="1127164580"/>
      </w:pPr>
    </w:p>
    <w:p w14:paraId="50D2FB07" w14:textId="37AC40C5" w:rsidR="00D95367" w:rsidRDefault="003A6304" w:rsidP="00276496">
      <w:pPr>
        <w:pStyle w:val="Lampiran"/>
        <w:divId w:val="1127164580"/>
      </w:pPr>
      <w:bookmarkStart w:id="226" w:name="_Toc233123740"/>
      <w:r>
        <w:t>LAMPIRAN 6 (Hailo Compilation Command)</w:t>
      </w:r>
      <w:bookmarkEnd w:id="226"/>
    </w:p>
    <w:p w14:paraId="554752F6" w14:textId="77777777" w:rsidR="003A6304" w:rsidRDefault="003A6304" w:rsidP="00B455BC">
      <w:pPr>
        <w:shd w:val="clear" w:color="auto" w:fill="F2F2F2" w:themeFill="background1" w:themeFillShade="F2"/>
        <w:spacing w:after="0" w:line="240" w:lineRule="auto"/>
        <w:ind w:left="640" w:firstLine="0"/>
        <w:jc w:val="left"/>
        <w:divId w:val="1127164580"/>
      </w:pPr>
      <w:r>
        <w:t>hailomz compile yolov8n \</w:t>
      </w:r>
    </w:p>
    <w:p w14:paraId="2C467F7C"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--ckpt yolov8n/best.onnx \</w:t>
      </w:r>
    </w:p>
    <w:p w14:paraId="279582E7"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--calib-path calibration_images \</w:t>
      </w:r>
    </w:p>
    <w:p w14:paraId="2DCB9D01"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--hw-arch hailo8l \</w:t>
      </w:r>
    </w:p>
    <w:p w14:paraId="7752F4F8" w14:textId="77777777" w:rsidR="003A6304" w:rsidRDefault="003A6304" w:rsidP="00B455BC">
      <w:pPr>
        <w:shd w:val="clear" w:color="auto" w:fill="F2F2F2" w:themeFill="background1" w:themeFillShade="F2"/>
        <w:spacing w:after="0" w:line="240" w:lineRule="auto"/>
        <w:ind w:left="640" w:firstLine="0"/>
        <w:jc w:val="left"/>
        <w:divId w:val="1127164580"/>
      </w:pPr>
      <w:r>
        <w:t xml:space="preserve">  --classes 13 \</w:t>
      </w:r>
    </w:p>
    <w:p w14:paraId="663D9177" w14:textId="448CC47B" w:rsidR="003A6304" w:rsidRDefault="003A6304" w:rsidP="00F92A5F">
      <w:pPr>
        <w:shd w:val="clear" w:color="auto" w:fill="F2F2F2" w:themeFill="background1" w:themeFillShade="F2"/>
        <w:spacing w:after="0" w:line="240" w:lineRule="auto"/>
        <w:ind w:left="630" w:firstLine="0"/>
        <w:jc w:val="left"/>
        <w:divId w:val="1127164580"/>
      </w:pPr>
      <w:r>
        <w:t xml:space="preserve">  --performance</w:t>
      </w:r>
    </w:p>
    <w:p w14:paraId="1D0F9DD8" w14:textId="5D86F0C8" w:rsidR="003A6304" w:rsidRDefault="003A6304" w:rsidP="00F92A5F">
      <w:pPr>
        <w:shd w:val="clear" w:color="auto" w:fill="F2F2F2" w:themeFill="background1" w:themeFillShade="F2"/>
        <w:spacing w:after="0" w:line="240" w:lineRule="auto"/>
        <w:ind w:left="630" w:firstLine="0"/>
        <w:jc w:val="left"/>
        <w:divId w:val="1127164580"/>
      </w:pPr>
    </w:p>
    <w:p w14:paraId="5D0544E1" w14:textId="77777777" w:rsidR="00163685" w:rsidRDefault="00163685" w:rsidP="00B455BC">
      <w:pPr>
        <w:shd w:val="clear" w:color="auto" w:fill="F2F2F2" w:themeFill="background1" w:themeFillShade="F2"/>
        <w:spacing w:after="0" w:line="240" w:lineRule="auto"/>
        <w:ind w:left="640" w:firstLine="0"/>
        <w:jc w:val="left"/>
        <w:divId w:val="1127164580"/>
      </w:pPr>
      <w:r>
        <w:t>hailomz compile yolov10n \</w:t>
      </w:r>
    </w:p>
    <w:p w14:paraId="2E30614D"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--ckpt yolov10n/best.onnx \</w:t>
      </w:r>
    </w:p>
    <w:p w14:paraId="1111A097"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--calib-path calibration_images \</w:t>
      </w:r>
    </w:p>
    <w:p w14:paraId="6C4A7D9F"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--hw-arch hailo8l \</w:t>
      </w:r>
    </w:p>
    <w:p w14:paraId="00C22285" w14:textId="77777777" w:rsidR="00163685" w:rsidRDefault="00163685" w:rsidP="00B455BC">
      <w:pPr>
        <w:shd w:val="clear" w:color="auto" w:fill="F2F2F2" w:themeFill="background1" w:themeFillShade="F2"/>
        <w:spacing w:after="0" w:line="240" w:lineRule="auto"/>
        <w:ind w:left="640" w:firstLine="0"/>
        <w:jc w:val="left"/>
        <w:divId w:val="1127164580"/>
      </w:pPr>
      <w:r>
        <w:t xml:space="preserve">  --classes 13 \</w:t>
      </w:r>
    </w:p>
    <w:p w14:paraId="1CD00A5D" w14:textId="04EA17A0" w:rsidR="00163685" w:rsidRDefault="00163685" w:rsidP="00F92A5F">
      <w:pPr>
        <w:shd w:val="clear" w:color="auto" w:fill="F2F2F2" w:themeFill="background1" w:themeFillShade="F2"/>
        <w:spacing w:after="0" w:line="240" w:lineRule="auto"/>
        <w:ind w:left="630" w:firstLine="0"/>
        <w:jc w:val="left"/>
        <w:divId w:val="1127164580"/>
      </w:pPr>
      <w:r>
        <w:t>--performance</w:t>
      </w:r>
    </w:p>
    <w:p w14:paraId="23991950" w14:textId="436CD0C7" w:rsidR="007B0E3E" w:rsidRDefault="007B0E3E" w:rsidP="00F92A5F">
      <w:pPr>
        <w:shd w:val="clear" w:color="auto" w:fill="F2F2F2" w:themeFill="background1" w:themeFillShade="F2"/>
        <w:spacing w:after="0" w:line="240" w:lineRule="auto"/>
        <w:ind w:left="630" w:firstLine="0"/>
        <w:jc w:val="left"/>
        <w:divId w:val="1127164580"/>
      </w:pPr>
    </w:p>
    <w:p w14:paraId="3B851143" w14:textId="77777777" w:rsidR="007B0E3E" w:rsidRDefault="007B0E3E" w:rsidP="00B455BC">
      <w:pPr>
        <w:shd w:val="clear" w:color="auto" w:fill="F2F2F2" w:themeFill="background1" w:themeFillShade="F2"/>
        <w:spacing w:after="0" w:line="240" w:lineRule="auto"/>
        <w:ind w:left="640" w:firstLine="0"/>
        <w:jc w:val="left"/>
        <w:divId w:val="1127164580"/>
      </w:pPr>
      <w:r>
        <w:t>hailomz compile yolov11n \</w:t>
      </w:r>
    </w:p>
    <w:p w14:paraId="7AF3F9CC"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--ckpt yolo11n/best.onnx \</w:t>
      </w:r>
    </w:p>
    <w:p w14:paraId="7CC30BBB"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--calib-path calibration_images \</w:t>
      </w:r>
    </w:p>
    <w:p w14:paraId="61A5F241"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--hw-arch hailo8l \</w:t>
      </w:r>
    </w:p>
    <w:p w14:paraId="364B820D" w14:textId="77777777" w:rsidR="007B0E3E" w:rsidRDefault="007B0E3E" w:rsidP="00B455BC">
      <w:pPr>
        <w:shd w:val="clear" w:color="auto" w:fill="F2F2F2" w:themeFill="background1" w:themeFillShade="F2"/>
        <w:spacing w:after="0" w:line="240" w:lineRule="auto"/>
        <w:ind w:left="640" w:firstLine="0"/>
        <w:jc w:val="left"/>
        <w:divId w:val="1127164580"/>
      </w:pPr>
      <w:r>
        <w:t xml:space="preserve">  --classes 13 \</w:t>
      </w:r>
    </w:p>
    <w:p w14:paraId="40923D68" w14:textId="485E2026" w:rsidR="007B0E3E" w:rsidRPr="00FD68CB" w:rsidRDefault="007B0E3E" w:rsidP="00F92A5F">
      <w:pPr>
        <w:shd w:val="clear" w:color="auto" w:fill="F2F2F2" w:themeFill="background1" w:themeFillShade="F2"/>
        <w:spacing w:after="0" w:line="240" w:lineRule="auto"/>
        <w:ind w:left="630" w:firstLine="0"/>
        <w:jc w:val="left"/>
        <w:divId w:val="1127164580"/>
      </w:pPr>
      <w:r>
        <w:t>--performance</w:t>
      </w:r>
    </w:p>
    <w:sectPr w:rsidR="007B0E3E" w:rsidRPr="00FD68CB" w:rsidSect="00EC1A11">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9E6A4" w14:textId="77777777" w:rsidR="001B1B7E" w:rsidRDefault="001B1B7E" w:rsidP="00581AD6">
      <w:pPr>
        <w:spacing w:after="0" w:line="240" w:lineRule="auto"/>
      </w:pPr>
      <w:r>
        <w:separator/>
      </w:r>
    </w:p>
  </w:endnote>
  <w:endnote w:type="continuationSeparator" w:id="0">
    <w:p w14:paraId="782B3930" w14:textId="77777777" w:rsidR="001B1B7E" w:rsidRDefault="001B1B7E" w:rsidP="00581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游明朝">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8C047" w14:textId="77777777" w:rsidR="001B1B7E" w:rsidRDefault="001B1B7E" w:rsidP="00581AD6">
      <w:pPr>
        <w:spacing w:after="0" w:line="240" w:lineRule="auto"/>
      </w:pPr>
      <w:r>
        <w:separator/>
      </w:r>
    </w:p>
  </w:footnote>
  <w:footnote w:type="continuationSeparator" w:id="0">
    <w:p w14:paraId="7F28E757" w14:textId="77777777" w:rsidR="001B1B7E" w:rsidRDefault="001B1B7E" w:rsidP="00581A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AC6"/>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E737CC6"/>
    <w:multiLevelType w:val="hybridMultilevel"/>
    <w:tmpl w:val="FF1A4C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277B4DEC"/>
    <w:multiLevelType w:val="hybridMultilevel"/>
    <w:tmpl w:val="3E60635E"/>
    <w:lvl w:ilvl="0" w:tplc="C0527EF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33421CC1"/>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36575416"/>
    <w:multiLevelType w:val="hybridMultilevel"/>
    <w:tmpl w:val="2116A8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7D54FC"/>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40861067"/>
    <w:multiLevelType w:val="hybridMultilevel"/>
    <w:tmpl w:val="E4BE0E2E"/>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7" w15:restartNumberingAfterBreak="0">
    <w:nsid w:val="4AC82606"/>
    <w:multiLevelType w:val="hybridMultilevel"/>
    <w:tmpl w:val="12BACE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4532CB4"/>
    <w:multiLevelType w:val="multilevel"/>
    <w:tmpl w:val="01149A00"/>
    <w:lvl w:ilvl="0">
      <w:start w:val="1"/>
      <w:numFmt w:val="decimal"/>
      <w:lvlText w:val="%1. "/>
      <w:lvlJc w:val="left"/>
      <w:pPr>
        <w:ind w:left="360" w:hanging="360"/>
      </w:pPr>
      <w:rPr>
        <w:rFonts w:hint="default"/>
      </w:rPr>
    </w:lvl>
    <w:lvl w:ilvl="1">
      <w:start w:val="1"/>
      <w:numFmt w:val="decimal"/>
      <w:pStyle w:val="Heading2"/>
      <w:lvlText w:val="%1.%2. "/>
      <w:lvlJc w:val="left"/>
      <w:pPr>
        <w:ind w:left="1080" w:hanging="360"/>
      </w:pPr>
      <w:rPr>
        <w:rFonts w:hint="default"/>
      </w:rPr>
    </w:lvl>
    <w:lvl w:ilvl="2">
      <w:start w:val="1"/>
      <w:numFmt w:val="decimal"/>
      <w:pStyle w:val="Heading3"/>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651B0909"/>
    <w:multiLevelType w:val="multilevel"/>
    <w:tmpl w:val="16066274"/>
    <w:lvl w:ilvl="0">
      <w:start w:val="1"/>
      <w:numFmt w:val="decimal"/>
      <w:lvlText w:val="%1. "/>
      <w:lvlJc w:val="left"/>
      <w:pPr>
        <w:ind w:left="360" w:hanging="360"/>
      </w:pPr>
      <w:rPr>
        <w:rFonts w:hint="default"/>
      </w:rPr>
    </w:lvl>
    <w:lvl w:ilvl="1">
      <w:start w:val="1"/>
      <w:numFmt w:val="decimal"/>
      <w:lvlText w:val="%1.%2. "/>
      <w:lvlJc w:val="left"/>
      <w:pPr>
        <w:ind w:left="1080" w:hanging="360"/>
      </w:pPr>
      <w:rPr>
        <w:rFonts w:hint="default"/>
      </w:rPr>
    </w:lvl>
    <w:lvl w:ilvl="2">
      <w:start w:val="1"/>
      <w:numFmt w:val="decimal"/>
      <w:lvlText w:val="%1.%2.%3. "/>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abstractNumId w:val="9"/>
  </w:num>
  <w:num w:numId="2">
    <w:abstractNumId w:val="8"/>
  </w:num>
  <w:num w:numId="3">
    <w:abstractNumId w:val="0"/>
  </w:num>
  <w:num w:numId="4">
    <w:abstractNumId w:val="3"/>
  </w:num>
  <w:num w:numId="5">
    <w:abstractNumId w:val="5"/>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6"/>
  </w:num>
  <w:num w:numId="9">
    <w:abstractNumId w:val="7"/>
  </w:num>
  <w:num w:numId="10">
    <w:abstractNumId w:val="4"/>
  </w:num>
  <w:num w:numId="11">
    <w:abstractNumId w:val="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oven Austin">
    <w15:presenceInfo w15:providerId="Windows Live" w15:userId="40ba3eba90796d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FFA"/>
    <w:rsid w:val="0000061F"/>
    <w:rsid w:val="000006F2"/>
    <w:rsid w:val="0000334F"/>
    <w:rsid w:val="000033DD"/>
    <w:rsid w:val="000041FD"/>
    <w:rsid w:val="00005104"/>
    <w:rsid w:val="00005149"/>
    <w:rsid w:val="00005A59"/>
    <w:rsid w:val="000074B7"/>
    <w:rsid w:val="0001019B"/>
    <w:rsid w:val="000103F6"/>
    <w:rsid w:val="00010886"/>
    <w:rsid w:val="00011066"/>
    <w:rsid w:val="000114B5"/>
    <w:rsid w:val="00012581"/>
    <w:rsid w:val="00012E13"/>
    <w:rsid w:val="00013190"/>
    <w:rsid w:val="00013273"/>
    <w:rsid w:val="0001378D"/>
    <w:rsid w:val="00013A2B"/>
    <w:rsid w:val="00014268"/>
    <w:rsid w:val="0001598C"/>
    <w:rsid w:val="00015A29"/>
    <w:rsid w:val="00015AFD"/>
    <w:rsid w:val="00015C94"/>
    <w:rsid w:val="00016FCC"/>
    <w:rsid w:val="00017A5F"/>
    <w:rsid w:val="00017D7B"/>
    <w:rsid w:val="00017FB3"/>
    <w:rsid w:val="00020739"/>
    <w:rsid w:val="000215AA"/>
    <w:rsid w:val="00021701"/>
    <w:rsid w:val="00021867"/>
    <w:rsid w:val="00021A3E"/>
    <w:rsid w:val="00021C3D"/>
    <w:rsid w:val="00022D1E"/>
    <w:rsid w:val="00023A1D"/>
    <w:rsid w:val="00023F7A"/>
    <w:rsid w:val="00024071"/>
    <w:rsid w:val="0002414D"/>
    <w:rsid w:val="00025D9E"/>
    <w:rsid w:val="0002753C"/>
    <w:rsid w:val="00027A06"/>
    <w:rsid w:val="000305DF"/>
    <w:rsid w:val="00030AD4"/>
    <w:rsid w:val="000325A4"/>
    <w:rsid w:val="000332BF"/>
    <w:rsid w:val="0003370E"/>
    <w:rsid w:val="00033BE0"/>
    <w:rsid w:val="00034D73"/>
    <w:rsid w:val="000355E8"/>
    <w:rsid w:val="00035632"/>
    <w:rsid w:val="000366E1"/>
    <w:rsid w:val="00036CC6"/>
    <w:rsid w:val="00036E37"/>
    <w:rsid w:val="00041345"/>
    <w:rsid w:val="000428E0"/>
    <w:rsid w:val="00043572"/>
    <w:rsid w:val="00043B40"/>
    <w:rsid w:val="000444D6"/>
    <w:rsid w:val="00044A19"/>
    <w:rsid w:val="00044ADB"/>
    <w:rsid w:val="000451CE"/>
    <w:rsid w:val="00045E8D"/>
    <w:rsid w:val="00047E69"/>
    <w:rsid w:val="00050342"/>
    <w:rsid w:val="0005053A"/>
    <w:rsid w:val="00050B4B"/>
    <w:rsid w:val="000520A7"/>
    <w:rsid w:val="000522DA"/>
    <w:rsid w:val="00052D9E"/>
    <w:rsid w:val="00053FBA"/>
    <w:rsid w:val="00054297"/>
    <w:rsid w:val="000543EB"/>
    <w:rsid w:val="00055144"/>
    <w:rsid w:val="0005547D"/>
    <w:rsid w:val="00056B30"/>
    <w:rsid w:val="000602BA"/>
    <w:rsid w:val="00060BE1"/>
    <w:rsid w:val="00060FC4"/>
    <w:rsid w:val="00061471"/>
    <w:rsid w:val="000626AE"/>
    <w:rsid w:val="000627B5"/>
    <w:rsid w:val="00062CFF"/>
    <w:rsid w:val="00064F0F"/>
    <w:rsid w:val="00065A6B"/>
    <w:rsid w:val="00066C71"/>
    <w:rsid w:val="00066D64"/>
    <w:rsid w:val="00067088"/>
    <w:rsid w:val="00067353"/>
    <w:rsid w:val="00070F4F"/>
    <w:rsid w:val="000713F4"/>
    <w:rsid w:val="000715E6"/>
    <w:rsid w:val="000715F6"/>
    <w:rsid w:val="00072106"/>
    <w:rsid w:val="0007264C"/>
    <w:rsid w:val="00074338"/>
    <w:rsid w:val="00074435"/>
    <w:rsid w:val="00074635"/>
    <w:rsid w:val="000754D4"/>
    <w:rsid w:val="000757D7"/>
    <w:rsid w:val="000764B9"/>
    <w:rsid w:val="00076609"/>
    <w:rsid w:val="00076770"/>
    <w:rsid w:val="00077D90"/>
    <w:rsid w:val="00080B9F"/>
    <w:rsid w:val="00081330"/>
    <w:rsid w:val="00083145"/>
    <w:rsid w:val="000835BE"/>
    <w:rsid w:val="00083B6F"/>
    <w:rsid w:val="000859CA"/>
    <w:rsid w:val="00086FCF"/>
    <w:rsid w:val="0008708C"/>
    <w:rsid w:val="0009262A"/>
    <w:rsid w:val="00092676"/>
    <w:rsid w:val="000927CA"/>
    <w:rsid w:val="000929B5"/>
    <w:rsid w:val="0009369C"/>
    <w:rsid w:val="0009479D"/>
    <w:rsid w:val="00096730"/>
    <w:rsid w:val="00096BC9"/>
    <w:rsid w:val="000976FE"/>
    <w:rsid w:val="000977D8"/>
    <w:rsid w:val="000A07D8"/>
    <w:rsid w:val="000A0C3C"/>
    <w:rsid w:val="000A1281"/>
    <w:rsid w:val="000A1473"/>
    <w:rsid w:val="000A1610"/>
    <w:rsid w:val="000A1F78"/>
    <w:rsid w:val="000A3909"/>
    <w:rsid w:val="000A3F1B"/>
    <w:rsid w:val="000A3FFE"/>
    <w:rsid w:val="000A4C68"/>
    <w:rsid w:val="000A4CFD"/>
    <w:rsid w:val="000B122D"/>
    <w:rsid w:val="000B17F9"/>
    <w:rsid w:val="000B2EA2"/>
    <w:rsid w:val="000B34D0"/>
    <w:rsid w:val="000B373C"/>
    <w:rsid w:val="000B3BBF"/>
    <w:rsid w:val="000B473C"/>
    <w:rsid w:val="000B4AA1"/>
    <w:rsid w:val="000B5397"/>
    <w:rsid w:val="000B5923"/>
    <w:rsid w:val="000B5AF7"/>
    <w:rsid w:val="000B6546"/>
    <w:rsid w:val="000B76A5"/>
    <w:rsid w:val="000C0003"/>
    <w:rsid w:val="000C002A"/>
    <w:rsid w:val="000C0FFD"/>
    <w:rsid w:val="000C2A20"/>
    <w:rsid w:val="000C3C9A"/>
    <w:rsid w:val="000C3D67"/>
    <w:rsid w:val="000C500C"/>
    <w:rsid w:val="000C5221"/>
    <w:rsid w:val="000C5AF3"/>
    <w:rsid w:val="000C5B57"/>
    <w:rsid w:val="000C5BE0"/>
    <w:rsid w:val="000C6008"/>
    <w:rsid w:val="000C6088"/>
    <w:rsid w:val="000C62A7"/>
    <w:rsid w:val="000C696C"/>
    <w:rsid w:val="000C6F5C"/>
    <w:rsid w:val="000C77AE"/>
    <w:rsid w:val="000C77B9"/>
    <w:rsid w:val="000C7A8A"/>
    <w:rsid w:val="000C7E04"/>
    <w:rsid w:val="000D12DB"/>
    <w:rsid w:val="000D189C"/>
    <w:rsid w:val="000D29B9"/>
    <w:rsid w:val="000D2D21"/>
    <w:rsid w:val="000D3463"/>
    <w:rsid w:val="000D4206"/>
    <w:rsid w:val="000D43AC"/>
    <w:rsid w:val="000D43B2"/>
    <w:rsid w:val="000D5EA2"/>
    <w:rsid w:val="000D5ED2"/>
    <w:rsid w:val="000D6096"/>
    <w:rsid w:val="000D765C"/>
    <w:rsid w:val="000E0190"/>
    <w:rsid w:val="000E0E90"/>
    <w:rsid w:val="000E1FCC"/>
    <w:rsid w:val="000E25F8"/>
    <w:rsid w:val="000E429B"/>
    <w:rsid w:val="000E435B"/>
    <w:rsid w:val="000E4391"/>
    <w:rsid w:val="000E45F5"/>
    <w:rsid w:val="000E4803"/>
    <w:rsid w:val="000E4A8C"/>
    <w:rsid w:val="000E4E13"/>
    <w:rsid w:val="000E4F24"/>
    <w:rsid w:val="000E5D65"/>
    <w:rsid w:val="000E5E0B"/>
    <w:rsid w:val="000E62D3"/>
    <w:rsid w:val="000E6DB8"/>
    <w:rsid w:val="000E7D80"/>
    <w:rsid w:val="000F039C"/>
    <w:rsid w:val="000F08D2"/>
    <w:rsid w:val="000F168F"/>
    <w:rsid w:val="000F244F"/>
    <w:rsid w:val="000F2A32"/>
    <w:rsid w:val="000F31A2"/>
    <w:rsid w:val="000F43DA"/>
    <w:rsid w:val="000F510A"/>
    <w:rsid w:val="000F52B4"/>
    <w:rsid w:val="000F5AE7"/>
    <w:rsid w:val="000F6239"/>
    <w:rsid w:val="000F6439"/>
    <w:rsid w:val="000F6EDA"/>
    <w:rsid w:val="000F75D3"/>
    <w:rsid w:val="000F7A80"/>
    <w:rsid w:val="001005B8"/>
    <w:rsid w:val="00100CE9"/>
    <w:rsid w:val="00102C9A"/>
    <w:rsid w:val="00103B26"/>
    <w:rsid w:val="001046DB"/>
    <w:rsid w:val="00104DC7"/>
    <w:rsid w:val="00104FA4"/>
    <w:rsid w:val="0010522B"/>
    <w:rsid w:val="00105E99"/>
    <w:rsid w:val="00106AD1"/>
    <w:rsid w:val="001101A3"/>
    <w:rsid w:val="00110341"/>
    <w:rsid w:val="001109E0"/>
    <w:rsid w:val="00111282"/>
    <w:rsid w:val="0011180E"/>
    <w:rsid w:val="00112225"/>
    <w:rsid w:val="00112508"/>
    <w:rsid w:val="00112ED3"/>
    <w:rsid w:val="0011408C"/>
    <w:rsid w:val="001141EB"/>
    <w:rsid w:val="00115E14"/>
    <w:rsid w:val="00116A3C"/>
    <w:rsid w:val="00116AAE"/>
    <w:rsid w:val="0011728A"/>
    <w:rsid w:val="001179CE"/>
    <w:rsid w:val="00120D73"/>
    <w:rsid w:val="00120F0A"/>
    <w:rsid w:val="0012226D"/>
    <w:rsid w:val="001229E0"/>
    <w:rsid w:val="00122C51"/>
    <w:rsid w:val="0012337C"/>
    <w:rsid w:val="00124035"/>
    <w:rsid w:val="0012470F"/>
    <w:rsid w:val="0012499C"/>
    <w:rsid w:val="00126FB0"/>
    <w:rsid w:val="001279D3"/>
    <w:rsid w:val="00127C57"/>
    <w:rsid w:val="00127E89"/>
    <w:rsid w:val="0013044D"/>
    <w:rsid w:val="001313AB"/>
    <w:rsid w:val="001315F3"/>
    <w:rsid w:val="0013173C"/>
    <w:rsid w:val="00132F79"/>
    <w:rsid w:val="00133106"/>
    <w:rsid w:val="0013378D"/>
    <w:rsid w:val="001340C2"/>
    <w:rsid w:val="0013506A"/>
    <w:rsid w:val="00135346"/>
    <w:rsid w:val="001357E3"/>
    <w:rsid w:val="00135DF0"/>
    <w:rsid w:val="00136237"/>
    <w:rsid w:val="00136C33"/>
    <w:rsid w:val="001373D5"/>
    <w:rsid w:val="0013757F"/>
    <w:rsid w:val="0014038F"/>
    <w:rsid w:val="001403C0"/>
    <w:rsid w:val="00140F21"/>
    <w:rsid w:val="00141020"/>
    <w:rsid w:val="001411E5"/>
    <w:rsid w:val="001423CD"/>
    <w:rsid w:val="00142485"/>
    <w:rsid w:val="001426FB"/>
    <w:rsid w:val="00142A37"/>
    <w:rsid w:val="00142E9C"/>
    <w:rsid w:val="0014312C"/>
    <w:rsid w:val="0014343D"/>
    <w:rsid w:val="00143D51"/>
    <w:rsid w:val="001453ED"/>
    <w:rsid w:val="00145A98"/>
    <w:rsid w:val="00146912"/>
    <w:rsid w:val="0015019C"/>
    <w:rsid w:val="00150846"/>
    <w:rsid w:val="0015113F"/>
    <w:rsid w:val="00151308"/>
    <w:rsid w:val="00151555"/>
    <w:rsid w:val="00151786"/>
    <w:rsid w:val="00151AE6"/>
    <w:rsid w:val="00151E43"/>
    <w:rsid w:val="00151F9E"/>
    <w:rsid w:val="00153036"/>
    <w:rsid w:val="001535E9"/>
    <w:rsid w:val="00153B74"/>
    <w:rsid w:val="001548B0"/>
    <w:rsid w:val="00155ED4"/>
    <w:rsid w:val="001574A0"/>
    <w:rsid w:val="00157F99"/>
    <w:rsid w:val="001609D7"/>
    <w:rsid w:val="00161A89"/>
    <w:rsid w:val="0016202C"/>
    <w:rsid w:val="00162295"/>
    <w:rsid w:val="00162CEE"/>
    <w:rsid w:val="00162D06"/>
    <w:rsid w:val="00162F2E"/>
    <w:rsid w:val="00163685"/>
    <w:rsid w:val="00164090"/>
    <w:rsid w:val="001647DF"/>
    <w:rsid w:val="00165F2D"/>
    <w:rsid w:val="0016628C"/>
    <w:rsid w:val="00166CD6"/>
    <w:rsid w:val="0017097F"/>
    <w:rsid w:val="0017221E"/>
    <w:rsid w:val="00172374"/>
    <w:rsid w:val="00172512"/>
    <w:rsid w:val="00172963"/>
    <w:rsid w:val="0017406D"/>
    <w:rsid w:val="001749FD"/>
    <w:rsid w:val="001767CE"/>
    <w:rsid w:val="00176A18"/>
    <w:rsid w:val="00176B02"/>
    <w:rsid w:val="00176F72"/>
    <w:rsid w:val="0018043D"/>
    <w:rsid w:val="001808CD"/>
    <w:rsid w:val="00180A1E"/>
    <w:rsid w:val="00181F2F"/>
    <w:rsid w:val="00182E67"/>
    <w:rsid w:val="001847FB"/>
    <w:rsid w:val="00184E69"/>
    <w:rsid w:val="00184ED5"/>
    <w:rsid w:val="00185C80"/>
    <w:rsid w:val="00186ADB"/>
    <w:rsid w:val="00186C22"/>
    <w:rsid w:val="00187950"/>
    <w:rsid w:val="00187AFB"/>
    <w:rsid w:val="001906A3"/>
    <w:rsid w:val="001907AB"/>
    <w:rsid w:val="00190A9E"/>
    <w:rsid w:val="0019189A"/>
    <w:rsid w:val="00191AAD"/>
    <w:rsid w:val="00191C40"/>
    <w:rsid w:val="0019257F"/>
    <w:rsid w:val="0019368B"/>
    <w:rsid w:val="001944B9"/>
    <w:rsid w:val="001948F7"/>
    <w:rsid w:val="00195D3B"/>
    <w:rsid w:val="00196198"/>
    <w:rsid w:val="0019679F"/>
    <w:rsid w:val="00196F74"/>
    <w:rsid w:val="0019709D"/>
    <w:rsid w:val="001A0A23"/>
    <w:rsid w:val="001A0D88"/>
    <w:rsid w:val="001A1525"/>
    <w:rsid w:val="001A1993"/>
    <w:rsid w:val="001A1DFF"/>
    <w:rsid w:val="001A1EBA"/>
    <w:rsid w:val="001A32DC"/>
    <w:rsid w:val="001A3B33"/>
    <w:rsid w:val="001A42A2"/>
    <w:rsid w:val="001A768D"/>
    <w:rsid w:val="001A7725"/>
    <w:rsid w:val="001B0008"/>
    <w:rsid w:val="001B0525"/>
    <w:rsid w:val="001B0A65"/>
    <w:rsid w:val="001B1B7E"/>
    <w:rsid w:val="001B2F1A"/>
    <w:rsid w:val="001B3A98"/>
    <w:rsid w:val="001B5632"/>
    <w:rsid w:val="001B577D"/>
    <w:rsid w:val="001B59A3"/>
    <w:rsid w:val="001B5C60"/>
    <w:rsid w:val="001B61E2"/>
    <w:rsid w:val="001C00CB"/>
    <w:rsid w:val="001C06B3"/>
    <w:rsid w:val="001C1DAD"/>
    <w:rsid w:val="001C221B"/>
    <w:rsid w:val="001C2620"/>
    <w:rsid w:val="001C4264"/>
    <w:rsid w:val="001C4521"/>
    <w:rsid w:val="001C5701"/>
    <w:rsid w:val="001C592B"/>
    <w:rsid w:val="001C61EF"/>
    <w:rsid w:val="001C77C6"/>
    <w:rsid w:val="001D0F05"/>
    <w:rsid w:val="001D1944"/>
    <w:rsid w:val="001D2777"/>
    <w:rsid w:val="001D39D1"/>
    <w:rsid w:val="001D3F7A"/>
    <w:rsid w:val="001D4362"/>
    <w:rsid w:val="001D515A"/>
    <w:rsid w:val="001D5B5B"/>
    <w:rsid w:val="001D69FF"/>
    <w:rsid w:val="001D7434"/>
    <w:rsid w:val="001E030F"/>
    <w:rsid w:val="001E1199"/>
    <w:rsid w:val="001E25FF"/>
    <w:rsid w:val="001E2F97"/>
    <w:rsid w:val="001E321D"/>
    <w:rsid w:val="001E349F"/>
    <w:rsid w:val="001E484B"/>
    <w:rsid w:val="001E4F5C"/>
    <w:rsid w:val="001E4FFF"/>
    <w:rsid w:val="001E6DF2"/>
    <w:rsid w:val="001E6EAF"/>
    <w:rsid w:val="001E70A2"/>
    <w:rsid w:val="001F0310"/>
    <w:rsid w:val="001F05E2"/>
    <w:rsid w:val="001F0646"/>
    <w:rsid w:val="001F35C5"/>
    <w:rsid w:val="001F37D1"/>
    <w:rsid w:val="001F3829"/>
    <w:rsid w:val="001F3FC6"/>
    <w:rsid w:val="001F48FB"/>
    <w:rsid w:val="001F4B08"/>
    <w:rsid w:val="001F51BE"/>
    <w:rsid w:val="001F55CB"/>
    <w:rsid w:val="001F55D9"/>
    <w:rsid w:val="001F5ECB"/>
    <w:rsid w:val="001F7FF6"/>
    <w:rsid w:val="00200201"/>
    <w:rsid w:val="00200950"/>
    <w:rsid w:val="002010BD"/>
    <w:rsid w:val="00201FAF"/>
    <w:rsid w:val="00202C88"/>
    <w:rsid w:val="0020329F"/>
    <w:rsid w:val="00203962"/>
    <w:rsid w:val="00203E66"/>
    <w:rsid w:val="00204182"/>
    <w:rsid w:val="0020460B"/>
    <w:rsid w:val="00204F7B"/>
    <w:rsid w:val="00205BA4"/>
    <w:rsid w:val="00205BB4"/>
    <w:rsid w:val="002064F6"/>
    <w:rsid w:val="0020665B"/>
    <w:rsid w:val="002074EC"/>
    <w:rsid w:val="00210C85"/>
    <w:rsid w:val="002119C9"/>
    <w:rsid w:val="0021220D"/>
    <w:rsid w:val="002126A5"/>
    <w:rsid w:val="00213A67"/>
    <w:rsid w:val="002143A5"/>
    <w:rsid w:val="00214B1A"/>
    <w:rsid w:val="00214DFA"/>
    <w:rsid w:val="002152F1"/>
    <w:rsid w:val="002173E9"/>
    <w:rsid w:val="00222937"/>
    <w:rsid w:val="0022386B"/>
    <w:rsid w:val="00223F11"/>
    <w:rsid w:val="00224C2C"/>
    <w:rsid w:val="00224C33"/>
    <w:rsid w:val="0022563D"/>
    <w:rsid w:val="0022586A"/>
    <w:rsid w:val="00226789"/>
    <w:rsid w:val="00226933"/>
    <w:rsid w:val="00230709"/>
    <w:rsid w:val="00231368"/>
    <w:rsid w:val="00232002"/>
    <w:rsid w:val="00232B92"/>
    <w:rsid w:val="0023303A"/>
    <w:rsid w:val="00233415"/>
    <w:rsid w:val="002338DD"/>
    <w:rsid w:val="00233C1C"/>
    <w:rsid w:val="0023420D"/>
    <w:rsid w:val="002344A7"/>
    <w:rsid w:val="00234657"/>
    <w:rsid w:val="00234725"/>
    <w:rsid w:val="00235271"/>
    <w:rsid w:val="00236578"/>
    <w:rsid w:val="00236723"/>
    <w:rsid w:val="002371DA"/>
    <w:rsid w:val="00240E35"/>
    <w:rsid w:val="00241187"/>
    <w:rsid w:val="00241E42"/>
    <w:rsid w:val="00241F25"/>
    <w:rsid w:val="00243172"/>
    <w:rsid w:val="00244DB0"/>
    <w:rsid w:val="002471AA"/>
    <w:rsid w:val="00247820"/>
    <w:rsid w:val="0025124B"/>
    <w:rsid w:val="002512DA"/>
    <w:rsid w:val="0025263F"/>
    <w:rsid w:val="002531EC"/>
    <w:rsid w:val="002538EF"/>
    <w:rsid w:val="00254869"/>
    <w:rsid w:val="002552A9"/>
    <w:rsid w:val="00255D0F"/>
    <w:rsid w:val="0025646C"/>
    <w:rsid w:val="00256D23"/>
    <w:rsid w:val="00260010"/>
    <w:rsid w:val="0026039C"/>
    <w:rsid w:val="00260DBE"/>
    <w:rsid w:val="00260E61"/>
    <w:rsid w:val="00261153"/>
    <w:rsid w:val="00262817"/>
    <w:rsid w:val="00262F02"/>
    <w:rsid w:val="002638D5"/>
    <w:rsid w:val="00263AE8"/>
    <w:rsid w:val="00263C3D"/>
    <w:rsid w:val="00263D78"/>
    <w:rsid w:val="00265250"/>
    <w:rsid w:val="00265599"/>
    <w:rsid w:val="002658C7"/>
    <w:rsid w:val="002667F6"/>
    <w:rsid w:val="00266E7A"/>
    <w:rsid w:val="00267B81"/>
    <w:rsid w:val="00267FDC"/>
    <w:rsid w:val="00270FFA"/>
    <w:rsid w:val="002722E8"/>
    <w:rsid w:val="00272AA3"/>
    <w:rsid w:val="0027468B"/>
    <w:rsid w:val="0027611C"/>
    <w:rsid w:val="00276496"/>
    <w:rsid w:val="00276622"/>
    <w:rsid w:val="00276EBA"/>
    <w:rsid w:val="0027707D"/>
    <w:rsid w:val="0027768E"/>
    <w:rsid w:val="00280879"/>
    <w:rsid w:val="00280A8D"/>
    <w:rsid w:val="00281AD8"/>
    <w:rsid w:val="00281CD8"/>
    <w:rsid w:val="00282BC2"/>
    <w:rsid w:val="00283112"/>
    <w:rsid w:val="002833CD"/>
    <w:rsid w:val="00283566"/>
    <w:rsid w:val="00283789"/>
    <w:rsid w:val="0028474A"/>
    <w:rsid w:val="002855C2"/>
    <w:rsid w:val="00291613"/>
    <w:rsid w:val="00291E1B"/>
    <w:rsid w:val="00293B35"/>
    <w:rsid w:val="00294461"/>
    <w:rsid w:val="002957B3"/>
    <w:rsid w:val="00297403"/>
    <w:rsid w:val="00297519"/>
    <w:rsid w:val="002A068C"/>
    <w:rsid w:val="002A0FE7"/>
    <w:rsid w:val="002A2568"/>
    <w:rsid w:val="002A25C1"/>
    <w:rsid w:val="002A2CEA"/>
    <w:rsid w:val="002A3E16"/>
    <w:rsid w:val="002A402E"/>
    <w:rsid w:val="002A5CDC"/>
    <w:rsid w:val="002A6352"/>
    <w:rsid w:val="002A6A33"/>
    <w:rsid w:val="002A725D"/>
    <w:rsid w:val="002A7557"/>
    <w:rsid w:val="002A780F"/>
    <w:rsid w:val="002B05E8"/>
    <w:rsid w:val="002B29BE"/>
    <w:rsid w:val="002B2EBA"/>
    <w:rsid w:val="002B3A21"/>
    <w:rsid w:val="002B436B"/>
    <w:rsid w:val="002B502A"/>
    <w:rsid w:val="002B5447"/>
    <w:rsid w:val="002B72C3"/>
    <w:rsid w:val="002B7950"/>
    <w:rsid w:val="002C08F6"/>
    <w:rsid w:val="002C1D49"/>
    <w:rsid w:val="002C236A"/>
    <w:rsid w:val="002C2681"/>
    <w:rsid w:val="002C339B"/>
    <w:rsid w:val="002C3D06"/>
    <w:rsid w:val="002C40C7"/>
    <w:rsid w:val="002C441C"/>
    <w:rsid w:val="002C4665"/>
    <w:rsid w:val="002C4CB0"/>
    <w:rsid w:val="002C54CE"/>
    <w:rsid w:val="002C5BB7"/>
    <w:rsid w:val="002C62DD"/>
    <w:rsid w:val="002C6877"/>
    <w:rsid w:val="002C6C72"/>
    <w:rsid w:val="002C6CBC"/>
    <w:rsid w:val="002C6F35"/>
    <w:rsid w:val="002D16B1"/>
    <w:rsid w:val="002D1F12"/>
    <w:rsid w:val="002D2330"/>
    <w:rsid w:val="002D5133"/>
    <w:rsid w:val="002D6558"/>
    <w:rsid w:val="002D68D7"/>
    <w:rsid w:val="002D7DD7"/>
    <w:rsid w:val="002E0403"/>
    <w:rsid w:val="002E0BCE"/>
    <w:rsid w:val="002E0E0A"/>
    <w:rsid w:val="002E151B"/>
    <w:rsid w:val="002E1887"/>
    <w:rsid w:val="002E227D"/>
    <w:rsid w:val="002E288F"/>
    <w:rsid w:val="002E397F"/>
    <w:rsid w:val="002E435B"/>
    <w:rsid w:val="002E4622"/>
    <w:rsid w:val="002E4959"/>
    <w:rsid w:val="002E56D3"/>
    <w:rsid w:val="002E6F8B"/>
    <w:rsid w:val="002F074C"/>
    <w:rsid w:val="002F0923"/>
    <w:rsid w:val="002F097D"/>
    <w:rsid w:val="002F0D1F"/>
    <w:rsid w:val="002F0E05"/>
    <w:rsid w:val="002F24D1"/>
    <w:rsid w:val="002F2589"/>
    <w:rsid w:val="002F2C02"/>
    <w:rsid w:val="002F335A"/>
    <w:rsid w:val="002F48D6"/>
    <w:rsid w:val="002F53AE"/>
    <w:rsid w:val="002F6D0B"/>
    <w:rsid w:val="002F6DFD"/>
    <w:rsid w:val="002F71DB"/>
    <w:rsid w:val="002F7710"/>
    <w:rsid w:val="002F79F9"/>
    <w:rsid w:val="00300A87"/>
    <w:rsid w:val="00300D17"/>
    <w:rsid w:val="00300DEA"/>
    <w:rsid w:val="00304BED"/>
    <w:rsid w:val="00305368"/>
    <w:rsid w:val="00306374"/>
    <w:rsid w:val="003102FE"/>
    <w:rsid w:val="00310321"/>
    <w:rsid w:val="003103F8"/>
    <w:rsid w:val="00310841"/>
    <w:rsid w:val="00310A0B"/>
    <w:rsid w:val="003120D2"/>
    <w:rsid w:val="00313842"/>
    <w:rsid w:val="00313E0D"/>
    <w:rsid w:val="00314F69"/>
    <w:rsid w:val="00314FF7"/>
    <w:rsid w:val="0031537C"/>
    <w:rsid w:val="00315BB9"/>
    <w:rsid w:val="0031631C"/>
    <w:rsid w:val="0031736D"/>
    <w:rsid w:val="003200BE"/>
    <w:rsid w:val="00320B60"/>
    <w:rsid w:val="00320CFF"/>
    <w:rsid w:val="0032115A"/>
    <w:rsid w:val="00321CF1"/>
    <w:rsid w:val="00321FD7"/>
    <w:rsid w:val="00321FDC"/>
    <w:rsid w:val="003220F1"/>
    <w:rsid w:val="00322466"/>
    <w:rsid w:val="0032472C"/>
    <w:rsid w:val="00324754"/>
    <w:rsid w:val="003250E9"/>
    <w:rsid w:val="00326E8F"/>
    <w:rsid w:val="0032793D"/>
    <w:rsid w:val="00327C7D"/>
    <w:rsid w:val="0033093D"/>
    <w:rsid w:val="00330C0C"/>
    <w:rsid w:val="0033235E"/>
    <w:rsid w:val="003324EC"/>
    <w:rsid w:val="00332B19"/>
    <w:rsid w:val="003337A0"/>
    <w:rsid w:val="0033389C"/>
    <w:rsid w:val="00335F9E"/>
    <w:rsid w:val="003362A5"/>
    <w:rsid w:val="003367B8"/>
    <w:rsid w:val="00336B44"/>
    <w:rsid w:val="00337261"/>
    <w:rsid w:val="00337618"/>
    <w:rsid w:val="003377A9"/>
    <w:rsid w:val="00340D85"/>
    <w:rsid w:val="003410ED"/>
    <w:rsid w:val="003423B5"/>
    <w:rsid w:val="00343449"/>
    <w:rsid w:val="0034696C"/>
    <w:rsid w:val="00346D9E"/>
    <w:rsid w:val="00347D54"/>
    <w:rsid w:val="003515D5"/>
    <w:rsid w:val="003519EA"/>
    <w:rsid w:val="003522A5"/>
    <w:rsid w:val="0035265D"/>
    <w:rsid w:val="00352775"/>
    <w:rsid w:val="00352853"/>
    <w:rsid w:val="00354D68"/>
    <w:rsid w:val="00355458"/>
    <w:rsid w:val="0035576B"/>
    <w:rsid w:val="00356885"/>
    <w:rsid w:val="00356CE7"/>
    <w:rsid w:val="0035764B"/>
    <w:rsid w:val="00357DF8"/>
    <w:rsid w:val="00357E2E"/>
    <w:rsid w:val="00360C42"/>
    <w:rsid w:val="003617D5"/>
    <w:rsid w:val="00361F13"/>
    <w:rsid w:val="00362364"/>
    <w:rsid w:val="003626CE"/>
    <w:rsid w:val="003642D8"/>
    <w:rsid w:val="00367EA7"/>
    <w:rsid w:val="003713F9"/>
    <w:rsid w:val="003716AB"/>
    <w:rsid w:val="0037214C"/>
    <w:rsid w:val="00372FB0"/>
    <w:rsid w:val="00373822"/>
    <w:rsid w:val="00374265"/>
    <w:rsid w:val="00374D54"/>
    <w:rsid w:val="0037518A"/>
    <w:rsid w:val="003755B7"/>
    <w:rsid w:val="00375BB8"/>
    <w:rsid w:val="00375CF5"/>
    <w:rsid w:val="00376C99"/>
    <w:rsid w:val="00376FC5"/>
    <w:rsid w:val="003801CA"/>
    <w:rsid w:val="00381EEA"/>
    <w:rsid w:val="0038239A"/>
    <w:rsid w:val="00383593"/>
    <w:rsid w:val="00385042"/>
    <w:rsid w:val="003851C4"/>
    <w:rsid w:val="003855C7"/>
    <w:rsid w:val="003858BA"/>
    <w:rsid w:val="003863DF"/>
    <w:rsid w:val="00386579"/>
    <w:rsid w:val="00386C37"/>
    <w:rsid w:val="003871FA"/>
    <w:rsid w:val="0038782F"/>
    <w:rsid w:val="00390732"/>
    <w:rsid w:val="003907E8"/>
    <w:rsid w:val="00390DE9"/>
    <w:rsid w:val="00391206"/>
    <w:rsid w:val="00391820"/>
    <w:rsid w:val="00391E1E"/>
    <w:rsid w:val="00392D07"/>
    <w:rsid w:val="00392D85"/>
    <w:rsid w:val="003934D3"/>
    <w:rsid w:val="00393C4B"/>
    <w:rsid w:val="0039441B"/>
    <w:rsid w:val="003944A9"/>
    <w:rsid w:val="003944AB"/>
    <w:rsid w:val="00394512"/>
    <w:rsid w:val="003946E6"/>
    <w:rsid w:val="0039572E"/>
    <w:rsid w:val="00395D05"/>
    <w:rsid w:val="00395F5F"/>
    <w:rsid w:val="0039638E"/>
    <w:rsid w:val="00396A79"/>
    <w:rsid w:val="00396AF5"/>
    <w:rsid w:val="00396EF9"/>
    <w:rsid w:val="00397385"/>
    <w:rsid w:val="00397A53"/>
    <w:rsid w:val="003A088F"/>
    <w:rsid w:val="003A189A"/>
    <w:rsid w:val="003A2B4B"/>
    <w:rsid w:val="003A3CDA"/>
    <w:rsid w:val="003A58F9"/>
    <w:rsid w:val="003A5B7E"/>
    <w:rsid w:val="003A6304"/>
    <w:rsid w:val="003A74C3"/>
    <w:rsid w:val="003A7F0B"/>
    <w:rsid w:val="003B0167"/>
    <w:rsid w:val="003B1050"/>
    <w:rsid w:val="003B13CA"/>
    <w:rsid w:val="003B1967"/>
    <w:rsid w:val="003B2775"/>
    <w:rsid w:val="003B37BD"/>
    <w:rsid w:val="003B3A4E"/>
    <w:rsid w:val="003B462A"/>
    <w:rsid w:val="003B74B0"/>
    <w:rsid w:val="003B760D"/>
    <w:rsid w:val="003C0444"/>
    <w:rsid w:val="003C0BCB"/>
    <w:rsid w:val="003C0E02"/>
    <w:rsid w:val="003C1317"/>
    <w:rsid w:val="003C1852"/>
    <w:rsid w:val="003C3208"/>
    <w:rsid w:val="003C3867"/>
    <w:rsid w:val="003C3927"/>
    <w:rsid w:val="003C3B93"/>
    <w:rsid w:val="003C3F5D"/>
    <w:rsid w:val="003C4F33"/>
    <w:rsid w:val="003C5605"/>
    <w:rsid w:val="003C61F4"/>
    <w:rsid w:val="003C6228"/>
    <w:rsid w:val="003C6A99"/>
    <w:rsid w:val="003C7134"/>
    <w:rsid w:val="003C74B0"/>
    <w:rsid w:val="003C76E7"/>
    <w:rsid w:val="003C783A"/>
    <w:rsid w:val="003D0337"/>
    <w:rsid w:val="003D102A"/>
    <w:rsid w:val="003D126E"/>
    <w:rsid w:val="003D1892"/>
    <w:rsid w:val="003D1D8B"/>
    <w:rsid w:val="003D24E2"/>
    <w:rsid w:val="003D2634"/>
    <w:rsid w:val="003D3219"/>
    <w:rsid w:val="003D3F59"/>
    <w:rsid w:val="003D41E9"/>
    <w:rsid w:val="003D45B1"/>
    <w:rsid w:val="003D472A"/>
    <w:rsid w:val="003D4F8C"/>
    <w:rsid w:val="003D6245"/>
    <w:rsid w:val="003D6DC9"/>
    <w:rsid w:val="003D79F1"/>
    <w:rsid w:val="003D7BA1"/>
    <w:rsid w:val="003E1085"/>
    <w:rsid w:val="003E2231"/>
    <w:rsid w:val="003E2574"/>
    <w:rsid w:val="003E2C9B"/>
    <w:rsid w:val="003E3FC1"/>
    <w:rsid w:val="003E40CA"/>
    <w:rsid w:val="003E4C80"/>
    <w:rsid w:val="003E5389"/>
    <w:rsid w:val="003E5995"/>
    <w:rsid w:val="003E5E80"/>
    <w:rsid w:val="003E66F4"/>
    <w:rsid w:val="003E7027"/>
    <w:rsid w:val="003F078F"/>
    <w:rsid w:val="003F0D40"/>
    <w:rsid w:val="003F2424"/>
    <w:rsid w:val="003F2DB3"/>
    <w:rsid w:val="003F3042"/>
    <w:rsid w:val="003F685E"/>
    <w:rsid w:val="003F6998"/>
    <w:rsid w:val="003F6C98"/>
    <w:rsid w:val="003F74FE"/>
    <w:rsid w:val="003F7A25"/>
    <w:rsid w:val="0040090B"/>
    <w:rsid w:val="004010D2"/>
    <w:rsid w:val="00401542"/>
    <w:rsid w:val="004023A1"/>
    <w:rsid w:val="00402C09"/>
    <w:rsid w:val="00404330"/>
    <w:rsid w:val="004054EE"/>
    <w:rsid w:val="004061C7"/>
    <w:rsid w:val="004104E2"/>
    <w:rsid w:val="004105EA"/>
    <w:rsid w:val="00410929"/>
    <w:rsid w:val="00410A86"/>
    <w:rsid w:val="00411F9E"/>
    <w:rsid w:val="00412475"/>
    <w:rsid w:val="00413E16"/>
    <w:rsid w:val="00415303"/>
    <w:rsid w:val="00416852"/>
    <w:rsid w:val="0041757E"/>
    <w:rsid w:val="00417B87"/>
    <w:rsid w:val="00417C79"/>
    <w:rsid w:val="00420AB1"/>
    <w:rsid w:val="00421361"/>
    <w:rsid w:val="00421468"/>
    <w:rsid w:val="00421A97"/>
    <w:rsid w:val="00421F59"/>
    <w:rsid w:val="00422003"/>
    <w:rsid w:val="004225AD"/>
    <w:rsid w:val="00422E79"/>
    <w:rsid w:val="004231AD"/>
    <w:rsid w:val="00424CA1"/>
    <w:rsid w:val="004250F3"/>
    <w:rsid w:val="00425112"/>
    <w:rsid w:val="00426785"/>
    <w:rsid w:val="00426BBB"/>
    <w:rsid w:val="00426E3E"/>
    <w:rsid w:val="0042770B"/>
    <w:rsid w:val="00430806"/>
    <w:rsid w:val="004309C0"/>
    <w:rsid w:val="00431607"/>
    <w:rsid w:val="00431778"/>
    <w:rsid w:val="004319DA"/>
    <w:rsid w:val="004320B6"/>
    <w:rsid w:val="00432BD5"/>
    <w:rsid w:val="0043302B"/>
    <w:rsid w:val="00433301"/>
    <w:rsid w:val="00433A17"/>
    <w:rsid w:val="0043439B"/>
    <w:rsid w:val="00434890"/>
    <w:rsid w:val="00437205"/>
    <w:rsid w:val="004403FA"/>
    <w:rsid w:val="00440634"/>
    <w:rsid w:val="00440C33"/>
    <w:rsid w:val="00441079"/>
    <w:rsid w:val="00441CB1"/>
    <w:rsid w:val="00444B65"/>
    <w:rsid w:val="004453C2"/>
    <w:rsid w:val="00445A68"/>
    <w:rsid w:val="00445D72"/>
    <w:rsid w:val="00446245"/>
    <w:rsid w:val="004463A3"/>
    <w:rsid w:val="0044695C"/>
    <w:rsid w:val="00447C68"/>
    <w:rsid w:val="00450B93"/>
    <w:rsid w:val="00450FF4"/>
    <w:rsid w:val="00451DF6"/>
    <w:rsid w:val="00453073"/>
    <w:rsid w:val="00453D0F"/>
    <w:rsid w:val="0045454E"/>
    <w:rsid w:val="00454F6E"/>
    <w:rsid w:val="00457F51"/>
    <w:rsid w:val="0046015D"/>
    <w:rsid w:val="00460826"/>
    <w:rsid w:val="00462902"/>
    <w:rsid w:val="004630EE"/>
    <w:rsid w:val="00463DA3"/>
    <w:rsid w:val="004650CC"/>
    <w:rsid w:val="004661F0"/>
    <w:rsid w:val="0046620A"/>
    <w:rsid w:val="00466447"/>
    <w:rsid w:val="00466719"/>
    <w:rsid w:val="0046717B"/>
    <w:rsid w:val="00467305"/>
    <w:rsid w:val="00470615"/>
    <w:rsid w:val="00471A62"/>
    <w:rsid w:val="0047270E"/>
    <w:rsid w:val="00472749"/>
    <w:rsid w:val="00472C93"/>
    <w:rsid w:val="00472D9B"/>
    <w:rsid w:val="00474B1E"/>
    <w:rsid w:val="004756B2"/>
    <w:rsid w:val="00475EFE"/>
    <w:rsid w:val="00476A04"/>
    <w:rsid w:val="004770EC"/>
    <w:rsid w:val="00477146"/>
    <w:rsid w:val="00477275"/>
    <w:rsid w:val="00477505"/>
    <w:rsid w:val="00477EA8"/>
    <w:rsid w:val="0048215D"/>
    <w:rsid w:val="00484F31"/>
    <w:rsid w:val="004860A9"/>
    <w:rsid w:val="00486B50"/>
    <w:rsid w:val="00487647"/>
    <w:rsid w:val="004900C7"/>
    <w:rsid w:val="004917B7"/>
    <w:rsid w:val="00492657"/>
    <w:rsid w:val="00492A6F"/>
    <w:rsid w:val="00492C79"/>
    <w:rsid w:val="00494051"/>
    <w:rsid w:val="00494060"/>
    <w:rsid w:val="00494F26"/>
    <w:rsid w:val="00495DF0"/>
    <w:rsid w:val="00497974"/>
    <w:rsid w:val="004A30D0"/>
    <w:rsid w:val="004A3FFE"/>
    <w:rsid w:val="004A431B"/>
    <w:rsid w:val="004A4638"/>
    <w:rsid w:val="004A51F5"/>
    <w:rsid w:val="004A52B2"/>
    <w:rsid w:val="004A5AC6"/>
    <w:rsid w:val="004A5F5C"/>
    <w:rsid w:val="004A6901"/>
    <w:rsid w:val="004B0542"/>
    <w:rsid w:val="004B245E"/>
    <w:rsid w:val="004B30C9"/>
    <w:rsid w:val="004B3A18"/>
    <w:rsid w:val="004B3D5A"/>
    <w:rsid w:val="004B3E6B"/>
    <w:rsid w:val="004B49B4"/>
    <w:rsid w:val="004B5A41"/>
    <w:rsid w:val="004B63A4"/>
    <w:rsid w:val="004B67EA"/>
    <w:rsid w:val="004B685F"/>
    <w:rsid w:val="004B6AE5"/>
    <w:rsid w:val="004B7663"/>
    <w:rsid w:val="004B7DE7"/>
    <w:rsid w:val="004C1ED7"/>
    <w:rsid w:val="004C1FA0"/>
    <w:rsid w:val="004C2C24"/>
    <w:rsid w:val="004C3E42"/>
    <w:rsid w:val="004C409F"/>
    <w:rsid w:val="004C4889"/>
    <w:rsid w:val="004C57E0"/>
    <w:rsid w:val="004C5994"/>
    <w:rsid w:val="004C5AB9"/>
    <w:rsid w:val="004C5EEE"/>
    <w:rsid w:val="004C69E2"/>
    <w:rsid w:val="004C6D00"/>
    <w:rsid w:val="004C7926"/>
    <w:rsid w:val="004D0C81"/>
    <w:rsid w:val="004D1676"/>
    <w:rsid w:val="004D666C"/>
    <w:rsid w:val="004D6DA3"/>
    <w:rsid w:val="004D72A5"/>
    <w:rsid w:val="004D7425"/>
    <w:rsid w:val="004D7805"/>
    <w:rsid w:val="004D7BAF"/>
    <w:rsid w:val="004E0BE9"/>
    <w:rsid w:val="004E320C"/>
    <w:rsid w:val="004E5574"/>
    <w:rsid w:val="004E62F4"/>
    <w:rsid w:val="004E759B"/>
    <w:rsid w:val="004E7682"/>
    <w:rsid w:val="004E7D62"/>
    <w:rsid w:val="004F194E"/>
    <w:rsid w:val="004F2369"/>
    <w:rsid w:val="004F309B"/>
    <w:rsid w:val="004F3C9D"/>
    <w:rsid w:val="004F3FCF"/>
    <w:rsid w:val="004F4949"/>
    <w:rsid w:val="004F4EDA"/>
    <w:rsid w:val="004F5171"/>
    <w:rsid w:val="004F51C3"/>
    <w:rsid w:val="004F54D0"/>
    <w:rsid w:val="004F6565"/>
    <w:rsid w:val="004F75A5"/>
    <w:rsid w:val="00500F15"/>
    <w:rsid w:val="00501165"/>
    <w:rsid w:val="00501678"/>
    <w:rsid w:val="00501788"/>
    <w:rsid w:val="00502CC7"/>
    <w:rsid w:val="005031D7"/>
    <w:rsid w:val="00503881"/>
    <w:rsid w:val="00503E25"/>
    <w:rsid w:val="00504957"/>
    <w:rsid w:val="00504965"/>
    <w:rsid w:val="00504AA0"/>
    <w:rsid w:val="0050510E"/>
    <w:rsid w:val="005054EC"/>
    <w:rsid w:val="005056A8"/>
    <w:rsid w:val="00505894"/>
    <w:rsid w:val="00505FA7"/>
    <w:rsid w:val="00507104"/>
    <w:rsid w:val="0051006B"/>
    <w:rsid w:val="00511411"/>
    <w:rsid w:val="00512015"/>
    <w:rsid w:val="00512D14"/>
    <w:rsid w:val="00514385"/>
    <w:rsid w:val="00515D84"/>
    <w:rsid w:val="00517B24"/>
    <w:rsid w:val="005203BB"/>
    <w:rsid w:val="00521732"/>
    <w:rsid w:val="0052461C"/>
    <w:rsid w:val="00524BE2"/>
    <w:rsid w:val="00524C24"/>
    <w:rsid w:val="00525ADA"/>
    <w:rsid w:val="00525B75"/>
    <w:rsid w:val="00525DF2"/>
    <w:rsid w:val="0052624F"/>
    <w:rsid w:val="0052657A"/>
    <w:rsid w:val="005266AD"/>
    <w:rsid w:val="00526A0A"/>
    <w:rsid w:val="00526C9D"/>
    <w:rsid w:val="00526D8E"/>
    <w:rsid w:val="00530520"/>
    <w:rsid w:val="005318B1"/>
    <w:rsid w:val="00531A9F"/>
    <w:rsid w:val="00531D7F"/>
    <w:rsid w:val="00532FCF"/>
    <w:rsid w:val="00533D37"/>
    <w:rsid w:val="0053458C"/>
    <w:rsid w:val="00535593"/>
    <w:rsid w:val="00535F2A"/>
    <w:rsid w:val="005377DD"/>
    <w:rsid w:val="005401CD"/>
    <w:rsid w:val="00540582"/>
    <w:rsid w:val="00540D89"/>
    <w:rsid w:val="00543D4C"/>
    <w:rsid w:val="005450ED"/>
    <w:rsid w:val="005455EB"/>
    <w:rsid w:val="00545776"/>
    <w:rsid w:val="00546828"/>
    <w:rsid w:val="00546C74"/>
    <w:rsid w:val="00547A1F"/>
    <w:rsid w:val="00547D27"/>
    <w:rsid w:val="005511EE"/>
    <w:rsid w:val="0055185C"/>
    <w:rsid w:val="005521DD"/>
    <w:rsid w:val="00553A55"/>
    <w:rsid w:val="00554EE4"/>
    <w:rsid w:val="00554F07"/>
    <w:rsid w:val="00555495"/>
    <w:rsid w:val="00556328"/>
    <w:rsid w:val="005563BA"/>
    <w:rsid w:val="005611C0"/>
    <w:rsid w:val="005615AF"/>
    <w:rsid w:val="00561613"/>
    <w:rsid w:val="0056284E"/>
    <w:rsid w:val="00562EAE"/>
    <w:rsid w:val="00563087"/>
    <w:rsid w:val="00563960"/>
    <w:rsid w:val="00565119"/>
    <w:rsid w:val="00565AC6"/>
    <w:rsid w:val="00565B4C"/>
    <w:rsid w:val="00565C07"/>
    <w:rsid w:val="00566C6B"/>
    <w:rsid w:val="005673C1"/>
    <w:rsid w:val="00567F1B"/>
    <w:rsid w:val="00570702"/>
    <w:rsid w:val="00570BE2"/>
    <w:rsid w:val="0057301E"/>
    <w:rsid w:val="00573ED3"/>
    <w:rsid w:val="00575459"/>
    <w:rsid w:val="00577113"/>
    <w:rsid w:val="00577342"/>
    <w:rsid w:val="00577437"/>
    <w:rsid w:val="0058080D"/>
    <w:rsid w:val="00580E8A"/>
    <w:rsid w:val="005814AE"/>
    <w:rsid w:val="00581AD6"/>
    <w:rsid w:val="0058325C"/>
    <w:rsid w:val="00583586"/>
    <w:rsid w:val="005843FE"/>
    <w:rsid w:val="00584EA8"/>
    <w:rsid w:val="00585CA0"/>
    <w:rsid w:val="00586B9F"/>
    <w:rsid w:val="00591FF6"/>
    <w:rsid w:val="00593575"/>
    <w:rsid w:val="00593686"/>
    <w:rsid w:val="00594614"/>
    <w:rsid w:val="0059466C"/>
    <w:rsid w:val="00594AAF"/>
    <w:rsid w:val="00595AF1"/>
    <w:rsid w:val="00597273"/>
    <w:rsid w:val="00597983"/>
    <w:rsid w:val="00597F05"/>
    <w:rsid w:val="005A0B1B"/>
    <w:rsid w:val="005A2187"/>
    <w:rsid w:val="005A257B"/>
    <w:rsid w:val="005A25AD"/>
    <w:rsid w:val="005A2B3F"/>
    <w:rsid w:val="005A2B76"/>
    <w:rsid w:val="005A2BA7"/>
    <w:rsid w:val="005A2E0F"/>
    <w:rsid w:val="005A422C"/>
    <w:rsid w:val="005A43E8"/>
    <w:rsid w:val="005A4DFF"/>
    <w:rsid w:val="005A5112"/>
    <w:rsid w:val="005A5983"/>
    <w:rsid w:val="005A5B14"/>
    <w:rsid w:val="005A61ED"/>
    <w:rsid w:val="005A694E"/>
    <w:rsid w:val="005A760C"/>
    <w:rsid w:val="005A7C34"/>
    <w:rsid w:val="005B117D"/>
    <w:rsid w:val="005B147C"/>
    <w:rsid w:val="005B22E9"/>
    <w:rsid w:val="005B2E0A"/>
    <w:rsid w:val="005B37E0"/>
    <w:rsid w:val="005B4173"/>
    <w:rsid w:val="005B53DF"/>
    <w:rsid w:val="005B716D"/>
    <w:rsid w:val="005C0663"/>
    <w:rsid w:val="005C1E2D"/>
    <w:rsid w:val="005C4235"/>
    <w:rsid w:val="005C4866"/>
    <w:rsid w:val="005C4BB6"/>
    <w:rsid w:val="005C4CBF"/>
    <w:rsid w:val="005C55AE"/>
    <w:rsid w:val="005C6468"/>
    <w:rsid w:val="005C6FB7"/>
    <w:rsid w:val="005D24AE"/>
    <w:rsid w:val="005D2527"/>
    <w:rsid w:val="005D28E1"/>
    <w:rsid w:val="005D2B58"/>
    <w:rsid w:val="005D2D00"/>
    <w:rsid w:val="005D30B5"/>
    <w:rsid w:val="005D4C91"/>
    <w:rsid w:val="005D607A"/>
    <w:rsid w:val="005D6DB8"/>
    <w:rsid w:val="005D6E82"/>
    <w:rsid w:val="005D7117"/>
    <w:rsid w:val="005E0EA3"/>
    <w:rsid w:val="005E165F"/>
    <w:rsid w:val="005E2B37"/>
    <w:rsid w:val="005E2B5F"/>
    <w:rsid w:val="005E3182"/>
    <w:rsid w:val="005E3764"/>
    <w:rsid w:val="005E4FAD"/>
    <w:rsid w:val="005E6FDE"/>
    <w:rsid w:val="005E70E4"/>
    <w:rsid w:val="005E7E35"/>
    <w:rsid w:val="005F0139"/>
    <w:rsid w:val="005F0B88"/>
    <w:rsid w:val="005F15FA"/>
    <w:rsid w:val="005F1A0A"/>
    <w:rsid w:val="005F1A6B"/>
    <w:rsid w:val="005F219C"/>
    <w:rsid w:val="005F2BFA"/>
    <w:rsid w:val="005F2F6C"/>
    <w:rsid w:val="005F4C1D"/>
    <w:rsid w:val="005F5C76"/>
    <w:rsid w:val="005F5E30"/>
    <w:rsid w:val="005F5EF9"/>
    <w:rsid w:val="005F6447"/>
    <w:rsid w:val="005F714A"/>
    <w:rsid w:val="005F7CFE"/>
    <w:rsid w:val="005F7DB6"/>
    <w:rsid w:val="005F7ED8"/>
    <w:rsid w:val="006009A5"/>
    <w:rsid w:val="00600FC4"/>
    <w:rsid w:val="00601D3B"/>
    <w:rsid w:val="006037A6"/>
    <w:rsid w:val="00604079"/>
    <w:rsid w:val="0060427A"/>
    <w:rsid w:val="00605A62"/>
    <w:rsid w:val="00605FE0"/>
    <w:rsid w:val="00606321"/>
    <w:rsid w:val="00606ADE"/>
    <w:rsid w:val="00607AD9"/>
    <w:rsid w:val="00607C70"/>
    <w:rsid w:val="00610F5E"/>
    <w:rsid w:val="0061103C"/>
    <w:rsid w:val="00613078"/>
    <w:rsid w:val="006131CA"/>
    <w:rsid w:val="00614394"/>
    <w:rsid w:val="0061440C"/>
    <w:rsid w:val="00614C97"/>
    <w:rsid w:val="00614E99"/>
    <w:rsid w:val="0061517D"/>
    <w:rsid w:val="00615F1C"/>
    <w:rsid w:val="00616050"/>
    <w:rsid w:val="006163E6"/>
    <w:rsid w:val="00616C00"/>
    <w:rsid w:val="00617B98"/>
    <w:rsid w:val="00617FCA"/>
    <w:rsid w:val="00620760"/>
    <w:rsid w:val="00620ED8"/>
    <w:rsid w:val="00620F7E"/>
    <w:rsid w:val="00621A8F"/>
    <w:rsid w:val="00622A31"/>
    <w:rsid w:val="00622BB8"/>
    <w:rsid w:val="00622E1E"/>
    <w:rsid w:val="0062311F"/>
    <w:rsid w:val="00623AEA"/>
    <w:rsid w:val="006265D5"/>
    <w:rsid w:val="006305EB"/>
    <w:rsid w:val="006317F9"/>
    <w:rsid w:val="00632A43"/>
    <w:rsid w:val="00632E86"/>
    <w:rsid w:val="00632EDA"/>
    <w:rsid w:val="00633039"/>
    <w:rsid w:val="006331DA"/>
    <w:rsid w:val="006363D8"/>
    <w:rsid w:val="006369BF"/>
    <w:rsid w:val="00636F49"/>
    <w:rsid w:val="00637B1C"/>
    <w:rsid w:val="00641270"/>
    <w:rsid w:val="00641B51"/>
    <w:rsid w:val="00641DC7"/>
    <w:rsid w:val="00641FFF"/>
    <w:rsid w:val="00642306"/>
    <w:rsid w:val="0064352C"/>
    <w:rsid w:val="00643B04"/>
    <w:rsid w:val="00644724"/>
    <w:rsid w:val="00644F15"/>
    <w:rsid w:val="0064635D"/>
    <w:rsid w:val="00646B76"/>
    <w:rsid w:val="00646D25"/>
    <w:rsid w:val="00646FBA"/>
    <w:rsid w:val="00647250"/>
    <w:rsid w:val="00647395"/>
    <w:rsid w:val="00647B3C"/>
    <w:rsid w:val="006505F3"/>
    <w:rsid w:val="0065079C"/>
    <w:rsid w:val="00650E58"/>
    <w:rsid w:val="0065130B"/>
    <w:rsid w:val="0065134F"/>
    <w:rsid w:val="006517A7"/>
    <w:rsid w:val="00652204"/>
    <w:rsid w:val="0065280D"/>
    <w:rsid w:val="00652BED"/>
    <w:rsid w:val="00654320"/>
    <w:rsid w:val="00654652"/>
    <w:rsid w:val="00654CB1"/>
    <w:rsid w:val="00654F08"/>
    <w:rsid w:val="00655980"/>
    <w:rsid w:val="00655DCA"/>
    <w:rsid w:val="0065609A"/>
    <w:rsid w:val="006603DE"/>
    <w:rsid w:val="0066223E"/>
    <w:rsid w:val="0066312D"/>
    <w:rsid w:val="006657F2"/>
    <w:rsid w:val="00665B72"/>
    <w:rsid w:val="0066607B"/>
    <w:rsid w:val="00666110"/>
    <w:rsid w:val="00666AB5"/>
    <w:rsid w:val="00667435"/>
    <w:rsid w:val="00667465"/>
    <w:rsid w:val="00670285"/>
    <w:rsid w:val="006702AF"/>
    <w:rsid w:val="00670A2B"/>
    <w:rsid w:val="0067272F"/>
    <w:rsid w:val="006731E4"/>
    <w:rsid w:val="00673E07"/>
    <w:rsid w:val="00675673"/>
    <w:rsid w:val="00675694"/>
    <w:rsid w:val="006768F2"/>
    <w:rsid w:val="00676D2F"/>
    <w:rsid w:val="006805A3"/>
    <w:rsid w:val="00680F93"/>
    <w:rsid w:val="006814E7"/>
    <w:rsid w:val="00681F55"/>
    <w:rsid w:val="0068305F"/>
    <w:rsid w:val="006831D1"/>
    <w:rsid w:val="00684AB4"/>
    <w:rsid w:val="00686BA9"/>
    <w:rsid w:val="00687118"/>
    <w:rsid w:val="006879E3"/>
    <w:rsid w:val="00691ED7"/>
    <w:rsid w:val="00692785"/>
    <w:rsid w:val="00692A83"/>
    <w:rsid w:val="00692B16"/>
    <w:rsid w:val="00692B1C"/>
    <w:rsid w:val="00694905"/>
    <w:rsid w:val="00695BB7"/>
    <w:rsid w:val="00696A18"/>
    <w:rsid w:val="00696C1F"/>
    <w:rsid w:val="00696D78"/>
    <w:rsid w:val="006A0148"/>
    <w:rsid w:val="006A01BF"/>
    <w:rsid w:val="006A0944"/>
    <w:rsid w:val="006A0B54"/>
    <w:rsid w:val="006A191D"/>
    <w:rsid w:val="006A192D"/>
    <w:rsid w:val="006A1C8A"/>
    <w:rsid w:val="006A202A"/>
    <w:rsid w:val="006A253F"/>
    <w:rsid w:val="006A27E1"/>
    <w:rsid w:val="006A57AB"/>
    <w:rsid w:val="006A5C63"/>
    <w:rsid w:val="006A6559"/>
    <w:rsid w:val="006A7115"/>
    <w:rsid w:val="006B00C3"/>
    <w:rsid w:val="006B022C"/>
    <w:rsid w:val="006B02CD"/>
    <w:rsid w:val="006B06D6"/>
    <w:rsid w:val="006B0BB6"/>
    <w:rsid w:val="006B0F06"/>
    <w:rsid w:val="006B1C55"/>
    <w:rsid w:val="006B1D7F"/>
    <w:rsid w:val="006B23F0"/>
    <w:rsid w:val="006B2AB5"/>
    <w:rsid w:val="006B2D17"/>
    <w:rsid w:val="006B33CA"/>
    <w:rsid w:val="006B5013"/>
    <w:rsid w:val="006B5D85"/>
    <w:rsid w:val="006B5FF3"/>
    <w:rsid w:val="006B6080"/>
    <w:rsid w:val="006B6A1A"/>
    <w:rsid w:val="006B7775"/>
    <w:rsid w:val="006C0EA6"/>
    <w:rsid w:val="006C14C2"/>
    <w:rsid w:val="006C199C"/>
    <w:rsid w:val="006C3317"/>
    <w:rsid w:val="006C339F"/>
    <w:rsid w:val="006C39CD"/>
    <w:rsid w:val="006C3F6B"/>
    <w:rsid w:val="006C3F6F"/>
    <w:rsid w:val="006C5CF2"/>
    <w:rsid w:val="006C6D42"/>
    <w:rsid w:val="006D0070"/>
    <w:rsid w:val="006D0092"/>
    <w:rsid w:val="006D2834"/>
    <w:rsid w:val="006D2E63"/>
    <w:rsid w:val="006D31A9"/>
    <w:rsid w:val="006D3956"/>
    <w:rsid w:val="006D3B81"/>
    <w:rsid w:val="006D3FAD"/>
    <w:rsid w:val="006D441A"/>
    <w:rsid w:val="006D44E4"/>
    <w:rsid w:val="006D676C"/>
    <w:rsid w:val="006D6F3E"/>
    <w:rsid w:val="006D7A53"/>
    <w:rsid w:val="006E01BA"/>
    <w:rsid w:val="006E2600"/>
    <w:rsid w:val="006E272A"/>
    <w:rsid w:val="006E2A95"/>
    <w:rsid w:val="006E3B97"/>
    <w:rsid w:val="006E4A1C"/>
    <w:rsid w:val="006E52ED"/>
    <w:rsid w:val="006E5B06"/>
    <w:rsid w:val="006F1D95"/>
    <w:rsid w:val="006F2120"/>
    <w:rsid w:val="006F3137"/>
    <w:rsid w:val="006F3523"/>
    <w:rsid w:val="006F3CC5"/>
    <w:rsid w:val="006F3FFC"/>
    <w:rsid w:val="006F40A3"/>
    <w:rsid w:val="006F6D52"/>
    <w:rsid w:val="006F6FDE"/>
    <w:rsid w:val="006F73D2"/>
    <w:rsid w:val="006F771A"/>
    <w:rsid w:val="006F7A41"/>
    <w:rsid w:val="006F7BC8"/>
    <w:rsid w:val="007005A7"/>
    <w:rsid w:val="00700BE0"/>
    <w:rsid w:val="0070163F"/>
    <w:rsid w:val="007016A9"/>
    <w:rsid w:val="00701872"/>
    <w:rsid w:val="007022B0"/>
    <w:rsid w:val="00702740"/>
    <w:rsid w:val="007027B6"/>
    <w:rsid w:val="00704A3C"/>
    <w:rsid w:val="007050A0"/>
    <w:rsid w:val="007054DE"/>
    <w:rsid w:val="0070637C"/>
    <w:rsid w:val="00706B7E"/>
    <w:rsid w:val="00706D4B"/>
    <w:rsid w:val="0070711A"/>
    <w:rsid w:val="0071290C"/>
    <w:rsid w:val="00712DDA"/>
    <w:rsid w:val="007134A7"/>
    <w:rsid w:val="007143C7"/>
    <w:rsid w:val="00715195"/>
    <w:rsid w:val="00715B50"/>
    <w:rsid w:val="00716B87"/>
    <w:rsid w:val="00716C0C"/>
    <w:rsid w:val="00717887"/>
    <w:rsid w:val="00717F98"/>
    <w:rsid w:val="00717FEB"/>
    <w:rsid w:val="00720177"/>
    <w:rsid w:val="00721871"/>
    <w:rsid w:val="0072193C"/>
    <w:rsid w:val="007219D5"/>
    <w:rsid w:val="00722964"/>
    <w:rsid w:val="0072360E"/>
    <w:rsid w:val="00723612"/>
    <w:rsid w:val="00723B5E"/>
    <w:rsid w:val="00723BFB"/>
    <w:rsid w:val="00724D10"/>
    <w:rsid w:val="00726187"/>
    <w:rsid w:val="00726588"/>
    <w:rsid w:val="007265F6"/>
    <w:rsid w:val="00726A22"/>
    <w:rsid w:val="00726E74"/>
    <w:rsid w:val="00726FA8"/>
    <w:rsid w:val="00727BA2"/>
    <w:rsid w:val="00727FAC"/>
    <w:rsid w:val="00730283"/>
    <w:rsid w:val="00731A1D"/>
    <w:rsid w:val="00732A4D"/>
    <w:rsid w:val="00732E0C"/>
    <w:rsid w:val="00734A1C"/>
    <w:rsid w:val="00734CFE"/>
    <w:rsid w:val="00734DC8"/>
    <w:rsid w:val="007352EE"/>
    <w:rsid w:val="0073542B"/>
    <w:rsid w:val="007354B4"/>
    <w:rsid w:val="00735D66"/>
    <w:rsid w:val="0073675C"/>
    <w:rsid w:val="00737172"/>
    <w:rsid w:val="00737200"/>
    <w:rsid w:val="00740042"/>
    <w:rsid w:val="0074056A"/>
    <w:rsid w:val="007412E2"/>
    <w:rsid w:val="0074149C"/>
    <w:rsid w:val="00741792"/>
    <w:rsid w:val="00741C36"/>
    <w:rsid w:val="007422DF"/>
    <w:rsid w:val="007425B3"/>
    <w:rsid w:val="007430A8"/>
    <w:rsid w:val="00743811"/>
    <w:rsid w:val="00743F38"/>
    <w:rsid w:val="007451A4"/>
    <w:rsid w:val="007456B8"/>
    <w:rsid w:val="00745B9F"/>
    <w:rsid w:val="00745D3A"/>
    <w:rsid w:val="00746A42"/>
    <w:rsid w:val="00747CD2"/>
    <w:rsid w:val="00750AD1"/>
    <w:rsid w:val="0075134D"/>
    <w:rsid w:val="00751F48"/>
    <w:rsid w:val="007522AB"/>
    <w:rsid w:val="00753276"/>
    <w:rsid w:val="00753C1F"/>
    <w:rsid w:val="00753E48"/>
    <w:rsid w:val="00754F97"/>
    <w:rsid w:val="007567E4"/>
    <w:rsid w:val="00757DD7"/>
    <w:rsid w:val="0076061D"/>
    <w:rsid w:val="00761F42"/>
    <w:rsid w:val="00762F92"/>
    <w:rsid w:val="00763207"/>
    <w:rsid w:val="0076383B"/>
    <w:rsid w:val="0076388B"/>
    <w:rsid w:val="007647FB"/>
    <w:rsid w:val="00764A1F"/>
    <w:rsid w:val="00764E52"/>
    <w:rsid w:val="00764F39"/>
    <w:rsid w:val="0076500E"/>
    <w:rsid w:val="007655F9"/>
    <w:rsid w:val="007660BD"/>
    <w:rsid w:val="00767A47"/>
    <w:rsid w:val="00772C28"/>
    <w:rsid w:val="00772DD9"/>
    <w:rsid w:val="00773680"/>
    <w:rsid w:val="00774535"/>
    <w:rsid w:val="00774E2C"/>
    <w:rsid w:val="00776729"/>
    <w:rsid w:val="00776F04"/>
    <w:rsid w:val="007771AE"/>
    <w:rsid w:val="00777BE3"/>
    <w:rsid w:val="00781693"/>
    <w:rsid w:val="00781E15"/>
    <w:rsid w:val="007823CC"/>
    <w:rsid w:val="00782638"/>
    <w:rsid w:val="00783DAE"/>
    <w:rsid w:val="00784BE2"/>
    <w:rsid w:val="007857D2"/>
    <w:rsid w:val="00785BB4"/>
    <w:rsid w:val="00786076"/>
    <w:rsid w:val="00786825"/>
    <w:rsid w:val="00786C1D"/>
    <w:rsid w:val="00787975"/>
    <w:rsid w:val="00790104"/>
    <w:rsid w:val="007902B2"/>
    <w:rsid w:val="007913D9"/>
    <w:rsid w:val="00791D89"/>
    <w:rsid w:val="00792D13"/>
    <w:rsid w:val="007931AC"/>
    <w:rsid w:val="00793E5A"/>
    <w:rsid w:val="00794D82"/>
    <w:rsid w:val="00796729"/>
    <w:rsid w:val="00796C78"/>
    <w:rsid w:val="007A005C"/>
    <w:rsid w:val="007A0109"/>
    <w:rsid w:val="007A01F9"/>
    <w:rsid w:val="007A05A9"/>
    <w:rsid w:val="007A0A8B"/>
    <w:rsid w:val="007A0E03"/>
    <w:rsid w:val="007A14CE"/>
    <w:rsid w:val="007A1C06"/>
    <w:rsid w:val="007A230C"/>
    <w:rsid w:val="007A2CCA"/>
    <w:rsid w:val="007A32F0"/>
    <w:rsid w:val="007A378E"/>
    <w:rsid w:val="007A4111"/>
    <w:rsid w:val="007A4CFB"/>
    <w:rsid w:val="007A5608"/>
    <w:rsid w:val="007A6DD2"/>
    <w:rsid w:val="007A77B4"/>
    <w:rsid w:val="007A7C43"/>
    <w:rsid w:val="007B0333"/>
    <w:rsid w:val="007B046C"/>
    <w:rsid w:val="007B0E3E"/>
    <w:rsid w:val="007B2251"/>
    <w:rsid w:val="007B2D96"/>
    <w:rsid w:val="007B3123"/>
    <w:rsid w:val="007B42CF"/>
    <w:rsid w:val="007B4832"/>
    <w:rsid w:val="007B484B"/>
    <w:rsid w:val="007B4CCB"/>
    <w:rsid w:val="007B5A16"/>
    <w:rsid w:val="007B715B"/>
    <w:rsid w:val="007C0D1A"/>
    <w:rsid w:val="007C1794"/>
    <w:rsid w:val="007C194A"/>
    <w:rsid w:val="007C1D14"/>
    <w:rsid w:val="007C23EB"/>
    <w:rsid w:val="007C2834"/>
    <w:rsid w:val="007C2AAB"/>
    <w:rsid w:val="007C2E9E"/>
    <w:rsid w:val="007C397A"/>
    <w:rsid w:val="007C39E2"/>
    <w:rsid w:val="007C44B6"/>
    <w:rsid w:val="007C5582"/>
    <w:rsid w:val="007C5913"/>
    <w:rsid w:val="007C5B11"/>
    <w:rsid w:val="007C7B75"/>
    <w:rsid w:val="007C7EC3"/>
    <w:rsid w:val="007D0361"/>
    <w:rsid w:val="007D0999"/>
    <w:rsid w:val="007D1BB4"/>
    <w:rsid w:val="007D30D9"/>
    <w:rsid w:val="007D3474"/>
    <w:rsid w:val="007D5141"/>
    <w:rsid w:val="007D5434"/>
    <w:rsid w:val="007D6FB6"/>
    <w:rsid w:val="007D7436"/>
    <w:rsid w:val="007D7EBC"/>
    <w:rsid w:val="007E001F"/>
    <w:rsid w:val="007E0394"/>
    <w:rsid w:val="007E0E97"/>
    <w:rsid w:val="007E17AA"/>
    <w:rsid w:val="007E1EBB"/>
    <w:rsid w:val="007E26CA"/>
    <w:rsid w:val="007E3061"/>
    <w:rsid w:val="007E322F"/>
    <w:rsid w:val="007E37EA"/>
    <w:rsid w:val="007E4795"/>
    <w:rsid w:val="007E4D1B"/>
    <w:rsid w:val="007E517A"/>
    <w:rsid w:val="007E6035"/>
    <w:rsid w:val="007E7415"/>
    <w:rsid w:val="007E787E"/>
    <w:rsid w:val="007F05CF"/>
    <w:rsid w:val="007F17FE"/>
    <w:rsid w:val="007F1CE3"/>
    <w:rsid w:val="007F1F19"/>
    <w:rsid w:val="007F2612"/>
    <w:rsid w:val="007F274E"/>
    <w:rsid w:val="007F30A2"/>
    <w:rsid w:val="007F32B0"/>
    <w:rsid w:val="007F375D"/>
    <w:rsid w:val="007F48D3"/>
    <w:rsid w:val="007F5CC5"/>
    <w:rsid w:val="007F6431"/>
    <w:rsid w:val="007F6C25"/>
    <w:rsid w:val="007F6E20"/>
    <w:rsid w:val="007F78EC"/>
    <w:rsid w:val="00801234"/>
    <w:rsid w:val="00801F3B"/>
    <w:rsid w:val="008033BA"/>
    <w:rsid w:val="00804A96"/>
    <w:rsid w:val="008056B6"/>
    <w:rsid w:val="00805B13"/>
    <w:rsid w:val="0080625D"/>
    <w:rsid w:val="00806863"/>
    <w:rsid w:val="0081092F"/>
    <w:rsid w:val="00810CCC"/>
    <w:rsid w:val="00811B6D"/>
    <w:rsid w:val="008128A7"/>
    <w:rsid w:val="00812F87"/>
    <w:rsid w:val="00813CC3"/>
    <w:rsid w:val="00813E33"/>
    <w:rsid w:val="00813E96"/>
    <w:rsid w:val="00814310"/>
    <w:rsid w:val="00815B92"/>
    <w:rsid w:val="00815F5E"/>
    <w:rsid w:val="0081753E"/>
    <w:rsid w:val="00817F29"/>
    <w:rsid w:val="00817FC6"/>
    <w:rsid w:val="0082046E"/>
    <w:rsid w:val="008208CD"/>
    <w:rsid w:val="00820B45"/>
    <w:rsid w:val="00821E59"/>
    <w:rsid w:val="0082256B"/>
    <w:rsid w:val="00822800"/>
    <w:rsid w:val="00823360"/>
    <w:rsid w:val="0083071B"/>
    <w:rsid w:val="0083193D"/>
    <w:rsid w:val="008329D1"/>
    <w:rsid w:val="00832D01"/>
    <w:rsid w:val="00832DE6"/>
    <w:rsid w:val="00833030"/>
    <w:rsid w:val="00833424"/>
    <w:rsid w:val="00833B7E"/>
    <w:rsid w:val="008341DB"/>
    <w:rsid w:val="008347DC"/>
    <w:rsid w:val="00834B47"/>
    <w:rsid w:val="008356D9"/>
    <w:rsid w:val="008360A7"/>
    <w:rsid w:val="00836FEB"/>
    <w:rsid w:val="0083745D"/>
    <w:rsid w:val="00837623"/>
    <w:rsid w:val="00837859"/>
    <w:rsid w:val="008405E5"/>
    <w:rsid w:val="00840885"/>
    <w:rsid w:val="00841473"/>
    <w:rsid w:val="00841705"/>
    <w:rsid w:val="008423F5"/>
    <w:rsid w:val="0084240B"/>
    <w:rsid w:val="00842C49"/>
    <w:rsid w:val="00842F2F"/>
    <w:rsid w:val="00843EF4"/>
    <w:rsid w:val="00844CD5"/>
    <w:rsid w:val="0084504B"/>
    <w:rsid w:val="00845810"/>
    <w:rsid w:val="00846087"/>
    <w:rsid w:val="00846AE9"/>
    <w:rsid w:val="00846FFD"/>
    <w:rsid w:val="00847F45"/>
    <w:rsid w:val="0085030B"/>
    <w:rsid w:val="00850793"/>
    <w:rsid w:val="0085098E"/>
    <w:rsid w:val="00851B94"/>
    <w:rsid w:val="00852972"/>
    <w:rsid w:val="00852F5A"/>
    <w:rsid w:val="008532F4"/>
    <w:rsid w:val="00854E6D"/>
    <w:rsid w:val="0085503D"/>
    <w:rsid w:val="00855567"/>
    <w:rsid w:val="00855610"/>
    <w:rsid w:val="00855643"/>
    <w:rsid w:val="00855F57"/>
    <w:rsid w:val="00856650"/>
    <w:rsid w:val="008571F6"/>
    <w:rsid w:val="00857263"/>
    <w:rsid w:val="008575EA"/>
    <w:rsid w:val="00860B5C"/>
    <w:rsid w:val="00861658"/>
    <w:rsid w:val="008620E6"/>
    <w:rsid w:val="00862C00"/>
    <w:rsid w:val="00862EB9"/>
    <w:rsid w:val="0086310C"/>
    <w:rsid w:val="00864279"/>
    <w:rsid w:val="00864847"/>
    <w:rsid w:val="0086489B"/>
    <w:rsid w:val="00864A85"/>
    <w:rsid w:val="00866AB3"/>
    <w:rsid w:val="00866EE3"/>
    <w:rsid w:val="0087137E"/>
    <w:rsid w:val="00871C2F"/>
    <w:rsid w:val="00872CE5"/>
    <w:rsid w:val="00873057"/>
    <w:rsid w:val="008733A9"/>
    <w:rsid w:val="00873937"/>
    <w:rsid w:val="00873C35"/>
    <w:rsid w:val="008758B9"/>
    <w:rsid w:val="00875E22"/>
    <w:rsid w:val="0087706B"/>
    <w:rsid w:val="008770DF"/>
    <w:rsid w:val="00881280"/>
    <w:rsid w:val="00881321"/>
    <w:rsid w:val="00881EC9"/>
    <w:rsid w:val="008825C1"/>
    <w:rsid w:val="00883033"/>
    <w:rsid w:val="00883346"/>
    <w:rsid w:val="008848FF"/>
    <w:rsid w:val="0088531D"/>
    <w:rsid w:val="00885AC1"/>
    <w:rsid w:val="00887BB3"/>
    <w:rsid w:val="00890074"/>
    <w:rsid w:val="00890191"/>
    <w:rsid w:val="00891C10"/>
    <w:rsid w:val="0089276A"/>
    <w:rsid w:val="008933A5"/>
    <w:rsid w:val="00893B34"/>
    <w:rsid w:val="00894391"/>
    <w:rsid w:val="00895581"/>
    <w:rsid w:val="0089574C"/>
    <w:rsid w:val="00895AEC"/>
    <w:rsid w:val="00896007"/>
    <w:rsid w:val="008969AF"/>
    <w:rsid w:val="008976B1"/>
    <w:rsid w:val="008A0EC5"/>
    <w:rsid w:val="008A151D"/>
    <w:rsid w:val="008A2179"/>
    <w:rsid w:val="008A2804"/>
    <w:rsid w:val="008A317F"/>
    <w:rsid w:val="008A33C1"/>
    <w:rsid w:val="008A3792"/>
    <w:rsid w:val="008A5A3C"/>
    <w:rsid w:val="008A6097"/>
    <w:rsid w:val="008A69B4"/>
    <w:rsid w:val="008A717F"/>
    <w:rsid w:val="008B018C"/>
    <w:rsid w:val="008B0DC4"/>
    <w:rsid w:val="008B128D"/>
    <w:rsid w:val="008B160A"/>
    <w:rsid w:val="008B2555"/>
    <w:rsid w:val="008B3FE1"/>
    <w:rsid w:val="008B4006"/>
    <w:rsid w:val="008B4271"/>
    <w:rsid w:val="008B43D0"/>
    <w:rsid w:val="008B533D"/>
    <w:rsid w:val="008B5572"/>
    <w:rsid w:val="008B618F"/>
    <w:rsid w:val="008B65E1"/>
    <w:rsid w:val="008B71BE"/>
    <w:rsid w:val="008B7762"/>
    <w:rsid w:val="008C02EC"/>
    <w:rsid w:val="008C11A4"/>
    <w:rsid w:val="008C3CDF"/>
    <w:rsid w:val="008C5181"/>
    <w:rsid w:val="008C51DF"/>
    <w:rsid w:val="008C5A27"/>
    <w:rsid w:val="008C6036"/>
    <w:rsid w:val="008D0D03"/>
    <w:rsid w:val="008D1203"/>
    <w:rsid w:val="008D13C6"/>
    <w:rsid w:val="008D2270"/>
    <w:rsid w:val="008D2871"/>
    <w:rsid w:val="008D30FB"/>
    <w:rsid w:val="008D358C"/>
    <w:rsid w:val="008D385D"/>
    <w:rsid w:val="008D3A6B"/>
    <w:rsid w:val="008D54B7"/>
    <w:rsid w:val="008D54BE"/>
    <w:rsid w:val="008D6CA9"/>
    <w:rsid w:val="008E1570"/>
    <w:rsid w:val="008E1FA0"/>
    <w:rsid w:val="008E24C8"/>
    <w:rsid w:val="008E3952"/>
    <w:rsid w:val="008E3BEC"/>
    <w:rsid w:val="008E4306"/>
    <w:rsid w:val="008E5A7D"/>
    <w:rsid w:val="008E7ED0"/>
    <w:rsid w:val="008F02C5"/>
    <w:rsid w:val="008F0799"/>
    <w:rsid w:val="008F08B3"/>
    <w:rsid w:val="008F207D"/>
    <w:rsid w:val="008F2445"/>
    <w:rsid w:val="008F303D"/>
    <w:rsid w:val="008F3FDB"/>
    <w:rsid w:val="008F4378"/>
    <w:rsid w:val="008F4797"/>
    <w:rsid w:val="008F6F80"/>
    <w:rsid w:val="008F7885"/>
    <w:rsid w:val="00900509"/>
    <w:rsid w:val="00900680"/>
    <w:rsid w:val="0090138F"/>
    <w:rsid w:val="009021CD"/>
    <w:rsid w:val="009027BB"/>
    <w:rsid w:val="00904581"/>
    <w:rsid w:val="009047EA"/>
    <w:rsid w:val="0090491C"/>
    <w:rsid w:val="00904AD5"/>
    <w:rsid w:val="00904EC2"/>
    <w:rsid w:val="00905D64"/>
    <w:rsid w:val="009061DB"/>
    <w:rsid w:val="009065A7"/>
    <w:rsid w:val="009071DF"/>
    <w:rsid w:val="00907217"/>
    <w:rsid w:val="009075EB"/>
    <w:rsid w:val="00910341"/>
    <w:rsid w:val="009107FE"/>
    <w:rsid w:val="00910AF8"/>
    <w:rsid w:val="009112E9"/>
    <w:rsid w:val="00912A15"/>
    <w:rsid w:val="00914C0B"/>
    <w:rsid w:val="009161EB"/>
    <w:rsid w:val="00920C67"/>
    <w:rsid w:val="00920EBB"/>
    <w:rsid w:val="009212C4"/>
    <w:rsid w:val="0092176E"/>
    <w:rsid w:val="00922F46"/>
    <w:rsid w:val="00923931"/>
    <w:rsid w:val="00924153"/>
    <w:rsid w:val="009241FA"/>
    <w:rsid w:val="009243A9"/>
    <w:rsid w:val="0092523A"/>
    <w:rsid w:val="009254BF"/>
    <w:rsid w:val="009256B5"/>
    <w:rsid w:val="009304DB"/>
    <w:rsid w:val="009308C2"/>
    <w:rsid w:val="00930B40"/>
    <w:rsid w:val="00930ED7"/>
    <w:rsid w:val="009336E1"/>
    <w:rsid w:val="009343F5"/>
    <w:rsid w:val="009356E8"/>
    <w:rsid w:val="00935D51"/>
    <w:rsid w:val="00936243"/>
    <w:rsid w:val="00936F6C"/>
    <w:rsid w:val="009400D7"/>
    <w:rsid w:val="009409FF"/>
    <w:rsid w:val="009410D8"/>
    <w:rsid w:val="00941556"/>
    <w:rsid w:val="009419F6"/>
    <w:rsid w:val="00941D43"/>
    <w:rsid w:val="00942797"/>
    <w:rsid w:val="00942F93"/>
    <w:rsid w:val="009437D1"/>
    <w:rsid w:val="009438AC"/>
    <w:rsid w:val="0094434F"/>
    <w:rsid w:val="009448B3"/>
    <w:rsid w:val="00945C96"/>
    <w:rsid w:val="00945E4F"/>
    <w:rsid w:val="00946B2B"/>
    <w:rsid w:val="00946E8A"/>
    <w:rsid w:val="00947122"/>
    <w:rsid w:val="009474F0"/>
    <w:rsid w:val="00947500"/>
    <w:rsid w:val="00947CB3"/>
    <w:rsid w:val="00950EF3"/>
    <w:rsid w:val="009515B2"/>
    <w:rsid w:val="00951947"/>
    <w:rsid w:val="009528FF"/>
    <w:rsid w:val="00955E63"/>
    <w:rsid w:val="009564D2"/>
    <w:rsid w:val="00956E00"/>
    <w:rsid w:val="00957737"/>
    <w:rsid w:val="00957836"/>
    <w:rsid w:val="00957D8D"/>
    <w:rsid w:val="0096000D"/>
    <w:rsid w:val="009601B3"/>
    <w:rsid w:val="00960632"/>
    <w:rsid w:val="0096095D"/>
    <w:rsid w:val="00961D27"/>
    <w:rsid w:val="0096245F"/>
    <w:rsid w:val="00962E2D"/>
    <w:rsid w:val="0096351A"/>
    <w:rsid w:val="009657B1"/>
    <w:rsid w:val="00965C5C"/>
    <w:rsid w:val="00965FAD"/>
    <w:rsid w:val="00966328"/>
    <w:rsid w:val="0096696F"/>
    <w:rsid w:val="00967321"/>
    <w:rsid w:val="0097097A"/>
    <w:rsid w:val="00970D86"/>
    <w:rsid w:val="00972104"/>
    <w:rsid w:val="009723EC"/>
    <w:rsid w:val="00972421"/>
    <w:rsid w:val="00973829"/>
    <w:rsid w:val="00976853"/>
    <w:rsid w:val="00976E54"/>
    <w:rsid w:val="00977968"/>
    <w:rsid w:val="00980481"/>
    <w:rsid w:val="009825CB"/>
    <w:rsid w:val="0098332C"/>
    <w:rsid w:val="009838BE"/>
    <w:rsid w:val="00984659"/>
    <w:rsid w:val="009850B0"/>
    <w:rsid w:val="009857FA"/>
    <w:rsid w:val="00985B8A"/>
    <w:rsid w:val="0098650F"/>
    <w:rsid w:val="00987B6F"/>
    <w:rsid w:val="00987D02"/>
    <w:rsid w:val="0099040E"/>
    <w:rsid w:val="00990A98"/>
    <w:rsid w:val="00991039"/>
    <w:rsid w:val="00991671"/>
    <w:rsid w:val="0099298F"/>
    <w:rsid w:val="00992F20"/>
    <w:rsid w:val="00993C08"/>
    <w:rsid w:val="00993D80"/>
    <w:rsid w:val="00995FD6"/>
    <w:rsid w:val="00997B4A"/>
    <w:rsid w:val="009A067D"/>
    <w:rsid w:val="009A0948"/>
    <w:rsid w:val="009A12F6"/>
    <w:rsid w:val="009A1816"/>
    <w:rsid w:val="009A3C21"/>
    <w:rsid w:val="009A3E71"/>
    <w:rsid w:val="009A48E8"/>
    <w:rsid w:val="009A50F4"/>
    <w:rsid w:val="009A55CC"/>
    <w:rsid w:val="009A5657"/>
    <w:rsid w:val="009A5995"/>
    <w:rsid w:val="009A66E0"/>
    <w:rsid w:val="009A710B"/>
    <w:rsid w:val="009A7709"/>
    <w:rsid w:val="009A7A34"/>
    <w:rsid w:val="009A7FAC"/>
    <w:rsid w:val="009B0257"/>
    <w:rsid w:val="009B05AF"/>
    <w:rsid w:val="009B076D"/>
    <w:rsid w:val="009B0A8D"/>
    <w:rsid w:val="009B1014"/>
    <w:rsid w:val="009B1408"/>
    <w:rsid w:val="009B1A73"/>
    <w:rsid w:val="009B1AEC"/>
    <w:rsid w:val="009B1C53"/>
    <w:rsid w:val="009B2224"/>
    <w:rsid w:val="009B2A13"/>
    <w:rsid w:val="009B317E"/>
    <w:rsid w:val="009B32AB"/>
    <w:rsid w:val="009B38A0"/>
    <w:rsid w:val="009B54AA"/>
    <w:rsid w:val="009B5D84"/>
    <w:rsid w:val="009B6B8A"/>
    <w:rsid w:val="009B73B5"/>
    <w:rsid w:val="009C0EDC"/>
    <w:rsid w:val="009C14CB"/>
    <w:rsid w:val="009C182C"/>
    <w:rsid w:val="009C1884"/>
    <w:rsid w:val="009C2131"/>
    <w:rsid w:val="009C2CBA"/>
    <w:rsid w:val="009C2D69"/>
    <w:rsid w:val="009C2D6A"/>
    <w:rsid w:val="009C39FA"/>
    <w:rsid w:val="009C3E65"/>
    <w:rsid w:val="009C45E9"/>
    <w:rsid w:val="009D0433"/>
    <w:rsid w:val="009D10A0"/>
    <w:rsid w:val="009D12C3"/>
    <w:rsid w:val="009D453E"/>
    <w:rsid w:val="009D4602"/>
    <w:rsid w:val="009D468E"/>
    <w:rsid w:val="009D4FD4"/>
    <w:rsid w:val="009D6368"/>
    <w:rsid w:val="009D6437"/>
    <w:rsid w:val="009D6B02"/>
    <w:rsid w:val="009D6D7F"/>
    <w:rsid w:val="009D7674"/>
    <w:rsid w:val="009D7DB9"/>
    <w:rsid w:val="009E05C5"/>
    <w:rsid w:val="009E162A"/>
    <w:rsid w:val="009E1AA2"/>
    <w:rsid w:val="009E3889"/>
    <w:rsid w:val="009E4B2E"/>
    <w:rsid w:val="009E5109"/>
    <w:rsid w:val="009E591C"/>
    <w:rsid w:val="009E5BEF"/>
    <w:rsid w:val="009E5D13"/>
    <w:rsid w:val="009E6AD7"/>
    <w:rsid w:val="009E6D0F"/>
    <w:rsid w:val="009E75A7"/>
    <w:rsid w:val="009F0770"/>
    <w:rsid w:val="009F07F5"/>
    <w:rsid w:val="009F0938"/>
    <w:rsid w:val="009F0FE0"/>
    <w:rsid w:val="009F2E1A"/>
    <w:rsid w:val="009F3CA6"/>
    <w:rsid w:val="009F4393"/>
    <w:rsid w:val="009F45B3"/>
    <w:rsid w:val="009F5235"/>
    <w:rsid w:val="009F615D"/>
    <w:rsid w:val="009F69E8"/>
    <w:rsid w:val="009F6D62"/>
    <w:rsid w:val="009F7E5E"/>
    <w:rsid w:val="00A00327"/>
    <w:rsid w:val="00A0113F"/>
    <w:rsid w:val="00A01EC4"/>
    <w:rsid w:val="00A02CB5"/>
    <w:rsid w:val="00A02CF0"/>
    <w:rsid w:val="00A0320D"/>
    <w:rsid w:val="00A03965"/>
    <w:rsid w:val="00A04158"/>
    <w:rsid w:val="00A0417E"/>
    <w:rsid w:val="00A04461"/>
    <w:rsid w:val="00A05246"/>
    <w:rsid w:val="00A059D9"/>
    <w:rsid w:val="00A067A4"/>
    <w:rsid w:val="00A069F6"/>
    <w:rsid w:val="00A07449"/>
    <w:rsid w:val="00A1045E"/>
    <w:rsid w:val="00A104B9"/>
    <w:rsid w:val="00A10A89"/>
    <w:rsid w:val="00A10C27"/>
    <w:rsid w:val="00A12504"/>
    <w:rsid w:val="00A13A7C"/>
    <w:rsid w:val="00A13E2D"/>
    <w:rsid w:val="00A140FC"/>
    <w:rsid w:val="00A14580"/>
    <w:rsid w:val="00A15E49"/>
    <w:rsid w:val="00A226EB"/>
    <w:rsid w:val="00A2356D"/>
    <w:rsid w:val="00A23D3C"/>
    <w:rsid w:val="00A24EBB"/>
    <w:rsid w:val="00A270BA"/>
    <w:rsid w:val="00A2721F"/>
    <w:rsid w:val="00A276E1"/>
    <w:rsid w:val="00A30406"/>
    <w:rsid w:val="00A305BD"/>
    <w:rsid w:val="00A30858"/>
    <w:rsid w:val="00A33440"/>
    <w:rsid w:val="00A33660"/>
    <w:rsid w:val="00A3511D"/>
    <w:rsid w:val="00A374DC"/>
    <w:rsid w:val="00A400DD"/>
    <w:rsid w:val="00A40B6B"/>
    <w:rsid w:val="00A41489"/>
    <w:rsid w:val="00A41537"/>
    <w:rsid w:val="00A42499"/>
    <w:rsid w:val="00A43334"/>
    <w:rsid w:val="00A43ECE"/>
    <w:rsid w:val="00A43F8B"/>
    <w:rsid w:val="00A44032"/>
    <w:rsid w:val="00A447FA"/>
    <w:rsid w:val="00A44CAA"/>
    <w:rsid w:val="00A44DA6"/>
    <w:rsid w:val="00A45606"/>
    <w:rsid w:val="00A45865"/>
    <w:rsid w:val="00A45DE0"/>
    <w:rsid w:val="00A461AF"/>
    <w:rsid w:val="00A463C7"/>
    <w:rsid w:val="00A464D0"/>
    <w:rsid w:val="00A465B3"/>
    <w:rsid w:val="00A5098C"/>
    <w:rsid w:val="00A514C9"/>
    <w:rsid w:val="00A5150D"/>
    <w:rsid w:val="00A5181D"/>
    <w:rsid w:val="00A51D9B"/>
    <w:rsid w:val="00A53D93"/>
    <w:rsid w:val="00A54118"/>
    <w:rsid w:val="00A541D2"/>
    <w:rsid w:val="00A544D9"/>
    <w:rsid w:val="00A55457"/>
    <w:rsid w:val="00A556F5"/>
    <w:rsid w:val="00A55FD1"/>
    <w:rsid w:val="00A563E3"/>
    <w:rsid w:val="00A57121"/>
    <w:rsid w:val="00A57BD5"/>
    <w:rsid w:val="00A60DC8"/>
    <w:rsid w:val="00A60E63"/>
    <w:rsid w:val="00A611E5"/>
    <w:rsid w:val="00A6168C"/>
    <w:rsid w:val="00A62EF7"/>
    <w:rsid w:val="00A648BA"/>
    <w:rsid w:val="00A64EBB"/>
    <w:rsid w:val="00A65A79"/>
    <w:rsid w:val="00A6628E"/>
    <w:rsid w:val="00A666F5"/>
    <w:rsid w:val="00A669A2"/>
    <w:rsid w:val="00A67E46"/>
    <w:rsid w:val="00A70469"/>
    <w:rsid w:val="00A70BFB"/>
    <w:rsid w:val="00A71413"/>
    <w:rsid w:val="00A714D6"/>
    <w:rsid w:val="00A72A2A"/>
    <w:rsid w:val="00A7538C"/>
    <w:rsid w:val="00A77E9F"/>
    <w:rsid w:val="00A80889"/>
    <w:rsid w:val="00A8163D"/>
    <w:rsid w:val="00A831AF"/>
    <w:rsid w:val="00A83659"/>
    <w:rsid w:val="00A841D2"/>
    <w:rsid w:val="00A84596"/>
    <w:rsid w:val="00A87220"/>
    <w:rsid w:val="00A875AB"/>
    <w:rsid w:val="00A87A0B"/>
    <w:rsid w:val="00A90B1B"/>
    <w:rsid w:val="00A9137A"/>
    <w:rsid w:val="00A91908"/>
    <w:rsid w:val="00A9313A"/>
    <w:rsid w:val="00A94601"/>
    <w:rsid w:val="00A951EA"/>
    <w:rsid w:val="00A958D2"/>
    <w:rsid w:val="00A95CAA"/>
    <w:rsid w:val="00A96184"/>
    <w:rsid w:val="00A96C4A"/>
    <w:rsid w:val="00AA1191"/>
    <w:rsid w:val="00AA11E0"/>
    <w:rsid w:val="00AA175A"/>
    <w:rsid w:val="00AA1770"/>
    <w:rsid w:val="00AA29F4"/>
    <w:rsid w:val="00AA2BBC"/>
    <w:rsid w:val="00AA369A"/>
    <w:rsid w:val="00AA3933"/>
    <w:rsid w:val="00AA4E98"/>
    <w:rsid w:val="00AA554E"/>
    <w:rsid w:val="00AA6167"/>
    <w:rsid w:val="00AA62AC"/>
    <w:rsid w:val="00AA63AA"/>
    <w:rsid w:val="00AB0403"/>
    <w:rsid w:val="00AB09B4"/>
    <w:rsid w:val="00AB2045"/>
    <w:rsid w:val="00AB291D"/>
    <w:rsid w:val="00AB2FC9"/>
    <w:rsid w:val="00AB4658"/>
    <w:rsid w:val="00AB4F2D"/>
    <w:rsid w:val="00AB5445"/>
    <w:rsid w:val="00AB7100"/>
    <w:rsid w:val="00AB74B4"/>
    <w:rsid w:val="00AB7907"/>
    <w:rsid w:val="00AB7CE6"/>
    <w:rsid w:val="00AC034D"/>
    <w:rsid w:val="00AC0906"/>
    <w:rsid w:val="00AC0E3C"/>
    <w:rsid w:val="00AC12E4"/>
    <w:rsid w:val="00AC16C6"/>
    <w:rsid w:val="00AC21D4"/>
    <w:rsid w:val="00AC24E8"/>
    <w:rsid w:val="00AC26B4"/>
    <w:rsid w:val="00AC387E"/>
    <w:rsid w:val="00AC545E"/>
    <w:rsid w:val="00AC5AFD"/>
    <w:rsid w:val="00AC6F69"/>
    <w:rsid w:val="00AC6FB7"/>
    <w:rsid w:val="00AC78FD"/>
    <w:rsid w:val="00AC7929"/>
    <w:rsid w:val="00AC7F15"/>
    <w:rsid w:val="00AD0764"/>
    <w:rsid w:val="00AD15BA"/>
    <w:rsid w:val="00AD18F0"/>
    <w:rsid w:val="00AD232A"/>
    <w:rsid w:val="00AD3478"/>
    <w:rsid w:val="00AD347F"/>
    <w:rsid w:val="00AD583E"/>
    <w:rsid w:val="00AD59DB"/>
    <w:rsid w:val="00AD5CF1"/>
    <w:rsid w:val="00AD66FC"/>
    <w:rsid w:val="00AD6FC1"/>
    <w:rsid w:val="00AD799A"/>
    <w:rsid w:val="00AE0107"/>
    <w:rsid w:val="00AE07BA"/>
    <w:rsid w:val="00AE0F8A"/>
    <w:rsid w:val="00AE1A61"/>
    <w:rsid w:val="00AE2711"/>
    <w:rsid w:val="00AE320F"/>
    <w:rsid w:val="00AE4CDB"/>
    <w:rsid w:val="00AE5694"/>
    <w:rsid w:val="00AE607E"/>
    <w:rsid w:val="00AE6714"/>
    <w:rsid w:val="00AE6DB5"/>
    <w:rsid w:val="00AF0522"/>
    <w:rsid w:val="00AF128F"/>
    <w:rsid w:val="00AF1DD1"/>
    <w:rsid w:val="00AF1F8D"/>
    <w:rsid w:val="00AF216B"/>
    <w:rsid w:val="00AF239D"/>
    <w:rsid w:val="00AF4102"/>
    <w:rsid w:val="00AF4170"/>
    <w:rsid w:val="00AF5044"/>
    <w:rsid w:val="00AF5BD5"/>
    <w:rsid w:val="00AF6E8D"/>
    <w:rsid w:val="00AF72FE"/>
    <w:rsid w:val="00AF7E7C"/>
    <w:rsid w:val="00B00BE5"/>
    <w:rsid w:val="00B03B3E"/>
    <w:rsid w:val="00B03C29"/>
    <w:rsid w:val="00B04183"/>
    <w:rsid w:val="00B06BCA"/>
    <w:rsid w:val="00B06EF1"/>
    <w:rsid w:val="00B075E6"/>
    <w:rsid w:val="00B12E68"/>
    <w:rsid w:val="00B12F27"/>
    <w:rsid w:val="00B13776"/>
    <w:rsid w:val="00B14B83"/>
    <w:rsid w:val="00B161EB"/>
    <w:rsid w:val="00B16840"/>
    <w:rsid w:val="00B16B9E"/>
    <w:rsid w:val="00B16DF8"/>
    <w:rsid w:val="00B170F6"/>
    <w:rsid w:val="00B17159"/>
    <w:rsid w:val="00B17198"/>
    <w:rsid w:val="00B175DE"/>
    <w:rsid w:val="00B17E6C"/>
    <w:rsid w:val="00B17EF4"/>
    <w:rsid w:val="00B202DA"/>
    <w:rsid w:val="00B21BC1"/>
    <w:rsid w:val="00B21D39"/>
    <w:rsid w:val="00B22E37"/>
    <w:rsid w:val="00B23310"/>
    <w:rsid w:val="00B2390E"/>
    <w:rsid w:val="00B23F89"/>
    <w:rsid w:val="00B25813"/>
    <w:rsid w:val="00B258E8"/>
    <w:rsid w:val="00B25AB2"/>
    <w:rsid w:val="00B275BC"/>
    <w:rsid w:val="00B30BAA"/>
    <w:rsid w:val="00B3180F"/>
    <w:rsid w:val="00B31BCB"/>
    <w:rsid w:val="00B32965"/>
    <w:rsid w:val="00B33223"/>
    <w:rsid w:val="00B33655"/>
    <w:rsid w:val="00B338E6"/>
    <w:rsid w:val="00B34D4D"/>
    <w:rsid w:val="00B3521F"/>
    <w:rsid w:val="00B3626D"/>
    <w:rsid w:val="00B365E6"/>
    <w:rsid w:val="00B3667E"/>
    <w:rsid w:val="00B3725A"/>
    <w:rsid w:val="00B41107"/>
    <w:rsid w:val="00B42138"/>
    <w:rsid w:val="00B424E2"/>
    <w:rsid w:val="00B42D4D"/>
    <w:rsid w:val="00B430E0"/>
    <w:rsid w:val="00B4341D"/>
    <w:rsid w:val="00B435F7"/>
    <w:rsid w:val="00B43945"/>
    <w:rsid w:val="00B43ECC"/>
    <w:rsid w:val="00B448CF"/>
    <w:rsid w:val="00B45033"/>
    <w:rsid w:val="00B4559B"/>
    <w:rsid w:val="00B455BC"/>
    <w:rsid w:val="00B45C63"/>
    <w:rsid w:val="00B467EE"/>
    <w:rsid w:val="00B473AB"/>
    <w:rsid w:val="00B4770F"/>
    <w:rsid w:val="00B5036F"/>
    <w:rsid w:val="00B50B08"/>
    <w:rsid w:val="00B50E2D"/>
    <w:rsid w:val="00B532F8"/>
    <w:rsid w:val="00B53528"/>
    <w:rsid w:val="00B54329"/>
    <w:rsid w:val="00B54B3A"/>
    <w:rsid w:val="00B54D7F"/>
    <w:rsid w:val="00B552D7"/>
    <w:rsid w:val="00B559C4"/>
    <w:rsid w:val="00B55E6E"/>
    <w:rsid w:val="00B5699F"/>
    <w:rsid w:val="00B570FA"/>
    <w:rsid w:val="00B5740B"/>
    <w:rsid w:val="00B57F1F"/>
    <w:rsid w:val="00B60A01"/>
    <w:rsid w:val="00B6106B"/>
    <w:rsid w:val="00B6195E"/>
    <w:rsid w:val="00B6281C"/>
    <w:rsid w:val="00B6371F"/>
    <w:rsid w:val="00B63AD4"/>
    <w:rsid w:val="00B63B19"/>
    <w:rsid w:val="00B64112"/>
    <w:rsid w:val="00B643A7"/>
    <w:rsid w:val="00B649B8"/>
    <w:rsid w:val="00B65556"/>
    <w:rsid w:val="00B65A0D"/>
    <w:rsid w:val="00B65B6D"/>
    <w:rsid w:val="00B65FB6"/>
    <w:rsid w:val="00B7085B"/>
    <w:rsid w:val="00B72146"/>
    <w:rsid w:val="00B72C3A"/>
    <w:rsid w:val="00B73B4A"/>
    <w:rsid w:val="00B73F66"/>
    <w:rsid w:val="00B7454B"/>
    <w:rsid w:val="00B74598"/>
    <w:rsid w:val="00B74EF6"/>
    <w:rsid w:val="00B751A4"/>
    <w:rsid w:val="00B76307"/>
    <w:rsid w:val="00B80BFE"/>
    <w:rsid w:val="00B80D26"/>
    <w:rsid w:val="00B8135D"/>
    <w:rsid w:val="00B816EA"/>
    <w:rsid w:val="00B81AE0"/>
    <w:rsid w:val="00B81EC2"/>
    <w:rsid w:val="00B83087"/>
    <w:rsid w:val="00B8457B"/>
    <w:rsid w:val="00B851A6"/>
    <w:rsid w:val="00B857B4"/>
    <w:rsid w:val="00B86BF1"/>
    <w:rsid w:val="00B870F3"/>
    <w:rsid w:val="00B87AF8"/>
    <w:rsid w:val="00B910F3"/>
    <w:rsid w:val="00B92CEA"/>
    <w:rsid w:val="00B95404"/>
    <w:rsid w:val="00B96E3F"/>
    <w:rsid w:val="00B97651"/>
    <w:rsid w:val="00B97E60"/>
    <w:rsid w:val="00BA015B"/>
    <w:rsid w:val="00BA0BA6"/>
    <w:rsid w:val="00BA0F29"/>
    <w:rsid w:val="00BA1856"/>
    <w:rsid w:val="00BA1B9A"/>
    <w:rsid w:val="00BA1D8D"/>
    <w:rsid w:val="00BA1F7D"/>
    <w:rsid w:val="00BA21FB"/>
    <w:rsid w:val="00BA21FF"/>
    <w:rsid w:val="00BA45E1"/>
    <w:rsid w:val="00BA465E"/>
    <w:rsid w:val="00BA554D"/>
    <w:rsid w:val="00BA5F32"/>
    <w:rsid w:val="00BA6518"/>
    <w:rsid w:val="00BA6859"/>
    <w:rsid w:val="00BA76BA"/>
    <w:rsid w:val="00BB0A93"/>
    <w:rsid w:val="00BB0F7F"/>
    <w:rsid w:val="00BB11D2"/>
    <w:rsid w:val="00BB16DB"/>
    <w:rsid w:val="00BB1AC8"/>
    <w:rsid w:val="00BB2A20"/>
    <w:rsid w:val="00BB3334"/>
    <w:rsid w:val="00BB40D4"/>
    <w:rsid w:val="00BB42C3"/>
    <w:rsid w:val="00BB483B"/>
    <w:rsid w:val="00BB56FB"/>
    <w:rsid w:val="00BB622B"/>
    <w:rsid w:val="00BB67CA"/>
    <w:rsid w:val="00BB6B82"/>
    <w:rsid w:val="00BB705C"/>
    <w:rsid w:val="00BB7B20"/>
    <w:rsid w:val="00BB7DCB"/>
    <w:rsid w:val="00BC036B"/>
    <w:rsid w:val="00BC047F"/>
    <w:rsid w:val="00BC0A45"/>
    <w:rsid w:val="00BC0D1F"/>
    <w:rsid w:val="00BC19E5"/>
    <w:rsid w:val="00BC2191"/>
    <w:rsid w:val="00BC31A9"/>
    <w:rsid w:val="00BC3E9F"/>
    <w:rsid w:val="00BC4532"/>
    <w:rsid w:val="00BC48ED"/>
    <w:rsid w:val="00BC4ED5"/>
    <w:rsid w:val="00BC5360"/>
    <w:rsid w:val="00BC7F93"/>
    <w:rsid w:val="00BD1546"/>
    <w:rsid w:val="00BD154F"/>
    <w:rsid w:val="00BD18B4"/>
    <w:rsid w:val="00BD1FF9"/>
    <w:rsid w:val="00BD25C0"/>
    <w:rsid w:val="00BD47DD"/>
    <w:rsid w:val="00BD4B0C"/>
    <w:rsid w:val="00BD4B71"/>
    <w:rsid w:val="00BD4BD0"/>
    <w:rsid w:val="00BD5196"/>
    <w:rsid w:val="00BD5D47"/>
    <w:rsid w:val="00BD6082"/>
    <w:rsid w:val="00BD623B"/>
    <w:rsid w:val="00BD6923"/>
    <w:rsid w:val="00BE1330"/>
    <w:rsid w:val="00BE1E29"/>
    <w:rsid w:val="00BE2787"/>
    <w:rsid w:val="00BE2DC1"/>
    <w:rsid w:val="00BE2E0E"/>
    <w:rsid w:val="00BE2EFE"/>
    <w:rsid w:val="00BE3AB1"/>
    <w:rsid w:val="00BE3C78"/>
    <w:rsid w:val="00BE4E3E"/>
    <w:rsid w:val="00BE608A"/>
    <w:rsid w:val="00BE63F2"/>
    <w:rsid w:val="00BE68D4"/>
    <w:rsid w:val="00BF255C"/>
    <w:rsid w:val="00BF2EE1"/>
    <w:rsid w:val="00BF3129"/>
    <w:rsid w:val="00BF32EE"/>
    <w:rsid w:val="00BF477A"/>
    <w:rsid w:val="00BF5117"/>
    <w:rsid w:val="00BF60B4"/>
    <w:rsid w:val="00BF6A0E"/>
    <w:rsid w:val="00BF6CE2"/>
    <w:rsid w:val="00BF7F32"/>
    <w:rsid w:val="00C00163"/>
    <w:rsid w:val="00C00875"/>
    <w:rsid w:val="00C00D99"/>
    <w:rsid w:val="00C0114A"/>
    <w:rsid w:val="00C01267"/>
    <w:rsid w:val="00C03004"/>
    <w:rsid w:val="00C03DB7"/>
    <w:rsid w:val="00C03E0B"/>
    <w:rsid w:val="00C044C3"/>
    <w:rsid w:val="00C04FE6"/>
    <w:rsid w:val="00C05595"/>
    <w:rsid w:val="00C069D0"/>
    <w:rsid w:val="00C070AB"/>
    <w:rsid w:val="00C07D05"/>
    <w:rsid w:val="00C114F1"/>
    <w:rsid w:val="00C11E65"/>
    <w:rsid w:val="00C12AF9"/>
    <w:rsid w:val="00C13004"/>
    <w:rsid w:val="00C13384"/>
    <w:rsid w:val="00C134FA"/>
    <w:rsid w:val="00C13D3F"/>
    <w:rsid w:val="00C14EB6"/>
    <w:rsid w:val="00C15123"/>
    <w:rsid w:val="00C15149"/>
    <w:rsid w:val="00C16D8E"/>
    <w:rsid w:val="00C204D9"/>
    <w:rsid w:val="00C206AC"/>
    <w:rsid w:val="00C22803"/>
    <w:rsid w:val="00C22898"/>
    <w:rsid w:val="00C22D87"/>
    <w:rsid w:val="00C22F2F"/>
    <w:rsid w:val="00C22F8A"/>
    <w:rsid w:val="00C24C71"/>
    <w:rsid w:val="00C25343"/>
    <w:rsid w:val="00C26164"/>
    <w:rsid w:val="00C261FE"/>
    <w:rsid w:val="00C264D0"/>
    <w:rsid w:val="00C264F9"/>
    <w:rsid w:val="00C27370"/>
    <w:rsid w:val="00C276B5"/>
    <w:rsid w:val="00C27ABD"/>
    <w:rsid w:val="00C27F17"/>
    <w:rsid w:val="00C27F8A"/>
    <w:rsid w:val="00C30746"/>
    <w:rsid w:val="00C30B5E"/>
    <w:rsid w:val="00C31AD8"/>
    <w:rsid w:val="00C3231B"/>
    <w:rsid w:val="00C3274D"/>
    <w:rsid w:val="00C32FD5"/>
    <w:rsid w:val="00C33819"/>
    <w:rsid w:val="00C33CDA"/>
    <w:rsid w:val="00C35B5C"/>
    <w:rsid w:val="00C36E40"/>
    <w:rsid w:val="00C3705C"/>
    <w:rsid w:val="00C37D56"/>
    <w:rsid w:val="00C403B8"/>
    <w:rsid w:val="00C40607"/>
    <w:rsid w:val="00C4193D"/>
    <w:rsid w:val="00C425FA"/>
    <w:rsid w:val="00C42B7B"/>
    <w:rsid w:val="00C44604"/>
    <w:rsid w:val="00C44A87"/>
    <w:rsid w:val="00C4624B"/>
    <w:rsid w:val="00C46916"/>
    <w:rsid w:val="00C46BF1"/>
    <w:rsid w:val="00C46EEA"/>
    <w:rsid w:val="00C47A94"/>
    <w:rsid w:val="00C5015F"/>
    <w:rsid w:val="00C51416"/>
    <w:rsid w:val="00C517EB"/>
    <w:rsid w:val="00C5181C"/>
    <w:rsid w:val="00C51862"/>
    <w:rsid w:val="00C51A8D"/>
    <w:rsid w:val="00C51E1C"/>
    <w:rsid w:val="00C52527"/>
    <w:rsid w:val="00C53036"/>
    <w:rsid w:val="00C548BE"/>
    <w:rsid w:val="00C55D53"/>
    <w:rsid w:val="00C568DF"/>
    <w:rsid w:val="00C56ABD"/>
    <w:rsid w:val="00C56FA4"/>
    <w:rsid w:val="00C57E70"/>
    <w:rsid w:val="00C60C5B"/>
    <w:rsid w:val="00C6109F"/>
    <w:rsid w:val="00C615C8"/>
    <w:rsid w:val="00C61705"/>
    <w:rsid w:val="00C61818"/>
    <w:rsid w:val="00C61DCB"/>
    <w:rsid w:val="00C62618"/>
    <w:rsid w:val="00C62B80"/>
    <w:rsid w:val="00C63C87"/>
    <w:rsid w:val="00C64492"/>
    <w:rsid w:val="00C6598C"/>
    <w:rsid w:val="00C65C77"/>
    <w:rsid w:val="00C6632A"/>
    <w:rsid w:val="00C668AC"/>
    <w:rsid w:val="00C67C5B"/>
    <w:rsid w:val="00C67E6B"/>
    <w:rsid w:val="00C7021C"/>
    <w:rsid w:val="00C704F2"/>
    <w:rsid w:val="00C7080D"/>
    <w:rsid w:val="00C70D16"/>
    <w:rsid w:val="00C70F49"/>
    <w:rsid w:val="00C71039"/>
    <w:rsid w:val="00C71CEB"/>
    <w:rsid w:val="00C724DE"/>
    <w:rsid w:val="00C73B99"/>
    <w:rsid w:val="00C7715A"/>
    <w:rsid w:val="00C7736D"/>
    <w:rsid w:val="00C77506"/>
    <w:rsid w:val="00C803BB"/>
    <w:rsid w:val="00C80DAD"/>
    <w:rsid w:val="00C80E97"/>
    <w:rsid w:val="00C815DA"/>
    <w:rsid w:val="00C817C3"/>
    <w:rsid w:val="00C81C43"/>
    <w:rsid w:val="00C81E3D"/>
    <w:rsid w:val="00C824AC"/>
    <w:rsid w:val="00C8285C"/>
    <w:rsid w:val="00C83CCD"/>
    <w:rsid w:val="00C843CA"/>
    <w:rsid w:val="00C847C8"/>
    <w:rsid w:val="00C84F99"/>
    <w:rsid w:val="00C85D95"/>
    <w:rsid w:val="00C85E19"/>
    <w:rsid w:val="00C86042"/>
    <w:rsid w:val="00C86B8C"/>
    <w:rsid w:val="00C86E7F"/>
    <w:rsid w:val="00C879A7"/>
    <w:rsid w:val="00C87C7F"/>
    <w:rsid w:val="00C90328"/>
    <w:rsid w:val="00C90997"/>
    <w:rsid w:val="00C9166A"/>
    <w:rsid w:val="00C926BC"/>
    <w:rsid w:val="00C93422"/>
    <w:rsid w:val="00C94E41"/>
    <w:rsid w:val="00C96B2A"/>
    <w:rsid w:val="00C97B06"/>
    <w:rsid w:val="00CA012D"/>
    <w:rsid w:val="00CA025C"/>
    <w:rsid w:val="00CA0B0E"/>
    <w:rsid w:val="00CA24F8"/>
    <w:rsid w:val="00CA2B0F"/>
    <w:rsid w:val="00CA50A9"/>
    <w:rsid w:val="00CA51B4"/>
    <w:rsid w:val="00CA552C"/>
    <w:rsid w:val="00CA58D9"/>
    <w:rsid w:val="00CA59BE"/>
    <w:rsid w:val="00CA69F0"/>
    <w:rsid w:val="00CA6DB8"/>
    <w:rsid w:val="00CA7632"/>
    <w:rsid w:val="00CA78D7"/>
    <w:rsid w:val="00CA7A5D"/>
    <w:rsid w:val="00CB1258"/>
    <w:rsid w:val="00CB1E37"/>
    <w:rsid w:val="00CB3FA2"/>
    <w:rsid w:val="00CB6BE7"/>
    <w:rsid w:val="00CC0707"/>
    <w:rsid w:val="00CC0928"/>
    <w:rsid w:val="00CC16ED"/>
    <w:rsid w:val="00CC1DE2"/>
    <w:rsid w:val="00CC4A2C"/>
    <w:rsid w:val="00CC5826"/>
    <w:rsid w:val="00CC6CB8"/>
    <w:rsid w:val="00CC7EC1"/>
    <w:rsid w:val="00CD00B1"/>
    <w:rsid w:val="00CD115E"/>
    <w:rsid w:val="00CD1C4E"/>
    <w:rsid w:val="00CD2EB3"/>
    <w:rsid w:val="00CD3F99"/>
    <w:rsid w:val="00CD553A"/>
    <w:rsid w:val="00CD5798"/>
    <w:rsid w:val="00CD5B67"/>
    <w:rsid w:val="00CD71C4"/>
    <w:rsid w:val="00CD72C3"/>
    <w:rsid w:val="00CE02E9"/>
    <w:rsid w:val="00CE0593"/>
    <w:rsid w:val="00CE060F"/>
    <w:rsid w:val="00CE267E"/>
    <w:rsid w:val="00CE4C6F"/>
    <w:rsid w:val="00CE56D1"/>
    <w:rsid w:val="00CE6653"/>
    <w:rsid w:val="00CE670F"/>
    <w:rsid w:val="00CE793D"/>
    <w:rsid w:val="00CF09C9"/>
    <w:rsid w:val="00CF0E6A"/>
    <w:rsid w:val="00CF12CE"/>
    <w:rsid w:val="00CF190B"/>
    <w:rsid w:val="00CF2159"/>
    <w:rsid w:val="00CF286B"/>
    <w:rsid w:val="00CF3CCC"/>
    <w:rsid w:val="00CF4542"/>
    <w:rsid w:val="00CF46DD"/>
    <w:rsid w:val="00CF57DF"/>
    <w:rsid w:val="00CF5B83"/>
    <w:rsid w:val="00CF5CCF"/>
    <w:rsid w:val="00CF632C"/>
    <w:rsid w:val="00CF641D"/>
    <w:rsid w:val="00CF6514"/>
    <w:rsid w:val="00CF66D6"/>
    <w:rsid w:val="00CF6AC2"/>
    <w:rsid w:val="00CF7442"/>
    <w:rsid w:val="00D00209"/>
    <w:rsid w:val="00D008A1"/>
    <w:rsid w:val="00D022B1"/>
    <w:rsid w:val="00D024B3"/>
    <w:rsid w:val="00D03E24"/>
    <w:rsid w:val="00D04EAF"/>
    <w:rsid w:val="00D06127"/>
    <w:rsid w:val="00D065D3"/>
    <w:rsid w:val="00D06A43"/>
    <w:rsid w:val="00D10197"/>
    <w:rsid w:val="00D10426"/>
    <w:rsid w:val="00D1080D"/>
    <w:rsid w:val="00D110AF"/>
    <w:rsid w:val="00D11EED"/>
    <w:rsid w:val="00D120DD"/>
    <w:rsid w:val="00D13862"/>
    <w:rsid w:val="00D13FB6"/>
    <w:rsid w:val="00D14AE3"/>
    <w:rsid w:val="00D14CFD"/>
    <w:rsid w:val="00D155A3"/>
    <w:rsid w:val="00D15A69"/>
    <w:rsid w:val="00D2029E"/>
    <w:rsid w:val="00D20605"/>
    <w:rsid w:val="00D2098B"/>
    <w:rsid w:val="00D20C87"/>
    <w:rsid w:val="00D214C7"/>
    <w:rsid w:val="00D220DE"/>
    <w:rsid w:val="00D23367"/>
    <w:rsid w:val="00D243D3"/>
    <w:rsid w:val="00D257B6"/>
    <w:rsid w:val="00D25ACF"/>
    <w:rsid w:val="00D26541"/>
    <w:rsid w:val="00D2656F"/>
    <w:rsid w:val="00D27506"/>
    <w:rsid w:val="00D27ABF"/>
    <w:rsid w:val="00D308FE"/>
    <w:rsid w:val="00D3252F"/>
    <w:rsid w:val="00D325CA"/>
    <w:rsid w:val="00D34C22"/>
    <w:rsid w:val="00D367AD"/>
    <w:rsid w:val="00D3699B"/>
    <w:rsid w:val="00D36D1A"/>
    <w:rsid w:val="00D40C97"/>
    <w:rsid w:val="00D421E0"/>
    <w:rsid w:val="00D4243F"/>
    <w:rsid w:val="00D4283E"/>
    <w:rsid w:val="00D4363B"/>
    <w:rsid w:val="00D45184"/>
    <w:rsid w:val="00D451AF"/>
    <w:rsid w:val="00D45BFE"/>
    <w:rsid w:val="00D4673F"/>
    <w:rsid w:val="00D46977"/>
    <w:rsid w:val="00D46F16"/>
    <w:rsid w:val="00D477F1"/>
    <w:rsid w:val="00D47C50"/>
    <w:rsid w:val="00D47F6B"/>
    <w:rsid w:val="00D50249"/>
    <w:rsid w:val="00D50A05"/>
    <w:rsid w:val="00D51BEC"/>
    <w:rsid w:val="00D524ED"/>
    <w:rsid w:val="00D53137"/>
    <w:rsid w:val="00D53BD8"/>
    <w:rsid w:val="00D5483F"/>
    <w:rsid w:val="00D55665"/>
    <w:rsid w:val="00D56A85"/>
    <w:rsid w:val="00D576B1"/>
    <w:rsid w:val="00D57FD6"/>
    <w:rsid w:val="00D61129"/>
    <w:rsid w:val="00D62627"/>
    <w:rsid w:val="00D64936"/>
    <w:rsid w:val="00D64BF0"/>
    <w:rsid w:val="00D67972"/>
    <w:rsid w:val="00D70376"/>
    <w:rsid w:val="00D71934"/>
    <w:rsid w:val="00D7205E"/>
    <w:rsid w:val="00D721B5"/>
    <w:rsid w:val="00D737BC"/>
    <w:rsid w:val="00D75B92"/>
    <w:rsid w:val="00D75BB1"/>
    <w:rsid w:val="00D75D47"/>
    <w:rsid w:val="00D76043"/>
    <w:rsid w:val="00D761CF"/>
    <w:rsid w:val="00D76DA9"/>
    <w:rsid w:val="00D778BB"/>
    <w:rsid w:val="00D77CB0"/>
    <w:rsid w:val="00D80C98"/>
    <w:rsid w:val="00D819F2"/>
    <w:rsid w:val="00D829C8"/>
    <w:rsid w:val="00D83265"/>
    <w:rsid w:val="00D834AD"/>
    <w:rsid w:val="00D8422C"/>
    <w:rsid w:val="00D84363"/>
    <w:rsid w:val="00D8492C"/>
    <w:rsid w:val="00D84AF8"/>
    <w:rsid w:val="00D84F36"/>
    <w:rsid w:val="00D857B2"/>
    <w:rsid w:val="00D86EC3"/>
    <w:rsid w:val="00D87000"/>
    <w:rsid w:val="00D90356"/>
    <w:rsid w:val="00D911FB"/>
    <w:rsid w:val="00D92956"/>
    <w:rsid w:val="00D93EA5"/>
    <w:rsid w:val="00D94C4B"/>
    <w:rsid w:val="00D94FFD"/>
    <w:rsid w:val="00D95367"/>
    <w:rsid w:val="00D9557E"/>
    <w:rsid w:val="00D96FD4"/>
    <w:rsid w:val="00D973FF"/>
    <w:rsid w:val="00DA3135"/>
    <w:rsid w:val="00DA4006"/>
    <w:rsid w:val="00DA452D"/>
    <w:rsid w:val="00DA4CAB"/>
    <w:rsid w:val="00DB0DB0"/>
    <w:rsid w:val="00DB2DD5"/>
    <w:rsid w:val="00DB4975"/>
    <w:rsid w:val="00DB4A6B"/>
    <w:rsid w:val="00DB520C"/>
    <w:rsid w:val="00DB531C"/>
    <w:rsid w:val="00DB60ED"/>
    <w:rsid w:val="00DB6139"/>
    <w:rsid w:val="00DB69FA"/>
    <w:rsid w:val="00DB6A17"/>
    <w:rsid w:val="00DB6D36"/>
    <w:rsid w:val="00DB7377"/>
    <w:rsid w:val="00DB7ED3"/>
    <w:rsid w:val="00DC0D13"/>
    <w:rsid w:val="00DC3052"/>
    <w:rsid w:val="00DC3078"/>
    <w:rsid w:val="00DC3A3B"/>
    <w:rsid w:val="00DC3FCA"/>
    <w:rsid w:val="00DC4066"/>
    <w:rsid w:val="00DC437C"/>
    <w:rsid w:val="00DC4716"/>
    <w:rsid w:val="00DC51CC"/>
    <w:rsid w:val="00DC528B"/>
    <w:rsid w:val="00DC7863"/>
    <w:rsid w:val="00DC7D3A"/>
    <w:rsid w:val="00DD0040"/>
    <w:rsid w:val="00DD075C"/>
    <w:rsid w:val="00DD381A"/>
    <w:rsid w:val="00DD553B"/>
    <w:rsid w:val="00DD5B9B"/>
    <w:rsid w:val="00DD5EF0"/>
    <w:rsid w:val="00DD63B2"/>
    <w:rsid w:val="00DD7045"/>
    <w:rsid w:val="00DD7196"/>
    <w:rsid w:val="00DD7612"/>
    <w:rsid w:val="00DE00B5"/>
    <w:rsid w:val="00DE0144"/>
    <w:rsid w:val="00DE0AE3"/>
    <w:rsid w:val="00DE0EFD"/>
    <w:rsid w:val="00DE1159"/>
    <w:rsid w:val="00DE151B"/>
    <w:rsid w:val="00DE1BD2"/>
    <w:rsid w:val="00DE21C2"/>
    <w:rsid w:val="00DE2230"/>
    <w:rsid w:val="00DE3003"/>
    <w:rsid w:val="00DE343E"/>
    <w:rsid w:val="00DE3724"/>
    <w:rsid w:val="00DE4029"/>
    <w:rsid w:val="00DE5910"/>
    <w:rsid w:val="00DE68EF"/>
    <w:rsid w:val="00DE6C44"/>
    <w:rsid w:val="00DE6F1F"/>
    <w:rsid w:val="00DF04FE"/>
    <w:rsid w:val="00DF09E1"/>
    <w:rsid w:val="00DF0A05"/>
    <w:rsid w:val="00DF0BA8"/>
    <w:rsid w:val="00DF0EC7"/>
    <w:rsid w:val="00DF1127"/>
    <w:rsid w:val="00DF123F"/>
    <w:rsid w:val="00DF1898"/>
    <w:rsid w:val="00DF2573"/>
    <w:rsid w:val="00DF3066"/>
    <w:rsid w:val="00DF3639"/>
    <w:rsid w:val="00DF53CE"/>
    <w:rsid w:val="00DF562E"/>
    <w:rsid w:val="00DF6FCB"/>
    <w:rsid w:val="00E0036F"/>
    <w:rsid w:val="00E00C15"/>
    <w:rsid w:val="00E00CA8"/>
    <w:rsid w:val="00E00F67"/>
    <w:rsid w:val="00E01635"/>
    <w:rsid w:val="00E024F5"/>
    <w:rsid w:val="00E02D2B"/>
    <w:rsid w:val="00E0302D"/>
    <w:rsid w:val="00E03EAD"/>
    <w:rsid w:val="00E05122"/>
    <w:rsid w:val="00E0570D"/>
    <w:rsid w:val="00E0623A"/>
    <w:rsid w:val="00E074B7"/>
    <w:rsid w:val="00E07B94"/>
    <w:rsid w:val="00E07BA6"/>
    <w:rsid w:val="00E10F01"/>
    <w:rsid w:val="00E11E4A"/>
    <w:rsid w:val="00E11FD3"/>
    <w:rsid w:val="00E123DE"/>
    <w:rsid w:val="00E12863"/>
    <w:rsid w:val="00E14622"/>
    <w:rsid w:val="00E16D9A"/>
    <w:rsid w:val="00E170AD"/>
    <w:rsid w:val="00E2041D"/>
    <w:rsid w:val="00E215B9"/>
    <w:rsid w:val="00E21AD6"/>
    <w:rsid w:val="00E226E3"/>
    <w:rsid w:val="00E22BE0"/>
    <w:rsid w:val="00E24A4F"/>
    <w:rsid w:val="00E24A9D"/>
    <w:rsid w:val="00E252F4"/>
    <w:rsid w:val="00E25444"/>
    <w:rsid w:val="00E2553F"/>
    <w:rsid w:val="00E26AD0"/>
    <w:rsid w:val="00E26DDC"/>
    <w:rsid w:val="00E2765C"/>
    <w:rsid w:val="00E27ACA"/>
    <w:rsid w:val="00E30C36"/>
    <w:rsid w:val="00E324FE"/>
    <w:rsid w:val="00E325A8"/>
    <w:rsid w:val="00E32C76"/>
    <w:rsid w:val="00E33190"/>
    <w:rsid w:val="00E33A9F"/>
    <w:rsid w:val="00E35918"/>
    <w:rsid w:val="00E3612D"/>
    <w:rsid w:val="00E367CC"/>
    <w:rsid w:val="00E36C3D"/>
    <w:rsid w:val="00E36E94"/>
    <w:rsid w:val="00E37C83"/>
    <w:rsid w:val="00E40D53"/>
    <w:rsid w:val="00E43671"/>
    <w:rsid w:val="00E43832"/>
    <w:rsid w:val="00E440D7"/>
    <w:rsid w:val="00E4551D"/>
    <w:rsid w:val="00E45562"/>
    <w:rsid w:val="00E46FFF"/>
    <w:rsid w:val="00E47039"/>
    <w:rsid w:val="00E47391"/>
    <w:rsid w:val="00E503A2"/>
    <w:rsid w:val="00E50863"/>
    <w:rsid w:val="00E525F8"/>
    <w:rsid w:val="00E52A9B"/>
    <w:rsid w:val="00E52AC1"/>
    <w:rsid w:val="00E53298"/>
    <w:rsid w:val="00E53F1B"/>
    <w:rsid w:val="00E542AC"/>
    <w:rsid w:val="00E54937"/>
    <w:rsid w:val="00E558BB"/>
    <w:rsid w:val="00E55BCE"/>
    <w:rsid w:val="00E561E9"/>
    <w:rsid w:val="00E56FA9"/>
    <w:rsid w:val="00E57AE8"/>
    <w:rsid w:val="00E57F8C"/>
    <w:rsid w:val="00E600DA"/>
    <w:rsid w:val="00E6107E"/>
    <w:rsid w:val="00E611FB"/>
    <w:rsid w:val="00E61543"/>
    <w:rsid w:val="00E618AF"/>
    <w:rsid w:val="00E61BCE"/>
    <w:rsid w:val="00E620CD"/>
    <w:rsid w:val="00E62394"/>
    <w:rsid w:val="00E62D2F"/>
    <w:rsid w:val="00E63694"/>
    <w:rsid w:val="00E64E12"/>
    <w:rsid w:val="00E652A8"/>
    <w:rsid w:val="00E66443"/>
    <w:rsid w:val="00E66DD7"/>
    <w:rsid w:val="00E67073"/>
    <w:rsid w:val="00E671F5"/>
    <w:rsid w:val="00E67AF3"/>
    <w:rsid w:val="00E67D89"/>
    <w:rsid w:val="00E70830"/>
    <w:rsid w:val="00E71D31"/>
    <w:rsid w:val="00E71FF5"/>
    <w:rsid w:val="00E73059"/>
    <w:rsid w:val="00E74241"/>
    <w:rsid w:val="00E74ED1"/>
    <w:rsid w:val="00E75E8E"/>
    <w:rsid w:val="00E761B7"/>
    <w:rsid w:val="00E76446"/>
    <w:rsid w:val="00E76702"/>
    <w:rsid w:val="00E76E9D"/>
    <w:rsid w:val="00E779A3"/>
    <w:rsid w:val="00E77EC2"/>
    <w:rsid w:val="00E807FA"/>
    <w:rsid w:val="00E8085F"/>
    <w:rsid w:val="00E8224D"/>
    <w:rsid w:val="00E82331"/>
    <w:rsid w:val="00E83156"/>
    <w:rsid w:val="00E83EDF"/>
    <w:rsid w:val="00E8539F"/>
    <w:rsid w:val="00E8625F"/>
    <w:rsid w:val="00E863EF"/>
    <w:rsid w:val="00E8681B"/>
    <w:rsid w:val="00E87003"/>
    <w:rsid w:val="00E8722B"/>
    <w:rsid w:val="00E873F2"/>
    <w:rsid w:val="00E874F3"/>
    <w:rsid w:val="00E87B3F"/>
    <w:rsid w:val="00E91D8C"/>
    <w:rsid w:val="00E92C40"/>
    <w:rsid w:val="00E92C64"/>
    <w:rsid w:val="00E93BE8"/>
    <w:rsid w:val="00E9413C"/>
    <w:rsid w:val="00E94427"/>
    <w:rsid w:val="00E945E1"/>
    <w:rsid w:val="00E94665"/>
    <w:rsid w:val="00E94EBA"/>
    <w:rsid w:val="00E95C73"/>
    <w:rsid w:val="00E95D1A"/>
    <w:rsid w:val="00E95FDA"/>
    <w:rsid w:val="00E965E2"/>
    <w:rsid w:val="00E97B63"/>
    <w:rsid w:val="00EA03AC"/>
    <w:rsid w:val="00EA1944"/>
    <w:rsid w:val="00EA2676"/>
    <w:rsid w:val="00EA3457"/>
    <w:rsid w:val="00EA418C"/>
    <w:rsid w:val="00EA47E9"/>
    <w:rsid w:val="00EA4B77"/>
    <w:rsid w:val="00EA5A25"/>
    <w:rsid w:val="00EA6099"/>
    <w:rsid w:val="00EA6D25"/>
    <w:rsid w:val="00EA77E9"/>
    <w:rsid w:val="00EA7E5E"/>
    <w:rsid w:val="00EB04C4"/>
    <w:rsid w:val="00EB05DA"/>
    <w:rsid w:val="00EB0B92"/>
    <w:rsid w:val="00EB0CC7"/>
    <w:rsid w:val="00EB2555"/>
    <w:rsid w:val="00EB2E4F"/>
    <w:rsid w:val="00EB340B"/>
    <w:rsid w:val="00EB3CA3"/>
    <w:rsid w:val="00EB40A6"/>
    <w:rsid w:val="00EB4499"/>
    <w:rsid w:val="00EB59C3"/>
    <w:rsid w:val="00EC0001"/>
    <w:rsid w:val="00EC0B36"/>
    <w:rsid w:val="00EC1A11"/>
    <w:rsid w:val="00EC1A21"/>
    <w:rsid w:val="00EC1B6A"/>
    <w:rsid w:val="00EC2445"/>
    <w:rsid w:val="00EC27CB"/>
    <w:rsid w:val="00EC2E5C"/>
    <w:rsid w:val="00EC321F"/>
    <w:rsid w:val="00EC33E5"/>
    <w:rsid w:val="00EC4679"/>
    <w:rsid w:val="00EC573D"/>
    <w:rsid w:val="00EC5798"/>
    <w:rsid w:val="00EC663E"/>
    <w:rsid w:val="00EC79AC"/>
    <w:rsid w:val="00EC7AC2"/>
    <w:rsid w:val="00ED0ECF"/>
    <w:rsid w:val="00ED1603"/>
    <w:rsid w:val="00ED175F"/>
    <w:rsid w:val="00ED1810"/>
    <w:rsid w:val="00ED18C2"/>
    <w:rsid w:val="00ED26C6"/>
    <w:rsid w:val="00ED28E5"/>
    <w:rsid w:val="00ED41D8"/>
    <w:rsid w:val="00ED4867"/>
    <w:rsid w:val="00ED4887"/>
    <w:rsid w:val="00ED5215"/>
    <w:rsid w:val="00ED55D1"/>
    <w:rsid w:val="00ED5A57"/>
    <w:rsid w:val="00ED630C"/>
    <w:rsid w:val="00ED74F8"/>
    <w:rsid w:val="00ED766B"/>
    <w:rsid w:val="00EE0CDB"/>
    <w:rsid w:val="00EE13F9"/>
    <w:rsid w:val="00EE1912"/>
    <w:rsid w:val="00EE3283"/>
    <w:rsid w:val="00EE4126"/>
    <w:rsid w:val="00EE4D3F"/>
    <w:rsid w:val="00EE5275"/>
    <w:rsid w:val="00EE5835"/>
    <w:rsid w:val="00EE5E2B"/>
    <w:rsid w:val="00EE6526"/>
    <w:rsid w:val="00EF0CE2"/>
    <w:rsid w:val="00EF0D1E"/>
    <w:rsid w:val="00EF116D"/>
    <w:rsid w:val="00EF1D6D"/>
    <w:rsid w:val="00EF364D"/>
    <w:rsid w:val="00EF4C02"/>
    <w:rsid w:val="00EF4CF6"/>
    <w:rsid w:val="00EF5174"/>
    <w:rsid w:val="00EF5904"/>
    <w:rsid w:val="00EF7177"/>
    <w:rsid w:val="00EF72AC"/>
    <w:rsid w:val="00EF7688"/>
    <w:rsid w:val="00F00F97"/>
    <w:rsid w:val="00F01025"/>
    <w:rsid w:val="00F0149F"/>
    <w:rsid w:val="00F014B6"/>
    <w:rsid w:val="00F01B9D"/>
    <w:rsid w:val="00F020F6"/>
    <w:rsid w:val="00F03B46"/>
    <w:rsid w:val="00F03F3A"/>
    <w:rsid w:val="00F042EC"/>
    <w:rsid w:val="00F04D3B"/>
    <w:rsid w:val="00F06C64"/>
    <w:rsid w:val="00F0734C"/>
    <w:rsid w:val="00F078EE"/>
    <w:rsid w:val="00F1046C"/>
    <w:rsid w:val="00F10D0B"/>
    <w:rsid w:val="00F10D79"/>
    <w:rsid w:val="00F11903"/>
    <w:rsid w:val="00F11D52"/>
    <w:rsid w:val="00F12FFD"/>
    <w:rsid w:val="00F141B3"/>
    <w:rsid w:val="00F14C25"/>
    <w:rsid w:val="00F1512F"/>
    <w:rsid w:val="00F15434"/>
    <w:rsid w:val="00F15439"/>
    <w:rsid w:val="00F16576"/>
    <w:rsid w:val="00F16C0A"/>
    <w:rsid w:val="00F173D4"/>
    <w:rsid w:val="00F17843"/>
    <w:rsid w:val="00F2048E"/>
    <w:rsid w:val="00F23A35"/>
    <w:rsid w:val="00F24C96"/>
    <w:rsid w:val="00F251F3"/>
    <w:rsid w:val="00F27482"/>
    <w:rsid w:val="00F27C79"/>
    <w:rsid w:val="00F27E00"/>
    <w:rsid w:val="00F30049"/>
    <w:rsid w:val="00F30AF9"/>
    <w:rsid w:val="00F318DB"/>
    <w:rsid w:val="00F31D2B"/>
    <w:rsid w:val="00F3223C"/>
    <w:rsid w:val="00F32C32"/>
    <w:rsid w:val="00F32CB0"/>
    <w:rsid w:val="00F32CD3"/>
    <w:rsid w:val="00F32FD2"/>
    <w:rsid w:val="00F334FC"/>
    <w:rsid w:val="00F34832"/>
    <w:rsid w:val="00F34F08"/>
    <w:rsid w:val="00F352DF"/>
    <w:rsid w:val="00F40783"/>
    <w:rsid w:val="00F409FB"/>
    <w:rsid w:val="00F4216C"/>
    <w:rsid w:val="00F422E8"/>
    <w:rsid w:val="00F4337C"/>
    <w:rsid w:val="00F438B2"/>
    <w:rsid w:val="00F43ABA"/>
    <w:rsid w:val="00F43C81"/>
    <w:rsid w:val="00F43C8F"/>
    <w:rsid w:val="00F46AE9"/>
    <w:rsid w:val="00F46C20"/>
    <w:rsid w:val="00F47BEB"/>
    <w:rsid w:val="00F47D64"/>
    <w:rsid w:val="00F47E5B"/>
    <w:rsid w:val="00F50374"/>
    <w:rsid w:val="00F50BAA"/>
    <w:rsid w:val="00F51766"/>
    <w:rsid w:val="00F51FEA"/>
    <w:rsid w:val="00F54779"/>
    <w:rsid w:val="00F54F90"/>
    <w:rsid w:val="00F557EE"/>
    <w:rsid w:val="00F55D1B"/>
    <w:rsid w:val="00F5773B"/>
    <w:rsid w:val="00F579B4"/>
    <w:rsid w:val="00F6025E"/>
    <w:rsid w:val="00F60D9C"/>
    <w:rsid w:val="00F6185B"/>
    <w:rsid w:val="00F61A0F"/>
    <w:rsid w:val="00F62E2D"/>
    <w:rsid w:val="00F63556"/>
    <w:rsid w:val="00F644C5"/>
    <w:rsid w:val="00F64D0C"/>
    <w:rsid w:val="00F66830"/>
    <w:rsid w:val="00F66DCC"/>
    <w:rsid w:val="00F6733C"/>
    <w:rsid w:val="00F67377"/>
    <w:rsid w:val="00F674F9"/>
    <w:rsid w:val="00F67ABF"/>
    <w:rsid w:val="00F704A6"/>
    <w:rsid w:val="00F71908"/>
    <w:rsid w:val="00F725AA"/>
    <w:rsid w:val="00F72853"/>
    <w:rsid w:val="00F72B9E"/>
    <w:rsid w:val="00F7308F"/>
    <w:rsid w:val="00F73891"/>
    <w:rsid w:val="00F73C86"/>
    <w:rsid w:val="00F73EF9"/>
    <w:rsid w:val="00F742F3"/>
    <w:rsid w:val="00F75292"/>
    <w:rsid w:val="00F754DA"/>
    <w:rsid w:val="00F761C8"/>
    <w:rsid w:val="00F7739E"/>
    <w:rsid w:val="00F77BB2"/>
    <w:rsid w:val="00F802B7"/>
    <w:rsid w:val="00F81D73"/>
    <w:rsid w:val="00F81E38"/>
    <w:rsid w:val="00F81ED8"/>
    <w:rsid w:val="00F82AB4"/>
    <w:rsid w:val="00F83A8D"/>
    <w:rsid w:val="00F83D2E"/>
    <w:rsid w:val="00F841EB"/>
    <w:rsid w:val="00F86D89"/>
    <w:rsid w:val="00F87792"/>
    <w:rsid w:val="00F90E75"/>
    <w:rsid w:val="00F9277C"/>
    <w:rsid w:val="00F92A5F"/>
    <w:rsid w:val="00F9308E"/>
    <w:rsid w:val="00F937FB"/>
    <w:rsid w:val="00F943ED"/>
    <w:rsid w:val="00F955EA"/>
    <w:rsid w:val="00F957DE"/>
    <w:rsid w:val="00F964E5"/>
    <w:rsid w:val="00F9794B"/>
    <w:rsid w:val="00FA012C"/>
    <w:rsid w:val="00FA0CCA"/>
    <w:rsid w:val="00FA2320"/>
    <w:rsid w:val="00FA3385"/>
    <w:rsid w:val="00FA3515"/>
    <w:rsid w:val="00FA3671"/>
    <w:rsid w:val="00FA3CBD"/>
    <w:rsid w:val="00FA6AD0"/>
    <w:rsid w:val="00FA6E05"/>
    <w:rsid w:val="00FA7284"/>
    <w:rsid w:val="00FB00A7"/>
    <w:rsid w:val="00FB01D1"/>
    <w:rsid w:val="00FB0717"/>
    <w:rsid w:val="00FB07DA"/>
    <w:rsid w:val="00FB17C9"/>
    <w:rsid w:val="00FB1A51"/>
    <w:rsid w:val="00FB2742"/>
    <w:rsid w:val="00FB2792"/>
    <w:rsid w:val="00FB2EAE"/>
    <w:rsid w:val="00FB2F24"/>
    <w:rsid w:val="00FB349C"/>
    <w:rsid w:val="00FB50D0"/>
    <w:rsid w:val="00FB5DB1"/>
    <w:rsid w:val="00FB775A"/>
    <w:rsid w:val="00FC0251"/>
    <w:rsid w:val="00FC03C2"/>
    <w:rsid w:val="00FC0F99"/>
    <w:rsid w:val="00FC15F4"/>
    <w:rsid w:val="00FC1B21"/>
    <w:rsid w:val="00FC2F83"/>
    <w:rsid w:val="00FC3A35"/>
    <w:rsid w:val="00FC4378"/>
    <w:rsid w:val="00FC534A"/>
    <w:rsid w:val="00FC61A6"/>
    <w:rsid w:val="00FC634F"/>
    <w:rsid w:val="00FC7036"/>
    <w:rsid w:val="00FC7442"/>
    <w:rsid w:val="00FD0A9B"/>
    <w:rsid w:val="00FD0DC5"/>
    <w:rsid w:val="00FD146F"/>
    <w:rsid w:val="00FD164D"/>
    <w:rsid w:val="00FD1673"/>
    <w:rsid w:val="00FD1D35"/>
    <w:rsid w:val="00FD1F3D"/>
    <w:rsid w:val="00FD4D4D"/>
    <w:rsid w:val="00FD56D5"/>
    <w:rsid w:val="00FD578F"/>
    <w:rsid w:val="00FD5A9F"/>
    <w:rsid w:val="00FD5D32"/>
    <w:rsid w:val="00FD68CB"/>
    <w:rsid w:val="00FD7360"/>
    <w:rsid w:val="00FE2AB1"/>
    <w:rsid w:val="00FE33A7"/>
    <w:rsid w:val="00FE46AF"/>
    <w:rsid w:val="00FE500C"/>
    <w:rsid w:val="00FE54FE"/>
    <w:rsid w:val="00FE597F"/>
    <w:rsid w:val="00FE5D16"/>
    <w:rsid w:val="00FE75DE"/>
    <w:rsid w:val="00FF0872"/>
    <w:rsid w:val="00FF0BA0"/>
    <w:rsid w:val="00FF1A2E"/>
    <w:rsid w:val="00FF3C1F"/>
    <w:rsid w:val="00FF4109"/>
    <w:rsid w:val="00FF65AE"/>
    <w:rsid w:val="00FF747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72DA"/>
  <w15:chartTrackingRefBased/>
  <w15:docId w15:val="{C34558C4-62C7-493B-B271-7E2E5033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C06"/>
    <w:pPr>
      <w:spacing w:line="276" w:lineRule="auto"/>
      <w:ind w:left="360" w:firstLine="360"/>
      <w:jc w:val="both"/>
    </w:pPr>
    <w:rPr>
      <w:rFonts w:ascii="Times New Roman" w:hAnsi="Times New Roman" w:cs="Times New Roman"/>
      <w:noProof/>
      <w:sz w:val="24"/>
      <w:szCs w:val="24"/>
      <w:lang w:val="en-US"/>
    </w:rPr>
  </w:style>
  <w:style w:type="paragraph" w:styleId="Heading1">
    <w:name w:val="heading 1"/>
    <w:basedOn w:val="Normal"/>
    <w:next w:val="Normal"/>
    <w:link w:val="Heading1Char"/>
    <w:uiPriority w:val="9"/>
    <w:qFormat/>
    <w:rsid w:val="00AD0764"/>
    <w:pPr>
      <w:ind w:firstLine="0"/>
      <w:jc w:val="center"/>
      <w:outlineLvl w:val="0"/>
    </w:pPr>
    <w:rPr>
      <w:b/>
      <w:bCs/>
    </w:rPr>
  </w:style>
  <w:style w:type="paragraph" w:styleId="Heading2">
    <w:name w:val="heading 2"/>
    <w:basedOn w:val="ListParagraph"/>
    <w:next w:val="Normal"/>
    <w:link w:val="Heading2Char"/>
    <w:uiPriority w:val="9"/>
    <w:unhideWhenUsed/>
    <w:qFormat/>
    <w:rsid w:val="00AB7CE6"/>
    <w:pPr>
      <w:numPr>
        <w:ilvl w:val="1"/>
        <w:numId w:val="2"/>
      </w:numPr>
      <w:outlineLvl w:val="1"/>
    </w:pPr>
  </w:style>
  <w:style w:type="paragraph" w:styleId="Heading3">
    <w:name w:val="heading 3"/>
    <w:basedOn w:val="Heading2"/>
    <w:next w:val="Normal"/>
    <w:link w:val="Heading3Char"/>
    <w:uiPriority w:val="9"/>
    <w:unhideWhenUsed/>
    <w:qFormat/>
    <w:rsid w:val="00E9413C"/>
    <w:pPr>
      <w:numPr>
        <w:ilvl w:val="2"/>
      </w:num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BED"/>
    <w:pPr>
      <w:ind w:left="720"/>
      <w:contextualSpacing/>
    </w:pPr>
  </w:style>
  <w:style w:type="table" w:styleId="TableGrid">
    <w:name w:val="Table Grid"/>
    <w:basedOn w:val="TableNormal"/>
    <w:uiPriority w:val="39"/>
    <w:rsid w:val="00357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422C"/>
    <w:rPr>
      <w:color w:val="808080"/>
    </w:rPr>
  </w:style>
  <w:style w:type="character" w:customStyle="1" w:styleId="Heading1Char">
    <w:name w:val="Heading 1 Char"/>
    <w:basedOn w:val="DefaultParagraphFont"/>
    <w:link w:val="Heading1"/>
    <w:uiPriority w:val="9"/>
    <w:rsid w:val="00AD0764"/>
    <w:rPr>
      <w:rFonts w:ascii="Times New Roman" w:hAnsi="Times New Roman" w:cs="Times New Roman"/>
      <w:b/>
      <w:bCs/>
      <w:sz w:val="24"/>
      <w:szCs w:val="24"/>
      <w:lang w:val="en-US"/>
    </w:rPr>
  </w:style>
  <w:style w:type="paragraph" w:styleId="TOCHeading">
    <w:name w:val="TOC Heading"/>
    <w:basedOn w:val="Heading1"/>
    <w:next w:val="Normal"/>
    <w:uiPriority w:val="39"/>
    <w:unhideWhenUsed/>
    <w:qFormat/>
    <w:rsid w:val="00B338E6"/>
    <w:pPr>
      <w:outlineLvl w:val="9"/>
    </w:pPr>
  </w:style>
  <w:style w:type="character" w:customStyle="1" w:styleId="Heading2Char">
    <w:name w:val="Heading 2 Char"/>
    <w:basedOn w:val="DefaultParagraphFont"/>
    <w:link w:val="Heading2"/>
    <w:uiPriority w:val="9"/>
    <w:rsid w:val="00AB7CE6"/>
    <w:rPr>
      <w:rFonts w:ascii="Times New Roman" w:hAnsi="Times New Roman" w:cs="Times New Roman"/>
      <w:noProof/>
      <w:sz w:val="24"/>
      <w:szCs w:val="24"/>
      <w:lang w:val="en-US"/>
    </w:rPr>
  </w:style>
  <w:style w:type="paragraph" w:styleId="TOC2">
    <w:name w:val="toc 2"/>
    <w:basedOn w:val="Normal"/>
    <w:next w:val="Normal"/>
    <w:autoRedefine/>
    <w:uiPriority w:val="39"/>
    <w:unhideWhenUsed/>
    <w:rsid w:val="00D451AF"/>
    <w:pPr>
      <w:spacing w:after="100"/>
      <w:ind w:left="220"/>
    </w:pPr>
  </w:style>
  <w:style w:type="character" w:styleId="Hyperlink">
    <w:name w:val="Hyperlink"/>
    <w:basedOn w:val="DefaultParagraphFont"/>
    <w:uiPriority w:val="99"/>
    <w:unhideWhenUsed/>
    <w:rsid w:val="00D451AF"/>
    <w:rPr>
      <w:color w:val="0563C1" w:themeColor="hyperlink"/>
      <w:u w:val="single"/>
    </w:rPr>
  </w:style>
  <w:style w:type="paragraph" w:styleId="TOC1">
    <w:name w:val="toc 1"/>
    <w:basedOn w:val="Normal"/>
    <w:next w:val="Normal"/>
    <w:autoRedefine/>
    <w:uiPriority w:val="39"/>
    <w:unhideWhenUsed/>
    <w:rsid w:val="00F352DF"/>
    <w:pPr>
      <w:tabs>
        <w:tab w:val="right" w:leader="dot" w:pos="9016"/>
      </w:tabs>
      <w:spacing w:after="100"/>
    </w:pPr>
    <w:rPr>
      <w:b/>
      <w:bCs/>
    </w:rPr>
  </w:style>
  <w:style w:type="paragraph" w:styleId="TOC3">
    <w:name w:val="toc 3"/>
    <w:basedOn w:val="Normal"/>
    <w:next w:val="Normal"/>
    <w:autoRedefine/>
    <w:uiPriority w:val="39"/>
    <w:unhideWhenUsed/>
    <w:rsid w:val="003755B7"/>
    <w:pPr>
      <w:spacing w:after="100"/>
      <w:ind w:left="440"/>
    </w:pPr>
  </w:style>
  <w:style w:type="character" w:customStyle="1" w:styleId="Heading3Char">
    <w:name w:val="Heading 3 Char"/>
    <w:basedOn w:val="DefaultParagraphFont"/>
    <w:link w:val="Heading3"/>
    <w:uiPriority w:val="9"/>
    <w:rsid w:val="00E9413C"/>
    <w:rPr>
      <w:rFonts w:ascii="Times New Roman" w:hAnsi="Times New Roman" w:cs="Times New Roman"/>
      <w:noProof/>
      <w:sz w:val="24"/>
      <w:szCs w:val="24"/>
      <w:lang w:val="en-US"/>
    </w:rPr>
  </w:style>
  <w:style w:type="paragraph" w:styleId="Header">
    <w:name w:val="header"/>
    <w:basedOn w:val="Normal"/>
    <w:link w:val="HeaderChar"/>
    <w:uiPriority w:val="99"/>
    <w:unhideWhenUsed/>
    <w:rsid w:val="00581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AD6"/>
    <w:rPr>
      <w:rFonts w:ascii="Times New Roman" w:hAnsi="Times New Roman" w:cs="Times New Roman"/>
      <w:sz w:val="24"/>
      <w:szCs w:val="24"/>
    </w:rPr>
  </w:style>
  <w:style w:type="paragraph" w:styleId="Footer">
    <w:name w:val="footer"/>
    <w:basedOn w:val="Normal"/>
    <w:link w:val="FooterChar"/>
    <w:uiPriority w:val="99"/>
    <w:unhideWhenUsed/>
    <w:rsid w:val="00581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AD6"/>
    <w:rPr>
      <w:rFonts w:ascii="Times New Roman" w:hAnsi="Times New Roman" w:cs="Times New Roman"/>
      <w:sz w:val="24"/>
      <w:szCs w:val="24"/>
    </w:rPr>
  </w:style>
  <w:style w:type="paragraph" w:styleId="NormalWeb">
    <w:name w:val="Normal (Web)"/>
    <w:basedOn w:val="Normal"/>
    <w:link w:val="NormalWebChar"/>
    <w:uiPriority w:val="99"/>
    <w:semiHidden/>
    <w:unhideWhenUsed/>
    <w:rsid w:val="00AD5CF1"/>
    <w:pPr>
      <w:spacing w:before="100" w:beforeAutospacing="1" w:after="100" w:afterAutospacing="1" w:line="240" w:lineRule="auto"/>
      <w:ind w:left="0" w:firstLine="0"/>
      <w:jc w:val="left"/>
    </w:pPr>
    <w:rPr>
      <w:rFonts w:eastAsia="Times New Roman"/>
      <w:noProof w:val="0"/>
      <w:lang w:val="id-ID" w:eastAsia="ja-JP"/>
    </w:rPr>
  </w:style>
  <w:style w:type="paragraph" w:styleId="Caption">
    <w:name w:val="caption"/>
    <w:basedOn w:val="Normal"/>
    <w:next w:val="Normal"/>
    <w:link w:val="CaptionChar"/>
    <w:uiPriority w:val="35"/>
    <w:unhideWhenUsed/>
    <w:qFormat/>
    <w:rsid w:val="00D3252F"/>
    <w:pPr>
      <w:spacing w:after="200" w:line="240" w:lineRule="auto"/>
    </w:pPr>
    <w:rPr>
      <w:i/>
      <w:iCs/>
      <w:color w:val="44546A" w:themeColor="text2"/>
      <w:sz w:val="18"/>
      <w:szCs w:val="18"/>
    </w:rPr>
  </w:style>
  <w:style w:type="paragraph" w:customStyle="1" w:styleId="CaptionGambar">
    <w:name w:val="Caption Gambar"/>
    <w:basedOn w:val="NormalWeb"/>
    <w:link w:val="CaptionGambarChar"/>
    <w:rsid w:val="008C5181"/>
    <w:pPr>
      <w:keepNext/>
      <w:jc w:val="center"/>
    </w:pPr>
    <w:rPr>
      <w:noProof/>
    </w:rPr>
  </w:style>
  <w:style w:type="paragraph" w:customStyle="1" w:styleId="CaptionGambarBabIII">
    <w:name w:val="Caption Gambar Bab III"/>
    <w:basedOn w:val="Caption"/>
    <w:link w:val="CaptionGambarBabIIIChar"/>
    <w:qFormat/>
    <w:rsid w:val="008C5181"/>
    <w:pPr>
      <w:jc w:val="center"/>
    </w:pPr>
    <w:rPr>
      <w:i w:val="0"/>
      <w:iCs w:val="0"/>
      <w:color w:val="000000" w:themeColor="text1"/>
      <w:sz w:val="20"/>
      <w:szCs w:val="20"/>
    </w:rPr>
  </w:style>
  <w:style w:type="character" w:customStyle="1" w:styleId="NormalWebChar">
    <w:name w:val="Normal (Web) Char"/>
    <w:basedOn w:val="DefaultParagraphFont"/>
    <w:link w:val="NormalWeb"/>
    <w:uiPriority w:val="99"/>
    <w:semiHidden/>
    <w:rsid w:val="008C5181"/>
    <w:rPr>
      <w:rFonts w:ascii="Times New Roman" w:eastAsia="Times New Roman" w:hAnsi="Times New Roman" w:cs="Times New Roman"/>
      <w:sz w:val="24"/>
      <w:szCs w:val="24"/>
      <w:lang w:eastAsia="ja-JP"/>
    </w:rPr>
  </w:style>
  <w:style w:type="character" w:customStyle="1" w:styleId="CaptionGambarChar">
    <w:name w:val="Caption Gambar Char"/>
    <w:basedOn w:val="NormalWebChar"/>
    <w:link w:val="CaptionGambar"/>
    <w:rsid w:val="008C5181"/>
    <w:rPr>
      <w:rFonts w:ascii="Times New Roman" w:eastAsia="Times New Roman" w:hAnsi="Times New Roman" w:cs="Times New Roman"/>
      <w:noProof/>
      <w:sz w:val="24"/>
      <w:szCs w:val="24"/>
      <w:lang w:eastAsia="ja-JP"/>
    </w:rPr>
  </w:style>
  <w:style w:type="paragraph" w:styleId="TableofFigures">
    <w:name w:val="table of figures"/>
    <w:basedOn w:val="Normal"/>
    <w:next w:val="Normal"/>
    <w:uiPriority w:val="99"/>
    <w:unhideWhenUsed/>
    <w:rsid w:val="008C5181"/>
    <w:pPr>
      <w:spacing w:after="0"/>
      <w:ind w:left="0"/>
    </w:pPr>
  </w:style>
  <w:style w:type="character" w:customStyle="1" w:styleId="CaptionChar">
    <w:name w:val="Caption Char"/>
    <w:basedOn w:val="DefaultParagraphFont"/>
    <w:link w:val="Caption"/>
    <w:uiPriority w:val="35"/>
    <w:rsid w:val="008C5181"/>
    <w:rPr>
      <w:rFonts w:ascii="Times New Roman" w:hAnsi="Times New Roman" w:cs="Times New Roman"/>
      <w:i/>
      <w:iCs/>
      <w:noProof/>
      <w:color w:val="44546A" w:themeColor="text2"/>
      <w:sz w:val="18"/>
      <w:szCs w:val="18"/>
      <w:lang w:val="en-US"/>
    </w:rPr>
  </w:style>
  <w:style w:type="character" w:customStyle="1" w:styleId="CaptionGambarBabIIIChar">
    <w:name w:val="Caption Gambar Bab III Char"/>
    <w:basedOn w:val="CaptionChar"/>
    <w:link w:val="CaptionGambarBabIII"/>
    <w:rsid w:val="008C5181"/>
    <w:rPr>
      <w:rFonts w:ascii="Times New Roman" w:hAnsi="Times New Roman" w:cs="Times New Roman"/>
      <w:i w:val="0"/>
      <w:iCs w:val="0"/>
      <w:noProof/>
      <w:color w:val="000000" w:themeColor="text1"/>
      <w:sz w:val="20"/>
      <w:szCs w:val="20"/>
      <w:lang w:val="en-US"/>
    </w:rPr>
  </w:style>
  <w:style w:type="paragraph" w:customStyle="1" w:styleId="Lampiran">
    <w:name w:val="Lampiran"/>
    <w:basedOn w:val="Normal"/>
    <w:link w:val="LampiranChar"/>
    <w:qFormat/>
    <w:rsid w:val="0065079C"/>
  </w:style>
  <w:style w:type="character" w:customStyle="1" w:styleId="LampiranChar">
    <w:name w:val="Lampiran Char"/>
    <w:basedOn w:val="DefaultParagraphFont"/>
    <w:link w:val="Lampiran"/>
    <w:rsid w:val="0065079C"/>
    <w:rPr>
      <w:rFonts w:ascii="Times New Roman" w:hAnsi="Times New Roman" w:cs="Times New Roman"/>
      <w:noProo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7193">
      <w:bodyDiv w:val="1"/>
      <w:marLeft w:val="0"/>
      <w:marRight w:val="0"/>
      <w:marTop w:val="0"/>
      <w:marBottom w:val="0"/>
      <w:divBdr>
        <w:top w:val="none" w:sz="0" w:space="0" w:color="auto"/>
        <w:left w:val="none" w:sz="0" w:space="0" w:color="auto"/>
        <w:bottom w:val="none" w:sz="0" w:space="0" w:color="auto"/>
        <w:right w:val="none" w:sz="0" w:space="0" w:color="auto"/>
      </w:divBdr>
      <w:divsChild>
        <w:div w:id="298267782">
          <w:marLeft w:val="640"/>
          <w:marRight w:val="0"/>
          <w:marTop w:val="0"/>
          <w:marBottom w:val="0"/>
          <w:divBdr>
            <w:top w:val="none" w:sz="0" w:space="0" w:color="auto"/>
            <w:left w:val="none" w:sz="0" w:space="0" w:color="auto"/>
            <w:bottom w:val="none" w:sz="0" w:space="0" w:color="auto"/>
            <w:right w:val="none" w:sz="0" w:space="0" w:color="auto"/>
          </w:divBdr>
        </w:div>
        <w:div w:id="394159159">
          <w:marLeft w:val="640"/>
          <w:marRight w:val="0"/>
          <w:marTop w:val="0"/>
          <w:marBottom w:val="0"/>
          <w:divBdr>
            <w:top w:val="none" w:sz="0" w:space="0" w:color="auto"/>
            <w:left w:val="none" w:sz="0" w:space="0" w:color="auto"/>
            <w:bottom w:val="none" w:sz="0" w:space="0" w:color="auto"/>
            <w:right w:val="none" w:sz="0" w:space="0" w:color="auto"/>
          </w:divBdr>
        </w:div>
        <w:div w:id="785660299">
          <w:marLeft w:val="640"/>
          <w:marRight w:val="0"/>
          <w:marTop w:val="0"/>
          <w:marBottom w:val="0"/>
          <w:divBdr>
            <w:top w:val="none" w:sz="0" w:space="0" w:color="auto"/>
            <w:left w:val="none" w:sz="0" w:space="0" w:color="auto"/>
            <w:bottom w:val="none" w:sz="0" w:space="0" w:color="auto"/>
            <w:right w:val="none" w:sz="0" w:space="0" w:color="auto"/>
          </w:divBdr>
        </w:div>
        <w:div w:id="570585408">
          <w:marLeft w:val="640"/>
          <w:marRight w:val="0"/>
          <w:marTop w:val="0"/>
          <w:marBottom w:val="0"/>
          <w:divBdr>
            <w:top w:val="none" w:sz="0" w:space="0" w:color="auto"/>
            <w:left w:val="none" w:sz="0" w:space="0" w:color="auto"/>
            <w:bottom w:val="none" w:sz="0" w:space="0" w:color="auto"/>
            <w:right w:val="none" w:sz="0" w:space="0" w:color="auto"/>
          </w:divBdr>
        </w:div>
        <w:div w:id="1061295506">
          <w:marLeft w:val="640"/>
          <w:marRight w:val="0"/>
          <w:marTop w:val="0"/>
          <w:marBottom w:val="0"/>
          <w:divBdr>
            <w:top w:val="none" w:sz="0" w:space="0" w:color="auto"/>
            <w:left w:val="none" w:sz="0" w:space="0" w:color="auto"/>
            <w:bottom w:val="none" w:sz="0" w:space="0" w:color="auto"/>
            <w:right w:val="none" w:sz="0" w:space="0" w:color="auto"/>
          </w:divBdr>
        </w:div>
        <w:div w:id="265961710">
          <w:marLeft w:val="640"/>
          <w:marRight w:val="0"/>
          <w:marTop w:val="0"/>
          <w:marBottom w:val="0"/>
          <w:divBdr>
            <w:top w:val="none" w:sz="0" w:space="0" w:color="auto"/>
            <w:left w:val="none" w:sz="0" w:space="0" w:color="auto"/>
            <w:bottom w:val="none" w:sz="0" w:space="0" w:color="auto"/>
            <w:right w:val="none" w:sz="0" w:space="0" w:color="auto"/>
          </w:divBdr>
        </w:div>
        <w:div w:id="2104952578">
          <w:marLeft w:val="640"/>
          <w:marRight w:val="0"/>
          <w:marTop w:val="0"/>
          <w:marBottom w:val="0"/>
          <w:divBdr>
            <w:top w:val="none" w:sz="0" w:space="0" w:color="auto"/>
            <w:left w:val="none" w:sz="0" w:space="0" w:color="auto"/>
            <w:bottom w:val="none" w:sz="0" w:space="0" w:color="auto"/>
            <w:right w:val="none" w:sz="0" w:space="0" w:color="auto"/>
          </w:divBdr>
        </w:div>
        <w:div w:id="1913345783">
          <w:marLeft w:val="640"/>
          <w:marRight w:val="0"/>
          <w:marTop w:val="0"/>
          <w:marBottom w:val="0"/>
          <w:divBdr>
            <w:top w:val="none" w:sz="0" w:space="0" w:color="auto"/>
            <w:left w:val="none" w:sz="0" w:space="0" w:color="auto"/>
            <w:bottom w:val="none" w:sz="0" w:space="0" w:color="auto"/>
            <w:right w:val="none" w:sz="0" w:space="0" w:color="auto"/>
          </w:divBdr>
        </w:div>
        <w:div w:id="1958174017">
          <w:marLeft w:val="640"/>
          <w:marRight w:val="0"/>
          <w:marTop w:val="0"/>
          <w:marBottom w:val="0"/>
          <w:divBdr>
            <w:top w:val="none" w:sz="0" w:space="0" w:color="auto"/>
            <w:left w:val="none" w:sz="0" w:space="0" w:color="auto"/>
            <w:bottom w:val="none" w:sz="0" w:space="0" w:color="auto"/>
            <w:right w:val="none" w:sz="0" w:space="0" w:color="auto"/>
          </w:divBdr>
        </w:div>
        <w:div w:id="695080617">
          <w:marLeft w:val="640"/>
          <w:marRight w:val="0"/>
          <w:marTop w:val="0"/>
          <w:marBottom w:val="0"/>
          <w:divBdr>
            <w:top w:val="none" w:sz="0" w:space="0" w:color="auto"/>
            <w:left w:val="none" w:sz="0" w:space="0" w:color="auto"/>
            <w:bottom w:val="none" w:sz="0" w:space="0" w:color="auto"/>
            <w:right w:val="none" w:sz="0" w:space="0" w:color="auto"/>
          </w:divBdr>
        </w:div>
        <w:div w:id="1584610113">
          <w:marLeft w:val="640"/>
          <w:marRight w:val="0"/>
          <w:marTop w:val="0"/>
          <w:marBottom w:val="0"/>
          <w:divBdr>
            <w:top w:val="none" w:sz="0" w:space="0" w:color="auto"/>
            <w:left w:val="none" w:sz="0" w:space="0" w:color="auto"/>
            <w:bottom w:val="none" w:sz="0" w:space="0" w:color="auto"/>
            <w:right w:val="none" w:sz="0" w:space="0" w:color="auto"/>
          </w:divBdr>
        </w:div>
        <w:div w:id="1392458796">
          <w:marLeft w:val="640"/>
          <w:marRight w:val="0"/>
          <w:marTop w:val="0"/>
          <w:marBottom w:val="0"/>
          <w:divBdr>
            <w:top w:val="none" w:sz="0" w:space="0" w:color="auto"/>
            <w:left w:val="none" w:sz="0" w:space="0" w:color="auto"/>
            <w:bottom w:val="none" w:sz="0" w:space="0" w:color="auto"/>
            <w:right w:val="none" w:sz="0" w:space="0" w:color="auto"/>
          </w:divBdr>
        </w:div>
      </w:divsChild>
    </w:div>
    <w:div w:id="11882312">
      <w:bodyDiv w:val="1"/>
      <w:marLeft w:val="0"/>
      <w:marRight w:val="0"/>
      <w:marTop w:val="0"/>
      <w:marBottom w:val="0"/>
      <w:divBdr>
        <w:top w:val="none" w:sz="0" w:space="0" w:color="auto"/>
        <w:left w:val="none" w:sz="0" w:space="0" w:color="auto"/>
        <w:bottom w:val="none" w:sz="0" w:space="0" w:color="auto"/>
        <w:right w:val="none" w:sz="0" w:space="0" w:color="auto"/>
      </w:divBdr>
      <w:divsChild>
        <w:div w:id="1162550852">
          <w:marLeft w:val="640"/>
          <w:marRight w:val="0"/>
          <w:marTop w:val="0"/>
          <w:marBottom w:val="0"/>
          <w:divBdr>
            <w:top w:val="none" w:sz="0" w:space="0" w:color="auto"/>
            <w:left w:val="none" w:sz="0" w:space="0" w:color="auto"/>
            <w:bottom w:val="none" w:sz="0" w:space="0" w:color="auto"/>
            <w:right w:val="none" w:sz="0" w:space="0" w:color="auto"/>
          </w:divBdr>
        </w:div>
        <w:div w:id="709258202">
          <w:marLeft w:val="640"/>
          <w:marRight w:val="0"/>
          <w:marTop w:val="0"/>
          <w:marBottom w:val="0"/>
          <w:divBdr>
            <w:top w:val="none" w:sz="0" w:space="0" w:color="auto"/>
            <w:left w:val="none" w:sz="0" w:space="0" w:color="auto"/>
            <w:bottom w:val="none" w:sz="0" w:space="0" w:color="auto"/>
            <w:right w:val="none" w:sz="0" w:space="0" w:color="auto"/>
          </w:divBdr>
        </w:div>
        <w:div w:id="1099368883">
          <w:marLeft w:val="640"/>
          <w:marRight w:val="0"/>
          <w:marTop w:val="0"/>
          <w:marBottom w:val="0"/>
          <w:divBdr>
            <w:top w:val="none" w:sz="0" w:space="0" w:color="auto"/>
            <w:left w:val="none" w:sz="0" w:space="0" w:color="auto"/>
            <w:bottom w:val="none" w:sz="0" w:space="0" w:color="auto"/>
            <w:right w:val="none" w:sz="0" w:space="0" w:color="auto"/>
          </w:divBdr>
        </w:div>
        <w:div w:id="705527089">
          <w:marLeft w:val="640"/>
          <w:marRight w:val="0"/>
          <w:marTop w:val="0"/>
          <w:marBottom w:val="0"/>
          <w:divBdr>
            <w:top w:val="none" w:sz="0" w:space="0" w:color="auto"/>
            <w:left w:val="none" w:sz="0" w:space="0" w:color="auto"/>
            <w:bottom w:val="none" w:sz="0" w:space="0" w:color="auto"/>
            <w:right w:val="none" w:sz="0" w:space="0" w:color="auto"/>
          </w:divBdr>
        </w:div>
        <w:div w:id="1843229964">
          <w:marLeft w:val="640"/>
          <w:marRight w:val="0"/>
          <w:marTop w:val="0"/>
          <w:marBottom w:val="0"/>
          <w:divBdr>
            <w:top w:val="none" w:sz="0" w:space="0" w:color="auto"/>
            <w:left w:val="none" w:sz="0" w:space="0" w:color="auto"/>
            <w:bottom w:val="none" w:sz="0" w:space="0" w:color="auto"/>
            <w:right w:val="none" w:sz="0" w:space="0" w:color="auto"/>
          </w:divBdr>
        </w:div>
        <w:div w:id="1984432140">
          <w:marLeft w:val="640"/>
          <w:marRight w:val="0"/>
          <w:marTop w:val="0"/>
          <w:marBottom w:val="0"/>
          <w:divBdr>
            <w:top w:val="none" w:sz="0" w:space="0" w:color="auto"/>
            <w:left w:val="none" w:sz="0" w:space="0" w:color="auto"/>
            <w:bottom w:val="none" w:sz="0" w:space="0" w:color="auto"/>
            <w:right w:val="none" w:sz="0" w:space="0" w:color="auto"/>
          </w:divBdr>
        </w:div>
        <w:div w:id="1336497824">
          <w:marLeft w:val="640"/>
          <w:marRight w:val="0"/>
          <w:marTop w:val="0"/>
          <w:marBottom w:val="0"/>
          <w:divBdr>
            <w:top w:val="none" w:sz="0" w:space="0" w:color="auto"/>
            <w:left w:val="none" w:sz="0" w:space="0" w:color="auto"/>
            <w:bottom w:val="none" w:sz="0" w:space="0" w:color="auto"/>
            <w:right w:val="none" w:sz="0" w:space="0" w:color="auto"/>
          </w:divBdr>
        </w:div>
        <w:div w:id="1560482899">
          <w:marLeft w:val="640"/>
          <w:marRight w:val="0"/>
          <w:marTop w:val="0"/>
          <w:marBottom w:val="0"/>
          <w:divBdr>
            <w:top w:val="none" w:sz="0" w:space="0" w:color="auto"/>
            <w:left w:val="none" w:sz="0" w:space="0" w:color="auto"/>
            <w:bottom w:val="none" w:sz="0" w:space="0" w:color="auto"/>
            <w:right w:val="none" w:sz="0" w:space="0" w:color="auto"/>
          </w:divBdr>
        </w:div>
        <w:div w:id="1363479161">
          <w:marLeft w:val="640"/>
          <w:marRight w:val="0"/>
          <w:marTop w:val="0"/>
          <w:marBottom w:val="0"/>
          <w:divBdr>
            <w:top w:val="none" w:sz="0" w:space="0" w:color="auto"/>
            <w:left w:val="none" w:sz="0" w:space="0" w:color="auto"/>
            <w:bottom w:val="none" w:sz="0" w:space="0" w:color="auto"/>
            <w:right w:val="none" w:sz="0" w:space="0" w:color="auto"/>
          </w:divBdr>
        </w:div>
        <w:div w:id="1343434157">
          <w:marLeft w:val="640"/>
          <w:marRight w:val="0"/>
          <w:marTop w:val="0"/>
          <w:marBottom w:val="0"/>
          <w:divBdr>
            <w:top w:val="none" w:sz="0" w:space="0" w:color="auto"/>
            <w:left w:val="none" w:sz="0" w:space="0" w:color="auto"/>
            <w:bottom w:val="none" w:sz="0" w:space="0" w:color="auto"/>
            <w:right w:val="none" w:sz="0" w:space="0" w:color="auto"/>
          </w:divBdr>
        </w:div>
        <w:div w:id="1603613452">
          <w:marLeft w:val="640"/>
          <w:marRight w:val="0"/>
          <w:marTop w:val="0"/>
          <w:marBottom w:val="0"/>
          <w:divBdr>
            <w:top w:val="none" w:sz="0" w:space="0" w:color="auto"/>
            <w:left w:val="none" w:sz="0" w:space="0" w:color="auto"/>
            <w:bottom w:val="none" w:sz="0" w:space="0" w:color="auto"/>
            <w:right w:val="none" w:sz="0" w:space="0" w:color="auto"/>
          </w:divBdr>
        </w:div>
        <w:div w:id="1758938558">
          <w:marLeft w:val="640"/>
          <w:marRight w:val="0"/>
          <w:marTop w:val="0"/>
          <w:marBottom w:val="0"/>
          <w:divBdr>
            <w:top w:val="none" w:sz="0" w:space="0" w:color="auto"/>
            <w:left w:val="none" w:sz="0" w:space="0" w:color="auto"/>
            <w:bottom w:val="none" w:sz="0" w:space="0" w:color="auto"/>
            <w:right w:val="none" w:sz="0" w:space="0" w:color="auto"/>
          </w:divBdr>
        </w:div>
        <w:div w:id="761075261">
          <w:marLeft w:val="640"/>
          <w:marRight w:val="0"/>
          <w:marTop w:val="0"/>
          <w:marBottom w:val="0"/>
          <w:divBdr>
            <w:top w:val="none" w:sz="0" w:space="0" w:color="auto"/>
            <w:left w:val="none" w:sz="0" w:space="0" w:color="auto"/>
            <w:bottom w:val="none" w:sz="0" w:space="0" w:color="auto"/>
            <w:right w:val="none" w:sz="0" w:space="0" w:color="auto"/>
          </w:divBdr>
        </w:div>
        <w:div w:id="887378910">
          <w:marLeft w:val="640"/>
          <w:marRight w:val="0"/>
          <w:marTop w:val="0"/>
          <w:marBottom w:val="0"/>
          <w:divBdr>
            <w:top w:val="none" w:sz="0" w:space="0" w:color="auto"/>
            <w:left w:val="none" w:sz="0" w:space="0" w:color="auto"/>
            <w:bottom w:val="none" w:sz="0" w:space="0" w:color="auto"/>
            <w:right w:val="none" w:sz="0" w:space="0" w:color="auto"/>
          </w:divBdr>
        </w:div>
      </w:divsChild>
    </w:div>
    <w:div w:id="35857700">
      <w:bodyDiv w:val="1"/>
      <w:marLeft w:val="0"/>
      <w:marRight w:val="0"/>
      <w:marTop w:val="0"/>
      <w:marBottom w:val="0"/>
      <w:divBdr>
        <w:top w:val="none" w:sz="0" w:space="0" w:color="auto"/>
        <w:left w:val="none" w:sz="0" w:space="0" w:color="auto"/>
        <w:bottom w:val="none" w:sz="0" w:space="0" w:color="auto"/>
        <w:right w:val="none" w:sz="0" w:space="0" w:color="auto"/>
      </w:divBdr>
      <w:divsChild>
        <w:div w:id="536352431">
          <w:marLeft w:val="640"/>
          <w:marRight w:val="0"/>
          <w:marTop w:val="0"/>
          <w:marBottom w:val="0"/>
          <w:divBdr>
            <w:top w:val="none" w:sz="0" w:space="0" w:color="auto"/>
            <w:left w:val="none" w:sz="0" w:space="0" w:color="auto"/>
            <w:bottom w:val="none" w:sz="0" w:space="0" w:color="auto"/>
            <w:right w:val="none" w:sz="0" w:space="0" w:color="auto"/>
          </w:divBdr>
        </w:div>
        <w:div w:id="1361511098">
          <w:marLeft w:val="640"/>
          <w:marRight w:val="0"/>
          <w:marTop w:val="0"/>
          <w:marBottom w:val="0"/>
          <w:divBdr>
            <w:top w:val="none" w:sz="0" w:space="0" w:color="auto"/>
            <w:left w:val="none" w:sz="0" w:space="0" w:color="auto"/>
            <w:bottom w:val="none" w:sz="0" w:space="0" w:color="auto"/>
            <w:right w:val="none" w:sz="0" w:space="0" w:color="auto"/>
          </w:divBdr>
        </w:div>
        <w:div w:id="406998257">
          <w:marLeft w:val="640"/>
          <w:marRight w:val="0"/>
          <w:marTop w:val="0"/>
          <w:marBottom w:val="0"/>
          <w:divBdr>
            <w:top w:val="none" w:sz="0" w:space="0" w:color="auto"/>
            <w:left w:val="none" w:sz="0" w:space="0" w:color="auto"/>
            <w:bottom w:val="none" w:sz="0" w:space="0" w:color="auto"/>
            <w:right w:val="none" w:sz="0" w:space="0" w:color="auto"/>
          </w:divBdr>
        </w:div>
        <w:div w:id="1631011625">
          <w:marLeft w:val="640"/>
          <w:marRight w:val="0"/>
          <w:marTop w:val="0"/>
          <w:marBottom w:val="0"/>
          <w:divBdr>
            <w:top w:val="none" w:sz="0" w:space="0" w:color="auto"/>
            <w:left w:val="none" w:sz="0" w:space="0" w:color="auto"/>
            <w:bottom w:val="none" w:sz="0" w:space="0" w:color="auto"/>
            <w:right w:val="none" w:sz="0" w:space="0" w:color="auto"/>
          </w:divBdr>
        </w:div>
        <w:div w:id="364721360">
          <w:marLeft w:val="640"/>
          <w:marRight w:val="0"/>
          <w:marTop w:val="0"/>
          <w:marBottom w:val="0"/>
          <w:divBdr>
            <w:top w:val="none" w:sz="0" w:space="0" w:color="auto"/>
            <w:left w:val="none" w:sz="0" w:space="0" w:color="auto"/>
            <w:bottom w:val="none" w:sz="0" w:space="0" w:color="auto"/>
            <w:right w:val="none" w:sz="0" w:space="0" w:color="auto"/>
          </w:divBdr>
        </w:div>
        <w:div w:id="461534702">
          <w:marLeft w:val="640"/>
          <w:marRight w:val="0"/>
          <w:marTop w:val="0"/>
          <w:marBottom w:val="0"/>
          <w:divBdr>
            <w:top w:val="none" w:sz="0" w:space="0" w:color="auto"/>
            <w:left w:val="none" w:sz="0" w:space="0" w:color="auto"/>
            <w:bottom w:val="none" w:sz="0" w:space="0" w:color="auto"/>
            <w:right w:val="none" w:sz="0" w:space="0" w:color="auto"/>
          </w:divBdr>
        </w:div>
        <w:div w:id="1448428858">
          <w:marLeft w:val="640"/>
          <w:marRight w:val="0"/>
          <w:marTop w:val="0"/>
          <w:marBottom w:val="0"/>
          <w:divBdr>
            <w:top w:val="none" w:sz="0" w:space="0" w:color="auto"/>
            <w:left w:val="none" w:sz="0" w:space="0" w:color="auto"/>
            <w:bottom w:val="none" w:sz="0" w:space="0" w:color="auto"/>
            <w:right w:val="none" w:sz="0" w:space="0" w:color="auto"/>
          </w:divBdr>
        </w:div>
        <w:div w:id="1613050282">
          <w:marLeft w:val="640"/>
          <w:marRight w:val="0"/>
          <w:marTop w:val="0"/>
          <w:marBottom w:val="0"/>
          <w:divBdr>
            <w:top w:val="none" w:sz="0" w:space="0" w:color="auto"/>
            <w:left w:val="none" w:sz="0" w:space="0" w:color="auto"/>
            <w:bottom w:val="none" w:sz="0" w:space="0" w:color="auto"/>
            <w:right w:val="none" w:sz="0" w:space="0" w:color="auto"/>
          </w:divBdr>
        </w:div>
        <w:div w:id="1882353705">
          <w:marLeft w:val="640"/>
          <w:marRight w:val="0"/>
          <w:marTop w:val="0"/>
          <w:marBottom w:val="0"/>
          <w:divBdr>
            <w:top w:val="none" w:sz="0" w:space="0" w:color="auto"/>
            <w:left w:val="none" w:sz="0" w:space="0" w:color="auto"/>
            <w:bottom w:val="none" w:sz="0" w:space="0" w:color="auto"/>
            <w:right w:val="none" w:sz="0" w:space="0" w:color="auto"/>
          </w:divBdr>
        </w:div>
        <w:div w:id="2132238510">
          <w:marLeft w:val="640"/>
          <w:marRight w:val="0"/>
          <w:marTop w:val="0"/>
          <w:marBottom w:val="0"/>
          <w:divBdr>
            <w:top w:val="none" w:sz="0" w:space="0" w:color="auto"/>
            <w:left w:val="none" w:sz="0" w:space="0" w:color="auto"/>
            <w:bottom w:val="none" w:sz="0" w:space="0" w:color="auto"/>
            <w:right w:val="none" w:sz="0" w:space="0" w:color="auto"/>
          </w:divBdr>
        </w:div>
        <w:div w:id="83189812">
          <w:marLeft w:val="640"/>
          <w:marRight w:val="0"/>
          <w:marTop w:val="0"/>
          <w:marBottom w:val="0"/>
          <w:divBdr>
            <w:top w:val="none" w:sz="0" w:space="0" w:color="auto"/>
            <w:left w:val="none" w:sz="0" w:space="0" w:color="auto"/>
            <w:bottom w:val="none" w:sz="0" w:space="0" w:color="auto"/>
            <w:right w:val="none" w:sz="0" w:space="0" w:color="auto"/>
          </w:divBdr>
        </w:div>
        <w:div w:id="1017194476">
          <w:marLeft w:val="640"/>
          <w:marRight w:val="0"/>
          <w:marTop w:val="0"/>
          <w:marBottom w:val="0"/>
          <w:divBdr>
            <w:top w:val="none" w:sz="0" w:space="0" w:color="auto"/>
            <w:left w:val="none" w:sz="0" w:space="0" w:color="auto"/>
            <w:bottom w:val="none" w:sz="0" w:space="0" w:color="auto"/>
            <w:right w:val="none" w:sz="0" w:space="0" w:color="auto"/>
          </w:divBdr>
        </w:div>
        <w:div w:id="393628891">
          <w:marLeft w:val="640"/>
          <w:marRight w:val="0"/>
          <w:marTop w:val="0"/>
          <w:marBottom w:val="0"/>
          <w:divBdr>
            <w:top w:val="none" w:sz="0" w:space="0" w:color="auto"/>
            <w:left w:val="none" w:sz="0" w:space="0" w:color="auto"/>
            <w:bottom w:val="none" w:sz="0" w:space="0" w:color="auto"/>
            <w:right w:val="none" w:sz="0" w:space="0" w:color="auto"/>
          </w:divBdr>
        </w:div>
      </w:divsChild>
    </w:div>
    <w:div w:id="41829709">
      <w:bodyDiv w:val="1"/>
      <w:marLeft w:val="0"/>
      <w:marRight w:val="0"/>
      <w:marTop w:val="0"/>
      <w:marBottom w:val="0"/>
      <w:divBdr>
        <w:top w:val="none" w:sz="0" w:space="0" w:color="auto"/>
        <w:left w:val="none" w:sz="0" w:space="0" w:color="auto"/>
        <w:bottom w:val="none" w:sz="0" w:space="0" w:color="auto"/>
        <w:right w:val="none" w:sz="0" w:space="0" w:color="auto"/>
      </w:divBdr>
      <w:divsChild>
        <w:div w:id="273220922">
          <w:marLeft w:val="640"/>
          <w:marRight w:val="0"/>
          <w:marTop w:val="0"/>
          <w:marBottom w:val="0"/>
          <w:divBdr>
            <w:top w:val="none" w:sz="0" w:space="0" w:color="auto"/>
            <w:left w:val="none" w:sz="0" w:space="0" w:color="auto"/>
            <w:bottom w:val="none" w:sz="0" w:space="0" w:color="auto"/>
            <w:right w:val="none" w:sz="0" w:space="0" w:color="auto"/>
          </w:divBdr>
        </w:div>
        <w:div w:id="109054568">
          <w:marLeft w:val="640"/>
          <w:marRight w:val="0"/>
          <w:marTop w:val="0"/>
          <w:marBottom w:val="0"/>
          <w:divBdr>
            <w:top w:val="none" w:sz="0" w:space="0" w:color="auto"/>
            <w:left w:val="none" w:sz="0" w:space="0" w:color="auto"/>
            <w:bottom w:val="none" w:sz="0" w:space="0" w:color="auto"/>
            <w:right w:val="none" w:sz="0" w:space="0" w:color="auto"/>
          </w:divBdr>
        </w:div>
        <w:div w:id="1391878944">
          <w:marLeft w:val="640"/>
          <w:marRight w:val="0"/>
          <w:marTop w:val="0"/>
          <w:marBottom w:val="0"/>
          <w:divBdr>
            <w:top w:val="none" w:sz="0" w:space="0" w:color="auto"/>
            <w:left w:val="none" w:sz="0" w:space="0" w:color="auto"/>
            <w:bottom w:val="none" w:sz="0" w:space="0" w:color="auto"/>
            <w:right w:val="none" w:sz="0" w:space="0" w:color="auto"/>
          </w:divBdr>
        </w:div>
        <w:div w:id="1528759006">
          <w:marLeft w:val="640"/>
          <w:marRight w:val="0"/>
          <w:marTop w:val="0"/>
          <w:marBottom w:val="0"/>
          <w:divBdr>
            <w:top w:val="none" w:sz="0" w:space="0" w:color="auto"/>
            <w:left w:val="none" w:sz="0" w:space="0" w:color="auto"/>
            <w:bottom w:val="none" w:sz="0" w:space="0" w:color="auto"/>
            <w:right w:val="none" w:sz="0" w:space="0" w:color="auto"/>
          </w:divBdr>
        </w:div>
        <w:div w:id="170072219">
          <w:marLeft w:val="640"/>
          <w:marRight w:val="0"/>
          <w:marTop w:val="0"/>
          <w:marBottom w:val="0"/>
          <w:divBdr>
            <w:top w:val="none" w:sz="0" w:space="0" w:color="auto"/>
            <w:left w:val="none" w:sz="0" w:space="0" w:color="auto"/>
            <w:bottom w:val="none" w:sz="0" w:space="0" w:color="auto"/>
            <w:right w:val="none" w:sz="0" w:space="0" w:color="auto"/>
          </w:divBdr>
        </w:div>
        <w:div w:id="179513838">
          <w:marLeft w:val="640"/>
          <w:marRight w:val="0"/>
          <w:marTop w:val="0"/>
          <w:marBottom w:val="0"/>
          <w:divBdr>
            <w:top w:val="none" w:sz="0" w:space="0" w:color="auto"/>
            <w:left w:val="none" w:sz="0" w:space="0" w:color="auto"/>
            <w:bottom w:val="none" w:sz="0" w:space="0" w:color="auto"/>
            <w:right w:val="none" w:sz="0" w:space="0" w:color="auto"/>
          </w:divBdr>
        </w:div>
        <w:div w:id="789318664">
          <w:marLeft w:val="640"/>
          <w:marRight w:val="0"/>
          <w:marTop w:val="0"/>
          <w:marBottom w:val="0"/>
          <w:divBdr>
            <w:top w:val="none" w:sz="0" w:space="0" w:color="auto"/>
            <w:left w:val="none" w:sz="0" w:space="0" w:color="auto"/>
            <w:bottom w:val="none" w:sz="0" w:space="0" w:color="auto"/>
            <w:right w:val="none" w:sz="0" w:space="0" w:color="auto"/>
          </w:divBdr>
        </w:div>
        <w:div w:id="383482796">
          <w:marLeft w:val="640"/>
          <w:marRight w:val="0"/>
          <w:marTop w:val="0"/>
          <w:marBottom w:val="0"/>
          <w:divBdr>
            <w:top w:val="none" w:sz="0" w:space="0" w:color="auto"/>
            <w:left w:val="none" w:sz="0" w:space="0" w:color="auto"/>
            <w:bottom w:val="none" w:sz="0" w:space="0" w:color="auto"/>
            <w:right w:val="none" w:sz="0" w:space="0" w:color="auto"/>
          </w:divBdr>
        </w:div>
        <w:div w:id="775953095">
          <w:marLeft w:val="640"/>
          <w:marRight w:val="0"/>
          <w:marTop w:val="0"/>
          <w:marBottom w:val="0"/>
          <w:divBdr>
            <w:top w:val="none" w:sz="0" w:space="0" w:color="auto"/>
            <w:left w:val="none" w:sz="0" w:space="0" w:color="auto"/>
            <w:bottom w:val="none" w:sz="0" w:space="0" w:color="auto"/>
            <w:right w:val="none" w:sz="0" w:space="0" w:color="auto"/>
          </w:divBdr>
        </w:div>
        <w:div w:id="1444112967">
          <w:marLeft w:val="640"/>
          <w:marRight w:val="0"/>
          <w:marTop w:val="0"/>
          <w:marBottom w:val="0"/>
          <w:divBdr>
            <w:top w:val="none" w:sz="0" w:space="0" w:color="auto"/>
            <w:left w:val="none" w:sz="0" w:space="0" w:color="auto"/>
            <w:bottom w:val="none" w:sz="0" w:space="0" w:color="auto"/>
            <w:right w:val="none" w:sz="0" w:space="0" w:color="auto"/>
          </w:divBdr>
        </w:div>
        <w:div w:id="1242721244">
          <w:marLeft w:val="640"/>
          <w:marRight w:val="0"/>
          <w:marTop w:val="0"/>
          <w:marBottom w:val="0"/>
          <w:divBdr>
            <w:top w:val="none" w:sz="0" w:space="0" w:color="auto"/>
            <w:left w:val="none" w:sz="0" w:space="0" w:color="auto"/>
            <w:bottom w:val="none" w:sz="0" w:space="0" w:color="auto"/>
            <w:right w:val="none" w:sz="0" w:space="0" w:color="auto"/>
          </w:divBdr>
        </w:div>
        <w:div w:id="2057117181">
          <w:marLeft w:val="640"/>
          <w:marRight w:val="0"/>
          <w:marTop w:val="0"/>
          <w:marBottom w:val="0"/>
          <w:divBdr>
            <w:top w:val="none" w:sz="0" w:space="0" w:color="auto"/>
            <w:left w:val="none" w:sz="0" w:space="0" w:color="auto"/>
            <w:bottom w:val="none" w:sz="0" w:space="0" w:color="auto"/>
            <w:right w:val="none" w:sz="0" w:space="0" w:color="auto"/>
          </w:divBdr>
        </w:div>
      </w:divsChild>
    </w:div>
    <w:div w:id="46075711">
      <w:bodyDiv w:val="1"/>
      <w:marLeft w:val="0"/>
      <w:marRight w:val="0"/>
      <w:marTop w:val="0"/>
      <w:marBottom w:val="0"/>
      <w:divBdr>
        <w:top w:val="none" w:sz="0" w:space="0" w:color="auto"/>
        <w:left w:val="none" w:sz="0" w:space="0" w:color="auto"/>
        <w:bottom w:val="none" w:sz="0" w:space="0" w:color="auto"/>
        <w:right w:val="none" w:sz="0" w:space="0" w:color="auto"/>
      </w:divBdr>
    </w:div>
    <w:div w:id="60368113">
      <w:bodyDiv w:val="1"/>
      <w:marLeft w:val="0"/>
      <w:marRight w:val="0"/>
      <w:marTop w:val="0"/>
      <w:marBottom w:val="0"/>
      <w:divBdr>
        <w:top w:val="none" w:sz="0" w:space="0" w:color="auto"/>
        <w:left w:val="none" w:sz="0" w:space="0" w:color="auto"/>
        <w:bottom w:val="none" w:sz="0" w:space="0" w:color="auto"/>
        <w:right w:val="none" w:sz="0" w:space="0" w:color="auto"/>
      </w:divBdr>
      <w:divsChild>
        <w:div w:id="407311153">
          <w:marLeft w:val="640"/>
          <w:marRight w:val="0"/>
          <w:marTop w:val="0"/>
          <w:marBottom w:val="0"/>
          <w:divBdr>
            <w:top w:val="none" w:sz="0" w:space="0" w:color="auto"/>
            <w:left w:val="none" w:sz="0" w:space="0" w:color="auto"/>
            <w:bottom w:val="none" w:sz="0" w:space="0" w:color="auto"/>
            <w:right w:val="none" w:sz="0" w:space="0" w:color="auto"/>
          </w:divBdr>
        </w:div>
        <w:div w:id="1046413592">
          <w:marLeft w:val="640"/>
          <w:marRight w:val="0"/>
          <w:marTop w:val="0"/>
          <w:marBottom w:val="0"/>
          <w:divBdr>
            <w:top w:val="none" w:sz="0" w:space="0" w:color="auto"/>
            <w:left w:val="none" w:sz="0" w:space="0" w:color="auto"/>
            <w:bottom w:val="none" w:sz="0" w:space="0" w:color="auto"/>
            <w:right w:val="none" w:sz="0" w:space="0" w:color="auto"/>
          </w:divBdr>
        </w:div>
        <w:div w:id="1876195518">
          <w:marLeft w:val="640"/>
          <w:marRight w:val="0"/>
          <w:marTop w:val="0"/>
          <w:marBottom w:val="0"/>
          <w:divBdr>
            <w:top w:val="none" w:sz="0" w:space="0" w:color="auto"/>
            <w:left w:val="none" w:sz="0" w:space="0" w:color="auto"/>
            <w:bottom w:val="none" w:sz="0" w:space="0" w:color="auto"/>
            <w:right w:val="none" w:sz="0" w:space="0" w:color="auto"/>
          </w:divBdr>
        </w:div>
        <w:div w:id="930311270">
          <w:marLeft w:val="640"/>
          <w:marRight w:val="0"/>
          <w:marTop w:val="0"/>
          <w:marBottom w:val="0"/>
          <w:divBdr>
            <w:top w:val="none" w:sz="0" w:space="0" w:color="auto"/>
            <w:left w:val="none" w:sz="0" w:space="0" w:color="auto"/>
            <w:bottom w:val="none" w:sz="0" w:space="0" w:color="auto"/>
            <w:right w:val="none" w:sz="0" w:space="0" w:color="auto"/>
          </w:divBdr>
        </w:div>
        <w:div w:id="744113974">
          <w:marLeft w:val="640"/>
          <w:marRight w:val="0"/>
          <w:marTop w:val="0"/>
          <w:marBottom w:val="0"/>
          <w:divBdr>
            <w:top w:val="none" w:sz="0" w:space="0" w:color="auto"/>
            <w:left w:val="none" w:sz="0" w:space="0" w:color="auto"/>
            <w:bottom w:val="none" w:sz="0" w:space="0" w:color="auto"/>
            <w:right w:val="none" w:sz="0" w:space="0" w:color="auto"/>
          </w:divBdr>
        </w:div>
        <w:div w:id="236062106">
          <w:marLeft w:val="640"/>
          <w:marRight w:val="0"/>
          <w:marTop w:val="0"/>
          <w:marBottom w:val="0"/>
          <w:divBdr>
            <w:top w:val="none" w:sz="0" w:space="0" w:color="auto"/>
            <w:left w:val="none" w:sz="0" w:space="0" w:color="auto"/>
            <w:bottom w:val="none" w:sz="0" w:space="0" w:color="auto"/>
            <w:right w:val="none" w:sz="0" w:space="0" w:color="auto"/>
          </w:divBdr>
        </w:div>
        <w:div w:id="1666860248">
          <w:marLeft w:val="640"/>
          <w:marRight w:val="0"/>
          <w:marTop w:val="0"/>
          <w:marBottom w:val="0"/>
          <w:divBdr>
            <w:top w:val="none" w:sz="0" w:space="0" w:color="auto"/>
            <w:left w:val="none" w:sz="0" w:space="0" w:color="auto"/>
            <w:bottom w:val="none" w:sz="0" w:space="0" w:color="auto"/>
            <w:right w:val="none" w:sz="0" w:space="0" w:color="auto"/>
          </w:divBdr>
        </w:div>
        <w:div w:id="942305568">
          <w:marLeft w:val="640"/>
          <w:marRight w:val="0"/>
          <w:marTop w:val="0"/>
          <w:marBottom w:val="0"/>
          <w:divBdr>
            <w:top w:val="none" w:sz="0" w:space="0" w:color="auto"/>
            <w:left w:val="none" w:sz="0" w:space="0" w:color="auto"/>
            <w:bottom w:val="none" w:sz="0" w:space="0" w:color="auto"/>
            <w:right w:val="none" w:sz="0" w:space="0" w:color="auto"/>
          </w:divBdr>
        </w:div>
        <w:div w:id="2014257215">
          <w:marLeft w:val="640"/>
          <w:marRight w:val="0"/>
          <w:marTop w:val="0"/>
          <w:marBottom w:val="0"/>
          <w:divBdr>
            <w:top w:val="none" w:sz="0" w:space="0" w:color="auto"/>
            <w:left w:val="none" w:sz="0" w:space="0" w:color="auto"/>
            <w:bottom w:val="none" w:sz="0" w:space="0" w:color="auto"/>
            <w:right w:val="none" w:sz="0" w:space="0" w:color="auto"/>
          </w:divBdr>
        </w:div>
        <w:div w:id="648943571">
          <w:marLeft w:val="640"/>
          <w:marRight w:val="0"/>
          <w:marTop w:val="0"/>
          <w:marBottom w:val="0"/>
          <w:divBdr>
            <w:top w:val="none" w:sz="0" w:space="0" w:color="auto"/>
            <w:left w:val="none" w:sz="0" w:space="0" w:color="auto"/>
            <w:bottom w:val="none" w:sz="0" w:space="0" w:color="auto"/>
            <w:right w:val="none" w:sz="0" w:space="0" w:color="auto"/>
          </w:divBdr>
        </w:div>
        <w:div w:id="387537860">
          <w:marLeft w:val="640"/>
          <w:marRight w:val="0"/>
          <w:marTop w:val="0"/>
          <w:marBottom w:val="0"/>
          <w:divBdr>
            <w:top w:val="none" w:sz="0" w:space="0" w:color="auto"/>
            <w:left w:val="none" w:sz="0" w:space="0" w:color="auto"/>
            <w:bottom w:val="none" w:sz="0" w:space="0" w:color="auto"/>
            <w:right w:val="none" w:sz="0" w:space="0" w:color="auto"/>
          </w:divBdr>
        </w:div>
        <w:div w:id="212928139">
          <w:marLeft w:val="640"/>
          <w:marRight w:val="0"/>
          <w:marTop w:val="0"/>
          <w:marBottom w:val="0"/>
          <w:divBdr>
            <w:top w:val="none" w:sz="0" w:space="0" w:color="auto"/>
            <w:left w:val="none" w:sz="0" w:space="0" w:color="auto"/>
            <w:bottom w:val="none" w:sz="0" w:space="0" w:color="auto"/>
            <w:right w:val="none" w:sz="0" w:space="0" w:color="auto"/>
          </w:divBdr>
        </w:div>
      </w:divsChild>
    </w:div>
    <w:div w:id="65148605">
      <w:bodyDiv w:val="1"/>
      <w:marLeft w:val="0"/>
      <w:marRight w:val="0"/>
      <w:marTop w:val="0"/>
      <w:marBottom w:val="0"/>
      <w:divBdr>
        <w:top w:val="none" w:sz="0" w:space="0" w:color="auto"/>
        <w:left w:val="none" w:sz="0" w:space="0" w:color="auto"/>
        <w:bottom w:val="none" w:sz="0" w:space="0" w:color="auto"/>
        <w:right w:val="none" w:sz="0" w:space="0" w:color="auto"/>
      </w:divBdr>
    </w:div>
    <w:div w:id="89205997">
      <w:bodyDiv w:val="1"/>
      <w:marLeft w:val="0"/>
      <w:marRight w:val="0"/>
      <w:marTop w:val="0"/>
      <w:marBottom w:val="0"/>
      <w:divBdr>
        <w:top w:val="none" w:sz="0" w:space="0" w:color="auto"/>
        <w:left w:val="none" w:sz="0" w:space="0" w:color="auto"/>
        <w:bottom w:val="none" w:sz="0" w:space="0" w:color="auto"/>
        <w:right w:val="none" w:sz="0" w:space="0" w:color="auto"/>
      </w:divBdr>
      <w:divsChild>
        <w:div w:id="932708724">
          <w:marLeft w:val="640"/>
          <w:marRight w:val="0"/>
          <w:marTop w:val="0"/>
          <w:marBottom w:val="0"/>
          <w:divBdr>
            <w:top w:val="none" w:sz="0" w:space="0" w:color="auto"/>
            <w:left w:val="none" w:sz="0" w:space="0" w:color="auto"/>
            <w:bottom w:val="none" w:sz="0" w:space="0" w:color="auto"/>
            <w:right w:val="none" w:sz="0" w:space="0" w:color="auto"/>
          </w:divBdr>
        </w:div>
        <w:div w:id="1498885798">
          <w:marLeft w:val="640"/>
          <w:marRight w:val="0"/>
          <w:marTop w:val="0"/>
          <w:marBottom w:val="0"/>
          <w:divBdr>
            <w:top w:val="none" w:sz="0" w:space="0" w:color="auto"/>
            <w:left w:val="none" w:sz="0" w:space="0" w:color="auto"/>
            <w:bottom w:val="none" w:sz="0" w:space="0" w:color="auto"/>
            <w:right w:val="none" w:sz="0" w:space="0" w:color="auto"/>
          </w:divBdr>
        </w:div>
        <w:div w:id="986127451">
          <w:marLeft w:val="640"/>
          <w:marRight w:val="0"/>
          <w:marTop w:val="0"/>
          <w:marBottom w:val="0"/>
          <w:divBdr>
            <w:top w:val="none" w:sz="0" w:space="0" w:color="auto"/>
            <w:left w:val="none" w:sz="0" w:space="0" w:color="auto"/>
            <w:bottom w:val="none" w:sz="0" w:space="0" w:color="auto"/>
            <w:right w:val="none" w:sz="0" w:space="0" w:color="auto"/>
          </w:divBdr>
        </w:div>
        <w:div w:id="1511137499">
          <w:marLeft w:val="640"/>
          <w:marRight w:val="0"/>
          <w:marTop w:val="0"/>
          <w:marBottom w:val="0"/>
          <w:divBdr>
            <w:top w:val="none" w:sz="0" w:space="0" w:color="auto"/>
            <w:left w:val="none" w:sz="0" w:space="0" w:color="auto"/>
            <w:bottom w:val="none" w:sz="0" w:space="0" w:color="auto"/>
            <w:right w:val="none" w:sz="0" w:space="0" w:color="auto"/>
          </w:divBdr>
        </w:div>
        <w:div w:id="326060532">
          <w:marLeft w:val="640"/>
          <w:marRight w:val="0"/>
          <w:marTop w:val="0"/>
          <w:marBottom w:val="0"/>
          <w:divBdr>
            <w:top w:val="none" w:sz="0" w:space="0" w:color="auto"/>
            <w:left w:val="none" w:sz="0" w:space="0" w:color="auto"/>
            <w:bottom w:val="none" w:sz="0" w:space="0" w:color="auto"/>
            <w:right w:val="none" w:sz="0" w:space="0" w:color="auto"/>
          </w:divBdr>
        </w:div>
        <w:div w:id="1127965819">
          <w:marLeft w:val="640"/>
          <w:marRight w:val="0"/>
          <w:marTop w:val="0"/>
          <w:marBottom w:val="0"/>
          <w:divBdr>
            <w:top w:val="none" w:sz="0" w:space="0" w:color="auto"/>
            <w:left w:val="none" w:sz="0" w:space="0" w:color="auto"/>
            <w:bottom w:val="none" w:sz="0" w:space="0" w:color="auto"/>
            <w:right w:val="none" w:sz="0" w:space="0" w:color="auto"/>
          </w:divBdr>
        </w:div>
        <w:div w:id="1861816532">
          <w:marLeft w:val="640"/>
          <w:marRight w:val="0"/>
          <w:marTop w:val="0"/>
          <w:marBottom w:val="0"/>
          <w:divBdr>
            <w:top w:val="none" w:sz="0" w:space="0" w:color="auto"/>
            <w:left w:val="none" w:sz="0" w:space="0" w:color="auto"/>
            <w:bottom w:val="none" w:sz="0" w:space="0" w:color="auto"/>
            <w:right w:val="none" w:sz="0" w:space="0" w:color="auto"/>
          </w:divBdr>
        </w:div>
        <w:div w:id="833112132">
          <w:marLeft w:val="640"/>
          <w:marRight w:val="0"/>
          <w:marTop w:val="0"/>
          <w:marBottom w:val="0"/>
          <w:divBdr>
            <w:top w:val="none" w:sz="0" w:space="0" w:color="auto"/>
            <w:left w:val="none" w:sz="0" w:space="0" w:color="auto"/>
            <w:bottom w:val="none" w:sz="0" w:space="0" w:color="auto"/>
            <w:right w:val="none" w:sz="0" w:space="0" w:color="auto"/>
          </w:divBdr>
        </w:div>
        <w:div w:id="1832528573">
          <w:marLeft w:val="640"/>
          <w:marRight w:val="0"/>
          <w:marTop w:val="0"/>
          <w:marBottom w:val="0"/>
          <w:divBdr>
            <w:top w:val="none" w:sz="0" w:space="0" w:color="auto"/>
            <w:left w:val="none" w:sz="0" w:space="0" w:color="auto"/>
            <w:bottom w:val="none" w:sz="0" w:space="0" w:color="auto"/>
            <w:right w:val="none" w:sz="0" w:space="0" w:color="auto"/>
          </w:divBdr>
        </w:div>
        <w:div w:id="394353104">
          <w:marLeft w:val="640"/>
          <w:marRight w:val="0"/>
          <w:marTop w:val="0"/>
          <w:marBottom w:val="0"/>
          <w:divBdr>
            <w:top w:val="none" w:sz="0" w:space="0" w:color="auto"/>
            <w:left w:val="none" w:sz="0" w:space="0" w:color="auto"/>
            <w:bottom w:val="none" w:sz="0" w:space="0" w:color="auto"/>
            <w:right w:val="none" w:sz="0" w:space="0" w:color="auto"/>
          </w:divBdr>
        </w:div>
        <w:div w:id="743531104">
          <w:marLeft w:val="640"/>
          <w:marRight w:val="0"/>
          <w:marTop w:val="0"/>
          <w:marBottom w:val="0"/>
          <w:divBdr>
            <w:top w:val="none" w:sz="0" w:space="0" w:color="auto"/>
            <w:left w:val="none" w:sz="0" w:space="0" w:color="auto"/>
            <w:bottom w:val="none" w:sz="0" w:space="0" w:color="auto"/>
            <w:right w:val="none" w:sz="0" w:space="0" w:color="auto"/>
          </w:divBdr>
        </w:div>
        <w:div w:id="859469647">
          <w:marLeft w:val="640"/>
          <w:marRight w:val="0"/>
          <w:marTop w:val="0"/>
          <w:marBottom w:val="0"/>
          <w:divBdr>
            <w:top w:val="none" w:sz="0" w:space="0" w:color="auto"/>
            <w:left w:val="none" w:sz="0" w:space="0" w:color="auto"/>
            <w:bottom w:val="none" w:sz="0" w:space="0" w:color="auto"/>
            <w:right w:val="none" w:sz="0" w:space="0" w:color="auto"/>
          </w:divBdr>
        </w:div>
        <w:div w:id="753011866">
          <w:marLeft w:val="640"/>
          <w:marRight w:val="0"/>
          <w:marTop w:val="0"/>
          <w:marBottom w:val="0"/>
          <w:divBdr>
            <w:top w:val="none" w:sz="0" w:space="0" w:color="auto"/>
            <w:left w:val="none" w:sz="0" w:space="0" w:color="auto"/>
            <w:bottom w:val="none" w:sz="0" w:space="0" w:color="auto"/>
            <w:right w:val="none" w:sz="0" w:space="0" w:color="auto"/>
          </w:divBdr>
        </w:div>
        <w:div w:id="2090151783">
          <w:marLeft w:val="640"/>
          <w:marRight w:val="0"/>
          <w:marTop w:val="0"/>
          <w:marBottom w:val="0"/>
          <w:divBdr>
            <w:top w:val="none" w:sz="0" w:space="0" w:color="auto"/>
            <w:left w:val="none" w:sz="0" w:space="0" w:color="auto"/>
            <w:bottom w:val="none" w:sz="0" w:space="0" w:color="auto"/>
            <w:right w:val="none" w:sz="0" w:space="0" w:color="auto"/>
          </w:divBdr>
        </w:div>
        <w:div w:id="533691699">
          <w:marLeft w:val="640"/>
          <w:marRight w:val="0"/>
          <w:marTop w:val="0"/>
          <w:marBottom w:val="0"/>
          <w:divBdr>
            <w:top w:val="none" w:sz="0" w:space="0" w:color="auto"/>
            <w:left w:val="none" w:sz="0" w:space="0" w:color="auto"/>
            <w:bottom w:val="none" w:sz="0" w:space="0" w:color="auto"/>
            <w:right w:val="none" w:sz="0" w:space="0" w:color="auto"/>
          </w:divBdr>
        </w:div>
        <w:div w:id="728500443">
          <w:marLeft w:val="640"/>
          <w:marRight w:val="0"/>
          <w:marTop w:val="0"/>
          <w:marBottom w:val="0"/>
          <w:divBdr>
            <w:top w:val="none" w:sz="0" w:space="0" w:color="auto"/>
            <w:left w:val="none" w:sz="0" w:space="0" w:color="auto"/>
            <w:bottom w:val="none" w:sz="0" w:space="0" w:color="auto"/>
            <w:right w:val="none" w:sz="0" w:space="0" w:color="auto"/>
          </w:divBdr>
        </w:div>
        <w:div w:id="1366829667">
          <w:marLeft w:val="640"/>
          <w:marRight w:val="0"/>
          <w:marTop w:val="0"/>
          <w:marBottom w:val="0"/>
          <w:divBdr>
            <w:top w:val="none" w:sz="0" w:space="0" w:color="auto"/>
            <w:left w:val="none" w:sz="0" w:space="0" w:color="auto"/>
            <w:bottom w:val="none" w:sz="0" w:space="0" w:color="auto"/>
            <w:right w:val="none" w:sz="0" w:space="0" w:color="auto"/>
          </w:divBdr>
        </w:div>
        <w:div w:id="820538749">
          <w:marLeft w:val="640"/>
          <w:marRight w:val="0"/>
          <w:marTop w:val="0"/>
          <w:marBottom w:val="0"/>
          <w:divBdr>
            <w:top w:val="none" w:sz="0" w:space="0" w:color="auto"/>
            <w:left w:val="none" w:sz="0" w:space="0" w:color="auto"/>
            <w:bottom w:val="none" w:sz="0" w:space="0" w:color="auto"/>
            <w:right w:val="none" w:sz="0" w:space="0" w:color="auto"/>
          </w:divBdr>
        </w:div>
        <w:div w:id="2139297670">
          <w:marLeft w:val="640"/>
          <w:marRight w:val="0"/>
          <w:marTop w:val="0"/>
          <w:marBottom w:val="0"/>
          <w:divBdr>
            <w:top w:val="none" w:sz="0" w:space="0" w:color="auto"/>
            <w:left w:val="none" w:sz="0" w:space="0" w:color="auto"/>
            <w:bottom w:val="none" w:sz="0" w:space="0" w:color="auto"/>
            <w:right w:val="none" w:sz="0" w:space="0" w:color="auto"/>
          </w:divBdr>
        </w:div>
      </w:divsChild>
    </w:div>
    <w:div w:id="90930180">
      <w:bodyDiv w:val="1"/>
      <w:marLeft w:val="0"/>
      <w:marRight w:val="0"/>
      <w:marTop w:val="0"/>
      <w:marBottom w:val="0"/>
      <w:divBdr>
        <w:top w:val="none" w:sz="0" w:space="0" w:color="auto"/>
        <w:left w:val="none" w:sz="0" w:space="0" w:color="auto"/>
        <w:bottom w:val="none" w:sz="0" w:space="0" w:color="auto"/>
        <w:right w:val="none" w:sz="0" w:space="0" w:color="auto"/>
      </w:divBdr>
      <w:divsChild>
        <w:div w:id="1303732986">
          <w:marLeft w:val="640"/>
          <w:marRight w:val="0"/>
          <w:marTop w:val="0"/>
          <w:marBottom w:val="0"/>
          <w:divBdr>
            <w:top w:val="none" w:sz="0" w:space="0" w:color="auto"/>
            <w:left w:val="none" w:sz="0" w:space="0" w:color="auto"/>
            <w:bottom w:val="none" w:sz="0" w:space="0" w:color="auto"/>
            <w:right w:val="none" w:sz="0" w:space="0" w:color="auto"/>
          </w:divBdr>
        </w:div>
        <w:div w:id="953828232">
          <w:marLeft w:val="640"/>
          <w:marRight w:val="0"/>
          <w:marTop w:val="0"/>
          <w:marBottom w:val="0"/>
          <w:divBdr>
            <w:top w:val="none" w:sz="0" w:space="0" w:color="auto"/>
            <w:left w:val="none" w:sz="0" w:space="0" w:color="auto"/>
            <w:bottom w:val="none" w:sz="0" w:space="0" w:color="auto"/>
            <w:right w:val="none" w:sz="0" w:space="0" w:color="auto"/>
          </w:divBdr>
        </w:div>
        <w:div w:id="1611162751">
          <w:marLeft w:val="640"/>
          <w:marRight w:val="0"/>
          <w:marTop w:val="0"/>
          <w:marBottom w:val="0"/>
          <w:divBdr>
            <w:top w:val="none" w:sz="0" w:space="0" w:color="auto"/>
            <w:left w:val="none" w:sz="0" w:space="0" w:color="auto"/>
            <w:bottom w:val="none" w:sz="0" w:space="0" w:color="auto"/>
            <w:right w:val="none" w:sz="0" w:space="0" w:color="auto"/>
          </w:divBdr>
        </w:div>
        <w:div w:id="1874225165">
          <w:marLeft w:val="640"/>
          <w:marRight w:val="0"/>
          <w:marTop w:val="0"/>
          <w:marBottom w:val="0"/>
          <w:divBdr>
            <w:top w:val="none" w:sz="0" w:space="0" w:color="auto"/>
            <w:left w:val="none" w:sz="0" w:space="0" w:color="auto"/>
            <w:bottom w:val="none" w:sz="0" w:space="0" w:color="auto"/>
            <w:right w:val="none" w:sz="0" w:space="0" w:color="auto"/>
          </w:divBdr>
        </w:div>
        <w:div w:id="1573271946">
          <w:marLeft w:val="640"/>
          <w:marRight w:val="0"/>
          <w:marTop w:val="0"/>
          <w:marBottom w:val="0"/>
          <w:divBdr>
            <w:top w:val="none" w:sz="0" w:space="0" w:color="auto"/>
            <w:left w:val="none" w:sz="0" w:space="0" w:color="auto"/>
            <w:bottom w:val="none" w:sz="0" w:space="0" w:color="auto"/>
            <w:right w:val="none" w:sz="0" w:space="0" w:color="auto"/>
          </w:divBdr>
        </w:div>
        <w:div w:id="2055617725">
          <w:marLeft w:val="640"/>
          <w:marRight w:val="0"/>
          <w:marTop w:val="0"/>
          <w:marBottom w:val="0"/>
          <w:divBdr>
            <w:top w:val="none" w:sz="0" w:space="0" w:color="auto"/>
            <w:left w:val="none" w:sz="0" w:space="0" w:color="auto"/>
            <w:bottom w:val="none" w:sz="0" w:space="0" w:color="auto"/>
            <w:right w:val="none" w:sz="0" w:space="0" w:color="auto"/>
          </w:divBdr>
        </w:div>
        <w:div w:id="946084852">
          <w:marLeft w:val="640"/>
          <w:marRight w:val="0"/>
          <w:marTop w:val="0"/>
          <w:marBottom w:val="0"/>
          <w:divBdr>
            <w:top w:val="none" w:sz="0" w:space="0" w:color="auto"/>
            <w:left w:val="none" w:sz="0" w:space="0" w:color="auto"/>
            <w:bottom w:val="none" w:sz="0" w:space="0" w:color="auto"/>
            <w:right w:val="none" w:sz="0" w:space="0" w:color="auto"/>
          </w:divBdr>
        </w:div>
        <w:div w:id="1732654218">
          <w:marLeft w:val="640"/>
          <w:marRight w:val="0"/>
          <w:marTop w:val="0"/>
          <w:marBottom w:val="0"/>
          <w:divBdr>
            <w:top w:val="none" w:sz="0" w:space="0" w:color="auto"/>
            <w:left w:val="none" w:sz="0" w:space="0" w:color="auto"/>
            <w:bottom w:val="none" w:sz="0" w:space="0" w:color="auto"/>
            <w:right w:val="none" w:sz="0" w:space="0" w:color="auto"/>
          </w:divBdr>
        </w:div>
        <w:div w:id="486746120">
          <w:marLeft w:val="640"/>
          <w:marRight w:val="0"/>
          <w:marTop w:val="0"/>
          <w:marBottom w:val="0"/>
          <w:divBdr>
            <w:top w:val="none" w:sz="0" w:space="0" w:color="auto"/>
            <w:left w:val="none" w:sz="0" w:space="0" w:color="auto"/>
            <w:bottom w:val="none" w:sz="0" w:space="0" w:color="auto"/>
            <w:right w:val="none" w:sz="0" w:space="0" w:color="auto"/>
          </w:divBdr>
        </w:div>
        <w:div w:id="1103303949">
          <w:marLeft w:val="640"/>
          <w:marRight w:val="0"/>
          <w:marTop w:val="0"/>
          <w:marBottom w:val="0"/>
          <w:divBdr>
            <w:top w:val="none" w:sz="0" w:space="0" w:color="auto"/>
            <w:left w:val="none" w:sz="0" w:space="0" w:color="auto"/>
            <w:bottom w:val="none" w:sz="0" w:space="0" w:color="auto"/>
            <w:right w:val="none" w:sz="0" w:space="0" w:color="auto"/>
          </w:divBdr>
        </w:div>
        <w:div w:id="869494675">
          <w:marLeft w:val="640"/>
          <w:marRight w:val="0"/>
          <w:marTop w:val="0"/>
          <w:marBottom w:val="0"/>
          <w:divBdr>
            <w:top w:val="none" w:sz="0" w:space="0" w:color="auto"/>
            <w:left w:val="none" w:sz="0" w:space="0" w:color="auto"/>
            <w:bottom w:val="none" w:sz="0" w:space="0" w:color="auto"/>
            <w:right w:val="none" w:sz="0" w:space="0" w:color="auto"/>
          </w:divBdr>
        </w:div>
        <w:div w:id="11104014">
          <w:marLeft w:val="640"/>
          <w:marRight w:val="0"/>
          <w:marTop w:val="0"/>
          <w:marBottom w:val="0"/>
          <w:divBdr>
            <w:top w:val="none" w:sz="0" w:space="0" w:color="auto"/>
            <w:left w:val="none" w:sz="0" w:space="0" w:color="auto"/>
            <w:bottom w:val="none" w:sz="0" w:space="0" w:color="auto"/>
            <w:right w:val="none" w:sz="0" w:space="0" w:color="auto"/>
          </w:divBdr>
        </w:div>
      </w:divsChild>
    </w:div>
    <w:div w:id="93794108">
      <w:bodyDiv w:val="1"/>
      <w:marLeft w:val="0"/>
      <w:marRight w:val="0"/>
      <w:marTop w:val="0"/>
      <w:marBottom w:val="0"/>
      <w:divBdr>
        <w:top w:val="none" w:sz="0" w:space="0" w:color="auto"/>
        <w:left w:val="none" w:sz="0" w:space="0" w:color="auto"/>
        <w:bottom w:val="none" w:sz="0" w:space="0" w:color="auto"/>
        <w:right w:val="none" w:sz="0" w:space="0" w:color="auto"/>
      </w:divBdr>
      <w:divsChild>
        <w:div w:id="152305707">
          <w:marLeft w:val="640"/>
          <w:marRight w:val="0"/>
          <w:marTop w:val="0"/>
          <w:marBottom w:val="0"/>
          <w:divBdr>
            <w:top w:val="none" w:sz="0" w:space="0" w:color="auto"/>
            <w:left w:val="none" w:sz="0" w:space="0" w:color="auto"/>
            <w:bottom w:val="none" w:sz="0" w:space="0" w:color="auto"/>
            <w:right w:val="none" w:sz="0" w:space="0" w:color="auto"/>
          </w:divBdr>
        </w:div>
        <w:div w:id="158498696">
          <w:marLeft w:val="640"/>
          <w:marRight w:val="0"/>
          <w:marTop w:val="0"/>
          <w:marBottom w:val="0"/>
          <w:divBdr>
            <w:top w:val="none" w:sz="0" w:space="0" w:color="auto"/>
            <w:left w:val="none" w:sz="0" w:space="0" w:color="auto"/>
            <w:bottom w:val="none" w:sz="0" w:space="0" w:color="auto"/>
            <w:right w:val="none" w:sz="0" w:space="0" w:color="auto"/>
          </w:divBdr>
        </w:div>
        <w:div w:id="580600580">
          <w:marLeft w:val="640"/>
          <w:marRight w:val="0"/>
          <w:marTop w:val="0"/>
          <w:marBottom w:val="0"/>
          <w:divBdr>
            <w:top w:val="none" w:sz="0" w:space="0" w:color="auto"/>
            <w:left w:val="none" w:sz="0" w:space="0" w:color="auto"/>
            <w:bottom w:val="none" w:sz="0" w:space="0" w:color="auto"/>
            <w:right w:val="none" w:sz="0" w:space="0" w:color="auto"/>
          </w:divBdr>
        </w:div>
        <w:div w:id="332689042">
          <w:marLeft w:val="640"/>
          <w:marRight w:val="0"/>
          <w:marTop w:val="0"/>
          <w:marBottom w:val="0"/>
          <w:divBdr>
            <w:top w:val="none" w:sz="0" w:space="0" w:color="auto"/>
            <w:left w:val="none" w:sz="0" w:space="0" w:color="auto"/>
            <w:bottom w:val="none" w:sz="0" w:space="0" w:color="auto"/>
            <w:right w:val="none" w:sz="0" w:space="0" w:color="auto"/>
          </w:divBdr>
        </w:div>
        <w:div w:id="1206809">
          <w:marLeft w:val="640"/>
          <w:marRight w:val="0"/>
          <w:marTop w:val="0"/>
          <w:marBottom w:val="0"/>
          <w:divBdr>
            <w:top w:val="none" w:sz="0" w:space="0" w:color="auto"/>
            <w:left w:val="none" w:sz="0" w:space="0" w:color="auto"/>
            <w:bottom w:val="none" w:sz="0" w:space="0" w:color="auto"/>
            <w:right w:val="none" w:sz="0" w:space="0" w:color="auto"/>
          </w:divBdr>
        </w:div>
        <w:div w:id="1782528663">
          <w:marLeft w:val="640"/>
          <w:marRight w:val="0"/>
          <w:marTop w:val="0"/>
          <w:marBottom w:val="0"/>
          <w:divBdr>
            <w:top w:val="none" w:sz="0" w:space="0" w:color="auto"/>
            <w:left w:val="none" w:sz="0" w:space="0" w:color="auto"/>
            <w:bottom w:val="none" w:sz="0" w:space="0" w:color="auto"/>
            <w:right w:val="none" w:sz="0" w:space="0" w:color="auto"/>
          </w:divBdr>
        </w:div>
        <w:div w:id="1153327584">
          <w:marLeft w:val="640"/>
          <w:marRight w:val="0"/>
          <w:marTop w:val="0"/>
          <w:marBottom w:val="0"/>
          <w:divBdr>
            <w:top w:val="none" w:sz="0" w:space="0" w:color="auto"/>
            <w:left w:val="none" w:sz="0" w:space="0" w:color="auto"/>
            <w:bottom w:val="none" w:sz="0" w:space="0" w:color="auto"/>
            <w:right w:val="none" w:sz="0" w:space="0" w:color="auto"/>
          </w:divBdr>
        </w:div>
        <w:div w:id="111674230">
          <w:marLeft w:val="640"/>
          <w:marRight w:val="0"/>
          <w:marTop w:val="0"/>
          <w:marBottom w:val="0"/>
          <w:divBdr>
            <w:top w:val="none" w:sz="0" w:space="0" w:color="auto"/>
            <w:left w:val="none" w:sz="0" w:space="0" w:color="auto"/>
            <w:bottom w:val="none" w:sz="0" w:space="0" w:color="auto"/>
            <w:right w:val="none" w:sz="0" w:space="0" w:color="auto"/>
          </w:divBdr>
        </w:div>
        <w:div w:id="1151679696">
          <w:marLeft w:val="640"/>
          <w:marRight w:val="0"/>
          <w:marTop w:val="0"/>
          <w:marBottom w:val="0"/>
          <w:divBdr>
            <w:top w:val="none" w:sz="0" w:space="0" w:color="auto"/>
            <w:left w:val="none" w:sz="0" w:space="0" w:color="auto"/>
            <w:bottom w:val="none" w:sz="0" w:space="0" w:color="auto"/>
            <w:right w:val="none" w:sz="0" w:space="0" w:color="auto"/>
          </w:divBdr>
        </w:div>
      </w:divsChild>
    </w:div>
    <w:div w:id="95563559">
      <w:bodyDiv w:val="1"/>
      <w:marLeft w:val="0"/>
      <w:marRight w:val="0"/>
      <w:marTop w:val="0"/>
      <w:marBottom w:val="0"/>
      <w:divBdr>
        <w:top w:val="none" w:sz="0" w:space="0" w:color="auto"/>
        <w:left w:val="none" w:sz="0" w:space="0" w:color="auto"/>
        <w:bottom w:val="none" w:sz="0" w:space="0" w:color="auto"/>
        <w:right w:val="none" w:sz="0" w:space="0" w:color="auto"/>
      </w:divBdr>
      <w:divsChild>
        <w:div w:id="757596810">
          <w:marLeft w:val="640"/>
          <w:marRight w:val="0"/>
          <w:marTop w:val="0"/>
          <w:marBottom w:val="0"/>
          <w:divBdr>
            <w:top w:val="none" w:sz="0" w:space="0" w:color="auto"/>
            <w:left w:val="none" w:sz="0" w:space="0" w:color="auto"/>
            <w:bottom w:val="none" w:sz="0" w:space="0" w:color="auto"/>
            <w:right w:val="none" w:sz="0" w:space="0" w:color="auto"/>
          </w:divBdr>
        </w:div>
        <w:div w:id="1674337312">
          <w:marLeft w:val="640"/>
          <w:marRight w:val="0"/>
          <w:marTop w:val="0"/>
          <w:marBottom w:val="0"/>
          <w:divBdr>
            <w:top w:val="none" w:sz="0" w:space="0" w:color="auto"/>
            <w:left w:val="none" w:sz="0" w:space="0" w:color="auto"/>
            <w:bottom w:val="none" w:sz="0" w:space="0" w:color="auto"/>
            <w:right w:val="none" w:sz="0" w:space="0" w:color="auto"/>
          </w:divBdr>
        </w:div>
        <w:div w:id="1848666378">
          <w:marLeft w:val="640"/>
          <w:marRight w:val="0"/>
          <w:marTop w:val="0"/>
          <w:marBottom w:val="0"/>
          <w:divBdr>
            <w:top w:val="none" w:sz="0" w:space="0" w:color="auto"/>
            <w:left w:val="none" w:sz="0" w:space="0" w:color="auto"/>
            <w:bottom w:val="none" w:sz="0" w:space="0" w:color="auto"/>
            <w:right w:val="none" w:sz="0" w:space="0" w:color="auto"/>
          </w:divBdr>
        </w:div>
        <w:div w:id="1273319500">
          <w:marLeft w:val="640"/>
          <w:marRight w:val="0"/>
          <w:marTop w:val="0"/>
          <w:marBottom w:val="0"/>
          <w:divBdr>
            <w:top w:val="none" w:sz="0" w:space="0" w:color="auto"/>
            <w:left w:val="none" w:sz="0" w:space="0" w:color="auto"/>
            <w:bottom w:val="none" w:sz="0" w:space="0" w:color="auto"/>
            <w:right w:val="none" w:sz="0" w:space="0" w:color="auto"/>
          </w:divBdr>
        </w:div>
        <w:div w:id="75052785">
          <w:marLeft w:val="640"/>
          <w:marRight w:val="0"/>
          <w:marTop w:val="0"/>
          <w:marBottom w:val="0"/>
          <w:divBdr>
            <w:top w:val="none" w:sz="0" w:space="0" w:color="auto"/>
            <w:left w:val="none" w:sz="0" w:space="0" w:color="auto"/>
            <w:bottom w:val="none" w:sz="0" w:space="0" w:color="auto"/>
            <w:right w:val="none" w:sz="0" w:space="0" w:color="auto"/>
          </w:divBdr>
        </w:div>
        <w:div w:id="1286692800">
          <w:marLeft w:val="640"/>
          <w:marRight w:val="0"/>
          <w:marTop w:val="0"/>
          <w:marBottom w:val="0"/>
          <w:divBdr>
            <w:top w:val="none" w:sz="0" w:space="0" w:color="auto"/>
            <w:left w:val="none" w:sz="0" w:space="0" w:color="auto"/>
            <w:bottom w:val="none" w:sz="0" w:space="0" w:color="auto"/>
            <w:right w:val="none" w:sz="0" w:space="0" w:color="auto"/>
          </w:divBdr>
        </w:div>
        <w:div w:id="2102487462">
          <w:marLeft w:val="640"/>
          <w:marRight w:val="0"/>
          <w:marTop w:val="0"/>
          <w:marBottom w:val="0"/>
          <w:divBdr>
            <w:top w:val="none" w:sz="0" w:space="0" w:color="auto"/>
            <w:left w:val="none" w:sz="0" w:space="0" w:color="auto"/>
            <w:bottom w:val="none" w:sz="0" w:space="0" w:color="auto"/>
            <w:right w:val="none" w:sz="0" w:space="0" w:color="auto"/>
          </w:divBdr>
        </w:div>
        <w:div w:id="500582562">
          <w:marLeft w:val="640"/>
          <w:marRight w:val="0"/>
          <w:marTop w:val="0"/>
          <w:marBottom w:val="0"/>
          <w:divBdr>
            <w:top w:val="none" w:sz="0" w:space="0" w:color="auto"/>
            <w:left w:val="none" w:sz="0" w:space="0" w:color="auto"/>
            <w:bottom w:val="none" w:sz="0" w:space="0" w:color="auto"/>
            <w:right w:val="none" w:sz="0" w:space="0" w:color="auto"/>
          </w:divBdr>
        </w:div>
        <w:div w:id="186872801">
          <w:marLeft w:val="640"/>
          <w:marRight w:val="0"/>
          <w:marTop w:val="0"/>
          <w:marBottom w:val="0"/>
          <w:divBdr>
            <w:top w:val="none" w:sz="0" w:space="0" w:color="auto"/>
            <w:left w:val="none" w:sz="0" w:space="0" w:color="auto"/>
            <w:bottom w:val="none" w:sz="0" w:space="0" w:color="auto"/>
            <w:right w:val="none" w:sz="0" w:space="0" w:color="auto"/>
          </w:divBdr>
        </w:div>
        <w:div w:id="901478629">
          <w:marLeft w:val="640"/>
          <w:marRight w:val="0"/>
          <w:marTop w:val="0"/>
          <w:marBottom w:val="0"/>
          <w:divBdr>
            <w:top w:val="none" w:sz="0" w:space="0" w:color="auto"/>
            <w:left w:val="none" w:sz="0" w:space="0" w:color="auto"/>
            <w:bottom w:val="none" w:sz="0" w:space="0" w:color="auto"/>
            <w:right w:val="none" w:sz="0" w:space="0" w:color="auto"/>
          </w:divBdr>
        </w:div>
      </w:divsChild>
    </w:div>
    <w:div w:id="101075193">
      <w:bodyDiv w:val="1"/>
      <w:marLeft w:val="0"/>
      <w:marRight w:val="0"/>
      <w:marTop w:val="0"/>
      <w:marBottom w:val="0"/>
      <w:divBdr>
        <w:top w:val="none" w:sz="0" w:space="0" w:color="auto"/>
        <w:left w:val="none" w:sz="0" w:space="0" w:color="auto"/>
        <w:bottom w:val="none" w:sz="0" w:space="0" w:color="auto"/>
        <w:right w:val="none" w:sz="0" w:space="0" w:color="auto"/>
      </w:divBdr>
    </w:div>
    <w:div w:id="116803393">
      <w:bodyDiv w:val="1"/>
      <w:marLeft w:val="0"/>
      <w:marRight w:val="0"/>
      <w:marTop w:val="0"/>
      <w:marBottom w:val="0"/>
      <w:divBdr>
        <w:top w:val="none" w:sz="0" w:space="0" w:color="auto"/>
        <w:left w:val="none" w:sz="0" w:space="0" w:color="auto"/>
        <w:bottom w:val="none" w:sz="0" w:space="0" w:color="auto"/>
        <w:right w:val="none" w:sz="0" w:space="0" w:color="auto"/>
      </w:divBdr>
      <w:divsChild>
        <w:div w:id="1663461311">
          <w:marLeft w:val="640"/>
          <w:marRight w:val="0"/>
          <w:marTop w:val="0"/>
          <w:marBottom w:val="0"/>
          <w:divBdr>
            <w:top w:val="none" w:sz="0" w:space="0" w:color="auto"/>
            <w:left w:val="none" w:sz="0" w:space="0" w:color="auto"/>
            <w:bottom w:val="none" w:sz="0" w:space="0" w:color="auto"/>
            <w:right w:val="none" w:sz="0" w:space="0" w:color="auto"/>
          </w:divBdr>
        </w:div>
        <w:div w:id="899251226">
          <w:marLeft w:val="640"/>
          <w:marRight w:val="0"/>
          <w:marTop w:val="0"/>
          <w:marBottom w:val="0"/>
          <w:divBdr>
            <w:top w:val="none" w:sz="0" w:space="0" w:color="auto"/>
            <w:left w:val="none" w:sz="0" w:space="0" w:color="auto"/>
            <w:bottom w:val="none" w:sz="0" w:space="0" w:color="auto"/>
            <w:right w:val="none" w:sz="0" w:space="0" w:color="auto"/>
          </w:divBdr>
        </w:div>
        <w:div w:id="788549052">
          <w:marLeft w:val="640"/>
          <w:marRight w:val="0"/>
          <w:marTop w:val="0"/>
          <w:marBottom w:val="0"/>
          <w:divBdr>
            <w:top w:val="none" w:sz="0" w:space="0" w:color="auto"/>
            <w:left w:val="none" w:sz="0" w:space="0" w:color="auto"/>
            <w:bottom w:val="none" w:sz="0" w:space="0" w:color="auto"/>
            <w:right w:val="none" w:sz="0" w:space="0" w:color="auto"/>
          </w:divBdr>
        </w:div>
        <w:div w:id="1221789059">
          <w:marLeft w:val="640"/>
          <w:marRight w:val="0"/>
          <w:marTop w:val="0"/>
          <w:marBottom w:val="0"/>
          <w:divBdr>
            <w:top w:val="none" w:sz="0" w:space="0" w:color="auto"/>
            <w:left w:val="none" w:sz="0" w:space="0" w:color="auto"/>
            <w:bottom w:val="none" w:sz="0" w:space="0" w:color="auto"/>
            <w:right w:val="none" w:sz="0" w:space="0" w:color="auto"/>
          </w:divBdr>
        </w:div>
        <w:div w:id="2033261316">
          <w:marLeft w:val="640"/>
          <w:marRight w:val="0"/>
          <w:marTop w:val="0"/>
          <w:marBottom w:val="0"/>
          <w:divBdr>
            <w:top w:val="none" w:sz="0" w:space="0" w:color="auto"/>
            <w:left w:val="none" w:sz="0" w:space="0" w:color="auto"/>
            <w:bottom w:val="none" w:sz="0" w:space="0" w:color="auto"/>
            <w:right w:val="none" w:sz="0" w:space="0" w:color="auto"/>
          </w:divBdr>
        </w:div>
        <w:div w:id="1898274248">
          <w:marLeft w:val="640"/>
          <w:marRight w:val="0"/>
          <w:marTop w:val="0"/>
          <w:marBottom w:val="0"/>
          <w:divBdr>
            <w:top w:val="none" w:sz="0" w:space="0" w:color="auto"/>
            <w:left w:val="none" w:sz="0" w:space="0" w:color="auto"/>
            <w:bottom w:val="none" w:sz="0" w:space="0" w:color="auto"/>
            <w:right w:val="none" w:sz="0" w:space="0" w:color="auto"/>
          </w:divBdr>
        </w:div>
        <w:div w:id="1644239288">
          <w:marLeft w:val="640"/>
          <w:marRight w:val="0"/>
          <w:marTop w:val="0"/>
          <w:marBottom w:val="0"/>
          <w:divBdr>
            <w:top w:val="none" w:sz="0" w:space="0" w:color="auto"/>
            <w:left w:val="none" w:sz="0" w:space="0" w:color="auto"/>
            <w:bottom w:val="none" w:sz="0" w:space="0" w:color="auto"/>
            <w:right w:val="none" w:sz="0" w:space="0" w:color="auto"/>
          </w:divBdr>
        </w:div>
        <w:div w:id="710495970">
          <w:marLeft w:val="640"/>
          <w:marRight w:val="0"/>
          <w:marTop w:val="0"/>
          <w:marBottom w:val="0"/>
          <w:divBdr>
            <w:top w:val="none" w:sz="0" w:space="0" w:color="auto"/>
            <w:left w:val="none" w:sz="0" w:space="0" w:color="auto"/>
            <w:bottom w:val="none" w:sz="0" w:space="0" w:color="auto"/>
            <w:right w:val="none" w:sz="0" w:space="0" w:color="auto"/>
          </w:divBdr>
        </w:div>
        <w:div w:id="1508211375">
          <w:marLeft w:val="640"/>
          <w:marRight w:val="0"/>
          <w:marTop w:val="0"/>
          <w:marBottom w:val="0"/>
          <w:divBdr>
            <w:top w:val="none" w:sz="0" w:space="0" w:color="auto"/>
            <w:left w:val="none" w:sz="0" w:space="0" w:color="auto"/>
            <w:bottom w:val="none" w:sz="0" w:space="0" w:color="auto"/>
            <w:right w:val="none" w:sz="0" w:space="0" w:color="auto"/>
          </w:divBdr>
        </w:div>
        <w:div w:id="674651493">
          <w:marLeft w:val="640"/>
          <w:marRight w:val="0"/>
          <w:marTop w:val="0"/>
          <w:marBottom w:val="0"/>
          <w:divBdr>
            <w:top w:val="none" w:sz="0" w:space="0" w:color="auto"/>
            <w:left w:val="none" w:sz="0" w:space="0" w:color="auto"/>
            <w:bottom w:val="none" w:sz="0" w:space="0" w:color="auto"/>
            <w:right w:val="none" w:sz="0" w:space="0" w:color="auto"/>
          </w:divBdr>
        </w:div>
        <w:div w:id="464927868">
          <w:marLeft w:val="640"/>
          <w:marRight w:val="0"/>
          <w:marTop w:val="0"/>
          <w:marBottom w:val="0"/>
          <w:divBdr>
            <w:top w:val="none" w:sz="0" w:space="0" w:color="auto"/>
            <w:left w:val="none" w:sz="0" w:space="0" w:color="auto"/>
            <w:bottom w:val="none" w:sz="0" w:space="0" w:color="auto"/>
            <w:right w:val="none" w:sz="0" w:space="0" w:color="auto"/>
          </w:divBdr>
        </w:div>
        <w:div w:id="121731244">
          <w:marLeft w:val="640"/>
          <w:marRight w:val="0"/>
          <w:marTop w:val="0"/>
          <w:marBottom w:val="0"/>
          <w:divBdr>
            <w:top w:val="none" w:sz="0" w:space="0" w:color="auto"/>
            <w:left w:val="none" w:sz="0" w:space="0" w:color="auto"/>
            <w:bottom w:val="none" w:sz="0" w:space="0" w:color="auto"/>
            <w:right w:val="none" w:sz="0" w:space="0" w:color="auto"/>
          </w:divBdr>
        </w:div>
      </w:divsChild>
    </w:div>
    <w:div w:id="117719822">
      <w:bodyDiv w:val="1"/>
      <w:marLeft w:val="0"/>
      <w:marRight w:val="0"/>
      <w:marTop w:val="0"/>
      <w:marBottom w:val="0"/>
      <w:divBdr>
        <w:top w:val="none" w:sz="0" w:space="0" w:color="auto"/>
        <w:left w:val="none" w:sz="0" w:space="0" w:color="auto"/>
        <w:bottom w:val="none" w:sz="0" w:space="0" w:color="auto"/>
        <w:right w:val="none" w:sz="0" w:space="0" w:color="auto"/>
      </w:divBdr>
      <w:divsChild>
        <w:div w:id="1480462338">
          <w:marLeft w:val="640"/>
          <w:marRight w:val="0"/>
          <w:marTop w:val="0"/>
          <w:marBottom w:val="0"/>
          <w:divBdr>
            <w:top w:val="none" w:sz="0" w:space="0" w:color="auto"/>
            <w:left w:val="none" w:sz="0" w:space="0" w:color="auto"/>
            <w:bottom w:val="none" w:sz="0" w:space="0" w:color="auto"/>
            <w:right w:val="none" w:sz="0" w:space="0" w:color="auto"/>
          </w:divBdr>
        </w:div>
        <w:div w:id="718282860">
          <w:marLeft w:val="640"/>
          <w:marRight w:val="0"/>
          <w:marTop w:val="0"/>
          <w:marBottom w:val="0"/>
          <w:divBdr>
            <w:top w:val="none" w:sz="0" w:space="0" w:color="auto"/>
            <w:left w:val="none" w:sz="0" w:space="0" w:color="auto"/>
            <w:bottom w:val="none" w:sz="0" w:space="0" w:color="auto"/>
            <w:right w:val="none" w:sz="0" w:space="0" w:color="auto"/>
          </w:divBdr>
        </w:div>
        <w:div w:id="1458255979">
          <w:marLeft w:val="640"/>
          <w:marRight w:val="0"/>
          <w:marTop w:val="0"/>
          <w:marBottom w:val="0"/>
          <w:divBdr>
            <w:top w:val="none" w:sz="0" w:space="0" w:color="auto"/>
            <w:left w:val="none" w:sz="0" w:space="0" w:color="auto"/>
            <w:bottom w:val="none" w:sz="0" w:space="0" w:color="auto"/>
            <w:right w:val="none" w:sz="0" w:space="0" w:color="auto"/>
          </w:divBdr>
        </w:div>
        <w:div w:id="203909322">
          <w:marLeft w:val="640"/>
          <w:marRight w:val="0"/>
          <w:marTop w:val="0"/>
          <w:marBottom w:val="0"/>
          <w:divBdr>
            <w:top w:val="none" w:sz="0" w:space="0" w:color="auto"/>
            <w:left w:val="none" w:sz="0" w:space="0" w:color="auto"/>
            <w:bottom w:val="none" w:sz="0" w:space="0" w:color="auto"/>
            <w:right w:val="none" w:sz="0" w:space="0" w:color="auto"/>
          </w:divBdr>
        </w:div>
        <w:div w:id="566958273">
          <w:marLeft w:val="640"/>
          <w:marRight w:val="0"/>
          <w:marTop w:val="0"/>
          <w:marBottom w:val="0"/>
          <w:divBdr>
            <w:top w:val="none" w:sz="0" w:space="0" w:color="auto"/>
            <w:left w:val="none" w:sz="0" w:space="0" w:color="auto"/>
            <w:bottom w:val="none" w:sz="0" w:space="0" w:color="auto"/>
            <w:right w:val="none" w:sz="0" w:space="0" w:color="auto"/>
          </w:divBdr>
        </w:div>
        <w:div w:id="729546836">
          <w:marLeft w:val="640"/>
          <w:marRight w:val="0"/>
          <w:marTop w:val="0"/>
          <w:marBottom w:val="0"/>
          <w:divBdr>
            <w:top w:val="none" w:sz="0" w:space="0" w:color="auto"/>
            <w:left w:val="none" w:sz="0" w:space="0" w:color="auto"/>
            <w:bottom w:val="none" w:sz="0" w:space="0" w:color="auto"/>
            <w:right w:val="none" w:sz="0" w:space="0" w:color="auto"/>
          </w:divBdr>
        </w:div>
        <w:div w:id="405150073">
          <w:marLeft w:val="640"/>
          <w:marRight w:val="0"/>
          <w:marTop w:val="0"/>
          <w:marBottom w:val="0"/>
          <w:divBdr>
            <w:top w:val="none" w:sz="0" w:space="0" w:color="auto"/>
            <w:left w:val="none" w:sz="0" w:space="0" w:color="auto"/>
            <w:bottom w:val="none" w:sz="0" w:space="0" w:color="auto"/>
            <w:right w:val="none" w:sz="0" w:space="0" w:color="auto"/>
          </w:divBdr>
        </w:div>
        <w:div w:id="1286890596">
          <w:marLeft w:val="640"/>
          <w:marRight w:val="0"/>
          <w:marTop w:val="0"/>
          <w:marBottom w:val="0"/>
          <w:divBdr>
            <w:top w:val="none" w:sz="0" w:space="0" w:color="auto"/>
            <w:left w:val="none" w:sz="0" w:space="0" w:color="auto"/>
            <w:bottom w:val="none" w:sz="0" w:space="0" w:color="auto"/>
            <w:right w:val="none" w:sz="0" w:space="0" w:color="auto"/>
          </w:divBdr>
        </w:div>
        <w:div w:id="2016104963">
          <w:marLeft w:val="640"/>
          <w:marRight w:val="0"/>
          <w:marTop w:val="0"/>
          <w:marBottom w:val="0"/>
          <w:divBdr>
            <w:top w:val="none" w:sz="0" w:space="0" w:color="auto"/>
            <w:left w:val="none" w:sz="0" w:space="0" w:color="auto"/>
            <w:bottom w:val="none" w:sz="0" w:space="0" w:color="auto"/>
            <w:right w:val="none" w:sz="0" w:space="0" w:color="auto"/>
          </w:divBdr>
        </w:div>
        <w:div w:id="1825775147">
          <w:marLeft w:val="640"/>
          <w:marRight w:val="0"/>
          <w:marTop w:val="0"/>
          <w:marBottom w:val="0"/>
          <w:divBdr>
            <w:top w:val="none" w:sz="0" w:space="0" w:color="auto"/>
            <w:left w:val="none" w:sz="0" w:space="0" w:color="auto"/>
            <w:bottom w:val="none" w:sz="0" w:space="0" w:color="auto"/>
            <w:right w:val="none" w:sz="0" w:space="0" w:color="auto"/>
          </w:divBdr>
        </w:div>
        <w:div w:id="2018464411">
          <w:marLeft w:val="640"/>
          <w:marRight w:val="0"/>
          <w:marTop w:val="0"/>
          <w:marBottom w:val="0"/>
          <w:divBdr>
            <w:top w:val="none" w:sz="0" w:space="0" w:color="auto"/>
            <w:left w:val="none" w:sz="0" w:space="0" w:color="auto"/>
            <w:bottom w:val="none" w:sz="0" w:space="0" w:color="auto"/>
            <w:right w:val="none" w:sz="0" w:space="0" w:color="auto"/>
          </w:divBdr>
        </w:div>
        <w:div w:id="348407046">
          <w:marLeft w:val="640"/>
          <w:marRight w:val="0"/>
          <w:marTop w:val="0"/>
          <w:marBottom w:val="0"/>
          <w:divBdr>
            <w:top w:val="none" w:sz="0" w:space="0" w:color="auto"/>
            <w:left w:val="none" w:sz="0" w:space="0" w:color="auto"/>
            <w:bottom w:val="none" w:sz="0" w:space="0" w:color="auto"/>
            <w:right w:val="none" w:sz="0" w:space="0" w:color="auto"/>
          </w:divBdr>
        </w:div>
      </w:divsChild>
    </w:div>
    <w:div w:id="117728008">
      <w:bodyDiv w:val="1"/>
      <w:marLeft w:val="0"/>
      <w:marRight w:val="0"/>
      <w:marTop w:val="0"/>
      <w:marBottom w:val="0"/>
      <w:divBdr>
        <w:top w:val="none" w:sz="0" w:space="0" w:color="auto"/>
        <w:left w:val="none" w:sz="0" w:space="0" w:color="auto"/>
        <w:bottom w:val="none" w:sz="0" w:space="0" w:color="auto"/>
        <w:right w:val="none" w:sz="0" w:space="0" w:color="auto"/>
      </w:divBdr>
    </w:div>
    <w:div w:id="119422124">
      <w:bodyDiv w:val="1"/>
      <w:marLeft w:val="0"/>
      <w:marRight w:val="0"/>
      <w:marTop w:val="0"/>
      <w:marBottom w:val="0"/>
      <w:divBdr>
        <w:top w:val="none" w:sz="0" w:space="0" w:color="auto"/>
        <w:left w:val="none" w:sz="0" w:space="0" w:color="auto"/>
        <w:bottom w:val="none" w:sz="0" w:space="0" w:color="auto"/>
        <w:right w:val="none" w:sz="0" w:space="0" w:color="auto"/>
      </w:divBdr>
      <w:divsChild>
        <w:div w:id="1493333795">
          <w:marLeft w:val="640"/>
          <w:marRight w:val="0"/>
          <w:marTop w:val="0"/>
          <w:marBottom w:val="0"/>
          <w:divBdr>
            <w:top w:val="none" w:sz="0" w:space="0" w:color="auto"/>
            <w:left w:val="none" w:sz="0" w:space="0" w:color="auto"/>
            <w:bottom w:val="none" w:sz="0" w:space="0" w:color="auto"/>
            <w:right w:val="none" w:sz="0" w:space="0" w:color="auto"/>
          </w:divBdr>
        </w:div>
        <w:div w:id="607277221">
          <w:marLeft w:val="640"/>
          <w:marRight w:val="0"/>
          <w:marTop w:val="0"/>
          <w:marBottom w:val="0"/>
          <w:divBdr>
            <w:top w:val="none" w:sz="0" w:space="0" w:color="auto"/>
            <w:left w:val="none" w:sz="0" w:space="0" w:color="auto"/>
            <w:bottom w:val="none" w:sz="0" w:space="0" w:color="auto"/>
            <w:right w:val="none" w:sz="0" w:space="0" w:color="auto"/>
          </w:divBdr>
        </w:div>
        <w:div w:id="1589847215">
          <w:marLeft w:val="640"/>
          <w:marRight w:val="0"/>
          <w:marTop w:val="0"/>
          <w:marBottom w:val="0"/>
          <w:divBdr>
            <w:top w:val="none" w:sz="0" w:space="0" w:color="auto"/>
            <w:left w:val="none" w:sz="0" w:space="0" w:color="auto"/>
            <w:bottom w:val="none" w:sz="0" w:space="0" w:color="auto"/>
            <w:right w:val="none" w:sz="0" w:space="0" w:color="auto"/>
          </w:divBdr>
        </w:div>
        <w:div w:id="1932277703">
          <w:marLeft w:val="640"/>
          <w:marRight w:val="0"/>
          <w:marTop w:val="0"/>
          <w:marBottom w:val="0"/>
          <w:divBdr>
            <w:top w:val="none" w:sz="0" w:space="0" w:color="auto"/>
            <w:left w:val="none" w:sz="0" w:space="0" w:color="auto"/>
            <w:bottom w:val="none" w:sz="0" w:space="0" w:color="auto"/>
            <w:right w:val="none" w:sz="0" w:space="0" w:color="auto"/>
          </w:divBdr>
        </w:div>
        <w:div w:id="1765178809">
          <w:marLeft w:val="640"/>
          <w:marRight w:val="0"/>
          <w:marTop w:val="0"/>
          <w:marBottom w:val="0"/>
          <w:divBdr>
            <w:top w:val="none" w:sz="0" w:space="0" w:color="auto"/>
            <w:left w:val="none" w:sz="0" w:space="0" w:color="auto"/>
            <w:bottom w:val="none" w:sz="0" w:space="0" w:color="auto"/>
            <w:right w:val="none" w:sz="0" w:space="0" w:color="auto"/>
          </w:divBdr>
        </w:div>
        <w:div w:id="1497306123">
          <w:marLeft w:val="640"/>
          <w:marRight w:val="0"/>
          <w:marTop w:val="0"/>
          <w:marBottom w:val="0"/>
          <w:divBdr>
            <w:top w:val="none" w:sz="0" w:space="0" w:color="auto"/>
            <w:left w:val="none" w:sz="0" w:space="0" w:color="auto"/>
            <w:bottom w:val="none" w:sz="0" w:space="0" w:color="auto"/>
            <w:right w:val="none" w:sz="0" w:space="0" w:color="auto"/>
          </w:divBdr>
        </w:div>
        <w:div w:id="1786457287">
          <w:marLeft w:val="640"/>
          <w:marRight w:val="0"/>
          <w:marTop w:val="0"/>
          <w:marBottom w:val="0"/>
          <w:divBdr>
            <w:top w:val="none" w:sz="0" w:space="0" w:color="auto"/>
            <w:left w:val="none" w:sz="0" w:space="0" w:color="auto"/>
            <w:bottom w:val="none" w:sz="0" w:space="0" w:color="auto"/>
            <w:right w:val="none" w:sz="0" w:space="0" w:color="auto"/>
          </w:divBdr>
        </w:div>
        <w:div w:id="1442607375">
          <w:marLeft w:val="640"/>
          <w:marRight w:val="0"/>
          <w:marTop w:val="0"/>
          <w:marBottom w:val="0"/>
          <w:divBdr>
            <w:top w:val="none" w:sz="0" w:space="0" w:color="auto"/>
            <w:left w:val="none" w:sz="0" w:space="0" w:color="auto"/>
            <w:bottom w:val="none" w:sz="0" w:space="0" w:color="auto"/>
            <w:right w:val="none" w:sz="0" w:space="0" w:color="auto"/>
          </w:divBdr>
        </w:div>
        <w:div w:id="1765539914">
          <w:marLeft w:val="640"/>
          <w:marRight w:val="0"/>
          <w:marTop w:val="0"/>
          <w:marBottom w:val="0"/>
          <w:divBdr>
            <w:top w:val="none" w:sz="0" w:space="0" w:color="auto"/>
            <w:left w:val="none" w:sz="0" w:space="0" w:color="auto"/>
            <w:bottom w:val="none" w:sz="0" w:space="0" w:color="auto"/>
            <w:right w:val="none" w:sz="0" w:space="0" w:color="auto"/>
          </w:divBdr>
        </w:div>
        <w:div w:id="616765410">
          <w:marLeft w:val="640"/>
          <w:marRight w:val="0"/>
          <w:marTop w:val="0"/>
          <w:marBottom w:val="0"/>
          <w:divBdr>
            <w:top w:val="none" w:sz="0" w:space="0" w:color="auto"/>
            <w:left w:val="none" w:sz="0" w:space="0" w:color="auto"/>
            <w:bottom w:val="none" w:sz="0" w:space="0" w:color="auto"/>
            <w:right w:val="none" w:sz="0" w:space="0" w:color="auto"/>
          </w:divBdr>
        </w:div>
        <w:div w:id="1176844731">
          <w:marLeft w:val="640"/>
          <w:marRight w:val="0"/>
          <w:marTop w:val="0"/>
          <w:marBottom w:val="0"/>
          <w:divBdr>
            <w:top w:val="none" w:sz="0" w:space="0" w:color="auto"/>
            <w:left w:val="none" w:sz="0" w:space="0" w:color="auto"/>
            <w:bottom w:val="none" w:sz="0" w:space="0" w:color="auto"/>
            <w:right w:val="none" w:sz="0" w:space="0" w:color="auto"/>
          </w:divBdr>
        </w:div>
        <w:div w:id="1591621519">
          <w:marLeft w:val="640"/>
          <w:marRight w:val="0"/>
          <w:marTop w:val="0"/>
          <w:marBottom w:val="0"/>
          <w:divBdr>
            <w:top w:val="none" w:sz="0" w:space="0" w:color="auto"/>
            <w:left w:val="none" w:sz="0" w:space="0" w:color="auto"/>
            <w:bottom w:val="none" w:sz="0" w:space="0" w:color="auto"/>
            <w:right w:val="none" w:sz="0" w:space="0" w:color="auto"/>
          </w:divBdr>
        </w:div>
      </w:divsChild>
    </w:div>
    <w:div w:id="121386983">
      <w:bodyDiv w:val="1"/>
      <w:marLeft w:val="0"/>
      <w:marRight w:val="0"/>
      <w:marTop w:val="0"/>
      <w:marBottom w:val="0"/>
      <w:divBdr>
        <w:top w:val="none" w:sz="0" w:space="0" w:color="auto"/>
        <w:left w:val="none" w:sz="0" w:space="0" w:color="auto"/>
        <w:bottom w:val="none" w:sz="0" w:space="0" w:color="auto"/>
        <w:right w:val="none" w:sz="0" w:space="0" w:color="auto"/>
      </w:divBdr>
    </w:div>
    <w:div w:id="131946372">
      <w:bodyDiv w:val="1"/>
      <w:marLeft w:val="0"/>
      <w:marRight w:val="0"/>
      <w:marTop w:val="0"/>
      <w:marBottom w:val="0"/>
      <w:divBdr>
        <w:top w:val="none" w:sz="0" w:space="0" w:color="auto"/>
        <w:left w:val="none" w:sz="0" w:space="0" w:color="auto"/>
        <w:bottom w:val="none" w:sz="0" w:space="0" w:color="auto"/>
        <w:right w:val="none" w:sz="0" w:space="0" w:color="auto"/>
      </w:divBdr>
      <w:divsChild>
        <w:div w:id="1458913950">
          <w:marLeft w:val="640"/>
          <w:marRight w:val="0"/>
          <w:marTop w:val="0"/>
          <w:marBottom w:val="0"/>
          <w:divBdr>
            <w:top w:val="none" w:sz="0" w:space="0" w:color="auto"/>
            <w:left w:val="none" w:sz="0" w:space="0" w:color="auto"/>
            <w:bottom w:val="none" w:sz="0" w:space="0" w:color="auto"/>
            <w:right w:val="none" w:sz="0" w:space="0" w:color="auto"/>
          </w:divBdr>
        </w:div>
        <w:div w:id="1314027038">
          <w:marLeft w:val="640"/>
          <w:marRight w:val="0"/>
          <w:marTop w:val="0"/>
          <w:marBottom w:val="0"/>
          <w:divBdr>
            <w:top w:val="none" w:sz="0" w:space="0" w:color="auto"/>
            <w:left w:val="none" w:sz="0" w:space="0" w:color="auto"/>
            <w:bottom w:val="none" w:sz="0" w:space="0" w:color="auto"/>
            <w:right w:val="none" w:sz="0" w:space="0" w:color="auto"/>
          </w:divBdr>
        </w:div>
        <w:div w:id="2026008480">
          <w:marLeft w:val="640"/>
          <w:marRight w:val="0"/>
          <w:marTop w:val="0"/>
          <w:marBottom w:val="0"/>
          <w:divBdr>
            <w:top w:val="none" w:sz="0" w:space="0" w:color="auto"/>
            <w:left w:val="none" w:sz="0" w:space="0" w:color="auto"/>
            <w:bottom w:val="none" w:sz="0" w:space="0" w:color="auto"/>
            <w:right w:val="none" w:sz="0" w:space="0" w:color="auto"/>
          </w:divBdr>
        </w:div>
        <w:div w:id="2110273966">
          <w:marLeft w:val="640"/>
          <w:marRight w:val="0"/>
          <w:marTop w:val="0"/>
          <w:marBottom w:val="0"/>
          <w:divBdr>
            <w:top w:val="none" w:sz="0" w:space="0" w:color="auto"/>
            <w:left w:val="none" w:sz="0" w:space="0" w:color="auto"/>
            <w:bottom w:val="none" w:sz="0" w:space="0" w:color="auto"/>
            <w:right w:val="none" w:sz="0" w:space="0" w:color="auto"/>
          </w:divBdr>
        </w:div>
        <w:div w:id="1594364877">
          <w:marLeft w:val="640"/>
          <w:marRight w:val="0"/>
          <w:marTop w:val="0"/>
          <w:marBottom w:val="0"/>
          <w:divBdr>
            <w:top w:val="none" w:sz="0" w:space="0" w:color="auto"/>
            <w:left w:val="none" w:sz="0" w:space="0" w:color="auto"/>
            <w:bottom w:val="none" w:sz="0" w:space="0" w:color="auto"/>
            <w:right w:val="none" w:sz="0" w:space="0" w:color="auto"/>
          </w:divBdr>
        </w:div>
        <w:div w:id="569000085">
          <w:marLeft w:val="640"/>
          <w:marRight w:val="0"/>
          <w:marTop w:val="0"/>
          <w:marBottom w:val="0"/>
          <w:divBdr>
            <w:top w:val="none" w:sz="0" w:space="0" w:color="auto"/>
            <w:left w:val="none" w:sz="0" w:space="0" w:color="auto"/>
            <w:bottom w:val="none" w:sz="0" w:space="0" w:color="auto"/>
            <w:right w:val="none" w:sz="0" w:space="0" w:color="auto"/>
          </w:divBdr>
        </w:div>
        <w:div w:id="518079343">
          <w:marLeft w:val="640"/>
          <w:marRight w:val="0"/>
          <w:marTop w:val="0"/>
          <w:marBottom w:val="0"/>
          <w:divBdr>
            <w:top w:val="none" w:sz="0" w:space="0" w:color="auto"/>
            <w:left w:val="none" w:sz="0" w:space="0" w:color="auto"/>
            <w:bottom w:val="none" w:sz="0" w:space="0" w:color="auto"/>
            <w:right w:val="none" w:sz="0" w:space="0" w:color="auto"/>
          </w:divBdr>
        </w:div>
        <w:div w:id="156770111">
          <w:marLeft w:val="640"/>
          <w:marRight w:val="0"/>
          <w:marTop w:val="0"/>
          <w:marBottom w:val="0"/>
          <w:divBdr>
            <w:top w:val="none" w:sz="0" w:space="0" w:color="auto"/>
            <w:left w:val="none" w:sz="0" w:space="0" w:color="auto"/>
            <w:bottom w:val="none" w:sz="0" w:space="0" w:color="auto"/>
            <w:right w:val="none" w:sz="0" w:space="0" w:color="auto"/>
          </w:divBdr>
        </w:div>
        <w:div w:id="1252589674">
          <w:marLeft w:val="640"/>
          <w:marRight w:val="0"/>
          <w:marTop w:val="0"/>
          <w:marBottom w:val="0"/>
          <w:divBdr>
            <w:top w:val="none" w:sz="0" w:space="0" w:color="auto"/>
            <w:left w:val="none" w:sz="0" w:space="0" w:color="auto"/>
            <w:bottom w:val="none" w:sz="0" w:space="0" w:color="auto"/>
            <w:right w:val="none" w:sz="0" w:space="0" w:color="auto"/>
          </w:divBdr>
        </w:div>
        <w:div w:id="2054694938">
          <w:marLeft w:val="640"/>
          <w:marRight w:val="0"/>
          <w:marTop w:val="0"/>
          <w:marBottom w:val="0"/>
          <w:divBdr>
            <w:top w:val="none" w:sz="0" w:space="0" w:color="auto"/>
            <w:left w:val="none" w:sz="0" w:space="0" w:color="auto"/>
            <w:bottom w:val="none" w:sz="0" w:space="0" w:color="auto"/>
            <w:right w:val="none" w:sz="0" w:space="0" w:color="auto"/>
          </w:divBdr>
        </w:div>
        <w:div w:id="316418013">
          <w:marLeft w:val="640"/>
          <w:marRight w:val="0"/>
          <w:marTop w:val="0"/>
          <w:marBottom w:val="0"/>
          <w:divBdr>
            <w:top w:val="none" w:sz="0" w:space="0" w:color="auto"/>
            <w:left w:val="none" w:sz="0" w:space="0" w:color="auto"/>
            <w:bottom w:val="none" w:sz="0" w:space="0" w:color="auto"/>
            <w:right w:val="none" w:sz="0" w:space="0" w:color="auto"/>
          </w:divBdr>
        </w:div>
        <w:div w:id="1720202055">
          <w:marLeft w:val="640"/>
          <w:marRight w:val="0"/>
          <w:marTop w:val="0"/>
          <w:marBottom w:val="0"/>
          <w:divBdr>
            <w:top w:val="none" w:sz="0" w:space="0" w:color="auto"/>
            <w:left w:val="none" w:sz="0" w:space="0" w:color="auto"/>
            <w:bottom w:val="none" w:sz="0" w:space="0" w:color="auto"/>
            <w:right w:val="none" w:sz="0" w:space="0" w:color="auto"/>
          </w:divBdr>
        </w:div>
        <w:div w:id="860900355">
          <w:marLeft w:val="640"/>
          <w:marRight w:val="0"/>
          <w:marTop w:val="0"/>
          <w:marBottom w:val="0"/>
          <w:divBdr>
            <w:top w:val="none" w:sz="0" w:space="0" w:color="auto"/>
            <w:left w:val="none" w:sz="0" w:space="0" w:color="auto"/>
            <w:bottom w:val="none" w:sz="0" w:space="0" w:color="auto"/>
            <w:right w:val="none" w:sz="0" w:space="0" w:color="auto"/>
          </w:divBdr>
        </w:div>
        <w:div w:id="845094754">
          <w:marLeft w:val="640"/>
          <w:marRight w:val="0"/>
          <w:marTop w:val="0"/>
          <w:marBottom w:val="0"/>
          <w:divBdr>
            <w:top w:val="none" w:sz="0" w:space="0" w:color="auto"/>
            <w:left w:val="none" w:sz="0" w:space="0" w:color="auto"/>
            <w:bottom w:val="none" w:sz="0" w:space="0" w:color="auto"/>
            <w:right w:val="none" w:sz="0" w:space="0" w:color="auto"/>
          </w:divBdr>
        </w:div>
      </w:divsChild>
    </w:div>
    <w:div w:id="132256181">
      <w:bodyDiv w:val="1"/>
      <w:marLeft w:val="0"/>
      <w:marRight w:val="0"/>
      <w:marTop w:val="0"/>
      <w:marBottom w:val="0"/>
      <w:divBdr>
        <w:top w:val="none" w:sz="0" w:space="0" w:color="auto"/>
        <w:left w:val="none" w:sz="0" w:space="0" w:color="auto"/>
        <w:bottom w:val="none" w:sz="0" w:space="0" w:color="auto"/>
        <w:right w:val="none" w:sz="0" w:space="0" w:color="auto"/>
      </w:divBdr>
      <w:divsChild>
        <w:div w:id="695614774">
          <w:marLeft w:val="640"/>
          <w:marRight w:val="0"/>
          <w:marTop w:val="0"/>
          <w:marBottom w:val="0"/>
          <w:divBdr>
            <w:top w:val="none" w:sz="0" w:space="0" w:color="auto"/>
            <w:left w:val="none" w:sz="0" w:space="0" w:color="auto"/>
            <w:bottom w:val="none" w:sz="0" w:space="0" w:color="auto"/>
            <w:right w:val="none" w:sz="0" w:space="0" w:color="auto"/>
          </w:divBdr>
        </w:div>
        <w:div w:id="1539582100">
          <w:marLeft w:val="640"/>
          <w:marRight w:val="0"/>
          <w:marTop w:val="0"/>
          <w:marBottom w:val="0"/>
          <w:divBdr>
            <w:top w:val="none" w:sz="0" w:space="0" w:color="auto"/>
            <w:left w:val="none" w:sz="0" w:space="0" w:color="auto"/>
            <w:bottom w:val="none" w:sz="0" w:space="0" w:color="auto"/>
            <w:right w:val="none" w:sz="0" w:space="0" w:color="auto"/>
          </w:divBdr>
        </w:div>
        <w:div w:id="1229465202">
          <w:marLeft w:val="640"/>
          <w:marRight w:val="0"/>
          <w:marTop w:val="0"/>
          <w:marBottom w:val="0"/>
          <w:divBdr>
            <w:top w:val="none" w:sz="0" w:space="0" w:color="auto"/>
            <w:left w:val="none" w:sz="0" w:space="0" w:color="auto"/>
            <w:bottom w:val="none" w:sz="0" w:space="0" w:color="auto"/>
            <w:right w:val="none" w:sz="0" w:space="0" w:color="auto"/>
          </w:divBdr>
        </w:div>
        <w:div w:id="2023626546">
          <w:marLeft w:val="640"/>
          <w:marRight w:val="0"/>
          <w:marTop w:val="0"/>
          <w:marBottom w:val="0"/>
          <w:divBdr>
            <w:top w:val="none" w:sz="0" w:space="0" w:color="auto"/>
            <w:left w:val="none" w:sz="0" w:space="0" w:color="auto"/>
            <w:bottom w:val="none" w:sz="0" w:space="0" w:color="auto"/>
            <w:right w:val="none" w:sz="0" w:space="0" w:color="auto"/>
          </w:divBdr>
        </w:div>
        <w:div w:id="1444419800">
          <w:marLeft w:val="640"/>
          <w:marRight w:val="0"/>
          <w:marTop w:val="0"/>
          <w:marBottom w:val="0"/>
          <w:divBdr>
            <w:top w:val="none" w:sz="0" w:space="0" w:color="auto"/>
            <w:left w:val="none" w:sz="0" w:space="0" w:color="auto"/>
            <w:bottom w:val="none" w:sz="0" w:space="0" w:color="auto"/>
            <w:right w:val="none" w:sz="0" w:space="0" w:color="auto"/>
          </w:divBdr>
        </w:div>
        <w:div w:id="833840440">
          <w:marLeft w:val="640"/>
          <w:marRight w:val="0"/>
          <w:marTop w:val="0"/>
          <w:marBottom w:val="0"/>
          <w:divBdr>
            <w:top w:val="none" w:sz="0" w:space="0" w:color="auto"/>
            <w:left w:val="none" w:sz="0" w:space="0" w:color="auto"/>
            <w:bottom w:val="none" w:sz="0" w:space="0" w:color="auto"/>
            <w:right w:val="none" w:sz="0" w:space="0" w:color="auto"/>
          </w:divBdr>
        </w:div>
        <w:div w:id="857696016">
          <w:marLeft w:val="640"/>
          <w:marRight w:val="0"/>
          <w:marTop w:val="0"/>
          <w:marBottom w:val="0"/>
          <w:divBdr>
            <w:top w:val="none" w:sz="0" w:space="0" w:color="auto"/>
            <w:left w:val="none" w:sz="0" w:space="0" w:color="auto"/>
            <w:bottom w:val="none" w:sz="0" w:space="0" w:color="auto"/>
            <w:right w:val="none" w:sz="0" w:space="0" w:color="auto"/>
          </w:divBdr>
        </w:div>
        <w:div w:id="1770807150">
          <w:marLeft w:val="640"/>
          <w:marRight w:val="0"/>
          <w:marTop w:val="0"/>
          <w:marBottom w:val="0"/>
          <w:divBdr>
            <w:top w:val="none" w:sz="0" w:space="0" w:color="auto"/>
            <w:left w:val="none" w:sz="0" w:space="0" w:color="auto"/>
            <w:bottom w:val="none" w:sz="0" w:space="0" w:color="auto"/>
            <w:right w:val="none" w:sz="0" w:space="0" w:color="auto"/>
          </w:divBdr>
        </w:div>
        <w:div w:id="909387278">
          <w:marLeft w:val="640"/>
          <w:marRight w:val="0"/>
          <w:marTop w:val="0"/>
          <w:marBottom w:val="0"/>
          <w:divBdr>
            <w:top w:val="none" w:sz="0" w:space="0" w:color="auto"/>
            <w:left w:val="none" w:sz="0" w:space="0" w:color="auto"/>
            <w:bottom w:val="none" w:sz="0" w:space="0" w:color="auto"/>
            <w:right w:val="none" w:sz="0" w:space="0" w:color="auto"/>
          </w:divBdr>
        </w:div>
        <w:div w:id="1906456160">
          <w:marLeft w:val="640"/>
          <w:marRight w:val="0"/>
          <w:marTop w:val="0"/>
          <w:marBottom w:val="0"/>
          <w:divBdr>
            <w:top w:val="none" w:sz="0" w:space="0" w:color="auto"/>
            <w:left w:val="none" w:sz="0" w:space="0" w:color="auto"/>
            <w:bottom w:val="none" w:sz="0" w:space="0" w:color="auto"/>
            <w:right w:val="none" w:sz="0" w:space="0" w:color="auto"/>
          </w:divBdr>
        </w:div>
      </w:divsChild>
    </w:div>
    <w:div w:id="133986052">
      <w:bodyDiv w:val="1"/>
      <w:marLeft w:val="0"/>
      <w:marRight w:val="0"/>
      <w:marTop w:val="0"/>
      <w:marBottom w:val="0"/>
      <w:divBdr>
        <w:top w:val="none" w:sz="0" w:space="0" w:color="auto"/>
        <w:left w:val="none" w:sz="0" w:space="0" w:color="auto"/>
        <w:bottom w:val="none" w:sz="0" w:space="0" w:color="auto"/>
        <w:right w:val="none" w:sz="0" w:space="0" w:color="auto"/>
      </w:divBdr>
      <w:divsChild>
        <w:div w:id="1275986965">
          <w:marLeft w:val="640"/>
          <w:marRight w:val="0"/>
          <w:marTop w:val="0"/>
          <w:marBottom w:val="0"/>
          <w:divBdr>
            <w:top w:val="none" w:sz="0" w:space="0" w:color="auto"/>
            <w:left w:val="none" w:sz="0" w:space="0" w:color="auto"/>
            <w:bottom w:val="none" w:sz="0" w:space="0" w:color="auto"/>
            <w:right w:val="none" w:sz="0" w:space="0" w:color="auto"/>
          </w:divBdr>
        </w:div>
        <w:div w:id="845368597">
          <w:marLeft w:val="640"/>
          <w:marRight w:val="0"/>
          <w:marTop w:val="0"/>
          <w:marBottom w:val="0"/>
          <w:divBdr>
            <w:top w:val="none" w:sz="0" w:space="0" w:color="auto"/>
            <w:left w:val="none" w:sz="0" w:space="0" w:color="auto"/>
            <w:bottom w:val="none" w:sz="0" w:space="0" w:color="auto"/>
            <w:right w:val="none" w:sz="0" w:space="0" w:color="auto"/>
          </w:divBdr>
        </w:div>
        <w:div w:id="1302036138">
          <w:marLeft w:val="640"/>
          <w:marRight w:val="0"/>
          <w:marTop w:val="0"/>
          <w:marBottom w:val="0"/>
          <w:divBdr>
            <w:top w:val="none" w:sz="0" w:space="0" w:color="auto"/>
            <w:left w:val="none" w:sz="0" w:space="0" w:color="auto"/>
            <w:bottom w:val="none" w:sz="0" w:space="0" w:color="auto"/>
            <w:right w:val="none" w:sz="0" w:space="0" w:color="auto"/>
          </w:divBdr>
        </w:div>
        <w:div w:id="2094549633">
          <w:marLeft w:val="640"/>
          <w:marRight w:val="0"/>
          <w:marTop w:val="0"/>
          <w:marBottom w:val="0"/>
          <w:divBdr>
            <w:top w:val="none" w:sz="0" w:space="0" w:color="auto"/>
            <w:left w:val="none" w:sz="0" w:space="0" w:color="auto"/>
            <w:bottom w:val="none" w:sz="0" w:space="0" w:color="auto"/>
            <w:right w:val="none" w:sz="0" w:space="0" w:color="auto"/>
          </w:divBdr>
        </w:div>
        <w:div w:id="1639601983">
          <w:marLeft w:val="640"/>
          <w:marRight w:val="0"/>
          <w:marTop w:val="0"/>
          <w:marBottom w:val="0"/>
          <w:divBdr>
            <w:top w:val="none" w:sz="0" w:space="0" w:color="auto"/>
            <w:left w:val="none" w:sz="0" w:space="0" w:color="auto"/>
            <w:bottom w:val="none" w:sz="0" w:space="0" w:color="auto"/>
            <w:right w:val="none" w:sz="0" w:space="0" w:color="auto"/>
          </w:divBdr>
        </w:div>
        <w:div w:id="563830431">
          <w:marLeft w:val="640"/>
          <w:marRight w:val="0"/>
          <w:marTop w:val="0"/>
          <w:marBottom w:val="0"/>
          <w:divBdr>
            <w:top w:val="none" w:sz="0" w:space="0" w:color="auto"/>
            <w:left w:val="none" w:sz="0" w:space="0" w:color="auto"/>
            <w:bottom w:val="none" w:sz="0" w:space="0" w:color="auto"/>
            <w:right w:val="none" w:sz="0" w:space="0" w:color="auto"/>
          </w:divBdr>
        </w:div>
        <w:div w:id="538862431">
          <w:marLeft w:val="640"/>
          <w:marRight w:val="0"/>
          <w:marTop w:val="0"/>
          <w:marBottom w:val="0"/>
          <w:divBdr>
            <w:top w:val="none" w:sz="0" w:space="0" w:color="auto"/>
            <w:left w:val="none" w:sz="0" w:space="0" w:color="auto"/>
            <w:bottom w:val="none" w:sz="0" w:space="0" w:color="auto"/>
            <w:right w:val="none" w:sz="0" w:space="0" w:color="auto"/>
          </w:divBdr>
        </w:div>
        <w:div w:id="1780566588">
          <w:marLeft w:val="640"/>
          <w:marRight w:val="0"/>
          <w:marTop w:val="0"/>
          <w:marBottom w:val="0"/>
          <w:divBdr>
            <w:top w:val="none" w:sz="0" w:space="0" w:color="auto"/>
            <w:left w:val="none" w:sz="0" w:space="0" w:color="auto"/>
            <w:bottom w:val="none" w:sz="0" w:space="0" w:color="auto"/>
            <w:right w:val="none" w:sz="0" w:space="0" w:color="auto"/>
          </w:divBdr>
        </w:div>
        <w:div w:id="139231125">
          <w:marLeft w:val="640"/>
          <w:marRight w:val="0"/>
          <w:marTop w:val="0"/>
          <w:marBottom w:val="0"/>
          <w:divBdr>
            <w:top w:val="none" w:sz="0" w:space="0" w:color="auto"/>
            <w:left w:val="none" w:sz="0" w:space="0" w:color="auto"/>
            <w:bottom w:val="none" w:sz="0" w:space="0" w:color="auto"/>
            <w:right w:val="none" w:sz="0" w:space="0" w:color="auto"/>
          </w:divBdr>
        </w:div>
        <w:div w:id="555749963">
          <w:marLeft w:val="640"/>
          <w:marRight w:val="0"/>
          <w:marTop w:val="0"/>
          <w:marBottom w:val="0"/>
          <w:divBdr>
            <w:top w:val="none" w:sz="0" w:space="0" w:color="auto"/>
            <w:left w:val="none" w:sz="0" w:space="0" w:color="auto"/>
            <w:bottom w:val="none" w:sz="0" w:space="0" w:color="auto"/>
            <w:right w:val="none" w:sz="0" w:space="0" w:color="auto"/>
          </w:divBdr>
        </w:div>
        <w:div w:id="1718430393">
          <w:marLeft w:val="640"/>
          <w:marRight w:val="0"/>
          <w:marTop w:val="0"/>
          <w:marBottom w:val="0"/>
          <w:divBdr>
            <w:top w:val="none" w:sz="0" w:space="0" w:color="auto"/>
            <w:left w:val="none" w:sz="0" w:space="0" w:color="auto"/>
            <w:bottom w:val="none" w:sz="0" w:space="0" w:color="auto"/>
            <w:right w:val="none" w:sz="0" w:space="0" w:color="auto"/>
          </w:divBdr>
        </w:div>
      </w:divsChild>
    </w:div>
    <w:div w:id="149710619">
      <w:bodyDiv w:val="1"/>
      <w:marLeft w:val="0"/>
      <w:marRight w:val="0"/>
      <w:marTop w:val="0"/>
      <w:marBottom w:val="0"/>
      <w:divBdr>
        <w:top w:val="none" w:sz="0" w:space="0" w:color="auto"/>
        <w:left w:val="none" w:sz="0" w:space="0" w:color="auto"/>
        <w:bottom w:val="none" w:sz="0" w:space="0" w:color="auto"/>
        <w:right w:val="none" w:sz="0" w:space="0" w:color="auto"/>
      </w:divBdr>
      <w:divsChild>
        <w:div w:id="1572160511">
          <w:marLeft w:val="640"/>
          <w:marRight w:val="0"/>
          <w:marTop w:val="0"/>
          <w:marBottom w:val="0"/>
          <w:divBdr>
            <w:top w:val="none" w:sz="0" w:space="0" w:color="auto"/>
            <w:left w:val="none" w:sz="0" w:space="0" w:color="auto"/>
            <w:bottom w:val="none" w:sz="0" w:space="0" w:color="auto"/>
            <w:right w:val="none" w:sz="0" w:space="0" w:color="auto"/>
          </w:divBdr>
        </w:div>
        <w:div w:id="905072473">
          <w:marLeft w:val="640"/>
          <w:marRight w:val="0"/>
          <w:marTop w:val="0"/>
          <w:marBottom w:val="0"/>
          <w:divBdr>
            <w:top w:val="none" w:sz="0" w:space="0" w:color="auto"/>
            <w:left w:val="none" w:sz="0" w:space="0" w:color="auto"/>
            <w:bottom w:val="none" w:sz="0" w:space="0" w:color="auto"/>
            <w:right w:val="none" w:sz="0" w:space="0" w:color="auto"/>
          </w:divBdr>
        </w:div>
        <w:div w:id="982344467">
          <w:marLeft w:val="640"/>
          <w:marRight w:val="0"/>
          <w:marTop w:val="0"/>
          <w:marBottom w:val="0"/>
          <w:divBdr>
            <w:top w:val="none" w:sz="0" w:space="0" w:color="auto"/>
            <w:left w:val="none" w:sz="0" w:space="0" w:color="auto"/>
            <w:bottom w:val="none" w:sz="0" w:space="0" w:color="auto"/>
            <w:right w:val="none" w:sz="0" w:space="0" w:color="auto"/>
          </w:divBdr>
        </w:div>
        <w:div w:id="2134445280">
          <w:marLeft w:val="640"/>
          <w:marRight w:val="0"/>
          <w:marTop w:val="0"/>
          <w:marBottom w:val="0"/>
          <w:divBdr>
            <w:top w:val="none" w:sz="0" w:space="0" w:color="auto"/>
            <w:left w:val="none" w:sz="0" w:space="0" w:color="auto"/>
            <w:bottom w:val="none" w:sz="0" w:space="0" w:color="auto"/>
            <w:right w:val="none" w:sz="0" w:space="0" w:color="auto"/>
          </w:divBdr>
        </w:div>
        <w:div w:id="130753642">
          <w:marLeft w:val="640"/>
          <w:marRight w:val="0"/>
          <w:marTop w:val="0"/>
          <w:marBottom w:val="0"/>
          <w:divBdr>
            <w:top w:val="none" w:sz="0" w:space="0" w:color="auto"/>
            <w:left w:val="none" w:sz="0" w:space="0" w:color="auto"/>
            <w:bottom w:val="none" w:sz="0" w:space="0" w:color="auto"/>
            <w:right w:val="none" w:sz="0" w:space="0" w:color="auto"/>
          </w:divBdr>
        </w:div>
        <w:div w:id="60645445">
          <w:marLeft w:val="640"/>
          <w:marRight w:val="0"/>
          <w:marTop w:val="0"/>
          <w:marBottom w:val="0"/>
          <w:divBdr>
            <w:top w:val="none" w:sz="0" w:space="0" w:color="auto"/>
            <w:left w:val="none" w:sz="0" w:space="0" w:color="auto"/>
            <w:bottom w:val="none" w:sz="0" w:space="0" w:color="auto"/>
            <w:right w:val="none" w:sz="0" w:space="0" w:color="auto"/>
          </w:divBdr>
        </w:div>
        <w:div w:id="1797991176">
          <w:marLeft w:val="640"/>
          <w:marRight w:val="0"/>
          <w:marTop w:val="0"/>
          <w:marBottom w:val="0"/>
          <w:divBdr>
            <w:top w:val="none" w:sz="0" w:space="0" w:color="auto"/>
            <w:left w:val="none" w:sz="0" w:space="0" w:color="auto"/>
            <w:bottom w:val="none" w:sz="0" w:space="0" w:color="auto"/>
            <w:right w:val="none" w:sz="0" w:space="0" w:color="auto"/>
          </w:divBdr>
        </w:div>
        <w:div w:id="1637711833">
          <w:marLeft w:val="640"/>
          <w:marRight w:val="0"/>
          <w:marTop w:val="0"/>
          <w:marBottom w:val="0"/>
          <w:divBdr>
            <w:top w:val="none" w:sz="0" w:space="0" w:color="auto"/>
            <w:left w:val="none" w:sz="0" w:space="0" w:color="auto"/>
            <w:bottom w:val="none" w:sz="0" w:space="0" w:color="auto"/>
            <w:right w:val="none" w:sz="0" w:space="0" w:color="auto"/>
          </w:divBdr>
        </w:div>
        <w:div w:id="1720085556">
          <w:marLeft w:val="640"/>
          <w:marRight w:val="0"/>
          <w:marTop w:val="0"/>
          <w:marBottom w:val="0"/>
          <w:divBdr>
            <w:top w:val="none" w:sz="0" w:space="0" w:color="auto"/>
            <w:left w:val="none" w:sz="0" w:space="0" w:color="auto"/>
            <w:bottom w:val="none" w:sz="0" w:space="0" w:color="auto"/>
            <w:right w:val="none" w:sz="0" w:space="0" w:color="auto"/>
          </w:divBdr>
        </w:div>
        <w:div w:id="1078478107">
          <w:marLeft w:val="640"/>
          <w:marRight w:val="0"/>
          <w:marTop w:val="0"/>
          <w:marBottom w:val="0"/>
          <w:divBdr>
            <w:top w:val="none" w:sz="0" w:space="0" w:color="auto"/>
            <w:left w:val="none" w:sz="0" w:space="0" w:color="auto"/>
            <w:bottom w:val="none" w:sz="0" w:space="0" w:color="auto"/>
            <w:right w:val="none" w:sz="0" w:space="0" w:color="auto"/>
          </w:divBdr>
        </w:div>
        <w:div w:id="774404272">
          <w:marLeft w:val="640"/>
          <w:marRight w:val="0"/>
          <w:marTop w:val="0"/>
          <w:marBottom w:val="0"/>
          <w:divBdr>
            <w:top w:val="none" w:sz="0" w:space="0" w:color="auto"/>
            <w:left w:val="none" w:sz="0" w:space="0" w:color="auto"/>
            <w:bottom w:val="none" w:sz="0" w:space="0" w:color="auto"/>
            <w:right w:val="none" w:sz="0" w:space="0" w:color="auto"/>
          </w:divBdr>
        </w:div>
        <w:div w:id="486438049">
          <w:marLeft w:val="640"/>
          <w:marRight w:val="0"/>
          <w:marTop w:val="0"/>
          <w:marBottom w:val="0"/>
          <w:divBdr>
            <w:top w:val="none" w:sz="0" w:space="0" w:color="auto"/>
            <w:left w:val="none" w:sz="0" w:space="0" w:color="auto"/>
            <w:bottom w:val="none" w:sz="0" w:space="0" w:color="auto"/>
            <w:right w:val="none" w:sz="0" w:space="0" w:color="auto"/>
          </w:divBdr>
        </w:div>
        <w:div w:id="31616798">
          <w:marLeft w:val="640"/>
          <w:marRight w:val="0"/>
          <w:marTop w:val="0"/>
          <w:marBottom w:val="0"/>
          <w:divBdr>
            <w:top w:val="none" w:sz="0" w:space="0" w:color="auto"/>
            <w:left w:val="none" w:sz="0" w:space="0" w:color="auto"/>
            <w:bottom w:val="none" w:sz="0" w:space="0" w:color="auto"/>
            <w:right w:val="none" w:sz="0" w:space="0" w:color="auto"/>
          </w:divBdr>
        </w:div>
        <w:div w:id="1933657538">
          <w:marLeft w:val="640"/>
          <w:marRight w:val="0"/>
          <w:marTop w:val="0"/>
          <w:marBottom w:val="0"/>
          <w:divBdr>
            <w:top w:val="none" w:sz="0" w:space="0" w:color="auto"/>
            <w:left w:val="none" w:sz="0" w:space="0" w:color="auto"/>
            <w:bottom w:val="none" w:sz="0" w:space="0" w:color="auto"/>
            <w:right w:val="none" w:sz="0" w:space="0" w:color="auto"/>
          </w:divBdr>
        </w:div>
        <w:div w:id="1279215653">
          <w:marLeft w:val="640"/>
          <w:marRight w:val="0"/>
          <w:marTop w:val="0"/>
          <w:marBottom w:val="0"/>
          <w:divBdr>
            <w:top w:val="none" w:sz="0" w:space="0" w:color="auto"/>
            <w:left w:val="none" w:sz="0" w:space="0" w:color="auto"/>
            <w:bottom w:val="none" w:sz="0" w:space="0" w:color="auto"/>
            <w:right w:val="none" w:sz="0" w:space="0" w:color="auto"/>
          </w:divBdr>
        </w:div>
        <w:div w:id="1135564661">
          <w:marLeft w:val="640"/>
          <w:marRight w:val="0"/>
          <w:marTop w:val="0"/>
          <w:marBottom w:val="0"/>
          <w:divBdr>
            <w:top w:val="none" w:sz="0" w:space="0" w:color="auto"/>
            <w:left w:val="none" w:sz="0" w:space="0" w:color="auto"/>
            <w:bottom w:val="none" w:sz="0" w:space="0" w:color="auto"/>
            <w:right w:val="none" w:sz="0" w:space="0" w:color="auto"/>
          </w:divBdr>
        </w:div>
        <w:div w:id="1351834138">
          <w:marLeft w:val="640"/>
          <w:marRight w:val="0"/>
          <w:marTop w:val="0"/>
          <w:marBottom w:val="0"/>
          <w:divBdr>
            <w:top w:val="none" w:sz="0" w:space="0" w:color="auto"/>
            <w:left w:val="none" w:sz="0" w:space="0" w:color="auto"/>
            <w:bottom w:val="none" w:sz="0" w:space="0" w:color="auto"/>
            <w:right w:val="none" w:sz="0" w:space="0" w:color="auto"/>
          </w:divBdr>
        </w:div>
        <w:div w:id="1209223328">
          <w:marLeft w:val="640"/>
          <w:marRight w:val="0"/>
          <w:marTop w:val="0"/>
          <w:marBottom w:val="0"/>
          <w:divBdr>
            <w:top w:val="none" w:sz="0" w:space="0" w:color="auto"/>
            <w:left w:val="none" w:sz="0" w:space="0" w:color="auto"/>
            <w:bottom w:val="none" w:sz="0" w:space="0" w:color="auto"/>
            <w:right w:val="none" w:sz="0" w:space="0" w:color="auto"/>
          </w:divBdr>
        </w:div>
        <w:div w:id="836458225">
          <w:marLeft w:val="640"/>
          <w:marRight w:val="0"/>
          <w:marTop w:val="0"/>
          <w:marBottom w:val="0"/>
          <w:divBdr>
            <w:top w:val="none" w:sz="0" w:space="0" w:color="auto"/>
            <w:left w:val="none" w:sz="0" w:space="0" w:color="auto"/>
            <w:bottom w:val="none" w:sz="0" w:space="0" w:color="auto"/>
            <w:right w:val="none" w:sz="0" w:space="0" w:color="auto"/>
          </w:divBdr>
        </w:div>
      </w:divsChild>
    </w:div>
    <w:div w:id="157622035">
      <w:bodyDiv w:val="1"/>
      <w:marLeft w:val="0"/>
      <w:marRight w:val="0"/>
      <w:marTop w:val="0"/>
      <w:marBottom w:val="0"/>
      <w:divBdr>
        <w:top w:val="none" w:sz="0" w:space="0" w:color="auto"/>
        <w:left w:val="none" w:sz="0" w:space="0" w:color="auto"/>
        <w:bottom w:val="none" w:sz="0" w:space="0" w:color="auto"/>
        <w:right w:val="none" w:sz="0" w:space="0" w:color="auto"/>
      </w:divBdr>
      <w:divsChild>
        <w:div w:id="357700226">
          <w:marLeft w:val="640"/>
          <w:marRight w:val="0"/>
          <w:marTop w:val="0"/>
          <w:marBottom w:val="0"/>
          <w:divBdr>
            <w:top w:val="none" w:sz="0" w:space="0" w:color="auto"/>
            <w:left w:val="none" w:sz="0" w:space="0" w:color="auto"/>
            <w:bottom w:val="none" w:sz="0" w:space="0" w:color="auto"/>
            <w:right w:val="none" w:sz="0" w:space="0" w:color="auto"/>
          </w:divBdr>
        </w:div>
        <w:div w:id="6832114">
          <w:marLeft w:val="640"/>
          <w:marRight w:val="0"/>
          <w:marTop w:val="0"/>
          <w:marBottom w:val="0"/>
          <w:divBdr>
            <w:top w:val="none" w:sz="0" w:space="0" w:color="auto"/>
            <w:left w:val="none" w:sz="0" w:space="0" w:color="auto"/>
            <w:bottom w:val="none" w:sz="0" w:space="0" w:color="auto"/>
            <w:right w:val="none" w:sz="0" w:space="0" w:color="auto"/>
          </w:divBdr>
        </w:div>
        <w:div w:id="916013911">
          <w:marLeft w:val="640"/>
          <w:marRight w:val="0"/>
          <w:marTop w:val="0"/>
          <w:marBottom w:val="0"/>
          <w:divBdr>
            <w:top w:val="none" w:sz="0" w:space="0" w:color="auto"/>
            <w:left w:val="none" w:sz="0" w:space="0" w:color="auto"/>
            <w:bottom w:val="none" w:sz="0" w:space="0" w:color="auto"/>
            <w:right w:val="none" w:sz="0" w:space="0" w:color="auto"/>
          </w:divBdr>
        </w:div>
        <w:div w:id="22943851">
          <w:marLeft w:val="640"/>
          <w:marRight w:val="0"/>
          <w:marTop w:val="0"/>
          <w:marBottom w:val="0"/>
          <w:divBdr>
            <w:top w:val="none" w:sz="0" w:space="0" w:color="auto"/>
            <w:left w:val="none" w:sz="0" w:space="0" w:color="auto"/>
            <w:bottom w:val="none" w:sz="0" w:space="0" w:color="auto"/>
            <w:right w:val="none" w:sz="0" w:space="0" w:color="auto"/>
          </w:divBdr>
        </w:div>
        <w:div w:id="1299531062">
          <w:marLeft w:val="640"/>
          <w:marRight w:val="0"/>
          <w:marTop w:val="0"/>
          <w:marBottom w:val="0"/>
          <w:divBdr>
            <w:top w:val="none" w:sz="0" w:space="0" w:color="auto"/>
            <w:left w:val="none" w:sz="0" w:space="0" w:color="auto"/>
            <w:bottom w:val="none" w:sz="0" w:space="0" w:color="auto"/>
            <w:right w:val="none" w:sz="0" w:space="0" w:color="auto"/>
          </w:divBdr>
        </w:div>
        <w:div w:id="1015765925">
          <w:marLeft w:val="640"/>
          <w:marRight w:val="0"/>
          <w:marTop w:val="0"/>
          <w:marBottom w:val="0"/>
          <w:divBdr>
            <w:top w:val="none" w:sz="0" w:space="0" w:color="auto"/>
            <w:left w:val="none" w:sz="0" w:space="0" w:color="auto"/>
            <w:bottom w:val="none" w:sz="0" w:space="0" w:color="auto"/>
            <w:right w:val="none" w:sz="0" w:space="0" w:color="auto"/>
          </w:divBdr>
        </w:div>
        <w:div w:id="1844321862">
          <w:marLeft w:val="640"/>
          <w:marRight w:val="0"/>
          <w:marTop w:val="0"/>
          <w:marBottom w:val="0"/>
          <w:divBdr>
            <w:top w:val="none" w:sz="0" w:space="0" w:color="auto"/>
            <w:left w:val="none" w:sz="0" w:space="0" w:color="auto"/>
            <w:bottom w:val="none" w:sz="0" w:space="0" w:color="auto"/>
            <w:right w:val="none" w:sz="0" w:space="0" w:color="auto"/>
          </w:divBdr>
        </w:div>
        <w:div w:id="1759709835">
          <w:marLeft w:val="640"/>
          <w:marRight w:val="0"/>
          <w:marTop w:val="0"/>
          <w:marBottom w:val="0"/>
          <w:divBdr>
            <w:top w:val="none" w:sz="0" w:space="0" w:color="auto"/>
            <w:left w:val="none" w:sz="0" w:space="0" w:color="auto"/>
            <w:bottom w:val="none" w:sz="0" w:space="0" w:color="auto"/>
            <w:right w:val="none" w:sz="0" w:space="0" w:color="auto"/>
          </w:divBdr>
        </w:div>
        <w:div w:id="29957793">
          <w:marLeft w:val="640"/>
          <w:marRight w:val="0"/>
          <w:marTop w:val="0"/>
          <w:marBottom w:val="0"/>
          <w:divBdr>
            <w:top w:val="none" w:sz="0" w:space="0" w:color="auto"/>
            <w:left w:val="none" w:sz="0" w:space="0" w:color="auto"/>
            <w:bottom w:val="none" w:sz="0" w:space="0" w:color="auto"/>
            <w:right w:val="none" w:sz="0" w:space="0" w:color="auto"/>
          </w:divBdr>
        </w:div>
        <w:div w:id="346374145">
          <w:marLeft w:val="640"/>
          <w:marRight w:val="0"/>
          <w:marTop w:val="0"/>
          <w:marBottom w:val="0"/>
          <w:divBdr>
            <w:top w:val="none" w:sz="0" w:space="0" w:color="auto"/>
            <w:left w:val="none" w:sz="0" w:space="0" w:color="auto"/>
            <w:bottom w:val="none" w:sz="0" w:space="0" w:color="auto"/>
            <w:right w:val="none" w:sz="0" w:space="0" w:color="auto"/>
          </w:divBdr>
        </w:div>
      </w:divsChild>
    </w:div>
    <w:div w:id="160127373">
      <w:bodyDiv w:val="1"/>
      <w:marLeft w:val="0"/>
      <w:marRight w:val="0"/>
      <w:marTop w:val="0"/>
      <w:marBottom w:val="0"/>
      <w:divBdr>
        <w:top w:val="none" w:sz="0" w:space="0" w:color="auto"/>
        <w:left w:val="none" w:sz="0" w:space="0" w:color="auto"/>
        <w:bottom w:val="none" w:sz="0" w:space="0" w:color="auto"/>
        <w:right w:val="none" w:sz="0" w:space="0" w:color="auto"/>
      </w:divBdr>
      <w:divsChild>
        <w:div w:id="226495789">
          <w:marLeft w:val="640"/>
          <w:marRight w:val="0"/>
          <w:marTop w:val="0"/>
          <w:marBottom w:val="0"/>
          <w:divBdr>
            <w:top w:val="none" w:sz="0" w:space="0" w:color="auto"/>
            <w:left w:val="none" w:sz="0" w:space="0" w:color="auto"/>
            <w:bottom w:val="none" w:sz="0" w:space="0" w:color="auto"/>
            <w:right w:val="none" w:sz="0" w:space="0" w:color="auto"/>
          </w:divBdr>
        </w:div>
        <w:div w:id="256183617">
          <w:marLeft w:val="640"/>
          <w:marRight w:val="0"/>
          <w:marTop w:val="0"/>
          <w:marBottom w:val="0"/>
          <w:divBdr>
            <w:top w:val="none" w:sz="0" w:space="0" w:color="auto"/>
            <w:left w:val="none" w:sz="0" w:space="0" w:color="auto"/>
            <w:bottom w:val="none" w:sz="0" w:space="0" w:color="auto"/>
            <w:right w:val="none" w:sz="0" w:space="0" w:color="auto"/>
          </w:divBdr>
        </w:div>
        <w:div w:id="266934506">
          <w:marLeft w:val="640"/>
          <w:marRight w:val="0"/>
          <w:marTop w:val="0"/>
          <w:marBottom w:val="0"/>
          <w:divBdr>
            <w:top w:val="none" w:sz="0" w:space="0" w:color="auto"/>
            <w:left w:val="none" w:sz="0" w:space="0" w:color="auto"/>
            <w:bottom w:val="none" w:sz="0" w:space="0" w:color="auto"/>
            <w:right w:val="none" w:sz="0" w:space="0" w:color="auto"/>
          </w:divBdr>
        </w:div>
        <w:div w:id="1363477380">
          <w:marLeft w:val="640"/>
          <w:marRight w:val="0"/>
          <w:marTop w:val="0"/>
          <w:marBottom w:val="0"/>
          <w:divBdr>
            <w:top w:val="none" w:sz="0" w:space="0" w:color="auto"/>
            <w:left w:val="none" w:sz="0" w:space="0" w:color="auto"/>
            <w:bottom w:val="none" w:sz="0" w:space="0" w:color="auto"/>
            <w:right w:val="none" w:sz="0" w:space="0" w:color="auto"/>
          </w:divBdr>
        </w:div>
        <w:div w:id="1491947957">
          <w:marLeft w:val="640"/>
          <w:marRight w:val="0"/>
          <w:marTop w:val="0"/>
          <w:marBottom w:val="0"/>
          <w:divBdr>
            <w:top w:val="none" w:sz="0" w:space="0" w:color="auto"/>
            <w:left w:val="none" w:sz="0" w:space="0" w:color="auto"/>
            <w:bottom w:val="none" w:sz="0" w:space="0" w:color="auto"/>
            <w:right w:val="none" w:sz="0" w:space="0" w:color="auto"/>
          </w:divBdr>
        </w:div>
        <w:div w:id="1042022854">
          <w:marLeft w:val="640"/>
          <w:marRight w:val="0"/>
          <w:marTop w:val="0"/>
          <w:marBottom w:val="0"/>
          <w:divBdr>
            <w:top w:val="none" w:sz="0" w:space="0" w:color="auto"/>
            <w:left w:val="none" w:sz="0" w:space="0" w:color="auto"/>
            <w:bottom w:val="none" w:sz="0" w:space="0" w:color="auto"/>
            <w:right w:val="none" w:sz="0" w:space="0" w:color="auto"/>
          </w:divBdr>
        </w:div>
        <w:div w:id="417144442">
          <w:marLeft w:val="640"/>
          <w:marRight w:val="0"/>
          <w:marTop w:val="0"/>
          <w:marBottom w:val="0"/>
          <w:divBdr>
            <w:top w:val="none" w:sz="0" w:space="0" w:color="auto"/>
            <w:left w:val="none" w:sz="0" w:space="0" w:color="auto"/>
            <w:bottom w:val="none" w:sz="0" w:space="0" w:color="auto"/>
            <w:right w:val="none" w:sz="0" w:space="0" w:color="auto"/>
          </w:divBdr>
        </w:div>
        <w:div w:id="1320771181">
          <w:marLeft w:val="640"/>
          <w:marRight w:val="0"/>
          <w:marTop w:val="0"/>
          <w:marBottom w:val="0"/>
          <w:divBdr>
            <w:top w:val="none" w:sz="0" w:space="0" w:color="auto"/>
            <w:left w:val="none" w:sz="0" w:space="0" w:color="auto"/>
            <w:bottom w:val="none" w:sz="0" w:space="0" w:color="auto"/>
            <w:right w:val="none" w:sz="0" w:space="0" w:color="auto"/>
          </w:divBdr>
        </w:div>
        <w:div w:id="638802427">
          <w:marLeft w:val="640"/>
          <w:marRight w:val="0"/>
          <w:marTop w:val="0"/>
          <w:marBottom w:val="0"/>
          <w:divBdr>
            <w:top w:val="none" w:sz="0" w:space="0" w:color="auto"/>
            <w:left w:val="none" w:sz="0" w:space="0" w:color="auto"/>
            <w:bottom w:val="none" w:sz="0" w:space="0" w:color="auto"/>
            <w:right w:val="none" w:sz="0" w:space="0" w:color="auto"/>
          </w:divBdr>
        </w:div>
        <w:div w:id="271136422">
          <w:marLeft w:val="640"/>
          <w:marRight w:val="0"/>
          <w:marTop w:val="0"/>
          <w:marBottom w:val="0"/>
          <w:divBdr>
            <w:top w:val="none" w:sz="0" w:space="0" w:color="auto"/>
            <w:left w:val="none" w:sz="0" w:space="0" w:color="auto"/>
            <w:bottom w:val="none" w:sz="0" w:space="0" w:color="auto"/>
            <w:right w:val="none" w:sz="0" w:space="0" w:color="auto"/>
          </w:divBdr>
        </w:div>
        <w:div w:id="651328761">
          <w:marLeft w:val="640"/>
          <w:marRight w:val="0"/>
          <w:marTop w:val="0"/>
          <w:marBottom w:val="0"/>
          <w:divBdr>
            <w:top w:val="none" w:sz="0" w:space="0" w:color="auto"/>
            <w:left w:val="none" w:sz="0" w:space="0" w:color="auto"/>
            <w:bottom w:val="none" w:sz="0" w:space="0" w:color="auto"/>
            <w:right w:val="none" w:sz="0" w:space="0" w:color="auto"/>
          </w:divBdr>
        </w:div>
        <w:div w:id="413362378">
          <w:marLeft w:val="640"/>
          <w:marRight w:val="0"/>
          <w:marTop w:val="0"/>
          <w:marBottom w:val="0"/>
          <w:divBdr>
            <w:top w:val="none" w:sz="0" w:space="0" w:color="auto"/>
            <w:left w:val="none" w:sz="0" w:space="0" w:color="auto"/>
            <w:bottom w:val="none" w:sz="0" w:space="0" w:color="auto"/>
            <w:right w:val="none" w:sz="0" w:space="0" w:color="auto"/>
          </w:divBdr>
        </w:div>
        <w:div w:id="918828222">
          <w:marLeft w:val="640"/>
          <w:marRight w:val="0"/>
          <w:marTop w:val="0"/>
          <w:marBottom w:val="0"/>
          <w:divBdr>
            <w:top w:val="none" w:sz="0" w:space="0" w:color="auto"/>
            <w:left w:val="none" w:sz="0" w:space="0" w:color="auto"/>
            <w:bottom w:val="none" w:sz="0" w:space="0" w:color="auto"/>
            <w:right w:val="none" w:sz="0" w:space="0" w:color="auto"/>
          </w:divBdr>
        </w:div>
        <w:div w:id="1711539534">
          <w:marLeft w:val="640"/>
          <w:marRight w:val="0"/>
          <w:marTop w:val="0"/>
          <w:marBottom w:val="0"/>
          <w:divBdr>
            <w:top w:val="none" w:sz="0" w:space="0" w:color="auto"/>
            <w:left w:val="none" w:sz="0" w:space="0" w:color="auto"/>
            <w:bottom w:val="none" w:sz="0" w:space="0" w:color="auto"/>
            <w:right w:val="none" w:sz="0" w:space="0" w:color="auto"/>
          </w:divBdr>
        </w:div>
      </w:divsChild>
    </w:div>
    <w:div w:id="163325097">
      <w:bodyDiv w:val="1"/>
      <w:marLeft w:val="0"/>
      <w:marRight w:val="0"/>
      <w:marTop w:val="0"/>
      <w:marBottom w:val="0"/>
      <w:divBdr>
        <w:top w:val="none" w:sz="0" w:space="0" w:color="auto"/>
        <w:left w:val="none" w:sz="0" w:space="0" w:color="auto"/>
        <w:bottom w:val="none" w:sz="0" w:space="0" w:color="auto"/>
        <w:right w:val="none" w:sz="0" w:space="0" w:color="auto"/>
      </w:divBdr>
      <w:divsChild>
        <w:div w:id="349071904">
          <w:marLeft w:val="640"/>
          <w:marRight w:val="0"/>
          <w:marTop w:val="0"/>
          <w:marBottom w:val="0"/>
          <w:divBdr>
            <w:top w:val="none" w:sz="0" w:space="0" w:color="auto"/>
            <w:left w:val="none" w:sz="0" w:space="0" w:color="auto"/>
            <w:bottom w:val="none" w:sz="0" w:space="0" w:color="auto"/>
            <w:right w:val="none" w:sz="0" w:space="0" w:color="auto"/>
          </w:divBdr>
        </w:div>
        <w:div w:id="2022586630">
          <w:marLeft w:val="640"/>
          <w:marRight w:val="0"/>
          <w:marTop w:val="0"/>
          <w:marBottom w:val="0"/>
          <w:divBdr>
            <w:top w:val="none" w:sz="0" w:space="0" w:color="auto"/>
            <w:left w:val="none" w:sz="0" w:space="0" w:color="auto"/>
            <w:bottom w:val="none" w:sz="0" w:space="0" w:color="auto"/>
            <w:right w:val="none" w:sz="0" w:space="0" w:color="auto"/>
          </w:divBdr>
        </w:div>
        <w:div w:id="1157578085">
          <w:marLeft w:val="640"/>
          <w:marRight w:val="0"/>
          <w:marTop w:val="0"/>
          <w:marBottom w:val="0"/>
          <w:divBdr>
            <w:top w:val="none" w:sz="0" w:space="0" w:color="auto"/>
            <w:left w:val="none" w:sz="0" w:space="0" w:color="auto"/>
            <w:bottom w:val="none" w:sz="0" w:space="0" w:color="auto"/>
            <w:right w:val="none" w:sz="0" w:space="0" w:color="auto"/>
          </w:divBdr>
        </w:div>
        <w:div w:id="1945190851">
          <w:marLeft w:val="640"/>
          <w:marRight w:val="0"/>
          <w:marTop w:val="0"/>
          <w:marBottom w:val="0"/>
          <w:divBdr>
            <w:top w:val="none" w:sz="0" w:space="0" w:color="auto"/>
            <w:left w:val="none" w:sz="0" w:space="0" w:color="auto"/>
            <w:bottom w:val="none" w:sz="0" w:space="0" w:color="auto"/>
            <w:right w:val="none" w:sz="0" w:space="0" w:color="auto"/>
          </w:divBdr>
        </w:div>
        <w:div w:id="1731810177">
          <w:marLeft w:val="640"/>
          <w:marRight w:val="0"/>
          <w:marTop w:val="0"/>
          <w:marBottom w:val="0"/>
          <w:divBdr>
            <w:top w:val="none" w:sz="0" w:space="0" w:color="auto"/>
            <w:left w:val="none" w:sz="0" w:space="0" w:color="auto"/>
            <w:bottom w:val="none" w:sz="0" w:space="0" w:color="auto"/>
            <w:right w:val="none" w:sz="0" w:space="0" w:color="auto"/>
          </w:divBdr>
        </w:div>
        <w:div w:id="672949219">
          <w:marLeft w:val="640"/>
          <w:marRight w:val="0"/>
          <w:marTop w:val="0"/>
          <w:marBottom w:val="0"/>
          <w:divBdr>
            <w:top w:val="none" w:sz="0" w:space="0" w:color="auto"/>
            <w:left w:val="none" w:sz="0" w:space="0" w:color="auto"/>
            <w:bottom w:val="none" w:sz="0" w:space="0" w:color="auto"/>
            <w:right w:val="none" w:sz="0" w:space="0" w:color="auto"/>
          </w:divBdr>
        </w:div>
        <w:div w:id="295186134">
          <w:marLeft w:val="640"/>
          <w:marRight w:val="0"/>
          <w:marTop w:val="0"/>
          <w:marBottom w:val="0"/>
          <w:divBdr>
            <w:top w:val="none" w:sz="0" w:space="0" w:color="auto"/>
            <w:left w:val="none" w:sz="0" w:space="0" w:color="auto"/>
            <w:bottom w:val="none" w:sz="0" w:space="0" w:color="auto"/>
            <w:right w:val="none" w:sz="0" w:space="0" w:color="auto"/>
          </w:divBdr>
        </w:div>
        <w:div w:id="1301420174">
          <w:marLeft w:val="640"/>
          <w:marRight w:val="0"/>
          <w:marTop w:val="0"/>
          <w:marBottom w:val="0"/>
          <w:divBdr>
            <w:top w:val="none" w:sz="0" w:space="0" w:color="auto"/>
            <w:left w:val="none" w:sz="0" w:space="0" w:color="auto"/>
            <w:bottom w:val="none" w:sz="0" w:space="0" w:color="auto"/>
            <w:right w:val="none" w:sz="0" w:space="0" w:color="auto"/>
          </w:divBdr>
        </w:div>
        <w:div w:id="189344724">
          <w:marLeft w:val="640"/>
          <w:marRight w:val="0"/>
          <w:marTop w:val="0"/>
          <w:marBottom w:val="0"/>
          <w:divBdr>
            <w:top w:val="none" w:sz="0" w:space="0" w:color="auto"/>
            <w:left w:val="none" w:sz="0" w:space="0" w:color="auto"/>
            <w:bottom w:val="none" w:sz="0" w:space="0" w:color="auto"/>
            <w:right w:val="none" w:sz="0" w:space="0" w:color="auto"/>
          </w:divBdr>
        </w:div>
      </w:divsChild>
    </w:div>
    <w:div w:id="184366427">
      <w:bodyDiv w:val="1"/>
      <w:marLeft w:val="0"/>
      <w:marRight w:val="0"/>
      <w:marTop w:val="0"/>
      <w:marBottom w:val="0"/>
      <w:divBdr>
        <w:top w:val="none" w:sz="0" w:space="0" w:color="auto"/>
        <w:left w:val="none" w:sz="0" w:space="0" w:color="auto"/>
        <w:bottom w:val="none" w:sz="0" w:space="0" w:color="auto"/>
        <w:right w:val="none" w:sz="0" w:space="0" w:color="auto"/>
      </w:divBdr>
      <w:divsChild>
        <w:div w:id="1438985530">
          <w:marLeft w:val="640"/>
          <w:marRight w:val="0"/>
          <w:marTop w:val="0"/>
          <w:marBottom w:val="0"/>
          <w:divBdr>
            <w:top w:val="none" w:sz="0" w:space="0" w:color="auto"/>
            <w:left w:val="none" w:sz="0" w:space="0" w:color="auto"/>
            <w:bottom w:val="none" w:sz="0" w:space="0" w:color="auto"/>
            <w:right w:val="none" w:sz="0" w:space="0" w:color="auto"/>
          </w:divBdr>
        </w:div>
        <w:div w:id="571041257">
          <w:marLeft w:val="640"/>
          <w:marRight w:val="0"/>
          <w:marTop w:val="0"/>
          <w:marBottom w:val="0"/>
          <w:divBdr>
            <w:top w:val="none" w:sz="0" w:space="0" w:color="auto"/>
            <w:left w:val="none" w:sz="0" w:space="0" w:color="auto"/>
            <w:bottom w:val="none" w:sz="0" w:space="0" w:color="auto"/>
            <w:right w:val="none" w:sz="0" w:space="0" w:color="auto"/>
          </w:divBdr>
        </w:div>
        <w:div w:id="974139795">
          <w:marLeft w:val="640"/>
          <w:marRight w:val="0"/>
          <w:marTop w:val="0"/>
          <w:marBottom w:val="0"/>
          <w:divBdr>
            <w:top w:val="none" w:sz="0" w:space="0" w:color="auto"/>
            <w:left w:val="none" w:sz="0" w:space="0" w:color="auto"/>
            <w:bottom w:val="none" w:sz="0" w:space="0" w:color="auto"/>
            <w:right w:val="none" w:sz="0" w:space="0" w:color="auto"/>
          </w:divBdr>
        </w:div>
        <w:div w:id="1981232339">
          <w:marLeft w:val="640"/>
          <w:marRight w:val="0"/>
          <w:marTop w:val="0"/>
          <w:marBottom w:val="0"/>
          <w:divBdr>
            <w:top w:val="none" w:sz="0" w:space="0" w:color="auto"/>
            <w:left w:val="none" w:sz="0" w:space="0" w:color="auto"/>
            <w:bottom w:val="none" w:sz="0" w:space="0" w:color="auto"/>
            <w:right w:val="none" w:sz="0" w:space="0" w:color="auto"/>
          </w:divBdr>
        </w:div>
        <w:div w:id="719479794">
          <w:marLeft w:val="640"/>
          <w:marRight w:val="0"/>
          <w:marTop w:val="0"/>
          <w:marBottom w:val="0"/>
          <w:divBdr>
            <w:top w:val="none" w:sz="0" w:space="0" w:color="auto"/>
            <w:left w:val="none" w:sz="0" w:space="0" w:color="auto"/>
            <w:bottom w:val="none" w:sz="0" w:space="0" w:color="auto"/>
            <w:right w:val="none" w:sz="0" w:space="0" w:color="auto"/>
          </w:divBdr>
        </w:div>
        <w:div w:id="1615554171">
          <w:marLeft w:val="640"/>
          <w:marRight w:val="0"/>
          <w:marTop w:val="0"/>
          <w:marBottom w:val="0"/>
          <w:divBdr>
            <w:top w:val="none" w:sz="0" w:space="0" w:color="auto"/>
            <w:left w:val="none" w:sz="0" w:space="0" w:color="auto"/>
            <w:bottom w:val="none" w:sz="0" w:space="0" w:color="auto"/>
            <w:right w:val="none" w:sz="0" w:space="0" w:color="auto"/>
          </w:divBdr>
        </w:div>
        <w:div w:id="882986830">
          <w:marLeft w:val="640"/>
          <w:marRight w:val="0"/>
          <w:marTop w:val="0"/>
          <w:marBottom w:val="0"/>
          <w:divBdr>
            <w:top w:val="none" w:sz="0" w:space="0" w:color="auto"/>
            <w:left w:val="none" w:sz="0" w:space="0" w:color="auto"/>
            <w:bottom w:val="none" w:sz="0" w:space="0" w:color="auto"/>
            <w:right w:val="none" w:sz="0" w:space="0" w:color="auto"/>
          </w:divBdr>
        </w:div>
        <w:div w:id="1976524968">
          <w:marLeft w:val="640"/>
          <w:marRight w:val="0"/>
          <w:marTop w:val="0"/>
          <w:marBottom w:val="0"/>
          <w:divBdr>
            <w:top w:val="none" w:sz="0" w:space="0" w:color="auto"/>
            <w:left w:val="none" w:sz="0" w:space="0" w:color="auto"/>
            <w:bottom w:val="none" w:sz="0" w:space="0" w:color="auto"/>
            <w:right w:val="none" w:sz="0" w:space="0" w:color="auto"/>
          </w:divBdr>
        </w:div>
        <w:div w:id="862860761">
          <w:marLeft w:val="640"/>
          <w:marRight w:val="0"/>
          <w:marTop w:val="0"/>
          <w:marBottom w:val="0"/>
          <w:divBdr>
            <w:top w:val="none" w:sz="0" w:space="0" w:color="auto"/>
            <w:left w:val="none" w:sz="0" w:space="0" w:color="auto"/>
            <w:bottom w:val="none" w:sz="0" w:space="0" w:color="auto"/>
            <w:right w:val="none" w:sz="0" w:space="0" w:color="auto"/>
          </w:divBdr>
        </w:div>
        <w:div w:id="1319113449">
          <w:marLeft w:val="640"/>
          <w:marRight w:val="0"/>
          <w:marTop w:val="0"/>
          <w:marBottom w:val="0"/>
          <w:divBdr>
            <w:top w:val="none" w:sz="0" w:space="0" w:color="auto"/>
            <w:left w:val="none" w:sz="0" w:space="0" w:color="auto"/>
            <w:bottom w:val="none" w:sz="0" w:space="0" w:color="auto"/>
            <w:right w:val="none" w:sz="0" w:space="0" w:color="auto"/>
          </w:divBdr>
        </w:div>
      </w:divsChild>
    </w:div>
    <w:div w:id="194733690">
      <w:bodyDiv w:val="1"/>
      <w:marLeft w:val="0"/>
      <w:marRight w:val="0"/>
      <w:marTop w:val="0"/>
      <w:marBottom w:val="0"/>
      <w:divBdr>
        <w:top w:val="none" w:sz="0" w:space="0" w:color="auto"/>
        <w:left w:val="none" w:sz="0" w:space="0" w:color="auto"/>
        <w:bottom w:val="none" w:sz="0" w:space="0" w:color="auto"/>
        <w:right w:val="none" w:sz="0" w:space="0" w:color="auto"/>
      </w:divBdr>
      <w:divsChild>
        <w:div w:id="354039637">
          <w:marLeft w:val="640"/>
          <w:marRight w:val="0"/>
          <w:marTop w:val="0"/>
          <w:marBottom w:val="0"/>
          <w:divBdr>
            <w:top w:val="none" w:sz="0" w:space="0" w:color="auto"/>
            <w:left w:val="none" w:sz="0" w:space="0" w:color="auto"/>
            <w:bottom w:val="none" w:sz="0" w:space="0" w:color="auto"/>
            <w:right w:val="none" w:sz="0" w:space="0" w:color="auto"/>
          </w:divBdr>
        </w:div>
        <w:div w:id="1666467759">
          <w:marLeft w:val="640"/>
          <w:marRight w:val="0"/>
          <w:marTop w:val="0"/>
          <w:marBottom w:val="0"/>
          <w:divBdr>
            <w:top w:val="none" w:sz="0" w:space="0" w:color="auto"/>
            <w:left w:val="none" w:sz="0" w:space="0" w:color="auto"/>
            <w:bottom w:val="none" w:sz="0" w:space="0" w:color="auto"/>
            <w:right w:val="none" w:sz="0" w:space="0" w:color="auto"/>
          </w:divBdr>
        </w:div>
        <w:div w:id="761950704">
          <w:marLeft w:val="640"/>
          <w:marRight w:val="0"/>
          <w:marTop w:val="0"/>
          <w:marBottom w:val="0"/>
          <w:divBdr>
            <w:top w:val="none" w:sz="0" w:space="0" w:color="auto"/>
            <w:left w:val="none" w:sz="0" w:space="0" w:color="auto"/>
            <w:bottom w:val="none" w:sz="0" w:space="0" w:color="auto"/>
            <w:right w:val="none" w:sz="0" w:space="0" w:color="auto"/>
          </w:divBdr>
        </w:div>
        <w:div w:id="680200331">
          <w:marLeft w:val="640"/>
          <w:marRight w:val="0"/>
          <w:marTop w:val="0"/>
          <w:marBottom w:val="0"/>
          <w:divBdr>
            <w:top w:val="none" w:sz="0" w:space="0" w:color="auto"/>
            <w:left w:val="none" w:sz="0" w:space="0" w:color="auto"/>
            <w:bottom w:val="none" w:sz="0" w:space="0" w:color="auto"/>
            <w:right w:val="none" w:sz="0" w:space="0" w:color="auto"/>
          </w:divBdr>
        </w:div>
        <w:div w:id="1405881543">
          <w:marLeft w:val="640"/>
          <w:marRight w:val="0"/>
          <w:marTop w:val="0"/>
          <w:marBottom w:val="0"/>
          <w:divBdr>
            <w:top w:val="none" w:sz="0" w:space="0" w:color="auto"/>
            <w:left w:val="none" w:sz="0" w:space="0" w:color="auto"/>
            <w:bottom w:val="none" w:sz="0" w:space="0" w:color="auto"/>
            <w:right w:val="none" w:sz="0" w:space="0" w:color="auto"/>
          </w:divBdr>
        </w:div>
        <w:div w:id="681009426">
          <w:marLeft w:val="640"/>
          <w:marRight w:val="0"/>
          <w:marTop w:val="0"/>
          <w:marBottom w:val="0"/>
          <w:divBdr>
            <w:top w:val="none" w:sz="0" w:space="0" w:color="auto"/>
            <w:left w:val="none" w:sz="0" w:space="0" w:color="auto"/>
            <w:bottom w:val="none" w:sz="0" w:space="0" w:color="auto"/>
            <w:right w:val="none" w:sz="0" w:space="0" w:color="auto"/>
          </w:divBdr>
        </w:div>
        <w:div w:id="593637455">
          <w:marLeft w:val="640"/>
          <w:marRight w:val="0"/>
          <w:marTop w:val="0"/>
          <w:marBottom w:val="0"/>
          <w:divBdr>
            <w:top w:val="none" w:sz="0" w:space="0" w:color="auto"/>
            <w:left w:val="none" w:sz="0" w:space="0" w:color="auto"/>
            <w:bottom w:val="none" w:sz="0" w:space="0" w:color="auto"/>
            <w:right w:val="none" w:sz="0" w:space="0" w:color="auto"/>
          </w:divBdr>
        </w:div>
        <w:div w:id="1798528475">
          <w:marLeft w:val="640"/>
          <w:marRight w:val="0"/>
          <w:marTop w:val="0"/>
          <w:marBottom w:val="0"/>
          <w:divBdr>
            <w:top w:val="none" w:sz="0" w:space="0" w:color="auto"/>
            <w:left w:val="none" w:sz="0" w:space="0" w:color="auto"/>
            <w:bottom w:val="none" w:sz="0" w:space="0" w:color="auto"/>
            <w:right w:val="none" w:sz="0" w:space="0" w:color="auto"/>
          </w:divBdr>
        </w:div>
        <w:div w:id="872573432">
          <w:marLeft w:val="640"/>
          <w:marRight w:val="0"/>
          <w:marTop w:val="0"/>
          <w:marBottom w:val="0"/>
          <w:divBdr>
            <w:top w:val="none" w:sz="0" w:space="0" w:color="auto"/>
            <w:left w:val="none" w:sz="0" w:space="0" w:color="auto"/>
            <w:bottom w:val="none" w:sz="0" w:space="0" w:color="auto"/>
            <w:right w:val="none" w:sz="0" w:space="0" w:color="auto"/>
          </w:divBdr>
        </w:div>
        <w:div w:id="1724521306">
          <w:marLeft w:val="640"/>
          <w:marRight w:val="0"/>
          <w:marTop w:val="0"/>
          <w:marBottom w:val="0"/>
          <w:divBdr>
            <w:top w:val="none" w:sz="0" w:space="0" w:color="auto"/>
            <w:left w:val="none" w:sz="0" w:space="0" w:color="auto"/>
            <w:bottom w:val="none" w:sz="0" w:space="0" w:color="auto"/>
            <w:right w:val="none" w:sz="0" w:space="0" w:color="auto"/>
          </w:divBdr>
        </w:div>
        <w:div w:id="1705708411">
          <w:marLeft w:val="640"/>
          <w:marRight w:val="0"/>
          <w:marTop w:val="0"/>
          <w:marBottom w:val="0"/>
          <w:divBdr>
            <w:top w:val="none" w:sz="0" w:space="0" w:color="auto"/>
            <w:left w:val="none" w:sz="0" w:space="0" w:color="auto"/>
            <w:bottom w:val="none" w:sz="0" w:space="0" w:color="auto"/>
            <w:right w:val="none" w:sz="0" w:space="0" w:color="auto"/>
          </w:divBdr>
        </w:div>
        <w:div w:id="197357473">
          <w:marLeft w:val="640"/>
          <w:marRight w:val="0"/>
          <w:marTop w:val="0"/>
          <w:marBottom w:val="0"/>
          <w:divBdr>
            <w:top w:val="none" w:sz="0" w:space="0" w:color="auto"/>
            <w:left w:val="none" w:sz="0" w:space="0" w:color="auto"/>
            <w:bottom w:val="none" w:sz="0" w:space="0" w:color="auto"/>
            <w:right w:val="none" w:sz="0" w:space="0" w:color="auto"/>
          </w:divBdr>
        </w:div>
      </w:divsChild>
    </w:div>
    <w:div w:id="202405470">
      <w:bodyDiv w:val="1"/>
      <w:marLeft w:val="0"/>
      <w:marRight w:val="0"/>
      <w:marTop w:val="0"/>
      <w:marBottom w:val="0"/>
      <w:divBdr>
        <w:top w:val="none" w:sz="0" w:space="0" w:color="auto"/>
        <w:left w:val="none" w:sz="0" w:space="0" w:color="auto"/>
        <w:bottom w:val="none" w:sz="0" w:space="0" w:color="auto"/>
        <w:right w:val="none" w:sz="0" w:space="0" w:color="auto"/>
      </w:divBdr>
      <w:divsChild>
        <w:div w:id="1385180728">
          <w:marLeft w:val="640"/>
          <w:marRight w:val="0"/>
          <w:marTop w:val="0"/>
          <w:marBottom w:val="0"/>
          <w:divBdr>
            <w:top w:val="none" w:sz="0" w:space="0" w:color="auto"/>
            <w:left w:val="none" w:sz="0" w:space="0" w:color="auto"/>
            <w:bottom w:val="none" w:sz="0" w:space="0" w:color="auto"/>
            <w:right w:val="none" w:sz="0" w:space="0" w:color="auto"/>
          </w:divBdr>
        </w:div>
        <w:div w:id="1023939039">
          <w:marLeft w:val="640"/>
          <w:marRight w:val="0"/>
          <w:marTop w:val="0"/>
          <w:marBottom w:val="0"/>
          <w:divBdr>
            <w:top w:val="none" w:sz="0" w:space="0" w:color="auto"/>
            <w:left w:val="none" w:sz="0" w:space="0" w:color="auto"/>
            <w:bottom w:val="none" w:sz="0" w:space="0" w:color="auto"/>
            <w:right w:val="none" w:sz="0" w:space="0" w:color="auto"/>
          </w:divBdr>
        </w:div>
        <w:div w:id="908883716">
          <w:marLeft w:val="640"/>
          <w:marRight w:val="0"/>
          <w:marTop w:val="0"/>
          <w:marBottom w:val="0"/>
          <w:divBdr>
            <w:top w:val="none" w:sz="0" w:space="0" w:color="auto"/>
            <w:left w:val="none" w:sz="0" w:space="0" w:color="auto"/>
            <w:bottom w:val="none" w:sz="0" w:space="0" w:color="auto"/>
            <w:right w:val="none" w:sz="0" w:space="0" w:color="auto"/>
          </w:divBdr>
        </w:div>
        <w:div w:id="213471166">
          <w:marLeft w:val="640"/>
          <w:marRight w:val="0"/>
          <w:marTop w:val="0"/>
          <w:marBottom w:val="0"/>
          <w:divBdr>
            <w:top w:val="none" w:sz="0" w:space="0" w:color="auto"/>
            <w:left w:val="none" w:sz="0" w:space="0" w:color="auto"/>
            <w:bottom w:val="none" w:sz="0" w:space="0" w:color="auto"/>
            <w:right w:val="none" w:sz="0" w:space="0" w:color="auto"/>
          </w:divBdr>
        </w:div>
        <w:div w:id="1354376140">
          <w:marLeft w:val="640"/>
          <w:marRight w:val="0"/>
          <w:marTop w:val="0"/>
          <w:marBottom w:val="0"/>
          <w:divBdr>
            <w:top w:val="none" w:sz="0" w:space="0" w:color="auto"/>
            <w:left w:val="none" w:sz="0" w:space="0" w:color="auto"/>
            <w:bottom w:val="none" w:sz="0" w:space="0" w:color="auto"/>
            <w:right w:val="none" w:sz="0" w:space="0" w:color="auto"/>
          </w:divBdr>
        </w:div>
        <w:div w:id="1790272577">
          <w:marLeft w:val="640"/>
          <w:marRight w:val="0"/>
          <w:marTop w:val="0"/>
          <w:marBottom w:val="0"/>
          <w:divBdr>
            <w:top w:val="none" w:sz="0" w:space="0" w:color="auto"/>
            <w:left w:val="none" w:sz="0" w:space="0" w:color="auto"/>
            <w:bottom w:val="none" w:sz="0" w:space="0" w:color="auto"/>
            <w:right w:val="none" w:sz="0" w:space="0" w:color="auto"/>
          </w:divBdr>
        </w:div>
        <w:div w:id="1035614083">
          <w:marLeft w:val="640"/>
          <w:marRight w:val="0"/>
          <w:marTop w:val="0"/>
          <w:marBottom w:val="0"/>
          <w:divBdr>
            <w:top w:val="none" w:sz="0" w:space="0" w:color="auto"/>
            <w:left w:val="none" w:sz="0" w:space="0" w:color="auto"/>
            <w:bottom w:val="none" w:sz="0" w:space="0" w:color="auto"/>
            <w:right w:val="none" w:sz="0" w:space="0" w:color="auto"/>
          </w:divBdr>
        </w:div>
        <w:div w:id="737478874">
          <w:marLeft w:val="640"/>
          <w:marRight w:val="0"/>
          <w:marTop w:val="0"/>
          <w:marBottom w:val="0"/>
          <w:divBdr>
            <w:top w:val="none" w:sz="0" w:space="0" w:color="auto"/>
            <w:left w:val="none" w:sz="0" w:space="0" w:color="auto"/>
            <w:bottom w:val="none" w:sz="0" w:space="0" w:color="auto"/>
            <w:right w:val="none" w:sz="0" w:space="0" w:color="auto"/>
          </w:divBdr>
        </w:div>
        <w:div w:id="691690077">
          <w:marLeft w:val="640"/>
          <w:marRight w:val="0"/>
          <w:marTop w:val="0"/>
          <w:marBottom w:val="0"/>
          <w:divBdr>
            <w:top w:val="none" w:sz="0" w:space="0" w:color="auto"/>
            <w:left w:val="none" w:sz="0" w:space="0" w:color="auto"/>
            <w:bottom w:val="none" w:sz="0" w:space="0" w:color="auto"/>
            <w:right w:val="none" w:sz="0" w:space="0" w:color="auto"/>
          </w:divBdr>
        </w:div>
        <w:div w:id="1204901647">
          <w:marLeft w:val="640"/>
          <w:marRight w:val="0"/>
          <w:marTop w:val="0"/>
          <w:marBottom w:val="0"/>
          <w:divBdr>
            <w:top w:val="none" w:sz="0" w:space="0" w:color="auto"/>
            <w:left w:val="none" w:sz="0" w:space="0" w:color="auto"/>
            <w:bottom w:val="none" w:sz="0" w:space="0" w:color="auto"/>
            <w:right w:val="none" w:sz="0" w:space="0" w:color="auto"/>
          </w:divBdr>
        </w:div>
        <w:div w:id="1853227148">
          <w:marLeft w:val="640"/>
          <w:marRight w:val="0"/>
          <w:marTop w:val="0"/>
          <w:marBottom w:val="0"/>
          <w:divBdr>
            <w:top w:val="none" w:sz="0" w:space="0" w:color="auto"/>
            <w:left w:val="none" w:sz="0" w:space="0" w:color="auto"/>
            <w:bottom w:val="none" w:sz="0" w:space="0" w:color="auto"/>
            <w:right w:val="none" w:sz="0" w:space="0" w:color="auto"/>
          </w:divBdr>
        </w:div>
        <w:div w:id="1918906274">
          <w:marLeft w:val="640"/>
          <w:marRight w:val="0"/>
          <w:marTop w:val="0"/>
          <w:marBottom w:val="0"/>
          <w:divBdr>
            <w:top w:val="none" w:sz="0" w:space="0" w:color="auto"/>
            <w:left w:val="none" w:sz="0" w:space="0" w:color="auto"/>
            <w:bottom w:val="none" w:sz="0" w:space="0" w:color="auto"/>
            <w:right w:val="none" w:sz="0" w:space="0" w:color="auto"/>
          </w:divBdr>
        </w:div>
        <w:div w:id="1649892421">
          <w:marLeft w:val="640"/>
          <w:marRight w:val="0"/>
          <w:marTop w:val="0"/>
          <w:marBottom w:val="0"/>
          <w:divBdr>
            <w:top w:val="none" w:sz="0" w:space="0" w:color="auto"/>
            <w:left w:val="none" w:sz="0" w:space="0" w:color="auto"/>
            <w:bottom w:val="none" w:sz="0" w:space="0" w:color="auto"/>
            <w:right w:val="none" w:sz="0" w:space="0" w:color="auto"/>
          </w:divBdr>
        </w:div>
        <w:div w:id="1875187464">
          <w:marLeft w:val="640"/>
          <w:marRight w:val="0"/>
          <w:marTop w:val="0"/>
          <w:marBottom w:val="0"/>
          <w:divBdr>
            <w:top w:val="none" w:sz="0" w:space="0" w:color="auto"/>
            <w:left w:val="none" w:sz="0" w:space="0" w:color="auto"/>
            <w:bottom w:val="none" w:sz="0" w:space="0" w:color="auto"/>
            <w:right w:val="none" w:sz="0" w:space="0" w:color="auto"/>
          </w:divBdr>
        </w:div>
      </w:divsChild>
    </w:div>
    <w:div w:id="209266540">
      <w:bodyDiv w:val="1"/>
      <w:marLeft w:val="0"/>
      <w:marRight w:val="0"/>
      <w:marTop w:val="0"/>
      <w:marBottom w:val="0"/>
      <w:divBdr>
        <w:top w:val="none" w:sz="0" w:space="0" w:color="auto"/>
        <w:left w:val="none" w:sz="0" w:space="0" w:color="auto"/>
        <w:bottom w:val="none" w:sz="0" w:space="0" w:color="auto"/>
        <w:right w:val="none" w:sz="0" w:space="0" w:color="auto"/>
      </w:divBdr>
      <w:divsChild>
        <w:div w:id="1249273118">
          <w:marLeft w:val="640"/>
          <w:marRight w:val="0"/>
          <w:marTop w:val="0"/>
          <w:marBottom w:val="0"/>
          <w:divBdr>
            <w:top w:val="none" w:sz="0" w:space="0" w:color="auto"/>
            <w:left w:val="none" w:sz="0" w:space="0" w:color="auto"/>
            <w:bottom w:val="none" w:sz="0" w:space="0" w:color="auto"/>
            <w:right w:val="none" w:sz="0" w:space="0" w:color="auto"/>
          </w:divBdr>
        </w:div>
        <w:div w:id="1147673301">
          <w:marLeft w:val="640"/>
          <w:marRight w:val="0"/>
          <w:marTop w:val="0"/>
          <w:marBottom w:val="0"/>
          <w:divBdr>
            <w:top w:val="none" w:sz="0" w:space="0" w:color="auto"/>
            <w:left w:val="none" w:sz="0" w:space="0" w:color="auto"/>
            <w:bottom w:val="none" w:sz="0" w:space="0" w:color="auto"/>
            <w:right w:val="none" w:sz="0" w:space="0" w:color="auto"/>
          </w:divBdr>
        </w:div>
        <w:div w:id="2085102161">
          <w:marLeft w:val="640"/>
          <w:marRight w:val="0"/>
          <w:marTop w:val="0"/>
          <w:marBottom w:val="0"/>
          <w:divBdr>
            <w:top w:val="none" w:sz="0" w:space="0" w:color="auto"/>
            <w:left w:val="none" w:sz="0" w:space="0" w:color="auto"/>
            <w:bottom w:val="none" w:sz="0" w:space="0" w:color="auto"/>
            <w:right w:val="none" w:sz="0" w:space="0" w:color="auto"/>
          </w:divBdr>
        </w:div>
        <w:div w:id="537398537">
          <w:marLeft w:val="640"/>
          <w:marRight w:val="0"/>
          <w:marTop w:val="0"/>
          <w:marBottom w:val="0"/>
          <w:divBdr>
            <w:top w:val="none" w:sz="0" w:space="0" w:color="auto"/>
            <w:left w:val="none" w:sz="0" w:space="0" w:color="auto"/>
            <w:bottom w:val="none" w:sz="0" w:space="0" w:color="auto"/>
            <w:right w:val="none" w:sz="0" w:space="0" w:color="auto"/>
          </w:divBdr>
        </w:div>
        <w:div w:id="367606460">
          <w:marLeft w:val="640"/>
          <w:marRight w:val="0"/>
          <w:marTop w:val="0"/>
          <w:marBottom w:val="0"/>
          <w:divBdr>
            <w:top w:val="none" w:sz="0" w:space="0" w:color="auto"/>
            <w:left w:val="none" w:sz="0" w:space="0" w:color="auto"/>
            <w:bottom w:val="none" w:sz="0" w:space="0" w:color="auto"/>
            <w:right w:val="none" w:sz="0" w:space="0" w:color="auto"/>
          </w:divBdr>
        </w:div>
        <w:div w:id="1242301861">
          <w:marLeft w:val="640"/>
          <w:marRight w:val="0"/>
          <w:marTop w:val="0"/>
          <w:marBottom w:val="0"/>
          <w:divBdr>
            <w:top w:val="none" w:sz="0" w:space="0" w:color="auto"/>
            <w:left w:val="none" w:sz="0" w:space="0" w:color="auto"/>
            <w:bottom w:val="none" w:sz="0" w:space="0" w:color="auto"/>
            <w:right w:val="none" w:sz="0" w:space="0" w:color="auto"/>
          </w:divBdr>
        </w:div>
        <w:div w:id="236206234">
          <w:marLeft w:val="640"/>
          <w:marRight w:val="0"/>
          <w:marTop w:val="0"/>
          <w:marBottom w:val="0"/>
          <w:divBdr>
            <w:top w:val="none" w:sz="0" w:space="0" w:color="auto"/>
            <w:left w:val="none" w:sz="0" w:space="0" w:color="auto"/>
            <w:bottom w:val="none" w:sz="0" w:space="0" w:color="auto"/>
            <w:right w:val="none" w:sz="0" w:space="0" w:color="auto"/>
          </w:divBdr>
        </w:div>
        <w:div w:id="299768968">
          <w:marLeft w:val="640"/>
          <w:marRight w:val="0"/>
          <w:marTop w:val="0"/>
          <w:marBottom w:val="0"/>
          <w:divBdr>
            <w:top w:val="none" w:sz="0" w:space="0" w:color="auto"/>
            <w:left w:val="none" w:sz="0" w:space="0" w:color="auto"/>
            <w:bottom w:val="none" w:sz="0" w:space="0" w:color="auto"/>
            <w:right w:val="none" w:sz="0" w:space="0" w:color="auto"/>
          </w:divBdr>
        </w:div>
        <w:div w:id="489292776">
          <w:marLeft w:val="640"/>
          <w:marRight w:val="0"/>
          <w:marTop w:val="0"/>
          <w:marBottom w:val="0"/>
          <w:divBdr>
            <w:top w:val="none" w:sz="0" w:space="0" w:color="auto"/>
            <w:left w:val="none" w:sz="0" w:space="0" w:color="auto"/>
            <w:bottom w:val="none" w:sz="0" w:space="0" w:color="auto"/>
            <w:right w:val="none" w:sz="0" w:space="0" w:color="auto"/>
          </w:divBdr>
        </w:div>
        <w:div w:id="1688360684">
          <w:marLeft w:val="640"/>
          <w:marRight w:val="0"/>
          <w:marTop w:val="0"/>
          <w:marBottom w:val="0"/>
          <w:divBdr>
            <w:top w:val="none" w:sz="0" w:space="0" w:color="auto"/>
            <w:left w:val="none" w:sz="0" w:space="0" w:color="auto"/>
            <w:bottom w:val="none" w:sz="0" w:space="0" w:color="auto"/>
            <w:right w:val="none" w:sz="0" w:space="0" w:color="auto"/>
          </w:divBdr>
        </w:div>
        <w:div w:id="1152068009">
          <w:marLeft w:val="640"/>
          <w:marRight w:val="0"/>
          <w:marTop w:val="0"/>
          <w:marBottom w:val="0"/>
          <w:divBdr>
            <w:top w:val="none" w:sz="0" w:space="0" w:color="auto"/>
            <w:left w:val="none" w:sz="0" w:space="0" w:color="auto"/>
            <w:bottom w:val="none" w:sz="0" w:space="0" w:color="auto"/>
            <w:right w:val="none" w:sz="0" w:space="0" w:color="auto"/>
          </w:divBdr>
        </w:div>
        <w:div w:id="1589189858">
          <w:marLeft w:val="640"/>
          <w:marRight w:val="0"/>
          <w:marTop w:val="0"/>
          <w:marBottom w:val="0"/>
          <w:divBdr>
            <w:top w:val="none" w:sz="0" w:space="0" w:color="auto"/>
            <w:left w:val="none" w:sz="0" w:space="0" w:color="auto"/>
            <w:bottom w:val="none" w:sz="0" w:space="0" w:color="auto"/>
            <w:right w:val="none" w:sz="0" w:space="0" w:color="auto"/>
          </w:divBdr>
        </w:div>
      </w:divsChild>
    </w:div>
    <w:div w:id="209540913">
      <w:bodyDiv w:val="1"/>
      <w:marLeft w:val="0"/>
      <w:marRight w:val="0"/>
      <w:marTop w:val="0"/>
      <w:marBottom w:val="0"/>
      <w:divBdr>
        <w:top w:val="none" w:sz="0" w:space="0" w:color="auto"/>
        <w:left w:val="none" w:sz="0" w:space="0" w:color="auto"/>
        <w:bottom w:val="none" w:sz="0" w:space="0" w:color="auto"/>
        <w:right w:val="none" w:sz="0" w:space="0" w:color="auto"/>
      </w:divBdr>
      <w:divsChild>
        <w:div w:id="1127164580">
          <w:marLeft w:val="640"/>
          <w:marRight w:val="0"/>
          <w:marTop w:val="0"/>
          <w:marBottom w:val="0"/>
          <w:divBdr>
            <w:top w:val="none" w:sz="0" w:space="0" w:color="auto"/>
            <w:left w:val="none" w:sz="0" w:space="0" w:color="auto"/>
            <w:bottom w:val="none" w:sz="0" w:space="0" w:color="auto"/>
            <w:right w:val="none" w:sz="0" w:space="0" w:color="auto"/>
          </w:divBdr>
          <w:divsChild>
            <w:div w:id="1452281320">
              <w:marLeft w:val="0"/>
              <w:marRight w:val="0"/>
              <w:marTop w:val="0"/>
              <w:marBottom w:val="0"/>
              <w:divBdr>
                <w:top w:val="none" w:sz="0" w:space="0" w:color="auto"/>
                <w:left w:val="none" w:sz="0" w:space="0" w:color="auto"/>
                <w:bottom w:val="none" w:sz="0" w:space="0" w:color="auto"/>
                <w:right w:val="none" w:sz="0" w:space="0" w:color="auto"/>
              </w:divBdr>
              <w:divsChild>
                <w:div w:id="48654588">
                  <w:marLeft w:val="640"/>
                  <w:marRight w:val="0"/>
                  <w:marTop w:val="0"/>
                  <w:marBottom w:val="0"/>
                  <w:divBdr>
                    <w:top w:val="none" w:sz="0" w:space="0" w:color="auto"/>
                    <w:left w:val="none" w:sz="0" w:space="0" w:color="auto"/>
                    <w:bottom w:val="none" w:sz="0" w:space="0" w:color="auto"/>
                    <w:right w:val="none" w:sz="0" w:space="0" w:color="auto"/>
                  </w:divBdr>
                </w:div>
                <w:div w:id="1113210167">
                  <w:marLeft w:val="640"/>
                  <w:marRight w:val="0"/>
                  <w:marTop w:val="0"/>
                  <w:marBottom w:val="0"/>
                  <w:divBdr>
                    <w:top w:val="none" w:sz="0" w:space="0" w:color="auto"/>
                    <w:left w:val="none" w:sz="0" w:space="0" w:color="auto"/>
                    <w:bottom w:val="none" w:sz="0" w:space="0" w:color="auto"/>
                    <w:right w:val="none" w:sz="0" w:space="0" w:color="auto"/>
                  </w:divBdr>
                </w:div>
                <w:div w:id="2052997087">
                  <w:marLeft w:val="640"/>
                  <w:marRight w:val="0"/>
                  <w:marTop w:val="0"/>
                  <w:marBottom w:val="0"/>
                  <w:divBdr>
                    <w:top w:val="none" w:sz="0" w:space="0" w:color="auto"/>
                    <w:left w:val="none" w:sz="0" w:space="0" w:color="auto"/>
                    <w:bottom w:val="none" w:sz="0" w:space="0" w:color="auto"/>
                    <w:right w:val="none" w:sz="0" w:space="0" w:color="auto"/>
                  </w:divBdr>
                </w:div>
                <w:div w:id="2027124700">
                  <w:marLeft w:val="640"/>
                  <w:marRight w:val="0"/>
                  <w:marTop w:val="0"/>
                  <w:marBottom w:val="0"/>
                  <w:divBdr>
                    <w:top w:val="none" w:sz="0" w:space="0" w:color="auto"/>
                    <w:left w:val="none" w:sz="0" w:space="0" w:color="auto"/>
                    <w:bottom w:val="none" w:sz="0" w:space="0" w:color="auto"/>
                    <w:right w:val="none" w:sz="0" w:space="0" w:color="auto"/>
                  </w:divBdr>
                </w:div>
                <w:div w:id="1472285056">
                  <w:marLeft w:val="640"/>
                  <w:marRight w:val="0"/>
                  <w:marTop w:val="0"/>
                  <w:marBottom w:val="0"/>
                  <w:divBdr>
                    <w:top w:val="none" w:sz="0" w:space="0" w:color="auto"/>
                    <w:left w:val="none" w:sz="0" w:space="0" w:color="auto"/>
                    <w:bottom w:val="none" w:sz="0" w:space="0" w:color="auto"/>
                    <w:right w:val="none" w:sz="0" w:space="0" w:color="auto"/>
                  </w:divBdr>
                </w:div>
                <w:div w:id="1608151544">
                  <w:marLeft w:val="640"/>
                  <w:marRight w:val="0"/>
                  <w:marTop w:val="0"/>
                  <w:marBottom w:val="0"/>
                  <w:divBdr>
                    <w:top w:val="none" w:sz="0" w:space="0" w:color="auto"/>
                    <w:left w:val="none" w:sz="0" w:space="0" w:color="auto"/>
                    <w:bottom w:val="none" w:sz="0" w:space="0" w:color="auto"/>
                    <w:right w:val="none" w:sz="0" w:space="0" w:color="auto"/>
                  </w:divBdr>
                </w:div>
                <w:div w:id="1360426732">
                  <w:marLeft w:val="640"/>
                  <w:marRight w:val="0"/>
                  <w:marTop w:val="0"/>
                  <w:marBottom w:val="0"/>
                  <w:divBdr>
                    <w:top w:val="none" w:sz="0" w:space="0" w:color="auto"/>
                    <w:left w:val="none" w:sz="0" w:space="0" w:color="auto"/>
                    <w:bottom w:val="none" w:sz="0" w:space="0" w:color="auto"/>
                    <w:right w:val="none" w:sz="0" w:space="0" w:color="auto"/>
                  </w:divBdr>
                </w:div>
                <w:div w:id="1561093846">
                  <w:marLeft w:val="640"/>
                  <w:marRight w:val="0"/>
                  <w:marTop w:val="0"/>
                  <w:marBottom w:val="0"/>
                  <w:divBdr>
                    <w:top w:val="none" w:sz="0" w:space="0" w:color="auto"/>
                    <w:left w:val="none" w:sz="0" w:space="0" w:color="auto"/>
                    <w:bottom w:val="none" w:sz="0" w:space="0" w:color="auto"/>
                    <w:right w:val="none" w:sz="0" w:space="0" w:color="auto"/>
                  </w:divBdr>
                </w:div>
                <w:div w:id="1320503151">
                  <w:marLeft w:val="640"/>
                  <w:marRight w:val="0"/>
                  <w:marTop w:val="0"/>
                  <w:marBottom w:val="0"/>
                  <w:divBdr>
                    <w:top w:val="none" w:sz="0" w:space="0" w:color="auto"/>
                    <w:left w:val="none" w:sz="0" w:space="0" w:color="auto"/>
                    <w:bottom w:val="none" w:sz="0" w:space="0" w:color="auto"/>
                    <w:right w:val="none" w:sz="0" w:space="0" w:color="auto"/>
                  </w:divBdr>
                </w:div>
                <w:div w:id="2066492260">
                  <w:marLeft w:val="640"/>
                  <w:marRight w:val="0"/>
                  <w:marTop w:val="0"/>
                  <w:marBottom w:val="0"/>
                  <w:divBdr>
                    <w:top w:val="none" w:sz="0" w:space="0" w:color="auto"/>
                    <w:left w:val="none" w:sz="0" w:space="0" w:color="auto"/>
                    <w:bottom w:val="none" w:sz="0" w:space="0" w:color="auto"/>
                    <w:right w:val="none" w:sz="0" w:space="0" w:color="auto"/>
                  </w:divBdr>
                </w:div>
                <w:div w:id="623847236">
                  <w:marLeft w:val="640"/>
                  <w:marRight w:val="0"/>
                  <w:marTop w:val="0"/>
                  <w:marBottom w:val="0"/>
                  <w:divBdr>
                    <w:top w:val="none" w:sz="0" w:space="0" w:color="auto"/>
                    <w:left w:val="none" w:sz="0" w:space="0" w:color="auto"/>
                    <w:bottom w:val="none" w:sz="0" w:space="0" w:color="auto"/>
                    <w:right w:val="none" w:sz="0" w:space="0" w:color="auto"/>
                  </w:divBdr>
                </w:div>
                <w:div w:id="1810895927">
                  <w:marLeft w:val="640"/>
                  <w:marRight w:val="0"/>
                  <w:marTop w:val="0"/>
                  <w:marBottom w:val="0"/>
                  <w:divBdr>
                    <w:top w:val="none" w:sz="0" w:space="0" w:color="auto"/>
                    <w:left w:val="none" w:sz="0" w:space="0" w:color="auto"/>
                    <w:bottom w:val="none" w:sz="0" w:space="0" w:color="auto"/>
                    <w:right w:val="none" w:sz="0" w:space="0" w:color="auto"/>
                  </w:divBdr>
                </w:div>
                <w:div w:id="532302158">
                  <w:marLeft w:val="640"/>
                  <w:marRight w:val="0"/>
                  <w:marTop w:val="0"/>
                  <w:marBottom w:val="0"/>
                  <w:divBdr>
                    <w:top w:val="none" w:sz="0" w:space="0" w:color="auto"/>
                    <w:left w:val="none" w:sz="0" w:space="0" w:color="auto"/>
                    <w:bottom w:val="none" w:sz="0" w:space="0" w:color="auto"/>
                    <w:right w:val="none" w:sz="0" w:space="0" w:color="auto"/>
                  </w:divBdr>
                </w:div>
                <w:div w:id="1123692027">
                  <w:marLeft w:val="640"/>
                  <w:marRight w:val="0"/>
                  <w:marTop w:val="0"/>
                  <w:marBottom w:val="0"/>
                  <w:divBdr>
                    <w:top w:val="none" w:sz="0" w:space="0" w:color="auto"/>
                    <w:left w:val="none" w:sz="0" w:space="0" w:color="auto"/>
                    <w:bottom w:val="none" w:sz="0" w:space="0" w:color="auto"/>
                    <w:right w:val="none" w:sz="0" w:space="0" w:color="auto"/>
                  </w:divBdr>
                </w:div>
                <w:div w:id="76905657">
                  <w:marLeft w:val="640"/>
                  <w:marRight w:val="0"/>
                  <w:marTop w:val="0"/>
                  <w:marBottom w:val="0"/>
                  <w:divBdr>
                    <w:top w:val="none" w:sz="0" w:space="0" w:color="auto"/>
                    <w:left w:val="none" w:sz="0" w:space="0" w:color="auto"/>
                    <w:bottom w:val="none" w:sz="0" w:space="0" w:color="auto"/>
                    <w:right w:val="none" w:sz="0" w:space="0" w:color="auto"/>
                  </w:divBdr>
                </w:div>
                <w:div w:id="86848937">
                  <w:marLeft w:val="640"/>
                  <w:marRight w:val="0"/>
                  <w:marTop w:val="0"/>
                  <w:marBottom w:val="0"/>
                  <w:divBdr>
                    <w:top w:val="none" w:sz="0" w:space="0" w:color="auto"/>
                    <w:left w:val="none" w:sz="0" w:space="0" w:color="auto"/>
                    <w:bottom w:val="none" w:sz="0" w:space="0" w:color="auto"/>
                    <w:right w:val="none" w:sz="0" w:space="0" w:color="auto"/>
                  </w:divBdr>
                </w:div>
                <w:div w:id="457992567">
                  <w:marLeft w:val="640"/>
                  <w:marRight w:val="0"/>
                  <w:marTop w:val="0"/>
                  <w:marBottom w:val="0"/>
                  <w:divBdr>
                    <w:top w:val="none" w:sz="0" w:space="0" w:color="auto"/>
                    <w:left w:val="none" w:sz="0" w:space="0" w:color="auto"/>
                    <w:bottom w:val="none" w:sz="0" w:space="0" w:color="auto"/>
                    <w:right w:val="none" w:sz="0" w:space="0" w:color="auto"/>
                  </w:divBdr>
                </w:div>
                <w:div w:id="306017275">
                  <w:marLeft w:val="640"/>
                  <w:marRight w:val="0"/>
                  <w:marTop w:val="0"/>
                  <w:marBottom w:val="0"/>
                  <w:divBdr>
                    <w:top w:val="none" w:sz="0" w:space="0" w:color="auto"/>
                    <w:left w:val="none" w:sz="0" w:space="0" w:color="auto"/>
                    <w:bottom w:val="none" w:sz="0" w:space="0" w:color="auto"/>
                    <w:right w:val="none" w:sz="0" w:space="0" w:color="auto"/>
                  </w:divBdr>
                </w:div>
                <w:div w:id="543103994">
                  <w:marLeft w:val="640"/>
                  <w:marRight w:val="0"/>
                  <w:marTop w:val="0"/>
                  <w:marBottom w:val="0"/>
                  <w:divBdr>
                    <w:top w:val="none" w:sz="0" w:space="0" w:color="auto"/>
                    <w:left w:val="none" w:sz="0" w:space="0" w:color="auto"/>
                    <w:bottom w:val="none" w:sz="0" w:space="0" w:color="auto"/>
                    <w:right w:val="none" w:sz="0" w:space="0" w:color="auto"/>
                  </w:divBdr>
                </w:div>
              </w:divsChild>
            </w:div>
            <w:div w:id="1460340259">
              <w:marLeft w:val="0"/>
              <w:marRight w:val="0"/>
              <w:marTop w:val="0"/>
              <w:marBottom w:val="0"/>
              <w:divBdr>
                <w:top w:val="none" w:sz="0" w:space="0" w:color="auto"/>
                <w:left w:val="none" w:sz="0" w:space="0" w:color="auto"/>
                <w:bottom w:val="none" w:sz="0" w:space="0" w:color="auto"/>
                <w:right w:val="none" w:sz="0" w:space="0" w:color="auto"/>
              </w:divBdr>
              <w:divsChild>
                <w:div w:id="209655357">
                  <w:marLeft w:val="640"/>
                  <w:marRight w:val="0"/>
                  <w:marTop w:val="0"/>
                  <w:marBottom w:val="0"/>
                  <w:divBdr>
                    <w:top w:val="none" w:sz="0" w:space="0" w:color="auto"/>
                    <w:left w:val="none" w:sz="0" w:space="0" w:color="auto"/>
                    <w:bottom w:val="none" w:sz="0" w:space="0" w:color="auto"/>
                    <w:right w:val="none" w:sz="0" w:space="0" w:color="auto"/>
                  </w:divBdr>
                </w:div>
                <w:div w:id="619997724">
                  <w:marLeft w:val="640"/>
                  <w:marRight w:val="0"/>
                  <w:marTop w:val="0"/>
                  <w:marBottom w:val="0"/>
                  <w:divBdr>
                    <w:top w:val="none" w:sz="0" w:space="0" w:color="auto"/>
                    <w:left w:val="none" w:sz="0" w:space="0" w:color="auto"/>
                    <w:bottom w:val="none" w:sz="0" w:space="0" w:color="auto"/>
                    <w:right w:val="none" w:sz="0" w:space="0" w:color="auto"/>
                  </w:divBdr>
                </w:div>
                <w:div w:id="1496645930">
                  <w:marLeft w:val="640"/>
                  <w:marRight w:val="0"/>
                  <w:marTop w:val="0"/>
                  <w:marBottom w:val="0"/>
                  <w:divBdr>
                    <w:top w:val="none" w:sz="0" w:space="0" w:color="auto"/>
                    <w:left w:val="none" w:sz="0" w:space="0" w:color="auto"/>
                    <w:bottom w:val="none" w:sz="0" w:space="0" w:color="auto"/>
                    <w:right w:val="none" w:sz="0" w:space="0" w:color="auto"/>
                  </w:divBdr>
                </w:div>
                <w:div w:id="749884297">
                  <w:marLeft w:val="640"/>
                  <w:marRight w:val="0"/>
                  <w:marTop w:val="0"/>
                  <w:marBottom w:val="0"/>
                  <w:divBdr>
                    <w:top w:val="none" w:sz="0" w:space="0" w:color="auto"/>
                    <w:left w:val="none" w:sz="0" w:space="0" w:color="auto"/>
                    <w:bottom w:val="none" w:sz="0" w:space="0" w:color="auto"/>
                    <w:right w:val="none" w:sz="0" w:space="0" w:color="auto"/>
                  </w:divBdr>
                </w:div>
                <w:div w:id="1439838517">
                  <w:marLeft w:val="640"/>
                  <w:marRight w:val="0"/>
                  <w:marTop w:val="0"/>
                  <w:marBottom w:val="0"/>
                  <w:divBdr>
                    <w:top w:val="none" w:sz="0" w:space="0" w:color="auto"/>
                    <w:left w:val="none" w:sz="0" w:space="0" w:color="auto"/>
                    <w:bottom w:val="none" w:sz="0" w:space="0" w:color="auto"/>
                    <w:right w:val="none" w:sz="0" w:space="0" w:color="auto"/>
                  </w:divBdr>
                </w:div>
                <w:div w:id="1693922834">
                  <w:marLeft w:val="640"/>
                  <w:marRight w:val="0"/>
                  <w:marTop w:val="0"/>
                  <w:marBottom w:val="0"/>
                  <w:divBdr>
                    <w:top w:val="none" w:sz="0" w:space="0" w:color="auto"/>
                    <w:left w:val="none" w:sz="0" w:space="0" w:color="auto"/>
                    <w:bottom w:val="none" w:sz="0" w:space="0" w:color="auto"/>
                    <w:right w:val="none" w:sz="0" w:space="0" w:color="auto"/>
                  </w:divBdr>
                </w:div>
                <w:div w:id="1637368682">
                  <w:marLeft w:val="640"/>
                  <w:marRight w:val="0"/>
                  <w:marTop w:val="0"/>
                  <w:marBottom w:val="0"/>
                  <w:divBdr>
                    <w:top w:val="none" w:sz="0" w:space="0" w:color="auto"/>
                    <w:left w:val="none" w:sz="0" w:space="0" w:color="auto"/>
                    <w:bottom w:val="none" w:sz="0" w:space="0" w:color="auto"/>
                    <w:right w:val="none" w:sz="0" w:space="0" w:color="auto"/>
                  </w:divBdr>
                </w:div>
                <w:div w:id="1295522867">
                  <w:marLeft w:val="640"/>
                  <w:marRight w:val="0"/>
                  <w:marTop w:val="0"/>
                  <w:marBottom w:val="0"/>
                  <w:divBdr>
                    <w:top w:val="none" w:sz="0" w:space="0" w:color="auto"/>
                    <w:left w:val="none" w:sz="0" w:space="0" w:color="auto"/>
                    <w:bottom w:val="none" w:sz="0" w:space="0" w:color="auto"/>
                    <w:right w:val="none" w:sz="0" w:space="0" w:color="auto"/>
                  </w:divBdr>
                </w:div>
                <w:div w:id="1738631029">
                  <w:marLeft w:val="640"/>
                  <w:marRight w:val="0"/>
                  <w:marTop w:val="0"/>
                  <w:marBottom w:val="0"/>
                  <w:divBdr>
                    <w:top w:val="none" w:sz="0" w:space="0" w:color="auto"/>
                    <w:left w:val="none" w:sz="0" w:space="0" w:color="auto"/>
                    <w:bottom w:val="none" w:sz="0" w:space="0" w:color="auto"/>
                    <w:right w:val="none" w:sz="0" w:space="0" w:color="auto"/>
                  </w:divBdr>
                </w:div>
                <w:div w:id="355742208">
                  <w:marLeft w:val="640"/>
                  <w:marRight w:val="0"/>
                  <w:marTop w:val="0"/>
                  <w:marBottom w:val="0"/>
                  <w:divBdr>
                    <w:top w:val="none" w:sz="0" w:space="0" w:color="auto"/>
                    <w:left w:val="none" w:sz="0" w:space="0" w:color="auto"/>
                    <w:bottom w:val="none" w:sz="0" w:space="0" w:color="auto"/>
                    <w:right w:val="none" w:sz="0" w:space="0" w:color="auto"/>
                  </w:divBdr>
                </w:div>
                <w:div w:id="1339623139">
                  <w:marLeft w:val="640"/>
                  <w:marRight w:val="0"/>
                  <w:marTop w:val="0"/>
                  <w:marBottom w:val="0"/>
                  <w:divBdr>
                    <w:top w:val="none" w:sz="0" w:space="0" w:color="auto"/>
                    <w:left w:val="none" w:sz="0" w:space="0" w:color="auto"/>
                    <w:bottom w:val="none" w:sz="0" w:space="0" w:color="auto"/>
                    <w:right w:val="none" w:sz="0" w:space="0" w:color="auto"/>
                  </w:divBdr>
                </w:div>
                <w:div w:id="1057315141">
                  <w:marLeft w:val="640"/>
                  <w:marRight w:val="0"/>
                  <w:marTop w:val="0"/>
                  <w:marBottom w:val="0"/>
                  <w:divBdr>
                    <w:top w:val="none" w:sz="0" w:space="0" w:color="auto"/>
                    <w:left w:val="none" w:sz="0" w:space="0" w:color="auto"/>
                    <w:bottom w:val="none" w:sz="0" w:space="0" w:color="auto"/>
                    <w:right w:val="none" w:sz="0" w:space="0" w:color="auto"/>
                  </w:divBdr>
                </w:div>
                <w:div w:id="1385258418">
                  <w:marLeft w:val="640"/>
                  <w:marRight w:val="0"/>
                  <w:marTop w:val="0"/>
                  <w:marBottom w:val="0"/>
                  <w:divBdr>
                    <w:top w:val="none" w:sz="0" w:space="0" w:color="auto"/>
                    <w:left w:val="none" w:sz="0" w:space="0" w:color="auto"/>
                    <w:bottom w:val="none" w:sz="0" w:space="0" w:color="auto"/>
                    <w:right w:val="none" w:sz="0" w:space="0" w:color="auto"/>
                  </w:divBdr>
                </w:div>
                <w:div w:id="558786340">
                  <w:marLeft w:val="640"/>
                  <w:marRight w:val="0"/>
                  <w:marTop w:val="0"/>
                  <w:marBottom w:val="0"/>
                  <w:divBdr>
                    <w:top w:val="none" w:sz="0" w:space="0" w:color="auto"/>
                    <w:left w:val="none" w:sz="0" w:space="0" w:color="auto"/>
                    <w:bottom w:val="none" w:sz="0" w:space="0" w:color="auto"/>
                    <w:right w:val="none" w:sz="0" w:space="0" w:color="auto"/>
                  </w:divBdr>
                </w:div>
                <w:div w:id="1911231985">
                  <w:marLeft w:val="640"/>
                  <w:marRight w:val="0"/>
                  <w:marTop w:val="0"/>
                  <w:marBottom w:val="0"/>
                  <w:divBdr>
                    <w:top w:val="none" w:sz="0" w:space="0" w:color="auto"/>
                    <w:left w:val="none" w:sz="0" w:space="0" w:color="auto"/>
                    <w:bottom w:val="none" w:sz="0" w:space="0" w:color="auto"/>
                    <w:right w:val="none" w:sz="0" w:space="0" w:color="auto"/>
                  </w:divBdr>
                </w:div>
                <w:div w:id="1104375141">
                  <w:marLeft w:val="640"/>
                  <w:marRight w:val="0"/>
                  <w:marTop w:val="0"/>
                  <w:marBottom w:val="0"/>
                  <w:divBdr>
                    <w:top w:val="none" w:sz="0" w:space="0" w:color="auto"/>
                    <w:left w:val="none" w:sz="0" w:space="0" w:color="auto"/>
                    <w:bottom w:val="none" w:sz="0" w:space="0" w:color="auto"/>
                    <w:right w:val="none" w:sz="0" w:space="0" w:color="auto"/>
                  </w:divBdr>
                </w:div>
                <w:div w:id="1600330750">
                  <w:marLeft w:val="640"/>
                  <w:marRight w:val="0"/>
                  <w:marTop w:val="0"/>
                  <w:marBottom w:val="0"/>
                  <w:divBdr>
                    <w:top w:val="none" w:sz="0" w:space="0" w:color="auto"/>
                    <w:left w:val="none" w:sz="0" w:space="0" w:color="auto"/>
                    <w:bottom w:val="none" w:sz="0" w:space="0" w:color="auto"/>
                    <w:right w:val="none" w:sz="0" w:space="0" w:color="auto"/>
                  </w:divBdr>
                </w:div>
                <w:div w:id="1689870782">
                  <w:marLeft w:val="640"/>
                  <w:marRight w:val="0"/>
                  <w:marTop w:val="0"/>
                  <w:marBottom w:val="0"/>
                  <w:divBdr>
                    <w:top w:val="none" w:sz="0" w:space="0" w:color="auto"/>
                    <w:left w:val="none" w:sz="0" w:space="0" w:color="auto"/>
                    <w:bottom w:val="none" w:sz="0" w:space="0" w:color="auto"/>
                    <w:right w:val="none" w:sz="0" w:space="0" w:color="auto"/>
                  </w:divBdr>
                </w:div>
              </w:divsChild>
            </w:div>
            <w:div w:id="60104839">
              <w:marLeft w:val="0"/>
              <w:marRight w:val="0"/>
              <w:marTop w:val="0"/>
              <w:marBottom w:val="0"/>
              <w:divBdr>
                <w:top w:val="none" w:sz="0" w:space="0" w:color="auto"/>
                <w:left w:val="none" w:sz="0" w:space="0" w:color="auto"/>
                <w:bottom w:val="none" w:sz="0" w:space="0" w:color="auto"/>
                <w:right w:val="none" w:sz="0" w:space="0" w:color="auto"/>
              </w:divBdr>
              <w:divsChild>
                <w:div w:id="1884974008">
                  <w:marLeft w:val="640"/>
                  <w:marRight w:val="0"/>
                  <w:marTop w:val="0"/>
                  <w:marBottom w:val="0"/>
                  <w:divBdr>
                    <w:top w:val="none" w:sz="0" w:space="0" w:color="auto"/>
                    <w:left w:val="none" w:sz="0" w:space="0" w:color="auto"/>
                    <w:bottom w:val="none" w:sz="0" w:space="0" w:color="auto"/>
                    <w:right w:val="none" w:sz="0" w:space="0" w:color="auto"/>
                  </w:divBdr>
                </w:div>
                <w:div w:id="390227639">
                  <w:marLeft w:val="640"/>
                  <w:marRight w:val="0"/>
                  <w:marTop w:val="0"/>
                  <w:marBottom w:val="0"/>
                  <w:divBdr>
                    <w:top w:val="none" w:sz="0" w:space="0" w:color="auto"/>
                    <w:left w:val="none" w:sz="0" w:space="0" w:color="auto"/>
                    <w:bottom w:val="none" w:sz="0" w:space="0" w:color="auto"/>
                    <w:right w:val="none" w:sz="0" w:space="0" w:color="auto"/>
                  </w:divBdr>
                </w:div>
                <w:div w:id="346257213">
                  <w:marLeft w:val="640"/>
                  <w:marRight w:val="0"/>
                  <w:marTop w:val="0"/>
                  <w:marBottom w:val="0"/>
                  <w:divBdr>
                    <w:top w:val="none" w:sz="0" w:space="0" w:color="auto"/>
                    <w:left w:val="none" w:sz="0" w:space="0" w:color="auto"/>
                    <w:bottom w:val="none" w:sz="0" w:space="0" w:color="auto"/>
                    <w:right w:val="none" w:sz="0" w:space="0" w:color="auto"/>
                  </w:divBdr>
                </w:div>
                <w:div w:id="2087259388">
                  <w:marLeft w:val="640"/>
                  <w:marRight w:val="0"/>
                  <w:marTop w:val="0"/>
                  <w:marBottom w:val="0"/>
                  <w:divBdr>
                    <w:top w:val="none" w:sz="0" w:space="0" w:color="auto"/>
                    <w:left w:val="none" w:sz="0" w:space="0" w:color="auto"/>
                    <w:bottom w:val="none" w:sz="0" w:space="0" w:color="auto"/>
                    <w:right w:val="none" w:sz="0" w:space="0" w:color="auto"/>
                  </w:divBdr>
                </w:div>
                <w:div w:id="900946595">
                  <w:marLeft w:val="640"/>
                  <w:marRight w:val="0"/>
                  <w:marTop w:val="0"/>
                  <w:marBottom w:val="0"/>
                  <w:divBdr>
                    <w:top w:val="none" w:sz="0" w:space="0" w:color="auto"/>
                    <w:left w:val="none" w:sz="0" w:space="0" w:color="auto"/>
                    <w:bottom w:val="none" w:sz="0" w:space="0" w:color="auto"/>
                    <w:right w:val="none" w:sz="0" w:space="0" w:color="auto"/>
                  </w:divBdr>
                </w:div>
                <w:div w:id="1332220508">
                  <w:marLeft w:val="640"/>
                  <w:marRight w:val="0"/>
                  <w:marTop w:val="0"/>
                  <w:marBottom w:val="0"/>
                  <w:divBdr>
                    <w:top w:val="none" w:sz="0" w:space="0" w:color="auto"/>
                    <w:left w:val="none" w:sz="0" w:space="0" w:color="auto"/>
                    <w:bottom w:val="none" w:sz="0" w:space="0" w:color="auto"/>
                    <w:right w:val="none" w:sz="0" w:space="0" w:color="auto"/>
                  </w:divBdr>
                </w:div>
                <w:div w:id="1649288906">
                  <w:marLeft w:val="640"/>
                  <w:marRight w:val="0"/>
                  <w:marTop w:val="0"/>
                  <w:marBottom w:val="0"/>
                  <w:divBdr>
                    <w:top w:val="none" w:sz="0" w:space="0" w:color="auto"/>
                    <w:left w:val="none" w:sz="0" w:space="0" w:color="auto"/>
                    <w:bottom w:val="none" w:sz="0" w:space="0" w:color="auto"/>
                    <w:right w:val="none" w:sz="0" w:space="0" w:color="auto"/>
                  </w:divBdr>
                </w:div>
                <w:div w:id="872840714">
                  <w:marLeft w:val="640"/>
                  <w:marRight w:val="0"/>
                  <w:marTop w:val="0"/>
                  <w:marBottom w:val="0"/>
                  <w:divBdr>
                    <w:top w:val="none" w:sz="0" w:space="0" w:color="auto"/>
                    <w:left w:val="none" w:sz="0" w:space="0" w:color="auto"/>
                    <w:bottom w:val="none" w:sz="0" w:space="0" w:color="auto"/>
                    <w:right w:val="none" w:sz="0" w:space="0" w:color="auto"/>
                  </w:divBdr>
                </w:div>
                <w:div w:id="1845589117">
                  <w:marLeft w:val="640"/>
                  <w:marRight w:val="0"/>
                  <w:marTop w:val="0"/>
                  <w:marBottom w:val="0"/>
                  <w:divBdr>
                    <w:top w:val="none" w:sz="0" w:space="0" w:color="auto"/>
                    <w:left w:val="none" w:sz="0" w:space="0" w:color="auto"/>
                    <w:bottom w:val="none" w:sz="0" w:space="0" w:color="auto"/>
                    <w:right w:val="none" w:sz="0" w:space="0" w:color="auto"/>
                  </w:divBdr>
                </w:div>
                <w:div w:id="371268504">
                  <w:marLeft w:val="640"/>
                  <w:marRight w:val="0"/>
                  <w:marTop w:val="0"/>
                  <w:marBottom w:val="0"/>
                  <w:divBdr>
                    <w:top w:val="none" w:sz="0" w:space="0" w:color="auto"/>
                    <w:left w:val="none" w:sz="0" w:space="0" w:color="auto"/>
                    <w:bottom w:val="none" w:sz="0" w:space="0" w:color="auto"/>
                    <w:right w:val="none" w:sz="0" w:space="0" w:color="auto"/>
                  </w:divBdr>
                </w:div>
                <w:div w:id="918977506">
                  <w:marLeft w:val="640"/>
                  <w:marRight w:val="0"/>
                  <w:marTop w:val="0"/>
                  <w:marBottom w:val="0"/>
                  <w:divBdr>
                    <w:top w:val="none" w:sz="0" w:space="0" w:color="auto"/>
                    <w:left w:val="none" w:sz="0" w:space="0" w:color="auto"/>
                    <w:bottom w:val="none" w:sz="0" w:space="0" w:color="auto"/>
                    <w:right w:val="none" w:sz="0" w:space="0" w:color="auto"/>
                  </w:divBdr>
                </w:div>
                <w:div w:id="853812326">
                  <w:marLeft w:val="640"/>
                  <w:marRight w:val="0"/>
                  <w:marTop w:val="0"/>
                  <w:marBottom w:val="0"/>
                  <w:divBdr>
                    <w:top w:val="none" w:sz="0" w:space="0" w:color="auto"/>
                    <w:left w:val="none" w:sz="0" w:space="0" w:color="auto"/>
                    <w:bottom w:val="none" w:sz="0" w:space="0" w:color="auto"/>
                    <w:right w:val="none" w:sz="0" w:space="0" w:color="auto"/>
                  </w:divBdr>
                </w:div>
                <w:div w:id="1927376953">
                  <w:marLeft w:val="640"/>
                  <w:marRight w:val="0"/>
                  <w:marTop w:val="0"/>
                  <w:marBottom w:val="0"/>
                  <w:divBdr>
                    <w:top w:val="none" w:sz="0" w:space="0" w:color="auto"/>
                    <w:left w:val="none" w:sz="0" w:space="0" w:color="auto"/>
                    <w:bottom w:val="none" w:sz="0" w:space="0" w:color="auto"/>
                    <w:right w:val="none" w:sz="0" w:space="0" w:color="auto"/>
                  </w:divBdr>
                </w:div>
                <w:div w:id="1957132111">
                  <w:marLeft w:val="640"/>
                  <w:marRight w:val="0"/>
                  <w:marTop w:val="0"/>
                  <w:marBottom w:val="0"/>
                  <w:divBdr>
                    <w:top w:val="none" w:sz="0" w:space="0" w:color="auto"/>
                    <w:left w:val="none" w:sz="0" w:space="0" w:color="auto"/>
                    <w:bottom w:val="none" w:sz="0" w:space="0" w:color="auto"/>
                    <w:right w:val="none" w:sz="0" w:space="0" w:color="auto"/>
                  </w:divBdr>
                </w:div>
                <w:div w:id="902061972">
                  <w:marLeft w:val="640"/>
                  <w:marRight w:val="0"/>
                  <w:marTop w:val="0"/>
                  <w:marBottom w:val="0"/>
                  <w:divBdr>
                    <w:top w:val="none" w:sz="0" w:space="0" w:color="auto"/>
                    <w:left w:val="none" w:sz="0" w:space="0" w:color="auto"/>
                    <w:bottom w:val="none" w:sz="0" w:space="0" w:color="auto"/>
                    <w:right w:val="none" w:sz="0" w:space="0" w:color="auto"/>
                  </w:divBdr>
                </w:div>
                <w:div w:id="1356662506">
                  <w:marLeft w:val="640"/>
                  <w:marRight w:val="0"/>
                  <w:marTop w:val="0"/>
                  <w:marBottom w:val="0"/>
                  <w:divBdr>
                    <w:top w:val="none" w:sz="0" w:space="0" w:color="auto"/>
                    <w:left w:val="none" w:sz="0" w:space="0" w:color="auto"/>
                    <w:bottom w:val="none" w:sz="0" w:space="0" w:color="auto"/>
                    <w:right w:val="none" w:sz="0" w:space="0" w:color="auto"/>
                  </w:divBdr>
                </w:div>
                <w:div w:id="1338077996">
                  <w:marLeft w:val="640"/>
                  <w:marRight w:val="0"/>
                  <w:marTop w:val="0"/>
                  <w:marBottom w:val="0"/>
                  <w:divBdr>
                    <w:top w:val="none" w:sz="0" w:space="0" w:color="auto"/>
                    <w:left w:val="none" w:sz="0" w:space="0" w:color="auto"/>
                    <w:bottom w:val="none" w:sz="0" w:space="0" w:color="auto"/>
                    <w:right w:val="none" w:sz="0" w:space="0" w:color="auto"/>
                  </w:divBdr>
                </w:div>
                <w:div w:id="446047044">
                  <w:marLeft w:val="640"/>
                  <w:marRight w:val="0"/>
                  <w:marTop w:val="0"/>
                  <w:marBottom w:val="0"/>
                  <w:divBdr>
                    <w:top w:val="none" w:sz="0" w:space="0" w:color="auto"/>
                    <w:left w:val="none" w:sz="0" w:space="0" w:color="auto"/>
                    <w:bottom w:val="none" w:sz="0" w:space="0" w:color="auto"/>
                    <w:right w:val="none" w:sz="0" w:space="0" w:color="auto"/>
                  </w:divBdr>
                </w:div>
              </w:divsChild>
            </w:div>
            <w:div w:id="197746792">
              <w:marLeft w:val="0"/>
              <w:marRight w:val="0"/>
              <w:marTop w:val="0"/>
              <w:marBottom w:val="0"/>
              <w:divBdr>
                <w:top w:val="none" w:sz="0" w:space="0" w:color="auto"/>
                <w:left w:val="none" w:sz="0" w:space="0" w:color="auto"/>
                <w:bottom w:val="none" w:sz="0" w:space="0" w:color="auto"/>
                <w:right w:val="none" w:sz="0" w:space="0" w:color="auto"/>
              </w:divBdr>
              <w:divsChild>
                <w:div w:id="1655983147">
                  <w:marLeft w:val="640"/>
                  <w:marRight w:val="0"/>
                  <w:marTop w:val="0"/>
                  <w:marBottom w:val="0"/>
                  <w:divBdr>
                    <w:top w:val="none" w:sz="0" w:space="0" w:color="auto"/>
                    <w:left w:val="none" w:sz="0" w:space="0" w:color="auto"/>
                    <w:bottom w:val="none" w:sz="0" w:space="0" w:color="auto"/>
                    <w:right w:val="none" w:sz="0" w:space="0" w:color="auto"/>
                  </w:divBdr>
                </w:div>
                <w:div w:id="497890237">
                  <w:marLeft w:val="640"/>
                  <w:marRight w:val="0"/>
                  <w:marTop w:val="0"/>
                  <w:marBottom w:val="0"/>
                  <w:divBdr>
                    <w:top w:val="none" w:sz="0" w:space="0" w:color="auto"/>
                    <w:left w:val="none" w:sz="0" w:space="0" w:color="auto"/>
                    <w:bottom w:val="none" w:sz="0" w:space="0" w:color="auto"/>
                    <w:right w:val="none" w:sz="0" w:space="0" w:color="auto"/>
                  </w:divBdr>
                </w:div>
                <w:div w:id="1618373866">
                  <w:marLeft w:val="640"/>
                  <w:marRight w:val="0"/>
                  <w:marTop w:val="0"/>
                  <w:marBottom w:val="0"/>
                  <w:divBdr>
                    <w:top w:val="none" w:sz="0" w:space="0" w:color="auto"/>
                    <w:left w:val="none" w:sz="0" w:space="0" w:color="auto"/>
                    <w:bottom w:val="none" w:sz="0" w:space="0" w:color="auto"/>
                    <w:right w:val="none" w:sz="0" w:space="0" w:color="auto"/>
                  </w:divBdr>
                </w:div>
                <w:div w:id="22050627">
                  <w:marLeft w:val="640"/>
                  <w:marRight w:val="0"/>
                  <w:marTop w:val="0"/>
                  <w:marBottom w:val="0"/>
                  <w:divBdr>
                    <w:top w:val="none" w:sz="0" w:space="0" w:color="auto"/>
                    <w:left w:val="none" w:sz="0" w:space="0" w:color="auto"/>
                    <w:bottom w:val="none" w:sz="0" w:space="0" w:color="auto"/>
                    <w:right w:val="none" w:sz="0" w:space="0" w:color="auto"/>
                  </w:divBdr>
                </w:div>
                <w:div w:id="1750157318">
                  <w:marLeft w:val="640"/>
                  <w:marRight w:val="0"/>
                  <w:marTop w:val="0"/>
                  <w:marBottom w:val="0"/>
                  <w:divBdr>
                    <w:top w:val="none" w:sz="0" w:space="0" w:color="auto"/>
                    <w:left w:val="none" w:sz="0" w:space="0" w:color="auto"/>
                    <w:bottom w:val="none" w:sz="0" w:space="0" w:color="auto"/>
                    <w:right w:val="none" w:sz="0" w:space="0" w:color="auto"/>
                  </w:divBdr>
                </w:div>
                <w:div w:id="717122774">
                  <w:marLeft w:val="640"/>
                  <w:marRight w:val="0"/>
                  <w:marTop w:val="0"/>
                  <w:marBottom w:val="0"/>
                  <w:divBdr>
                    <w:top w:val="none" w:sz="0" w:space="0" w:color="auto"/>
                    <w:left w:val="none" w:sz="0" w:space="0" w:color="auto"/>
                    <w:bottom w:val="none" w:sz="0" w:space="0" w:color="auto"/>
                    <w:right w:val="none" w:sz="0" w:space="0" w:color="auto"/>
                  </w:divBdr>
                </w:div>
                <w:div w:id="2082170721">
                  <w:marLeft w:val="640"/>
                  <w:marRight w:val="0"/>
                  <w:marTop w:val="0"/>
                  <w:marBottom w:val="0"/>
                  <w:divBdr>
                    <w:top w:val="none" w:sz="0" w:space="0" w:color="auto"/>
                    <w:left w:val="none" w:sz="0" w:space="0" w:color="auto"/>
                    <w:bottom w:val="none" w:sz="0" w:space="0" w:color="auto"/>
                    <w:right w:val="none" w:sz="0" w:space="0" w:color="auto"/>
                  </w:divBdr>
                </w:div>
                <w:div w:id="613445487">
                  <w:marLeft w:val="640"/>
                  <w:marRight w:val="0"/>
                  <w:marTop w:val="0"/>
                  <w:marBottom w:val="0"/>
                  <w:divBdr>
                    <w:top w:val="none" w:sz="0" w:space="0" w:color="auto"/>
                    <w:left w:val="none" w:sz="0" w:space="0" w:color="auto"/>
                    <w:bottom w:val="none" w:sz="0" w:space="0" w:color="auto"/>
                    <w:right w:val="none" w:sz="0" w:space="0" w:color="auto"/>
                  </w:divBdr>
                </w:div>
                <w:div w:id="827867461">
                  <w:marLeft w:val="640"/>
                  <w:marRight w:val="0"/>
                  <w:marTop w:val="0"/>
                  <w:marBottom w:val="0"/>
                  <w:divBdr>
                    <w:top w:val="none" w:sz="0" w:space="0" w:color="auto"/>
                    <w:left w:val="none" w:sz="0" w:space="0" w:color="auto"/>
                    <w:bottom w:val="none" w:sz="0" w:space="0" w:color="auto"/>
                    <w:right w:val="none" w:sz="0" w:space="0" w:color="auto"/>
                  </w:divBdr>
                </w:div>
                <w:div w:id="322389626">
                  <w:marLeft w:val="640"/>
                  <w:marRight w:val="0"/>
                  <w:marTop w:val="0"/>
                  <w:marBottom w:val="0"/>
                  <w:divBdr>
                    <w:top w:val="none" w:sz="0" w:space="0" w:color="auto"/>
                    <w:left w:val="none" w:sz="0" w:space="0" w:color="auto"/>
                    <w:bottom w:val="none" w:sz="0" w:space="0" w:color="auto"/>
                    <w:right w:val="none" w:sz="0" w:space="0" w:color="auto"/>
                  </w:divBdr>
                </w:div>
                <w:div w:id="1126242370">
                  <w:marLeft w:val="640"/>
                  <w:marRight w:val="0"/>
                  <w:marTop w:val="0"/>
                  <w:marBottom w:val="0"/>
                  <w:divBdr>
                    <w:top w:val="none" w:sz="0" w:space="0" w:color="auto"/>
                    <w:left w:val="none" w:sz="0" w:space="0" w:color="auto"/>
                    <w:bottom w:val="none" w:sz="0" w:space="0" w:color="auto"/>
                    <w:right w:val="none" w:sz="0" w:space="0" w:color="auto"/>
                  </w:divBdr>
                </w:div>
                <w:div w:id="837883970">
                  <w:marLeft w:val="640"/>
                  <w:marRight w:val="0"/>
                  <w:marTop w:val="0"/>
                  <w:marBottom w:val="0"/>
                  <w:divBdr>
                    <w:top w:val="none" w:sz="0" w:space="0" w:color="auto"/>
                    <w:left w:val="none" w:sz="0" w:space="0" w:color="auto"/>
                    <w:bottom w:val="none" w:sz="0" w:space="0" w:color="auto"/>
                    <w:right w:val="none" w:sz="0" w:space="0" w:color="auto"/>
                  </w:divBdr>
                </w:div>
                <w:div w:id="533466884">
                  <w:marLeft w:val="640"/>
                  <w:marRight w:val="0"/>
                  <w:marTop w:val="0"/>
                  <w:marBottom w:val="0"/>
                  <w:divBdr>
                    <w:top w:val="none" w:sz="0" w:space="0" w:color="auto"/>
                    <w:left w:val="none" w:sz="0" w:space="0" w:color="auto"/>
                    <w:bottom w:val="none" w:sz="0" w:space="0" w:color="auto"/>
                    <w:right w:val="none" w:sz="0" w:space="0" w:color="auto"/>
                  </w:divBdr>
                </w:div>
                <w:div w:id="562252965">
                  <w:marLeft w:val="640"/>
                  <w:marRight w:val="0"/>
                  <w:marTop w:val="0"/>
                  <w:marBottom w:val="0"/>
                  <w:divBdr>
                    <w:top w:val="none" w:sz="0" w:space="0" w:color="auto"/>
                    <w:left w:val="none" w:sz="0" w:space="0" w:color="auto"/>
                    <w:bottom w:val="none" w:sz="0" w:space="0" w:color="auto"/>
                    <w:right w:val="none" w:sz="0" w:space="0" w:color="auto"/>
                  </w:divBdr>
                </w:div>
                <w:div w:id="2094929493">
                  <w:marLeft w:val="640"/>
                  <w:marRight w:val="0"/>
                  <w:marTop w:val="0"/>
                  <w:marBottom w:val="0"/>
                  <w:divBdr>
                    <w:top w:val="none" w:sz="0" w:space="0" w:color="auto"/>
                    <w:left w:val="none" w:sz="0" w:space="0" w:color="auto"/>
                    <w:bottom w:val="none" w:sz="0" w:space="0" w:color="auto"/>
                    <w:right w:val="none" w:sz="0" w:space="0" w:color="auto"/>
                  </w:divBdr>
                </w:div>
                <w:div w:id="987323104">
                  <w:marLeft w:val="640"/>
                  <w:marRight w:val="0"/>
                  <w:marTop w:val="0"/>
                  <w:marBottom w:val="0"/>
                  <w:divBdr>
                    <w:top w:val="none" w:sz="0" w:space="0" w:color="auto"/>
                    <w:left w:val="none" w:sz="0" w:space="0" w:color="auto"/>
                    <w:bottom w:val="none" w:sz="0" w:space="0" w:color="auto"/>
                    <w:right w:val="none" w:sz="0" w:space="0" w:color="auto"/>
                  </w:divBdr>
                </w:div>
                <w:div w:id="1805615014">
                  <w:marLeft w:val="640"/>
                  <w:marRight w:val="0"/>
                  <w:marTop w:val="0"/>
                  <w:marBottom w:val="0"/>
                  <w:divBdr>
                    <w:top w:val="none" w:sz="0" w:space="0" w:color="auto"/>
                    <w:left w:val="none" w:sz="0" w:space="0" w:color="auto"/>
                    <w:bottom w:val="none" w:sz="0" w:space="0" w:color="auto"/>
                    <w:right w:val="none" w:sz="0" w:space="0" w:color="auto"/>
                  </w:divBdr>
                </w:div>
                <w:div w:id="1126048821">
                  <w:marLeft w:val="640"/>
                  <w:marRight w:val="0"/>
                  <w:marTop w:val="0"/>
                  <w:marBottom w:val="0"/>
                  <w:divBdr>
                    <w:top w:val="none" w:sz="0" w:space="0" w:color="auto"/>
                    <w:left w:val="none" w:sz="0" w:space="0" w:color="auto"/>
                    <w:bottom w:val="none" w:sz="0" w:space="0" w:color="auto"/>
                    <w:right w:val="none" w:sz="0" w:space="0" w:color="auto"/>
                  </w:divBdr>
                </w:div>
              </w:divsChild>
            </w:div>
            <w:div w:id="944920038">
              <w:marLeft w:val="0"/>
              <w:marRight w:val="0"/>
              <w:marTop w:val="0"/>
              <w:marBottom w:val="0"/>
              <w:divBdr>
                <w:top w:val="none" w:sz="0" w:space="0" w:color="auto"/>
                <w:left w:val="none" w:sz="0" w:space="0" w:color="auto"/>
                <w:bottom w:val="none" w:sz="0" w:space="0" w:color="auto"/>
                <w:right w:val="none" w:sz="0" w:space="0" w:color="auto"/>
              </w:divBdr>
              <w:divsChild>
                <w:div w:id="286552192">
                  <w:marLeft w:val="640"/>
                  <w:marRight w:val="0"/>
                  <w:marTop w:val="0"/>
                  <w:marBottom w:val="0"/>
                  <w:divBdr>
                    <w:top w:val="none" w:sz="0" w:space="0" w:color="auto"/>
                    <w:left w:val="none" w:sz="0" w:space="0" w:color="auto"/>
                    <w:bottom w:val="none" w:sz="0" w:space="0" w:color="auto"/>
                    <w:right w:val="none" w:sz="0" w:space="0" w:color="auto"/>
                  </w:divBdr>
                </w:div>
                <w:div w:id="352002321">
                  <w:marLeft w:val="640"/>
                  <w:marRight w:val="0"/>
                  <w:marTop w:val="0"/>
                  <w:marBottom w:val="0"/>
                  <w:divBdr>
                    <w:top w:val="none" w:sz="0" w:space="0" w:color="auto"/>
                    <w:left w:val="none" w:sz="0" w:space="0" w:color="auto"/>
                    <w:bottom w:val="none" w:sz="0" w:space="0" w:color="auto"/>
                    <w:right w:val="none" w:sz="0" w:space="0" w:color="auto"/>
                  </w:divBdr>
                </w:div>
                <w:div w:id="216284867">
                  <w:marLeft w:val="640"/>
                  <w:marRight w:val="0"/>
                  <w:marTop w:val="0"/>
                  <w:marBottom w:val="0"/>
                  <w:divBdr>
                    <w:top w:val="none" w:sz="0" w:space="0" w:color="auto"/>
                    <w:left w:val="none" w:sz="0" w:space="0" w:color="auto"/>
                    <w:bottom w:val="none" w:sz="0" w:space="0" w:color="auto"/>
                    <w:right w:val="none" w:sz="0" w:space="0" w:color="auto"/>
                  </w:divBdr>
                </w:div>
                <w:div w:id="1208487721">
                  <w:marLeft w:val="640"/>
                  <w:marRight w:val="0"/>
                  <w:marTop w:val="0"/>
                  <w:marBottom w:val="0"/>
                  <w:divBdr>
                    <w:top w:val="none" w:sz="0" w:space="0" w:color="auto"/>
                    <w:left w:val="none" w:sz="0" w:space="0" w:color="auto"/>
                    <w:bottom w:val="none" w:sz="0" w:space="0" w:color="auto"/>
                    <w:right w:val="none" w:sz="0" w:space="0" w:color="auto"/>
                  </w:divBdr>
                </w:div>
                <w:div w:id="600189696">
                  <w:marLeft w:val="640"/>
                  <w:marRight w:val="0"/>
                  <w:marTop w:val="0"/>
                  <w:marBottom w:val="0"/>
                  <w:divBdr>
                    <w:top w:val="none" w:sz="0" w:space="0" w:color="auto"/>
                    <w:left w:val="none" w:sz="0" w:space="0" w:color="auto"/>
                    <w:bottom w:val="none" w:sz="0" w:space="0" w:color="auto"/>
                    <w:right w:val="none" w:sz="0" w:space="0" w:color="auto"/>
                  </w:divBdr>
                </w:div>
                <w:div w:id="959846838">
                  <w:marLeft w:val="640"/>
                  <w:marRight w:val="0"/>
                  <w:marTop w:val="0"/>
                  <w:marBottom w:val="0"/>
                  <w:divBdr>
                    <w:top w:val="none" w:sz="0" w:space="0" w:color="auto"/>
                    <w:left w:val="none" w:sz="0" w:space="0" w:color="auto"/>
                    <w:bottom w:val="none" w:sz="0" w:space="0" w:color="auto"/>
                    <w:right w:val="none" w:sz="0" w:space="0" w:color="auto"/>
                  </w:divBdr>
                </w:div>
                <w:div w:id="1870070796">
                  <w:marLeft w:val="640"/>
                  <w:marRight w:val="0"/>
                  <w:marTop w:val="0"/>
                  <w:marBottom w:val="0"/>
                  <w:divBdr>
                    <w:top w:val="none" w:sz="0" w:space="0" w:color="auto"/>
                    <w:left w:val="none" w:sz="0" w:space="0" w:color="auto"/>
                    <w:bottom w:val="none" w:sz="0" w:space="0" w:color="auto"/>
                    <w:right w:val="none" w:sz="0" w:space="0" w:color="auto"/>
                  </w:divBdr>
                </w:div>
                <w:div w:id="1296720978">
                  <w:marLeft w:val="640"/>
                  <w:marRight w:val="0"/>
                  <w:marTop w:val="0"/>
                  <w:marBottom w:val="0"/>
                  <w:divBdr>
                    <w:top w:val="none" w:sz="0" w:space="0" w:color="auto"/>
                    <w:left w:val="none" w:sz="0" w:space="0" w:color="auto"/>
                    <w:bottom w:val="none" w:sz="0" w:space="0" w:color="auto"/>
                    <w:right w:val="none" w:sz="0" w:space="0" w:color="auto"/>
                  </w:divBdr>
                </w:div>
                <w:div w:id="1117064630">
                  <w:marLeft w:val="640"/>
                  <w:marRight w:val="0"/>
                  <w:marTop w:val="0"/>
                  <w:marBottom w:val="0"/>
                  <w:divBdr>
                    <w:top w:val="none" w:sz="0" w:space="0" w:color="auto"/>
                    <w:left w:val="none" w:sz="0" w:space="0" w:color="auto"/>
                    <w:bottom w:val="none" w:sz="0" w:space="0" w:color="auto"/>
                    <w:right w:val="none" w:sz="0" w:space="0" w:color="auto"/>
                  </w:divBdr>
                </w:div>
                <w:div w:id="334112425">
                  <w:marLeft w:val="640"/>
                  <w:marRight w:val="0"/>
                  <w:marTop w:val="0"/>
                  <w:marBottom w:val="0"/>
                  <w:divBdr>
                    <w:top w:val="none" w:sz="0" w:space="0" w:color="auto"/>
                    <w:left w:val="none" w:sz="0" w:space="0" w:color="auto"/>
                    <w:bottom w:val="none" w:sz="0" w:space="0" w:color="auto"/>
                    <w:right w:val="none" w:sz="0" w:space="0" w:color="auto"/>
                  </w:divBdr>
                </w:div>
                <w:div w:id="1206793231">
                  <w:marLeft w:val="640"/>
                  <w:marRight w:val="0"/>
                  <w:marTop w:val="0"/>
                  <w:marBottom w:val="0"/>
                  <w:divBdr>
                    <w:top w:val="none" w:sz="0" w:space="0" w:color="auto"/>
                    <w:left w:val="none" w:sz="0" w:space="0" w:color="auto"/>
                    <w:bottom w:val="none" w:sz="0" w:space="0" w:color="auto"/>
                    <w:right w:val="none" w:sz="0" w:space="0" w:color="auto"/>
                  </w:divBdr>
                </w:div>
                <w:div w:id="783034009">
                  <w:marLeft w:val="640"/>
                  <w:marRight w:val="0"/>
                  <w:marTop w:val="0"/>
                  <w:marBottom w:val="0"/>
                  <w:divBdr>
                    <w:top w:val="none" w:sz="0" w:space="0" w:color="auto"/>
                    <w:left w:val="none" w:sz="0" w:space="0" w:color="auto"/>
                    <w:bottom w:val="none" w:sz="0" w:space="0" w:color="auto"/>
                    <w:right w:val="none" w:sz="0" w:space="0" w:color="auto"/>
                  </w:divBdr>
                </w:div>
                <w:div w:id="1079055290">
                  <w:marLeft w:val="640"/>
                  <w:marRight w:val="0"/>
                  <w:marTop w:val="0"/>
                  <w:marBottom w:val="0"/>
                  <w:divBdr>
                    <w:top w:val="none" w:sz="0" w:space="0" w:color="auto"/>
                    <w:left w:val="none" w:sz="0" w:space="0" w:color="auto"/>
                    <w:bottom w:val="none" w:sz="0" w:space="0" w:color="auto"/>
                    <w:right w:val="none" w:sz="0" w:space="0" w:color="auto"/>
                  </w:divBdr>
                </w:div>
                <w:div w:id="1488545796">
                  <w:marLeft w:val="640"/>
                  <w:marRight w:val="0"/>
                  <w:marTop w:val="0"/>
                  <w:marBottom w:val="0"/>
                  <w:divBdr>
                    <w:top w:val="none" w:sz="0" w:space="0" w:color="auto"/>
                    <w:left w:val="none" w:sz="0" w:space="0" w:color="auto"/>
                    <w:bottom w:val="none" w:sz="0" w:space="0" w:color="auto"/>
                    <w:right w:val="none" w:sz="0" w:space="0" w:color="auto"/>
                  </w:divBdr>
                </w:div>
                <w:div w:id="218906598">
                  <w:marLeft w:val="640"/>
                  <w:marRight w:val="0"/>
                  <w:marTop w:val="0"/>
                  <w:marBottom w:val="0"/>
                  <w:divBdr>
                    <w:top w:val="none" w:sz="0" w:space="0" w:color="auto"/>
                    <w:left w:val="none" w:sz="0" w:space="0" w:color="auto"/>
                    <w:bottom w:val="none" w:sz="0" w:space="0" w:color="auto"/>
                    <w:right w:val="none" w:sz="0" w:space="0" w:color="auto"/>
                  </w:divBdr>
                </w:div>
                <w:div w:id="1719477378">
                  <w:marLeft w:val="640"/>
                  <w:marRight w:val="0"/>
                  <w:marTop w:val="0"/>
                  <w:marBottom w:val="0"/>
                  <w:divBdr>
                    <w:top w:val="none" w:sz="0" w:space="0" w:color="auto"/>
                    <w:left w:val="none" w:sz="0" w:space="0" w:color="auto"/>
                    <w:bottom w:val="none" w:sz="0" w:space="0" w:color="auto"/>
                    <w:right w:val="none" w:sz="0" w:space="0" w:color="auto"/>
                  </w:divBdr>
                </w:div>
                <w:div w:id="762871795">
                  <w:marLeft w:val="640"/>
                  <w:marRight w:val="0"/>
                  <w:marTop w:val="0"/>
                  <w:marBottom w:val="0"/>
                  <w:divBdr>
                    <w:top w:val="none" w:sz="0" w:space="0" w:color="auto"/>
                    <w:left w:val="none" w:sz="0" w:space="0" w:color="auto"/>
                    <w:bottom w:val="none" w:sz="0" w:space="0" w:color="auto"/>
                    <w:right w:val="none" w:sz="0" w:space="0" w:color="auto"/>
                  </w:divBdr>
                </w:div>
                <w:div w:id="831723131">
                  <w:marLeft w:val="640"/>
                  <w:marRight w:val="0"/>
                  <w:marTop w:val="0"/>
                  <w:marBottom w:val="0"/>
                  <w:divBdr>
                    <w:top w:val="none" w:sz="0" w:space="0" w:color="auto"/>
                    <w:left w:val="none" w:sz="0" w:space="0" w:color="auto"/>
                    <w:bottom w:val="none" w:sz="0" w:space="0" w:color="auto"/>
                    <w:right w:val="none" w:sz="0" w:space="0" w:color="auto"/>
                  </w:divBdr>
                </w:div>
                <w:div w:id="2068915995">
                  <w:marLeft w:val="640"/>
                  <w:marRight w:val="0"/>
                  <w:marTop w:val="0"/>
                  <w:marBottom w:val="0"/>
                  <w:divBdr>
                    <w:top w:val="none" w:sz="0" w:space="0" w:color="auto"/>
                    <w:left w:val="none" w:sz="0" w:space="0" w:color="auto"/>
                    <w:bottom w:val="none" w:sz="0" w:space="0" w:color="auto"/>
                    <w:right w:val="none" w:sz="0" w:space="0" w:color="auto"/>
                  </w:divBdr>
                </w:div>
              </w:divsChild>
            </w:div>
            <w:div w:id="2124106926">
              <w:marLeft w:val="0"/>
              <w:marRight w:val="0"/>
              <w:marTop w:val="0"/>
              <w:marBottom w:val="0"/>
              <w:divBdr>
                <w:top w:val="none" w:sz="0" w:space="0" w:color="auto"/>
                <w:left w:val="none" w:sz="0" w:space="0" w:color="auto"/>
                <w:bottom w:val="none" w:sz="0" w:space="0" w:color="auto"/>
                <w:right w:val="none" w:sz="0" w:space="0" w:color="auto"/>
              </w:divBdr>
              <w:divsChild>
                <w:div w:id="1190728069">
                  <w:marLeft w:val="640"/>
                  <w:marRight w:val="0"/>
                  <w:marTop w:val="0"/>
                  <w:marBottom w:val="0"/>
                  <w:divBdr>
                    <w:top w:val="none" w:sz="0" w:space="0" w:color="auto"/>
                    <w:left w:val="none" w:sz="0" w:space="0" w:color="auto"/>
                    <w:bottom w:val="none" w:sz="0" w:space="0" w:color="auto"/>
                    <w:right w:val="none" w:sz="0" w:space="0" w:color="auto"/>
                  </w:divBdr>
                </w:div>
                <w:div w:id="457989465">
                  <w:marLeft w:val="640"/>
                  <w:marRight w:val="0"/>
                  <w:marTop w:val="0"/>
                  <w:marBottom w:val="0"/>
                  <w:divBdr>
                    <w:top w:val="none" w:sz="0" w:space="0" w:color="auto"/>
                    <w:left w:val="none" w:sz="0" w:space="0" w:color="auto"/>
                    <w:bottom w:val="none" w:sz="0" w:space="0" w:color="auto"/>
                    <w:right w:val="none" w:sz="0" w:space="0" w:color="auto"/>
                  </w:divBdr>
                </w:div>
                <w:div w:id="853763440">
                  <w:marLeft w:val="640"/>
                  <w:marRight w:val="0"/>
                  <w:marTop w:val="0"/>
                  <w:marBottom w:val="0"/>
                  <w:divBdr>
                    <w:top w:val="none" w:sz="0" w:space="0" w:color="auto"/>
                    <w:left w:val="none" w:sz="0" w:space="0" w:color="auto"/>
                    <w:bottom w:val="none" w:sz="0" w:space="0" w:color="auto"/>
                    <w:right w:val="none" w:sz="0" w:space="0" w:color="auto"/>
                  </w:divBdr>
                </w:div>
                <w:div w:id="374736369">
                  <w:marLeft w:val="640"/>
                  <w:marRight w:val="0"/>
                  <w:marTop w:val="0"/>
                  <w:marBottom w:val="0"/>
                  <w:divBdr>
                    <w:top w:val="none" w:sz="0" w:space="0" w:color="auto"/>
                    <w:left w:val="none" w:sz="0" w:space="0" w:color="auto"/>
                    <w:bottom w:val="none" w:sz="0" w:space="0" w:color="auto"/>
                    <w:right w:val="none" w:sz="0" w:space="0" w:color="auto"/>
                  </w:divBdr>
                </w:div>
                <w:div w:id="1984651862">
                  <w:marLeft w:val="640"/>
                  <w:marRight w:val="0"/>
                  <w:marTop w:val="0"/>
                  <w:marBottom w:val="0"/>
                  <w:divBdr>
                    <w:top w:val="none" w:sz="0" w:space="0" w:color="auto"/>
                    <w:left w:val="none" w:sz="0" w:space="0" w:color="auto"/>
                    <w:bottom w:val="none" w:sz="0" w:space="0" w:color="auto"/>
                    <w:right w:val="none" w:sz="0" w:space="0" w:color="auto"/>
                  </w:divBdr>
                </w:div>
                <w:div w:id="553201913">
                  <w:marLeft w:val="640"/>
                  <w:marRight w:val="0"/>
                  <w:marTop w:val="0"/>
                  <w:marBottom w:val="0"/>
                  <w:divBdr>
                    <w:top w:val="none" w:sz="0" w:space="0" w:color="auto"/>
                    <w:left w:val="none" w:sz="0" w:space="0" w:color="auto"/>
                    <w:bottom w:val="none" w:sz="0" w:space="0" w:color="auto"/>
                    <w:right w:val="none" w:sz="0" w:space="0" w:color="auto"/>
                  </w:divBdr>
                </w:div>
                <w:div w:id="1706174716">
                  <w:marLeft w:val="640"/>
                  <w:marRight w:val="0"/>
                  <w:marTop w:val="0"/>
                  <w:marBottom w:val="0"/>
                  <w:divBdr>
                    <w:top w:val="none" w:sz="0" w:space="0" w:color="auto"/>
                    <w:left w:val="none" w:sz="0" w:space="0" w:color="auto"/>
                    <w:bottom w:val="none" w:sz="0" w:space="0" w:color="auto"/>
                    <w:right w:val="none" w:sz="0" w:space="0" w:color="auto"/>
                  </w:divBdr>
                </w:div>
                <w:div w:id="1911311593">
                  <w:marLeft w:val="640"/>
                  <w:marRight w:val="0"/>
                  <w:marTop w:val="0"/>
                  <w:marBottom w:val="0"/>
                  <w:divBdr>
                    <w:top w:val="none" w:sz="0" w:space="0" w:color="auto"/>
                    <w:left w:val="none" w:sz="0" w:space="0" w:color="auto"/>
                    <w:bottom w:val="none" w:sz="0" w:space="0" w:color="auto"/>
                    <w:right w:val="none" w:sz="0" w:space="0" w:color="auto"/>
                  </w:divBdr>
                </w:div>
                <w:div w:id="406000660">
                  <w:marLeft w:val="640"/>
                  <w:marRight w:val="0"/>
                  <w:marTop w:val="0"/>
                  <w:marBottom w:val="0"/>
                  <w:divBdr>
                    <w:top w:val="none" w:sz="0" w:space="0" w:color="auto"/>
                    <w:left w:val="none" w:sz="0" w:space="0" w:color="auto"/>
                    <w:bottom w:val="none" w:sz="0" w:space="0" w:color="auto"/>
                    <w:right w:val="none" w:sz="0" w:space="0" w:color="auto"/>
                  </w:divBdr>
                </w:div>
                <w:div w:id="1405493703">
                  <w:marLeft w:val="640"/>
                  <w:marRight w:val="0"/>
                  <w:marTop w:val="0"/>
                  <w:marBottom w:val="0"/>
                  <w:divBdr>
                    <w:top w:val="none" w:sz="0" w:space="0" w:color="auto"/>
                    <w:left w:val="none" w:sz="0" w:space="0" w:color="auto"/>
                    <w:bottom w:val="none" w:sz="0" w:space="0" w:color="auto"/>
                    <w:right w:val="none" w:sz="0" w:space="0" w:color="auto"/>
                  </w:divBdr>
                </w:div>
                <w:div w:id="1780107154">
                  <w:marLeft w:val="640"/>
                  <w:marRight w:val="0"/>
                  <w:marTop w:val="0"/>
                  <w:marBottom w:val="0"/>
                  <w:divBdr>
                    <w:top w:val="none" w:sz="0" w:space="0" w:color="auto"/>
                    <w:left w:val="none" w:sz="0" w:space="0" w:color="auto"/>
                    <w:bottom w:val="none" w:sz="0" w:space="0" w:color="auto"/>
                    <w:right w:val="none" w:sz="0" w:space="0" w:color="auto"/>
                  </w:divBdr>
                </w:div>
                <w:div w:id="1525249012">
                  <w:marLeft w:val="640"/>
                  <w:marRight w:val="0"/>
                  <w:marTop w:val="0"/>
                  <w:marBottom w:val="0"/>
                  <w:divBdr>
                    <w:top w:val="none" w:sz="0" w:space="0" w:color="auto"/>
                    <w:left w:val="none" w:sz="0" w:space="0" w:color="auto"/>
                    <w:bottom w:val="none" w:sz="0" w:space="0" w:color="auto"/>
                    <w:right w:val="none" w:sz="0" w:space="0" w:color="auto"/>
                  </w:divBdr>
                </w:div>
                <w:div w:id="1892964279">
                  <w:marLeft w:val="640"/>
                  <w:marRight w:val="0"/>
                  <w:marTop w:val="0"/>
                  <w:marBottom w:val="0"/>
                  <w:divBdr>
                    <w:top w:val="none" w:sz="0" w:space="0" w:color="auto"/>
                    <w:left w:val="none" w:sz="0" w:space="0" w:color="auto"/>
                    <w:bottom w:val="none" w:sz="0" w:space="0" w:color="auto"/>
                    <w:right w:val="none" w:sz="0" w:space="0" w:color="auto"/>
                  </w:divBdr>
                </w:div>
                <w:div w:id="701175101">
                  <w:marLeft w:val="640"/>
                  <w:marRight w:val="0"/>
                  <w:marTop w:val="0"/>
                  <w:marBottom w:val="0"/>
                  <w:divBdr>
                    <w:top w:val="none" w:sz="0" w:space="0" w:color="auto"/>
                    <w:left w:val="none" w:sz="0" w:space="0" w:color="auto"/>
                    <w:bottom w:val="none" w:sz="0" w:space="0" w:color="auto"/>
                    <w:right w:val="none" w:sz="0" w:space="0" w:color="auto"/>
                  </w:divBdr>
                </w:div>
                <w:div w:id="1371570131">
                  <w:marLeft w:val="640"/>
                  <w:marRight w:val="0"/>
                  <w:marTop w:val="0"/>
                  <w:marBottom w:val="0"/>
                  <w:divBdr>
                    <w:top w:val="none" w:sz="0" w:space="0" w:color="auto"/>
                    <w:left w:val="none" w:sz="0" w:space="0" w:color="auto"/>
                    <w:bottom w:val="none" w:sz="0" w:space="0" w:color="auto"/>
                    <w:right w:val="none" w:sz="0" w:space="0" w:color="auto"/>
                  </w:divBdr>
                </w:div>
                <w:div w:id="1714185749">
                  <w:marLeft w:val="640"/>
                  <w:marRight w:val="0"/>
                  <w:marTop w:val="0"/>
                  <w:marBottom w:val="0"/>
                  <w:divBdr>
                    <w:top w:val="none" w:sz="0" w:space="0" w:color="auto"/>
                    <w:left w:val="none" w:sz="0" w:space="0" w:color="auto"/>
                    <w:bottom w:val="none" w:sz="0" w:space="0" w:color="auto"/>
                    <w:right w:val="none" w:sz="0" w:space="0" w:color="auto"/>
                  </w:divBdr>
                </w:div>
                <w:div w:id="1406032911">
                  <w:marLeft w:val="640"/>
                  <w:marRight w:val="0"/>
                  <w:marTop w:val="0"/>
                  <w:marBottom w:val="0"/>
                  <w:divBdr>
                    <w:top w:val="none" w:sz="0" w:space="0" w:color="auto"/>
                    <w:left w:val="none" w:sz="0" w:space="0" w:color="auto"/>
                    <w:bottom w:val="none" w:sz="0" w:space="0" w:color="auto"/>
                    <w:right w:val="none" w:sz="0" w:space="0" w:color="auto"/>
                  </w:divBdr>
                </w:div>
                <w:div w:id="1549417827">
                  <w:marLeft w:val="640"/>
                  <w:marRight w:val="0"/>
                  <w:marTop w:val="0"/>
                  <w:marBottom w:val="0"/>
                  <w:divBdr>
                    <w:top w:val="none" w:sz="0" w:space="0" w:color="auto"/>
                    <w:left w:val="none" w:sz="0" w:space="0" w:color="auto"/>
                    <w:bottom w:val="none" w:sz="0" w:space="0" w:color="auto"/>
                    <w:right w:val="none" w:sz="0" w:space="0" w:color="auto"/>
                  </w:divBdr>
                </w:div>
                <w:div w:id="228462636">
                  <w:marLeft w:val="640"/>
                  <w:marRight w:val="0"/>
                  <w:marTop w:val="0"/>
                  <w:marBottom w:val="0"/>
                  <w:divBdr>
                    <w:top w:val="none" w:sz="0" w:space="0" w:color="auto"/>
                    <w:left w:val="none" w:sz="0" w:space="0" w:color="auto"/>
                    <w:bottom w:val="none" w:sz="0" w:space="0" w:color="auto"/>
                    <w:right w:val="none" w:sz="0" w:space="0" w:color="auto"/>
                  </w:divBdr>
                </w:div>
              </w:divsChild>
            </w:div>
            <w:div w:id="732042685">
              <w:marLeft w:val="0"/>
              <w:marRight w:val="0"/>
              <w:marTop w:val="0"/>
              <w:marBottom w:val="0"/>
              <w:divBdr>
                <w:top w:val="none" w:sz="0" w:space="0" w:color="auto"/>
                <w:left w:val="none" w:sz="0" w:space="0" w:color="auto"/>
                <w:bottom w:val="none" w:sz="0" w:space="0" w:color="auto"/>
                <w:right w:val="none" w:sz="0" w:space="0" w:color="auto"/>
              </w:divBdr>
              <w:divsChild>
                <w:div w:id="1276256833">
                  <w:marLeft w:val="640"/>
                  <w:marRight w:val="0"/>
                  <w:marTop w:val="0"/>
                  <w:marBottom w:val="0"/>
                  <w:divBdr>
                    <w:top w:val="none" w:sz="0" w:space="0" w:color="auto"/>
                    <w:left w:val="none" w:sz="0" w:space="0" w:color="auto"/>
                    <w:bottom w:val="none" w:sz="0" w:space="0" w:color="auto"/>
                    <w:right w:val="none" w:sz="0" w:space="0" w:color="auto"/>
                  </w:divBdr>
                </w:div>
                <w:div w:id="975765867">
                  <w:marLeft w:val="640"/>
                  <w:marRight w:val="0"/>
                  <w:marTop w:val="0"/>
                  <w:marBottom w:val="0"/>
                  <w:divBdr>
                    <w:top w:val="none" w:sz="0" w:space="0" w:color="auto"/>
                    <w:left w:val="none" w:sz="0" w:space="0" w:color="auto"/>
                    <w:bottom w:val="none" w:sz="0" w:space="0" w:color="auto"/>
                    <w:right w:val="none" w:sz="0" w:space="0" w:color="auto"/>
                  </w:divBdr>
                </w:div>
                <w:div w:id="1626885281">
                  <w:marLeft w:val="640"/>
                  <w:marRight w:val="0"/>
                  <w:marTop w:val="0"/>
                  <w:marBottom w:val="0"/>
                  <w:divBdr>
                    <w:top w:val="none" w:sz="0" w:space="0" w:color="auto"/>
                    <w:left w:val="none" w:sz="0" w:space="0" w:color="auto"/>
                    <w:bottom w:val="none" w:sz="0" w:space="0" w:color="auto"/>
                    <w:right w:val="none" w:sz="0" w:space="0" w:color="auto"/>
                  </w:divBdr>
                </w:div>
                <w:div w:id="1534995754">
                  <w:marLeft w:val="640"/>
                  <w:marRight w:val="0"/>
                  <w:marTop w:val="0"/>
                  <w:marBottom w:val="0"/>
                  <w:divBdr>
                    <w:top w:val="none" w:sz="0" w:space="0" w:color="auto"/>
                    <w:left w:val="none" w:sz="0" w:space="0" w:color="auto"/>
                    <w:bottom w:val="none" w:sz="0" w:space="0" w:color="auto"/>
                    <w:right w:val="none" w:sz="0" w:space="0" w:color="auto"/>
                  </w:divBdr>
                </w:div>
                <w:div w:id="840507252">
                  <w:marLeft w:val="640"/>
                  <w:marRight w:val="0"/>
                  <w:marTop w:val="0"/>
                  <w:marBottom w:val="0"/>
                  <w:divBdr>
                    <w:top w:val="none" w:sz="0" w:space="0" w:color="auto"/>
                    <w:left w:val="none" w:sz="0" w:space="0" w:color="auto"/>
                    <w:bottom w:val="none" w:sz="0" w:space="0" w:color="auto"/>
                    <w:right w:val="none" w:sz="0" w:space="0" w:color="auto"/>
                  </w:divBdr>
                </w:div>
                <w:div w:id="883759055">
                  <w:marLeft w:val="640"/>
                  <w:marRight w:val="0"/>
                  <w:marTop w:val="0"/>
                  <w:marBottom w:val="0"/>
                  <w:divBdr>
                    <w:top w:val="none" w:sz="0" w:space="0" w:color="auto"/>
                    <w:left w:val="none" w:sz="0" w:space="0" w:color="auto"/>
                    <w:bottom w:val="none" w:sz="0" w:space="0" w:color="auto"/>
                    <w:right w:val="none" w:sz="0" w:space="0" w:color="auto"/>
                  </w:divBdr>
                </w:div>
                <w:div w:id="1824159974">
                  <w:marLeft w:val="640"/>
                  <w:marRight w:val="0"/>
                  <w:marTop w:val="0"/>
                  <w:marBottom w:val="0"/>
                  <w:divBdr>
                    <w:top w:val="none" w:sz="0" w:space="0" w:color="auto"/>
                    <w:left w:val="none" w:sz="0" w:space="0" w:color="auto"/>
                    <w:bottom w:val="none" w:sz="0" w:space="0" w:color="auto"/>
                    <w:right w:val="none" w:sz="0" w:space="0" w:color="auto"/>
                  </w:divBdr>
                </w:div>
                <w:div w:id="960306964">
                  <w:marLeft w:val="640"/>
                  <w:marRight w:val="0"/>
                  <w:marTop w:val="0"/>
                  <w:marBottom w:val="0"/>
                  <w:divBdr>
                    <w:top w:val="none" w:sz="0" w:space="0" w:color="auto"/>
                    <w:left w:val="none" w:sz="0" w:space="0" w:color="auto"/>
                    <w:bottom w:val="none" w:sz="0" w:space="0" w:color="auto"/>
                    <w:right w:val="none" w:sz="0" w:space="0" w:color="auto"/>
                  </w:divBdr>
                </w:div>
                <w:div w:id="1633822858">
                  <w:marLeft w:val="640"/>
                  <w:marRight w:val="0"/>
                  <w:marTop w:val="0"/>
                  <w:marBottom w:val="0"/>
                  <w:divBdr>
                    <w:top w:val="none" w:sz="0" w:space="0" w:color="auto"/>
                    <w:left w:val="none" w:sz="0" w:space="0" w:color="auto"/>
                    <w:bottom w:val="none" w:sz="0" w:space="0" w:color="auto"/>
                    <w:right w:val="none" w:sz="0" w:space="0" w:color="auto"/>
                  </w:divBdr>
                </w:div>
                <w:div w:id="1038429016">
                  <w:marLeft w:val="640"/>
                  <w:marRight w:val="0"/>
                  <w:marTop w:val="0"/>
                  <w:marBottom w:val="0"/>
                  <w:divBdr>
                    <w:top w:val="none" w:sz="0" w:space="0" w:color="auto"/>
                    <w:left w:val="none" w:sz="0" w:space="0" w:color="auto"/>
                    <w:bottom w:val="none" w:sz="0" w:space="0" w:color="auto"/>
                    <w:right w:val="none" w:sz="0" w:space="0" w:color="auto"/>
                  </w:divBdr>
                </w:div>
                <w:div w:id="1430153164">
                  <w:marLeft w:val="640"/>
                  <w:marRight w:val="0"/>
                  <w:marTop w:val="0"/>
                  <w:marBottom w:val="0"/>
                  <w:divBdr>
                    <w:top w:val="none" w:sz="0" w:space="0" w:color="auto"/>
                    <w:left w:val="none" w:sz="0" w:space="0" w:color="auto"/>
                    <w:bottom w:val="none" w:sz="0" w:space="0" w:color="auto"/>
                    <w:right w:val="none" w:sz="0" w:space="0" w:color="auto"/>
                  </w:divBdr>
                </w:div>
                <w:div w:id="606238396">
                  <w:marLeft w:val="640"/>
                  <w:marRight w:val="0"/>
                  <w:marTop w:val="0"/>
                  <w:marBottom w:val="0"/>
                  <w:divBdr>
                    <w:top w:val="none" w:sz="0" w:space="0" w:color="auto"/>
                    <w:left w:val="none" w:sz="0" w:space="0" w:color="auto"/>
                    <w:bottom w:val="none" w:sz="0" w:space="0" w:color="auto"/>
                    <w:right w:val="none" w:sz="0" w:space="0" w:color="auto"/>
                  </w:divBdr>
                </w:div>
                <w:div w:id="1065879480">
                  <w:marLeft w:val="640"/>
                  <w:marRight w:val="0"/>
                  <w:marTop w:val="0"/>
                  <w:marBottom w:val="0"/>
                  <w:divBdr>
                    <w:top w:val="none" w:sz="0" w:space="0" w:color="auto"/>
                    <w:left w:val="none" w:sz="0" w:space="0" w:color="auto"/>
                    <w:bottom w:val="none" w:sz="0" w:space="0" w:color="auto"/>
                    <w:right w:val="none" w:sz="0" w:space="0" w:color="auto"/>
                  </w:divBdr>
                </w:div>
                <w:div w:id="684551891">
                  <w:marLeft w:val="640"/>
                  <w:marRight w:val="0"/>
                  <w:marTop w:val="0"/>
                  <w:marBottom w:val="0"/>
                  <w:divBdr>
                    <w:top w:val="none" w:sz="0" w:space="0" w:color="auto"/>
                    <w:left w:val="none" w:sz="0" w:space="0" w:color="auto"/>
                    <w:bottom w:val="none" w:sz="0" w:space="0" w:color="auto"/>
                    <w:right w:val="none" w:sz="0" w:space="0" w:color="auto"/>
                  </w:divBdr>
                </w:div>
                <w:div w:id="1102846563">
                  <w:marLeft w:val="640"/>
                  <w:marRight w:val="0"/>
                  <w:marTop w:val="0"/>
                  <w:marBottom w:val="0"/>
                  <w:divBdr>
                    <w:top w:val="none" w:sz="0" w:space="0" w:color="auto"/>
                    <w:left w:val="none" w:sz="0" w:space="0" w:color="auto"/>
                    <w:bottom w:val="none" w:sz="0" w:space="0" w:color="auto"/>
                    <w:right w:val="none" w:sz="0" w:space="0" w:color="auto"/>
                  </w:divBdr>
                </w:div>
                <w:div w:id="1250770110">
                  <w:marLeft w:val="640"/>
                  <w:marRight w:val="0"/>
                  <w:marTop w:val="0"/>
                  <w:marBottom w:val="0"/>
                  <w:divBdr>
                    <w:top w:val="none" w:sz="0" w:space="0" w:color="auto"/>
                    <w:left w:val="none" w:sz="0" w:space="0" w:color="auto"/>
                    <w:bottom w:val="none" w:sz="0" w:space="0" w:color="auto"/>
                    <w:right w:val="none" w:sz="0" w:space="0" w:color="auto"/>
                  </w:divBdr>
                </w:div>
                <w:div w:id="1789203783">
                  <w:marLeft w:val="640"/>
                  <w:marRight w:val="0"/>
                  <w:marTop w:val="0"/>
                  <w:marBottom w:val="0"/>
                  <w:divBdr>
                    <w:top w:val="none" w:sz="0" w:space="0" w:color="auto"/>
                    <w:left w:val="none" w:sz="0" w:space="0" w:color="auto"/>
                    <w:bottom w:val="none" w:sz="0" w:space="0" w:color="auto"/>
                    <w:right w:val="none" w:sz="0" w:space="0" w:color="auto"/>
                  </w:divBdr>
                </w:div>
                <w:div w:id="1699505227">
                  <w:marLeft w:val="640"/>
                  <w:marRight w:val="0"/>
                  <w:marTop w:val="0"/>
                  <w:marBottom w:val="0"/>
                  <w:divBdr>
                    <w:top w:val="none" w:sz="0" w:space="0" w:color="auto"/>
                    <w:left w:val="none" w:sz="0" w:space="0" w:color="auto"/>
                    <w:bottom w:val="none" w:sz="0" w:space="0" w:color="auto"/>
                    <w:right w:val="none" w:sz="0" w:space="0" w:color="auto"/>
                  </w:divBdr>
                </w:div>
                <w:div w:id="987974215">
                  <w:marLeft w:val="640"/>
                  <w:marRight w:val="0"/>
                  <w:marTop w:val="0"/>
                  <w:marBottom w:val="0"/>
                  <w:divBdr>
                    <w:top w:val="none" w:sz="0" w:space="0" w:color="auto"/>
                    <w:left w:val="none" w:sz="0" w:space="0" w:color="auto"/>
                    <w:bottom w:val="none" w:sz="0" w:space="0" w:color="auto"/>
                    <w:right w:val="none" w:sz="0" w:space="0" w:color="auto"/>
                  </w:divBdr>
                </w:div>
              </w:divsChild>
            </w:div>
            <w:div w:id="1532035729">
              <w:marLeft w:val="0"/>
              <w:marRight w:val="0"/>
              <w:marTop w:val="0"/>
              <w:marBottom w:val="0"/>
              <w:divBdr>
                <w:top w:val="none" w:sz="0" w:space="0" w:color="auto"/>
                <w:left w:val="none" w:sz="0" w:space="0" w:color="auto"/>
                <w:bottom w:val="none" w:sz="0" w:space="0" w:color="auto"/>
                <w:right w:val="none" w:sz="0" w:space="0" w:color="auto"/>
              </w:divBdr>
              <w:divsChild>
                <w:div w:id="360514693">
                  <w:marLeft w:val="640"/>
                  <w:marRight w:val="0"/>
                  <w:marTop w:val="0"/>
                  <w:marBottom w:val="0"/>
                  <w:divBdr>
                    <w:top w:val="none" w:sz="0" w:space="0" w:color="auto"/>
                    <w:left w:val="none" w:sz="0" w:space="0" w:color="auto"/>
                    <w:bottom w:val="none" w:sz="0" w:space="0" w:color="auto"/>
                    <w:right w:val="none" w:sz="0" w:space="0" w:color="auto"/>
                  </w:divBdr>
                </w:div>
                <w:div w:id="1971670040">
                  <w:marLeft w:val="640"/>
                  <w:marRight w:val="0"/>
                  <w:marTop w:val="0"/>
                  <w:marBottom w:val="0"/>
                  <w:divBdr>
                    <w:top w:val="none" w:sz="0" w:space="0" w:color="auto"/>
                    <w:left w:val="none" w:sz="0" w:space="0" w:color="auto"/>
                    <w:bottom w:val="none" w:sz="0" w:space="0" w:color="auto"/>
                    <w:right w:val="none" w:sz="0" w:space="0" w:color="auto"/>
                  </w:divBdr>
                </w:div>
                <w:div w:id="1695618043">
                  <w:marLeft w:val="640"/>
                  <w:marRight w:val="0"/>
                  <w:marTop w:val="0"/>
                  <w:marBottom w:val="0"/>
                  <w:divBdr>
                    <w:top w:val="none" w:sz="0" w:space="0" w:color="auto"/>
                    <w:left w:val="none" w:sz="0" w:space="0" w:color="auto"/>
                    <w:bottom w:val="none" w:sz="0" w:space="0" w:color="auto"/>
                    <w:right w:val="none" w:sz="0" w:space="0" w:color="auto"/>
                  </w:divBdr>
                </w:div>
                <w:div w:id="394015448">
                  <w:marLeft w:val="640"/>
                  <w:marRight w:val="0"/>
                  <w:marTop w:val="0"/>
                  <w:marBottom w:val="0"/>
                  <w:divBdr>
                    <w:top w:val="none" w:sz="0" w:space="0" w:color="auto"/>
                    <w:left w:val="none" w:sz="0" w:space="0" w:color="auto"/>
                    <w:bottom w:val="none" w:sz="0" w:space="0" w:color="auto"/>
                    <w:right w:val="none" w:sz="0" w:space="0" w:color="auto"/>
                  </w:divBdr>
                </w:div>
                <w:div w:id="563300509">
                  <w:marLeft w:val="640"/>
                  <w:marRight w:val="0"/>
                  <w:marTop w:val="0"/>
                  <w:marBottom w:val="0"/>
                  <w:divBdr>
                    <w:top w:val="none" w:sz="0" w:space="0" w:color="auto"/>
                    <w:left w:val="none" w:sz="0" w:space="0" w:color="auto"/>
                    <w:bottom w:val="none" w:sz="0" w:space="0" w:color="auto"/>
                    <w:right w:val="none" w:sz="0" w:space="0" w:color="auto"/>
                  </w:divBdr>
                </w:div>
                <w:div w:id="1118528886">
                  <w:marLeft w:val="640"/>
                  <w:marRight w:val="0"/>
                  <w:marTop w:val="0"/>
                  <w:marBottom w:val="0"/>
                  <w:divBdr>
                    <w:top w:val="none" w:sz="0" w:space="0" w:color="auto"/>
                    <w:left w:val="none" w:sz="0" w:space="0" w:color="auto"/>
                    <w:bottom w:val="none" w:sz="0" w:space="0" w:color="auto"/>
                    <w:right w:val="none" w:sz="0" w:space="0" w:color="auto"/>
                  </w:divBdr>
                </w:div>
                <w:div w:id="143468773">
                  <w:marLeft w:val="640"/>
                  <w:marRight w:val="0"/>
                  <w:marTop w:val="0"/>
                  <w:marBottom w:val="0"/>
                  <w:divBdr>
                    <w:top w:val="none" w:sz="0" w:space="0" w:color="auto"/>
                    <w:left w:val="none" w:sz="0" w:space="0" w:color="auto"/>
                    <w:bottom w:val="none" w:sz="0" w:space="0" w:color="auto"/>
                    <w:right w:val="none" w:sz="0" w:space="0" w:color="auto"/>
                  </w:divBdr>
                </w:div>
                <w:div w:id="1745100899">
                  <w:marLeft w:val="640"/>
                  <w:marRight w:val="0"/>
                  <w:marTop w:val="0"/>
                  <w:marBottom w:val="0"/>
                  <w:divBdr>
                    <w:top w:val="none" w:sz="0" w:space="0" w:color="auto"/>
                    <w:left w:val="none" w:sz="0" w:space="0" w:color="auto"/>
                    <w:bottom w:val="none" w:sz="0" w:space="0" w:color="auto"/>
                    <w:right w:val="none" w:sz="0" w:space="0" w:color="auto"/>
                  </w:divBdr>
                </w:div>
                <w:div w:id="358704108">
                  <w:marLeft w:val="640"/>
                  <w:marRight w:val="0"/>
                  <w:marTop w:val="0"/>
                  <w:marBottom w:val="0"/>
                  <w:divBdr>
                    <w:top w:val="none" w:sz="0" w:space="0" w:color="auto"/>
                    <w:left w:val="none" w:sz="0" w:space="0" w:color="auto"/>
                    <w:bottom w:val="none" w:sz="0" w:space="0" w:color="auto"/>
                    <w:right w:val="none" w:sz="0" w:space="0" w:color="auto"/>
                  </w:divBdr>
                </w:div>
                <w:div w:id="1745368538">
                  <w:marLeft w:val="640"/>
                  <w:marRight w:val="0"/>
                  <w:marTop w:val="0"/>
                  <w:marBottom w:val="0"/>
                  <w:divBdr>
                    <w:top w:val="none" w:sz="0" w:space="0" w:color="auto"/>
                    <w:left w:val="none" w:sz="0" w:space="0" w:color="auto"/>
                    <w:bottom w:val="none" w:sz="0" w:space="0" w:color="auto"/>
                    <w:right w:val="none" w:sz="0" w:space="0" w:color="auto"/>
                  </w:divBdr>
                </w:div>
                <w:div w:id="1965653092">
                  <w:marLeft w:val="640"/>
                  <w:marRight w:val="0"/>
                  <w:marTop w:val="0"/>
                  <w:marBottom w:val="0"/>
                  <w:divBdr>
                    <w:top w:val="none" w:sz="0" w:space="0" w:color="auto"/>
                    <w:left w:val="none" w:sz="0" w:space="0" w:color="auto"/>
                    <w:bottom w:val="none" w:sz="0" w:space="0" w:color="auto"/>
                    <w:right w:val="none" w:sz="0" w:space="0" w:color="auto"/>
                  </w:divBdr>
                </w:div>
                <w:div w:id="784496601">
                  <w:marLeft w:val="640"/>
                  <w:marRight w:val="0"/>
                  <w:marTop w:val="0"/>
                  <w:marBottom w:val="0"/>
                  <w:divBdr>
                    <w:top w:val="none" w:sz="0" w:space="0" w:color="auto"/>
                    <w:left w:val="none" w:sz="0" w:space="0" w:color="auto"/>
                    <w:bottom w:val="none" w:sz="0" w:space="0" w:color="auto"/>
                    <w:right w:val="none" w:sz="0" w:space="0" w:color="auto"/>
                  </w:divBdr>
                </w:div>
                <w:div w:id="1765762124">
                  <w:marLeft w:val="640"/>
                  <w:marRight w:val="0"/>
                  <w:marTop w:val="0"/>
                  <w:marBottom w:val="0"/>
                  <w:divBdr>
                    <w:top w:val="none" w:sz="0" w:space="0" w:color="auto"/>
                    <w:left w:val="none" w:sz="0" w:space="0" w:color="auto"/>
                    <w:bottom w:val="none" w:sz="0" w:space="0" w:color="auto"/>
                    <w:right w:val="none" w:sz="0" w:space="0" w:color="auto"/>
                  </w:divBdr>
                </w:div>
                <w:div w:id="1671829315">
                  <w:marLeft w:val="640"/>
                  <w:marRight w:val="0"/>
                  <w:marTop w:val="0"/>
                  <w:marBottom w:val="0"/>
                  <w:divBdr>
                    <w:top w:val="none" w:sz="0" w:space="0" w:color="auto"/>
                    <w:left w:val="none" w:sz="0" w:space="0" w:color="auto"/>
                    <w:bottom w:val="none" w:sz="0" w:space="0" w:color="auto"/>
                    <w:right w:val="none" w:sz="0" w:space="0" w:color="auto"/>
                  </w:divBdr>
                </w:div>
                <w:div w:id="1976251230">
                  <w:marLeft w:val="640"/>
                  <w:marRight w:val="0"/>
                  <w:marTop w:val="0"/>
                  <w:marBottom w:val="0"/>
                  <w:divBdr>
                    <w:top w:val="none" w:sz="0" w:space="0" w:color="auto"/>
                    <w:left w:val="none" w:sz="0" w:space="0" w:color="auto"/>
                    <w:bottom w:val="none" w:sz="0" w:space="0" w:color="auto"/>
                    <w:right w:val="none" w:sz="0" w:space="0" w:color="auto"/>
                  </w:divBdr>
                </w:div>
                <w:div w:id="1041243594">
                  <w:marLeft w:val="640"/>
                  <w:marRight w:val="0"/>
                  <w:marTop w:val="0"/>
                  <w:marBottom w:val="0"/>
                  <w:divBdr>
                    <w:top w:val="none" w:sz="0" w:space="0" w:color="auto"/>
                    <w:left w:val="none" w:sz="0" w:space="0" w:color="auto"/>
                    <w:bottom w:val="none" w:sz="0" w:space="0" w:color="auto"/>
                    <w:right w:val="none" w:sz="0" w:space="0" w:color="auto"/>
                  </w:divBdr>
                </w:div>
                <w:div w:id="1358579493">
                  <w:marLeft w:val="640"/>
                  <w:marRight w:val="0"/>
                  <w:marTop w:val="0"/>
                  <w:marBottom w:val="0"/>
                  <w:divBdr>
                    <w:top w:val="none" w:sz="0" w:space="0" w:color="auto"/>
                    <w:left w:val="none" w:sz="0" w:space="0" w:color="auto"/>
                    <w:bottom w:val="none" w:sz="0" w:space="0" w:color="auto"/>
                    <w:right w:val="none" w:sz="0" w:space="0" w:color="auto"/>
                  </w:divBdr>
                </w:div>
                <w:div w:id="1673995245">
                  <w:marLeft w:val="640"/>
                  <w:marRight w:val="0"/>
                  <w:marTop w:val="0"/>
                  <w:marBottom w:val="0"/>
                  <w:divBdr>
                    <w:top w:val="none" w:sz="0" w:space="0" w:color="auto"/>
                    <w:left w:val="none" w:sz="0" w:space="0" w:color="auto"/>
                    <w:bottom w:val="none" w:sz="0" w:space="0" w:color="auto"/>
                    <w:right w:val="none" w:sz="0" w:space="0" w:color="auto"/>
                  </w:divBdr>
                </w:div>
                <w:div w:id="1266302189">
                  <w:marLeft w:val="640"/>
                  <w:marRight w:val="0"/>
                  <w:marTop w:val="0"/>
                  <w:marBottom w:val="0"/>
                  <w:divBdr>
                    <w:top w:val="none" w:sz="0" w:space="0" w:color="auto"/>
                    <w:left w:val="none" w:sz="0" w:space="0" w:color="auto"/>
                    <w:bottom w:val="none" w:sz="0" w:space="0" w:color="auto"/>
                    <w:right w:val="none" w:sz="0" w:space="0" w:color="auto"/>
                  </w:divBdr>
                </w:div>
              </w:divsChild>
            </w:div>
            <w:div w:id="1751656414">
              <w:marLeft w:val="0"/>
              <w:marRight w:val="0"/>
              <w:marTop w:val="0"/>
              <w:marBottom w:val="0"/>
              <w:divBdr>
                <w:top w:val="none" w:sz="0" w:space="0" w:color="auto"/>
                <w:left w:val="none" w:sz="0" w:space="0" w:color="auto"/>
                <w:bottom w:val="none" w:sz="0" w:space="0" w:color="auto"/>
                <w:right w:val="none" w:sz="0" w:space="0" w:color="auto"/>
              </w:divBdr>
              <w:divsChild>
                <w:div w:id="1643804339">
                  <w:marLeft w:val="640"/>
                  <w:marRight w:val="0"/>
                  <w:marTop w:val="0"/>
                  <w:marBottom w:val="0"/>
                  <w:divBdr>
                    <w:top w:val="none" w:sz="0" w:space="0" w:color="auto"/>
                    <w:left w:val="none" w:sz="0" w:space="0" w:color="auto"/>
                    <w:bottom w:val="none" w:sz="0" w:space="0" w:color="auto"/>
                    <w:right w:val="none" w:sz="0" w:space="0" w:color="auto"/>
                  </w:divBdr>
                </w:div>
                <w:div w:id="1797291514">
                  <w:marLeft w:val="640"/>
                  <w:marRight w:val="0"/>
                  <w:marTop w:val="0"/>
                  <w:marBottom w:val="0"/>
                  <w:divBdr>
                    <w:top w:val="none" w:sz="0" w:space="0" w:color="auto"/>
                    <w:left w:val="none" w:sz="0" w:space="0" w:color="auto"/>
                    <w:bottom w:val="none" w:sz="0" w:space="0" w:color="auto"/>
                    <w:right w:val="none" w:sz="0" w:space="0" w:color="auto"/>
                  </w:divBdr>
                </w:div>
                <w:div w:id="2057897854">
                  <w:marLeft w:val="640"/>
                  <w:marRight w:val="0"/>
                  <w:marTop w:val="0"/>
                  <w:marBottom w:val="0"/>
                  <w:divBdr>
                    <w:top w:val="none" w:sz="0" w:space="0" w:color="auto"/>
                    <w:left w:val="none" w:sz="0" w:space="0" w:color="auto"/>
                    <w:bottom w:val="none" w:sz="0" w:space="0" w:color="auto"/>
                    <w:right w:val="none" w:sz="0" w:space="0" w:color="auto"/>
                  </w:divBdr>
                </w:div>
                <w:div w:id="1712656635">
                  <w:marLeft w:val="640"/>
                  <w:marRight w:val="0"/>
                  <w:marTop w:val="0"/>
                  <w:marBottom w:val="0"/>
                  <w:divBdr>
                    <w:top w:val="none" w:sz="0" w:space="0" w:color="auto"/>
                    <w:left w:val="none" w:sz="0" w:space="0" w:color="auto"/>
                    <w:bottom w:val="none" w:sz="0" w:space="0" w:color="auto"/>
                    <w:right w:val="none" w:sz="0" w:space="0" w:color="auto"/>
                  </w:divBdr>
                </w:div>
                <w:div w:id="1820614380">
                  <w:marLeft w:val="640"/>
                  <w:marRight w:val="0"/>
                  <w:marTop w:val="0"/>
                  <w:marBottom w:val="0"/>
                  <w:divBdr>
                    <w:top w:val="none" w:sz="0" w:space="0" w:color="auto"/>
                    <w:left w:val="none" w:sz="0" w:space="0" w:color="auto"/>
                    <w:bottom w:val="none" w:sz="0" w:space="0" w:color="auto"/>
                    <w:right w:val="none" w:sz="0" w:space="0" w:color="auto"/>
                  </w:divBdr>
                </w:div>
                <w:div w:id="934706914">
                  <w:marLeft w:val="640"/>
                  <w:marRight w:val="0"/>
                  <w:marTop w:val="0"/>
                  <w:marBottom w:val="0"/>
                  <w:divBdr>
                    <w:top w:val="none" w:sz="0" w:space="0" w:color="auto"/>
                    <w:left w:val="none" w:sz="0" w:space="0" w:color="auto"/>
                    <w:bottom w:val="none" w:sz="0" w:space="0" w:color="auto"/>
                    <w:right w:val="none" w:sz="0" w:space="0" w:color="auto"/>
                  </w:divBdr>
                </w:div>
                <w:div w:id="1365061965">
                  <w:marLeft w:val="640"/>
                  <w:marRight w:val="0"/>
                  <w:marTop w:val="0"/>
                  <w:marBottom w:val="0"/>
                  <w:divBdr>
                    <w:top w:val="none" w:sz="0" w:space="0" w:color="auto"/>
                    <w:left w:val="none" w:sz="0" w:space="0" w:color="auto"/>
                    <w:bottom w:val="none" w:sz="0" w:space="0" w:color="auto"/>
                    <w:right w:val="none" w:sz="0" w:space="0" w:color="auto"/>
                  </w:divBdr>
                </w:div>
                <w:div w:id="2033648790">
                  <w:marLeft w:val="640"/>
                  <w:marRight w:val="0"/>
                  <w:marTop w:val="0"/>
                  <w:marBottom w:val="0"/>
                  <w:divBdr>
                    <w:top w:val="none" w:sz="0" w:space="0" w:color="auto"/>
                    <w:left w:val="none" w:sz="0" w:space="0" w:color="auto"/>
                    <w:bottom w:val="none" w:sz="0" w:space="0" w:color="auto"/>
                    <w:right w:val="none" w:sz="0" w:space="0" w:color="auto"/>
                  </w:divBdr>
                </w:div>
                <w:div w:id="1970355123">
                  <w:marLeft w:val="640"/>
                  <w:marRight w:val="0"/>
                  <w:marTop w:val="0"/>
                  <w:marBottom w:val="0"/>
                  <w:divBdr>
                    <w:top w:val="none" w:sz="0" w:space="0" w:color="auto"/>
                    <w:left w:val="none" w:sz="0" w:space="0" w:color="auto"/>
                    <w:bottom w:val="none" w:sz="0" w:space="0" w:color="auto"/>
                    <w:right w:val="none" w:sz="0" w:space="0" w:color="auto"/>
                  </w:divBdr>
                </w:div>
                <w:div w:id="1496141139">
                  <w:marLeft w:val="640"/>
                  <w:marRight w:val="0"/>
                  <w:marTop w:val="0"/>
                  <w:marBottom w:val="0"/>
                  <w:divBdr>
                    <w:top w:val="none" w:sz="0" w:space="0" w:color="auto"/>
                    <w:left w:val="none" w:sz="0" w:space="0" w:color="auto"/>
                    <w:bottom w:val="none" w:sz="0" w:space="0" w:color="auto"/>
                    <w:right w:val="none" w:sz="0" w:space="0" w:color="auto"/>
                  </w:divBdr>
                </w:div>
                <w:div w:id="386342121">
                  <w:marLeft w:val="640"/>
                  <w:marRight w:val="0"/>
                  <w:marTop w:val="0"/>
                  <w:marBottom w:val="0"/>
                  <w:divBdr>
                    <w:top w:val="none" w:sz="0" w:space="0" w:color="auto"/>
                    <w:left w:val="none" w:sz="0" w:space="0" w:color="auto"/>
                    <w:bottom w:val="none" w:sz="0" w:space="0" w:color="auto"/>
                    <w:right w:val="none" w:sz="0" w:space="0" w:color="auto"/>
                  </w:divBdr>
                </w:div>
                <w:div w:id="581139102">
                  <w:marLeft w:val="640"/>
                  <w:marRight w:val="0"/>
                  <w:marTop w:val="0"/>
                  <w:marBottom w:val="0"/>
                  <w:divBdr>
                    <w:top w:val="none" w:sz="0" w:space="0" w:color="auto"/>
                    <w:left w:val="none" w:sz="0" w:space="0" w:color="auto"/>
                    <w:bottom w:val="none" w:sz="0" w:space="0" w:color="auto"/>
                    <w:right w:val="none" w:sz="0" w:space="0" w:color="auto"/>
                  </w:divBdr>
                </w:div>
                <w:div w:id="913005026">
                  <w:marLeft w:val="640"/>
                  <w:marRight w:val="0"/>
                  <w:marTop w:val="0"/>
                  <w:marBottom w:val="0"/>
                  <w:divBdr>
                    <w:top w:val="none" w:sz="0" w:space="0" w:color="auto"/>
                    <w:left w:val="none" w:sz="0" w:space="0" w:color="auto"/>
                    <w:bottom w:val="none" w:sz="0" w:space="0" w:color="auto"/>
                    <w:right w:val="none" w:sz="0" w:space="0" w:color="auto"/>
                  </w:divBdr>
                </w:div>
                <w:div w:id="1735003599">
                  <w:marLeft w:val="640"/>
                  <w:marRight w:val="0"/>
                  <w:marTop w:val="0"/>
                  <w:marBottom w:val="0"/>
                  <w:divBdr>
                    <w:top w:val="none" w:sz="0" w:space="0" w:color="auto"/>
                    <w:left w:val="none" w:sz="0" w:space="0" w:color="auto"/>
                    <w:bottom w:val="none" w:sz="0" w:space="0" w:color="auto"/>
                    <w:right w:val="none" w:sz="0" w:space="0" w:color="auto"/>
                  </w:divBdr>
                </w:div>
                <w:div w:id="1047029243">
                  <w:marLeft w:val="640"/>
                  <w:marRight w:val="0"/>
                  <w:marTop w:val="0"/>
                  <w:marBottom w:val="0"/>
                  <w:divBdr>
                    <w:top w:val="none" w:sz="0" w:space="0" w:color="auto"/>
                    <w:left w:val="none" w:sz="0" w:space="0" w:color="auto"/>
                    <w:bottom w:val="none" w:sz="0" w:space="0" w:color="auto"/>
                    <w:right w:val="none" w:sz="0" w:space="0" w:color="auto"/>
                  </w:divBdr>
                </w:div>
                <w:div w:id="40449607">
                  <w:marLeft w:val="640"/>
                  <w:marRight w:val="0"/>
                  <w:marTop w:val="0"/>
                  <w:marBottom w:val="0"/>
                  <w:divBdr>
                    <w:top w:val="none" w:sz="0" w:space="0" w:color="auto"/>
                    <w:left w:val="none" w:sz="0" w:space="0" w:color="auto"/>
                    <w:bottom w:val="none" w:sz="0" w:space="0" w:color="auto"/>
                    <w:right w:val="none" w:sz="0" w:space="0" w:color="auto"/>
                  </w:divBdr>
                </w:div>
                <w:div w:id="1415857747">
                  <w:marLeft w:val="640"/>
                  <w:marRight w:val="0"/>
                  <w:marTop w:val="0"/>
                  <w:marBottom w:val="0"/>
                  <w:divBdr>
                    <w:top w:val="none" w:sz="0" w:space="0" w:color="auto"/>
                    <w:left w:val="none" w:sz="0" w:space="0" w:color="auto"/>
                    <w:bottom w:val="none" w:sz="0" w:space="0" w:color="auto"/>
                    <w:right w:val="none" w:sz="0" w:space="0" w:color="auto"/>
                  </w:divBdr>
                </w:div>
                <w:div w:id="175195104">
                  <w:marLeft w:val="640"/>
                  <w:marRight w:val="0"/>
                  <w:marTop w:val="0"/>
                  <w:marBottom w:val="0"/>
                  <w:divBdr>
                    <w:top w:val="none" w:sz="0" w:space="0" w:color="auto"/>
                    <w:left w:val="none" w:sz="0" w:space="0" w:color="auto"/>
                    <w:bottom w:val="none" w:sz="0" w:space="0" w:color="auto"/>
                    <w:right w:val="none" w:sz="0" w:space="0" w:color="auto"/>
                  </w:divBdr>
                </w:div>
                <w:div w:id="202837372">
                  <w:marLeft w:val="640"/>
                  <w:marRight w:val="0"/>
                  <w:marTop w:val="0"/>
                  <w:marBottom w:val="0"/>
                  <w:divBdr>
                    <w:top w:val="none" w:sz="0" w:space="0" w:color="auto"/>
                    <w:left w:val="none" w:sz="0" w:space="0" w:color="auto"/>
                    <w:bottom w:val="none" w:sz="0" w:space="0" w:color="auto"/>
                    <w:right w:val="none" w:sz="0" w:space="0" w:color="auto"/>
                  </w:divBdr>
                </w:div>
              </w:divsChild>
            </w:div>
            <w:div w:id="1665620427">
              <w:marLeft w:val="0"/>
              <w:marRight w:val="0"/>
              <w:marTop w:val="0"/>
              <w:marBottom w:val="0"/>
              <w:divBdr>
                <w:top w:val="none" w:sz="0" w:space="0" w:color="auto"/>
                <w:left w:val="none" w:sz="0" w:space="0" w:color="auto"/>
                <w:bottom w:val="none" w:sz="0" w:space="0" w:color="auto"/>
                <w:right w:val="none" w:sz="0" w:space="0" w:color="auto"/>
              </w:divBdr>
              <w:divsChild>
                <w:div w:id="1849522406">
                  <w:marLeft w:val="640"/>
                  <w:marRight w:val="0"/>
                  <w:marTop w:val="0"/>
                  <w:marBottom w:val="0"/>
                  <w:divBdr>
                    <w:top w:val="none" w:sz="0" w:space="0" w:color="auto"/>
                    <w:left w:val="none" w:sz="0" w:space="0" w:color="auto"/>
                    <w:bottom w:val="none" w:sz="0" w:space="0" w:color="auto"/>
                    <w:right w:val="none" w:sz="0" w:space="0" w:color="auto"/>
                  </w:divBdr>
                </w:div>
                <w:div w:id="1155531354">
                  <w:marLeft w:val="640"/>
                  <w:marRight w:val="0"/>
                  <w:marTop w:val="0"/>
                  <w:marBottom w:val="0"/>
                  <w:divBdr>
                    <w:top w:val="none" w:sz="0" w:space="0" w:color="auto"/>
                    <w:left w:val="none" w:sz="0" w:space="0" w:color="auto"/>
                    <w:bottom w:val="none" w:sz="0" w:space="0" w:color="auto"/>
                    <w:right w:val="none" w:sz="0" w:space="0" w:color="auto"/>
                  </w:divBdr>
                </w:div>
                <w:div w:id="1222329423">
                  <w:marLeft w:val="640"/>
                  <w:marRight w:val="0"/>
                  <w:marTop w:val="0"/>
                  <w:marBottom w:val="0"/>
                  <w:divBdr>
                    <w:top w:val="none" w:sz="0" w:space="0" w:color="auto"/>
                    <w:left w:val="none" w:sz="0" w:space="0" w:color="auto"/>
                    <w:bottom w:val="none" w:sz="0" w:space="0" w:color="auto"/>
                    <w:right w:val="none" w:sz="0" w:space="0" w:color="auto"/>
                  </w:divBdr>
                </w:div>
                <w:div w:id="605773133">
                  <w:marLeft w:val="640"/>
                  <w:marRight w:val="0"/>
                  <w:marTop w:val="0"/>
                  <w:marBottom w:val="0"/>
                  <w:divBdr>
                    <w:top w:val="none" w:sz="0" w:space="0" w:color="auto"/>
                    <w:left w:val="none" w:sz="0" w:space="0" w:color="auto"/>
                    <w:bottom w:val="none" w:sz="0" w:space="0" w:color="auto"/>
                    <w:right w:val="none" w:sz="0" w:space="0" w:color="auto"/>
                  </w:divBdr>
                </w:div>
                <w:div w:id="1979260311">
                  <w:marLeft w:val="640"/>
                  <w:marRight w:val="0"/>
                  <w:marTop w:val="0"/>
                  <w:marBottom w:val="0"/>
                  <w:divBdr>
                    <w:top w:val="none" w:sz="0" w:space="0" w:color="auto"/>
                    <w:left w:val="none" w:sz="0" w:space="0" w:color="auto"/>
                    <w:bottom w:val="none" w:sz="0" w:space="0" w:color="auto"/>
                    <w:right w:val="none" w:sz="0" w:space="0" w:color="auto"/>
                  </w:divBdr>
                </w:div>
                <w:div w:id="676077404">
                  <w:marLeft w:val="640"/>
                  <w:marRight w:val="0"/>
                  <w:marTop w:val="0"/>
                  <w:marBottom w:val="0"/>
                  <w:divBdr>
                    <w:top w:val="none" w:sz="0" w:space="0" w:color="auto"/>
                    <w:left w:val="none" w:sz="0" w:space="0" w:color="auto"/>
                    <w:bottom w:val="none" w:sz="0" w:space="0" w:color="auto"/>
                    <w:right w:val="none" w:sz="0" w:space="0" w:color="auto"/>
                  </w:divBdr>
                </w:div>
                <w:div w:id="463617150">
                  <w:marLeft w:val="640"/>
                  <w:marRight w:val="0"/>
                  <w:marTop w:val="0"/>
                  <w:marBottom w:val="0"/>
                  <w:divBdr>
                    <w:top w:val="none" w:sz="0" w:space="0" w:color="auto"/>
                    <w:left w:val="none" w:sz="0" w:space="0" w:color="auto"/>
                    <w:bottom w:val="none" w:sz="0" w:space="0" w:color="auto"/>
                    <w:right w:val="none" w:sz="0" w:space="0" w:color="auto"/>
                  </w:divBdr>
                </w:div>
                <w:div w:id="1436173598">
                  <w:marLeft w:val="640"/>
                  <w:marRight w:val="0"/>
                  <w:marTop w:val="0"/>
                  <w:marBottom w:val="0"/>
                  <w:divBdr>
                    <w:top w:val="none" w:sz="0" w:space="0" w:color="auto"/>
                    <w:left w:val="none" w:sz="0" w:space="0" w:color="auto"/>
                    <w:bottom w:val="none" w:sz="0" w:space="0" w:color="auto"/>
                    <w:right w:val="none" w:sz="0" w:space="0" w:color="auto"/>
                  </w:divBdr>
                </w:div>
                <w:div w:id="715546996">
                  <w:marLeft w:val="640"/>
                  <w:marRight w:val="0"/>
                  <w:marTop w:val="0"/>
                  <w:marBottom w:val="0"/>
                  <w:divBdr>
                    <w:top w:val="none" w:sz="0" w:space="0" w:color="auto"/>
                    <w:left w:val="none" w:sz="0" w:space="0" w:color="auto"/>
                    <w:bottom w:val="none" w:sz="0" w:space="0" w:color="auto"/>
                    <w:right w:val="none" w:sz="0" w:space="0" w:color="auto"/>
                  </w:divBdr>
                </w:div>
                <w:div w:id="1066612787">
                  <w:marLeft w:val="640"/>
                  <w:marRight w:val="0"/>
                  <w:marTop w:val="0"/>
                  <w:marBottom w:val="0"/>
                  <w:divBdr>
                    <w:top w:val="none" w:sz="0" w:space="0" w:color="auto"/>
                    <w:left w:val="none" w:sz="0" w:space="0" w:color="auto"/>
                    <w:bottom w:val="none" w:sz="0" w:space="0" w:color="auto"/>
                    <w:right w:val="none" w:sz="0" w:space="0" w:color="auto"/>
                  </w:divBdr>
                </w:div>
                <w:div w:id="336469545">
                  <w:marLeft w:val="640"/>
                  <w:marRight w:val="0"/>
                  <w:marTop w:val="0"/>
                  <w:marBottom w:val="0"/>
                  <w:divBdr>
                    <w:top w:val="none" w:sz="0" w:space="0" w:color="auto"/>
                    <w:left w:val="none" w:sz="0" w:space="0" w:color="auto"/>
                    <w:bottom w:val="none" w:sz="0" w:space="0" w:color="auto"/>
                    <w:right w:val="none" w:sz="0" w:space="0" w:color="auto"/>
                  </w:divBdr>
                </w:div>
                <w:div w:id="314770619">
                  <w:marLeft w:val="640"/>
                  <w:marRight w:val="0"/>
                  <w:marTop w:val="0"/>
                  <w:marBottom w:val="0"/>
                  <w:divBdr>
                    <w:top w:val="none" w:sz="0" w:space="0" w:color="auto"/>
                    <w:left w:val="none" w:sz="0" w:space="0" w:color="auto"/>
                    <w:bottom w:val="none" w:sz="0" w:space="0" w:color="auto"/>
                    <w:right w:val="none" w:sz="0" w:space="0" w:color="auto"/>
                  </w:divBdr>
                </w:div>
                <w:div w:id="177278999">
                  <w:marLeft w:val="640"/>
                  <w:marRight w:val="0"/>
                  <w:marTop w:val="0"/>
                  <w:marBottom w:val="0"/>
                  <w:divBdr>
                    <w:top w:val="none" w:sz="0" w:space="0" w:color="auto"/>
                    <w:left w:val="none" w:sz="0" w:space="0" w:color="auto"/>
                    <w:bottom w:val="none" w:sz="0" w:space="0" w:color="auto"/>
                    <w:right w:val="none" w:sz="0" w:space="0" w:color="auto"/>
                  </w:divBdr>
                </w:div>
                <w:div w:id="1564606489">
                  <w:marLeft w:val="640"/>
                  <w:marRight w:val="0"/>
                  <w:marTop w:val="0"/>
                  <w:marBottom w:val="0"/>
                  <w:divBdr>
                    <w:top w:val="none" w:sz="0" w:space="0" w:color="auto"/>
                    <w:left w:val="none" w:sz="0" w:space="0" w:color="auto"/>
                    <w:bottom w:val="none" w:sz="0" w:space="0" w:color="auto"/>
                    <w:right w:val="none" w:sz="0" w:space="0" w:color="auto"/>
                  </w:divBdr>
                </w:div>
                <w:div w:id="1304964499">
                  <w:marLeft w:val="640"/>
                  <w:marRight w:val="0"/>
                  <w:marTop w:val="0"/>
                  <w:marBottom w:val="0"/>
                  <w:divBdr>
                    <w:top w:val="none" w:sz="0" w:space="0" w:color="auto"/>
                    <w:left w:val="none" w:sz="0" w:space="0" w:color="auto"/>
                    <w:bottom w:val="none" w:sz="0" w:space="0" w:color="auto"/>
                    <w:right w:val="none" w:sz="0" w:space="0" w:color="auto"/>
                  </w:divBdr>
                </w:div>
                <w:div w:id="1737360331">
                  <w:marLeft w:val="640"/>
                  <w:marRight w:val="0"/>
                  <w:marTop w:val="0"/>
                  <w:marBottom w:val="0"/>
                  <w:divBdr>
                    <w:top w:val="none" w:sz="0" w:space="0" w:color="auto"/>
                    <w:left w:val="none" w:sz="0" w:space="0" w:color="auto"/>
                    <w:bottom w:val="none" w:sz="0" w:space="0" w:color="auto"/>
                    <w:right w:val="none" w:sz="0" w:space="0" w:color="auto"/>
                  </w:divBdr>
                </w:div>
                <w:div w:id="2098089354">
                  <w:marLeft w:val="640"/>
                  <w:marRight w:val="0"/>
                  <w:marTop w:val="0"/>
                  <w:marBottom w:val="0"/>
                  <w:divBdr>
                    <w:top w:val="none" w:sz="0" w:space="0" w:color="auto"/>
                    <w:left w:val="none" w:sz="0" w:space="0" w:color="auto"/>
                    <w:bottom w:val="none" w:sz="0" w:space="0" w:color="auto"/>
                    <w:right w:val="none" w:sz="0" w:space="0" w:color="auto"/>
                  </w:divBdr>
                </w:div>
                <w:div w:id="1256986049">
                  <w:marLeft w:val="640"/>
                  <w:marRight w:val="0"/>
                  <w:marTop w:val="0"/>
                  <w:marBottom w:val="0"/>
                  <w:divBdr>
                    <w:top w:val="none" w:sz="0" w:space="0" w:color="auto"/>
                    <w:left w:val="none" w:sz="0" w:space="0" w:color="auto"/>
                    <w:bottom w:val="none" w:sz="0" w:space="0" w:color="auto"/>
                    <w:right w:val="none" w:sz="0" w:space="0" w:color="auto"/>
                  </w:divBdr>
                </w:div>
                <w:div w:id="614794897">
                  <w:marLeft w:val="640"/>
                  <w:marRight w:val="0"/>
                  <w:marTop w:val="0"/>
                  <w:marBottom w:val="0"/>
                  <w:divBdr>
                    <w:top w:val="none" w:sz="0" w:space="0" w:color="auto"/>
                    <w:left w:val="none" w:sz="0" w:space="0" w:color="auto"/>
                    <w:bottom w:val="none" w:sz="0" w:space="0" w:color="auto"/>
                    <w:right w:val="none" w:sz="0" w:space="0" w:color="auto"/>
                  </w:divBdr>
                </w:div>
              </w:divsChild>
            </w:div>
            <w:div w:id="1548178318">
              <w:marLeft w:val="0"/>
              <w:marRight w:val="0"/>
              <w:marTop w:val="0"/>
              <w:marBottom w:val="0"/>
              <w:divBdr>
                <w:top w:val="none" w:sz="0" w:space="0" w:color="auto"/>
                <w:left w:val="none" w:sz="0" w:space="0" w:color="auto"/>
                <w:bottom w:val="none" w:sz="0" w:space="0" w:color="auto"/>
                <w:right w:val="none" w:sz="0" w:space="0" w:color="auto"/>
              </w:divBdr>
              <w:divsChild>
                <w:div w:id="1352564041">
                  <w:marLeft w:val="640"/>
                  <w:marRight w:val="0"/>
                  <w:marTop w:val="0"/>
                  <w:marBottom w:val="0"/>
                  <w:divBdr>
                    <w:top w:val="none" w:sz="0" w:space="0" w:color="auto"/>
                    <w:left w:val="none" w:sz="0" w:space="0" w:color="auto"/>
                    <w:bottom w:val="none" w:sz="0" w:space="0" w:color="auto"/>
                    <w:right w:val="none" w:sz="0" w:space="0" w:color="auto"/>
                  </w:divBdr>
                </w:div>
                <w:div w:id="366486360">
                  <w:marLeft w:val="640"/>
                  <w:marRight w:val="0"/>
                  <w:marTop w:val="0"/>
                  <w:marBottom w:val="0"/>
                  <w:divBdr>
                    <w:top w:val="none" w:sz="0" w:space="0" w:color="auto"/>
                    <w:left w:val="none" w:sz="0" w:space="0" w:color="auto"/>
                    <w:bottom w:val="none" w:sz="0" w:space="0" w:color="auto"/>
                    <w:right w:val="none" w:sz="0" w:space="0" w:color="auto"/>
                  </w:divBdr>
                </w:div>
                <w:div w:id="74282779">
                  <w:marLeft w:val="640"/>
                  <w:marRight w:val="0"/>
                  <w:marTop w:val="0"/>
                  <w:marBottom w:val="0"/>
                  <w:divBdr>
                    <w:top w:val="none" w:sz="0" w:space="0" w:color="auto"/>
                    <w:left w:val="none" w:sz="0" w:space="0" w:color="auto"/>
                    <w:bottom w:val="none" w:sz="0" w:space="0" w:color="auto"/>
                    <w:right w:val="none" w:sz="0" w:space="0" w:color="auto"/>
                  </w:divBdr>
                </w:div>
                <w:div w:id="1766807539">
                  <w:marLeft w:val="640"/>
                  <w:marRight w:val="0"/>
                  <w:marTop w:val="0"/>
                  <w:marBottom w:val="0"/>
                  <w:divBdr>
                    <w:top w:val="none" w:sz="0" w:space="0" w:color="auto"/>
                    <w:left w:val="none" w:sz="0" w:space="0" w:color="auto"/>
                    <w:bottom w:val="none" w:sz="0" w:space="0" w:color="auto"/>
                    <w:right w:val="none" w:sz="0" w:space="0" w:color="auto"/>
                  </w:divBdr>
                </w:div>
                <w:div w:id="916549005">
                  <w:marLeft w:val="640"/>
                  <w:marRight w:val="0"/>
                  <w:marTop w:val="0"/>
                  <w:marBottom w:val="0"/>
                  <w:divBdr>
                    <w:top w:val="none" w:sz="0" w:space="0" w:color="auto"/>
                    <w:left w:val="none" w:sz="0" w:space="0" w:color="auto"/>
                    <w:bottom w:val="none" w:sz="0" w:space="0" w:color="auto"/>
                    <w:right w:val="none" w:sz="0" w:space="0" w:color="auto"/>
                  </w:divBdr>
                </w:div>
                <w:div w:id="1514418709">
                  <w:marLeft w:val="640"/>
                  <w:marRight w:val="0"/>
                  <w:marTop w:val="0"/>
                  <w:marBottom w:val="0"/>
                  <w:divBdr>
                    <w:top w:val="none" w:sz="0" w:space="0" w:color="auto"/>
                    <w:left w:val="none" w:sz="0" w:space="0" w:color="auto"/>
                    <w:bottom w:val="none" w:sz="0" w:space="0" w:color="auto"/>
                    <w:right w:val="none" w:sz="0" w:space="0" w:color="auto"/>
                  </w:divBdr>
                </w:div>
                <w:div w:id="1990210090">
                  <w:marLeft w:val="640"/>
                  <w:marRight w:val="0"/>
                  <w:marTop w:val="0"/>
                  <w:marBottom w:val="0"/>
                  <w:divBdr>
                    <w:top w:val="none" w:sz="0" w:space="0" w:color="auto"/>
                    <w:left w:val="none" w:sz="0" w:space="0" w:color="auto"/>
                    <w:bottom w:val="none" w:sz="0" w:space="0" w:color="auto"/>
                    <w:right w:val="none" w:sz="0" w:space="0" w:color="auto"/>
                  </w:divBdr>
                </w:div>
                <w:div w:id="473261195">
                  <w:marLeft w:val="640"/>
                  <w:marRight w:val="0"/>
                  <w:marTop w:val="0"/>
                  <w:marBottom w:val="0"/>
                  <w:divBdr>
                    <w:top w:val="none" w:sz="0" w:space="0" w:color="auto"/>
                    <w:left w:val="none" w:sz="0" w:space="0" w:color="auto"/>
                    <w:bottom w:val="none" w:sz="0" w:space="0" w:color="auto"/>
                    <w:right w:val="none" w:sz="0" w:space="0" w:color="auto"/>
                  </w:divBdr>
                </w:div>
                <w:div w:id="1449079322">
                  <w:marLeft w:val="640"/>
                  <w:marRight w:val="0"/>
                  <w:marTop w:val="0"/>
                  <w:marBottom w:val="0"/>
                  <w:divBdr>
                    <w:top w:val="none" w:sz="0" w:space="0" w:color="auto"/>
                    <w:left w:val="none" w:sz="0" w:space="0" w:color="auto"/>
                    <w:bottom w:val="none" w:sz="0" w:space="0" w:color="auto"/>
                    <w:right w:val="none" w:sz="0" w:space="0" w:color="auto"/>
                  </w:divBdr>
                </w:div>
                <w:div w:id="556860509">
                  <w:marLeft w:val="640"/>
                  <w:marRight w:val="0"/>
                  <w:marTop w:val="0"/>
                  <w:marBottom w:val="0"/>
                  <w:divBdr>
                    <w:top w:val="none" w:sz="0" w:space="0" w:color="auto"/>
                    <w:left w:val="none" w:sz="0" w:space="0" w:color="auto"/>
                    <w:bottom w:val="none" w:sz="0" w:space="0" w:color="auto"/>
                    <w:right w:val="none" w:sz="0" w:space="0" w:color="auto"/>
                  </w:divBdr>
                </w:div>
                <w:div w:id="1974017395">
                  <w:marLeft w:val="640"/>
                  <w:marRight w:val="0"/>
                  <w:marTop w:val="0"/>
                  <w:marBottom w:val="0"/>
                  <w:divBdr>
                    <w:top w:val="none" w:sz="0" w:space="0" w:color="auto"/>
                    <w:left w:val="none" w:sz="0" w:space="0" w:color="auto"/>
                    <w:bottom w:val="none" w:sz="0" w:space="0" w:color="auto"/>
                    <w:right w:val="none" w:sz="0" w:space="0" w:color="auto"/>
                  </w:divBdr>
                </w:div>
                <w:div w:id="1225525222">
                  <w:marLeft w:val="640"/>
                  <w:marRight w:val="0"/>
                  <w:marTop w:val="0"/>
                  <w:marBottom w:val="0"/>
                  <w:divBdr>
                    <w:top w:val="none" w:sz="0" w:space="0" w:color="auto"/>
                    <w:left w:val="none" w:sz="0" w:space="0" w:color="auto"/>
                    <w:bottom w:val="none" w:sz="0" w:space="0" w:color="auto"/>
                    <w:right w:val="none" w:sz="0" w:space="0" w:color="auto"/>
                  </w:divBdr>
                </w:div>
                <w:div w:id="98258923">
                  <w:marLeft w:val="640"/>
                  <w:marRight w:val="0"/>
                  <w:marTop w:val="0"/>
                  <w:marBottom w:val="0"/>
                  <w:divBdr>
                    <w:top w:val="none" w:sz="0" w:space="0" w:color="auto"/>
                    <w:left w:val="none" w:sz="0" w:space="0" w:color="auto"/>
                    <w:bottom w:val="none" w:sz="0" w:space="0" w:color="auto"/>
                    <w:right w:val="none" w:sz="0" w:space="0" w:color="auto"/>
                  </w:divBdr>
                </w:div>
                <w:div w:id="471093013">
                  <w:marLeft w:val="640"/>
                  <w:marRight w:val="0"/>
                  <w:marTop w:val="0"/>
                  <w:marBottom w:val="0"/>
                  <w:divBdr>
                    <w:top w:val="none" w:sz="0" w:space="0" w:color="auto"/>
                    <w:left w:val="none" w:sz="0" w:space="0" w:color="auto"/>
                    <w:bottom w:val="none" w:sz="0" w:space="0" w:color="auto"/>
                    <w:right w:val="none" w:sz="0" w:space="0" w:color="auto"/>
                  </w:divBdr>
                </w:div>
                <w:div w:id="1905723918">
                  <w:marLeft w:val="640"/>
                  <w:marRight w:val="0"/>
                  <w:marTop w:val="0"/>
                  <w:marBottom w:val="0"/>
                  <w:divBdr>
                    <w:top w:val="none" w:sz="0" w:space="0" w:color="auto"/>
                    <w:left w:val="none" w:sz="0" w:space="0" w:color="auto"/>
                    <w:bottom w:val="none" w:sz="0" w:space="0" w:color="auto"/>
                    <w:right w:val="none" w:sz="0" w:space="0" w:color="auto"/>
                  </w:divBdr>
                </w:div>
                <w:div w:id="1019962660">
                  <w:marLeft w:val="640"/>
                  <w:marRight w:val="0"/>
                  <w:marTop w:val="0"/>
                  <w:marBottom w:val="0"/>
                  <w:divBdr>
                    <w:top w:val="none" w:sz="0" w:space="0" w:color="auto"/>
                    <w:left w:val="none" w:sz="0" w:space="0" w:color="auto"/>
                    <w:bottom w:val="none" w:sz="0" w:space="0" w:color="auto"/>
                    <w:right w:val="none" w:sz="0" w:space="0" w:color="auto"/>
                  </w:divBdr>
                </w:div>
                <w:div w:id="853303029">
                  <w:marLeft w:val="640"/>
                  <w:marRight w:val="0"/>
                  <w:marTop w:val="0"/>
                  <w:marBottom w:val="0"/>
                  <w:divBdr>
                    <w:top w:val="none" w:sz="0" w:space="0" w:color="auto"/>
                    <w:left w:val="none" w:sz="0" w:space="0" w:color="auto"/>
                    <w:bottom w:val="none" w:sz="0" w:space="0" w:color="auto"/>
                    <w:right w:val="none" w:sz="0" w:space="0" w:color="auto"/>
                  </w:divBdr>
                </w:div>
                <w:div w:id="6950635">
                  <w:marLeft w:val="640"/>
                  <w:marRight w:val="0"/>
                  <w:marTop w:val="0"/>
                  <w:marBottom w:val="0"/>
                  <w:divBdr>
                    <w:top w:val="none" w:sz="0" w:space="0" w:color="auto"/>
                    <w:left w:val="none" w:sz="0" w:space="0" w:color="auto"/>
                    <w:bottom w:val="none" w:sz="0" w:space="0" w:color="auto"/>
                    <w:right w:val="none" w:sz="0" w:space="0" w:color="auto"/>
                  </w:divBdr>
                </w:div>
                <w:div w:id="1560047166">
                  <w:marLeft w:val="640"/>
                  <w:marRight w:val="0"/>
                  <w:marTop w:val="0"/>
                  <w:marBottom w:val="0"/>
                  <w:divBdr>
                    <w:top w:val="none" w:sz="0" w:space="0" w:color="auto"/>
                    <w:left w:val="none" w:sz="0" w:space="0" w:color="auto"/>
                    <w:bottom w:val="none" w:sz="0" w:space="0" w:color="auto"/>
                    <w:right w:val="none" w:sz="0" w:space="0" w:color="auto"/>
                  </w:divBdr>
                </w:div>
              </w:divsChild>
            </w:div>
            <w:div w:id="227110061">
              <w:marLeft w:val="0"/>
              <w:marRight w:val="0"/>
              <w:marTop w:val="0"/>
              <w:marBottom w:val="0"/>
              <w:divBdr>
                <w:top w:val="none" w:sz="0" w:space="0" w:color="auto"/>
                <w:left w:val="none" w:sz="0" w:space="0" w:color="auto"/>
                <w:bottom w:val="none" w:sz="0" w:space="0" w:color="auto"/>
                <w:right w:val="none" w:sz="0" w:space="0" w:color="auto"/>
              </w:divBdr>
              <w:divsChild>
                <w:div w:id="75786191">
                  <w:marLeft w:val="640"/>
                  <w:marRight w:val="0"/>
                  <w:marTop w:val="0"/>
                  <w:marBottom w:val="0"/>
                  <w:divBdr>
                    <w:top w:val="none" w:sz="0" w:space="0" w:color="auto"/>
                    <w:left w:val="none" w:sz="0" w:space="0" w:color="auto"/>
                    <w:bottom w:val="none" w:sz="0" w:space="0" w:color="auto"/>
                    <w:right w:val="none" w:sz="0" w:space="0" w:color="auto"/>
                  </w:divBdr>
                </w:div>
                <w:div w:id="414399041">
                  <w:marLeft w:val="640"/>
                  <w:marRight w:val="0"/>
                  <w:marTop w:val="0"/>
                  <w:marBottom w:val="0"/>
                  <w:divBdr>
                    <w:top w:val="none" w:sz="0" w:space="0" w:color="auto"/>
                    <w:left w:val="none" w:sz="0" w:space="0" w:color="auto"/>
                    <w:bottom w:val="none" w:sz="0" w:space="0" w:color="auto"/>
                    <w:right w:val="none" w:sz="0" w:space="0" w:color="auto"/>
                  </w:divBdr>
                </w:div>
                <w:div w:id="1453746485">
                  <w:marLeft w:val="640"/>
                  <w:marRight w:val="0"/>
                  <w:marTop w:val="0"/>
                  <w:marBottom w:val="0"/>
                  <w:divBdr>
                    <w:top w:val="none" w:sz="0" w:space="0" w:color="auto"/>
                    <w:left w:val="none" w:sz="0" w:space="0" w:color="auto"/>
                    <w:bottom w:val="none" w:sz="0" w:space="0" w:color="auto"/>
                    <w:right w:val="none" w:sz="0" w:space="0" w:color="auto"/>
                  </w:divBdr>
                </w:div>
                <w:div w:id="1203597012">
                  <w:marLeft w:val="640"/>
                  <w:marRight w:val="0"/>
                  <w:marTop w:val="0"/>
                  <w:marBottom w:val="0"/>
                  <w:divBdr>
                    <w:top w:val="none" w:sz="0" w:space="0" w:color="auto"/>
                    <w:left w:val="none" w:sz="0" w:space="0" w:color="auto"/>
                    <w:bottom w:val="none" w:sz="0" w:space="0" w:color="auto"/>
                    <w:right w:val="none" w:sz="0" w:space="0" w:color="auto"/>
                  </w:divBdr>
                </w:div>
                <w:div w:id="1869875953">
                  <w:marLeft w:val="640"/>
                  <w:marRight w:val="0"/>
                  <w:marTop w:val="0"/>
                  <w:marBottom w:val="0"/>
                  <w:divBdr>
                    <w:top w:val="none" w:sz="0" w:space="0" w:color="auto"/>
                    <w:left w:val="none" w:sz="0" w:space="0" w:color="auto"/>
                    <w:bottom w:val="none" w:sz="0" w:space="0" w:color="auto"/>
                    <w:right w:val="none" w:sz="0" w:space="0" w:color="auto"/>
                  </w:divBdr>
                </w:div>
                <w:div w:id="1102802537">
                  <w:marLeft w:val="640"/>
                  <w:marRight w:val="0"/>
                  <w:marTop w:val="0"/>
                  <w:marBottom w:val="0"/>
                  <w:divBdr>
                    <w:top w:val="none" w:sz="0" w:space="0" w:color="auto"/>
                    <w:left w:val="none" w:sz="0" w:space="0" w:color="auto"/>
                    <w:bottom w:val="none" w:sz="0" w:space="0" w:color="auto"/>
                    <w:right w:val="none" w:sz="0" w:space="0" w:color="auto"/>
                  </w:divBdr>
                </w:div>
                <w:div w:id="1839691933">
                  <w:marLeft w:val="640"/>
                  <w:marRight w:val="0"/>
                  <w:marTop w:val="0"/>
                  <w:marBottom w:val="0"/>
                  <w:divBdr>
                    <w:top w:val="none" w:sz="0" w:space="0" w:color="auto"/>
                    <w:left w:val="none" w:sz="0" w:space="0" w:color="auto"/>
                    <w:bottom w:val="none" w:sz="0" w:space="0" w:color="auto"/>
                    <w:right w:val="none" w:sz="0" w:space="0" w:color="auto"/>
                  </w:divBdr>
                </w:div>
                <w:div w:id="1156842809">
                  <w:marLeft w:val="640"/>
                  <w:marRight w:val="0"/>
                  <w:marTop w:val="0"/>
                  <w:marBottom w:val="0"/>
                  <w:divBdr>
                    <w:top w:val="none" w:sz="0" w:space="0" w:color="auto"/>
                    <w:left w:val="none" w:sz="0" w:space="0" w:color="auto"/>
                    <w:bottom w:val="none" w:sz="0" w:space="0" w:color="auto"/>
                    <w:right w:val="none" w:sz="0" w:space="0" w:color="auto"/>
                  </w:divBdr>
                </w:div>
                <w:div w:id="1963805504">
                  <w:marLeft w:val="640"/>
                  <w:marRight w:val="0"/>
                  <w:marTop w:val="0"/>
                  <w:marBottom w:val="0"/>
                  <w:divBdr>
                    <w:top w:val="none" w:sz="0" w:space="0" w:color="auto"/>
                    <w:left w:val="none" w:sz="0" w:space="0" w:color="auto"/>
                    <w:bottom w:val="none" w:sz="0" w:space="0" w:color="auto"/>
                    <w:right w:val="none" w:sz="0" w:space="0" w:color="auto"/>
                  </w:divBdr>
                </w:div>
                <w:div w:id="1918131471">
                  <w:marLeft w:val="640"/>
                  <w:marRight w:val="0"/>
                  <w:marTop w:val="0"/>
                  <w:marBottom w:val="0"/>
                  <w:divBdr>
                    <w:top w:val="none" w:sz="0" w:space="0" w:color="auto"/>
                    <w:left w:val="none" w:sz="0" w:space="0" w:color="auto"/>
                    <w:bottom w:val="none" w:sz="0" w:space="0" w:color="auto"/>
                    <w:right w:val="none" w:sz="0" w:space="0" w:color="auto"/>
                  </w:divBdr>
                </w:div>
                <w:div w:id="743265045">
                  <w:marLeft w:val="640"/>
                  <w:marRight w:val="0"/>
                  <w:marTop w:val="0"/>
                  <w:marBottom w:val="0"/>
                  <w:divBdr>
                    <w:top w:val="none" w:sz="0" w:space="0" w:color="auto"/>
                    <w:left w:val="none" w:sz="0" w:space="0" w:color="auto"/>
                    <w:bottom w:val="none" w:sz="0" w:space="0" w:color="auto"/>
                    <w:right w:val="none" w:sz="0" w:space="0" w:color="auto"/>
                  </w:divBdr>
                </w:div>
                <w:div w:id="1542013011">
                  <w:marLeft w:val="640"/>
                  <w:marRight w:val="0"/>
                  <w:marTop w:val="0"/>
                  <w:marBottom w:val="0"/>
                  <w:divBdr>
                    <w:top w:val="none" w:sz="0" w:space="0" w:color="auto"/>
                    <w:left w:val="none" w:sz="0" w:space="0" w:color="auto"/>
                    <w:bottom w:val="none" w:sz="0" w:space="0" w:color="auto"/>
                    <w:right w:val="none" w:sz="0" w:space="0" w:color="auto"/>
                  </w:divBdr>
                </w:div>
                <w:div w:id="1148353895">
                  <w:marLeft w:val="640"/>
                  <w:marRight w:val="0"/>
                  <w:marTop w:val="0"/>
                  <w:marBottom w:val="0"/>
                  <w:divBdr>
                    <w:top w:val="none" w:sz="0" w:space="0" w:color="auto"/>
                    <w:left w:val="none" w:sz="0" w:space="0" w:color="auto"/>
                    <w:bottom w:val="none" w:sz="0" w:space="0" w:color="auto"/>
                    <w:right w:val="none" w:sz="0" w:space="0" w:color="auto"/>
                  </w:divBdr>
                </w:div>
                <w:div w:id="409348216">
                  <w:marLeft w:val="640"/>
                  <w:marRight w:val="0"/>
                  <w:marTop w:val="0"/>
                  <w:marBottom w:val="0"/>
                  <w:divBdr>
                    <w:top w:val="none" w:sz="0" w:space="0" w:color="auto"/>
                    <w:left w:val="none" w:sz="0" w:space="0" w:color="auto"/>
                    <w:bottom w:val="none" w:sz="0" w:space="0" w:color="auto"/>
                    <w:right w:val="none" w:sz="0" w:space="0" w:color="auto"/>
                  </w:divBdr>
                </w:div>
                <w:div w:id="351423039">
                  <w:marLeft w:val="640"/>
                  <w:marRight w:val="0"/>
                  <w:marTop w:val="0"/>
                  <w:marBottom w:val="0"/>
                  <w:divBdr>
                    <w:top w:val="none" w:sz="0" w:space="0" w:color="auto"/>
                    <w:left w:val="none" w:sz="0" w:space="0" w:color="auto"/>
                    <w:bottom w:val="none" w:sz="0" w:space="0" w:color="auto"/>
                    <w:right w:val="none" w:sz="0" w:space="0" w:color="auto"/>
                  </w:divBdr>
                </w:div>
                <w:div w:id="1758751378">
                  <w:marLeft w:val="640"/>
                  <w:marRight w:val="0"/>
                  <w:marTop w:val="0"/>
                  <w:marBottom w:val="0"/>
                  <w:divBdr>
                    <w:top w:val="none" w:sz="0" w:space="0" w:color="auto"/>
                    <w:left w:val="none" w:sz="0" w:space="0" w:color="auto"/>
                    <w:bottom w:val="none" w:sz="0" w:space="0" w:color="auto"/>
                    <w:right w:val="none" w:sz="0" w:space="0" w:color="auto"/>
                  </w:divBdr>
                </w:div>
                <w:div w:id="191723273">
                  <w:marLeft w:val="640"/>
                  <w:marRight w:val="0"/>
                  <w:marTop w:val="0"/>
                  <w:marBottom w:val="0"/>
                  <w:divBdr>
                    <w:top w:val="none" w:sz="0" w:space="0" w:color="auto"/>
                    <w:left w:val="none" w:sz="0" w:space="0" w:color="auto"/>
                    <w:bottom w:val="none" w:sz="0" w:space="0" w:color="auto"/>
                    <w:right w:val="none" w:sz="0" w:space="0" w:color="auto"/>
                  </w:divBdr>
                </w:div>
                <w:div w:id="1184856050">
                  <w:marLeft w:val="640"/>
                  <w:marRight w:val="0"/>
                  <w:marTop w:val="0"/>
                  <w:marBottom w:val="0"/>
                  <w:divBdr>
                    <w:top w:val="none" w:sz="0" w:space="0" w:color="auto"/>
                    <w:left w:val="none" w:sz="0" w:space="0" w:color="auto"/>
                    <w:bottom w:val="none" w:sz="0" w:space="0" w:color="auto"/>
                    <w:right w:val="none" w:sz="0" w:space="0" w:color="auto"/>
                  </w:divBdr>
                </w:div>
                <w:div w:id="728841908">
                  <w:marLeft w:val="640"/>
                  <w:marRight w:val="0"/>
                  <w:marTop w:val="0"/>
                  <w:marBottom w:val="0"/>
                  <w:divBdr>
                    <w:top w:val="none" w:sz="0" w:space="0" w:color="auto"/>
                    <w:left w:val="none" w:sz="0" w:space="0" w:color="auto"/>
                    <w:bottom w:val="none" w:sz="0" w:space="0" w:color="auto"/>
                    <w:right w:val="none" w:sz="0" w:space="0" w:color="auto"/>
                  </w:divBdr>
                </w:div>
              </w:divsChild>
            </w:div>
            <w:div w:id="213929329">
              <w:marLeft w:val="0"/>
              <w:marRight w:val="0"/>
              <w:marTop w:val="0"/>
              <w:marBottom w:val="0"/>
              <w:divBdr>
                <w:top w:val="none" w:sz="0" w:space="0" w:color="auto"/>
                <w:left w:val="none" w:sz="0" w:space="0" w:color="auto"/>
                <w:bottom w:val="none" w:sz="0" w:space="0" w:color="auto"/>
                <w:right w:val="none" w:sz="0" w:space="0" w:color="auto"/>
              </w:divBdr>
              <w:divsChild>
                <w:div w:id="351343343">
                  <w:marLeft w:val="640"/>
                  <w:marRight w:val="0"/>
                  <w:marTop w:val="0"/>
                  <w:marBottom w:val="0"/>
                  <w:divBdr>
                    <w:top w:val="none" w:sz="0" w:space="0" w:color="auto"/>
                    <w:left w:val="none" w:sz="0" w:space="0" w:color="auto"/>
                    <w:bottom w:val="none" w:sz="0" w:space="0" w:color="auto"/>
                    <w:right w:val="none" w:sz="0" w:space="0" w:color="auto"/>
                  </w:divBdr>
                </w:div>
                <w:div w:id="1704094141">
                  <w:marLeft w:val="640"/>
                  <w:marRight w:val="0"/>
                  <w:marTop w:val="0"/>
                  <w:marBottom w:val="0"/>
                  <w:divBdr>
                    <w:top w:val="none" w:sz="0" w:space="0" w:color="auto"/>
                    <w:left w:val="none" w:sz="0" w:space="0" w:color="auto"/>
                    <w:bottom w:val="none" w:sz="0" w:space="0" w:color="auto"/>
                    <w:right w:val="none" w:sz="0" w:space="0" w:color="auto"/>
                  </w:divBdr>
                </w:div>
                <w:div w:id="676687065">
                  <w:marLeft w:val="640"/>
                  <w:marRight w:val="0"/>
                  <w:marTop w:val="0"/>
                  <w:marBottom w:val="0"/>
                  <w:divBdr>
                    <w:top w:val="none" w:sz="0" w:space="0" w:color="auto"/>
                    <w:left w:val="none" w:sz="0" w:space="0" w:color="auto"/>
                    <w:bottom w:val="none" w:sz="0" w:space="0" w:color="auto"/>
                    <w:right w:val="none" w:sz="0" w:space="0" w:color="auto"/>
                  </w:divBdr>
                </w:div>
                <w:div w:id="2038657393">
                  <w:marLeft w:val="640"/>
                  <w:marRight w:val="0"/>
                  <w:marTop w:val="0"/>
                  <w:marBottom w:val="0"/>
                  <w:divBdr>
                    <w:top w:val="none" w:sz="0" w:space="0" w:color="auto"/>
                    <w:left w:val="none" w:sz="0" w:space="0" w:color="auto"/>
                    <w:bottom w:val="none" w:sz="0" w:space="0" w:color="auto"/>
                    <w:right w:val="none" w:sz="0" w:space="0" w:color="auto"/>
                  </w:divBdr>
                </w:div>
                <w:div w:id="350843190">
                  <w:marLeft w:val="640"/>
                  <w:marRight w:val="0"/>
                  <w:marTop w:val="0"/>
                  <w:marBottom w:val="0"/>
                  <w:divBdr>
                    <w:top w:val="none" w:sz="0" w:space="0" w:color="auto"/>
                    <w:left w:val="none" w:sz="0" w:space="0" w:color="auto"/>
                    <w:bottom w:val="none" w:sz="0" w:space="0" w:color="auto"/>
                    <w:right w:val="none" w:sz="0" w:space="0" w:color="auto"/>
                  </w:divBdr>
                </w:div>
                <w:div w:id="1466240398">
                  <w:marLeft w:val="640"/>
                  <w:marRight w:val="0"/>
                  <w:marTop w:val="0"/>
                  <w:marBottom w:val="0"/>
                  <w:divBdr>
                    <w:top w:val="none" w:sz="0" w:space="0" w:color="auto"/>
                    <w:left w:val="none" w:sz="0" w:space="0" w:color="auto"/>
                    <w:bottom w:val="none" w:sz="0" w:space="0" w:color="auto"/>
                    <w:right w:val="none" w:sz="0" w:space="0" w:color="auto"/>
                  </w:divBdr>
                </w:div>
                <w:div w:id="2074960094">
                  <w:marLeft w:val="640"/>
                  <w:marRight w:val="0"/>
                  <w:marTop w:val="0"/>
                  <w:marBottom w:val="0"/>
                  <w:divBdr>
                    <w:top w:val="none" w:sz="0" w:space="0" w:color="auto"/>
                    <w:left w:val="none" w:sz="0" w:space="0" w:color="auto"/>
                    <w:bottom w:val="none" w:sz="0" w:space="0" w:color="auto"/>
                    <w:right w:val="none" w:sz="0" w:space="0" w:color="auto"/>
                  </w:divBdr>
                </w:div>
                <w:div w:id="1032223232">
                  <w:marLeft w:val="640"/>
                  <w:marRight w:val="0"/>
                  <w:marTop w:val="0"/>
                  <w:marBottom w:val="0"/>
                  <w:divBdr>
                    <w:top w:val="none" w:sz="0" w:space="0" w:color="auto"/>
                    <w:left w:val="none" w:sz="0" w:space="0" w:color="auto"/>
                    <w:bottom w:val="none" w:sz="0" w:space="0" w:color="auto"/>
                    <w:right w:val="none" w:sz="0" w:space="0" w:color="auto"/>
                  </w:divBdr>
                </w:div>
                <w:div w:id="1987467351">
                  <w:marLeft w:val="640"/>
                  <w:marRight w:val="0"/>
                  <w:marTop w:val="0"/>
                  <w:marBottom w:val="0"/>
                  <w:divBdr>
                    <w:top w:val="none" w:sz="0" w:space="0" w:color="auto"/>
                    <w:left w:val="none" w:sz="0" w:space="0" w:color="auto"/>
                    <w:bottom w:val="none" w:sz="0" w:space="0" w:color="auto"/>
                    <w:right w:val="none" w:sz="0" w:space="0" w:color="auto"/>
                  </w:divBdr>
                </w:div>
                <w:div w:id="488374917">
                  <w:marLeft w:val="640"/>
                  <w:marRight w:val="0"/>
                  <w:marTop w:val="0"/>
                  <w:marBottom w:val="0"/>
                  <w:divBdr>
                    <w:top w:val="none" w:sz="0" w:space="0" w:color="auto"/>
                    <w:left w:val="none" w:sz="0" w:space="0" w:color="auto"/>
                    <w:bottom w:val="none" w:sz="0" w:space="0" w:color="auto"/>
                    <w:right w:val="none" w:sz="0" w:space="0" w:color="auto"/>
                  </w:divBdr>
                </w:div>
                <w:div w:id="1068727266">
                  <w:marLeft w:val="640"/>
                  <w:marRight w:val="0"/>
                  <w:marTop w:val="0"/>
                  <w:marBottom w:val="0"/>
                  <w:divBdr>
                    <w:top w:val="none" w:sz="0" w:space="0" w:color="auto"/>
                    <w:left w:val="none" w:sz="0" w:space="0" w:color="auto"/>
                    <w:bottom w:val="none" w:sz="0" w:space="0" w:color="auto"/>
                    <w:right w:val="none" w:sz="0" w:space="0" w:color="auto"/>
                  </w:divBdr>
                </w:div>
                <w:div w:id="1089737281">
                  <w:marLeft w:val="640"/>
                  <w:marRight w:val="0"/>
                  <w:marTop w:val="0"/>
                  <w:marBottom w:val="0"/>
                  <w:divBdr>
                    <w:top w:val="none" w:sz="0" w:space="0" w:color="auto"/>
                    <w:left w:val="none" w:sz="0" w:space="0" w:color="auto"/>
                    <w:bottom w:val="none" w:sz="0" w:space="0" w:color="auto"/>
                    <w:right w:val="none" w:sz="0" w:space="0" w:color="auto"/>
                  </w:divBdr>
                </w:div>
                <w:div w:id="1114246195">
                  <w:marLeft w:val="640"/>
                  <w:marRight w:val="0"/>
                  <w:marTop w:val="0"/>
                  <w:marBottom w:val="0"/>
                  <w:divBdr>
                    <w:top w:val="none" w:sz="0" w:space="0" w:color="auto"/>
                    <w:left w:val="none" w:sz="0" w:space="0" w:color="auto"/>
                    <w:bottom w:val="none" w:sz="0" w:space="0" w:color="auto"/>
                    <w:right w:val="none" w:sz="0" w:space="0" w:color="auto"/>
                  </w:divBdr>
                </w:div>
                <w:div w:id="222371588">
                  <w:marLeft w:val="640"/>
                  <w:marRight w:val="0"/>
                  <w:marTop w:val="0"/>
                  <w:marBottom w:val="0"/>
                  <w:divBdr>
                    <w:top w:val="none" w:sz="0" w:space="0" w:color="auto"/>
                    <w:left w:val="none" w:sz="0" w:space="0" w:color="auto"/>
                    <w:bottom w:val="none" w:sz="0" w:space="0" w:color="auto"/>
                    <w:right w:val="none" w:sz="0" w:space="0" w:color="auto"/>
                  </w:divBdr>
                </w:div>
                <w:div w:id="2076967240">
                  <w:marLeft w:val="640"/>
                  <w:marRight w:val="0"/>
                  <w:marTop w:val="0"/>
                  <w:marBottom w:val="0"/>
                  <w:divBdr>
                    <w:top w:val="none" w:sz="0" w:space="0" w:color="auto"/>
                    <w:left w:val="none" w:sz="0" w:space="0" w:color="auto"/>
                    <w:bottom w:val="none" w:sz="0" w:space="0" w:color="auto"/>
                    <w:right w:val="none" w:sz="0" w:space="0" w:color="auto"/>
                  </w:divBdr>
                </w:div>
                <w:div w:id="916980436">
                  <w:marLeft w:val="640"/>
                  <w:marRight w:val="0"/>
                  <w:marTop w:val="0"/>
                  <w:marBottom w:val="0"/>
                  <w:divBdr>
                    <w:top w:val="none" w:sz="0" w:space="0" w:color="auto"/>
                    <w:left w:val="none" w:sz="0" w:space="0" w:color="auto"/>
                    <w:bottom w:val="none" w:sz="0" w:space="0" w:color="auto"/>
                    <w:right w:val="none" w:sz="0" w:space="0" w:color="auto"/>
                  </w:divBdr>
                </w:div>
                <w:div w:id="11147194">
                  <w:marLeft w:val="640"/>
                  <w:marRight w:val="0"/>
                  <w:marTop w:val="0"/>
                  <w:marBottom w:val="0"/>
                  <w:divBdr>
                    <w:top w:val="none" w:sz="0" w:space="0" w:color="auto"/>
                    <w:left w:val="none" w:sz="0" w:space="0" w:color="auto"/>
                    <w:bottom w:val="none" w:sz="0" w:space="0" w:color="auto"/>
                    <w:right w:val="none" w:sz="0" w:space="0" w:color="auto"/>
                  </w:divBdr>
                </w:div>
                <w:div w:id="1117336115">
                  <w:marLeft w:val="640"/>
                  <w:marRight w:val="0"/>
                  <w:marTop w:val="0"/>
                  <w:marBottom w:val="0"/>
                  <w:divBdr>
                    <w:top w:val="none" w:sz="0" w:space="0" w:color="auto"/>
                    <w:left w:val="none" w:sz="0" w:space="0" w:color="auto"/>
                    <w:bottom w:val="none" w:sz="0" w:space="0" w:color="auto"/>
                    <w:right w:val="none" w:sz="0" w:space="0" w:color="auto"/>
                  </w:divBdr>
                </w:div>
                <w:div w:id="1832671625">
                  <w:marLeft w:val="640"/>
                  <w:marRight w:val="0"/>
                  <w:marTop w:val="0"/>
                  <w:marBottom w:val="0"/>
                  <w:divBdr>
                    <w:top w:val="none" w:sz="0" w:space="0" w:color="auto"/>
                    <w:left w:val="none" w:sz="0" w:space="0" w:color="auto"/>
                    <w:bottom w:val="none" w:sz="0" w:space="0" w:color="auto"/>
                    <w:right w:val="none" w:sz="0" w:space="0" w:color="auto"/>
                  </w:divBdr>
                </w:div>
              </w:divsChild>
            </w:div>
            <w:div w:id="361055811">
              <w:marLeft w:val="0"/>
              <w:marRight w:val="0"/>
              <w:marTop w:val="0"/>
              <w:marBottom w:val="0"/>
              <w:divBdr>
                <w:top w:val="none" w:sz="0" w:space="0" w:color="auto"/>
                <w:left w:val="none" w:sz="0" w:space="0" w:color="auto"/>
                <w:bottom w:val="none" w:sz="0" w:space="0" w:color="auto"/>
                <w:right w:val="none" w:sz="0" w:space="0" w:color="auto"/>
              </w:divBdr>
              <w:divsChild>
                <w:div w:id="202061572">
                  <w:marLeft w:val="640"/>
                  <w:marRight w:val="0"/>
                  <w:marTop w:val="0"/>
                  <w:marBottom w:val="0"/>
                  <w:divBdr>
                    <w:top w:val="none" w:sz="0" w:space="0" w:color="auto"/>
                    <w:left w:val="none" w:sz="0" w:space="0" w:color="auto"/>
                    <w:bottom w:val="none" w:sz="0" w:space="0" w:color="auto"/>
                    <w:right w:val="none" w:sz="0" w:space="0" w:color="auto"/>
                  </w:divBdr>
                </w:div>
                <w:div w:id="835076796">
                  <w:marLeft w:val="640"/>
                  <w:marRight w:val="0"/>
                  <w:marTop w:val="0"/>
                  <w:marBottom w:val="0"/>
                  <w:divBdr>
                    <w:top w:val="none" w:sz="0" w:space="0" w:color="auto"/>
                    <w:left w:val="none" w:sz="0" w:space="0" w:color="auto"/>
                    <w:bottom w:val="none" w:sz="0" w:space="0" w:color="auto"/>
                    <w:right w:val="none" w:sz="0" w:space="0" w:color="auto"/>
                  </w:divBdr>
                </w:div>
                <w:div w:id="1068072097">
                  <w:marLeft w:val="640"/>
                  <w:marRight w:val="0"/>
                  <w:marTop w:val="0"/>
                  <w:marBottom w:val="0"/>
                  <w:divBdr>
                    <w:top w:val="none" w:sz="0" w:space="0" w:color="auto"/>
                    <w:left w:val="none" w:sz="0" w:space="0" w:color="auto"/>
                    <w:bottom w:val="none" w:sz="0" w:space="0" w:color="auto"/>
                    <w:right w:val="none" w:sz="0" w:space="0" w:color="auto"/>
                  </w:divBdr>
                </w:div>
                <w:div w:id="1393231961">
                  <w:marLeft w:val="640"/>
                  <w:marRight w:val="0"/>
                  <w:marTop w:val="0"/>
                  <w:marBottom w:val="0"/>
                  <w:divBdr>
                    <w:top w:val="none" w:sz="0" w:space="0" w:color="auto"/>
                    <w:left w:val="none" w:sz="0" w:space="0" w:color="auto"/>
                    <w:bottom w:val="none" w:sz="0" w:space="0" w:color="auto"/>
                    <w:right w:val="none" w:sz="0" w:space="0" w:color="auto"/>
                  </w:divBdr>
                </w:div>
                <w:div w:id="1405446300">
                  <w:marLeft w:val="640"/>
                  <w:marRight w:val="0"/>
                  <w:marTop w:val="0"/>
                  <w:marBottom w:val="0"/>
                  <w:divBdr>
                    <w:top w:val="none" w:sz="0" w:space="0" w:color="auto"/>
                    <w:left w:val="none" w:sz="0" w:space="0" w:color="auto"/>
                    <w:bottom w:val="none" w:sz="0" w:space="0" w:color="auto"/>
                    <w:right w:val="none" w:sz="0" w:space="0" w:color="auto"/>
                  </w:divBdr>
                </w:div>
                <w:div w:id="1302660116">
                  <w:marLeft w:val="640"/>
                  <w:marRight w:val="0"/>
                  <w:marTop w:val="0"/>
                  <w:marBottom w:val="0"/>
                  <w:divBdr>
                    <w:top w:val="none" w:sz="0" w:space="0" w:color="auto"/>
                    <w:left w:val="none" w:sz="0" w:space="0" w:color="auto"/>
                    <w:bottom w:val="none" w:sz="0" w:space="0" w:color="auto"/>
                    <w:right w:val="none" w:sz="0" w:space="0" w:color="auto"/>
                  </w:divBdr>
                </w:div>
                <w:div w:id="96294503">
                  <w:marLeft w:val="640"/>
                  <w:marRight w:val="0"/>
                  <w:marTop w:val="0"/>
                  <w:marBottom w:val="0"/>
                  <w:divBdr>
                    <w:top w:val="none" w:sz="0" w:space="0" w:color="auto"/>
                    <w:left w:val="none" w:sz="0" w:space="0" w:color="auto"/>
                    <w:bottom w:val="none" w:sz="0" w:space="0" w:color="auto"/>
                    <w:right w:val="none" w:sz="0" w:space="0" w:color="auto"/>
                  </w:divBdr>
                </w:div>
                <w:div w:id="1349411870">
                  <w:marLeft w:val="640"/>
                  <w:marRight w:val="0"/>
                  <w:marTop w:val="0"/>
                  <w:marBottom w:val="0"/>
                  <w:divBdr>
                    <w:top w:val="none" w:sz="0" w:space="0" w:color="auto"/>
                    <w:left w:val="none" w:sz="0" w:space="0" w:color="auto"/>
                    <w:bottom w:val="none" w:sz="0" w:space="0" w:color="auto"/>
                    <w:right w:val="none" w:sz="0" w:space="0" w:color="auto"/>
                  </w:divBdr>
                </w:div>
                <w:div w:id="2108575068">
                  <w:marLeft w:val="640"/>
                  <w:marRight w:val="0"/>
                  <w:marTop w:val="0"/>
                  <w:marBottom w:val="0"/>
                  <w:divBdr>
                    <w:top w:val="none" w:sz="0" w:space="0" w:color="auto"/>
                    <w:left w:val="none" w:sz="0" w:space="0" w:color="auto"/>
                    <w:bottom w:val="none" w:sz="0" w:space="0" w:color="auto"/>
                    <w:right w:val="none" w:sz="0" w:space="0" w:color="auto"/>
                  </w:divBdr>
                </w:div>
                <w:div w:id="1871143504">
                  <w:marLeft w:val="640"/>
                  <w:marRight w:val="0"/>
                  <w:marTop w:val="0"/>
                  <w:marBottom w:val="0"/>
                  <w:divBdr>
                    <w:top w:val="none" w:sz="0" w:space="0" w:color="auto"/>
                    <w:left w:val="none" w:sz="0" w:space="0" w:color="auto"/>
                    <w:bottom w:val="none" w:sz="0" w:space="0" w:color="auto"/>
                    <w:right w:val="none" w:sz="0" w:space="0" w:color="auto"/>
                  </w:divBdr>
                </w:div>
                <w:div w:id="833112576">
                  <w:marLeft w:val="640"/>
                  <w:marRight w:val="0"/>
                  <w:marTop w:val="0"/>
                  <w:marBottom w:val="0"/>
                  <w:divBdr>
                    <w:top w:val="none" w:sz="0" w:space="0" w:color="auto"/>
                    <w:left w:val="none" w:sz="0" w:space="0" w:color="auto"/>
                    <w:bottom w:val="none" w:sz="0" w:space="0" w:color="auto"/>
                    <w:right w:val="none" w:sz="0" w:space="0" w:color="auto"/>
                  </w:divBdr>
                </w:div>
                <w:div w:id="62147890">
                  <w:marLeft w:val="640"/>
                  <w:marRight w:val="0"/>
                  <w:marTop w:val="0"/>
                  <w:marBottom w:val="0"/>
                  <w:divBdr>
                    <w:top w:val="none" w:sz="0" w:space="0" w:color="auto"/>
                    <w:left w:val="none" w:sz="0" w:space="0" w:color="auto"/>
                    <w:bottom w:val="none" w:sz="0" w:space="0" w:color="auto"/>
                    <w:right w:val="none" w:sz="0" w:space="0" w:color="auto"/>
                  </w:divBdr>
                </w:div>
                <w:div w:id="610746072">
                  <w:marLeft w:val="640"/>
                  <w:marRight w:val="0"/>
                  <w:marTop w:val="0"/>
                  <w:marBottom w:val="0"/>
                  <w:divBdr>
                    <w:top w:val="none" w:sz="0" w:space="0" w:color="auto"/>
                    <w:left w:val="none" w:sz="0" w:space="0" w:color="auto"/>
                    <w:bottom w:val="none" w:sz="0" w:space="0" w:color="auto"/>
                    <w:right w:val="none" w:sz="0" w:space="0" w:color="auto"/>
                  </w:divBdr>
                </w:div>
                <w:div w:id="263541413">
                  <w:marLeft w:val="640"/>
                  <w:marRight w:val="0"/>
                  <w:marTop w:val="0"/>
                  <w:marBottom w:val="0"/>
                  <w:divBdr>
                    <w:top w:val="none" w:sz="0" w:space="0" w:color="auto"/>
                    <w:left w:val="none" w:sz="0" w:space="0" w:color="auto"/>
                    <w:bottom w:val="none" w:sz="0" w:space="0" w:color="auto"/>
                    <w:right w:val="none" w:sz="0" w:space="0" w:color="auto"/>
                  </w:divBdr>
                </w:div>
                <w:div w:id="314601877">
                  <w:marLeft w:val="640"/>
                  <w:marRight w:val="0"/>
                  <w:marTop w:val="0"/>
                  <w:marBottom w:val="0"/>
                  <w:divBdr>
                    <w:top w:val="none" w:sz="0" w:space="0" w:color="auto"/>
                    <w:left w:val="none" w:sz="0" w:space="0" w:color="auto"/>
                    <w:bottom w:val="none" w:sz="0" w:space="0" w:color="auto"/>
                    <w:right w:val="none" w:sz="0" w:space="0" w:color="auto"/>
                  </w:divBdr>
                </w:div>
                <w:div w:id="307250478">
                  <w:marLeft w:val="640"/>
                  <w:marRight w:val="0"/>
                  <w:marTop w:val="0"/>
                  <w:marBottom w:val="0"/>
                  <w:divBdr>
                    <w:top w:val="none" w:sz="0" w:space="0" w:color="auto"/>
                    <w:left w:val="none" w:sz="0" w:space="0" w:color="auto"/>
                    <w:bottom w:val="none" w:sz="0" w:space="0" w:color="auto"/>
                    <w:right w:val="none" w:sz="0" w:space="0" w:color="auto"/>
                  </w:divBdr>
                </w:div>
                <w:div w:id="471681403">
                  <w:marLeft w:val="640"/>
                  <w:marRight w:val="0"/>
                  <w:marTop w:val="0"/>
                  <w:marBottom w:val="0"/>
                  <w:divBdr>
                    <w:top w:val="none" w:sz="0" w:space="0" w:color="auto"/>
                    <w:left w:val="none" w:sz="0" w:space="0" w:color="auto"/>
                    <w:bottom w:val="none" w:sz="0" w:space="0" w:color="auto"/>
                    <w:right w:val="none" w:sz="0" w:space="0" w:color="auto"/>
                  </w:divBdr>
                </w:div>
                <w:div w:id="157502273">
                  <w:marLeft w:val="640"/>
                  <w:marRight w:val="0"/>
                  <w:marTop w:val="0"/>
                  <w:marBottom w:val="0"/>
                  <w:divBdr>
                    <w:top w:val="none" w:sz="0" w:space="0" w:color="auto"/>
                    <w:left w:val="none" w:sz="0" w:space="0" w:color="auto"/>
                    <w:bottom w:val="none" w:sz="0" w:space="0" w:color="auto"/>
                    <w:right w:val="none" w:sz="0" w:space="0" w:color="auto"/>
                  </w:divBdr>
                </w:div>
                <w:div w:id="506332601">
                  <w:marLeft w:val="640"/>
                  <w:marRight w:val="0"/>
                  <w:marTop w:val="0"/>
                  <w:marBottom w:val="0"/>
                  <w:divBdr>
                    <w:top w:val="none" w:sz="0" w:space="0" w:color="auto"/>
                    <w:left w:val="none" w:sz="0" w:space="0" w:color="auto"/>
                    <w:bottom w:val="none" w:sz="0" w:space="0" w:color="auto"/>
                    <w:right w:val="none" w:sz="0" w:space="0" w:color="auto"/>
                  </w:divBdr>
                </w:div>
              </w:divsChild>
            </w:div>
            <w:div w:id="500316133">
              <w:marLeft w:val="0"/>
              <w:marRight w:val="0"/>
              <w:marTop w:val="0"/>
              <w:marBottom w:val="0"/>
              <w:divBdr>
                <w:top w:val="none" w:sz="0" w:space="0" w:color="auto"/>
                <w:left w:val="none" w:sz="0" w:space="0" w:color="auto"/>
                <w:bottom w:val="none" w:sz="0" w:space="0" w:color="auto"/>
                <w:right w:val="none" w:sz="0" w:space="0" w:color="auto"/>
              </w:divBdr>
              <w:divsChild>
                <w:div w:id="496725301">
                  <w:marLeft w:val="640"/>
                  <w:marRight w:val="0"/>
                  <w:marTop w:val="0"/>
                  <w:marBottom w:val="0"/>
                  <w:divBdr>
                    <w:top w:val="none" w:sz="0" w:space="0" w:color="auto"/>
                    <w:left w:val="none" w:sz="0" w:space="0" w:color="auto"/>
                    <w:bottom w:val="none" w:sz="0" w:space="0" w:color="auto"/>
                    <w:right w:val="none" w:sz="0" w:space="0" w:color="auto"/>
                  </w:divBdr>
                </w:div>
                <w:div w:id="643697401">
                  <w:marLeft w:val="640"/>
                  <w:marRight w:val="0"/>
                  <w:marTop w:val="0"/>
                  <w:marBottom w:val="0"/>
                  <w:divBdr>
                    <w:top w:val="none" w:sz="0" w:space="0" w:color="auto"/>
                    <w:left w:val="none" w:sz="0" w:space="0" w:color="auto"/>
                    <w:bottom w:val="none" w:sz="0" w:space="0" w:color="auto"/>
                    <w:right w:val="none" w:sz="0" w:space="0" w:color="auto"/>
                  </w:divBdr>
                </w:div>
                <w:div w:id="2044207671">
                  <w:marLeft w:val="640"/>
                  <w:marRight w:val="0"/>
                  <w:marTop w:val="0"/>
                  <w:marBottom w:val="0"/>
                  <w:divBdr>
                    <w:top w:val="none" w:sz="0" w:space="0" w:color="auto"/>
                    <w:left w:val="none" w:sz="0" w:space="0" w:color="auto"/>
                    <w:bottom w:val="none" w:sz="0" w:space="0" w:color="auto"/>
                    <w:right w:val="none" w:sz="0" w:space="0" w:color="auto"/>
                  </w:divBdr>
                </w:div>
                <w:div w:id="581060250">
                  <w:marLeft w:val="640"/>
                  <w:marRight w:val="0"/>
                  <w:marTop w:val="0"/>
                  <w:marBottom w:val="0"/>
                  <w:divBdr>
                    <w:top w:val="none" w:sz="0" w:space="0" w:color="auto"/>
                    <w:left w:val="none" w:sz="0" w:space="0" w:color="auto"/>
                    <w:bottom w:val="none" w:sz="0" w:space="0" w:color="auto"/>
                    <w:right w:val="none" w:sz="0" w:space="0" w:color="auto"/>
                  </w:divBdr>
                </w:div>
                <w:div w:id="557131747">
                  <w:marLeft w:val="640"/>
                  <w:marRight w:val="0"/>
                  <w:marTop w:val="0"/>
                  <w:marBottom w:val="0"/>
                  <w:divBdr>
                    <w:top w:val="none" w:sz="0" w:space="0" w:color="auto"/>
                    <w:left w:val="none" w:sz="0" w:space="0" w:color="auto"/>
                    <w:bottom w:val="none" w:sz="0" w:space="0" w:color="auto"/>
                    <w:right w:val="none" w:sz="0" w:space="0" w:color="auto"/>
                  </w:divBdr>
                </w:div>
                <w:div w:id="1001739134">
                  <w:marLeft w:val="640"/>
                  <w:marRight w:val="0"/>
                  <w:marTop w:val="0"/>
                  <w:marBottom w:val="0"/>
                  <w:divBdr>
                    <w:top w:val="none" w:sz="0" w:space="0" w:color="auto"/>
                    <w:left w:val="none" w:sz="0" w:space="0" w:color="auto"/>
                    <w:bottom w:val="none" w:sz="0" w:space="0" w:color="auto"/>
                    <w:right w:val="none" w:sz="0" w:space="0" w:color="auto"/>
                  </w:divBdr>
                </w:div>
                <w:div w:id="430856993">
                  <w:marLeft w:val="640"/>
                  <w:marRight w:val="0"/>
                  <w:marTop w:val="0"/>
                  <w:marBottom w:val="0"/>
                  <w:divBdr>
                    <w:top w:val="none" w:sz="0" w:space="0" w:color="auto"/>
                    <w:left w:val="none" w:sz="0" w:space="0" w:color="auto"/>
                    <w:bottom w:val="none" w:sz="0" w:space="0" w:color="auto"/>
                    <w:right w:val="none" w:sz="0" w:space="0" w:color="auto"/>
                  </w:divBdr>
                </w:div>
                <w:div w:id="759258389">
                  <w:marLeft w:val="640"/>
                  <w:marRight w:val="0"/>
                  <w:marTop w:val="0"/>
                  <w:marBottom w:val="0"/>
                  <w:divBdr>
                    <w:top w:val="none" w:sz="0" w:space="0" w:color="auto"/>
                    <w:left w:val="none" w:sz="0" w:space="0" w:color="auto"/>
                    <w:bottom w:val="none" w:sz="0" w:space="0" w:color="auto"/>
                    <w:right w:val="none" w:sz="0" w:space="0" w:color="auto"/>
                  </w:divBdr>
                </w:div>
                <w:div w:id="450780240">
                  <w:marLeft w:val="640"/>
                  <w:marRight w:val="0"/>
                  <w:marTop w:val="0"/>
                  <w:marBottom w:val="0"/>
                  <w:divBdr>
                    <w:top w:val="none" w:sz="0" w:space="0" w:color="auto"/>
                    <w:left w:val="none" w:sz="0" w:space="0" w:color="auto"/>
                    <w:bottom w:val="none" w:sz="0" w:space="0" w:color="auto"/>
                    <w:right w:val="none" w:sz="0" w:space="0" w:color="auto"/>
                  </w:divBdr>
                </w:div>
                <w:div w:id="2059427363">
                  <w:marLeft w:val="640"/>
                  <w:marRight w:val="0"/>
                  <w:marTop w:val="0"/>
                  <w:marBottom w:val="0"/>
                  <w:divBdr>
                    <w:top w:val="none" w:sz="0" w:space="0" w:color="auto"/>
                    <w:left w:val="none" w:sz="0" w:space="0" w:color="auto"/>
                    <w:bottom w:val="none" w:sz="0" w:space="0" w:color="auto"/>
                    <w:right w:val="none" w:sz="0" w:space="0" w:color="auto"/>
                  </w:divBdr>
                </w:div>
                <w:div w:id="397557325">
                  <w:marLeft w:val="640"/>
                  <w:marRight w:val="0"/>
                  <w:marTop w:val="0"/>
                  <w:marBottom w:val="0"/>
                  <w:divBdr>
                    <w:top w:val="none" w:sz="0" w:space="0" w:color="auto"/>
                    <w:left w:val="none" w:sz="0" w:space="0" w:color="auto"/>
                    <w:bottom w:val="none" w:sz="0" w:space="0" w:color="auto"/>
                    <w:right w:val="none" w:sz="0" w:space="0" w:color="auto"/>
                  </w:divBdr>
                </w:div>
                <w:div w:id="994917223">
                  <w:marLeft w:val="640"/>
                  <w:marRight w:val="0"/>
                  <w:marTop w:val="0"/>
                  <w:marBottom w:val="0"/>
                  <w:divBdr>
                    <w:top w:val="none" w:sz="0" w:space="0" w:color="auto"/>
                    <w:left w:val="none" w:sz="0" w:space="0" w:color="auto"/>
                    <w:bottom w:val="none" w:sz="0" w:space="0" w:color="auto"/>
                    <w:right w:val="none" w:sz="0" w:space="0" w:color="auto"/>
                  </w:divBdr>
                </w:div>
                <w:div w:id="1953390508">
                  <w:marLeft w:val="640"/>
                  <w:marRight w:val="0"/>
                  <w:marTop w:val="0"/>
                  <w:marBottom w:val="0"/>
                  <w:divBdr>
                    <w:top w:val="none" w:sz="0" w:space="0" w:color="auto"/>
                    <w:left w:val="none" w:sz="0" w:space="0" w:color="auto"/>
                    <w:bottom w:val="none" w:sz="0" w:space="0" w:color="auto"/>
                    <w:right w:val="none" w:sz="0" w:space="0" w:color="auto"/>
                  </w:divBdr>
                </w:div>
                <w:div w:id="2006712358">
                  <w:marLeft w:val="640"/>
                  <w:marRight w:val="0"/>
                  <w:marTop w:val="0"/>
                  <w:marBottom w:val="0"/>
                  <w:divBdr>
                    <w:top w:val="none" w:sz="0" w:space="0" w:color="auto"/>
                    <w:left w:val="none" w:sz="0" w:space="0" w:color="auto"/>
                    <w:bottom w:val="none" w:sz="0" w:space="0" w:color="auto"/>
                    <w:right w:val="none" w:sz="0" w:space="0" w:color="auto"/>
                  </w:divBdr>
                </w:div>
                <w:div w:id="1144153089">
                  <w:marLeft w:val="640"/>
                  <w:marRight w:val="0"/>
                  <w:marTop w:val="0"/>
                  <w:marBottom w:val="0"/>
                  <w:divBdr>
                    <w:top w:val="none" w:sz="0" w:space="0" w:color="auto"/>
                    <w:left w:val="none" w:sz="0" w:space="0" w:color="auto"/>
                    <w:bottom w:val="none" w:sz="0" w:space="0" w:color="auto"/>
                    <w:right w:val="none" w:sz="0" w:space="0" w:color="auto"/>
                  </w:divBdr>
                </w:div>
                <w:div w:id="435948501">
                  <w:marLeft w:val="640"/>
                  <w:marRight w:val="0"/>
                  <w:marTop w:val="0"/>
                  <w:marBottom w:val="0"/>
                  <w:divBdr>
                    <w:top w:val="none" w:sz="0" w:space="0" w:color="auto"/>
                    <w:left w:val="none" w:sz="0" w:space="0" w:color="auto"/>
                    <w:bottom w:val="none" w:sz="0" w:space="0" w:color="auto"/>
                    <w:right w:val="none" w:sz="0" w:space="0" w:color="auto"/>
                  </w:divBdr>
                </w:div>
                <w:div w:id="2147157928">
                  <w:marLeft w:val="640"/>
                  <w:marRight w:val="0"/>
                  <w:marTop w:val="0"/>
                  <w:marBottom w:val="0"/>
                  <w:divBdr>
                    <w:top w:val="none" w:sz="0" w:space="0" w:color="auto"/>
                    <w:left w:val="none" w:sz="0" w:space="0" w:color="auto"/>
                    <w:bottom w:val="none" w:sz="0" w:space="0" w:color="auto"/>
                    <w:right w:val="none" w:sz="0" w:space="0" w:color="auto"/>
                  </w:divBdr>
                </w:div>
                <w:div w:id="1315180821">
                  <w:marLeft w:val="640"/>
                  <w:marRight w:val="0"/>
                  <w:marTop w:val="0"/>
                  <w:marBottom w:val="0"/>
                  <w:divBdr>
                    <w:top w:val="none" w:sz="0" w:space="0" w:color="auto"/>
                    <w:left w:val="none" w:sz="0" w:space="0" w:color="auto"/>
                    <w:bottom w:val="none" w:sz="0" w:space="0" w:color="auto"/>
                    <w:right w:val="none" w:sz="0" w:space="0" w:color="auto"/>
                  </w:divBdr>
                </w:div>
                <w:div w:id="1793018839">
                  <w:marLeft w:val="640"/>
                  <w:marRight w:val="0"/>
                  <w:marTop w:val="0"/>
                  <w:marBottom w:val="0"/>
                  <w:divBdr>
                    <w:top w:val="none" w:sz="0" w:space="0" w:color="auto"/>
                    <w:left w:val="none" w:sz="0" w:space="0" w:color="auto"/>
                    <w:bottom w:val="none" w:sz="0" w:space="0" w:color="auto"/>
                    <w:right w:val="none" w:sz="0" w:space="0" w:color="auto"/>
                  </w:divBdr>
                </w:div>
              </w:divsChild>
            </w:div>
            <w:div w:id="1037974751">
              <w:marLeft w:val="0"/>
              <w:marRight w:val="0"/>
              <w:marTop w:val="0"/>
              <w:marBottom w:val="0"/>
              <w:divBdr>
                <w:top w:val="none" w:sz="0" w:space="0" w:color="auto"/>
                <w:left w:val="none" w:sz="0" w:space="0" w:color="auto"/>
                <w:bottom w:val="none" w:sz="0" w:space="0" w:color="auto"/>
                <w:right w:val="none" w:sz="0" w:space="0" w:color="auto"/>
              </w:divBdr>
              <w:divsChild>
                <w:div w:id="78062462">
                  <w:marLeft w:val="640"/>
                  <w:marRight w:val="0"/>
                  <w:marTop w:val="0"/>
                  <w:marBottom w:val="0"/>
                  <w:divBdr>
                    <w:top w:val="none" w:sz="0" w:space="0" w:color="auto"/>
                    <w:left w:val="none" w:sz="0" w:space="0" w:color="auto"/>
                    <w:bottom w:val="none" w:sz="0" w:space="0" w:color="auto"/>
                    <w:right w:val="none" w:sz="0" w:space="0" w:color="auto"/>
                  </w:divBdr>
                </w:div>
                <w:div w:id="452552438">
                  <w:marLeft w:val="640"/>
                  <w:marRight w:val="0"/>
                  <w:marTop w:val="0"/>
                  <w:marBottom w:val="0"/>
                  <w:divBdr>
                    <w:top w:val="none" w:sz="0" w:space="0" w:color="auto"/>
                    <w:left w:val="none" w:sz="0" w:space="0" w:color="auto"/>
                    <w:bottom w:val="none" w:sz="0" w:space="0" w:color="auto"/>
                    <w:right w:val="none" w:sz="0" w:space="0" w:color="auto"/>
                  </w:divBdr>
                </w:div>
                <w:div w:id="409934963">
                  <w:marLeft w:val="640"/>
                  <w:marRight w:val="0"/>
                  <w:marTop w:val="0"/>
                  <w:marBottom w:val="0"/>
                  <w:divBdr>
                    <w:top w:val="none" w:sz="0" w:space="0" w:color="auto"/>
                    <w:left w:val="none" w:sz="0" w:space="0" w:color="auto"/>
                    <w:bottom w:val="none" w:sz="0" w:space="0" w:color="auto"/>
                    <w:right w:val="none" w:sz="0" w:space="0" w:color="auto"/>
                  </w:divBdr>
                </w:div>
                <w:div w:id="2075470370">
                  <w:marLeft w:val="640"/>
                  <w:marRight w:val="0"/>
                  <w:marTop w:val="0"/>
                  <w:marBottom w:val="0"/>
                  <w:divBdr>
                    <w:top w:val="none" w:sz="0" w:space="0" w:color="auto"/>
                    <w:left w:val="none" w:sz="0" w:space="0" w:color="auto"/>
                    <w:bottom w:val="none" w:sz="0" w:space="0" w:color="auto"/>
                    <w:right w:val="none" w:sz="0" w:space="0" w:color="auto"/>
                  </w:divBdr>
                </w:div>
                <w:div w:id="2103599422">
                  <w:marLeft w:val="640"/>
                  <w:marRight w:val="0"/>
                  <w:marTop w:val="0"/>
                  <w:marBottom w:val="0"/>
                  <w:divBdr>
                    <w:top w:val="none" w:sz="0" w:space="0" w:color="auto"/>
                    <w:left w:val="none" w:sz="0" w:space="0" w:color="auto"/>
                    <w:bottom w:val="none" w:sz="0" w:space="0" w:color="auto"/>
                    <w:right w:val="none" w:sz="0" w:space="0" w:color="auto"/>
                  </w:divBdr>
                </w:div>
                <w:div w:id="485633408">
                  <w:marLeft w:val="640"/>
                  <w:marRight w:val="0"/>
                  <w:marTop w:val="0"/>
                  <w:marBottom w:val="0"/>
                  <w:divBdr>
                    <w:top w:val="none" w:sz="0" w:space="0" w:color="auto"/>
                    <w:left w:val="none" w:sz="0" w:space="0" w:color="auto"/>
                    <w:bottom w:val="none" w:sz="0" w:space="0" w:color="auto"/>
                    <w:right w:val="none" w:sz="0" w:space="0" w:color="auto"/>
                  </w:divBdr>
                </w:div>
                <w:div w:id="720203278">
                  <w:marLeft w:val="640"/>
                  <w:marRight w:val="0"/>
                  <w:marTop w:val="0"/>
                  <w:marBottom w:val="0"/>
                  <w:divBdr>
                    <w:top w:val="none" w:sz="0" w:space="0" w:color="auto"/>
                    <w:left w:val="none" w:sz="0" w:space="0" w:color="auto"/>
                    <w:bottom w:val="none" w:sz="0" w:space="0" w:color="auto"/>
                    <w:right w:val="none" w:sz="0" w:space="0" w:color="auto"/>
                  </w:divBdr>
                </w:div>
                <w:div w:id="866676862">
                  <w:marLeft w:val="640"/>
                  <w:marRight w:val="0"/>
                  <w:marTop w:val="0"/>
                  <w:marBottom w:val="0"/>
                  <w:divBdr>
                    <w:top w:val="none" w:sz="0" w:space="0" w:color="auto"/>
                    <w:left w:val="none" w:sz="0" w:space="0" w:color="auto"/>
                    <w:bottom w:val="none" w:sz="0" w:space="0" w:color="auto"/>
                    <w:right w:val="none" w:sz="0" w:space="0" w:color="auto"/>
                  </w:divBdr>
                </w:div>
                <w:div w:id="983311104">
                  <w:marLeft w:val="640"/>
                  <w:marRight w:val="0"/>
                  <w:marTop w:val="0"/>
                  <w:marBottom w:val="0"/>
                  <w:divBdr>
                    <w:top w:val="none" w:sz="0" w:space="0" w:color="auto"/>
                    <w:left w:val="none" w:sz="0" w:space="0" w:color="auto"/>
                    <w:bottom w:val="none" w:sz="0" w:space="0" w:color="auto"/>
                    <w:right w:val="none" w:sz="0" w:space="0" w:color="auto"/>
                  </w:divBdr>
                </w:div>
                <w:div w:id="1533377182">
                  <w:marLeft w:val="640"/>
                  <w:marRight w:val="0"/>
                  <w:marTop w:val="0"/>
                  <w:marBottom w:val="0"/>
                  <w:divBdr>
                    <w:top w:val="none" w:sz="0" w:space="0" w:color="auto"/>
                    <w:left w:val="none" w:sz="0" w:space="0" w:color="auto"/>
                    <w:bottom w:val="none" w:sz="0" w:space="0" w:color="auto"/>
                    <w:right w:val="none" w:sz="0" w:space="0" w:color="auto"/>
                  </w:divBdr>
                </w:div>
                <w:div w:id="503666788">
                  <w:marLeft w:val="640"/>
                  <w:marRight w:val="0"/>
                  <w:marTop w:val="0"/>
                  <w:marBottom w:val="0"/>
                  <w:divBdr>
                    <w:top w:val="none" w:sz="0" w:space="0" w:color="auto"/>
                    <w:left w:val="none" w:sz="0" w:space="0" w:color="auto"/>
                    <w:bottom w:val="none" w:sz="0" w:space="0" w:color="auto"/>
                    <w:right w:val="none" w:sz="0" w:space="0" w:color="auto"/>
                  </w:divBdr>
                </w:div>
                <w:div w:id="174198513">
                  <w:marLeft w:val="640"/>
                  <w:marRight w:val="0"/>
                  <w:marTop w:val="0"/>
                  <w:marBottom w:val="0"/>
                  <w:divBdr>
                    <w:top w:val="none" w:sz="0" w:space="0" w:color="auto"/>
                    <w:left w:val="none" w:sz="0" w:space="0" w:color="auto"/>
                    <w:bottom w:val="none" w:sz="0" w:space="0" w:color="auto"/>
                    <w:right w:val="none" w:sz="0" w:space="0" w:color="auto"/>
                  </w:divBdr>
                </w:div>
                <w:div w:id="831679213">
                  <w:marLeft w:val="640"/>
                  <w:marRight w:val="0"/>
                  <w:marTop w:val="0"/>
                  <w:marBottom w:val="0"/>
                  <w:divBdr>
                    <w:top w:val="none" w:sz="0" w:space="0" w:color="auto"/>
                    <w:left w:val="none" w:sz="0" w:space="0" w:color="auto"/>
                    <w:bottom w:val="none" w:sz="0" w:space="0" w:color="auto"/>
                    <w:right w:val="none" w:sz="0" w:space="0" w:color="auto"/>
                  </w:divBdr>
                </w:div>
                <w:div w:id="596519489">
                  <w:marLeft w:val="640"/>
                  <w:marRight w:val="0"/>
                  <w:marTop w:val="0"/>
                  <w:marBottom w:val="0"/>
                  <w:divBdr>
                    <w:top w:val="none" w:sz="0" w:space="0" w:color="auto"/>
                    <w:left w:val="none" w:sz="0" w:space="0" w:color="auto"/>
                    <w:bottom w:val="none" w:sz="0" w:space="0" w:color="auto"/>
                    <w:right w:val="none" w:sz="0" w:space="0" w:color="auto"/>
                  </w:divBdr>
                </w:div>
                <w:div w:id="304315202">
                  <w:marLeft w:val="640"/>
                  <w:marRight w:val="0"/>
                  <w:marTop w:val="0"/>
                  <w:marBottom w:val="0"/>
                  <w:divBdr>
                    <w:top w:val="none" w:sz="0" w:space="0" w:color="auto"/>
                    <w:left w:val="none" w:sz="0" w:space="0" w:color="auto"/>
                    <w:bottom w:val="none" w:sz="0" w:space="0" w:color="auto"/>
                    <w:right w:val="none" w:sz="0" w:space="0" w:color="auto"/>
                  </w:divBdr>
                </w:div>
                <w:div w:id="790636249">
                  <w:marLeft w:val="640"/>
                  <w:marRight w:val="0"/>
                  <w:marTop w:val="0"/>
                  <w:marBottom w:val="0"/>
                  <w:divBdr>
                    <w:top w:val="none" w:sz="0" w:space="0" w:color="auto"/>
                    <w:left w:val="none" w:sz="0" w:space="0" w:color="auto"/>
                    <w:bottom w:val="none" w:sz="0" w:space="0" w:color="auto"/>
                    <w:right w:val="none" w:sz="0" w:space="0" w:color="auto"/>
                  </w:divBdr>
                </w:div>
                <w:div w:id="1811828457">
                  <w:marLeft w:val="640"/>
                  <w:marRight w:val="0"/>
                  <w:marTop w:val="0"/>
                  <w:marBottom w:val="0"/>
                  <w:divBdr>
                    <w:top w:val="none" w:sz="0" w:space="0" w:color="auto"/>
                    <w:left w:val="none" w:sz="0" w:space="0" w:color="auto"/>
                    <w:bottom w:val="none" w:sz="0" w:space="0" w:color="auto"/>
                    <w:right w:val="none" w:sz="0" w:space="0" w:color="auto"/>
                  </w:divBdr>
                </w:div>
                <w:div w:id="1560163637">
                  <w:marLeft w:val="640"/>
                  <w:marRight w:val="0"/>
                  <w:marTop w:val="0"/>
                  <w:marBottom w:val="0"/>
                  <w:divBdr>
                    <w:top w:val="none" w:sz="0" w:space="0" w:color="auto"/>
                    <w:left w:val="none" w:sz="0" w:space="0" w:color="auto"/>
                    <w:bottom w:val="none" w:sz="0" w:space="0" w:color="auto"/>
                    <w:right w:val="none" w:sz="0" w:space="0" w:color="auto"/>
                  </w:divBdr>
                </w:div>
                <w:div w:id="1289165584">
                  <w:marLeft w:val="640"/>
                  <w:marRight w:val="0"/>
                  <w:marTop w:val="0"/>
                  <w:marBottom w:val="0"/>
                  <w:divBdr>
                    <w:top w:val="none" w:sz="0" w:space="0" w:color="auto"/>
                    <w:left w:val="none" w:sz="0" w:space="0" w:color="auto"/>
                    <w:bottom w:val="none" w:sz="0" w:space="0" w:color="auto"/>
                    <w:right w:val="none" w:sz="0" w:space="0" w:color="auto"/>
                  </w:divBdr>
                </w:div>
              </w:divsChild>
            </w:div>
            <w:div w:id="1984844201">
              <w:marLeft w:val="0"/>
              <w:marRight w:val="0"/>
              <w:marTop w:val="0"/>
              <w:marBottom w:val="0"/>
              <w:divBdr>
                <w:top w:val="none" w:sz="0" w:space="0" w:color="auto"/>
                <w:left w:val="none" w:sz="0" w:space="0" w:color="auto"/>
                <w:bottom w:val="none" w:sz="0" w:space="0" w:color="auto"/>
                <w:right w:val="none" w:sz="0" w:space="0" w:color="auto"/>
              </w:divBdr>
              <w:divsChild>
                <w:div w:id="1258515803">
                  <w:marLeft w:val="640"/>
                  <w:marRight w:val="0"/>
                  <w:marTop w:val="0"/>
                  <w:marBottom w:val="0"/>
                  <w:divBdr>
                    <w:top w:val="none" w:sz="0" w:space="0" w:color="auto"/>
                    <w:left w:val="none" w:sz="0" w:space="0" w:color="auto"/>
                    <w:bottom w:val="none" w:sz="0" w:space="0" w:color="auto"/>
                    <w:right w:val="none" w:sz="0" w:space="0" w:color="auto"/>
                  </w:divBdr>
                </w:div>
                <w:div w:id="1717314336">
                  <w:marLeft w:val="640"/>
                  <w:marRight w:val="0"/>
                  <w:marTop w:val="0"/>
                  <w:marBottom w:val="0"/>
                  <w:divBdr>
                    <w:top w:val="none" w:sz="0" w:space="0" w:color="auto"/>
                    <w:left w:val="none" w:sz="0" w:space="0" w:color="auto"/>
                    <w:bottom w:val="none" w:sz="0" w:space="0" w:color="auto"/>
                    <w:right w:val="none" w:sz="0" w:space="0" w:color="auto"/>
                  </w:divBdr>
                </w:div>
                <w:div w:id="426121002">
                  <w:marLeft w:val="640"/>
                  <w:marRight w:val="0"/>
                  <w:marTop w:val="0"/>
                  <w:marBottom w:val="0"/>
                  <w:divBdr>
                    <w:top w:val="none" w:sz="0" w:space="0" w:color="auto"/>
                    <w:left w:val="none" w:sz="0" w:space="0" w:color="auto"/>
                    <w:bottom w:val="none" w:sz="0" w:space="0" w:color="auto"/>
                    <w:right w:val="none" w:sz="0" w:space="0" w:color="auto"/>
                  </w:divBdr>
                </w:div>
                <w:div w:id="1160269139">
                  <w:marLeft w:val="640"/>
                  <w:marRight w:val="0"/>
                  <w:marTop w:val="0"/>
                  <w:marBottom w:val="0"/>
                  <w:divBdr>
                    <w:top w:val="none" w:sz="0" w:space="0" w:color="auto"/>
                    <w:left w:val="none" w:sz="0" w:space="0" w:color="auto"/>
                    <w:bottom w:val="none" w:sz="0" w:space="0" w:color="auto"/>
                    <w:right w:val="none" w:sz="0" w:space="0" w:color="auto"/>
                  </w:divBdr>
                </w:div>
                <w:div w:id="436945291">
                  <w:marLeft w:val="640"/>
                  <w:marRight w:val="0"/>
                  <w:marTop w:val="0"/>
                  <w:marBottom w:val="0"/>
                  <w:divBdr>
                    <w:top w:val="none" w:sz="0" w:space="0" w:color="auto"/>
                    <w:left w:val="none" w:sz="0" w:space="0" w:color="auto"/>
                    <w:bottom w:val="none" w:sz="0" w:space="0" w:color="auto"/>
                    <w:right w:val="none" w:sz="0" w:space="0" w:color="auto"/>
                  </w:divBdr>
                </w:div>
                <w:div w:id="400906209">
                  <w:marLeft w:val="640"/>
                  <w:marRight w:val="0"/>
                  <w:marTop w:val="0"/>
                  <w:marBottom w:val="0"/>
                  <w:divBdr>
                    <w:top w:val="none" w:sz="0" w:space="0" w:color="auto"/>
                    <w:left w:val="none" w:sz="0" w:space="0" w:color="auto"/>
                    <w:bottom w:val="none" w:sz="0" w:space="0" w:color="auto"/>
                    <w:right w:val="none" w:sz="0" w:space="0" w:color="auto"/>
                  </w:divBdr>
                </w:div>
                <w:div w:id="1824538407">
                  <w:marLeft w:val="640"/>
                  <w:marRight w:val="0"/>
                  <w:marTop w:val="0"/>
                  <w:marBottom w:val="0"/>
                  <w:divBdr>
                    <w:top w:val="none" w:sz="0" w:space="0" w:color="auto"/>
                    <w:left w:val="none" w:sz="0" w:space="0" w:color="auto"/>
                    <w:bottom w:val="none" w:sz="0" w:space="0" w:color="auto"/>
                    <w:right w:val="none" w:sz="0" w:space="0" w:color="auto"/>
                  </w:divBdr>
                </w:div>
                <w:div w:id="1483232123">
                  <w:marLeft w:val="640"/>
                  <w:marRight w:val="0"/>
                  <w:marTop w:val="0"/>
                  <w:marBottom w:val="0"/>
                  <w:divBdr>
                    <w:top w:val="none" w:sz="0" w:space="0" w:color="auto"/>
                    <w:left w:val="none" w:sz="0" w:space="0" w:color="auto"/>
                    <w:bottom w:val="none" w:sz="0" w:space="0" w:color="auto"/>
                    <w:right w:val="none" w:sz="0" w:space="0" w:color="auto"/>
                  </w:divBdr>
                </w:div>
                <w:div w:id="1227302684">
                  <w:marLeft w:val="640"/>
                  <w:marRight w:val="0"/>
                  <w:marTop w:val="0"/>
                  <w:marBottom w:val="0"/>
                  <w:divBdr>
                    <w:top w:val="none" w:sz="0" w:space="0" w:color="auto"/>
                    <w:left w:val="none" w:sz="0" w:space="0" w:color="auto"/>
                    <w:bottom w:val="none" w:sz="0" w:space="0" w:color="auto"/>
                    <w:right w:val="none" w:sz="0" w:space="0" w:color="auto"/>
                  </w:divBdr>
                </w:div>
                <w:div w:id="1731538233">
                  <w:marLeft w:val="640"/>
                  <w:marRight w:val="0"/>
                  <w:marTop w:val="0"/>
                  <w:marBottom w:val="0"/>
                  <w:divBdr>
                    <w:top w:val="none" w:sz="0" w:space="0" w:color="auto"/>
                    <w:left w:val="none" w:sz="0" w:space="0" w:color="auto"/>
                    <w:bottom w:val="none" w:sz="0" w:space="0" w:color="auto"/>
                    <w:right w:val="none" w:sz="0" w:space="0" w:color="auto"/>
                  </w:divBdr>
                </w:div>
                <w:div w:id="1883781795">
                  <w:marLeft w:val="640"/>
                  <w:marRight w:val="0"/>
                  <w:marTop w:val="0"/>
                  <w:marBottom w:val="0"/>
                  <w:divBdr>
                    <w:top w:val="none" w:sz="0" w:space="0" w:color="auto"/>
                    <w:left w:val="none" w:sz="0" w:space="0" w:color="auto"/>
                    <w:bottom w:val="none" w:sz="0" w:space="0" w:color="auto"/>
                    <w:right w:val="none" w:sz="0" w:space="0" w:color="auto"/>
                  </w:divBdr>
                </w:div>
                <w:div w:id="580606600">
                  <w:marLeft w:val="640"/>
                  <w:marRight w:val="0"/>
                  <w:marTop w:val="0"/>
                  <w:marBottom w:val="0"/>
                  <w:divBdr>
                    <w:top w:val="none" w:sz="0" w:space="0" w:color="auto"/>
                    <w:left w:val="none" w:sz="0" w:space="0" w:color="auto"/>
                    <w:bottom w:val="none" w:sz="0" w:space="0" w:color="auto"/>
                    <w:right w:val="none" w:sz="0" w:space="0" w:color="auto"/>
                  </w:divBdr>
                </w:div>
                <w:div w:id="889147956">
                  <w:marLeft w:val="640"/>
                  <w:marRight w:val="0"/>
                  <w:marTop w:val="0"/>
                  <w:marBottom w:val="0"/>
                  <w:divBdr>
                    <w:top w:val="none" w:sz="0" w:space="0" w:color="auto"/>
                    <w:left w:val="none" w:sz="0" w:space="0" w:color="auto"/>
                    <w:bottom w:val="none" w:sz="0" w:space="0" w:color="auto"/>
                    <w:right w:val="none" w:sz="0" w:space="0" w:color="auto"/>
                  </w:divBdr>
                </w:div>
                <w:div w:id="974026428">
                  <w:marLeft w:val="640"/>
                  <w:marRight w:val="0"/>
                  <w:marTop w:val="0"/>
                  <w:marBottom w:val="0"/>
                  <w:divBdr>
                    <w:top w:val="none" w:sz="0" w:space="0" w:color="auto"/>
                    <w:left w:val="none" w:sz="0" w:space="0" w:color="auto"/>
                    <w:bottom w:val="none" w:sz="0" w:space="0" w:color="auto"/>
                    <w:right w:val="none" w:sz="0" w:space="0" w:color="auto"/>
                  </w:divBdr>
                </w:div>
                <w:div w:id="1157184164">
                  <w:marLeft w:val="640"/>
                  <w:marRight w:val="0"/>
                  <w:marTop w:val="0"/>
                  <w:marBottom w:val="0"/>
                  <w:divBdr>
                    <w:top w:val="none" w:sz="0" w:space="0" w:color="auto"/>
                    <w:left w:val="none" w:sz="0" w:space="0" w:color="auto"/>
                    <w:bottom w:val="none" w:sz="0" w:space="0" w:color="auto"/>
                    <w:right w:val="none" w:sz="0" w:space="0" w:color="auto"/>
                  </w:divBdr>
                </w:div>
                <w:div w:id="752435669">
                  <w:marLeft w:val="640"/>
                  <w:marRight w:val="0"/>
                  <w:marTop w:val="0"/>
                  <w:marBottom w:val="0"/>
                  <w:divBdr>
                    <w:top w:val="none" w:sz="0" w:space="0" w:color="auto"/>
                    <w:left w:val="none" w:sz="0" w:space="0" w:color="auto"/>
                    <w:bottom w:val="none" w:sz="0" w:space="0" w:color="auto"/>
                    <w:right w:val="none" w:sz="0" w:space="0" w:color="auto"/>
                  </w:divBdr>
                </w:div>
                <w:div w:id="736442571">
                  <w:marLeft w:val="640"/>
                  <w:marRight w:val="0"/>
                  <w:marTop w:val="0"/>
                  <w:marBottom w:val="0"/>
                  <w:divBdr>
                    <w:top w:val="none" w:sz="0" w:space="0" w:color="auto"/>
                    <w:left w:val="none" w:sz="0" w:space="0" w:color="auto"/>
                    <w:bottom w:val="none" w:sz="0" w:space="0" w:color="auto"/>
                    <w:right w:val="none" w:sz="0" w:space="0" w:color="auto"/>
                  </w:divBdr>
                </w:div>
                <w:div w:id="1562448810">
                  <w:marLeft w:val="640"/>
                  <w:marRight w:val="0"/>
                  <w:marTop w:val="0"/>
                  <w:marBottom w:val="0"/>
                  <w:divBdr>
                    <w:top w:val="none" w:sz="0" w:space="0" w:color="auto"/>
                    <w:left w:val="none" w:sz="0" w:space="0" w:color="auto"/>
                    <w:bottom w:val="none" w:sz="0" w:space="0" w:color="auto"/>
                    <w:right w:val="none" w:sz="0" w:space="0" w:color="auto"/>
                  </w:divBdr>
                </w:div>
                <w:div w:id="1572155518">
                  <w:marLeft w:val="640"/>
                  <w:marRight w:val="0"/>
                  <w:marTop w:val="0"/>
                  <w:marBottom w:val="0"/>
                  <w:divBdr>
                    <w:top w:val="none" w:sz="0" w:space="0" w:color="auto"/>
                    <w:left w:val="none" w:sz="0" w:space="0" w:color="auto"/>
                    <w:bottom w:val="none" w:sz="0" w:space="0" w:color="auto"/>
                    <w:right w:val="none" w:sz="0" w:space="0" w:color="auto"/>
                  </w:divBdr>
                </w:div>
              </w:divsChild>
            </w:div>
            <w:div w:id="1010254397">
              <w:marLeft w:val="0"/>
              <w:marRight w:val="0"/>
              <w:marTop w:val="0"/>
              <w:marBottom w:val="0"/>
              <w:divBdr>
                <w:top w:val="none" w:sz="0" w:space="0" w:color="auto"/>
                <w:left w:val="none" w:sz="0" w:space="0" w:color="auto"/>
                <w:bottom w:val="none" w:sz="0" w:space="0" w:color="auto"/>
                <w:right w:val="none" w:sz="0" w:space="0" w:color="auto"/>
              </w:divBdr>
              <w:divsChild>
                <w:div w:id="1872716763">
                  <w:marLeft w:val="640"/>
                  <w:marRight w:val="0"/>
                  <w:marTop w:val="0"/>
                  <w:marBottom w:val="0"/>
                  <w:divBdr>
                    <w:top w:val="none" w:sz="0" w:space="0" w:color="auto"/>
                    <w:left w:val="none" w:sz="0" w:space="0" w:color="auto"/>
                    <w:bottom w:val="none" w:sz="0" w:space="0" w:color="auto"/>
                    <w:right w:val="none" w:sz="0" w:space="0" w:color="auto"/>
                  </w:divBdr>
                </w:div>
                <w:div w:id="1684749339">
                  <w:marLeft w:val="640"/>
                  <w:marRight w:val="0"/>
                  <w:marTop w:val="0"/>
                  <w:marBottom w:val="0"/>
                  <w:divBdr>
                    <w:top w:val="none" w:sz="0" w:space="0" w:color="auto"/>
                    <w:left w:val="none" w:sz="0" w:space="0" w:color="auto"/>
                    <w:bottom w:val="none" w:sz="0" w:space="0" w:color="auto"/>
                    <w:right w:val="none" w:sz="0" w:space="0" w:color="auto"/>
                  </w:divBdr>
                </w:div>
                <w:div w:id="1936092391">
                  <w:marLeft w:val="640"/>
                  <w:marRight w:val="0"/>
                  <w:marTop w:val="0"/>
                  <w:marBottom w:val="0"/>
                  <w:divBdr>
                    <w:top w:val="none" w:sz="0" w:space="0" w:color="auto"/>
                    <w:left w:val="none" w:sz="0" w:space="0" w:color="auto"/>
                    <w:bottom w:val="none" w:sz="0" w:space="0" w:color="auto"/>
                    <w:right w:val="none" w:sz="0" w:space="0" w:color="auto"/>
                  </w:divBdr>
                </w:div>
                <w:div w:id="1940018273">
                  <w:marLeft w:val="640"/>
                  <w:marRight w:val="0"/>
                  <w:marTop w:val="0"/>
                  <w:marBottom w:val="0"/>
                  <w:divBdr>
                    <w:top w:val="none" w:sz="0" w:space="0" w:color="auto"/>
                    <w:left w:val="none" w:sz="0" w:space="0" w:color="auto"/>
                    <w:bottom w:val="none" w:sz="0" w:space="0" w:color="auto"/>
                    <w:right w:val="none" w:sz="0" w:space="0" w:color="auto"/>
                  </w:divBdr>
                </w:div>
                <w:div w:id="642123797">
                  <w:marLeft w:val="640"/>
                  <w:marRight w:val="0"/>
                  <w:marTop w:val="0"/>
                  <w:marBottom w:val="0"/>
                  <w:divBdr>
                    <w:top w:val="none" w:sz="0" w:space="0" w:color="auto"/>
                    <w:left w:val="none" w:sz="0" w:space="0" w:color="auto"/>
                    <w:bottom w:val="none" w:sz="0" w:space="0" w:color="auto"/>
                    <w:right w:val="none" w:sz="0" w:space="0" w:color="auto"/>
                  </w:divBdr>
                </w:div>
                <w:div w:id="498887657">
                  <w:marLeft w:val="640"/>
                  <w:marRight w:val="0"/>
                  <w:marTop w:val="0"/>
                  <w:marBottom w:val="0"/>
                  <w:divBdr>
                    <w:top w:val="none" w:sz="0" w:space="0" w:color="auto"/>
                    <w:left w:val="none" w:sz="0" w:space="0" w:color="auto"/>
                    <w:bottom w:val="none" w:sz="0" w:space="0" w:color="auto"/>
                    <w:right w:val="none" w:sz="0" w:space="0" w:color="auto"/>
                  </w:divBdr>
                </w:div>
                <w:div w:id="1922063397">
                  <w:marLeft w:val="640"/>
                  <w:marRight w:val="0"/>
                  <w:marTop w:val="0"/>
                  <w:marBottom w:val="0"/>
                  <w:divBdr>
                    <w:top w:val="none" w:sz="0" w:space="0" w:color="auto"/>
                    <w:left w:val="none" w:sz="0" w:space="0" w:color="auto"/>
                    <w:bottom w:val="none" w:sz="0" w:space="0" w:color="auto"/>
                    <w:right w:val="none" w:sz="0" w:space="0" w:color="auto"/>
                  </w:divBdr>
                </w:div>
                <w:div w:id="197815013">
                  <w:marLeft w:val="640"/>
                  <w:marRight w:val="0"/>
                  <w:marTop w:val="0"/>
                  <w:marBottom w:val="0"/>
                  <w:divBdr>
                    <w:top w:val="none" w:sz="0" w:space="0" w:color="auto"/>
                    <w:left w:val="none" w:sz="0" w:space="0" w:color="auto"/>
                    <w:bottom w:val="none" w:sz="0" w:space="0" w:color="auto"/>
                    <w:right w:val="none" w:sz="0" w:space="0" w:color="auto"/>
                  </w:divBdr>
                </w:div>
                <w:div w:id="2110202331">
                  <w:marLeft w:val="640"/>
                  <w:marRight w:val="0"/>
                  <w:marTop w:val="0"/>
                  <w:marBottom w:val="0"/>
                  <w:divBdr>
                    <w:top w:val="none" w:sz="0" w:space="0" w:color="auto"/>
                    <w:left w:val="none" w:sz="0" w:space="0" w:color="auto"/>
                    <w:bottom w:val="none" w:sz="0" w:space="0" w:color="auto"/>
                    <w:right w:val="none" w:sz="0" w:space="0" w:color="auto"/>
                  </w:divBdr>
                </w:div>
                <w:div w:id="1889150287">
                  <w:marLeft w:val="640"/>
                  <w:marRight w:val="0"/>
                  <w:marTop w:val="0"/>
                  <w:marBottom w:val="0"/>
                  <w:divBdr>
                    <w:top w:val="none" w:sz="0" w:space="0" w:color="auto"/>
                    <w:left w:val="none" w:sz="0" w:space="0" w:color="auto"/>
                    <w:bottom w:val="none" w:sz="0" w:space="0" w:color="auto"/>
                    <w:right w:val="none" w:sz="0" w:space="0" w:color="auto"/>
                  </w:divBdr>
                </w:div>
                <w:div w:id="1764719699">
                  <w:marLeft w:val="640"/>
                  <w:marRight w:val="0"/>
                  <w:marTop w:val="0"/>
                  <w:marBottom w:val="0"/>
                  <w:divBdr>
                    <w:top w:val="none" w:sz="0" w:space="0" w:color="auto"/>
                    <w:left w:val="none" w:sz="0" w:space="0" w:color="auto"/>
                    <w:bottom w:val="none" w:sz="0" w:space="0" w:color="auto"/>
                    <w:right w:val="none" w:sz="0" w:space="0" w:color="auto"/>
                  </w:divBdr>
                </w:div>
                <w:div w:id="830102600">
                  <w:marLeft w:val="640"/>
                  <w:marRight w:val="0"/>
                  <w:marTop w:val="0"/>
                  <w:marBottom w:val="0"/>
                  <w:divBdr>
                    <w:top w:val="none" w:sz="0" w:space="0" w:color="auto"/>
                    <w:left w:val="none" w:sz="0" w:space="0" w:color="auto"/>
                    <w:bottom w:val="none" w:sz="0" w:space="0" w:color="auto"/>
                    <w:right w:val="none" w:sz="0" w:space="0" w:color="auto"/>
                  </w:divBdr>
                </w:div>
                <w:div w:id="1583178985">
                  <w:marLeft w:val="640"/>
                  <w:marRight w:val="0"/>
                  <w:marTop w:val="0"/>
                  <w:marBottom w:val="0"/>
                  <w:divBdr>
                    <w:top w:val="none" w:sz="0" w:space="0" w:color="auto"/>
                    <w:left w:val="none" w:sz="0" w:space="0" w:color="auto"/>
                    <w:bottom w:val="none" w:sz="0" w:space="0" w:color="auto"/>
                    <w:right w:val="none" w:sz="0" w:space="0" w:color="auto"/>
                  </w:divBdr>
                </w:div>
                <w:div w:id="1500120978">
                  <w:marLeft w:val="640"/>
                  <w:marRight w:val="0"/>
                  <w:marTop w:val="0"/>
                  <w:marBottom w:val="0"/>
                  <w:divBdr>
                    <w:top w:val="none" w:sz="0" w:space="0" w:color="auto"/>
                    <w:left w:val="none" w:sz="0" w:space="0" w:color="auto"/>
                    <w:bottom w:val="none" w:sz="0" w:space="0" w:color="auto"/>
                    <w:right w:val="none" w:sz="0" w:space="0" w:color="auto"/>
                  </w:divBdr>
                </w:div>
                <w:div w:id="1702975050">
                  <w:marLeft w:val="640"/>
                  <w:marRight w:val="0"/>
                  <w:marTop w:val="0"/>
                  <w:marBottom w:val="0"/>
                  <w:divBdr>
                    <w:top w:val="none" w:sz="0" w:space="0" w:color="auto"/>
                    <w:left w:val="none" w:sz="0" w:space="0" w:color="auto"/>
                    <w:bottom w:val="none" w:sz="0" w:space="0" w:color="auto"/>
                    <w:right w:val="none" w:sz="0" w:space="0" w:color="auto"/>
                  </w:divBdr>
                </w:div>
                <w:div w:id="1681085060">
                  <w:marLeft w:val="640"/>
                  <w:marRight w:val="0"/>
                  <w:marTop w:val="0"/>
                  <w:marBottom w:val="0"/>
                  <w:divBdr>
                    <w:top w:val="none" w:sz="0" w:space="0" w:color="auto"/>
                    <w:left w:val="none" w:sz="0" w:space="0" w:color="auto"/>
                    <w:bottom w:val="none" w:sz="0" w:space="0" w:color="auto"/>
                    <w:right w:val="none" w:sz="0" w:space="0" w:color="auto"/>
                  </w:divBdr>
                </w:div>
                <w:div w:id="623852709">
                  <w:marLeft w:val="640"/>
                  <w:marRight w:val="0"/>
                  <w:marTop w:val="0"/>
                  <w:marBottom w:val="0"/>
                  <w:divBdr>
                    <w:top w:val="none" w:sz="0" w:space="0" w:color="auto"/>
                    <w:left w:val="none" w:sz="0" w:space="0" w:color="auto"/>
                    <w:bottom w:val="none" w:sz="0" w:space="0" w:color="auto"/>
                    <w:right w:val="none" w:sz="0" w:space="0" w:color="auto"/>
                  </w:divBdr>
                </w:div>
                <w:div w:id="709499561">
                  <w:marLeft w:val="640"/>
                  <w:marRight w:val="0"/>
                  <w:marTop w:val="0"/>
                  <w:marBottom w:val="0"/>
                  <w:divBdr>
                    <w:top w:val="none" w:sz="0" w:space="0" w:color="auto"/>
                    <w:left w:val="none" w:sz="0" w:space="0" w:color="auto"/>
                    <w:bottom w:val="none" w:sz="0" w:space="0" w:color="auto"/>
                    <w:right w:val="none" w:sz="0" w:space="0" w:color="auto"/>
                  </w:divBdr>
                </w:div>
                <w:div w:id="1377780597">
                  <w:marLeft w:val="640"/>
                  <w:marRight w:val="0"/>
                  <w:marTop w:val="0"/>
                  <w:marBottom w:val="0"/>
                  <w:divBdr>
                    <w:top w:val="none" w:sz="0" w:space="0" w:color="auto"/>
                    <w:left w:val="none" w:sz="0" w:space="0" w:color="auto"/>
                    <w:bottom w:val="none" w:sz="0" w:space="0" w:color="auto"/>
                    <w:right w:val="none" w:sz="0" w:space="0" w:color="auto"/>
                  </w:divBdr>
                </w:div>
                <w:div w:id="1825507380">
                  <w:marLeft w:val="640"/>
                  <w:marRight w:val="0"/>
                  <w:marTop w:val="0"/>
                  <w:marBottom w:val="0"/>
                  <w:divBdr>
                    <w:top w:val="none" w:sz="0" w:space="0" w:color="auto"/>
                    <w:left w:val="none" w:sz="0" w:space="0" w:color="auto"/>
                    <w:bottom w:val="none" w:sz="0" w:space="0" w:color="auto"/>
                    <w:right w:val="none" w:sz="0" w:space="0" w:color="auto"/>
                  </w:divBdr>
                </w:div>
              </w:divsChild>
            </w:div>
            <w:div w:id="1176075041">
              <w:marLeft w:val="0"/>
              <w:marRight w:val="0"/>
              <w:marTop w:val="0"/>
              <w:marBottom w:val="0"/>
              <w:divBdr>
                <w:top w:val="none" w:sz="0" w:space="0" w:color="auto"/>
                <w:left w:val="none" w:sz="0" w:space="0" w:color="auto"/>
                <w:bottom w:val="none" w:sz="0" w:space="0" w:color="auto"/>
                <w:right w:val="none" w:sz="0" w:space="0" w:color="auto"/>
              </w:divBdr>
              <w:divsChild>
                <w:div w:id="599026266">
                  <w:marLeft w:val="640"/>
                  <w:marRight w:val="0"/>
                  <w:marTop w:val="0"/>
                  <w:marBottom w:val="0"/>
                  <w:divBdr>
                    <w:top w:val="none" w:sz="0" w:space="0" w:color="auto"/>
                    <w:left w:val="none" w:sz="0" w:space="0" w:color="auto"/>
                    <w:bottom w:val="none" w:sz="0" w:space="0" w:color="auto"/>
                    <w:right w:val="none" w:sz="0" w:space="0" w:color="auto"/>
                  </w:divBdr>
                </w:div>
                <w:div w:id="565654193">
                  <w:marLeft w:val="640"/>
                  <w:marRight w:val="0"/>
                  <w:marTop w:val="0"/>
                  <w:marBottom w:val="0"/>
                  <w:divBdr>
                    <w:top w:val="none" w:sz="0" w:space="0" w:color="auto"/>
                    <w:left w:val="none" w:sz="0" w:space="0" w:color="auto"/>
                    <w:bottom w:val="none" w:sz="0" w:space="0" w:color="auto"/>
                    <w:right w:val="none" w:sz="0" w:space="0" w:color="auto"/>
                  </w:divBdr>
                </w:div>
                <w:div w:id="1187331555">
                  <w:marLeft w:val="640"/>
                  <w:marRight w:val="0"/>
                  <w:marTop w:val="0"/>
                  <w:marBottom w:val="0"/>
                  <w:divBdr>
                    <w:top w:val="none" w:sz="0" w:space="0" w:color="auto"/>
                    <w:left w:val="none" w:sz="0" w:space="0" w:color="auto"/>
                    <w:bottom w:val="none" w:sz="0" w:space="0" w:color="auto"/>
                    <w:right w:val="none" w:sz="0" w:space="0" w:color="auto"/>
                  </w:divBdr>
                </w:div>
                <w:div w:id="1347635930">
                  <w:marLeft w:val="640"/>
                  <w:marRight w:val="0"/>
                  <w:marTop w:val="0"/>
                  <w:marBottom w:val="0"/>
                  <w:divBdr>
                    <w:top w:val="none" w:sz="0" w:space="0" w:color="auto"/>
                    <w:left w:val="none" w:sz="0" w:space="0" w:color="auto"/>
                    <w:bottom w:val="none" w:sz="0" w:space="0" w:color="auto"/>
                    <w:right w:val="none" w:sz="0" w:space="0" w:color="auto"/>
                  </w:divBdr>
                </w:div>
                <w:div w:id="726340968">
                  <w:marLeft w:val="640"/>
                  <w:marRight w:val="0"/>
                  <w:marTop w:val="0"/>
                  <w:marBottom w:val="0"/>
                  <w:divBdr>
                    <w:top w:val="none" w:sz="0" w:space="0" w:color="auto"/>
                    <w:left w:val="none" w:sz="0" w:space="0" w:color="auto"/>
                    <w:bottom w:val="none" w:sz="0" w:space="0" w:color="auto"/>
                    <w:right w:val="none" w:sz="0" w:space="0" w:color="auto"/>
                  </w:divBdr>
                </w:div>
                <w:div w:id="1119880148">
                  <w:marLeft w:val="640"/>
                  <w:marRight w:val="0"/>
                  <w:marTop w:val="0"/>
                  <w:marBottom w:val="0"/>
                  <w:divBdr>
                    <w:top w:val="none" w:sz="0" w:space="0" w:color="auto"/>
                    <w:left w:val="none" w:sz="0" w:space="0" w:color="auto"/>
                    <w:bottom w:val="none" w:sz="0" w:space="0" w:color="auto"/>
                    <w:right w:val="none" w:sz="0" w:space="0" w:color="auto"/>
                  </w:divBdr>
                </w:div>
                <w:div w:id="1489131832">
                  <w:marLeft w:val="640"/>
                  <w:marRight w:val="0"/>
                  <w:marTop w:val="0"/>
                  <w:marBottom w:val="0"/>
                  <w:divBdr>
                    <w:top w:val="none" w:sz="0" w:space="0" w:color="auto"/>
                    <w:left w:val="none" w:sz="0" w:space="0" w:color="auto"/>
                    <w:bottom w:val="none" w:sz="0" w:space="0" w:color="auto"/>
                    <w:right w:val="none" w:sz="0" w:space="0" w:color="auto"/>
                  </w:divBdr>
                </w:div>
                <w:div w:id="1679650875">
                  <w:marLeft w:val="640"/>
                  <w:marRight w:val="0"/>
                  <w:marTop w:val="0"/>
                  <w:marBottom w:val="0"/>
                  <w:divBdr>
                    <w:top w:val="none" w:sz="0" w:space="0" w:color="auto"/>
                    <w:left w:val="none" w:sz="0" w:space="0" w:color="auto"/>
                    <w:bottom w:val="none" w:sz="0" w:space="0" w:color="auto"/>
                    <w:right w:val="none" w:sz="0" w:space="0" w:color="auto"/>
                  </w:divBdr>
                </w:div>
                <w:div w:id="742028772">
                  <w:marLeft w:val="640"/>
                  <w:marRight w:val="0"/>
                  <w:marTop w:val="0"/>
                  <w:marBottom w:val="0"/>
                  <w:divBdr>
                    <w:top w:val="none" w:sz="0" w:space="0" w:color="auto"/>
                    <w:left w:val="none" w:sz="0" w:space="0" w:color="auto"/>
                    <w:bottom w:val="none" w:sz="0" w:space="0" w:color="auto"/>
                    <w:right w:val="none" w:sz="0" w:space="0" w:color="auto"/>
                  </w:divBdr>
                </w:div>
                <w:div w:id="1541019077">
                  <w:marLeft w:val="640"/>
                  <w:marRight w:val="0"/>
                  <w:marTop w:val="0"/>
                  <w:marBottom w:val="0"/>
                  <w:divBdr>
                    <w:top w:val="none" w:sz="0" w:space="0" w:color="auto"/>
                    <w:left w:val="none" w:sz="0" w:space="0" w:color="auto"/>
                    <w:bottom w:val="none" w:sz="0" w:space="0" w:color="auto"/>
                    <w:right w:val="none" w:sz="0" w:space="0" w:color="auto"/>
                  </w:divBdr>
                </w:div>
                <w:div w:id="1079400543">
                  <w:marLeft w:val="640"/>
                  <w:marRight w:val="0"/>
                  <w:marTop w:val="0"/>
                  <w:marBottom w:val="0"/>
                  <w:divBdr>
                    <w:top w:val="none" w:sz="0" w:space="0" w:color="auto"/>
                    <w:left w:val="none" w:sz="0" w:space="0" w:color="auto"/>
                    <w:bottom w:val="none" w:sz="0" w:space="0" w:color="auto"/>
                    <w:right w:val="none" w:sz="0" w:space="0" w:color="auto"/>
                  </w:divBdr>
                </w:div>
                <w:div w:id="1457721074">
                  <w:marLeft w:val="640"/>
                  <w:marRight w:val="0"/>
                  <w:marTop w:val="0"/>
                  <w:marBottom w:val="0"/>
                  <w:divBdr>
                    <w:top w:val="none" w:sz="0" w:space="0" w:color="auto"/>
                    <w:left w:val="none" w:sz="0" w:space="0" w:color="auto"/>
                    <w:bottom w:val="none" w:sz="0" w:space="0" w:color="auto"/>
                    <w:right w:val="none" w:sz="0" w:space="0" w:color="auto"/>
                  </w:divBdr>
                </w:div>
                <w:div w:id="1655181261">
                  <w:marLeft w:val="640"/>
                  <w:marRight w:val="0"/>
                  <w:marTop w:val="0"/>
                  <w:marBottom w:val="0"/>
                  <w:divBdr>
                    <w:top w:val="none" w:sz="0" w:space="0" w:color="auto"/>
                    <w:left w:val="none" w:sz="0" w:space="0" w:color="auto"/>
                    <w:bottom w:val="none" w:sz="0" w:space="0" w:color="auto"/>
                    <w:right w:val="none" w:sz="0" w:space="0" w:color="auto"/>
                  </w:divBdr>
                </w:div>
                <w:div w:id="810559308">
                  <w:marLeft w:val="640"/>
                  <w:marRight w:val="0"/>
                  <w:marTop w:val="0"/>
                  <w:marBottom w:val="0"/>
                  <w:divBdr>
                    <w:top w:val="none" w:sz="0" w:space="0" w:color="auto"/>
                    <w:left w:val="none" w:sz="0" w:space="0" w:color="auto"/>
                    <w:bottom w:val="none" w:sz="0" w:space="0" w:color="auto"/>
                    <w:right w:val="none" w:sz="0" w:space="0" w:color="auto"/>
                  </w:divBdr>
                </w:div>
                <w:div w:id="759566671">
                  <w:marLeft w:val="640"/>
                  <w:marRight w:val="0"/>
                  <w:marTop w:val="0"/>
                  <w:marBottom w:val="0"/>
                  <w:divBdr>
                    <w:top w:val="none" w:sz="0" w:space="0" w:color="auto"/>
                    <w:left w:val="none" w:sz="0" w:space="0" w:color="auto"/>
                    <w:bottom w:val="none" w:sz="0" w:space="0" w:color="auto"/>
                    <w:right w:val="none" w:sz="0" w:space="0" w:color="auto"/>
                  </w:divBdr>
                </w:div>
                <w:div w:id="39862460">
                  <w:marLeft w:val="640"/>
                  <w:marRight w:val="0"/>
                  <w:marTop w:val="0"/>
                  <w:marBottom w:val="0"/>
                  <w:divBdr>
                    <w:top w:val="none" w:sz="0" w:space="0" w:color="auto"/>
                    <w:left w:val="none" w:sz="0" w:space="0" w:color="auto"/>
                    <w:bottom w:val="none" w:sz="0" w:space="0" w:color="auto"/>
                    <w:right w:val="none" w:sz="0" w:space="0" w:color="auto"/>
                  </w:divBdr>
                </w:div>
                <w:div w:id="265815031">
                  <w:marLeft w:val="640"/>
                  <w:marRight w:val="0"/>
                  <w:marTop w:val="0"/>
                  <w:marBottom w:val="0"/>
                  <w:divBdr>
                    <w:top w:val="none" w:sz="0" w:space="0" w:color="auto"/>
                    <w:left w:val="none" w:sz="0" w:space="0" w:color="auto"/>
                    <w:bottom w:val="none" w:sz="0" w:space="0" w:color="auto"/>
                    <w:right w:val="none" w:sz="0" w:space="0" w:color="auto"/>
                  </w:divBdr>
                </w:div>
                <w:div w:id="730538668">
                  <w:marLeft w:val="640"/>
                  <w:marRight w:val="0"/>
                  <w:marTop w:val="0"/>
                  <w:marBottom w:val="0"/>
                  <w:divBdr>
                    <w:top w:val="none" w:sz="0" w:space="0" w:color="auto"/>
                    <w:left w:val="none" w:sz="0" w:space="0" w:color="auto"/>
                    <w:bottom w:val="none" w:sz="0" w:space="0" w:color="auto"/>
                    <w:right w:val="none" w:sz="0" w:space="0" w:color="auto"/>
                  </w:divBdr>
                </w:div>
                <w:div w:id="703556556">
                  <w:marLeft w:val="640"/>
                  <w:marRight w:val="0"/>
                  <w:marTop w:val="0"/>
                  <w:marBottom w:val="0"/>
                  <w:divBdr>
                    <w:top w:val="none" w:sz="0" w:space="0" w:color="auto"/>
                    <w:left w:val="none" w:sz="0" w:space="0" w:color="auto"/>
                    <w:bottom w:val="none" w:sz="0" w:space="0" w:color="auto"/>
                    <w:right w:val="none" w:sz="0" w:space="0" w:color="auto"/>
                  </w:divBdr>
                </w:div>
                <w:div w:id="517083115">
                  <w:marLeft w:val="640"/>
                  <w:marRight w:val="0"/>
                  <w:marTop w:val="0"/>
                  <w:marBottom w:val="0"/>
                  <w:divBdr>
                    <w:top w:val="none" w:sz="0" w:space="0" w:color="auto"/>
                    <w:left w:val="none" w:sz="0" w:space="0" w:color="auto"/>
                    <w:bottom w:val="none" w:sz="0" w:space="0" w:color="auto"/>
                    <w:right w:val="none" w:sz="0" w:space="0" w:color="auto"/>
                  </w:divBdr>
                </w:div>
              </w:divsChild>
            </w:div>
            <w:div w:id="70396790">
              <w:marLeft w:val="0"/>
              <w:marRight w:val="0"/>
              <w:marTop w:val="0"/>
              <w:marBottom w:val="0"/>
              <w:divBdr>
                <w:top w:val="none" w:sz="0" w:space="0" w:color="auto"/>
                <w:left w:val="none" w:sz="0" w:space="0" w:color="auto"/>
                <w:bottom w:val="none" w:sz="0" w:space="0" w:color="auto"/>
                <w:right w:val="none" w:sz="0" w:space="0" w:color="auto"/>
              </w:divBdr>
              <w:divsChild>
                <w:div w:id="2005356165">
                  <w:marLeft w:val="640"/>
                  <w:marRight w:val="0"/>
                  <w:marTop w:val="0"/>
                  <w:marBottom w:val="0"/>
                  <w:divBdr>
                    <w:top w:val="none" w:sz="0" w:space="0" w:color="auto"/>
                    <w:left w:val="none" w:sz="0" w:space="0" w:color="auto"/>
                    <w:bottom w:val="none" w:sz="0" w:space="0" w:color="auto"/>
                    <w:right w:val="none" w:sz="0" w:space="0" w:color="auto"/>
                  </w:divBdr>
                </w:div>
                <w:div w:id="1892500449">
                  <w:marLeft w:val="640"/>
                  <w:marRight w:val="0"/>
                  <w:marTop w:val="0"/>
                  <w:marBottom w:val="0"/>
                  <w:divBdr>
                    <w:top w:val="none" w:sz="0" w:space="0" w:color="auto"/>
                    <w:left w:val="none" w:sz="0" w:space="0" w:color="auto"/>
                    <w:bottom w:val="none" w:sz="0" w:space="0" w:color="auto"/>
                    <w:right w:val="none" w:sz="0" w:space="0" w:color="auto"/>
                  </w:divBdr>
                </w:div>
                <w:div w:id="443892192">
                  <w:marLeft w:val="640"/>
                  <w:marRight w:val="0"/>
                  <w:marTop w:val="0"/>
                  <w:marBottom w:val="0"/>
                  <w:divBdr>
                    <w:top w:val="none" w:sz="0" w:space="0" w:color="auto"/>
                    <w:left w:val="none" w:sz="0" w:space="0" w:color="auto"/>
                    <w:bottom w:val="none" w:sz="0" w:space="0" w:color="auto"/>
                    <w:right w:val="none" w:sz="0" w:space="0" w:color="auto"/>
                  </w:divBdr>
                </w:div>
                <w:div w:id="1006907000">
                  <w:marLeft w:val="640"/>
                  <w:marRight w:val="0"/>
                  <w:marTop w:val="0"/>
                  <w:marBottom w:val="0"/>
                  <w:divBdr>
                    <w:top w:val="none" w:sz="0" w:space="0" w:color="auto"/>
                    <w:left w:val="none" w:sz="0" w:space="0" w:color="auto"/>
                    <w:bottom w:val="none" w:sz="0" w:space="0" w:color="auto"/>
                    <w:right w:val="none" w:sz="0" w:space="0" w:color="auto"/>
                  </w:divBdr>
                </w:div>
                <w:div w:id="1373848759">
                  <w:marLeft w:val="640"/>
                  <w:marRight w:val="0"/>
                  <w:marTop w:val="0"/>
                  <w:marBottom w:val="0"/>
                  <w:divBdr>
                    <w:top w:val="none" w:sz="0" w:space="0" w:color="auto"/>
                    <w:left w:val="none" w:sz="0" w:space="0" w:color="auto"/>
                    <w:bottom w:val="none" w:sz="0" w:space="0" w:color="auto"/>
                    <w:right w:val="none" w:sz="0" w:space="0" w:color="auto"/>
                  </w:divBdr>
                </w:div>
                <w:div w:id="869220798">
                  <w:marLeft w:val="640"/>
                  <w:marRight w:val="0"/>
                  <w:marTop w:val="0"/>
                  <w:marBottom w:val="0"/>
                  <w:divBdr>
                    <w:top w:val="none" w:sz="0" w:space="0" w:color="auto"/>
                    <w:left w:val="none" w:sz="0" w:space="0" w:color="auto"/>
                    <w:bottom w:val="none" w:sz="0" w:space="0" w:color="auto"/>
                    <w:right w:val="none" w:sz="0" w:space="0" w:color="auto"/>
                  </w:divBdr>
                </w:div>
                <w:div w:id="1121656748">
                  <w:marLeft w:val="640"/>
                  <w:marRight w:val="0"/>
                  <w:marTop w:val="0"/>
                  <w:marBottom w:val="0"/>
                  <w:divBdr>
                    <w:top w:val="none" w:sz="0" w:space="0" w:color="auto"/>
                    <w:left w:val="none" w:sz="0" w:space="0" w:color="auto"/>
                    <w:bottom w:val="none" w:sz="0" w:space="0" w:color="auto"/>
                    <w:right w:val="none" w:sz="0" w:space="0" w:color="auto"/>
                  </w:divBdr>
                </w:div>
                <w:div w:id="493838824">
                  <w:marLeft w:val="640"/>
                  <w:marRight w:val="0"/>
                  <w:marTop w:val="0"/>
                  <w:marBottom w:val="0"/>
                  <w:divBdr>
                    <w:top w:val="none" w:sz="0" w:space="0" w:color="auto"/>
                    <w:left w:val="none" w:sz="0" w:space="0" w:color="auto"/>
                    <w:bottom w:val="none" w:sz="0" w:space="0" w:color="auto"/>
                    <w:right w:val="none" w:sz="0" w:space="0" w:color="auto"/>
                  </w:divBdr>
                </w:div>
                <w:div w:id="786583374">
                  <w:marLeft w:val="640"/>
                  <w:marRight w:val="0"/>
                  <w:marTop w:val="0"/>
                  <w:marBottom w:val="0"/>
                  <w:divBdr>
                    <w:top w:val="none" w:sz="0" w:space="0" w:color="auto"/>
                    <w:left w:val="none" w:sz="0" w:space="0" w:color="auto"/>
                    <w:bottom w:val="none" w:sz="0" w:space="0" w:color="auto"/>
                    <w:right w:val="none" w:sz="0" w:space="0" w:color="auto"/>
                  </w:divBdr>
                </w:div>
                <w:div w:id="239682143">
                  <w:marLeft w:val="640"/>
                  <w:marRight w:val="0"/>
                  <w:marTop w:val="0"/>
                  <w:marBottom w:val="0"/>
                  <w:divBdr>
                    <w:top w:val="none" w:sz="0" w:space="0" w:color="auto"/>
                    <w:left w:val="none" w:sz="0" w:space="0" w:color="auto"/>
                    <w:bottom w:val="none" w:sz="0" w:space="0" w:color="auto"/>
                    <w:right w:val="none" w:sz="0" w:space="0" w:color="auto"/>
                  </w:divBdr>
                </w:div>
                <w:div w:id="1423801569">
                  <w:marLeft w:val="640"/>
                  <w:marRight w:val="0"/>
                  <w:marTop w:val="0"/>
                  <w:marBottom w:val="0"/>
                  <w:divBdr>
                    <w:top w:val="none" w:sz="0" w:space="0" w:color="auto"/>
                    <w:left w:val="none" w:sz="0" w:space="0" w:color="auto"/>
                    <w:bottom w:val="none" w:sz="0" w:space="0" w:color="auto"/>
                    <w:right w:val="none" w:sz="0" w:space="0" w:color="auto"/>
                  </w:divBdr>
                </w:div>
                <w:div w:id="2097286817">
                  <w:marLeft w:val="640"/>
                  <w:marRight w:val="0"/>
                  <w:marTop w:val="0"/>
                  <w:marBottom w:val="0"/>
                  <w:divBdr>
                    <w:top w:val="none" w:sz="0" w:space="0" w:color="auto"/>
                    <w:left w:val="none" w:sz="0" w:space="0" w:color="auto"/>
                    <w:bottom w:val="none" w:sz="0" w:space="0" w:color="auto"/>
                    <w:right w:val="none" w:sz="0" w:space="0" w:color="auto"/>
                  </w:divBdr>
                </w:div>
                <w:div w:id="1226799208">
                  <w:marLeft w:val="640"/>
                  <w:marRight w:val="0"/>
                  <w:marTop w:val="0"/>
                  <w:marBottom w:val="0"/>
                  <w:divBdr>
                    <w:top w:val="none" w:sz="0" w:space="0" w:color="auto"/>
                    <w:left w:val="none" w:sz="0" w:space="0" w:color="auto"/>
                    <w:bottom w:val="none" w:sz="0" w:space="0" w:color="auto"/>
                    <w:right w:val="none" w:sz="0" w:space="0" w:color="auto"/>
                  </w:divBdr>
                </w:div>
                <w:div w:id="1275944082">
                  <w:marLeft w:val="640"/>
                  <w:marRight w:val="0"/>
                  <w:marTop w:val="0"/>
                  <w:marBottom w:val="0"/>
                  <w:divBdr>
                    <w:top w:val="none" w:sz="0" w:space="0" w:color="auto"/>
                    <w:left w:val="none" w:sz="0" w:space="0" w:color="auto"/>
                    <w:bottom w:val="none" w:sz="0" w:space="0" w:color="auto"/>
                    <w:right w:val="none" w:sz="0" w:space="0" w:color="auto"/>
                  </w:divBdr>
                </w:div>
                <w:div w:id="1815559838">
                  <w:marLeft w:val="640"/>
                  <w:marRight w:val="0"/>
                  <w:marTop w:val="0"/>
                  <w:marBottom w:val="0"/>
                  <w:divBdr>
                    <w:top w:val="none" w:sz="0" w:space="0" w:color="auto"/>
                    <w:left w:val="none" w:sz="0" w:space="0" w:color="auto"/>
                    <w:bottom w:val="none" w:sz="0" w:space="0" w:color="auto"/>
                    <w:right w:val="none" w:sz="0" w:space="0" w:color="auto"/>
                  </w:divBdr>
                </w:div>
                <w:div w:id="1454984579">
                  <w:marLeft w:val="640"/>
                  <w:marRight w:val="0"/>
                  <w:marTop w:val="0"/>
                  <w:marBottom w:val="0"/>
                  <w:divBdr>
                    <w:top w:val="none" w:sz="0" w:space="0" w:color="auto"/>
                    <w:left w:val="none" w:sz="0" w:space="0" w:color="auto"/>
                    <w:bottom w:val="none" w:sz="0" w:space="0" w:color="auto"/>
                    <w:right w:val="none" w:sz="0" w:space="0" w:color="auto"/>
                  </w:divBdr>
                </w:div>
                <w:div w:id="924924371">
                  <w:marLeft w:val="640"/>
                  <w:marRight w:val="0"/>
                  <w:marTop w:val="0"/>
                  <w:marBottom w:val="0"/>
                  <w:divBdr>
                    <w:top w:val="none" w:sz="0" w:space="0" w:color="auto"/>
                    <w:left w:val="none" w:sz="0" w:space="0" w:color="auto"/>
                    <w:bottom w:val="none" w:sz="0" w:space="0" w:color="auto"/>
                    <w:right w:val="none" w:sz="0" w:space="0" w:color="auto"/>
                  </w:divBdr>
                </w:div>
                <w:div w:id="2030179566">
                  <w:marLeft w:val="640"/>
                  <w:marRight w:val="0"/>
                  <w:marTop w:val="0"/>
                  <w:marBottom w:val="0"/>
                  <w:divBdr>
                    <w:top w:val="none" w:sz="0" w:space="0" w:color="auto"/>
                    <w:left w:val="none" w:sz="0" w:space="0" w:color="auto"/>
                    <w:bottom w:val="none" w:sz="0" w:space="0" w:color="auto"/>
                    <w:right w:val="none" w:sz="0" w:space="0" w:color="auto"/>
                  </w:divBdr>
                </w:div>
                <w:div w:id="263080110">
                  <w:marLeft w:val="640"/>
                  <w:marRight w:val="0"/>
                  <w:marTop w:val="0"/>
                  <w:marBottom w:val="0"/>
                  <w:divBdr>
                    <w:top w:val="none" w:sz="0" w:space="0" w:color="auto"/>
                    <w:left w:val="none" w:sz="0" w:space="0" w:color="auto"/>
                    <w:bottom w:val="none" w:sz="0" w:space="0" w:color="auto"/>
                    <w:right w:val="none" w:sz="0" w:space="0" w:color="auto"/>
                  </w:divBdr>
                </w:div>
                <w:div w:id="1764301172">
                  <w:marLeft w:val="640"/>
                  <w:marRight w:val="0"/>
                  <w:marTop w:val="0"/>
                  <w:marBottom w:val="0"/>
                  <w:divBdr>
                    <w:top w:val="none" w:sz="0" w:space="0" w:color="auto"/>
                    <w:left w:val="none" w:sz="0" w:space="0" w:color="auto"/>
                    <w:bottom w:val="none" w:sz="0" w:space="0" w:color="auto"/>
                    <w:right w:val="none" w:sz="0" w:space="0" w:color="auto"/>
                  </w:divBdr>
                </w:div>
              </w:divsChild>
            </w:div>
            <w:div w:id="139856988">
              <w:marLeft w:val="0"/>
              <w:marRight w:val="0"/>
              <w:marTop w:val="0"/>
              <w:marBottom w:val="0"/>
              <w:divBdr>
                <w:top w:val="none" w:sz="0" w:space="0" w:color="auto"/>
                <w:left w:val="none" w:sz="0" w:space="0" w:color="auto"/>
                <w:bottom w:val="none" w:sz="0" w:space="0" w:color="auto"/>
                <w:right w:val="none" w:sz="0" w:space="0" w:color="auto"/>
              </w:divBdr>
              <w:divsChild>
                <w:div w:id="570894255">
                  <w:marLeft w:val="640"/>
                  <w:marRight w:val="0"/>
                  <w:marTop w:val="0"/>
                  <w:marBottom w:val="0"/>
                  <w:divBdr>
                    <w:top w:val="none" w:sz="0" w:space="0" w:color="auto"/>
                    <w:left w:val="none" w:sz="0" w:space="0" w:color="auto"/>
                    <w:bottom w:val="none" w:sz="0" w:space="0" w:color="auto"/>
                    <w:right w:val="none" w:sz="0" w:space="0" w:color="auto"/>
                  </w:divBdr>
                </w:div>
                <w:div w:id="2028628434">
                  <w:marLeft w:val="640"/>
                  <w:marRight w:val="0"/>
                  <w:marTop w:val="0"/>
                  <w:marBottom w:val="0"/>
                  <w:divBdr>
                    <w:top w:val="none" w:sz="0" w:space="0" w:color="auto"/>
                    <w:left w:val="none" w:sz="0" w:space="0" w:color="auto"/>
                    <w:bottom w:val="none" w:sz="0" w:space="0" w:color="auto"/>
                    <w:right w:val="none" w:sz="0" w:space="0" w:color="auto"/>
                  </w:divBdr>
                </w:div>
                <w:div w:id="976648133">
                  <w:marLeft w:val="640"/>
                  <w:marRight w:val="0"/>
                  <w:marTop w:val="0"/>
                  <w:marBottom w:val="0"/>
                  <w:divBdr>
                    <w:top w:val="none" w:sz="0" w:space="0" w:color="auto"/>
                    <w:left w:val="none" w:sz="0" w:space="0" w:color="auto"/>
                    <w:bottom w:val="none" w:sz="0" w:space="0" w:color="auto"/>
                    <w:right w:val="none" w:sz="0" w:space="0" w:color="auto"/>
                  </w:divBdr>
                </w:div>
                <w:div w:id="1576935637">
                  <w:marLeft w:val="640"/>
                  <w:marRight w:val="0"/>
                  <w:marTop w:val="0"/>
                  <w:marBottom w:val="0"/>
                  <w:divBdr>
                    <w:top w:val="none" w:sz="0" w:space="0" w:color="auto"/>
                    <w:left w:val="none" w:sz="0" w:space="0" w:color="auto"/>
                    <w:bottom w:val="none" w:sz="0" w:space="0" w:color="auto"/>
                    <w:right w:val="none" w:sz="0" w:space="0" w:color="auto"/>
                  </w:divBdr>
                </w:div>
                <w:div w:id="294407903">
                  <w:marLeft w:val="640"/>
                  <w:marRight w:val="0"/>
                  <w:marTop w:val="0"/>
                  <w:marBottom w:val="0"/>
                  <w:divBdr>
                    <w:top w:val="none" w:sz="0" w:space="0" w:color="auto"/>
                    <w:left w:val="none" w:sz="0" w:space="0" w:color="auto"/>
                    <w:bottom w:val="none" w:sz="0" w:space="0" w:color="auto"/>
                    <w:right w:val="none" w:sz="0" w:space="0" w:color="auto"/>
                  </w:divBdr>
                </w:div>
                <w:div w:id="1300452140">
                  <w:marLeft w:val="640"/>
                  <w:marRight w:val="0"/>
                  <w:marTop w:val="0"/>
                  <w:marBottom w:val="0"/>
                  <w:divBdr>
                    <w:top w:val="none" w:sz="0" w:space="0" w:color="auto"/>
                    <w:left w:val="none" w:sz="0" w:space="0" w:color="auto"/>
                    <w:bottom w:val="none" w:sz="0" w:space="0" w:color="auto"/>
                    <w:right w:val="none" w:sz="0" w:space="0" w:color="auto"/>
                  </w:divBdr>
                </w:div>
                <w:div w:id="1344355100">
                  <w:marLeft w:val="640"/>
                  <w:marRight w:val="0"/>
                  <w:marTop w:val="0"/>
                  <w:marBottom w:val="0"/>
                  <w:divBdr>
                    <w:top w:val="none" w:sz="0" w:space="0" w:color="auto"/>
                    <w:left w:val="none" w:sz="0" w:space="0" w:color="auto"/>
                    <w:bottom w:val="none" w:sz="0" w:space="0" w:color="auto"/>
                    <w:right w:val="none" w:sz="0" w:space="0" w:color="auto"/>
                  </w:divBdr>
                </w:div>
                <w:div w:id="1177042779">
                  <w:marLeft w:val="640"/>
                  <w:marRight w:val="0"/>
                  <w:marTop w:val="0"/>
                  <w:marBottom w:val="0"/>
                  <w:divBdr>
                    <w:top w:val="none" w:sz="0" w:space="0" w:color="auto"/>
                    <w:left w:val="none" w:sz="0" w:space="0" w:color="auto"/>
                    <w:bottom w:val="none" w:sz="0" w:space="0" w:color="auto"/>
                    <w:right w:val="none" w:sz="0" w:space="0" w:color="auto"/>
                  </w:divBdr>
                </w:div>
                <w:div w:id="248196386">
                  <w:marLeft w:val="640"/>
                  <w:marRight w:val="0"/>
                  <w:marTop w:val="0"/>
                  <w:marBottom w:val="0"/>
                  <w:divBdr>
                    <w:top w:val="none" w:sz="0" w:space="0" w:color="auto"/>
                    <w:left w:val="none" w:sz="0" w:space="0" w:color="auto"/>
                    <w:bottom w:val="none" w:sz="0" w:space="0" w:color="auto"/>
                    <w:right w:val="none" w:sz="0" w:space="0" w:color="auto"/>
                  </w:divBdr>
                </w:div>
                <w:div w:id="1998335229">
                  <w:marLeft w:val="640"/>
                  <w:marRight w:val="0"/>
                  <w:marTop w:val="0"/>
                  <w:marBottom w:val="0"/>
                  <w:divBdr>
                    <w:top w:val="none" w:sz="0" w:space="0" w:color="auto"/>
                    <w:left w:val="none" w:sz="0" w:space="0" w:color="auto"/>
                    <w:bottom w:val="none" w:sz="0" w:space="0" w:color="auto"/>
                    <w:right w:val="none" w:sz="0" w:space="0" w:color="auto"/>
                  </w:divBdr>
                </w:div>
                <w:div w:id="1831603377">
                  <w:marLeft w:val="640"/>
                  <w:marRight w:val="0"/>
                  <w:marTop w:val="0"/>
                  <w:marBottom w:val="0"/>
                  <w:divBdr>
                    <w:top w:val="none" w:sz="0" w:space="0" w:color="auto"/>
                    <w:left w:val="none" w:sz="0" w:space="0" w:color="auto"/>
                    <w:bottom w:val="none" w:sz="0" w:space="0" w:color="auto"/>
                    <w:right w:val="none" w:sz="0" w:space="0" w:color="auto"/>
                  </w:divBdr>
                </w:div>
                <w:div w:id="1682275692">
                  <w:marLeft w:val="640"/>
                  <w:marRight w:val="0"/>
                  <w:marTop w:val="0"/>
                  <w:marBottom w:val="0"/>
                  <w:divBdr>
                    <w:top w:val="none" w:sz="0" w:space="0" w:color="auto"/>
                    <w:left w:val="none" w:sz="0" w:space="0" w:color="auto"/>
                    <w:bottom w:val="none" w:sz="0" w:space="0" w:color="auto"/>
                    <w:right w:val="none" w:sz="0" w:space="0" w:color="auto"/>
                  </w:divBdr>
                </w:div>
                <w:div w:id="1015227076">
                  <w:marLeft w:val="640"/>
                  <w:marRight w:val="0"/>
                  <w:marTop w:val="0"/>
                  <w:marBottom w:val="0"/>
                  <w:divBdr>
                    <w:top w:val="none" w:sz="0" w:space="0" w:color="auto"/>
                    <w:left w:val="none" w:sz="0" w:space="0" w:color="auto"/>
                    <w:bottom w:val="none" w:sz="0" w:space="0" w:color="auto"/>
                    <w:right w:val="none" w:sz="0" w:space="0" w:color="auto"/>
                  </w:divBdr>
                </w:div>
                <w:div w:id="1340695283">
                  <w:marLeft w:val="640"/>
                  <w:marRight w:val="0"/>
                  <w:marTop w:val="0"/>
                  <w:marBottom w:val="0"/>
                  <w:divBdr>
                    <w:top w:val="none" w:sz="0" w:space="0" w:color="auto"/>
                    <w:left w:val="none" w:sz="0" w:space="0" w:color="auto"/>
                    <w:bottom w:val="none" w:sz="0" w:space="0" w:color="auto"/>
                    <w:right w:val="none" w:sz="0" w:space="0" w:color="auto"/>
                  </w:divBdr>
                </w:div>
                <w:div w:id="778843079">
                  <w:marLeft w:val="640"/>
                  <w:marRight w:val="0"/>
                  <w:marTop w:val="0"/>
                  <w:marBottom w:val="0"/>
                  <w:divBdr>
                    <w:top w:val="none" w:sz="0" w:space="0" w:color="auto"/>
                    <w:left w:val="none" w:sz="0" w:space="0" w:color="auto"/>
                    <w:bottom w:val="none" w:sz="0" w:space="0" w:color="auto"/>
                    <w:right w:val="none" w:sz="0" w:space="0" w:color="auto"/>
                  </w:divBdr>
                </w:div>
                <w:div w:id="2064673031">
                  <w:marLeft w:val="640"/>
                  <w:marRight w:val="0"/>
                  <w:marTop w:val="0"/>
                  <w:marBottom w:val="0"/>
                  <w:divBdr>
                    <w:top w:val="none" w:sz="0" w:space="0" w:color="auto"/>
                    <w:left w:val="none" w:sz="0" w:space="0" w:color="auto"/>
                    <w:bottom w:val="none" w:sz="0" w:space="0" w:color="auto"/>
                    <w:right w:val="none" w:sz="0" w:space="0" w:color="auto"/>
                  </w:divBdr>
                </w:div>
                <w:div w:id="1416318984">
                  <w:marLeft w:val="640"/>
                  <w:marRight w:val="0"/>
                  <w:marTop w:val="0"/>
                  <w:marBottom w:val="0"/>
                  <w:divBdr>
                    <w:top w:val="none" w:sz="0" w:space="0" w:color="auto"/>
                    <w:left w:val="none" w:sz="0" w:space="0" w:color="auto"/>
                    <w:bottom w:val="none" w:sz="0" w:space="0" w:color="auto"/>
                    <w:right w:val="none" w:sz="0" w:space="0" w:color="auto"/>
                  </w:divBdr>
                </w:div>
                <w:div w:id="1666200727">
                  <w:marLeft w:val="640"/>
                  <w:marRight w:val="0"/>
                  <w:marTop w:val="0"/>
                  <w:marBottom w:val="0"/>
                  <w:divBdr>
                    <w:top w:val="none" w:sz="0" w:space="0" w:color="auto"/>
                    <w:left w:val="none" w:sz="0" w:space="0" w:color="auto"/>
                    <w:bottom w:val="none" w:sz="0" w:space="0" w:color="auto"/>
                    <w:right w:val="none" w:sz="0" w:space="0" w:color="auto"/>
                  </w:divBdr>
                </w:div>
                <w:div w:id="430512462">
                  <w:marLeft w:val="640"/>
                  <w:marRight w:val="0"/>
                  <w:marTop w:val="0"/>
                  <w:marBottom w:val="0"/>
                  <w:divBdr>
                    <w:top w:val="none" w:sz="0" w:space="0" w:color="auto"/>
                    <w:left w:val="none" w:sz="0" w:space="0" w:color="auto"/>
                    <w:bottom w:val="none" w:sz="0" w:space="0" w:color="auto"/>
                    <w:right w:val="none" w:sz="0" w:space="0" w:color="auto"/>
                  </w:divBdr>
                </w:div>
                <w:div w:id="1292638100">
                  <w:marLeft w:val="640"/>
                  <w:marRight w:val="0"/>
                  <w:marTop w:val="0"/>
                  <w:marBottom w:val="0"/>
                  <w:divBdr>
                    <w:top w:val="none" w:sz="0" w:space="0" w:color="auto"/>
                    <w:left w:val="none" w:sz="0" w:space="0" w:color="auto"/>
                    <w:bottom w:val="none" w:sz="0" w:space="0" w:color="auto"/>
                    <w:right w:val="none" w:sz="0" w:space="0" w:color="auto"/>
                  </w:divBdr>
                </w:div>
              </w:divsChild>
            </w:div>
            <w:div w:id="1663894028">
              <w:marLeft w:val="0"/>
              <w:marRight w:val="0"/>
              <w:marTop w:val="0"/>
              <w:marBottom w:val="0"/>
              <w:divBdr>
                <w:top w:val="none" w:sz="0" w:space="0" w:color="auto"/>
                <w:left w:val="none" w:sz="0" w:space="0" w:color="auto"/>
                <w:bottom w:val="none" w:sz="0" w:space="0" w:color="auto"/>
                <w:right w:val="none" w:sz="0" w:space="0" w:color="auto"/>
              </w:divBdr>
              <w:divsChild>
                <w:div w:id="762454079">
                  <w:marLeft w:val="640"/>
                  <w:marRight w:val="0"/>
                  <w:marTop w:val="0"/>
                  <w:marBottom w:val="0"/>
                  <w:divBdr>
                    <w:top w:val="none" w:sz="0" w:space="0" w:color="auto"/>
                    <w:left w:val="none" w:sz="0" w:space="0" w:color="auto"/>
                    <w:bottom w:val="none" w:sz="0" w:space="0" w:color="auto"/>
                    <w:right w:val="none" w:sz="0" w:space="0" w:color="auto"/>
                  </w:divBdr>
                </w:div>
                <w:div w:id="884104981">
                  <w:marLeft w:val="640"/>
                  <w:marRight w:val="0"/>
                  <w:marTop w:val="0"/>
                  <w:marBottom w:val="0"/>
                  <w:divBdr>
                    <w:top w:val="none" w:sz="0" w:space="0" w:color="auto"/>
                    <w:left w:val="none" w:sz="0" w:space="0" w:color="auto"/>
                    <w:bottom w:val="none" w:sz="0" w:space="0" w:color="auto"/>
                    <w:right w:val="none" w:sz="0" w:space="0" w:color="auto"/>
                  </w:divBdr>
                </w:div>
                <w:div w:id="1051999217">
                  <w:marLeft w:val="640"/>
                  <w:marRight w:val="0"/>
                  <w:marTop w:val="0"/>
                  <w:marBottom w:val="0"/>
                  <w:divBdr>
                    <w:top w:val="none" w:sz="0" w:space="0" w:color="auto"/>
                    <w:left w:val="none" w:sz="0" w:space="0" w:color="auto"/>
                    <w:bottom w:val="none" w:sz="0" w:space="0" w:color="auto"/>
                    <w:right w:val="none" w:sz="0" w:space="0" w:color="auto"/>
                  </w:divBdr>
                </w:div>
                <w:div w:id="679626492">
                  <w:marLeft w:val="640"/>
                  <w:marRight w:val="0"/>
                  <w:marTop w:val="0"/>
                  <w:marBottom w:val="0"/>
                  <w:divBdr>
                    <w:top w:val="none" w:sz="0" w:space="0" w:color="auto"/>
                    <w:left w:val="none" w:sz="0" w:space="0" w:color="auto"/>
                    <w:bottom w:val="none" w:sz="0" w:space="0" w:color="auto"/>
                    <w:right w:val="none" w:sz="0" w:space="0" w:color="auto"/>
                  </w:divBdr>
                </w:div>
                <w:div w:id="1349719431">
                  <w:marLeft w:val="640"/>
                  <w:marRight w:val="0"/>
                  <w:marTop w:val="0"/>
                  <w:marBottom w:val="0"/>
                  <w:divBdr>
                    <w:top w:val="none" w:sz="0" w:space="0" w:color="auto"/>
                    <w:left w:val="none" w:sz="0" w:space="0" w:color="auto"/>
                    <w:bottom w:val="none" w:sz="0" w:space="0" w:color="auto"/>
                    <w:right w:val="none" w:sz="0" w:space="0" w:color="auto"/>
                  </w:divBdr>
                </w:div>
                <w:div w:id="1470629062">
                  <w:marLeft w:val="640"/>
                  <w:marRight w:val="0"/>
                  <w:marTop w:val="0"/>
                  <w:marBottom w:val="0"/>
                  <w:divBdr>
                    <w:top w:val="none" w:sz="0" w:space="0" w:color="auto"/>
                    <w:left w:val="none" w:sz="0" w:space="0" w:color="auto"/>
                    <w:bottom w:val="none" w:sz="0" w:space="0" w:color="auto"/>
                    <w:right w:val="none" w:sz="0" w:space="0" w:color="auto"/>
                  </w:divBdr>
                </w:div>
                <w:div w:id="447310172">
                  <w:marLeft w:val="640"/>
                  <w:marRight w:val="0"/>
                  <w:marTop w:val="0"/>
                  <w:marBottom w:val="0"/>
                  <w:divBdr>
                    <w:top w:val="none" w:sz="0" w:space="0" w:color="auto"/>
                    <w:left w:val="none" w:sz="0" w:space="0" w:color="auto"/>
                    <w:bottom w:val="none" w:sz="0" w:space="0" w:color="auto"/>
                    <w:right w:val="none" w:sz="0" w:space="0" w:color="auto"/>
                  </w:divBdr>
                </w:div>
                <w:div w:id="221405083">
                  <w:marLeft w:val="640"/>
                  <w:marRight w:val="0"/>
                  <w:marTop w:val="0"/>
                  <w:marBottom w:val="0"/>
                  <w:divBdr>
                    <w:top w:val="none" w:sz="0" w:space="0" w:color="auto"/>
                    <w:left w:val="none" w:sz="0" w:space="0" w:color="auto"/>
                    <w:bottom w:val="none" w:sz="0" w:space="0" w:color="auto"/>
                    <w:right w:val="none" w:sz="0" w:space="0" w:color="auto"/>
                  </w:divBdr>
                </w:div>
                <w:div w:id="1409577200">
                  <w:marLeft w:val="640"/>
                  <w:marRight w:val="0"/>
                  <w:marTop w:val="0"/>
                  <w:marBottom w:val="0"/>
                  <w:divBdr>
                    <w:top w:val="none" w:sz="0" w:space="0" w:color="auto"/>
                    <w:left w:val="none" w:sz="0" w:space="0" w:color="auto"/>
                    <w:bottom w:val="none" w:sz="0" w:space="0" w:color="auto"/>
                    <w:right w:val="none" w:sz="0" w:space="0" w:color="auto"/>
                  </w:divBdr>
                </w:div>
                <w:div w:id="1677927886">
                  <w:marLeft w:val="640"/>
                  <w:marRight w:val="0"/>
                  <w:marTop w:val="0"/>
                  <w:marBottom w:val="0"/>
                  <w:divBdr>
                    <w:top w:val="none" w:sz="0" w:space="0" w:color="auto"/>
                    <w:left w:val="none" w:sz="0" w:space="0" w:color="auto"/>
                    <w:bottom w:val="none" w:sz="0" w:space="0" w:color="auto"/>
                    <w:right w:val="none" w:sz="0" w:space="0" w:color="auto"/>
                  </w:divBdr>
                </w:div>
                <w:div w:id="1705322705">
                  <w:marLeft w:val="640"/>
                  <w:marRight w:val="0"/>
                  <w:marTop w:val="0"/>
                  <w:marBottom w:val="0"/>
                  <w:divBdr>
                    <w:top w:val="none" w:sz="0" w:space="0" w:color="auto"/>
                    <w:left w:val="none" w:sz="0" w:space="0" w:color="auto"/>
                    <w:bottom w:val="none" w:sz="0" w:space="0" w:color="auto"/>
                    <w:right w:val="none" w:sz="0" w:space="0" w:color="auto"/>
                  </w:divBdr>
                </w:div>
                <w:div w:id="1773818931">
                  <w:marLeft w:val="640"/>
                  <w:marRight w:val="0"/>
                  <w:marTop w:val="0"/>
                  <w:marBottom w:val="0"/>
                  <w:divBdr>
                    <w:top w:val="none" w:sz="0" w:space="0" w:color="auto"/>
                    <w:left w:val="none" w:sz="0" w:space="0" w:color="auto"/>
                    <w:bottom w:val="none" w:sz="0" w:space="0" w:color="auto"/>
                    <w:right w:val="none" w:sz="0" w:space="0" w:color="auto"/>
                  </w:divBdr>
                </w:div>
                <w:div w:id="1287397108">
                  <w:marLeft w:val="640"/>
                  <w:marRight w:val="0"/>
                  <w:marTop w:val="0"/>
                  <w:marBottom w:val="0"/>
                  <w:divBdr>
                    <w:top w:val="none" w:sz="0" w:space="0" w:color="auto"/>
                    <w:left w:val="none" w:sz="0" w:space="0" w:color="auto"/>
                    <w:bottom w:val="none" w:sz="0" w:space="0" w:color="auto"/>
                    <w:right w:val="none" w:sz="0" w:space="0" w:color="auto"/>
                  </w:divBdr>
                </w:div>
                <w:div w:id="343898955">
                  <w:marLeft w:val="640"/>
                  <w:marRight w:val="0"/>
                  <w:marTop w:val="0"/>
                  <w:marBottom w:val="0"/>
                  <w:divBdr>
                    <w:top w:val="none" w:sz="0" w:space="0" w:color="auto"/>
                    <w:left w:val="none" w:sz="0" w:space="0" w:color="auto"/>
                    <w:bottom w:val="none" w:sz="0" w:space="0" w:color="auto"/>
                    <w:right w:val="none" w:sz="0" w:space="0" w:color="auto"/>
                  </w:divBdr>
                </w:div>
                <w:div w:id="166600570">
                  <w:marLeft w:val="640"/>
                  <w:marRight w:val="0"/>
                  <w:marTop w:val="0"/>
                  <w:marBottom w:val="0"/>
                  <w:divBdr>
                    <w:top w:val="none" w:sz="0" w:space="0" w:color="auto"/>
                    <w:left w:val="none" w:sz="0" w:space="0" w:color="auto"/>
                    <w:bottom w:val="none" w:sz="0" w:space="0" w:color="auto"/>
                    <w:right w:val="none" w:sz="0" w:space="0" w:color="auto"/>
                  </w:divBdr>
                </w:div>
                <w:div w:id="465978103">
                  <w:marLeft w:val="640"/>
                  <w:marRight w:val="0"/>
                  <w:marTop w:val="0"/>
                  <w:marBottom w:val="0"/>
                  <w:divBdr>
                    <w:top w:val="none" w:sz="0" w:space="0" w:color="auto"/>
                    <w:left w:val="none" w:sz="0" w:space="0" w:color="auto"/>
                    <w:bottom w:val="none" w:sz="0" w:space="0" w:color="auto"/>
                    <w:right w:val="none" w:sz="0" w:space="0" w:color="auto"/>
                  </w:divBdr>
                </w:div>
                <w:div w:id="634065725">
                  <w:marLeft w:val="640"/>
                  <w:marRight w:val="0"/>
                  <w:marTop w:val="0"/>
                  <w:marBottom w:val="0"/>
                  <w:divBdr>
                    <w:top w:val="none" w:sz="0" w:space="0" w:color="auto"/>
                    <w:left w:val="none" w:sz="0" w:space="0" w:color="auto"/>
                    <w:bottom w:val="none" w:sz="0" w:space="0" w:color="auto"/>
                    <w:right w:val="none" w:sz="0" w:space="0" w:color="auto"/>
                  </w:divBdr>
                </w:div>
                <w:div w:id="617177996">
                  <w:marLeft w:val="640"/>
                  <w:marRight w:val="0"/>
                  <w:marTop w:val="0"/>
                  <w:marBottom w:val="0"/>
                  <w:divBdr>
                    <w:top w:val="none" w:sz="0" w:space="0" w:color="auto"/>
                    <w:left w:val="none" w:sz="0" w:space="0" w:color="auto"/>
                    <w:bottom w:val="none" w:sz="0" w:space="0" w:color="auto"/>
                    <w:right w:val="none" w:sz="0" w:space="0" w:color="auto"/>
                  </w:divBdr>
                </w:div>
                <w:div w:id="383868884">
                  <w:marLeft w:val="640"/>
                  <w:marRight w:val="0"/>
                  <w:marTop w:val="0"/>
                  <w:marBottom w:val="0"/>
                  <w:divBdr>
                    <w:top w:val="none" w:sz="0" w:space="0" w:color="auto"/>
                    <w:left w:val="none" w:sz="0" w:space="0" w:color="auto"/>
                    <w:bottom w:val="none" w:sz="0" w:space="0" w:color="auto"/>
                    <w:right w:val="none" w:sz="0" w:space="0" w:color="auto"/>
                  </w:divBdr>
                </w:div>
                <w:div w:id="2029595547">
                  <w:marLeft w:val="640"/>
                  <w:marRight w:val="0"/>
                  <w:marTop w:val="0"/>
                  <w:marBottom w:val="0"/>
                  <w:divBdr>
                    <w:top w:val="none" w:sz="0" w:space="0" w:color="auto"/>
                    <w:left w:val="none" w:sz="0" w:space="0" w:color="auto"/>
                    <w:bottom w:val="none" w:sz="0" w:space="0" w:color="auto"/>
                    <w:right w:val="none" w:sz="0" w:space="0" w:color="auto"/>
                  </w:divBdr>
                </w:div>
              </w:divsChild>
            </w:div>
            <w:div w:id="2108649096">
              <w:marLeft w:val="0"/>
              <w:marRight w:val="0"/>
              <w:marTop w:val="0"/>
              <w:marBottom w:val="0"/>
              <w:divBdr>
                <w:top w:val="none" w:sz="0" w:space="0" w:color="auto"/>
                <w:left w:val="none" w:sz="0" w:space="0" w:color="auto"/>
                <w:bottom w:val="none" w:sz="0" w:space="0" w:color="auto"/>
                <w:right w:val="none" w:sz="0" w:space="0" w:color="auto"/>
              </w:divBdr>
              <w:divsChild>
                <w:div w:id="420026739">
                  <w:marLeft w:val="640"/>
                  <w:marRight w:val="0"/>
                  <w:marTop w:val="0"/>
                  <w:marBottom w:val="0"/>
                  <w:divBdr>
                    <w:top w:val="none" w:sz="0" w:space="0" w:color="auto"/>
                    <w:left w:val="none" w:sz="0" w:space="0" w:color="auto"/>
                    <w:bottom w:val="none" w:sz="0" w:space="0" w:color="auto"/>
                    <w:right w:val="none" w:sz="0" w:space="0" w:color="auto"/>
                  </w:divBdr>
                </w:div>
                <w:div w:id="1363438221">
                  <w:marLeft w:val="640"/>
                  <w:marRight w:val="0"/>
                  <w:marTop w:val="0"/>
                  <w:marBottom w:val="0"/>
                  <w:divBdr>
                    <w:top w:val="none" w:sz="0" w:space="0" w:color="auto"/>
                    <w:left w:val="none" w:sz="0" w:space="0" w:color="auto"/>
                    <w:bottom w:val="none" w:sz="0" w:space="0" w:color="auto"/>
                    <w:right w:val="none" w:sz="0" w:space="0" w:color="auto"/>
                  </w:divBdr>
                </w:div>
                <w:div w:id="1296134485">
                  <w:marLeft w:val="640"/>
                  <w:marRight w:val="0"/>
                  <w:marTop w:val="0"/>
                  <w:marBottom w:val="0"/>
                  <w:divBdr>
                    <w:top w:val="none" w:sz="0" w:space="0" w:color="auto"/>
                    <w:left w:val="none" w:sz="0" w:space="0" w:color="auto"/>
                    <w:bottom w:val="none" w:sz="0" w:space="0" w:color="auto"/>
                    <w:right w:val="none" w:sz="0" w:space="0" w:color="auto"/>
                  </w:divBdr>
                </w:div>
                <w:div w:id="1690720354">
                  <w:marLeft w:val="640"/>
                  <w:marRight w:val="0"/>
                  <w:marTop w:val="0"/>
                  <w:marBottom w:val="0"/>
                  <w:divBdr>
                    <w:top w:val="none" w:sz="0" w:space="0" w:color="auto"/>
                    <w:left w:val="none" w:sz="0" w:space="0" w:color="auto"/>
                    <w:bottom w:val="none" w:sz="0" w:space="0" w:color="auto"/>
                    <w:right w:val="none" w:sz="0" w:space="0" w:color="auto"/>
                  </w:divBdr>
                </w:div>
                <w:div w:id="1530333223">
                  <w:marLeft w:val="640"/>
                  <w:marRight w:val="0"/>
                  <w:marTop w:val="0"/>
                  <w:marBottom w:val="0"/>
                  <w:divBdr>
                    <w:top w:val="none" w:sz="0" w:space="0" w:color="auto"/>
                    <w:left w:val="none" w:sz="0" w:space="0" w:color="auto"/>
                    <w:bottom w:val="none" w:sz="0" w:space="0" w:color="auto"/>
                    <w:right w:val="none" w:sz="0" w:space="0" w:color="auto"/>
                  </w:divBdr>
                </w:div>
                <w:div w:id="1520192428">
                  <w:marLeft w:val="640"/>
                  <w:marRight w:val="0"/>
                  <w:marTop w:val="0"/>
                  <w:marBottom w:val="0"/>
                  <w:divBdr>
                    <w:top w:val="none" w:sz="0" w:space="0" w:color="auto"/>
                    <w:left w:val="none" w:sz="0" w:space="0" w:color="auto"/>
                    <w:bottom w:val="none" w:sz="0" w:space="0" w:color="auto"/>
                    <w:right w:val="none" w:sz="0" w:space="0" w:color="auto"/>
                  </w:divBdr>
                </w:div>
                <w:div w:id="639578379">
                  <w:marLeft w:val="640"/>
                  <w:marRight w:val="0"/>
                  <w:marTop w:val="0"/>
                  <w:marBottom w:val="0"/>
                  <w:divBdr>
                    <w:top w:val="none" w:sz="0" w:space="0" w:color="auto"/>
                    <w:left w:val="none" w:sz="0" w:space="0" w:color="auto"/>
                    <w:bottom w:val="none" w:sz="0" w:space="0" w:color="auto"/>
                    <w:right w:val="none" w:sz="0" w:space="0" w:color="auto"/>
                  </w:divBdr>
                </w:div>
                <w:div w:id="397827306">
                  <w:marLeft w:val="640"/>
                  <w:marRight w:val="0"/>
                  <w:marTop w:val="0"/>
                  <w:marBottom w:val="0"/>
                  <w:divBdr>
                    <w:top w:val="none" w:sz="0" w:space="0" w:color="auto"/>
                    <w:left w:val="none" w:sz="0" w:space="0" w:color="auto"/>
                    <w:bottom w:val="none" w:sz="0" w:space="0" w:color="auto"/>
                    <w:right w:val="none" w:sz="0" w:space="0" w:color="auto"/>
                  </w:divBdr>
                </w:div>
                <w:div w:id="501549965">
                  <w:marLeft w:val="640"/>
                  <w:marRight w:val="0"/>
                  <w:marTop w:val="0"/>
                  <w:marBottom w:val="0"/>
                  <w:divBdr>
                    <w:top w:val="none" w:sz="0" w:space="0" w:color="auto"/>
                    <w:left w:val="none" w:sz="0" w:space="0" w:color="auto"/>
                    <w:bottom w:val="none" w:sz="0" w:space="0" w:color="auto"/>
                    <w:right w:val="none" w:sz="0" w:space="0" w:color="auto"/>
                  </w:divBdr>
                </w:div>
                <w:div w:id="896086967">
                  <w:marLeft w:val="640"/>
                  <w:marRight w:val="0"/>
                  <w:marTop w:val="0"/>
                  <w:marBottom w:val="0"/>
                  <w:divBdr>
                    <w:top w:val="none" w:sz="0" w:space="0" w:color="auto"/>
                    <w:left w:val="none" w:sz="0" w:space="0" w:color="auto"/>
                    <w:bottom w:val="none" w:sz="0" w:space="0" w:color="auto"/>
                    <w:right w:val="none" w:sz="0" w:space="0" w:color="auto"/>
                  </w:divBdr>
                </w:div>
                <w:div w:id="62796590">
                  <w:marLeft w:val="640"/>
                  <w:marRight w:val="0"/>
                  <w:marTop w:val="0"/>
                  <w:marBottom w:val="0"/>
                  <w:divBdr>
                    <w:top w:val="none" w:sz="0" w:space="0" w:color="auto"/>
                    <w:left w:val="none" w:sz="0" w:space="0" w:color="auto"/>
                    <w:bottom w:val="none" w:sz="0" w:space="0" w:color="auto"/>
                    <w:right w:val="none" w:sz="0" w:space="0" w:color="auto"/>
                  </w:divBdr>
                </w:div>
                <w:div w:id="2146435372">
                  <w:marLeft w:val="640"/>
                  <w:marRight w:val="0"/>
                  <w:marTop w:val="0"/>
                  <w:marBottom w:val="0"/>
                  <w:divBdr>
                    <w:top w:val="none" w:sz="0" w:space="0" w:color="auto"/>
                    <w:left w:val="none" w:sz="0" w:space="0" w:color="auto"/>
                    <w:bottom w:val="none" w:sz="0" w:space="0" w:color="auto"/>
                    <w:right w:val="none" w:sz="0" w:space="0" w:color="auto"/>
                  </w:divBdr>
                </w:div>
                <w:div w:id="34357956">
                  <w:marLeft w:val="640"/>
                  <w:marRight w:val="0"/>
                  <w:marTop w:val="0"/>
                  <w:marBottom w:val="0"/>
                  <w:divBdr>
                    <w:top w:val="none" w:sz="0" w:space="0" w:color="auto"/>
                    <w:left w:val="none" w:sz="0" w:space="0" w:color="auto"/>
                    <w:bottom w:val="none" w:sz="0" w:space="0" w:color="auto"/>
                    <w:right w:val="none" w:sz="0" w:space="0" w:color="auto"/>
                  </w:divBdr>
                </w:div>
                <w:div w:id="1726027002">
                  <w:marLeft w:val="640"/>
                  <w:marRight w:val="0"/>
                  <w:marTop w:val="0"/>
                  <w:marBottom w:val="0"/>
                  <w:divBdr>
                    <w:top w:val="none" w:sz="0" w:space="0" w:color="auto"/>
                    <w:left w:val="none" w:sz="0" w:space="0" w:color="auto"/>
                    <w:bottom w:val="none" w:sz="0" w:space="0" w:color="auto"/>
                    <w:right w:val="none" w:sz="0" w:space="0" w:color="auto"/>
                  </w:divBdr>
                </w:div>
                <w:div w:id="1309162902">
                  <w:marLeft w:val="640"/>
                  <w:marRight w:val="0"/>
                  <w:marTop w:val="0"/>
                  <w:marBottom w:val="0"/>
                  <w:divBdr>
                    <w:top w:val="none" w:sz="0" w:space="0" w:color="auto"/>
                    <w:left w:val="none" w:sz="0" w:space="0" w:color="auto"/>
                    <w:bottom w:val="none" w:sz="0" w:space="0" w:color="auto"/>
                    <w:right w:val="none" w:sz="0" w:space="0" w:color="auto"/>
                  </w:divBdr>
                </w:div>
                <w:div w:id="1150557411">
                  <w:marLeft w:val="640"/>
                  <w:marRight w:val="0"/>
                  <w:marTop w:val="0"/>
                  <w:marBottom w:val="0"/>
                  <w:divBdr>
                    <w:top w:val="none" w:sz="0" w:space="0" w:color="auto"/>
                    <w:left w:val="none" w:sz="0" w:space="0" w:color="auto"/>
                    <w:bottom w:val="none" w:sz="0" w:space="0" w:color="auto"/>
                    <w:right w:val="none" w:sz="0" w:space="0" w:color="auto"/>
                  </w:divBdr>
                </w:div>
                <w:div w:id="1191141889">
                  <w:marLeft w:val="640"/>
                  <w:marRight w:val="0"/>
                  <w:marTop w:val="0"/>
                  <w:marBottom w:val="0"/>
                  <w:divBdr>
                    <w:top w:val="none" w:sz="0" w:space="0" w:color="auto"/>
                    <w:left w:val="none" w:sz="0" w:space="0" w:color="auto"/>
                    <w:bottom w:val="none" w:sz="0" w:space="0" w:color="auto"/>
                    <w:right w:val="none" w:sz="0" w:space="0" w:color="auto"/>
                  </w:divBdr>
                </w:div>
                <w:div w:id="1643316105">
                  <w:marLeft w:val="640"/>
                  <w:marRight w:val="0"/>
                  <w:marTop w:val="0"/>
                  <w:marBottom w:val="0"/>
                  <w:divBdr>
                    <w:top w:val="none" w:sz="0" w:space="0" w:color="auto"/>
                    <w:left w:val="none" w:sz="0" w:space="0" w:color="auto"/>
                    <w:bottom w:val="none" w:sz="0" w:space="0" w:color="auto"/>
                    <w:right w:val="none" w:sz="0" w:space="0" w:color="auto"/>
                  </w:divBdr>
                </w:div>
                <w:div w:id="946885659">
                  <w:marLeft w:val="640"/>
                  <w:marRight w:val="0"/>
                  <w:marTop w:val="0"/>
                  <w:marBottom w:val="0"/>
                  <w:divBdr>
                    <w:top w:val="none" w:sz="0" w:space="0" w:color="auto"/>
                    <w:left w:val="none" w:sz="0" w:space="0" w:color="auto"/>
                    <w:bottom w:val="none" w:sz="0" w:space="0" w:color="auto"/>
                    <w:right w:val="none" w:sz="0" w:space="0" w:color="auto"/>
                  </w:divBdr>
                </w:div>
                <w:div w:id="811606512">
                  <w:marLeft w:val="640"/>
                  <w:marRight w:val="0"/>
                  <w:marTop w:val="0"/>
                  <w:marBottom w:val="0"/>
                  <w:divBdr>
                    <w:top w:val="none" w:sz="0" w:space="0" w:color="auto"/>
                    <w:left w:val="none" w:sz="0" w:space="0" w:color="auto"/>
                    <w:bottom w:val="none" w:sz="0" w:space="0" w:color="auto"/>
                    <w:right w:val="none" w:sz="0" w:space="0" w:color="auto"/>
                  </w:divBdr>
                </w:div>
              </w:divsChild>
            </w:div>
            <w:div w:id="2131774821">
              <w:marLeft w:val="0"/>
              <w:marRight w:val="0"/>
              <w:marTop w:val="0"/>
              <w:marBottom w:val="0"/>
              <w:divBdr>
                <w:top w:val="none" w:sz="0" w:space="0" w:color="auto"/>
                <w:left w:val="none" w:sz="0" w:space="0" w:color="auto"/>
                <w:bottom w:val="none" w:sz="0" w:space="0" w:color="auto"/>
                <w:right w:val="none" w:sz="0" w:space="0" w:color="auto"/>
              </w:divBdr>
              <w:divsChild>
                <w:div w:id="259948183">
                  <w:marLeft w:val="640"/>
                  <w:marRight w:val="0"/>
                  <w:marTop w:val="0"/>
                  <w:marBottom w:val="0"/>
                  <w:divBdr>
                    <w:top w:val="none" w:sz="0" w:space="0" w:color="auto"/>
                    <w:left w:val="none" w:sz="0" w:space="0" w:color="auto"/>
                    <w:bottom w:val="none" w:sz="0" w:space="0" w:color="auto"/>
                    <w:right w:val="none" w:sz="0" w:space="0" w:color="auto"/>
                  </w:divBdr>
                </w:div>
                <w:div w:id="666832047">
                  <w:marLeft w:val="640"/>
                  <w:marRight w:val="0"/>
                  <w:marTop w:val="0"/>
                  <w:marBottom w:val="0"/>
                  <w:divBdr>
                    <w:top w:val="none" w:sz="0" w:space="0" w:color="auto"/>
                    <w:left w:val="none" w:sz="0" w:space="0" w:color="auto"/>
                    <w:bottom w:val="none" w:sz="0" w:space="0" w:color="auto"/>
                    <w:right w:val="none" w:sz="0" w:space="0" w:color="auto"/>
                  </w:divBdr>
                </w:div>
                <w:div w:id="578179327">
                  <w:marLeft w:val="640"/>
                  <w:marRight w:val="0"/>
                  <w:marTop w:val="0"/>
                  <w:marBottom w:val="0"/>
                  <w:divBdr>
                    <w:top w:val="none" w:sz="0" w:space="0" w:color="auto"/>
                    <w:left w:val="none" w:sz="0" w:space="0" w:color="auto"/>
                    <w:bottom w:val="none" w:sz="0" w:space="0" w:color="auto"/>
                    <w:right w:val="none" w:sz="0" w:space="0" w:color="auto"/>
                  </w:divBdr>
                </w:div>
                <w:div w:id="1425760415">
                  <w:marLeft w:val="640"/>
                  <w:marRight w:val="0"/>
                  <w:marTop w:val="0"/>
                  <w:marBottom w:val="0"/>
                  <w:divBdr>
                    <w:top w:val="none" w:sz="0" w:space="0" w:color="auto"/>
                    <w:left w:val="none" w:sz="0" w:space="0" w:color="auto"/>
                    <w:bottom w:val="none" w:sz="0" w:space="0" w:color="auto"/>
                    <w:right w:val="none" w:sz="0" w:space="0" w:color="auto"/>
                  </w:divBdr>
                </w:div>
                <w:div w:id="1330912238">
                  <w:marLeft w:val="640"/>
                  <w:marRight w:val="0"/>
                  <w:marTop w:val="0"/>
                  <w:marBottom w:val="0"/>
                  <w:divBdr>
                    <w:top w:val="none" w:sz="0" w:space="0" w:color="auto"/>
                    <w:left w:val="none" w:sz="0" w:space="0" w:color="auto"/>
                    <w:bottom w:val="none" w:sz="0" w:space="0" w:color="auto"/>
                    <w:right w:val="none" w:sz="0" w:space="0" w:color="auto"/>
                  </w:divBdr>
                </w:div>
                <w:div w:id="2115513642">
                  <w:marLeft w:val="640"/>
                  <w:marRight w:val="0"/>
                  <w:marTop w:val="0"/>
                  <w:marBottom w:val="0"/>
                  <w:divBdr>
                    <w:top w:val="none" w:sz="0" w:space="0" w:color="auto"/>
                    <w:left w:val="none" w:sz="0" w:space="0" w:color="auto"/>
                    <w:bottom w:val="none" w:sz="0" w:space="0" w:color="auto"/>
                    <w:right w:val="none" w:sz="0" w:space="0" w:color="auto"/>
                  </w:divBdr>
                </w:div>
                <w:div w:id="845024284">
                  <w:marLeft w:val="640"/>
                  <w:marRight w:val="0"/>
                  <w:marTop w:val="0"/>
                  <w:marBottom w:val="0"/>
                  <w:divBdr>
                    <w:top w:val="none" w:sz="0" w:space="0" w:color="auto"/>
                    <w:left w:val="none" w:sz="0" w:space="0" w:color="auto"/>
                    <w:bottom w:val="none" w:sz="0" w:space="0" w:color="auto"/>
                    <w:right w:val="none" w:sz="0" w:space="0" w:color="auto"/>
                  </w:divBdr>
                </w:div>
                <w:div w:id="134808667">
                  <w:marLeft w:val="640"/>
                  <w:marRight w:val="0"/>
                  <w:marTop w:val="0"/>
                  <w:marBottom w:val="0"/>
                  <w:divBdr>
                    <w:top w:val="none" w:sz="0" w:space="0" w:color="auto"/>
                    <w:left w:val="none" w:sz="0" w:space="0" w:color="auto"/>
                    <w:bottom w:val="none" w:sz="0" w:space="0" w:color="auto"/>
                    <w:right w:val="none" w:sz="0" w:space="0" w:color="auto"/>
                  </w:divBdr>
                </w:div>
                <w:div w:id="273052513">
                  <w:marLeft w:val="640"/>
                  <w:marRight w:val="0"/>
                  <w:marTop w:val="0"/>
                  <w:marBottom w:val="0"/>
                  <w:divBdr>
                    <w:top w:val="none" w:sz="0" w:space="0" w:color="auto"/>
                    <w:left w:val="none" w:sz="0" w:space="0" w:color="auto"/>
                    <w:bottom w:val="none" w:sz="0" w:space="0" w:color="auto"/>
                    <w:right w:val="none" w:sz="0" w:space="0" w:color="auto"/>
                  </w:divBdr>
                </w:div>
                <w:div w:id="99107847">
                  <w:marLeft w:val="640"/>
                  <w:marRight w:val="0"/>
                  <w:marTop w:val="0"/>
                  <w:marBottom w:val="0"/>
                  <w:divBdr>
                    <w:top w:val="none" w:sz="0" w:space="0" w:color="auto"/>
                    <w:left w:val="none" w:sz="0" w:space="0" w:color="auto"/>
                    <w:bottom w:val="none" w:sz="0" w:space="0" w:color="auto"/>
                    <w:right w:val="none" w:sz="0" w:space="0" w:color="auto"/>
                  </w:divBdr>
                </w:div>
                <w:div w:id="1243834630">
                  <w:marLeft w:val="640"/>
                  <w:marRight w:val="0"/>
                  <w:marTop w:val="0"/>
                  <w:marBottom w:val="0"/>
                  <w:divBdr>
                    <w:top w:val="none" w:sz="0" w:space="0" w:color="auto"/>
                    <w:left w:val="none" w:sz="0" w:space="0" w:color="auto"/>
                    <w:bottom w:val="none" w:sz="0" w:space="0" w:color="auto"/>
                    <w:right w:val="none" w:sz="0" w:space="0" w:color="auto"/>
                  </w:divBdr>
                </w:div>
                <w:div w:id="592973791">
                  <w:marLeft w:val="640"/>
                  <w:marRight w:val="0"/>
                  <w:marTop w:val="0"/>
                  <w:marBottom w:val="0"/>
                  <w:divBdr>
                    <w:top w:val="none" w:sz="0" w:space="0" w:color="auto"/>
                    <w:left w:val="none" w:sz="0" w:space="0" w:color="auto"/>
                    <w:bottom w:val="none" w:sz="0" w:space="0" w:color="auto"/>
                    <w:right w:val="none" w:sz="0" w:space="0" w:color="auto"/>
                  </w:divBdr>
                </w:div>
                <w:div w:id="1468089393">
                  <w:marLeft w:val="640"/>
                  <w:marRight w:val="0"/>
                  <w:marTop w:val="0"/>
                  <w:marBottom w:val="0"/>
                  <w:divBdr>
                    <w:top w:val="none" w:sz="0" w:space="0" w:color="auto"/>
                    <w:left w:val="none" w:sz="0" w:space="0" w:color="auto"/>
                    <w:bottom w:val="none" w:sz="0" w:space="0" w:color="auto"/>
                    <w:right w:val="none" w:sz="0" w:space="0" w:color="auto"/>
                  </w:divBdr>
                </w:div>
                <w:div w:id="932785523">
                  <w:marLeft w:val="640"/>
                  <w:marRight w:val="0"/>
                  <w:marTop w:val="0"/>
                  <w:marBottom w:val="0"/>
                  <w:divBdr>
                    <w:top w:val="none" w:sz="0" w:space="0" w:color="auto"/>
                    <w:left w:val="none" w:sz="0" w:space="0" w:color="auto"/>
                    <w:bottom w:val="none" w:sz="0" w:space="0" w:color="auto"/>
                    <w:right w:val="none" w:sz="0" w:space="0" w:color="auto"/>
                  </w:divBdr>
                </w:div>
                <w:div w:id="490027168">
                  <w:marLeft w:val="640"/>
                  <w:marRight w:val="0"/>
                  <w:marTop w:val="0"/>
                  <w:marBottom w:val="0"/>
                  <w:divBdr>
                    <w:top w:val="none" w:sz="0" w:space="0" w:color="auto"/>
                    <w:left w:val="none" w:sz="0" w:space="0" w:color="auto"/>
                    <w:bottom w:val="none" w:sz="0" w:space="0" w:color="auto"/>
                    <w:right w:val="none" w:sz="0" w:space="0" w:color="auto"/>
                  </w:divBdr>
                </w:div>
                <w:div w:id="1650405588">
                  <w:marLeft w:val="640"/>
                  <w:marRight w:val="0"/>
                  <w:marTop w:val="0"/>
                  <w:marBottom w:val="0"/>
                  <w:divBdr>
                    <w:top w:val="none" w:sz="0" w:space="0" w:color="auto"/>
                    <w:left w:val="none" w:sz="0" w:space="0" w:color="auto"/>
                    <w:bottom w:val="none" w:sz="0" w:space="0" w:color="auto"/>
                    <w:right w:val="none" w:sz="0" w:space="0" w:color="auto"/>
                  </w:divBdr>
                </w:div>
                <w:div w:id="1018002134">
                  <w:marLeft w:val="640"/>
                  <w:marRight w:val="0"/>
                  <w:marTop w:val="0"/>
                  <w:marBottom w:val="0"/>
                  <w:divBdr>
                    <w:top w:val="none" w:sz="0" w:space="0" w:color="auto"/>
                    <w:left w:val="none" w:sz="0" w:space="0" w:color="auto"/>
                    <w:bottom w:val="none" w:sz="0" w:space="0" w:color="auto"/>
                    <w:right w:val="none" w:sz="0" w:space="0" w:color="auto"/>
                  </w:divBdr>
                </w:div>
                <w:div w:id="29185190">
                  <w:marLeft w:val="640"/>
                  <w:marRight w:val="0"/>
                  <w:marTop w:val="0"/>
                  <w:marBottom w:val="0"/>
                  <w:divBdr>
                    <w:top w:val="none" w:sz="0" w:space="0" w:color="auto"/>
                    <w:left w:val="none" w:sz="0" w:space="0" w:color="auto"/>
                    <w:bottom w:val="none" w:sz="0" w:space="0" w:color="auto"/>
                    <w:right w:val="none" w:sz="0" w:space="0" w:color="auto"/>
                  </w:divBdr>
                </w:div>
                <w:div w:id="2066373891">
                  <w:marLeft w:val="640"/>
                  <w:marRight w:val="0"/>
                  <w:marTop w:val="0"/>
                  <w:marBottom w:val="0"/>
                  <w:divBdr>
                    <w:top w:val="none" w:sz="0" w:space="0" w:color="auto"/>
                    <w:left w:val="none" w:sz="0" w:space="0" w:color="auto"/>
                    <w:bottom w:val="none" w:sz="0" w:space="0" w:color="auto"/>
                    <w:right w:val="none" w:sz="0" w:space="0" w:color="auto"/>
                  </w:divBdr>
                </w:div>
                <w:div w:id="1522862698">
                  <w:marLeft w:val="640"/>
                  <w:marRight w:val="0"/>
                  <w:marTop w:val="0"/>
                  <w:marBottom w:val="0"/>
                  <w:divBdr>
                    <w:top w:val="none" w:sz="0" w:space="0" w:color="auto"/>
                    <w:left w:val="none" w:sz="0" w:space="0" w:color="auto"/>
                    <w:bottom w:val="none" w:sz="0" w:space="0" w:color="auto"/>
                    <w:right w:val="none" w:sz="0" w:space="0" w:color="auto"/>
                  </w:divBdr>
                </w:div>
              </w:divsChild>
            </w:div>
            <w:div w:id="1383165740">
              <w:marLeft w:val="0"/>
              <w:marRight w:val="0"/>
              <w:marTop w:val="0"/>
              <w:marBottom w:val="0"/>
              <w:divBdr>
                <w:top w:val="none" w:sz="0" w:space="0" w:color="auto"/>
                <w:left w:val="none" w:sz="0" w:space="0" w:color="auto"/>
                <w:bottom w:val="none" w:sz="0" w:space="0" w:color="auto"/>
                <w:right w:val="none" w:sz="0" w:space="0" w:color="auto"/>
              </w:divBdr>
              <w:divsChild>
                <w:div w:id="864245401">
                  <w:marLeft w:val="640"/>
                  <w:marRight w:val="0"/>
                  <w:marTop w:val="0"/>
                  <w:marBottom w:val="0"/>
                  <w:divBdr>
                    <w:top w:val="none" w:sz="0" w:space="0" w:color="auto"/>
                    <w:left w:val="none" w:sz="0" w:space="0" w:color="auto"/>
                    <w:bottom w:val="none" w:sz="0" w:space="0" w:color="auto"/>
                    <w:right w:val="none" w:sz="0" w:space="0" w:color="auto"/>
                  </w:divBdr>
                </w:div>
                <w:div w:id="1530071632">
                  <w:marLeft w:val="640"/>
                  <w:marRight w:val="0"/>
                  <w:marTop w:val="0"/>
                  <w:marBottom w:val="0"/>
                  <w:divBdr>
                    <w:top w:val="none" w:sz="0" w:space="0" w:color="auto"/>
                    <w:left w:val="none" w:sz="0" w:space="0" w:color="auto"/>
                    <w:bottom w:val="none" w:sz="0" w:space="0" w:color="auto"/>
                    <w:right w:val="none" w:sz="0" w:space="0" w:color="auto"/>
                  </w:divBdr>
                </w:div>
                <w:div w:id="852690445">
                  <w:marLeft w:val="640"/>
                  <w:marRight w:val="0"/>
                  <w:marTop w:val="0"/>
                  <w:marBottom w:val="0"/>
                  <w:divBdr>
                    <w:top w:val="none" w:sz="0" w:space="0" w:color="auto"/>
                    <w:left w:val="none" w:sz="0" w:space="0" w:color="auto"/>
                    <w:bottom w:val="none" w:sz="0" w:space="0" w:color="auto"/>
                    <w:right w:val="none" w:sz="0" w:space="0" w:color="auto"/>
                  </w:divBdr>
                </w:div>
                <w:div w:id="857890517">
                  <w:marLeft w:val="640"/>
                  <w:marRight w:val="0"/>
                  <w:marTop w:val="0"/>
                  <w:marBottom w:val="0"/>
                  <w:divBdr>
                    <w:top w:val="none" w:sz="0" w:space="0" w:color="auto"/>
                    <w:left w:val="none" w:sz="0" w:space="0" w:color="auto"/>
                    <w:bottom w:val="none" w:sz="0" w:space="0" w:color="auto"/>
                    <w:right w:val="none" w:sz="0" w:space="0" w:color="auto"/>
                  </w:divBdr>
                </w:div>
                <w:div w:id="1147865313">
                  <w:marLeft w:val="640"/>
                  <w:marRight w:val="0"/>
                  <w:marTop w:val="0"/>
                  <w:marBottom w:val="0"/>
                  <w:divBdr>
                    <w:top w:val="none" w:sz="0" w:space="0" w:color="auto"/>
                    <w:left w:val="none" w:sz="0" w:space="0" w:color="auto"/>
                    <w:bottom w:val="none" w:sz="0" w:space="0" w:color="auto"/>
                    <w:right w:val="none" w:sz="0" w:space="0" w:color="auto"/>
                  </w:divBdr>
                </w:div>
                <w:div w:id="711536453">
                  <w:marLeft w:val="640"/>
                  <w:marRight w:val="0"/>
                  <w:marTop w:val="0"/>
                  <w:marBottom w:val="0"/>
                  <w:divBdr>
                    <w:top w:val="none" w:sz="0" w:space="0" w:color="auto"/>
                    <w:left w:val="none" w:sz="0" w:space="0" w:color="auto"/>
                    <w:bottom w:val="none" w:sz="0" w:space="0" w:color="auto"/>
                    <w:right w:val="none" w:sz="0" w:space="0" w:color="auto"/>
                  </w:divBdr>
                </w:div>
                <w:div w:id="65274130">
                  <w:marLeft w:val="640"/>
                  <w:marRight w:val="0"/>
                  <w:marTop w:val="0"/>
                  <w:marBottom w:val="0"/>
                  <w:divBdr>
                    <w:top w:val="none" w:sz="0" w:space="0" w:color="auto"/>
                    <w:left w:val="none" w:sz="0" w:space="0" w:color="auto"/>
                    <w:bottom w:val="none" w:sz="0" w:space="0" w:color="auto"/>
                    <w:right w:val="none" w:sz="0" w:space="0" w:color="auto"/>
                  </w:divBdr>
                </w:div>
                <w:div w:id="680474289">
                  <w:marLeft w:val="640"/>
                  <w:marRight w:val="0"/>
                  <w:marTop w:val="0"/>
                  <w:marBottom w:val="0"/>
                  <w:divBdr>
                    <w:top w:val="none" w:sz="0" w:space="0" w:color="auto"/>
                    <w:left w:val="none" w:sz="0" w:space="0" w:color="auto"/>
                    <w:bottom w:val="none" w:sz="0" w:space="0" w:color="auto"/>
                    <w:right w:val="none" w:sz="0" w:space="0" w:color="auto"/>
                  </w:divBdr>
                </w:div>
                <w:div w:id="1181696468">
                  <w:marLeft w:val="640"/>
                  <w:marRight w:val="0"/>
                  <w:marTop w:val="0"/>
                  <w:marBottom w:val="0"/>
                  <w:divBdr>
                    <w:top w:val="none" w:sz="0" w:space="0" w:color="auto"/>
                    <w:left w:val="none" w:sz="0" w:space="0" w:color="auto"/>
                    <w:bottom w:val="none" w:sz="0" w:space="0" w:color="auto"/>
                    <w:right w:val="none" w:sz="0" w:space="0" w:color="auto"/>
                  </w:divBdr>
                </w:div>
                <w:div w:id="70322491">
                  <w:marLeft w:val="640"/>
                  <w:marRight w:val="0"/>
                  <w:marTop w:val="0"/>
                  <w:marBottom w:val="0"/>
                  <w:divBdr>
                    <w:top w:val="none" w:sz="0" w:space="0" w:color="auto"/>
                    <w:left w:val="none" w:sz="0" w:space="0" w:color="auto"/>
                    <w:bottom w:val="none" w:sz="0" w:space="0" w:color="auto"/>
                    <w:right w:val="none" w:sz="0" w:space="0" w:color="auto"/>
                  </w:divBdr>
                </w:div>
                <w:div w:id="673848332">
                  <w:marLeft w:val="640"/>
                  <w:marRight w:val="0"/>
                  <w:marTop w:val="0"/>
                  <w:marBottom w:val="0"/>
                  <w:divBdr>
                    <w:top w:val="none" w:sz="0" w:space="0" w:color="auto"/>
                    <w:left w:val="none" w:sz="0" w:space="0" w:color="auto"/>
                    <w:bottom w:val="none" w:sz="0" w:space="0" w:color="auto"/>
                    <w:right w:val="none" w:sz="0" w:space="0" w:color="auto"/>
                  </w:divBdr>
                </w:div>
                <w:div w:id="2092576773">
                  <w:marLeft w:val="640"/>
                  <w:marRight w:val="0"/>
                  <w:marTop w:val="0"/>
                  <w:marBottom w:val="0"/>
                  <w:divBdr>
                    <w:top w:val="none" w:sz="0" w:space="0" w:color="auto"/>
                    <w:left w:val="none" w:sz="0" w:space="0" w:color="auto"/>
                    <w:bottom w:val="none" w:sz="0" w:space="0" w:color="auto"/>
                    <w:right w:val="none" w:sz="0" w:space="0" w:color="auto"/>
                  </w:divBdr>
                </w:div>
                <w:div w:id="1162812233">
                  <w:marLeft w:val="640"/>
                  <w:marRight w:val="0"/>
                  <w:marTop w:val="0"/>
                  <w:marBottom w:val="0"/>
                  <w:divBdr>
                    <w:top w:val="none" w:sz="0" w:space="0" w:color="auto"/>
                    <w:left w:val="none" w:sz="0" w:space="0" w:color="auto"/>
                    <w:bottom w:val="none" w:sz="0" w:space="0" w:color="auto"/>
                    <w:right w:val="none" w:sz="0" w:space="0" w:color="auto"/>
                  </w:divBdr>
                </w:div>
                <w:div w:id="1262297777">
                  <w:marLeft w:val="640"/>
                  <w:marRight w:val="0"/>
                  <w:marTop w:val="0"/>
                  <w:marBottom w:val="0"/>
                  <w:divBdr>
                    <w:top w:val="none" w:sz="0" w:space="0" w:color="auto"/>
                    <w:left w:val="none" w:sz="0" w:space="0" w:color="auto"/>
                    <w:bottom w:val="none" w:sz="0" w:space="0" w:color="auto"/>
                    <w:right w:val="none" w:sz="0" w:space="0" w:color="auto"/>
                  </w:divBdr>
                </w:div>
                <w:div w:id="84960333">
                  <w:marLeft w:val="640"/>
                  <w:marRight w:val="0"/>
                  <w:marTop w:val="0"/>
                  <w:marBottom w:val="0"/>
                  <w:divBdr>
                    <w:top w:val="none" w:sz="0" w:space="0" w:color="auto"/>
                    <w:left w:val="none" w:sz="0" w:space="0" w:color="auto"/>
                    <w:bottom w:val="none" w:sz="0" w:space="0" w:color="auto"/>
                    <w:right w:val="none" w:sz="0" w:space="0" w:color="auto"/>
                  </w:divBdr>
                </w:div>
                <w:div w:id="178349836">
                  <w:marLeft w:val="640"/>
                  <w:marRight w:val="0"/>
                  <w:marTop w:val="0"/>
                  <w:marBottom w:val="0"/>
                  <w:divBdr>
                    <w:top w:val="none" w:sz="0" w:space="0" w:color="auto"/>
                    <w:left w:val="none" w:sz="0" w:space="0" w:color="auto"/>
                    <w:bottom w:val="none" w:sz="0" w:space="0" w:color="auto"/>
                    <w:right w:val="none" w:sz="0" w:space="0" w:color="auto"/>
                  </w:divBdr>
                </w:div>
                <w:div w:id="1623413097">
                  <w:marLeft w:val="640"/>
                  <w:marRight w:val="0"/>
                  <w:marTop w:val="0"/>
                  <w:marBottom w:val="0"/>
                  <w:divBdr>
                    <w:top w:val="none" w:sz="0" w:space="0" w:color="auto"/>
                    <w:left w:val="none" w:sz="0" w:space="0" w:color="auto"/>
                    <w:bottom w:val="none" w:sz="0" w:space="0" w:color="auto"/>
                    <w:right w:val="none" w:sz="0" w:space="0" w:color="auto"/>
                  </w:divBdr>
                </w:div>
                <w:div w:id="1129933832">
                  <w:marLeft w:val="640"/>
                  <w:marRight w:val="0"/>
                  <w:marTop w:val="0"/>
                  <w:marBottom w:val="0"/>
                  <w:divBdr>
                    <w:top w:val="none" w:sz="0" w:space="0" w:color="auto"/>
                    <w:left w:val="none" w:sz="0" w:space="0" w:color="auto"/>
                    <w:bottom w:val="none" w:sz="0" w:space="0" w:color="auto"/>
                    <w:right w:val="none" w:sz="0" w:space="0" w:color="auto"/>
                  </w:divBdr>
                </w:div>
                <w:div w:id="360059571">
                  <w:marLeft w:val="640"/>
                  <w:marRight w:val="0"/>
                  <w:marTop w:val="0"/>
                  <w:marBottom w:val="0"/>
                  <w:divBdr>
                    <w:top w:val="none" w:sz="0" w:space="0" w:color="auto"/>
                    <w:left w:val="none" w:sz="0" w:space="0" w:color="auto"/>
                    <w:bottom w:val="none" w:sz="0" w:space="0" w:color="auto"/>
                    <w:right w:val="none" w:sz="0" w:space="0" w:color="auto"/>
                  </w:divBdr>
                </w:div>
                <w:div w:id="1542938940">
                  <w:marLeft w:val="640"/>
                  <w:marRight w:val="0"/>
                  <w:marTop w:val="0"/>
                  <w:marBottom w:val="0"/>
                  <w:divBdr>
                    <w:top w:val="none" w:sz="0" w:space="0" w:color="auto"/>
                    <w:left w:val="none" w:sz="0" w:space="0" w:color="auto"/>
                    <w:bottom w:val="none" w:sz="0" w:space="0" w:color="auto"/>
                    <w:right w:val="none" w:sz="0" w:space="0" w:color="auto"/>
                  </w:divBdr>
                </w:div>
              </w:divsChild>
            </w:div>
            <w:div w:id="257367846">
              <w:marLeft w:val="0"/>
              <w:marRight w:val="0"/>
              <w:marTop w:val="0"/>
              <w:marBottom w:val="0"/>
              <w:divBdr>
                <w:top w:val="none" w:sz="0" w:space="0" w:color="auto"/>
                <w:left w:val="none" w:sz="0" w:space="0" w:color="auto"/>
                <w:bottom w:val="none" w:sz="0" w:space="0" w:color="auto"/>
                <w:right w:val="none" w:sz="0" w:space="0" w:color="auto"/>
              </w:divBdr>
              <w:divsChild>
                <w:div w:id="1789162908">
                  <w:marLeft w:val="640"/>
                  <w:marRight w:val="0"/>
                  <w:marTop w:val="0"/>
                  <w:marBottom w:val="0"/>
                  <w:divBdr>
                    <w:top w:val="none" w:sz="0" w:space="0" w:color="auto"/>
                    <w:left w:val="none" w:sz="0" w:space="0" w:color="auto"/>
                    <w:bottom w:val="none" w:sz="0" w:space="0" w:color="auto"/>
                    <w:right w:val="none" w:sz="0" w:space="0" w:color="auto"/>
                  </w:divBdr>
                </w:div>
                <w:div w:id="2057584180">
                  <w:marLeft w:val="640"/>
                  <w:marRight w:val="0"/>
                  <w:marTop w:val="0"/>
                  <w:marBottom w:val="0"/>
                  <w:divBdr>
                    <w:top w:val="none" w:sz="0" w:space="0" w:color="auto"/>
                    <w:left w:val="none" w:sz="0" w:space="0" w:color="auto"/>
                    <w:bottom w:val="none" w:sz="0" w:space="0" w:color="auto"/>
                    <w:right w:val="none" w:sz="0" w:space="0" w:color="auto"/>
                  </w:divBdr>
                </w:div>
                <w:div w:id="1600526715">
                  <w:marLeft w:val="640"/>
                  <w:marRight w:val="0"/>
                  <w:marTop w:val="0"/>
                  <w:marBottom w:val="0"/>
                  <w:divBdr>
                    <w:top w:val="none" w:sz="0" w:space="0" w:color="auto"/>
                    <w:left w:val="none" w:sz="0" w:space="0" w:color="auto"/>
                    <w:bottom w:val="none" w:sz="0" w:space="0" w:color="auto"/>
                    <w:right w:val="none" w:sz="0" w:space="0" w:color="auto"/>
                  </w:divBdr>
                </w:div>
                <w:div w:id="526866409">
                  <w:marLeft w:val="640"/>
                  <w:marRight w:val="0"/>
                  <w:marTop w:val="0"/>
                  <w:marBottom w:val="0"/>
                  <w:divBdr>
                    <w:top w:val="none" w:sz="0" w:space="0" w:color="auto"/>
                    <w:left w:val="none" w:sz="0" w:space="0" w:color="auto"/>
                    <w:bottom w:val="none" w:sz="0" w:space="0" w:color="auto"/>
                    <w:right w:val="none" w:sz="0" w:space="0" w:color="auto"/>
                  </w:divBdr>
                </w:div>
                <w:div w:id="708065830">
                  <w:marLeft w:val="640"/>
                  <w:marRight w:val="0"/>
                  <w:marTop w:val="0"/>
                  <w:marBottom w:val="0"/>
                  <w:divBdr>
                    <w:top w:val="none" w:sz="0" w:space="0" w:color="auto"/>
                    <w:left w:val="none" w:sz="0" w:space="0" w:color="auto"/>
                    <w:bottom w:val="none" w:sz="0" w:space="0" w:color="auto"/>
                    <w:right w:val="none" w:sz="0" w:space="0" w:color="auto"/>
                  </w:divBdr>
                </w:div>
                <w:div w:id="1411923553">
                  <w:marLeft w:val="640"/>
                  <w:marRight w:val="0"/>
                  <w:marTop w:val="0"/>
                  <w:marBottom w:val="0"/>
                  <w:divBdr>
                    <w:top w:val="none" w:sz="0" w:space="0" w:color="auto"/>
                    <w:left w:val="none" w:sz="0" w:space="0" w:color="auto"/>
                    <w:bottom w:val="none" w:sz="0" w:space="0" w:color="auto"/>
                    <w:right w:val="none" w:sz="0" w:space="0" w:color="auto"/>
                  </w:divBdr>
                </w:div>
                <w:div w:id="959455875">
                  <w:marLeft w:val="640"/>
                  <w:marRight w:val="0"/>
                  <w:marTop w:val="0"/>
                  <w:marBottom w:val="0"/>
                  <w:divBdr>
                    <w:top w:val="none" w:sz="0" w:space="0" w:color="auto"/>
                    <w:left w:val="none" w:sz="0" w:space="0" w:color="auto"/>
                    <w:bottom w:val="none" w:sz="0" w:space="0" w:color="auto"/>
                    <w:right w:val="none" w:sz="0" w:space="0" w:color="auto"/>
                  </w:divBdr>
                </w:div>
                <w:div w:id="174540862">
                  <w:marLeft w:val="640"/>
                  <w:marRight w:val="0"/>
                  <w:marTop w:val="0"/>
                  <w:marBottom w:val="0"/>
                  <w:divBdr>
                    <w:top w:val="none" w:sz="0" w:space="0" w:color="auto"/>
                    <w:left w:val="none" w:sz="0" w:space="0" w:color="auto"/>
                    <w:bottom w:val="none" w:sz="0" w:space="0" w:color="auto"/>
                    <w:right w:val="none" w:sz="0" w:space="0" w:color="auto"/>
                  </w:divBdr>
                </w:div>
                <w:div w:id="328557868">
                  <w:marLeft w:val="640"/>
                  <w:marRight w:val="0"/>
                  <w:marTop w:val="0"/>
                  <w:marBottom w:val="0"/>
                  <w:divBdr>
                    <w:top w:val="none" w:sz="0" w:space="0" w:color="auto"/>
                    <w:left w:val="none" w:sz="0" w:space="0" w:color="auto"/>
                    <w:bottom w:val="none" w:sz="0" w:space="0" w:color="auto"/>
                    <w:right w:val="none" w:sz="0" w:space="0" w:color="auto"/>
                  </w:divBdr>
                </w:div>
                <w:div w:id="1908373356">
                  <w:marLeft w:val="640"/>
                  <w:marRight w:val="0"/>
                  <w:marTop w:val="0"/>
                  <w:marBottom w:val="0"/>
                  <w:divBdr>
                    <w:top w:val="none" w:sz="0" w:space="0" w:color="auto"/>
                    <w:left w:val="none" w:sz="0" w:space="0" w:color="auto"/>
                    <w:bottom w:val="none" w:sz="0" w:space="0" w:color="auto"/>
                    <w:right w:val="none" w:sz="0" w:space="0" w:color="auto"/>
                  </w:divBdr>
                </w:div>
                <w:div w:id="63190251">
                  <w:marLeft w:val="640"/>
                  <w:marRight w:val="0"/>
                  <w:marTop w:val="0"/>
                  <w:marBottom w:val="0"/>
                  <w:divBdr>
                    <w:top w:val="none" w:sz="0" w:space="0" w:color="auto"/>
                    <w:left w:val="none" w:sz="0" w:space="0" w:color="auto"/>
                    <w:bottom w:val="none" w:sz="0" w:space="0" w:color="auto"/>
                    <w:right w:val="none" w:sz="0" w:space="0" w:color="auto"/>
                  </w:divBdr>
                </w:div>
                <w:div w:id="862085496">
                  <w:marLeft w:val="640"/>
                  <w:marRight w:val="0"/>
                  <w:marTop w:val="0"/>
                  <w:marBottom w:val="0"/>
                  <w:divBdr>
                    <w:top w:val="none" w:sz="0" w:space="0" w:color="auto"/>
                    <w:left w:val="none" w:sz="0" w:space="0" w:color="auto"/>
                    <w:bottom w:val="none" w:sz="0" w:space="0" w:color="auto"/>
                    <w:right w:val="none" w:sz="0" w:space="0" w:color="auto"/>
                  </w:divBdr>
                </w:div>
                <w:div w:id="1628928140">
                  <w:marLeft w:val="640"/>
                  <w:marRight w:val="0"/>
                  <w:marTop w:val="0"/>
                  <w:marBottom w:val="0"/>
                  <w:divBdr>
                    <w:top w:val="none" w:sz="0" w:space="0" w:color="auto"/>
                    <w:left w:val="none" w:sz="0" w:space="0" w:color="auto"/>
                    <w:bottom w:val="none" w:sz="0" w:space="0" w:color="auto"/>
                    <w:right w:val="none" w:sz="0" w:space="0" w:color="auto"/>
                  </w:divBdr>
                </w:div>
                <w:div w:id="793444885">
                  <w:marLeft w:val="640"/>
                  <w:marRight w:val="0"/>
                  <w:marTop w:val="0"/>
                  <w:marBottom w:val="0"/>
                  <w:divBdr>
                    <w:top w:val="none" w:sz="0" w:space="0" w:color="auto"/>
                    <w:left w:val="none" w:sz="0" w:space="0" w:color="auto"/>
                    <w:bottom w:val="none" w:sz="0" w:space="0" w:color="auto"/>
                    <w:right w:val="none" w:sz="0" w:space="0" w:color="auto"/>
                  </w:divBdr>
                </w:div>
                <w:div w:id="1872184290">
                  <w:marLeft w:val="640"/>
                  <w:marRight w:val="0"/>
                  <w:marTop w:val="0"/>
                  <w:marBottom w:val="0"/>
                  <w:divBdr>
                    <w:top w:val="none" w:sz="0" w:space="0" w:color="auto"/>
                    <w:left w:val="none" w:sz="0" w:space="0" w:color="auto"/>
                    <w:bottom w:val="none" w:sz="0" w:space="0" w:color="auto"/>
                    <w:right w:val="none" w:sz="0" w:space="0" w:color="auto"/>
                  </w:divBdr>
                </w:div>
                <w:div w:id="1315767124">
                  <w:marLeft w:val="640"/>
                  <w:marRight w:val="0"/>
                  <w:marTop w:val="0"/>
                  <w:marBottom w:val="0"/>
                  <w:divBdr>
                    <w:top w:val="none" w:sz="0" w:space="0" w:color="auto"/>
                    <w:left w:val="none" w:sz="0" w:space="0" w:color="auto"/>
                    <w:bottom w:val="none" w:sz="0" w:space="0" w:color="auto"/>
                    <w:right w:val="none" w:sz="0" w:space="0" w:color="auto"/>
                  </w:divBdr>
                </w:div>
                <w:div w:id="1071196663">
                  <w:marLeft w:val="640"/>
                  <w:marRight w:val="0"/>
                  <w:marTop w:val="0"/>
                  <w:marBottom w:val="0"/>
                  <w:divBdr>
                    <w:top w:val="none" w:sz="0" w:space="0" w:color="auto"/>
                    <w:left w:val="none" w:sz="0" w:space="0" w:color="auto"/>
                    <w:bottom w:val="none" w:sz="0" w:space="0" w:color="auto"/>
                    <w:right w:val="none" w:sz="0" w:space="0" w:color="auto"/>
                  </w:divBdr>
                </w:div>
                <w:div w:id="80222452">
                  <w:marLeft w:val="640"/>
                  <w:marRight w:val="0"/>
                  <w:marTop w:val="0"/>
                  <w:marBottom w:val="0"/>
                  <w:divBdr>
                    <w:top w:val="none" w:sz="0" w:space="0" w:color="auto"/>
                    <w:left w:val="none" w:sz="0" w:space="0" w:color="auto"/>
                    <w:bottom w:val="none" w:sz="0" w:space="0" w:color="auto"/>
                    <w:right w:val="none" w:sz="0" w:space="0" w:color="auto"/>
                  </w:divBdr>
                </w:div>
                <w:div w:id="1741442611">
                  <w:marLeft w:val="640"/>
                  <w:marRight w:val="0"/>
                  <w:marTop w:val="0"/>
                  <w:marBottom w:val="0"/>
                  <w:divBdr>
                    <w:top w:val="none" w:sz="0" w:space="0" w:color="auto"/>
                    <w:left w:val="none" w:sz="0" w:space="0" w:color="auto"/>
                    <w:bottom w:val="none" w:sz="0" w:space="0" w:color="auto"/>
                    <w:right w:val="none" w:sz="0" w:space="0" w:color="auto"/>
                  </w:divBdr>
                </w:div>
                <w:div w:id="384842670">
                  <w:marLeft w:val="640"/>
                  <w:marRight w:val="0"/>
                  <w:marTop w:val="0"/>
                  <w:marBottom w:val="0"/>
                  <w:divBdr>
                    <w:top w:val="none" w:sz="0" w:space="0" w:color="auto"/>
                    <w:left w:val="none" w:sz="0" w:space="0" w:color="auto"/>
                    <w:bottom w:val="none" w:sz="0" w:space="0" w:color="auto"/>
                    <w:right w:val="none" w:sz="0" w:space="0" w:color="auto"/>
                  </w:divBdr>
                </w:div>
              </w:divsChild>
            </w:div>
            <w:div w:id="1236471667">
              <w:marLeft w:val="0"/>
              <w:marRight w:val="0"/>
              <w:marTop w:val="0"/>
              <w:marBottom w:val="0"/>
              <w:divBdr>
                <w:top w:val="none" w:sz="0" w:space="0" w:color="auto"/>
                <w:left w:val="none" w:sz="0" w:space="0" w:color="auto"/>
                <w:bottom w:val="none" w:sz="0" w:space="0" w:color="auto"/>
                <w:right w:val="none" w:sz="0" w:space="0" w:color="auto"/>
              </w:divBdr>
              <w:divsChild>
                <w:div w:id="1277953241">
                  <w:marLeft w:val="640"/>
                  <w:marRight w:val="0"/>
                  <w:marTop w:val="0"/>
                  <w:marBottom w:val="0"/>
                  <w:divBdr>
                    <w:top w:val="none" w:sz="0" w:space="0" w:color="auto"/>
                    <w:left w:val="none" w:sz="0" w:space="0" w:color="auto"/>
                    <w:bottom w:val="none" w:sz="0" w:space="0" w:color="auto"/>
                    <w:right w:val="none" w:sz="0" w:space="0" w:color="auto"/>
                  </w:divBdr>
                </w:div>
                <w:div w:id="2093701474">
                  <w:marLeft w:val="640"/>
                  <w:marRight w:val="0"/>
                  <w:marTop w:val="0"/>
                  <w:marBottom w:val="0"/>
                  <w:divBdr>
                    <w:top w:val="none" w:sz="0" w:space="0" w:color="auto"/>
                    <w:left w:val="none" w:sz="0" w:space="0" w:color="auto"/>
                    <w:bottom w:val="none" w:sz="0" w:space="0" w:color="auto"/>
                    <w:right w:val="none" w:sz="0" w:space="0" w:color="auto"/>
                  </w:divBdr>
                </w:div>
                <w:div w:id="479880490">
                  <w:marLeft w:val="640"/>
                  <w:marRight w:val="0"/>
                  <w:marTop w:val="0"/>
                  <w:marBottom w:val="0"/>
                  <w:divBdr>
                    <w:top w:val="none" w:sz="0" w:space="0" w:color="auto"/>
                    <w:left w:val="none" w:sz="0" w:space="0" w:color="auto"/>
                    <w:bottom w:val="none" w:sz="0" w:space="0" w:color="auto"/>
                    <w:right w:val="none" w:sz="0" w:space="0" w:color="auto"/>
                  </w:divBdr>
                </w:div>
                <w:div w:id="331683391">
                  <w:marLeft w:val="640"/>
                  <w:marRight w:val="0"/>
                  <w:marTop w:val="0"/>
                  <w:marBottom w:val="0"/>
                  <w:divBdr>
                    <w:top w:val="none" w:sz="0" w:space="0" w:color="auto"/>
                    <w:left w:val="none" w:sz="0" w:space="0" w:color="auto"/>
                    <w:bottom w:val="none" w:sz="0" w:space="0" w:color="auto"/>
                    <w:right w:val="none" w:sz="0" w:space="0" w:color="auto"/>
                  </w:divBdr>
                </w:div>
                <w:div w:id="1803498067">
                  <w:marLeft w:val="640"/>
                  <w:marRight w:val="0"/>
                  <w:marTop w:val="0"/>
                  <w:marBottom w:val="0"/>
                  <w:divBdr>
                    <w:top w:val="none" w:sz="0" w:space="0" w:color="auto"/>
                    <w:left w:val="none" w:sz="0" w:space="0" w:color="auto"/>
                    <w:bottom w:val="none" w:sz="0" w:space="0" w:color="auto"/>
                    <w:right w:val="none" w:sz="0" w:space="0" w:color="auto"/>
                  </w:divBdr>
                </w:div>
                <w:div w:id="1136222397">
                  <w:marLeft w:val="640"/>
                  <w:marRight w:val="0"/>
                  <w:marTop w:val="0"/>
                  <w:marBottom w:val="0"/>
                  <w:divBdr>
                    <w:top w:val="none" w:sz="0" w:space="0" w:color="auto"/>
                    <w:left w:val="none" w:sz="0" w:space="0" w:color="auto"/>
                    <w:bottom w:val="none" w:sz="0" w:space="0" w:color="auto"/>
                    <w:right w:val="none" w:sz="0" w:space="0" w:color="auto"/>
                  </w:divBdr>
                </w:div>
                <w:div w:id="1742678279">
                  <w:marLeft w:val="640"/>
                  <w:marRight w:val="0"/>
                  <w:marTop w:val="0"/>
                  <w:marBottom w:val="0"/>
                  <w:divBdr>
                    <w:top w:val="none" w:sz="0" w:space="0" w:color="auto"/>
                    <w:left w:val="none" w:sz="0" w:space="0" w:color="auto"/>
                    <w:bottom w:val="none" w:sz="0" w:space="0" w:color="auto"/>
                    <w:right w:val="none" w:sz="0" w:space="0" w:color="auto"/>
                  </w:divBdr>
                </w:div>
                <w:div w:id="117534491">
                  <w:marLeft w:val="640"/>
                  <w:marRight w:val="0"/>
                  <w:marTop w:val="0"/>
                  <w:marBottom w:val="0"/>
                  <w:divBdr>
                    <w:top w:val="none" w:sz="0" w:space="0" w:color="auto"/>
                    <w:left w:val="none" w:sz="0" w:space="0" w:color="auto"/>
                    <w:bottom w:val="none" w:sz="0" w:space="0" w:color="auto"/>
                    <w:right w:val="none" w:sz="0" w:space="0" w:color="auto"/>
                  </w:divBdr>
                </w:div>
                <w:div w:id="187449644">
                  <w:marLeft w:val="640"/>
                  <w:marRight w:val="0"/>
                  <w:marTop w:val="0"/>
                  <w:marBottom w:val="0"/>
                  <w:divBdr>
                    <w:top w:val="none" w:sz="0" w:space="0" w:color="auto"/>
                    <w:left w:val="none" w:sz="0" w:space="0" w:color="auto"/>
                    <w:bottom w:val="none" w:sz="0" w:space="0" w:color="auto"/>
                    <w:right w:val="none" w:sz="0" w:space="0" w:color="auto"/>
                  </w:divBdr>
                </w:div>
                <w:div w:id="1066608355">
                  <w:marLeft w:val="640"/>
                  <w:marRight w:val="0"/>
                  <w:marTop w:val="0"/>
                  <w:marBottom w:val="0"/>
                  <w:divBdr>
                    <w:top w:val="none" w:sz="0" w:space="0" w:color="auto"/>
                    <w:left w:val="none" w:sz="0" w:space="0" w:color="auto"/>
                    <w:bottom w:val="none" w:sz="0" w:space="0" w:color="auto"/>
                    <w:right w:val="none" w:sz="0" w:space="0" w:color="auto"/>
                  </w:divBdr>
                </w:div>
                <w:div w:id="1726566831">
                  <w:marLeft w:val="640"/>
                  <w:marRight w:val="0"/>
                  <w:marTop w:val="0"/>
                  <w:marBottom w:val="0"/>
                  <w:divBdr>
                    <w:top w:val="none" w:sz="0" w:space="0" w:color="auto"/>
                    <w:left w:val="none" w:sz="0" w:space="0" w:color="auto"/>
                    <w:bottom w:val="none" w:sz="0" w:space="0" w:color="auto"/>
                    <w:right w:val="none" w:sz="0" w:space="0" w:color="auto"/>
                  </w:divBdr>
                </w:div>
                <w:div w:id="1491631494">
                  <w:marLeft w:val="640"/>
                  <w:marRight w:val="0"/>
                  <w:marTop w:val="0"/>
                  <w:marBottom w:val="0"/>
                  <w:divBdr>
                    <w:top w:val="none" w:sz="0" w:space="0" w:color="auto"/>
                    <w:left w:val="none" w:sz="0" w:space="0" w:color="auto"/>
                    <w:bottom w:val="none" w:sz="0" w:space="0" w:color="auto"/>
                    <w:right w:val="none" w:sz="0" w:space="0" w:color="auto"/>
                  </w:divBdr>
                </w:div>
                <w:div w:id="953829601">
                  <w:marLeft w:val="640"/>
                  <w:marRight w:val="0"/>
                  <w:marTop w:val="0"/>
                  <w:marBottom w:val="0"/>
                  <w:divBdr>
                    <w:top w:val="none" w:sz="0" w:space="0" w:color="auto"/>
                    <w:left w:val="none" w:sz="0" w:space="0" w:color="auto"/>
                    <w:bottom w:val="none" w:sz="0" w:space="0" w:color="auto"/>
                    <w:right w:val="none" w:sz="0" w:space="0" w:color="auto"/>
                  </w:divBdr>
                </w:div>
                <w:div w:id="209152806">
                  <w:marLeft w:val="640"/>
                  <w:marRight w:val="0"/>
                  <w:marTop w:val="0"/>
                  <w:marBottom w:val="0"/>
                  <w:divBdr>
                    <w:top w:val="none" w:sz="0" w:space="0" w:color="auto"/>
                    <w:left w:val="none" w:sz="0" w:space="0" w:color="auto"/>
                    <w:bottom w:val="none" w:sz="0" w:space="0" w:color="auto"/>
                    <w:right w:val="none" w:sz="0" w:space="0" w:color="auto"/>
                  </w:divBdr>
                </w:div>
                <w:div w:id="877545728">
                  <w:marLeft w:val="640"/>
                  <w:marRight w:val="0"/>
                  <w:marTop w:val="0"/>
                  <w:marBottom w:val="0"/>
                  <w:divBdr>
                    <w:top w:val="none" w:sz="0" w:space="0" w:color="auto"/>
                    <w:left w:val="none" w:sz="0" w:space="0" w:color="auto"/>
                    <w:bottom w:val="none" w:sz="0" w:space="0" w:color="auto"/>
                    <w:right w:val="none" w:sz="0" w:space="0" w:color="auto"/>
                  </w:divBdr>
                </w:div>
                <w:div w:id="542602380">
                  <w:marLeft w:val="640"/>
                  <w:marRight w:val="0"/>
                  <w:marTop w:val="0"/>
                  <w:marBottom w:val="0"/>
                  <w:divBdr>
                    <w:top w:val="none" w:sz="0" w:space="0" w:color="auto"/>
                    <w:left w:val="none" w:sz="0" w:space="0" w:color="auto"/>
                    <w:bottom w:val="none" w:sz="0" w:space="0" w:color="auto"/>
                    <w:right w:val="none" w:sz="0" w:space="0" w:color="auto"/>
                  </w:divBdr>
                </w:div>
                <w:div w:id="1202938103">
                  <w:marLeft w:val="640"/>
                  <w:marRight w:val="0"/>
                  <w:marTop w:val="0"/>
                  <w:marBottom w:val="0"/>
                  <w:divBdr>
                    <w:top w:val="none" w:sz="0" w:space="0" w:color="auto"/>
                    <w:left w:val="none" w:sz="0" w:space="0" w:color="auto"/>
                    <w:bottom w:val="none" w:sz="0" w:space="0" w:color="auto"/>
                    <w:right w:val="none" w:sz="0" w:space="0" w:color="auto"/>
                  </w:divBdr>
                </w:div>
                <w:div w:id="256208397">
                  <w:marLeft w:val="640"/>
                  <w:marRight w:val="0"/>
                  <w:marTop w:val="0"/>
                  <w:marBottom w:val="0"/>
                  <w:divBdr>
                    <w:top w:val="none" w:sz="0" w:space="0" w:color="auto"/>
                    <w:left w:val="none" w:sz="0" w:space="0" w:color="auto"/>
                    <w:bottom w:val="none" w:sz="0" w:space="0" w:color="auto"/>
                    <w:right w:val="none" w:sz="0" w:space="0" w:color="auto"/>
                  </w:divBdr>
                </w:div>
                <w:div w:id="5180251">
                  <w:marLeft w:val="640"/>
                  <w:marRight w:val="0"/>
                  <w:marTop w:val="0"/>
                  <w:marBottom w:val="0"/>
                  <w:divBdr>
                    <w:top w:val="none" w:sz="0" w:space="0" w:color="auto"/>
                    <w:left w:val="none" w:sz="0" w:space="0" w:color="auto"/>
                    <w:bottom w:val="none" w:sz="0" w:space="0" w:color="auto"/>
                    <w:right w:val="none" w:sz="0" w:space="0" w:color="auto"/>
                  </w:divBdr>
                </w:div>
                <w:div w:id="570700358">
                  <w:marLeft w:val="640"/>
                  <w:marRight w:val="0"/>
                  <w:marTop w:val="0"/>
                  <w:marBottom w:val="0"/>
                  <w:divBdr>
                    <w:top w:val="none" w:sz="0" w:space="0" w:color="auto"/>
                    <w:left w:val="none" w:sz="0" w:space="0" w:color="auto"/>
                    <w:bottom w:val="none" w:sz="0" w:space="0" w:color="auto"/>
                    <w:right w:val="none" w:sz="0" w:space="0" w:color="auto"/>
                  </w:divBdr>
                </w:div>
              </w:divsChild>
            </w:div>
            <w:div w:id="2029328242">
              <w:marLeft w:val="0"/>
              <w:marRight w:val="0"/>
              <w:marTop w:val="0"/>
              <w:marBottom w:val="0"/>
              <w:divBdr>
                <w:top w:val="none" w:sz="0" w:space="0" w:color="auto"/>
                <w:left w:val="none" w:sz="0" w:space="0" w:color="auto"/>
                <w:bottom w:val="none" w:sz="0" w:space="0" w:color="auto"/>
                <w:right w:val="none" w:sz="0" w:space="0" w:color="auto"/>
              </w:divBdr>
              <w:divsChild>
                <w:div w:id="2078089102">
                  <w:marLeft w:val="640"/>
                  <w:marRight w:val="0"/>
                  <w:marTop w:val="0"/>
                  <w:marBottom w:val="0"/>
                  <w:divBdr>
                    <w:top w:val="none" w:sz="0" w:space="0" w:color="auto"/>
                    <w:left w:val="none" w:sz="0" w:space="0" w:color="auto"/>
                    <w:bottom w:val="none" w:sz="0" w:space="0" w:color="auto"/>
                    <w:right w:val="none" w:sz="0" w:space="0" w:color="auto"/>
                  </w:divBdr>
                </w:div>
                <w:div w:id="377511808">
                  <w:marLeft w:val="640"/>
                  <w:marRight w:val="0"/>
                  <w:marTop w:val="0"/>
                  <w:marBottom w:val="0"/>
                  <w:divBdr>
                    <w:top w:val="none" w:sz="0" w:space="0" w:color="auto"/>
                    <w:left w:val="none" w:sz="0" w:space="0" w:color="auto"/>
                    <w:bottom w:val="none" w:sz="0" w:space="0" w:color="auto"/>
                    <w:right w:val="none" w:sz="0" w:space="0" w:color="auto"/>
                  </w:divBdr>
                </w:div>
                <w:div w:id="1456216365">
                  <w:marLeft w:val="640"/>
                  <w:marRight w:val="0"/>
                  <w:marTop w:val="0"/>
                  <w:marBottom w:val="0"/>
                  <w:divBdr>
                    <w:top w:val="none" w:sz="0" w:space="0" w:color="auto"/>
                    <w:left w:val="none" w:sz="0" w:space="0" w:color="auto"/>
                    <w:bottom w:val="none" w:sz="0" w:space="0" w:color="auto"/>
                    <w:right w:val="none" w:sz="0" w:space="0" w:color="auto"/>
                  </w:divBdr>
                </w:div>
                <w:div w:id="1534804857">
                  <w:marLeft w:val="640"/>
                  <w:marRight w:val="0"/>
                  <w:marTop w:val="0"/>
                  <w:marBottom w:val="0"/>
                  <w:divBdr>
                    <w:top w:val="none" w:sz="0" w:space="0" w:color="auto"/>
                    <w:left w:val="none" w:sz="0" w:space="0" w:color="auto"/>
                    <w:bottom w:val="none" w:sz="0" w:space="0" w:color="auto"/>
                    <w:right w:val="none" w:sz="0" w:space="0" w:color="auto"/>
                  </w:divBdr>
                </w:div>
                <w:div w:id="133183179">
                  <w:marLeft w:val="640"/>
                  <w:marRight w:val="0"/>
                  <w:marTop w:val="0"/>
                  <w:marBottom w:val="0"/>
                  <w:divBdr>
                    <w:top w:val="none" w:sz="0" w:space="0" w:color="auto"/>
                    <w:left w:val="none" w:sz="0" w:space="0" w:color="auto"/>
                    <w:bottom w:val="none" w:sz="0" w:space="0" w:color="auto"/>
                    <w:right w:val="none" w:sz="0" w:space="0" w:color="auto"/>
                  </w:divBdr>
                </w:div>
                <w:div w:id="320500703">
                  <w:marLeft w:val="640"/>
                  <w:marRight w:val="0"/>
                  <w:marTop w:val="0"/>
                  <w:marBottom w:val="0"/>
                  <w:divBdr>
                    <w:top w:val="none" w:sz="0" w:space="0" w:color="auto"/>
                    <w:left w:val="none" w:sz="0" w:space="0" w:color="auto"/>
                    <w:bottom w:val="none" w:sz="0" w:space="0" w:color="auto"/>
                    <w:right w:val="none" w:sz="0" w:space="0" w:color="auto"/>
                  </w:divBdr>
                </w:div>
                <w:div w:id="1495490146">
                  <w:marLeft w:val="640"/>
                  <w:marRight w:val="0"/>
                  <w:marTop w:val="0"/>
                  <w:marBottom w:val="0"/>
                  <w:divBdr>
                    <w:top w:val="none" w:sz="0" w:space="0" w:color="auto"/>
                    <w:left w:val="none" w:sz="0" w:space="0" w:color="auto"/>
                    <w:bottom w:val="none" w:sz="0" w:space="0" w:color="auto"/>
                    <w:right w:val="none" w:sz="0" w:space="0" w:color="auto"/>
                  </w:divBdr>
                </w:div>
                <w:div w:id="173226411">
                  <w:marLeft w:val="640"/>
                  <w:marRight w:val="0"/>
                  <w:marTop w:val="0"/>
                  <w:marBottom w:val="0"/>
                  <w:divBdr>
                    <w:top w:val="none" w:sz="0" w:space="0" w:color="auto"/>
                    <w:left w:val="none" w:sz="0" w:space="0" w:color="auto"/>
                    <w:bottom w:val="none" w:sz="0" w:space="0" w:color="auto"/>
                    <w:right w:val="none" w:sz="0" w:space="0" w:color="auto"/>
                  </w:divBdr>
                </w:div>
                <w:div w:id="2001495407">
                  <w:marLeft w:val="640"/>
                  <w:marRight w:val="0"/>
                  <w:marTop w:val="0"/>
                  <w:marBottom w:val="0"/>
                  <w:divBdr>
                    <w:top w:val="none" w:sz="0" w:space="0" w:color="auto"/>
                    <w:left w:val="none" w:sz="0" w:space="0" w:color="auto"/>
                    <w:bottom w:val="none" w:sz="0" w:space="0" w:color="auto"/>
                    <w:right w:val="none" w:sz="0" w:space="0" w:color="auto"/>
                  </w:divBdr>
                </w:div>
                <w:div w:id="60177432">
                  <w:marLeft w:val="640"/>
                  <w:marRight w:val="0"/>
                  <w:marTop w:val="0"/>
                  <w:marBottom w:val="0"/>
                  <w:divBdr>
                    <w:top w:val="none" w:sz="0" w:space="0" w:color="auto"/>
                    <w:left w:val="none" w:sz="0" w:space="0" w:color="auto"/>
                    <w:bottom w:val="none" w:sz="0" w:space="0" w:color="auto"/>
                    <w:right w:val="none" w:sz="0" w:space="0" w:color="auto"/>
                  </w:divBdr>
                </w:div>
                <w:div w:id="1827360169">
                  <w:marLeft w:val="640"/>
                  <w:marRight w:val="0"/>
                  <w:marTop w:val="0"/>
                  <w:marBottom w:val="0"/>
                  <w:divBdr>
                    <w:top w:val="none" w:sz="0" w:space="0" w:color="auto"/>
                    <w:left w:val="none" w:sz="0" w:space="0" w:color="auto"/>
                    <w:bottom w:val="none" w:sz="0" w:space="0" w:color="auto"/>
                    <w:right w:val="none" w:sz="0" w:space="0" w:color="auto"/>
                  </w:divBdr>
                </w:div>
                <w:div w:id="1684673580">
                  <w:marLeft w:val="640"/>
                  <w:marRight w:val="0"/>
                  <w:marTop w:val="0"/>
                  <w:marBottom w:val="0"/>
                  <w:divBdr>
                    <w:top w:val="none" w:sz="0" w:space="0" w:color="auto"/>
                    <w:left w:val="none" w:sz="0" w:space="0" w:color="auto"/>
                    <w:bottom w:val="none" w:sz="0" w:space="0" w:color="auto"/>
                    <w:right w:val="none" w:sz="0" w:space="0" w:color="auto"/>
                  </w:divBdr>
                </w:div>
                <w:div w:id="1989439020">
                  <w:marLeft w:val="640"/>
                  <w:marRight w:val="0"/>
                  <w:marTop w:val="0"/>
                  <w:marBottom w:val="0"/>
                  <w:divBdr>
                    <w:top w:val="none" w:sz="0" w:space="0" w:color="auto"/>
                    <w:left w:val="none" w:sz="0" w:space="0" w:color="auto"/>
                    <w:bottom w:val="none" w:sz="0" w:space="0" w:color="auto"/>
                    <w:right w:val="none" w:sz="0" w:space="0" w:color="auto"/>
                  </w:divBdr>
                </w:div>
                <w:div w:id="748891465">
                  <w:marLeft w:val="640"/>
                  <w:marRight w:val="0"/>
                  <w:marTop w:val="0"/>
                  <w:marBottom w:val="0"/>
                  <w:divBdr>
                    <w:top w:val="none" w:sz="0" w:space="0" w:color="auto"/>
                    <w:left w:val="none" w:sz="0" w:space="0" w:color="auto"/>
                    <w:bottom w:val="none" w:sz="0" w:space="0" w:color="auto"/>
                    <w:right w:val="none" w:sz="0" w:space="0" w:color="auto"/>
                  </w:divBdr>
                </w:div>
                <w:div w:id="1622879108">
                  <w:marLeft w:val="640"/>
                  <w:marRight w:val="0"/>
                  <w:marTop w:val="0"/>
                  <w:marBottom w:val="0"/>
                  <w:divBdr>
                    <w:top w:val="none" w:sz="0" w:space="0" w:color="auto"/>
                    <w:left w:val="none" w:sz="0" w:space="0" w:color="auto"/>
                    <w:bottom w:val="none" w:sz="0" w:space="0" w:color="auto"/>
                    <w:right w:val="none" w:sz="0" w:space="0" w:color="auto"/>
                  </w:divBdr>
                </w:div>
                <w:div w:id="19285805">
                  <w:marLeft w:val="640"/>
                  <w:marRight w:val="0"/>
                  <w:marTop w:val="0"/>
                  <w:marBottom w:val="0"/>
                  <w:divBdr>
                    <w:top w:val="none" w:sz="0" w:space="0" w:color="auto"/>
                    <w:left w:val="none" w:sz="0" w:space="0" w:color="auto"/>
                    <w:bottom w:val="none" w:sz="0" w:space="0" w:color="auto"/>
                    <w:right w:val="none" w:sz="0" w:space="0" w:color="auto"/>
                  </w:divBdr>
                </w:div>
                <w:div w:id="392967092">
                  <w:marLeft w:val="640"/>
                  <w:marRight w:val="0"/>
                  <w:marTop w:val="0"/>
                  <w:marBottom w:val="0"/>
                  <w:divBdr>
                    <w:top w:val="none" w:sz="0" w:space="0" w:color="auto"/>
                    <w:left w:val="none" w:sz="0" w:space="0" w:color="auto"/>
                    <w:bottom w:val="none" w:sz="0" w:space="0" w:color="auto"/>
                    <w:right w:val="none" w:sz="0" w:space="0" w:color="auto"/>
                  </w:divBdr>
                </w:div>
                <w:div w:id="389883107">
                  <w:marLeft w:val="640"/>
                  <w:marRight w:val="0"/>
                  <w:marTop w:val="0"/>
                  <w:marBottom w:val="0"/>
                  <w:divBdr>
                    <w:top w:val="none" w:sz="0" w:space="0" w:color="auto"/>
                    <w:left w:val="none" w:sz="0" w:space="0" w:color="auto"/>
                    <w:bottom w:val="none" w:sz="0" w:space="0" w:color="auto"/>
                    <w:right w:val="none" w:sz="0" w:space="0" w:color="auto"/>
                  </w:divBdr>
                </w:div>
                <w:div w:id="576943544">
                  <w:marLeft w:val="640"/>
                  <w:marRight w:val="0"/>
                  <w:marTop w:val="0"/>
                  <w:marBottom w:val="0"/>
                  <w:divBdr>
                    <w:top w:val="none" w:sz="0" w:space="0" w:color="auto"/>
                    <w:left w:val="none" w:sz="0" w:space="0" w:color="auto"/>
                    <w:bottom w:val="none" w:sz="0" w:space="0" w:color="auto"/>
                    <w:right w:val="none" w:sz="0" w:space="0" w:color="auto"/>
                  </w:divBdr>
                </w:div>
                <w:div w:id="903225696">
                  <w:marLeft w:val="640"/>
                  <w:marRight w:val="0"/>
                  <w:marTop w:val="0"/>
                  <w:marBottom w:val="0"/>
                  <w:divBdr>
                    <w:top w:val="none" w:sz="0" w:space="0" w:color="auto"/>
                    <w:left w:val="none" w:sz="0" w:space="0" w:color="auto"/>
                    <w:bottom w:val="none" w:sz="0" w:space="0" w:color="auto"/>
                    <w:right w:val="none" w:sz="0" w:space="0" w:color="auto"/>
                  </w:divBdr>
                </w:div>
              </w:divsChild>
            </w:div>
            <w:div w:id="455025444">
              <w:marLeft w:val="0"/>
              <w:marRight w:val="0"/>
              <w:marTop w:val="0"/>
              <w:marBottom w:val="0"/>
              <w:divBdr>
                <w:top w:val="none" w:sz="0" w:space="0" w:color="auto"/>
                <w:left w:val="none" w:sz="0" w:space="0" w:color="auto"/>
                <w:bottom w:val="none" w:sz="0" w:space="0" w:color="auto"/>
                <w:right w:val="none" w:sz="0" w:space="0" w:color="auto"/>
              </w:divBdr>
              <w:divsChild>
                <w:div w:id="173155232">
                  <w:marLeft w:val="640"/>
                  <w:marRight w:val="0"/>
                  <w:marTop w:val="0"/>
                  <w:marBottom w:val="0"/>
                  <w:divBdr>
                    <w:top w:val="none" w:sz="0" w:space="0" w:color="auto"/>
                    <w:left w:val="none" w:sz="0" w:space="0" w:color="auto"/>
                    <w:bottom w:val="none" w:sz="0" w:space="0" w:color="auto"/>
                    <w:right w:val="none" w:sz="0" w:space="0" w:color="auto"/>
                  </w:divBdr>
                </w:div>
                <w:div w:id="1141119048">
                  <w:marLeft w:val="640"/>
                  <w:marRight w:val="0"/>
                  <w:marTop w:val="0"/>
                  <w:marBottom w:val="0"/>
                  <w:divBdr>
                    <w:top w:val="none" w:sz="0" w:space="0" w:color="auto"/>
                    <w:left w:val="none" w:sz="0" w:space="0" w:color="auto"/>
                    <w:bottom w:val="none" w:sz="0" w:space="0" w:color="auto"/>
                    <w:right w:val="none" w:sz="0" w:space="0" w:color="auto"/>
                  </w:divBdr>
                </w:div>
                <w:div w:id="50816410">
                  <w:marLeft w:val="640"/>
                  <w:marRight w:val="0"/>
                  <w:marTop w:val="0"/>
                  <w:marBottom w:val="0"/>
                  <w:divBdr>
                    <w:top w:val="none" w:sz="0" w:space="0" w:color="auto"/>
                    <w:left w:val="none" w:sz="0" w:space="0" w:color="auto"/>
                    <w:bottom w:val="none" w:sz="0" w:space="0" w:color="auto"/>
                    <w:right w:val="none" w:sz="0" w:space="0" w:color="auto"/>
                  </w:divBdr>
                </w:div>
                <w:div w:id="1918399303">
                  <w:marLeft w:val="640"/>
                  <w:marRight w:val="0"/>
                  <w:marTop w:val="0"/>
                  <w:marBottom w:val="0"/>
                  <w:divBdr>
                    <w:top w:val="none" w:sz="0" w:space="0" w:color="auto"/>
                    <w:left w:val="none" w:sz="0" w:space="0" w:color="auto"/>
                    <w:bottom w:val="none" w:sz="0" w:space="0" w:color="auto"/>
                    <w:right w:val="none" w:sz="0" w:space="0" w:color="auto"/>
                  </w:divBdr>
                </w:div>
                <w:div w:id="517427000">
                  <w:marLeft w:val="640"/>
                  <w:marRight w:val="0"/>
                  <w:marTop w:val="0"/>
                  <w:marBottom w:val="0"/>
                  <w:divBdr>
                    <w:top w:val="none" w:sz="0" w:space="0" w:color="auto"/>
                    <w:left w:val="none" w:sz="0" w:space="0" w:color="auto"/>
                    <w:bottom w:val="none" w:sz="0" w:space="0" w:color="auto"/>
                    <w:right w:val="none" w:sz="0" w:space="0" w:color="auto"/>
                  </w:divBdr>
                </w:div>
                <w:div w:id="1152066481">
                  <w:marLeft w:val="640"/>
                  <w:marRight w:val="0"/>
                  <w:marTop w:val="0"/>
                  <w:marBottom w:val="0"/>
                  <w:divBdr>
                    <w:top w:val="none" w:sz="0" w:space="0" w:color="auto"/>
                    <w:left w:val="none" w:sz="0" w:space="0" w:color="auto"/>
                    <w:bottom w:val="none" w:sz="0" w:space="0" w:color="auto"/>
                    <w:right w:val="none" w:sz="0" w:space="0" w:color="auto"/>
                  </w:divBdr>
                </w:div>
                <w:div w:id="1269194221">
                  <w:marLeft w:val="640"/>
                  <w:marRight w:val="0"/>
                  <w:marTop w:val="0"/>
                  <w:marBottom w:val="0"/>
                  <w:divBdr>
                    <w:top w:val="none" w:sz="0" w:space="0" w:color="auto"/>
                    <w:left w:val="none" w:sz="0" w:space="0" w:color="auto"/>
                    <w:bottom w:val="none" w:sz="0" w:space="0" w:color="auto"/>
                    <w:right w:val="none" w:sz="0" w:space="0" w:color="auto"/>
                  </w:divBdr>
                </w:div>
                <w:div w:id="1955942935">
                  <w:marLeft w:val="640"/>
                  <w:marRight w:val="0"/>
                  <w:marTop w:val="0"/>
                  <w:marBottom w:val="0"/>
                  <w:divBdr>
                    <w:top w:val="none" w:sz="0" w:space="0" w:color="auto"/>
                    <w:left w:val="none" w:sz="0" w:space="0" w:color="auto"/>
                    <w:bottom w:val="none" w:sz="0" w:space="0" w:color="auto"/>
                    <w:right w:val="none" w:sz="0" w:space="0" w:color="auto"/>
                  </w:divBdr>
                </w:div>
                <w:div w:id="1507792985">
                  <w:marLeft w:val="640"/>
                  <w:marRight w:val="0"/>
                  <w:marTop w:val="0"/>
                  <w:marBottom w:val="0"/>
                  <w:divBdr>
                    <w:top w:val="none" w:sz="0" w:space="0" w:color="auto"/>
                    <w:left w:val="none" w:sz="0" w:space="0" w:color="auto"/>
                    <w:bottom w:val="none" w:sz="0" w:space="0" w:color="auto"/>
                    <w:right w:val="none" w:sz="0" w:space="0" w:color="auto"/>
                  </w:divBdr>
                </w:div>
                <w:div w:id="374160921">
                  <w:marLeft w:val="640"/>
                  <w:marRight w:val="0"/>
                  <w:marTop w:val="0"/>
                  <w:marBottom w:val="0"/>
                  <w:divBdr>
                    <w:top w:val="none" w:sz="0" w:space="0" w:color="auto"/>
                    <w:left w:val="none" w:sz="0" w:space="0" w:color="auto"/>
                    <w:bottom w:val="none" w:sz="0" w:space="0" w:color="auto"/>
                    <w:right w:val="none" w:sz="0" w:space="0" w:color="auto"/>
                  </w:divBdr>
                </w:div>
                <w:div w:id="1858539925">
                  <w:marLeft w:val="640"/>
                  <w:marRight w:val="0"/>
                  <w:marTop w:val="0"/>
                  <w:marBottom w:val="0"/>
                  <w:divBdr>
                    <w:top w:val="none" w:sz="0" w:space="0" w:color="auto"/>
                    <w:left w:val="none" w:sz="0" w:space="0" w:color="auto"/>
                    <w:bottom w:val="none" w:sz="0" w:space="0" w:color="auto"/>
                    <w:right w:val="none" w:sz="0" w:space="0" w:color="auto"/>
                  </w:divBdr>
                </w:div>
                <w:div w:id="489564375">
                  <w:marLeft w:val="640"/>
                  <w:marRight w:val="0"/>
                  <w:marTop w:val="0"/>
                  <w:marBottom w:val="0"/>
                  <w:divBdr>
                    <w:top w:val="none" w:sz="0" w:space="0" w:color="auto"/>
                    <w:left w:val="none" w:sz="0" w:space="0" w:color="auto"/>
                    <w:bottom w:val="none" w:sz="0" w:space="0" w:color="auto"/>
                    <w:right w:val="none" w:sz="0" w:space="0" w:color="auto"/>
                  </w:divBdr>
                </w:div>
                <w:div w:id="1731951866">
                  <w:marLeft w:val="640"/>
                  <w:marRight w:val="0"/>
                  <w:marTop w:val="0"/>
                  <w:marBottom w:val="0"/>
                  <w:divBdr>
                    <w:top w:val="none" w:sz="0" w:space="0" w:color="auto"/>
                    <w:left w:val="none" w:sz="0" w:space="0" w:color="auto"/>
                    <w:bottom w:val="none" w:sz="0" w:space="0" w:color="auto"/>
                    <w:right w:val="none" w:sz="0" w:space="0" w:color="auto"/>
                  </w:divBdr>
                </w:div>
                <w:div w:id="1076711883">
                  <w:marLeft w:val="640"/>
                  <w:marRight w:val="0"/>
                  <w:marTop w:val="0"/>
                  <w:marBottom w:val="0"/>
                  <w:divBdr>
                    <w:top w:val="none" w:sz="0" w:space="0" w:color="auto"/>
                    <w:left w:val="none" w:sz="0" w:space="0" w:color="auto"/>
                    <w:bottom w:val="none" w:sz="0" w:space="0" w:color="auto"/>
                    <w:right w:val="none" w:sz="0" w:space="0" w:color="auto"/>
                  </w:divBdr>
                </w:div>
                <w:div w:id="1868716974">
                  <w:marLeft w:val="640"/>
                  <w:marRight w:val="0"/>
                  <w:marTop w:val="0"/>
                  <w:marBottom w:val="0"/>
                  <w:divBdr>
                    <w:top w:val="none" w:sz="0" w:space="0" w:color="auto"/>
                    <w:left w:val="none" w:sz="0" w:space="0" w:color="auto"/>
                    <w:bottom w:val="none" w:sz="0" w:space="0" w:color="auto"/>
                    <w:right w:val="none" w:sz="0" w:space="0" w:color="auto"/>
                  </w:divBdr>
                </w:div>
                <w:div w:id="913197998">
                  <w:marLeft w:val="640"/>
                  <w:marRight w:val="0"/>
                  <w:marTop w:val="0"/>
                  <w:marBottom w:val="0"/>
                  <w:divBdr>
                    <w:top w:val="none" w:sz="0" w:space="0" w:color="auto"/>
                    <w:left w:val="none" w:sz="0" w:space="0" w:color="auto"/>
                    <w:bottom w:val="none" w:sz="0" w:space="0" w:color="auto"/>
                    <w:right w:val="none" w:sz="0" w:space="0" w:color="auto"/>
                  </w:divBdr>
                </w:div>
                <w:div w:id="1581329706">
                  <w:marLeft w:val="640"/>
                  <w:marRight w:val="0"/>
                  <w:marTop w:val="0"/>
                  <w:marBottom w:val="0"/>
                  <w:divBdr>
                    <w:top w:val="none" w:sz="0" w:space="0" w:color="auto"/>
                    <w:left w:val="none" w:sz="0" w:space="0" w:color="auto"/>
                    <w:bottom w:val="none" w:sz="0" w:space="0" w:color="auto"/>
                    <w:right w:val="none" w:sz="0" w:space="0" w:color="auto"/>
                  </w:divBdr>
                </w:div>
                <w:div w:id="930049004">
                  <w:marLeft w:val="640"/>
                  <w:marRight w:val="0"/>
                  <w:marTop w:val="0"/>
                  <w:marBottom w:val="0"/>
                  <w:divBdr>
                    <w:top w:val="none" w:sz="0" w:space="0" w:color="auto"/>
                    <w:left w:val="none" w:sz="0" w:space="0" w:color="auto"/>
                    <w:bottom w:val="none" w:sz="0" w:space="0" w:color="auto"/>
                    <w:right w:val="none" w:sz="0" w:space="0" w:color="auto"/>
                  </w:divBdr>
                </w:div>
                <w:div w:id="1891189465">
                  <w:marLeft w:val="640"/>
                  <w:marRight w:val="0"/>
                  <w:marTop w:val="0"/>
                  <w:marBottom w:val="0"/>
                  <w:divBdr>
                    <w:top w:val="none" w:sz="0" w:space="0" w:color="auto"/>
                    <w:left w:val="none" w:sz="0" w:space="0" w:color="auto"/>
                    <w:bottom w:val="none" w:sz="0" w:space="0" w:color="auto"/>
                    <w:right w:val="none" w:sz="0" w:space="0" w:color="auto"/>
                  </w:divBdr>
                </w:div>
                <w:div w:id="140198907">
                  <w:marLeft w:val="640"/>
                  <w:marRight w:val="0"/>
                  <w:marTop w:val="0"/>
                  <w:marBottom w:val="0"/>
                  <w:divBdr>
                    <w:top w:val="none" w:sz="0" w:space="0" w:color="auto"/>
                    <w:left w:val="none" w:sz="0" w:space="0" w:color="auto"/>
                    <w:bottom w:val="none" w:sz="0" w:space="0" w:color="auto"/>
                    <w:right w:val="none" w:sz="0" w:space="0" w:color="auto"/>
                  </w:divBdr>
                </w:div>
              </w:divsChild>
            </w:div>
            <w:div w:id="71243597">
              <w:marLeft w:val="0"/>
              <w:marRight w:val="0"/>
              <w:marTop w:val="0"/>
              <w:marBottom w:val="0"/>
              <w:divBdr>
                <w:top w:val="none" w:sz="0" w:space="0" w:color="auto"/>
                <w:left w:val="none" w:sz="0" w:space="0" w:color="auto"/>
                <w:bottom w:val="none" w:sz="0" w:space="0" w:color="auto"/>
                <w:right w:val="none" w:sz="0" w:space="0" w:color="auto"/>
              </w:divBdr>
              <w:divsChild>
                <w:div w:id="2066567089">
                  <w:marLeft w:val="640"/>
                  <w:marRight w:val="0"/>
                  <w:marTop w:val="0"/>
                  <w:marBottom w:val="0"/>
                  <w:divBdr>
                    <w:top w:val="none" w:sz="0" w:space="0" w:color="auto"/>
                    <w:left w:val="none" w:sz="0" w:space="0" w:color="auto"/>
                    <w:bottom w:val="none" w:sz="0" w:space="0" w:color="auto"/>
                    <w:right w:val="none" w:sz="0" w:space="0" w:color="auto"/>
                  </w:divBdr>
                </w:div>
                <w:div w:id="1388912054">
                  <w:marLeft w:val="640"/>
                  <w:marRight w:val="0"/>
                  <w:marTop w:val="0"/>
                  <w:marBottom w:val="0"/>
                  <w:divBdr>
                    <w:top w:val="none" w:sz="0" w:space="0" w:color="auto"/>
                    <w:left w:val="none" w:sz="0" w:space="0" w:color="auto"/>
                    <w:bottom w:val="none" w:sz="0" w:space="0" w:color="auto"/>
                    <w:right w:val="none" w:sz="0" w:space="0" w:color="auto"/>
                  </w:divBdr>
                </w:div>
                <w:div w:id="1513034387">
                  <w:marLeft w:val="640"/>
                  <w:marRight w:val="0"/>
                  <w:marTop w:val="0"/>
                  <w:marBottom w:val="0"/>
                  <w:divBdr>
                    <w:top w:val="none" w:sz="0" w:space="0" w:color="auto"/>
                    <w:left w:val="none" w:sz="0" w:space="0" w:color="auto"/>
                    <w:bottom w:val="none" w:sz="0" w:space="0" w:color="auto"/>
                    <w:right w:val="none" w:sz="0" w:space="0" w:color="auto"/>
                  </w:divBdr>
                </w:div>
                <w:div w:id="427893388">
                  <w:marLeft w:val="640"/>
                  <w:marRight w:val="0"/>
                  <w:marTop w:val="0"/>
                  <w:marBottom w:val="0"/>
                  <w:divBdr>
                    <w:top w:val="none" w:sz="0" w:space="0" w:color="auto"/>
                    <w:left w:val="none" w:sz="0" w:space="0" w:color="auto"/>
                    <w:bottom w:val="none" w:sz="0" w:space="0" w:color="auto"/>
                    <w:right w:val="none" w:sz="0" w:space="0" w:color="auto"/>
                  </w:divBdr>
                </w:div>
                <w:div w:id="1609118016">
                  <w:marLeft w:val="640"/>
                  <w:marRight w:val="0"/>
                  <w:marTop w:val="0"/>
                  <w:marBottom w:val="0"/>
                  <w:divBdr>
                    <w:top w:val="none" w:sz="0" w:space="0" w:color="auto"/>
                    <w:left w:val="none" w:sz="0" w:space="0" w:color="auto"/>
                    <w:bottom w:val="none" w:sz="0" w:space="0" w:color="auto"/>
                    <w:right w:val="none" w:sz="0" w:space="0" w:color="auto"/>
                  </w:divBdr>
                </w:div>
                <w:div w:id="1952323141">
                  <w:marLeft w:val="640"/>
                  <w:marRight w:val="0"/>
                  <w:marTop w:val="0"/>
                  <w:marBottom w:val="0"/>
                  <w:divBdr>
                    <w:top w:val="none" w:sz="0" w:space="0" w:color="auto"/>
                    <w:left w:val="none" w:sz="0" w:space="0" w:color="auto"/>
                    <w:bottom w:val="none" w:sz="0" w:space="0" w:color="auto"/>
                    <w:right w:val="none" w:sz="0" w:space="0" w:color="auto"/>
                  </w:divBdr>
                </w:div>
                <w:div w:id="1717656175">
                  <w:marLeft w:val="640"/>
                  <w:marRight w:val="0"/>
                  <w:marTop w:val="0"/>
                  <w:marBottom w:val="0"/>
                  <w:divBdr>
                    <w:top w:val="none" w:sz="0" w:space="0" w:color="auto"/>
                    <w:left w:val="none" w:sz="0" w:space="0" w:color="auto"/>
                    <w:bottom w:val="none" w:sz="0" w:space="0" w:color="auto"/>
                    <w:right w:val="none" w:sz="0" w:space="0" w:color="auto"/>
                  </w:divBdr>
                </w:div>
                <w:div w:id="2005622027">
                  <w:marLeft w:val="640"/>
                  <w:marRight w:val="0"/>
                  <w:marTop w:val="0"/>
                  <w:marBottom w:val="0"/>
                  <w:divBdr>
                    <w:top w:val="none" w:sz="0" w:space="0" w:color="auto"/>
                    <w:left w:val="none" w:sz="0" w:space="0" w:color="auto"/>
                    <w:bottom w:val="none" w:sz="0" w:space="0" w:color="auto"/>
                    <w:right w:val="none" w:sz="0" w:space="0" w:color="auto"/>
                  </w:divBdr>
                </w:div>
                <w:div w:id="512689900">
                  <w:marLeft w:val="640"/>
                  <w:marRight w:val="0"/>
                  <w:marTop w:val="0"/>
                  <w:marBottom w:val="0"/>
                  <w:divBdr>
                    <w:top w:val="none" w:sz="0" w:space="0" w:color="auto"/>
                    <w:left w:val="none" w:sz="0" w:space="0" w:color="auto"/>
                    <w:bottom w:val="none" w:sz="0" w:space="0" w:color="auto"/>
                    <w:right w:val="none" w:sz="0" w:space="0" w:color="auto"/>
                  </w:divBdr>
                </w:div>
                <w:div w:id="222909318">
                  <w:marLeft w:val="640"/>
                  <w:marRight w:val="0"/>
                  <w:marTop w:val="0"/>
                  <w:marBottom w:val="0"/>
                  <w:divBdr>
                    <w:top w:val="none" w:sz="0" w:space="0" w:color="auto"/>
                    <w:left w:val="none" w:sz="0" w:space="0" w:color="auto"/>
                    <w:bottom w:val="none" w:sz="0" w:space="0" w:color="auto"/>
                    <w:right w:val="none" w:sz="0" w:space="0" w:color="auto"/>
                  </w:divBdr>
                </w:div>
                <w:div w:id="1447039693">
                  <w:marLeft w:val="640"/>
                  <w:marRight w:val="0"/>
                  <w:marTop w:val="0"/>
                  <w:marBottom w:val="0"/>
                  <w:divBdr>
                    <w:top w:val="none" w:sz="0" w:space="0" w:color="auto"/>
                    <w:left w:val="none" w:sz="0" w:space="0" w:color="auto"/>
                    <w:bottom w:val="none" w:sz="0" w:space="0" w:color="auto"/>
                    <w:right w:val="none" w:sz="0" w:space="0" w:color="auto"/>
                  </w:divBdr>
                </w:div>
                <w:div w:id="1477720160">
                  <w:marLeft w:val="640"/>
                  <w:marRight w:val="0"/>
                  <w:marTop w:val="0"/>
                  <w:marBottom w:val="0"/>
                  <w:divBdr>
                    <w:top w:val="none" w:sz="0" w:space="0" w:color="auto"/>
                    <w:left w:val="none" w:sz="0" w:space="0" w:color="auto"/>
                    <w:bottom w:val="none" w:sz="0" w:space="0" w:color="auto"/>
                    <w:right w:val="none" w:sz="0" w:space="0" w:color="auto"/>
                  </w:divBdr>
                </w:div>
                <w:div w:id="1562591516">
                  <w:marLeft w:val="640"/>
                  <w:marRight w:val="0"/>
                  <w:marTop w:val="0"/>
                  <w:marBottom w:val="0"/>
                  <w:divBdr>
                    <w:top w:val="none" w:sz="0" w:space="0" w:color="auto"/>
                    <w:left w:val="none" w:sz="0" w:space="0" w:color="auto"/>
                    <w:bottom w:val="none" w:sz="0" w:space="0" w:color="auto"/>
                    <w:right w:val="none" w:sz="0" w:space="0" w:color="auto"/>
                  </w:divBdr>
                </w:div>
                <w:div w:id="1820882411">
                  <w:marLeft w:val="640"/>
                  <w:marRight w:val="0"/>
                  <w:marTop w:val="0"/>
                  <w:marBottom w:val="0"/>
                  <w:divBdr>
                    <w:top w:val="none" w:sz="0" w:space="0" w:color="auto"/>
                    <w:left w:val="none" w:sz="0" w:space="0" w:color="auto"/>
                    <w:bottom w:val="none" w:sz="0" w:space="0" w:color="auto"/>
                    <w:right w:val="none" w:sz="0" w:space="0" w:color="auto"/>
                  </w:divBdr>
                </w:div>
                <w:div w:id="1743482259">
                  <w:marLeft w:val="640"/>
                  <w:marRight w:val="0"/>
                  <w:marTop w:val="0"/>
                  <w:marBottom w:val="0"/>
                  <w:divBdr>
                    <w:top w:val="none" w:sz="0" w:space="0" w:color="auto"/>
                    <w:left w:val="none" w:sz="0" w:space="0" w:color="auto"/>
                    <w:bottom w:val="none" w:sz="0" w:space="0" w:color="auto"/>
                    <w:right w:val="none" w:sz="0" w:space="0" w:color="auto"/>
                  </w:divBdr>
                </w:div>
                <w:div w:id="1415278119">
                  <w:marLeft w:val="640"/>
                  <w:marRight w:val="0"/>
                  <w:marTop w:val="0"/>
                  <w:marBottom w:val="0"/>
                  <w:divBdr>
                    <w:top w:val="none" w:sz="0" w:space="0" w:color="auto"/>
                    <w:left w:val="none" w:sz="0" w:space="0" w:color="auto"/>
                    <w:bottom w:val="none" w:sz="0" w:space="0" w:color="auto"/>
                    <w:right w:val="none" w:sz="0" w:space="0" w:color="auto"/>
                  </w:divBdr>
                </w:div>
                <w:div w:id="1788890851">
                  <w:marLeft w:val="640"/>
                  <w:marRight w:val="0"/>
                  <w:marTop w:val="0"/>
                  <w:marBottom w:val="0"/>
                  <w:divBdr>
                    <w:top w:val="none" w:sz="0" w:space="0" w:color="auto"/>
                    <w:left w:val="none" w:sz="0" w:space="0" w:color="auto"/>
                    <w:bottom w:val="none" w:sz="0" w:space="0" w:color="auto"/>
                    <w:right w:val="none" w:sz="0" w:space="0" w:color="auto"/>
                  </w:divBdr>
                </w:div>
                <w:div w:id="1890190714">
                  <w:marLeft w:val="640"/>
                  <w:marRight w:val="0"/>
                  <w:marTop w:val="0"/>
                  <w:marBottom w:val="0"/>
                  <w:divBdr>
                    <w:top w:val="none" w:sz="0" w:space="0" w:color="auto"/>
                    <w:left w:val="none" w:sz="0" w:space="0" w:color="auto"/>
                    <w:bottom w:val="none" w:sz="0" w:space="0" w:color="auto"/>
                    <w:right w:val="none" w:sz="0" w:space="0" w:color="auto"/>
                  </w:divBdr>
                </w:div>
                <w:div w:id="888028195">
                  <w:marLeft w:val="640"/>
                  <w:marRight w:val="0"/>
                  <w:marTop w:val="0"/>
                  <w:marBottom w:val="0"/>
                  <w:divBdr>
                    <w:top w:val="none" w:sz="0" w:space="0" w:color="auto"/>
                    <w:left w:val="none" w:sz="0" w:space="0" w:color="auto"/>
                    <w:bottom w:val="none" w:sz="0" w:space="0" w:color="auto"/>
                    <w:right w:val="none" w:sz="0" w:space="0" w:color="auto"/>
                  </w:divBdr>
                </w:div>
                <w:div w:id="767191558">
                  <w:marLeft w:val="640"/>
                  <w:marRight w:val="0"/>
                  <w:marTop w:val="0"/>
                  <w:marBottom w:val="0"/>
                  <w:divBdr>
                    <w:top w:val="none" w:sz="0" w:space="0" w:color="auto"/>
                    <w:left w:val="none" w:sz="0" w:space="0" w:color="auto"/>
                    <w:bottom w:val="none" w:sz="0" w:space="0" w:color="auto"/>
                    <w:right w:val="none" w:sz="0" w:space="0" w:color="auto"/>
                  </w:divBdr>
                </w:div>
              </w:divsChild>
            </w:div>
            <w:div w:id="1118527844">
              <w:marLeft w:val="0"/>
              <w:marRight w:val="0"/>
              <w:marTop w:val="0"/>
              <w:marBottom w:val="0"/>
              <w:divBdr>
                <w:top w:val="none" w:sz="0" w:space="0" w:color="auto"/>
                <w:left w:val="none" w:sz="0" w:space="0" w:color="auto"/>
                <w:bottom w:val="none" w:sz="0" w:space="0" w:color="auto"/>
                <w:right w:val="none" w:sz="0" w:space="0" w:color="auto"/>
              </w:divBdr>
              <w:divsChild>
                <w:div w:id="1903253799">
                  <w:marLeft w:val="640"/>
                  <w:marRight w:val="0"/>
                  <w:marTop w:val="0"/>
                  <w:marBottom w:val="0"/>
                  <w:divBdr>
                    <w:top w:val="none" w:sz="0" w:space="0" w:color="auto"/>
                    <w:left w:val="none" w:sz="0" w:space="0" w:color="auto"/>
                    <w:bottom w:val="none" w:sz="0" w:space="0" w:color="auto"/>
                    <w:right w:val="none" w:sz="0" w:space="0" w:color="auto"/>
                  </w:divBdr>
                </w:div>
                <w:div w:id="1581059136">
                  <w:marLeft w:val="640"/>
                  <w:marRight w:val="0"/>
                  <w:marTop w:val="0"/>
                  <w:marBottom w:val="0"/>
                  <w:divBdr>
                    <w:top w:val="none" w:sz="0" w:space="0" w:color="auto"/>
                    <w:left w:val="none" w:sz="0" w:space="0" w:color="auto"/>
                    <w:bottom w:val="none" w:sz="0" w:space="0" w:color="auto"/>
                    <w:right w:val="none" w:sz="0" w:space="0" w:color="auto"/>
                  </w:divBdr>
                </w:div>
                <w:div w:id="1853765812">
                  <w:marLeft w:val="640"/>
                  <w:marRight w:val="0"/>
                  <w:marTop w:val="0"/>
                  <w:marBottom w:val="0"/>
                  <w:divBdr>
                    <w:top w:val="none" w:sz="0" w:space="0" w:color="auto"/>
                    <w:left w:val="none" w:sz="0" w:space="0" w:color="auto"/>
                    <w:bottom w:val="none" w:sz="0" w:space="0" w:color="auto"/>
                    <w:right w:val="none" w:sz="0" w:space="0" w:color="auto"/>
                  </w:divBdr>
                </w:div>
                <w:div w:id="1657680941">
                  <w:marLeft w:val="640"/>
                  <w:marRight w:val="0"/>
                  <w:marTop w:val="0"/>
                  <w:marBottom w:val="0"/>
                  <w:divBdr>
                    <w:top w:val="none" w:sz="0" w:space="0" w:color="auto"/>
                    <w:left w:val="none" w:sz="0" w:space="0" w:color="auto"/>
                    <w:bottom w:val="none" w:sz="0" w:space="0" w:color="auto"/>
                    <w:right w:val="none" w:sz="0" w:space="0" w:color="auto"/>
                  </w:divBdr>
                </w:div>
                <w:div w:id="1152716470">
                  <w:marLeft w:val="640"/>
                  <w:marRight w:val="0"/>
                  <w:marTop w:val="0"/>
                  <w:marBottom w:val="0"/>
                  <w:divBdr>
                    <w:top w:val="none" w:sz="0" w:space="0" w:color="auto"/>
                    <w:left w:val="none" w:sz="0" w:space="0" w:color="auto"/>
                    <w:bottom w:val="none" w:sz="0" w:space="0" w:color="auto"/>
                    <w:right w:val="none" w:sz="0" w:space="0" w:color="auto"/>
                  </w:divBdr>
                </w:div>
                <w:div w:id="1735473364">
                  <w:marLeft w:val="640"/>
                  <w:marRight w:val="0"/>
                  <w:marTop w:val="0"/>
                  <w:marBottom w:val="0"/>
                  <w:divBdr>
                    <w:top w:val="none" w:sz="0" w:space="0" w:color="auto"/>
                    <w:left w:val="none" w:sz="0" w:space="0" w:color="auto"/>
                    <w:bottom w:val="none" w:sz="0" w:space="0" w:color="auto"/>
                    <w:right w:val="none" w:sz="0" w:space="0" w:color="auto"/>
                  </w:divBdr>
                </w:div>
                <w:div w:id="891036637">
                  <w:marLeft w:val="640"/>
                  <w:marRight w:val="0"/>
                  <w:marTop w:val="0"/>
                  <w:marBottom w:val="0"/>
                  <w:divBdr>
                    <w:top w:val="none" w:sz="0" w:space="0" w:color="auto"/>
                    <w:left w:val="none" w:sz="0" w:space="0" w:color="auto"/>
                    <w:bottom w:val="none" w:sz="0" w:space="0" w:color="auto"/>
                    <w:right w:val="none" w:sz="0" w:space="0" w:color="auto"/>
                  </w:divBdr>
                </w:div>
                <w:div w:id="1542090873">
                  <w:marLeft w:val="640"/>
                  <w:marRight w:val="0"/>
                  <w:marTop w:val="0"/>
                  <w:marBottom w:val="0"/>
                  <w:divBdr>
                    <w:top w:val="none" w:sz="0" w:space="0" w:color="auto"/>
                    <w:left w:val="none" w:sz="0" w:space="0" w:color="auto"/>
                    <w:bottom w:val="none" w:sz="0" w:space="0" w:color="auto"/>
                    <w:right w:val="none" w:sz="0" w:space="0" w:color="auto"/>
                  </w:divBdr>
                </w:div>
                <w:div w:id="140316543">
                  <w:marLeft w:val="640"/>
                  <w:marRight w:val="0"/>
                  <w:marTop w:val="0"/>
                  <w:marBottom w:val="0"/>
                  <w:divBdr>
                    <w:top w:val="none" w:sz="0" w:space="0" w:color="auto"/>
                    <w:left w:val="none" w:sz="0" w:space="0" w:color="auto"/>
                    <w:bottom w:val="none" w:sz="0" w:space="0" w:color="auto"/>
                    <w:right w:val="none" w:sz="0" w:space="0" w:color="auto"/>
                  </w:divBdr>
                </w:div>
                <w:div w:id="326247737">
                  <w:marLeft w:val="640"/>
                  <w:marRight w:val="0"/>
                  <w:marTop w:val="0"/>
                  <w:marBottom w:val="0"/>
                  <w:divBdr>
                    <w:top w:val="none" w:sz="0" w:space="0" w:color="auto"/>
                    <w:left w:val="none" w:sz="0" w:space="0" w:color="auto"/>
                    <w:bottom w:val="none" w:sz="0" w:space="0" w:color="auto"/>
                    <w:right w:val="none" w:sz="0" w:space="0" w:color="auto"/>
                  </w:divBdr>
                </w:div>
                <w:div w:id="71393140">
                  <w:marLeft w:val="640"/>
                  <w:marRight w:val="0"/>
                  <w:marTop w:val="0"/>
                  <w:marBottom w:val="0"/>
                  <w:divBdr>
                    <w:top w:val="none" w:sz="0" w:space="0" w:color="auto"/>
                    <w:left w:val="none" w:sz="0" w:space="0" w:color="auto"/>
                    <w:bottom w:val="none" w:sz="0" w:space="0" w:color="auto"/>
                    <w:right w:val="none" w:sz="0" w:space="0" w:color="auto"/>
                  </w:divBdr>
                </w:div>
                <w:div w:id="281423156">
                  <w:marLeft w:val="640"/>
                  <w:marRight w:val="0"/>
                  <w:marTop w:val="0"/>
                  <w:marBottom w:val="0"/>
                  <w:divBdr>
                    <w:top w:val="none" w:sz="0" w:space="0" w:color="auto"/>
                    <w:left w:val="none" w:sz="0" w:space="0" w:color="auto"/>
                    <w:bottom w:val="none" w:sz="0" w:space="0" w:color="auto"/>
                    <w:right w:val="none" w:sz="0" w:space="0" w:color="auto"/>
                  </w:divBdr>
                </w:div>
                <w:div w:id="1144733916">
                  <w:marLeft w:val="640"/>
                  <w:marRight w:val="0"/>
                  <w:marTop w:val="0"/>
                  <w:marBottom w:val="0"/>
                  <w:divBdr>
                    <w:top w:val="none" w:sz="0" w:space="0" w:color="auto"/>
                    <w:left w:val="none" w:sz="0" w:space="0" w:color="auto"/>
                    <w:bottom w:val="none" w:sz="0" w:space="0" w:color="auto"/>
                    <w:right w:val="none" w:sz="0" w:space="0" w:color="auto"/>
                  </w:divBdr>
                </w:div>
                <w:div w:id="1104762939">
                  <w:marLeft w:val="640"/>
                  <w:marRight w:val="0"/>
                  <w:marTop w:val="0"/>
                  <w:marBottom w:val="0"/>
                  <w:divBdr>
                    <w:top w:val="none" w:sz="0" w:space="0" w:color="auto"/>
                    <w:left w:val="none" w:sz="0" w:space="0" w:color="auto"/>
                    <w:bottom w:val="none" w:sz="0" w:space="0" w:color="auto"/>
                    <w:right w:val="none" w:sz="0" w:space="0" w:color="auto"/>
                  </w:divBdr>
                </w:div>
                <w:div w:id="1799949431">
                  <w:marLeft w:val="640"/>
                  <w:marRight w:val="0"/>
                  <w:marTop w:val="0"/>
                  <w:marBottom w:val="0"/>
                  <w:divBdr>
                    <w:top w:val="none" w:sz="0" w:space="0" w:color="auto"/>
                    <w:left w:val="none" w:sz="0" w:space="0" w:color="auto"/>
                    <w:bottom w:val="none" w:sz="0" w:space="0" w:color="auto"/>
                    <w:right w:val="none" w:sz="0" w:space="0" w:color="auto"/>
                  </w:divBdr>
                </w:div>
                <w:div w:id="1205022460">
                  <w:marLeft w:val="640"/>
                  <w:marRight w:val="0"/>
                  <w:marTop w:val="0"/>
                  <w:marBottom w:val="0"/>
                  <w:divBdr>
                    <w:top w:val="none" w:sz="0" w:space="0" w:color="auto"/>
                    <w:left w:val="none" w:sz="0" w:space="0" w:color="auto"/>
                    <w:bottom w:val="none" w:sz="0" w:space="0" w:color="auto"/>
                    <w:right w:val="none" w:sz="0" w:space="0" w:color="auto"/>
                  </w:divBdr>
                </w:div>
                <w:div w:id="552275862">
                  <w:marLeft w:val="640"/>
                  <w:marRight w:val="0"/>
                  <w:marTop w:val="0"/>
                  <w:marBottom w:val="0"/>
                  <w:divBdr>
                    <w:top w:val="none" w:sz="0" w:space="0" w:color="auto"/>
                    <w:left w:val="none" w:sz="0" w:space="0" w:color="auto"/>
                    <w:bottom w:val="none" w:sz="0" w:space="0" w:color="auto"/>
                    <w:right w:val="none" w:sz="0" w:space="0" w:color="auto"/>
                  </w:divBdr>
                </w:div>
                <w:div w:id="1976375698">
                  <w:marLeft w:val="640"/>
                  <w:marRight w:val="0"/>
                  <w:marTop w:val="0"/>
                  <w:marBottom w:val="0"/>
                  <w:divBdr>
                    <w:top w:val="none" w:sz="0" w:space="0" w:color="auto"/>
                    <w:left w:val="none" w:sz="0" w:space="0" w:color="auto"/>
                    <w:bottom w:val="none" w:sz="0" w:space="0" w:color="auto"/>
                    <w:right w:val="none" w:sz="0" w:space="0" w:color="auto"/>
                  </w:divBdr>
                </w:div>
                <w:div w:id="17699266">
                  <w:marLeft w:val="640"/>
                  <w:marRight w:val="0"/>
                  <w:marTop w:val="0"/>
                  <w:marBottom w:val="0"/>
                  <w:divBdr>
                    <w:top w:val="none" w:sz="0" w:space="0" w:color="auto"/>
                    <w:left w:val="none" w:sz="0" w:space="0" w:color="auto"/>
                    <w:bottom w:val="none" w:sz="0" w:space="0" w:color="auto"/>
                    <w:right w:val="none" w:sz="0" w:space="0" w:color="auto"/>
                  </w:divBdr>
                </w:div>
                <w:div w:id="1065563031">
                  <w:marLeft w:val="640"/>
                  <w:marRight w:val="0"/>
                  <w:marTop w:val="0"/>
                  <w:marBottom w:val="0"/>
                  <w:divBdr>
                    <w:top w:val="none" w:sz="0" w:space="0" w:color="auto"/>
                    <w:left w:val="none" w:sz="0" w:space="0" w:color="auto"/>
                    <w:bottom w:val="none" w:sz="0" w:space="0" w:color="auto"/>
                    <w:right w:val="none" w:sz="0" w:space="0" w:color="auto"/>
                  </w:divBdr>
                </w:div>
              </w:divsChild>
            </w:div>
            <w:div w:id="28143238">
              <w:marLeft w:val="0"/>
              <w:marRight w:val="0"/>
              <w:marTop w:val="0"/>
              <w:marBottom w:val="0"/>
              <w:divBdr>
                <w:top w:val="none" w:sz="0" w:space="0" w:color="auto"/>
                <w:left w:val="none" w:sz="0" w:space="0" w:color="auto"/>
                <w:bottom w:val="none" w:sz="0" w:space="0" w:color="auto"/>
                <w:right w:val="none" w:sz="0" w:space="0" w:color="auto"/>
              </w:divBdr>
              <w:divsChild>
                <w:div w:id="1261331131">
                  <w:marLeft w:val="640"/>
                  <w:marRight w:val="0"/>
                  <w:marTop w:val="0"/>
                  <w:marBottom w:val="0"/>
                  <w:divBdr>
                    <w:top w:val="none" w:sz="0" w:space="0" w:color="auto"/>
                    <w:left w:val="none" w:sz="0" w:space="0" w:color="auto"/>
                    <w:bottom w:val="none" w:sz="0" w:space="0" w:color="auto"/>
                    <w:right w:val="none" w:sz="0" w:space="0" w:color="auto"/>
                  </w:divBdr>
                </w:div>
                <w:div w:id="1312366225">
                  <w:marLeft w:val="640"/>
                  <w:marRight w:val="0"/>
                  <w:marTop w:val="0"/>
                  <w:marBottom w:val="0"/>
                  <w:divBdr>
                    <w:top w:val="none" w:sz="0" w:space="0" w:color="auto"/>
                    <w:left w:val="none" w:sz="0" w:space="0" w:color="auto"/>
                    <w:bottom w:val="none" w:sz="0" w:space="0" w:color="auto"/>
                    <w:right w:val="none" w:sz="0" w:space="0" w:color="auto"/>
                  </w:divBdr>
                </w:div>
                <w:div w:id="853954905">
                  <w:marLeft w:val="640"/>
                  <w:marRight w:val="0"/>
                  <w:marTop w:val="0"/>
                  <w:marBottom w:val="0"/>
                  <w:divBdr>
                    <w:top w:val="none" w:sz="0" w:space="0" w:color="auto"/>
                    <w:left w:val="none" w:sz="0" w:space="0" w:color="auto"/>
                    <w:bottom w:val="none" w:sz="0" w:space="0" w:color="auto"/>
                    <w:right w:val="none" w:sz="0" w:space="0" w:color="auto"/>
                  </w:divBdr>
                </w:div>
                <w:div w:id="1859541732">
                  <w:marLeft w:val="640"/>
                  <w:marRight w:val="0"/>
                  <w:marTop w:val="0"/>
                  <w:marBottom w:val="0"/>
                  <w:divBdr>
                    <w:top w:val="none" w:sz="0" w:space="0" w:color="auto"/>
                    <w:left w:val="none" w:sz="0" w:space="0" w:color="auto"/>
                    <w:bottom w:val="none" w:sz="0" w:space="0" w:color="auto"/>
                    <w:right w:val="none" w:sz="0" w:space="0" w:color="auto"/>
                  </w:divBdr>
                </w:div>
                <w:div w:id="1976905763">
                  <w:marLeft w:val="640"/>
                  <w:marRight w:val="0"/>
                  <w:marTop w:val="0"/>
                  <w:marBottom w:val="0"/>
                  <w:divBdr>
                    <w:top w:val="none" w:sz="0" w:space="0" w:color="auto"/>
                    <w:left w:val="none" w:sz="0" w:space="0" w:color="auto"/>
                    <w:bottom w:val="none" w:sz="0" w:space="0" w:color="auto"/>
                    <w:right w:val="none" w:sz="0" w:space="0" w:color="auto"/>
                  </w:divBdr>
                </w:div>
                <w:div w:id="1046443685">
                  <w:marLeft w:val="640"/>
                  <w:marRight w:val="0"/>
                  <w:marTop w:val="0"/>
                  <w:marBottom w:val="0"/>
                  <w:divBdr>
                    <w:top w:val="none" w:sz="0" w:space="0" w:color="auto"/>
                    <w:left w:val="none" w:sz="0" w:space="0" w:color="auto"/>
                    <w:bottom w:val="none" w:sz="0" w:space="0" w:color="auto"/>
                    <w:right w:val="none" w:sz="0" w:space="0" w:color="auto"/>
                  </w:divBdr>
                </w:div>
                <w:div w:id="992373758">
                  <w:marLeft w:val="640"/>
                  <w:marRight w:val="0"/>
                  <w:marTop w:val="0"/>
                  <w:marBottom w:val="0"/>
                  <w:divBdr>
                    <w:top w:val="none" w:sz="0" w:space="0" w:color="auto"/>
                    <w:left w:val="none" w:sz="0" w:space="0" w:color="auto"/>
                    <w:bottom w:val="none" w:sz="0" w:space="0" w:color="auto"/>
                    <w:right w:val="none" w:sz="0" w:space="0" w:color="auto"/>
                  </w:divBdr>
                </w:div>
                <w:div w:id="378631466">
                  <w:marLeft w:val="640"/>
                  <w:marRight w:val="0"/>
                  <w:marTop w:val="0"/>
                  <w:marBottom w:val="0"/>
                  <w:divBdr>
                    <w:top w:val="none" w:sz="0" w:space="0" w:color="auto"/>
                    <w:left w:val="none" w:sz="0" w:space="0" w:color="auto"/>
                    <w:bottom w:val="none" w:sz="0" w:space="0" w:color="auto"/>
                    <w:right w:val="none" w:sz="0" w:space="0" w:color="auto"/>
                  </w:divBdr>
                </w:div>
                <w:div w:id="45304087">
                  <w:marLeft w:val="640"/>
                  <w:marRight w:val="0"/>
                  <w:marTop w:val="0"/>
                  <w:marBottom w:val="0"/>
                  <w:divBdr>
                    <w:top w:val="none" w:sz="0" w:space="0" w:color="auto"/>
                    <w:left w:val="none" w:sz="0" w:space="0" w:color="auto"/>
                    <w:bottom w:val="none" w:sz="0" w:space="0" w:color="auto"/>
                    <w:right w:val="none" w:sz="0" w:space="0" w:color="auto"/>
                  </w:divBdr>
                </w:div>
                <w:div w:id="356467687">
                  <w:marLeft w:val="640"/>
                  <w:marRight w:val="0"/>
                  <w:marTop w:val="0"/>
                  <w:marBottom w:val="0"/>
                  <w:divBdr>
                    <w:top w:val="none" w:sz="0" w:space="0" w:color="auto"/>
                    <w:left w:val="none" w:sz="0" w:space="0" w:color="auto"/>
                    <w:bottom w:val="none" w:sz="0" w:space="0" w:color="auto"/>
                    <w:right w:val="none" w:sz="0" w:space="0" w:color="auto"/>
                  </w:divBdr>
                </w:div>
                <w:div w:id="265308095">
                  <w:marLeft w:val="640"/>
                  <w:marRight w:val="0"/>
                  <w:marTop w:val="0"/>
                  <w:marBottom w:val="0"/>
                  <w:divBdr>
                    <w:top w:val="none" w:sz="0" w:space="0" w:color="auto"/>
                    <w:left w:val="none" w:sz="0" w:space="0" w:color="auto"/>
                    <w:bottom w:val="none" w:sz="0" w:space="0" w:color="auto"/>
                    <w:right w:val="none" w:sz="0" w:space="0" w:color="auto"/>
                  </w:divBdr>
                </w:div>
                <w:div w:id="102040596">
                  <w:marLeft w:val="640"/>
                  <w:marRight w:val="0"/>
                  <w:marTop w:val="0"/>
                  <w:marBottom w:val="0"/>
                  <w:divBdr>
                    <w:top w:val="none" w:sz="0" w:space="0" w:color="auto"/>
                    <w:left w:val="none" w:sz="0" w:space="0" w:color="auto"/>
                    <w:bottom w:val="none" w:sz="0" w:space="0" w:color="auto"/>
                    <w:right w:val="none" w:sz="0" w:space="0" w:color="auto"/>
                  </w:divBdr>
                </w:div>
                <w:div w:id="2137215893">
                  <w:marLeft w:val="640"/>
                  <w:marRight w:val="0"/>
                  <w:marTop w:val="0"/>
                  <w:marBottom w:val="0"/>
                  <w:divBdr>
                    <w:top w:val="none" w:sz="0" w:space="0" w:color="auto"/>
                    <w:left w:val="none" w:sz="0" w:space="0" w:color="auto"/>
                    <w:bottom w:val="none" w:sz="0" w:space="0" w:color="auto"/>
                    <w:right w:val="none" w:sz="0" w:space="0" w:color="auto"/>
                  </w:divBdr>
                </w:div>
                <w:div w:id="376663044">
                  <w:marLeft w:val="640"/>
                  <w:marRight w:val="0"/>
                  <w:marTop w:val="0"/>
                  <w:marBottom w:val="0"/>
                  <w:divBdr>
                    <w:top w:val="none" w:sz="0" w:space="0" w:color="auto"/>
                    <w:left w:val="none" w:sz="0" w:space="0" w:color="auto"/>
                    <w:bottom w:val="none" w:sz="0" w:space="0" w:color="auto"/>
                    <w:right w:val="none" w:sz="0" w:space="0" w:color="auto"/>
                  </w:divBdr>
                </w:div>
                <w:div w:id="46271072">
                  <w:marLeft w:val="640"/>
                  <w:marRight w:val="0"/>
                  <w:marTop w:val="0"/>
                  <w:marBottom w:val="0"/>
                  <w:divBdr>
                    <w:top w:val="none" w:sz="0" w:space="0" w:color="auto"/>
                    <w:left w:val="none" w:sz="0" w:space="0" w:color="auto"/>
                    <w:bottom w:val="none" w:sz="0" w:space="0" w:color="auto"/>
                    <w:right w:val="none" w:sz="0" w:space="0" w:color="auto"/>
                  </w:divBdr>
                </w:div>
                <w:div w:id="33162783">
                  <w:marLeft w:val="640"/>
                  <w:marRight w:val="0"/>
                  <w:marTop w:val="0"/>
                  <w:marBottom w:val="0"/>
                  <w:divBdr>
                    <w:top w:val="none" w:sz="0" w:space="0" w:color="auto"/>
                    <w:left w:val="none" w:sz="0" w:space="0" w:color="auto"/>
                    <w:bottom w:val="none" w:sz="0" w:space="0" w:color="auto"/>
                    <w:right w:val="none" w:sz="0" w:space="0" w:color="auto"/>
                  </w:divBdr>
                </w:div>
                <w:div w:id="1681929370">
                  <w:marLeft w:val="640"/>
                  <w:marRight w:val="0"/>
                  <w:marTop w:val="0"/>
                  <w:marBottom w:val="0"/>
                  <w:divBdr>
                    <w:top w:val="none" w:sz="0" w:space="0" w:color="auto"/>
                    <w:left w:val="none" w:sz="0" w:space="0" w:color="auto"/>
                    <w:bottom w:val="none" w:sz="0" w:space="0" w:color="auto"/>
                    <w:right w:val="none" w:sz="0" w:space="0" w:color="auto"/>
                  </w:divBdr>
                </w:div>
                <w:div w:id="390541572">
                  <w:marLeft w:val="640"/>
                  <w:marRight w:val="0"/>
                  <w:marTop w:val="0"/>
                  <w:marBottom w:val="0"/>
                  <w:divBdr>
                    <w:top w:val="none" w:sz="0" w:space="0" w:color="auto"/>
                    <w:left w:val="none" w:sz="0" w:space="0" w:color="auto"/>
                    <w:bottom w:val="none" w:sz="0" w:space="0" w:color="auto"/>
                    <w:right w:val="none" w:sz="0" w:space="0" w:color="auto"/>
                  </w:divBdr>
                </w:div>
              </w:divsChild>
            </w:div>
            <w:div w:id="1568297522">
              <w:marLeft w:val="0"/>
              <w:marRight w:val="0"/>
              <w:marTop w:val="0"/>
              <w:marBottom w:val="0"/>
              <w:divBdr>
                <w:top w:val="none" w:sz="0" w:space="0" w:color="auto"/>
                <w:left w:val="none" w:sz="0" w:space="0" w:color="auto"/>
                <w:bottom w:val="none" w:sz="0" w:space="0" w:color="auto"/>
                <w:right w:val="none" w:sz="0" w:space="0" w:color="auto"/>
              </w:divBdr>
              <w:divsChild>
                <w:div w:id="504325438">
                  <w:marLeft w:val="640"/>
                  <w:marRight w:val="0"/>
                  <w:marTop w:val="0"/>
                  <w:marBottom w:val="0"/>
                  <w:divBdr>
                    <w:top w:val="none" w:sz="0" w:space="0" w:color="auto"/>
                    <w:left w:val="none" w:sz="0" w:space="0" w:color="auto"/>
                    <w:bottom w:val="none" w:sz="0" w:space="0" w:color="auto"/>
                    <w:right w:val="none" w:sz="0" w:space="0" w:color="auto"/>
                  </w:divBdr>
                </w:div>
                <w:div w:id="815687577">
                  <w:marLeft w:val="640"/>
                  <w:marRight w:val="0"/>
                  <w:marTop w:val="0"/>
                  <w:marBottom w:val="0"/>
                  <w:divBdr>
                    <w:top w:val="none" w:sz="0" w:space="0" w:color="auto"/>
                    <w:left w:val="none" w:sz="0" w:space="0" w:color="auto"/>
                    <w:bottom w:val="none" w:sz="0" w:space="0" w:color="auto"/>
                    <w:right w:val="none" w:sz="0" w:space="0" w:color="auto"/>
                  </w:divBdr>
                </w:div>
                <w:div w:id="53700066">
                  <w:marLeft w:val="640"/>
                  <w:marRight w:val="0"/>
                  <w:marTop w:val="0"/>
                  <w:marBottom w:val="0"/>
                  <w:divBdr>
                    <w:top w:val="none" w:sz="0" w:space="0" w:color="auto"/>
                    <w:left w:val="none" w:sz="0" w:space="0" w:color="auto"/>
                    <w:bottom w:val="none" w:sz="0" w:space="0" w:color="auto"/>
                    <w:right w:val="none" w:sz="0" w:space="0" w:color="auto"/>
                  </w:divBdr>
                </w:div>
                <w:div w:id="1162739842">
                  <w:marLeft w:val="640"/>
                  <w:marRight w:val="0"/>
                  <w:marTop w:val="0"/>
                  <w:marBottom w:val="0"/>
                  <w:divBdr>
                    <w:top w:val="none" w:sz="0" w:space="0" w:color="auto"/>
                    <w:left w:val="none" w:sz="0" w:space="0" w:color="auto"/>
                    <w:bottom w:val="none" w:sz="0" w:space="0" w:color="auto"/>
                    <w:right w:val="none" w:sz="0" w:space="0" w:color="auto"/>
                  </w:divBdr>
                </w:div>
                <w:div w:id="2076589804">
                  <w:marLeft w:val="640"/>
                  <w:marRight w:val="0"/>
                  <w:marTop w:val="0"/>
                  <w:marBottom w:val="0"/>
                  <w:divBdr>
                    <w:top w:val="none" w:sz="0" w:space="0" w:color="auto"/>
                    <w:left w:val="none" w:sz="0" w:space="0" w:color="auto"/>
                    <w:bottom w:val="none" w:sz="0" w:space="0" w:color="auto"/>
                    <w:right w:val="none" w:sz="0" w:space="0" w:color="auto"/>
                  </w:divBdr>
                </w:div>
                <w:div w:id="1940024564">
                  <w:marLeft w:val="640"/>
                  <w:marRight w:val="0"/>
                  <w:marTop w:val="0"/>
                  <w:marBottom w:val="0"/>
                  <w:divBdr>
                    <w:top w:val="none" w:sz="0" w:space="0" w:color="auto"/>
                    <w:left w:val="none" w:sz="0" w:space="0" w:color="auto"/>
                    <w:bottom w:val="none" w:sz="0" w:space="0" w:color="auto"/>
                    <w:right w:val="none" w:sz="0" w:space="0" w:color="auto"/>
                  </w:divBdr>
                </w:div>
                <w:div w:id="1911960552">
                  <w:marLeft w:val="640"/>
                  <w:marRight w:val="0"/>
                  <w:marTop w:val="0"/>
                  <w:marBottom w:val="0"/>
                  <w:divBdr>
                    <w:top w:val="none" w:sz="0" w:space="0" w:color="auto"/>
                    <w:left w:val="none" w:sz="0" w:space="0" w:color="auto"/>
                    <w:bottom w:val="none" w:sz="0" w:space="0" w:color="auto"/>
                    <w:right w:val="none" w:sz="0" w:space="0" w:color="auto"/>
                  </w:divBdr>
                </w:div>
                <w:div w:id="1961262849">
                  <w:marLeft w:val="640"/>
                  <w:marRight w:val="0"/>
                  <w:marTop w:val="0"/>
                  <w:marBottom w:val="0"/>
                  <w:divBdr>
                    <w:top w:val="none" w:sz="0" w:space="0" w:color="auto"/>
                    <w:left w:val="none" w:sz="0" w:space="0" w:color="auto"/>
                    <w:bottom w:val="none" w:sz="0" w:space="0" w:color="auto"/>
                    <w:right w:val="none" w:sz="0" w:space="0" w:color="auto"/>
                  </w:divBdr>
                </w:div>
                <w:div w:id="2083016382">
                  <w:marLeft w:val="640"/>
                  <w:marRight w:val="0"/>
                  <w:marTop w:val="0"/>
                  <w:marBottom w:val="0"/>
                  <w:divBdr>
                    <w:top w:val="none" w:sz="0" w:space="0" w:color="auto"/>
                    <w:left w:val="none" w:sz="0" w:space="0" w:color="auto"/>
                    <w:bottom w:val="none" w:sz="0" w:space="0" w:color="auto"/>
                    <w:right w:val="none" w:sz="0" w:space="0" w:color="auto"/>
                  </w:divBdr>
                </w:div>
                <w:div w:id="1883706886">
                  <w:marLeft w:val="640"/>
                  <w:marRight w:val="0"/>
                  <w:marTop w:val="0"/>
                  <w:marBottom w:val="0"/>
                  <w:divBdr>
                    <w:top w:val="none" w:sz="0" w:space="0" w:color="auto"/>
                    <w:left w:val="none" w:sz="0" w:space="0" w:color="auto"/>
                    <w:bottom w:val="none" w:sz="0" w:space="0" w:color="auto"/>
                    <w:right w:val="none" w:sz="0" w:space="0" w:color="auto"/>
                  </w:divBdr>
                </w:div>
                <w:div w:id="2114935876">
                  <w:marLeft w:val="640"/>
                  <w:marRight w:val="0"/>
                  <w:marTop w:val="0"/>
                  <w:marBottom w:val="0"/>
                  <w:divBdr>
                    <w:top w:val="none" w:sz="0" w:space="0" w:color="auto"/>
                    <w:left w:val="none" w:sz="0" w:space="0" w:color="auto"/>
                    <w:bottom w:val="none" w:sz="0" w:space="0" w:color="auto"/>
                    <w:right w:val="none" w:sz="0" w:space="0" w:color="auto"/>
                  </w:divBdr>
                </w:div>
                <w:div w:id="1078594036">
                  <w:marLeft w:val="640"/>
                  <w:marRight w:val="0"/>
                  <w:marTop w:val="0"/>
                  <w:marBottom w:val="0"/>
                  <w:divBdr>
                    <w:top w:val="none" w:sz="0" w:space="0" w:color="auto"/>
                    <w:left w:val="none" w:sz="0" w:space="0" w:color="auto"/>
                    <w:bottom w:val="none" w:sz="0" w:space="0" w:color="auto"/>
                    <w:right w:val="none" w:sz="0" w:space="0" w:color="auto"/>
                  </w:divBdr>
                </w:div>
                <w:div w:id="1396664654">
                  <w:marLeft w:val="640"/>
                  <w:marRight w:val="0"/>
                  <w:marTop w:val="0"/>
                  <w:marBottom w:val="0"/>
                  <w:divBdr>
                    <w:top w:val="none" w:sz="0" w:space="0" w:color="auto"/>
                    <w:left w:val="none" w:sz="0" w:space="0" w:color="auto"/>
                    <w:bottom w:val="none" w:sz="0" w:space="0" w:color="auto"/>
                    <w:right w:val="none" w:sz="0" w:space="0" w:color="auto"/>
                  </w:divBdr>
                </w:div>
                <w:div w:id="40179063">
                  <w:marLeft w:val="640"/>
                  <w:marRight w:val="0"/>
                  <w:marTop w:val="0"/>
                  <w:marBottom w:val="0"/>
                  <w:divBdr>
                    <w:top w:val="none" w:sz="0" w:space="0" w:color="auto"/>
                    <w:left w:val="none" w:sz="0" w:space="0" w:color="auto"/>
                    <w:bottom w:val="none" w:sz="0" w:space="0" w:color="auto"/>
                    <w:right w:val="none" w:sz="0" w:space="0" w:color="auto"/>
                  </w:divBdr>
                </w:div>
                <w:div w:id="249510081">
                  <w:marLeft w:val="640"/>
                  <w:marRight w:val="0"/>
                  <w:marTop w:val="0"/>
                  <w:marBottom w:val="0"/>
                  <w:divBdr>
                    <w:top w:val="none" w:sz="0" w:space="0" w:color="auto"/>
                    <w:left w:val="none" w:sz="0" w:space="0" w:color="auto"/>
                    <w:bottom w:val="none" w:sz="0" w:space="0" w:color="auto"/>
                    <w:right w:val="none" w:sz="0" w:space="0" w:color="auto"/>
                  </w:divBdr>
                </w:div>
                <w:div w:id="1339773953">
                  <w:marLeft w:val="640"/>
                  <w:marRight w:val="0"/>
                  <w:marTop w:val="0"/>
                  <w:marBottom w:val="0"/>
                  <w:divBdr>
                    <w:top w:val="none" w:sz="0" w:space="0" w:color="auto"/>
                    <w:left w:val="none" w:sz="0" w:space="0" w:color="auto"/>
                    <w:bottom w:val="none" w:sz="0" w:space="0" w:color="auto"/>
                    <w:right w:val="none" w:sz="0" w:space="0" w:color="auto"/>
                  </w:divBdr>
                </w:div>
                <w:div w:id="1522472884">
                  <w:marLeft w:val="640"/>
                  <w:marRight w:val="0"/>
                  <w:marTop w:val="0"/>
                  <w:marBottom w:val="0"/>
                  <w:divBdr>
                    <w:top w:val="none" w:sz="0" w:space="0" w:color="auto"/>
                    <w:left w:val="none" w:sz="0" w:space="0" w:color="auto"/>
                    <w:bottom w:val="none" w:sz="0" w:space="0" w:color="auto"/>
                    <w:right w:val="none" w:sz="0" w:space="0" w:color="auto"/>
                  </w:divBdr>
                </w:div>
                <w:div w:id="1792942771">
                  <w:marLeft w:val="640"/>
                  <w:marRight w:val="0"/>
                  <w:marTop w:val="0"/>
                  <w:marBottom w:val="0"/>
                  <w:divBdr>
                    <w:top w:val="none" w:sz="0" w:space="0" w:color="auto"/>
                    <w:left w:val="none" w:sz="0" w:space="0" w:color="auto"/>
                    <w:bottom w:val="none" w:sz="0" w:space="0" w:color="auto"/>
                    <w:right w:val="none" w:sz="0" w:space="0" w:color="auto"/>
                  </w:divBdr>
                </w:div>
                <w:div w:id="857888491">
                  <w:marLeft w:val="640"/>
                  <w:marRight w:val="0"/>
                  <w:marTop w:val="0"/>
                  <w:marBottom w:val="0"/>
                  <w:divBdr>
                    <w:top w:val="none" w:sz="0" w:space="0" w:color="auto"/>
                    <w:left w:val="none" w:sz="0" w:space="0" w:color="auto"/>
                    <w:bottom w:val="none" w:sz="0" w:space="0" w:color="auto"/>
                    <w:right w:val="none" w:sz="0" w:space="0" w:color="auto"/>
                  </w:divBdr>
                </w:div>
                <w:div w:id="511534653">
                  <w:marLeft w:val="640"/>
                  <w:marRight w:val="0"/>
                  <w:marTop w:val="0"/>
                  <w:marBottom w:val="0"/>
                  <w:divBdr>
                    <w:top w:val="none" w:sz="0" w:space="0" w:color="auto"/>
                    <w:left w:val="none" w:sz="0" w:space="0" w:color="auto"/>
                    <w:bottom w:val="none" w:sz="0" w:space="0" w:color="auto"/>
                    <w:right w:val="none" w:sz="0" w:space="0" w:color="auto"/>
                  </w:divBdr>
                </w:div>
              </w:divsChild>
            </w:div>
            <w:div w:id="1576428460">
              <w:marLeft w:val="0"/>
              <w:marRight w:val="0"/>
              <w:marTop w:val="0"/>
              <w:marBottom w:val="0"/>
              <w:divBdr>
                <w:top w:val="none" w:sz="0" w:space="0" w:color="auto"/>
                <w:left w:val="none" w:sz="0" w:space="0" w:color="auto"/>
                <w:bottom w:val="none" w:sz="0" w:space="0" w:color="auto"/>
                <w:right w:val="none" w:sz="0" w:space="0" w:color="auto"/>
              </w:divBdr>
              <w:divsChild>
                <w:div w:id="1046560358">
                  <w:marLeft w:val="640"/>
                  <w:marRight w:val="0"/>
                  <w:marTop w:val="0"/>
                  <w:marBottom w:val="0"/>
                  <w:divBdr>
                    <w:top w:val="none" w:sz="0" w:space="0" w:color="auto"/>
                    <w:left w:val="none" w:sz="0" w:space="0" w:color="auto"/>
                    <w:bottom w:val="none" w:sz="0" w:space="0" w:color="auto"/>
                    <w:right w:val="none" w:sz="0" w:space="0" w:color="auto"/>
                  </w:divBdr>
                </w:div>
                <w:div w:id="1887451364">
                  <w:marLeft w:val="640"/>
                  <w:marRight w:val="0"/>
                  <w:marTop w:val="0"/>
                  <w:marBottom w:val="0"/>
                  <w:divBdr>
                    <w:top w:val="none" w:sz="0" w:space="0" w:color="auto"/>
                    <w:left w:val="none" w:sz="0" w:space="0" w:color="auto"/>
                    <w:bottom w:val="none" w:sz="0" w:space="0" w:color="auto"/>
                    <w:right w:val="none" w:sz="0" w:space="0" w:color="auto"/>
                  </w:divBdr>
                </w:div>
                <w:div w:id="297805449">
                  <w:marLeft w:val="640"/>
                  <w:marRight w:val="0"/>
                  <w:marTop w:val="0"/>
                  <w:marBottom w:val="0"/>
                  <w:divBdr>
                    <w:top w:val="none" w:sz="0" w:space="0" w:color="auto"/>
                    <w:left w:val="none" w:sz="0" w:space="0" w:color="auto"/>
                    <w:bottom w:val="none" w:sz="0" w:space="0" w:color="auto"/>
                    <w:right w:val="none" w:sz="0" w:space="0" w:color="auto"/>
                  </w:divBdr>
                </w:div>
                <w:div w:id="1709648948">
                  <w:marLeft w:val="640"/>
                  <w:marRight w:val="0"/>
                  <w:marTop w:val="0"/>
                  <w:marBottom w:val="0"/>
                  <w:divBdr>
                    <w:top w:val="none" w:sz="0" w:space="0" w:color="auto"/>
                    <w:left w:val="none" w:sz="0" w:space="0" w:color="auto"/>
                    <w:bottom w:val="none" w:sz="0" w:space="0" w:color="auto"/>
                    <w:right w:val="none" w:sz="0" w:space="0" w:color="auto"/>
                  </w:divBdr>
                </w:div>
                <w:div w:id="1347051732">
                  <w:marLeft w:val="640"/>
                  <w:marRight w:val="0"/>
                  <w:marTop w:val="0"/>
                  <w:marBottom w:val="0"/>
                  <w:divBdr>
                    <w:top w:val="none" w:sz="0" w:space="0" w:color="auto"/>
                    <w:left w:val="none" w:sz="0" w:space="0" w:color="auto"/>
                    <w:bottom w:val="none" w:sz="0" w:space="0" w:color="auto"/>
                    <w:right w:val="none" w:sz="0" w:space="0" w:color="auto"/>
                  </w:divBdr>
                </w:div>
                <w:div w:id="1393846046">
                  <w:marLeft w:val="640"/>
                  <w:marRight w:val="0"/>
                  <w:marTop w:val="0"/>
                  <w:marBottom w:val="0"/>
                  <w:divBdr>
                    <w:top w:val="none" w:sz="0" w:space="0" w:color="auto"/>
                    <w:left w:val="none" w:sz="0" w:space="0" w:color="auto"/>
                    <w:bottom w:val="none" w:sz="0" w:space="0" w:color="auto"/>
                    <w:right w:val="none" w:sz="0" w:space="0" w:color="auto"/>
                  </w:divBdr>
                </w:div>
                <w:div w:id="561138227">
                  <w:marLeft w:val="640"/>
                  <w:marRight w:val="0"/>
                  <w:marTop w:val="0"/>
                  <w:marBottom w:val="0"/>
                  <w:divBdr>
                    <w:top w:val="none" w:sz="0" w:space="0" w:color="auto"/>
                    <w:left w:val="none" w:sz="0" w:space="0" w:color="auto"/>
                    <w:bottom w:val="none" w:sz="0" w:space="0" w:color="auto"/>
                    <w:right w:val="none" w:sz="0" w:space="0" w:color="auto"/>
                  </w:divBdr>
                </w:div>
                <w:div w:id="681930780">
                  <w:marLeft w:val="640"/>
                  <w:marRight w:val="0"/>
                  <w:marTop w:val="0"/>
                  <w:marBottom w:val="0"/>
                  <w:divBdr>
                    <w:top w:val="none" w:sz="0" w:space="0" w:color="auto"/>
                    <w:left w:val="none" w:sz="0" w:space="0" w:color="auto"/>
                    <w:bottom w:val="none" w:sz="0" w:space="0" w:color="auto"/>
                    <w:right w:val="none" w:sz="0" w:space="0" w:color="auto"/>
                  </w:divBdr>
                </w:div>
                <w:div w:id="67463224">
                  <w:marLeft w:val="640"/>
                  <w:marRight w:val="0"/>
                  <w:marTop w:val="0"/>
                  <w:marBottom w:val="0"/>
                  <w:divBdr>
                    <w:top w:val="none" w:sz="0" w:space="0" w:color="auto"/>
                    <w:left w:val="none" w:sz="0" w:space="0" w:color="auto"/>
                    <w:bottom w:val="none" w:sz="0" w:space="0" w:color="auto"/>
                    <w:right w:val="none" w:sz="0" w:space="0" w:color="auto"/>
                  </w:divBdr>
                </w:div>
                <w:div w:id="1674381533">
                  <w:marLeft w:val="640"/>
                  <w:marRight w:val="0"/>
                  <w:marTop w:val="0"/>
                  <w:marBottom w:val="0"/>
                  <w:divBdr>
                    <w:top w:val="none" w:sz="0" w:space="0" w:color="auto"/>
                    <w:left w:val="none" w:sz="0" w:space="0" w:color="auto"/>
                    <w:bottom w:val="none" w:sz="0" w:space="0" w:color="auto"/>
                    <w:right w:val="none" w:sz="0" w:space="0" w:color="auto"/>
                  </w:divBdr>
                </w:div>
                <w:div w:id="556169304">
                  <w:marLeft w:val="640"/>
                  <w:marRight w:val="0"/>
                  <w:marTop w:val="0"/>
                  <w:marBottom w:val="0"/>
                  <w:divBdr>
                    <w:top w:val="none" w:sz="0" w:space="0" w:color="auto"/>
                    <w:left w:val="none" w:sz="0" w:space="0" w:color="auto"/>
                    <w:bottom w:val="none" w:sz="0" w:space="0" w:color="auto"/>
                    <w:right w:val="none" w:sz="0" w:space="0" w:color="auto"/>
                  </w:divBdr>
                </w:div>
                <w:div w:id="2140031257">
                  <w:marLeft w:val="640"/>
                  <w:marRight w:val="0"/>
                  <w:marTop w:val="0"/>
                  <w:marBottom w:val="0"/>
                  <w:divBdr>
                    <w:top w:val="none" w:sz="0" w:space="0" w:color="auto"/>
                    <w:left w:val="none" w:sz="0" w:space="0" w:color="auto"/>
                    <w:bottom w:val="none" w:sz="0" w:space="0" w:color="auto"/>
                    <w:right w:val="none" w:sz="0" w:space="0" w:color="auto"/>
                  </w:divBdr>
                </w:div>
                <w:div w:id="1793936642">
                  <w:marLeft w:val="640"/>
                  <w:marRight w:val="0"/>
                  <w:marTop w:val="0"/>
                  <w:marBottom w:val="0"/>
                  <w:divBdr>
                    <w:top w:val="none" w:sz="0" w:space="0" w:color="auto"/>
                    <w:left w:val="none" w:sz="0" w:space="0" w:color="auto"/>
                    <w:bottom w:val="none" w:sz="0" w:space="0" w:color="auto"/>
                    <w:right w:val="none" w:sz="0" w:space="0" w:color="auto"/>
                  </w:divBdr>
                </w:div>
                <w:div w:id="1855074583">
                  <w:marLeft w:val="640"/>
                  <w:marRight w:val="0"/>
                  <w:marTop w:val="0"/>
                  <w:marBottom w:val="0"/>
                  <w:divBdr>
                    <w:top w:val="none" w:sz="0" w:space="0" w:color="auto"/>
                    <w:left w:val="none" w:sz="0" w:space="0" w:color="auto"/>
                    <w:bottom w:val="none" w:sz="0" w:space="0" w:color="auto"/>
                    <w:right w:val="none" w:sz="0" w:space="0" w:color="auto"/>
                  </w:divBdr>
                </w:div>
                <w:div w:id="1702701440">
                  <w:marLeft w:val="640"/>
                  <w:marRight w:val="0"/>
                  <w:marTop w:val="0"/>
                  <w:marBottom w:val="0"/>
                  <w:divBdr>
                    <w:top w:val="none" w:sz="0" w:space="0" w:color="auto"/>
                    <w:left w:val="none" w:sz="0" w:space="0" w:color="auto"/>
                    <w:bottom w:val="none" w:sz="0" w:space="0" w:color="auto"/>
                    <w:right w:val="none" w:sz="0" w:space="0" w:color="auto"/>
                  </w:divBdr>
                </w:div>
                <w:div w:id="737704065">
                  <w:marLeft w:val="640"/>
                  <w:marRight w:val="0"/>
                  <w:marTop w:val="0"/>
                  <w:marBottom w:val="0"/>
                  <w:divBdr>
                    <w:top w:val="none" w:sz="0" w:space="0" w:color="auto"/>
                    <w:left w:val="none" w:sz="0" w:space="0" w:color="auto"/>
                    <w:bottom w:val="none" w:sz="0" w:space="0" w:color="auto"/>
                    <w:right w:val="none" w:sz="0" w:space="0" w:color="auto"/>
                  </w:divBdr>
                </w:div>
                <w:div w:id="666715528">
                  <w:marLeft w:val="640"/>
                  <w:marRight w:val="0"/>
                  <w:marTop w:val="0"/>
                  <w:marBottom w:val="0"/>
                  <w:divBdr>
                    <w:top w:val="none" w:sz="0" w:space="0" w:color="auto"/>
                    <w:left w:val="none" w:sz="0" w:space="0" w:color="auto"/>
                    <w:bottom w:val="none" w:sz="0" w:space="0" w:color="auto"/>
                    <w:right w:val="none" w:sz="0" w:space="0" w:color="auto"/>
                  </w:divBdr>
                </w:div>
                <w:div w:id="169680126">
                  <w:marLeft w:val="640"/>
                  <w:marRight w:val="0"/>
                  <w:marTop w:val="0"/>
                  <w:marBottom w:val="0"/>
                  <w:divBdr>
                    <w:top w:val="none" w:sz="0" w:space="0" w:color="auto"/>
                    <w:left w:val="none" w:sz="0" w:space="0" w:color="auto"/>
                    <w:bottom w:val="none" w:sz="0" w:space="0" w:color="auto"/>
                    <w:right w:val="none" w:sz="0" w:space="0" w:color="auto"/>
                  </w:divBdr>
                </w:div>
                <w:div w:id="1372733084">
                  <w:marLeft w:val="640"/>
                  <w:marRight w:val="0"/>
                  <w:marTop w:val="0"/>
                  <w:marBottom w:val="0"/>
                  <w:divBdr>
                    <w:top w:val="none" w:sz="0" w:space="0" w:color="auto"/>
                    <w:left w:val="none" w:sz="0" w:space="0" w:color="auto"/>
                    <w:bottom w:val="none" w:sz="0" w:space="0" w:color="auto"/>
                    <w:right w:val="none" w:sz="0" w:space="0" w:color="auto"/>
                  </w:divBdr>
                </w:div>
                <w:div w:id="1927762060">
                  <w:marLeft w:val="640"/>
                  <w:marRight w:val="0"/>
                  <w:marTop w:val="0"/>
                  <w:marBottom w:val="0"/>
                  <w:divBdr>
                    <w:top w:val="none" w:sz="0" w:space="0" w:color="auto"/>
                    <w:left w:val="none" w:sz="0" w:space="0" w:color="auto"/>
                    <w:bottom w:val="none" w:sz="0" w:space="0" w:color="auto"/>
                    <w:right w:val="none" w:sz="0" w:space="0" w:color="auto"/>
                  </w:divBdr>
                </w:div>
                <w:div w:id="1030767131">
                  <w:marLeft w:val="640"/>
                  <w:marRight w:val="0"/>
                  <w:marTop w:val="0"/>
                  <w:marBottom w:val="0"/>
                  <w:divBdr>
                    <w:top w:val="none" w:sz="0" w:space="0" w:color="auto"/>
                    <w:left w:val="none" w:sz="0" w:space="0" w:color="auto"/>
                    <w:bottom w:val="none" w:sz="0" w:space="0" w:color="auto"/>
                    <w:right w:val="none" w:sz="0" w:space="0" w:color="auto"/>
                  </w:divBdr>
                </w:div>
                <w:div w:id="417479837">
                  <w:marLeft w:val="640"/>
                  <w:marRight w:val="0"/>
                  <w:marTop w:val="0"/>
                  <w:marBottom w:val="0"/>
                  <w:divBdr>
                    <w:top w:val="none" w:sz="0" w:space="0" w:color="auto"/>
                    <w:left w:val="none" w:sz="0" w:space="0" w:color="auto"/>
                    <w:bottom w:val="none" w:sz="0" w:space="0" w:color="auto"/>
                    <w:right w:val="none" w:sz="0" w:space="0" w:color="auto"/>
                  </w:divBdr>
                </w:div>
              </w:divsChild>
            </w:div>
            <w:div w:id="1811898507">
              <w:marLeft w:val="0"/>
              <w:marRight w:val="0"/>
              <w:marTop w:val="0"/>
              <w:marBottom w:val="0"/>
              <w:divBdr>
                <w:top w:val="none" w:sz="0" w:space="0" w:color="auto"/>
                <w:left w:val="none" w:sz="0" w:space="0" w:color="auto"/>
                <w:bottom w:val="none" w:sz="0" w:space="0" w:color="auto"/>
                <w:right w:val="none" w:sz="0" w:space="0" w:color="auto"/>
              </w:divBdr>
              <w:divsChild>
                <w:div w:id="1765422142">
                  <w:marLeft w:val="640"/>
                  <w:marRight w:val="0"/>
                  <w:marTop w:val="0"/>
                  <w:marBottom w:val="0"/>
                  <w:divBdr>
                    <w:top w:val="none" w:sz="0" w:space="0" w:color="auto"/>
                    <w:left w:val="none" w:sz="0" w:space="0" w:color="auto"/>
                    <w:bottom w:val="none" w:sz="0" w:space="0" w:color="auto"/>
                    <w:right w:val="none" w:sz="0" w:space="0" w:color="auto"/>
                  </w:divBdr>
                </w:div>
                <w:div w:id="1235239864">
                  <w:marLeft w:val="640"/>
                  <w:marRight w:val="0"/>
                  <w:marTop w:val="0"/>
                  <w:marBottom w:val="0"/>
                  <w:divBdr>
                    <w:top w:val="none" w:sz="0" w:space="0" w:color="auto"/>
                    <w:left w:val="none" w:sz="0" w:space="0" w:color="auto"/>
                    <w:bottom w:val="none" w:sz="0" w:space="0" w:color="auto"/>
                    <w:right w:val="none" w:sz="0" w:space="0" w:color="auto"/>
                  </w:divBdr>
                </w:div>
                <w:div w:id="198513279">
                  <w:marLeft w:val="640"/>
                  <w:marRight w:val="0"/>
                  <w:marTop w:val="0"/>
                  <w:marBottom w:val="0"/>
                  <w:divBdr>
                    <w:top w:val="none" w:sz="0" w:space="0" w:color="auto"/>
                    <w:left w:val="none" w:sz="0" w:space="0" w:color="auto"/>
                    <w:bottom w:val="none" w:sz="0" w:space="0" w:color="auto"/>
                    <w:right w:val="none" w:sz="0" w:space="0" w:color="auto"/>
                  </w:divBdr>
                </w:div>
                <w:div w:id="296296726">
                  <w:marLeft w:val="640"/>
                  <w:marRight w:val="0"/>
                  <w:marTop w:val="0"/>
                  <w:marBottom w:val="0"/>
                  <w:divBdr>
                    <w:top w:val="none" w:sz="0" w:space="0" w:color="auto"/>
                    <w:left w:val="none" w:sz="0" w:space="0" w:color="auto"/>
                    <w:bottom w:val="none" w:sz="0" w:space="0" w:color="auto"/>
                    <w:right w:val="none" w:sz="0" w:space="0" w:color="auto"/>
                  </w:divBdr>
                </w:div>
                <w:div w:id="1564560162">
                  <w:marLeft w:val="640"/>
                  <w:marRight w:val="0"/>
                  <w:marTop w:val="0"/>
                  <w:marBottom w:val="0"/>
                  <w:divBdr>
                    <w:top w:val="none" w:sz="0" w:space="0" w:color="auto"/>
                    <w:left w:val="none" w:sz="0" w:space="0" w:color="auto"/>
                    <w:bottom w:val="none" w:sz="0" w:space="0" w:color="auto"/>
                    <w:right w:val="none" w:sz="0" w:space="0" w:color="auto"/>
                  </w:divBdr>
                </w:div>
                <w:div w:id="1695379592">
                  <w:marLeft w:val="640"/>
                  <w:marRight w:val="0"/>
                  <w:marTop w:val="0"/>
                  <w:marBottom w:val="0"/>
                  <w:divBdr>
                    <w:top w:val="none" w:sz="0" w:space="0" w:color="auto"/>
                    <w:left w:val="none" w:sz="0" w:space="0" w:color="auto"/>
                    <w:bottom w:val="none" w:sz="0" w:space="0" w:color="auto"/>
                    <w:right w:val="none" w:sz="0" w:space="0" w:color="auto"/>
                  </w:divBdr>
                </w:div>
                <w:div w:id="1197112478">
                  <w:marLeft w:val="640"/>
                  <w:marRight w:val="0"/>
                  <w:marTop w:val="0"/>
                  <w:marBottom w:val="0"/>
                  <w:divBdr>
                    <w:top w:val="none" w:sz="0" w:space="0" w:color="auto"/>
                    <w:left w:val="none" w:sz="0" w:space="0" w:color="auto"/>
                    <w:bottom w:val="none" w:sz="0" w:space="0" w:color="auto"/>
                    <w:right w:val="none" w:sz="0" w:space="0" w:color="auto"/>
                  </w:divBdr>
                </w:div>
                <w:div w:id="1800764569">
                  <w:marLeft w:val="640"/>
                  <w:marRight w:val="0"/>
                  <w:marTop w:val="0"/>
                  <w:marBottom w:val="0"/>
                  <w:divBdr>
                    <w:top w:val="none" w:sz="0" w:space="0" w:color="auto"/>
                    <w:left w:val="none" w:sz="0" w:space="0" w:color="auto"/>
                    <w:bottom w:val="none" w:sz="0" w:space="0" w:color="auto"/>
                    <w:right w:val="none" w:sz="0" w:space="0" w:color="auto"/>
                  </w:divBdr>
                </w:div>
                <w:div w:id="811680714">
                  <w:marLeft w:val="640"/>
                  <w:marRight w:val="0"/>
                  <w:marTop w:val="0"/>
                  <w:marBottom w:val="0"/>
                  <w:divBdr>
                    <w:top w:val="none" w:sz="0" w:space="0" w:color="auto"/>
                    <w:left w:val="none" w:sz="0" w:space="0" w:color="auto"/>
                    <w:bottom w:val="none" w:sz="0" w:space="0" w:color="auto"/>
                    <w:right w:val="none" w:sz="0" w:space="0" w:color="auto"/>
                  </w:divBdr>
                </w:div>
                <w:div w:id="1078867454">
                  <w:marLeft w:val="640"/>
                  <w:marRight w:val="0"/>
                  <w:marTop w:val="0"/>
                  <w:marBottom w:val="0"/>
                  <w:divBdr>
                    <w:top w:val="none" w:sz="0" w:space="0" w:color="auto"/>
                    <w:left w:val="none" w:sz="0" w:space="0" w:color="auto"/>
                    <w:bottom w:val="none" w:sz="0" w:space="0" w:color="auto"/>
                    <w:right w:val="none" w:sz="0" w:space="0" w:color="auto"/>
                  </w:divBdr>
                </w:div>
                <w:div w:id="1550654421">
                  <w:marLeft w:val="640"/>
                  <w:marRight w:val="0"/>
                  <w:marTop w:val="0"/>
                  <w:marBottom w:val="0"/>
                  <w:divBdr>
                    <w:top w:val="none" w:sz="0" w:space="0" w:color="auto"/>
                    <w:left w:val="none" w:sz="0" w:space="0" w:color="auto"/>
                    <w:bottom w:val="none" w:sz="0" w:space="0" w:color="auto"/>
                    <w:right w:val="none" w:sz="0" w:space="0" w:color="auto"/>
                  </w:divBdr>
                </w:div>
                <w:div w:id="1398553272">
                  <w:marLeft w:val="640"/>
                  <w:marRight w:val="0"/>
                  <w:marTop w:val="0"/>
                  <w:marBottom w:val="0"/>
                  <w:divBdr>
                    <w:top w:val="none" w:sz="0" w:space="0" w:color="auto"/>
                    <w:left w:val="none" w:sz="0" w:space="0" w:color="auto"/>
                    <w:bottom w:val="none" w:sz="0" w:space="0" w:color="auto"/>
                    <w:right w:val="none" w:sz="0" w:space="0" w:color="auto"/>
                  </w:divBdr>
                </w:div>
                <w:div w:id="1322736164">
                  <w:marLeft w:val="640"/>
                  <w:marRight w:val="0"/>
                  <w:marTop w:val="0"/>
                  <w:marBottom w:val="0"/>
                  <w:divBdr>
                    <w:top w:val="none" w:sz="0" w:space="0" w:color="auto"/>
                    <w:left w:val="none" w:sz="0" w:space="0" w:color="auto"/>
                    <w:bottom w:val="none" w:sz="0" w:space="0" w:color="auto"/>
                    <w:right w:val="none" w:sz="0" w:space="0" w:color="auto"/>
                  </w:divBdr>
                </w:div>
                <w:div w:id="1243762923">
                  <w:marLeft w:val="640"/>
                  <w:marRight w:val="0"/>
                  <w:marTop w:val="0"/>
                  <w:marBottom w:val="0"/>
                  <w:divBdr>
                    <w:top w:val="none" w:sz="0" w:space="0" w:color="auto"/>
                    <w:left w:val="none" w:sz="0" w:space="0" w:color="auto"/>
                    <w:bottom w:val="none" w:sz="0" w:space="0" w:color="auto"/>
                    <w:right w:val="none" w:sz="0" w:space="0" w:color="auto"/>
                  </w:divBdr>
                </w:div>
                <w:div w:id="1856459544">
                  <w:marLeft w:val="640"/>
                  <w:marRight w:val="0"/>
                  <w:marTop w:val="0"/>
                  <w:marBottom w:val="0"/>
                  <w:divBdr>
                    <w:top w:val="none" w:sz="0" w:space="0" w:color="auto"/>
                    <w:left w:val="none" w:sz="0" w:space="0" w:color="auto"/>
                    <w:bottom w:val="none" w:sz="0" w:space="0" w:color="auto"/>
                    <w:right w:val="none" w:sz="0" w:space="0" w:color="auto"/>
                  </w:divBdr>
                </w:div>
                <w:div w:id="1667710639">
                  <w:marLeft w:val="640"/>
                  <w:marRight w:val="0"/>
                  <w:marTop w:val="0"/>
                  <w:marBottom w:val="0"/>
                  <w:divBdr>
                    <w:top w:val="none" w:sz="0" w:space="0" w:color="auto"/>
                    <w:left w:val="none" w:sz="0" w:space="0" w:color="auto"/>
                    <w:bottom w:val="none" w:sz="0" w:space="0" w:color="auto"/>
                    <w:right w:val="none" w:sz="0" w:space="0" w:color="auto"/>
                  </w:divBdr>
                </w:div>
                <w:div w:id="1783648792">
                  <w:marLeft w:val="640"/>
                  <w:marRight w:val="0"/>
                  <w:marTop w:val="0"/>
                  <w:marBottom w:val="0"/>
                  <w:divBdr>
                    <w:top w:val="none" w:sz="0" w:space="0" w:color="auto"/>
                    <w:left w:val="none" w:sz="0" w:space="0" w:color="auto"/>
                    <w:bottom w:val="none" w:sz="0" w:space="0" w:color="auto"/>
                    <w:right w:val="none" w:sz="0" w:space="0" w:color="auto"/>
                  </w:divBdr>
                </w:div>
                <w:div w:id="121578321">
                  <w:marLeft w:val="640"/>
                  <w:marRight w:val="0"/>
                  <w:marTop w:val="0"/>
                  <w:marBottom w:val="0"/>
                  <w:divBdr>
                    <w:top w:val="none" w:sz="0" w:space="0" w:color="auto"/>
                    <w:left w:val="none" w:sz="0" w:space="0" w:color="auto"/>
                    <w:bottom w:val="none" w:sz="0" w:space="0" w:color="auto"/>
                    <w:right w:val="none" w:sz="0" w:space="0" w:color="auto"/>
                  </w:divBdr>
                </w:div>
                <w:div w:id="1514804507">
                  <w:marLeft w:val="640"/>
                  <w:marRight w:val="0"/>
                  <w:marTop w:val="0"/>
                  <w:marBottom w:val="0"/>
                  <w:divBdr>
                    <w:top w:val="none" w:sz="0" w:space="0" w:color="auto"/>
                    <w:left w:val="none" w:sz="0" w:space="0" w:color="auto"/>
                    <w:bottom w:val="none" w:sz="0" w:space="0" w:color="auto"/>
                    <w:right w:val="none" w:sz="0" w:space="0" w:color="auto"/>
                  </w:divBdr>
                </w:div>
                <w:div w:id="933981026">
                  <w:marLeft w:val="640"/>
                  <w:marRight w:val="0"/>
                  <w:marTop w:val="0"/>
                  <w:marBottom w:val="0"/>
                  <w:divBdr>
                    <w:top w:val="none" w:sz="0" w:space="0" w:color="auto"/>
                    <w:left w:val="none" w:sz="0" w:space="0" w:color="auto"/>
                    <w:bottom w:val="none" w:sz="0" w:space="0" w:color="auto"/>
                    <w:right w:val="none" w:sz="0" w:space="0" w:color="auto"/>
                  </w:divBdr>
                </w:div>
                <w:div w:id="1000888923">
                  <w:marLeft w:val="640"/>
                  <w:marRight w:val="0"/>
                  <w:marTop w:val="0"/>
                  <w:marBottom w:val="0"/>
                  <w:divBdr>
                    <w:top w:val="none" w:sz="0" w:space="0" w:color="auto"/>
                    <w:left w:val="none" w:sz="0" w:space="0" w:color="auto"/>
                    <w:bottom w:val="none" w:sz="0" w:space="0" w:color="auto"/>
                    <w:right w:val="none" w:sz="0" w:space="0" w:color="auto"/>
                  </w:divBdr>
                </w:div>
                <w:div w:id="160514127">
                  <w:marLeft w:val="640"/>
                  <w:marRight w:val="0"/>
                  <w:marTop w:val="0"/>
                  <w:marBottom w:val="0"/>
                  <w:divBdr>
                    <w:top w:val="none" w:sz="0" w:space="0" w:color="auto"/>
                    <w:left w:val="none" w:sz="0" w:space="0" w:color="auto"/>
                    <w:bottom w:val="none" w:sz="0" w:space="0" w:color="auto"/>
                    <w:right w:val="none" w:sz="0" w:space="0" w:color="auto"/>
                  </w:divBdr>
                </w:div>
                <w:div w:id="1147089134">
                  <w:marLeft w:val="640"/>
                  <w:marRight w:val="0"/>
                  <w:marTop w:val="0"/>
                  <w:marBottom w:val="0"/>
                  <w:divBdr>
                    <w:top w:val="none" w:sz="0" w:space="0" w:color="auto"/>
                    <w:left w:val="none" w:sz="0" w:space="0" w:color="auto"/>
                    <w:bottom w:val="none" w:sz="0" w:space="0" w:color="auto"/>
                    <w:right w:val="none" w:sz="0" w:space="0" w:color="auto"/>
                  </w:divBdr>
                </w:div>
                <w:div w:id="728501647">
                  <w:marLeft w:val="640"/>
                  <w:marRight w:val="0"/>
                  <w:marTop w:val="0"/>
                  <w:marBottom w:val="0"/>
                  <w:divBdr>
                    <w:top w:val="none" w:sz="0" w:space="0" w:color="auto"/>
                    <w:left w:val="none" w:sz="0" w:space="0" w:color="auto"/>
                    <w:bottom w:val="none" w:sz="0" w:space="0" w:color="auto"/>
                    <w:right w:val="none" w:sz="0" w:space="0" w:color="auto"/>
                  </w:divBdr>
                </w:div>
                <w:div w:id="850996373">
                  <w:marLeft w:val="640"/>
                  <w:marRight w:val="0"/>
                  <w:marTop w:val="0"/>
                  <w:marBottom w:val="0"/>
                  <w:divBdr>
                    <w:top w:val="none" w:sz="0" w:space="0" w:color="auto"/>
                    <w:left w:val="none" w:sz="0" w:space="0" w:color="auto"/>
                    <w:bottom w:val="none" w:sz="0" w:space="0" w:color="auto"/>
                    <w:right w:val="none" w:sz="0" w:space="0" w:color="auto"/>
                  </w:divBdr>
                </w:div>
              </w:divsChild>
            </w:div>
            <w:div w:id="1054238498">
              <w:marLeft w:val="0"/>
              <w:marRight w:val="0"/>
              <w:marTop w:val="0"/>
              <w:marBottom w:val="0"/>
              <w:divBdr>
                <w:top w:val="none" w:sz="0" w:space="0" w:color="auto"/>
                <w:left w:val="none" w:sz="0" w:space="0" w:color="auto"/>
                <w:bottom w:val="none" w:sz="0" w:space="0" w:color="auto"/>
                <w:right w:val="none" w:sz="0" w:space="0" w:color="auto"/>
              </w:divBdr>
              <w:divsChild>
                <w:div w:id="895429483">
                  <w:marLeft w:val="640"/>
                  <w:marRight w:val="0"/>
                  <w:marTop w:val="0"/>
                  <w:marBottom w:val="0"/>
                  <w:divBdr>
                    <w:top w:val="none" w:sz="0" w:space="0" w:color="auto"/>
                    <w:left w:val="none" w:sz="0" w:space="0" w:color="auto"/>
                    <w:bottom w:val="none" w:sz="0" w:space="0" w:color="auto"/>
                    <w:right w:val="none" w:sz="0" w:space="0" w:color="auto"/>
                  </w:divBdr>
                </w:div>
                <w:div w:id="1105728877">
                  <w:marLeft w:val="640"/>
                  <w:marRight w:val="0"/>
                  <w:marTop w:val="0"/>
                  <w:marBottom w:val="0"/>
                  <w:divBdr>
                    <w:top w:val="none" w:sz="0" w:space="0" w:color="auto"/>
                    <w:left w:val="none" w:sz="0" w:space="0" w:color="auto"/>
                    <w:bottom w:val="none" w:sz="0" w:space="0" w:color="auto"/>
                    <w:right w:val="none" w:sz="0" w:space="0" w:color="auto"/>
                  </w:divBdr>
                </w:div>
                <w:div w:id="130484027">
                  <w:marLeft w:val="640"/>
                  <w:marRight w:val="0"/>
                  <w:marTop w:val="0"/>
                  <w:marBottom w:val="0"/>
                  <w:divBdr>
                    <w:top w:val="none" w:sz="0" w:space="0" w:color="auto"/>
                    <w:left w:val="none" w:sz="0" w:space="0" w:color="auto"/>
                    <w:bottom w:val="none" w:sz="0" w:space="0" w:color="auto"/>
                    <w:right w:val="none" w:sz="0" w:space="0" w:color="auto"/>
                  </w:divBdr>
                </w:div>
                <w:div w:id="1965766561">
                  <w:marLeft w:val="640"/>
                  <w:marRight w:val="0"/>
                  <w:marTop w:val="0"/>
                  <w:marBottom w:val="0"/>
                  <w:divBdr>
                    <w:top w:val="none" w:sz="0" w:space="0" w:color="auto"/>
                    <w:left w:val="none" w:sz="0" w:space="0" w:color="auto"/>
                    <w:bottom w:val="none" w:sz="0" w:space="0" w:color="auto"/>
                    <w:right w:val="none" w:sz="0" w:space="0" w:color="auto"/>
                  </w:divBdr>
                </w:div>
                <w:div w:id="1152597089">
                  <w:marLeft w:val="640"/>
                  <w:marRight w:val="0"/>
                  <w:marTop w:val="0"/>
                  <w:marBottom w:val="0"/>
                  <w:divBdr>
                    <w:top w:val="none" w:sz="0" w:space="0" w:color="auto"/>
                    <w:left w:val="none" w:sz="0" w:space="0" w:color="auto"/>
                    <w:bottom w:val="none" w:sz="0" w:space="0" w:color="auto"/>
                    <w:right w:val="none" w:sz="0" w:space="0" w:color="auto"/>
                  </w:divBdr>
                </w:div>
                <w:div w:id="2010326402">
                  <w:marLeft w:val="640"/>
                  <w:marRight w:val="0"/>
                  <w:marTop w:val="0"/>
                  <w:marBottom w:val="0"/>
                  <w:divBdr>
                    <w:top w:val="none" w:sz="0" w:space="0" w:color="auto"/>
                    <w:left w:val="none" w:sz="0" w:space="0" w:color="auto"/>
                    <w:bottom w:val="none" w:sz="0" w:space="0" w:color="auto"/>
                    <w:right w:val="none" w:sz="0" w:space="0" w:color="auto"/>
                  </w:divBdr>
                </w:div>
                <w:div w:id="265040914">
                  <w:marLeft w:val="640"/>
                  <w:marRight w:val="0"/>
                  <w:marTop w:val="0"/>
                  <w:marBottom w:val="0"/>
                  <w:divBdr>
                    <w:top w:val="none" w:sz="0" w:space="0" w:color="auto"/>
                    <w:left w:val="none" w:sz="0" w:space="0" w:color="auto"/>
                    <w:bottom w:val="none" w:sz="0" w:space="0" w:color="auto"/>
                    <w:right w:val="none" w:sz="0" w:space="0" w:color="auto"/>
                  </w:divBdr>
                </w:div>
                <w:div w:id="1038704640">
                  <w:marLeft w:val="640"/>
                  <w:marRight w:val="0"/>
                  <w:marTop w:val="0"/>
                  <w:marBottom w:val="0"/>
                  <w:divBdr>
                    <w:top w:val="none" w:sz="0" w:space="0" w:color="auto"/>
                    <w:left w:val="none" w:sz="0" w:space="0" w:color="auto"/>
                    <w:bottom w:val="none" w:sz="0" w:space="0" w:color="auto"/>
                    <w:right w:val="none" w:sz="0" w:space="0" w:color="auto"/>
                  </w:divBdr>
                </w:div>
                <w:div w:id="145635154">
                  <w:marLeft w:val="640"/>
                  <w:marRight w:val="0"/>
                  <w:marTop w:val="0"/>
                  <w:marBottom w:val="0"/>
                  <w:divBdr>
                    <w:top w:val="none" w:sz="0" w:space="0" w:color="auto"/>
                    <w:left w:val="none" w:sz="0" w:space="0" w:color="auto"/>
                    <w:bottom w:val="none" w:sz="0" w:space="0" w:color="auto"/>
                    <w:right w:val="none" w:sz="0" w:space="0" w:color="auto"/>
                  </w:divBdr>
                </w:div>
                <w:div w:id="1368411528">
                  <w:marLeft w:val="640"/>
                  <w:marRight w:val="0"/>
                  <w:marTop w:val="0"/>
                  <w:marBottom w:val="0"/>
                  <w:divBdr>
                    <w:top w:val="none" w:sz="0" w:space="0" w:color="auto"/>
                    <w:left w:val="none" w:sz="0" w:space="0" w:color="auto"/>
                    <w:bottom w:val="none" w:sz="0" w:space="0" w:color="auto"/>
                    <w:right w:val="none" w:sz="0" w:space="0" w:color="auto"/>
                  </w:divBdr>
                </w:div>
                <w:div w:id="2075884102">
                  <w:marLeft w:val="640"/>
                  <w:marRight w:val="0"/>
                  <w:marTop w:val="0"/>
                  <w:marBottom w:val="0"/>
                  <w:divBdr>
                    <w:top w:val="none" w:sz="0" w:space="0" w:color="auto"/>
                    <w:left w:val="none" w:sz="0" w:space="0" w:color="auto"/>
                    <w:bottom w:val="none" w:sz="0" w:space="0" w:color="auto"/>
                    <w:right w:val="none" w:sz="0" w:space="0" w:color="auto"/>
                  </w:divBdr>
                </w:div>
                <w:div w:id="129172617">
                  <w:marLeft w:val="640"/>
                  <w:marRight w:val="0"/>
                  <w:marTop w:val="0"/>
                  <w:marBottom w:val="0"/>
                  <w:divBdr>
                    <w:top w:val="none" w:sz="0" w:space="0" w:color="auto"/>
                    <w:left w:val="none" w:sz="0" w:space="0" w:color="auto"/>
                    <w:bottom w:val="none" w:sz="0" w:space="0" w:color="auto"/>
                    <w:right w:val="none" w:sz="0" w:space="0" w:color="auto"/>
                  </w:divBdr>
                </w:div>
                <w:div w:id="1985044191">
                  <w:marLeft w:val="640"/>
                  <w:marRight w:val="0"/>
                  <w:marTop w:val="0"/>
                  <w:marBottom w:val="0"/>
                  <w:divBdr>
                    <w:top w:val="none" w:sz="0" w:space="0" w:color="auto"/>
                    <w:left w:val="none" w:sz="0" w:space="0" w:color="auto"/>
                    <w:bottom w:val="none" w:sz="0" w:space="0" w:color="auto"/>
                    <w:right w:val="none" w:sz="0" w:space="0" w:color="auto"/>
                  </w:divBdr>
                </w:div>
                <w:div w:id="905071892">
                  <w:marLeft w:val="640"/>
                  <w:marRight w:val="0"/>
                  <w:marTop w:val="0"/>
                  <w:marBottom w:val="0"/>
                  <w:divBdr>
                    <w:top w:val="none" w:sz="0" w:space="0" w:color="auto"/>
                    <w:left w:val="none" w:sz="0" w:space="0" w:color="auto"/>
                    <w:bottom w:val="none" w:sz="0" w:space="0" w:color="auto"/>
                    <w:right w:val="none" w:sz="0" w:space="0" w:color="auto"/>
                  </w:divBdr>
                </w:div>
                <w:div w:id="365912596">
                  <w:marLeft w:val="640"/>
                  <w:marRight w:val="0"/>
                  <w:marTop w:val="0"/>
                  <w:marBottom w:val="0"/>
                  <w:divBdr>
                    <w:top w:val="none" w:sz="0" w:space="0" w:color="auto"/>
                    <w:left w:val="none" w:sz="0" w:space="0" w:color="auto"/>
                    <w:bottom w:val="none" w:sz="0" w:space="0" w:color="auto"/>
                    <w:right w:val="none" w:sz="0" w:space="0" w:color="auto"/>
                  </w:divBdr>
                </w:div>
                <w:div w:id="846096793">
                  <w:marLeft w:val="640"/>
                  <w:marRight w:val="0"/>
                  <w:marTop w:val="0"/>
                  <w:marBottom w:val="0"/>
                  <w:divBdr>
                    <w:top w:val="none" w:sz="0" w:space="0" w:color="auto"/>
                    <w:left w:val="none" w:sz="0" w:space="0" w:color="auto"/>
                    <w:bottom w:val="none" w:sz="0" w:space="0" w:color="auto"/>
                    <w:right w:val="none" w:sz="0" w:space="0" w:color="auto"/>
                  </w:divBdr>
                </w:div>
                <w:div w:id="889532802">
                  <w:marLeft w:val="640"/>
                  <w:marRight w:val="0"/>
                  <w:marTop w:val="0"/>
                  <w:marBottom w:val="0"/>
                  <w:divBdr>
                    <w:top w:val="none" w:sz="0" w:space="0" w:color="auto"/>
                    <w:left w:val="none" w:sz="0" w:space="0" w:color="auto"/>
                    <w:bottom w:val="none" w:sz="0" w:space="0" w:color="auto"/>
                    <w:right w:val="none" w:sz="0" w:space="0" w:color="auto"/>
                  </w:divBdr>
                </w:div>
                <w:div w:id="1847089465">
                  <w:marLeft w:val="640"/>
                  <w:marRight w:val="0"/>
                  <w:marTop w:val="0"/>
                  <w:marBottom w:val="0"/>
                  <w:divBdr>
                    <w:top w:val="none" w:sz="0" w:space="0" w:color="auto"/>
                    <w:left w:val="none" w:sz="0" w:space="0" w:color="auto"/>
                    <w:bottom w:val="none" w:sz="0" w:space="0" w:color="auto"/>
                    <w:right w:val="none" w:sz="0" w:space="0" w:color="auto"/>
                  </w:divBdr>
                </w:div>
                <w:div w:id="199630361">
                  <w:marLeft w:val="640"/>
                  <w:marRight w:val="0"/>
                  <w:marTop w:val="0"/>
                  <w:marBottom w:val="0"/>
                  <w:divBdr>
                    <w:top w:val="none" w:sz="0" w:space="0" w:color="auto"/>
                    <w:left w:val="none" w:sz="0" w:space="0" w:color="auto"/>
                    <w:bottom w:val="none" w:sz="0" w:space="0" w:color="auto"/>
                    <w:right w:val="none" w:sz="0" w:space="0" w:color="auto"/>
                  </w:divBdr>
                </w:div>
                <w:div w:id="679159695">
                  <w:marLeft w:val="640"/>
                  <w:marRight w:val="0"/>
                  <w:marTop w:val="0"/>
                  <w:marBottom w:val="0"/>
                  <w:divBdr>
                    <w:top w:val="none" w:sz="0" w:space="0" w:color="auto"/>
                    <w:left w:val="none" w:sz="0" w:space="0" w:color="auto"/>
                    <w:bottom w:val="none" w:sz="0" w:space="0" w:color="auto"/>
                    <w:right w:val="none" w:sz="0" w:space="0" w:color="auto"/>
                  </w:divBdr>
                </w:div>
              </w:divsChild>
            </w:div>
            <w:div w:id="1379161038">
              <w:marLeft w:val="0"/>
              <w:marRight w:val="0"/>
              <w:marTop w:val="0"/>
              <w:marBottom w:val="0"/>
              <w:divBdr>
                <w:top w:val="none" w:sz="0" w:space="0" w:color="auto"/>
                <w:left w:val="none" w:sz="0" w:space="0" w:color="auto"/>
                <w:bottom w:val="none" w:sz="0" w:space="0" w:color="auto"/>
                <w:right w:val="none" w:sz="0" w:space="0" w:color="auto"/>
              </w:divBdr>
              <w:divsChild>
                <w:div w:id="1985624241">
                  <w:marLeft w:val="640"/>
                  <w:marRight w:val="0"/>
                  <w:marTop w:val="0"/>
                  <w:marBottom w:val="0"/>
                  <w:divBdr>
                    <w:top w:val="none" w:sz="0" w:space="0" w:color="auto"/>
                    <w:left w:val="none" w:sz="0" w:space="0" w:color="auto"/>
                    <w:bottom w:val="none" w:sz="0" w:space="0" w:color="auto"/>
                    <w:right w:val="none" w:sz="0" w:space="0" w:color="auto"/>
                  </w:divBdr>
                </w:div>
                <w:div w:id="1687362181">
                  <w:marLeft w:val="640"/>
                  <w:marRight w:val="0"/>
                  <w:marTop w:val="0"/>
                  <w:marBottom w:val="0"/>
                  <w:divBdr>
                    <w:top w:val="none" w:sz="0" w:space="0" w:color="auto"/>
                    <w:left w:val="none" w:sz="0" w:space="0" w:color="auto"/>
                    <w:bottom w:val="none" w:sz="0" w:space="0" w:color="auto"/>
                    <w:right w:val="none" w:sz="0" w:space="0" w:color="auto"/>
                  </w:divBdr>
                </w:div>
                <w:div w:id="1786146257">
                  <w:marLeft w:val="640"/>
                  <w:marRight w:val="0"/>
                  <w:marTop w:val="0"/>
                  <w:marBottom w:val="0"/>
                  <w:divBdr>
                    <w:top w:val="none" w:sz="0" w:space="0" w:color="auto"/>
                    <w:left w:val="none" w:sz="0" w:space="0" w:color="auto"/>
                    <w:bottom w:val="none" w:sz="0" w:space="0" w:color="auto"/>
                    <w:right w:val="none" w:sz="0" w:space="0" w:color="auto"/>
                  </w:divBdr>
                </w:div>
                <w:div w:id="65155705">
                  <w:marLeft w:val="640"/>
                  <w:marRight w:val="0"/>
                  <w:marTop w:val="0"/>
                  <w:marBottom w:val="0"/>
                  <w:divBdr>
                    <w:top w:val="none" w:sz="0" w:space="0" w:color="auto"/>
                    <w:left w:val="none" w:sz="0" w:space="0" w:color="auto"/>
                    <w:bottom w:val="none" w:sz="0" w:space="0" w:color="auto"/>
                    <w:right w:val="none" w:sz="0" w:space="0" w:color="auto"/>
                  </w:divBdr>
                </w:div>
                <w:div w:id="1536699396">
                  <w:marLeft w:val="640"/>
                  <w:marRight w:val="0"/>
                  <w:marTop w:val="0"/>
                  <w:marBottom w:val="0"/>
                  <w:divBdr>
                    <w:top w:val="none" w:sz="0" w:space="0" w:color="auto"/>
                    <w:left w:val="none" w:sz="0" w:space="0" w:color="auto"/>
                    <w:bottom w:val="none" w:sz="0" w:space="0" w:color="auto"/>
                    <w:right w:val="none" w:sz="0" w:space="0" w:color="auto"/>
                  </w:divBdr>
                </w:div>
                <w:div w:id="783579259">
                  <w:marLeft w:val="640"/>
                  <w:marRight w:val="0"/>
                  <w:marTop w:val="0"/>
                  <w:marBottom w:val="0"/>
                  <w:divBdr>
                    <w:top w:val="none" w:sz="0" w:space="0" w:color="auto"/>
                    <w:left w:val="none" w:sz="0" w:space="0" w:color="auto"/>
                    <w:bottom w:val="none" w:sz="0" w:space="0" w:color="auto"/>
                    <w:right w:val="none" w:sz="0" w:space="0" w:color="auto"/>
                  </w:divBdr>
                </w:div>
                <w:div w:id="952319723">
                  <w:marLeft w:val="640"/>
                  <w:marRight w:val="0"/>
                  <w:marTop w:val="0"/>
                  <w:marBottom w:val="0"/>
                  <w:divBdr>
                    <w:top w:val="none" w:sz="0" w:space="0" w:color="auto"/>
                    <w:left w:val="none" w:sz="0" w:space="0" w:color="auto"/>
                    <w:bottom w:val="none" w:sz="0" w:space="0" w:color="auto"/>
                    <w:right w:val="none" w:sz="0" w:space="0" w:color="auto"/>
                  </w:divBdr>
                </w:div>
                <w:div w:id="1573540260">
                  <w:marLeft w:val="640"/>
                  <w:marRight w:val="0"/>
                  <w:marTop w:val="0"/>
                  <w:marBottom w:val="0"/>
                  <w:divBdr>
                    <w:top w:val="none" w:sz="0" w:space="0" w:color="auto"/>
                    <w:left w:val="none" w:sz="0" w:space="0" w:color="auto"/>
                    <w:bottom w:val="none" w:sz="0" w:space="0" w:color="auto"/>
                    <w:right w:val="none" w:sz="0" w:space="0" w:color="auto"/>
                  </w:divBdr>
                </w:div>
                <w:div w:id="406463636">
                  <w:marLeft w:val="640"/>
                  <w:marRight w:val="0"/>
                  <w:marTop w:val="0"/>
                  <w:marBottom w:val="0"/>
                  <w:divBdr>
                    <w:top w:val="none" w:sz="0" w:space="0" w:color="auto"/>
                    <w:left w:val="none" w:sz="0" w:space="0" w:color="auto"/>
                    <w:bottom w:val="none" w:sz="0" w:space="0" w:color="auto"/>
                    <w:right w:val="none" w:sz="0" w:space="0" w:color="auto"/>
                  </w:divBdr>
                </w:div>
                <w:div w:id="1473209154">
                  <w:marLeft w:val="640"/>
                  <w:marRight w:val="0"/>
                  <w:marTop w:val="0"/>
                  <w:marBottom w:val="0"/>
                  <w:divBdr>
                    <w:top w:val="none" w:sz="0" w:space="0" w:color="auto"/>
                    <w:left w:val="none" w:sz="0" w:space="0" w:color="auto"/>
                    <w:bottom w:val="none" w:sz="0" w:space="0" w:color="auto"/>
                    <w:right w:val="none" w:sz="0" w:space="0" w:color="auto"/>
                  </w:divBdr>
                </w:div>
                <w:div w:id="259879585">
                  <w:marLeft w:val="640"/>
                  <w:marRight w:val="0"/>
                  <w:marTop w:val="0"/>
                  <w:marBottom w:val="0"/>
                  <w:divBdr>
                    <w:top w:val="none" w:sz="0" w:space="0" w:color="auto"/>
                    <w:left w:val="none" w:sz="0" w:space="0" w:color="auto"/>
                    <w:bottom w:val="none" w:sz="0" w:space="0" w:color="auto"/>
                    <w:right w:val="none" w:sz="0" w:space="0" w:color="auto"/>
                  </w:divBdr>
                </w:div>
                <w:div w:id="1014695992">
                  <w:marLeft w:val="640"/>
                  <w:marRight w:val="0"/>
                  <w:marTop w:val="0"/>
                  <w:marBottom w:val="0"/>
                  <w:divBdr>
                    <w:top w:val="none" w:sz="0" w:space="0" w:color="auto"/>
                    <w:left w:val="none" w:sz="0" w:space="0" w:color="auto"/>
                    <w:bottom w:val="none" w:sz="0" w:space="0" w:color="auto"/>
                    <w:right w:val="none" w:sz="0" w:space="0" w:color="auto"/>
                  </w:divBdr>
                </w:div>
                <w:div w:id="1217662219">
                  <w:marLeft w:val="640"/>
                  <w:marRight w:val="0"/>
                  <w:marTop w:val="0"/>
                  <w:marBottom w:val="0"/>
                  <w:divBdr>
                    <w:top w:val="none" w:sz="0" w:space="0" w:color="auto"/>
                    <w:left w:val="none" w:sz="0" w:space="0" w:color="auto"/>
                    <w:bottom w:val="none" w:sz="0" w:space="0" w:color="auto"/>
                    <w:right w:val="none" w:sz="0" w:space="0" w:color="auto"/>
                  </w:divBdr>
                </w:div>
                <w:div w:id="1947805665">
                  <w:marLeft w:val="640"/>
                  <w:marRight w:val="0"/>
                  <w:marTop w:val="0"/>
                  <w:marBottom w:val="0"/>
                  <w:divBdr>
                    <w:top w:val="none" w:sz="0" w:space="0" w:color="auto"/>
                    <w:left w:val="none" w:sz="0" w:space="0" w:color="auto"/>
                    <w:bottom w:val="none" w:sz="0" w:space="0" w:color="auto"/>
                    <w:right w:val="none" w:sz="0" w:space="0" w:color="auto"/>
                  </w:divBdr>
                </w:div>
                <w:div w:id="156308007">
                  <w:marLeft w:val="640"/>
                  <w:marRight w:val="0"/>
                  <w:marTop w:val="0"/>
                  <w:marBottom w:val="0"/>
                  <w:divBdr>
                    <w:top w:val="none" w:sz="0" w:space="0" w:color="auto"/>
                    <w:left w:val="none" w:sz="0" w:space="0" w:color="auto"/>
                    <w:bottom w:val="none" w:sz="0" w:space="0" w:color="auto"/>
                    <w:right w:val="none" w:sz="0" w:space="0" w:color="auto"/>
                  </w:divBdr>
                </w:div>
                <w:div w:id="2126801560">
                  <w:marLeft w:val="640"/>
                  <w:marRight w:val="0"/>
                  <w:marTop w:val="0"/>
                  <w:marBottom w:val="0"/>
                  <w:divBdr>
                    <w:top w:val="none" w:sz="0" w:space="0" w:color="auto"/>
                    <w:left w:val="none" w:sz="0" w:space="0" w:color="auto"/>
                    <w:bottom w:val="none" w:sz="0" w:space="0" w:color="auto"/>
                    <w:right w:val="none" w:sz="0" w:space="0" w:color="auto"/>
                  </w:divBdr>
                </w:div>
                <w:div w:id="1980649586">
                  <w:marLeft w:val="640"/>
                  <w:marRight w:val="0"/>
                  <w:marTop w:val="0"/>
                  <w:marBottom w:val="0"/>
                  <w:divBdr>
                    <w:top w:val="none" w:sz="0" w:space="0" w:color="auto"/>
                    <w:left w:val="none" w:sz="0" w:space="0" w:color="auto"/>
                    <w:bottom w:val="none" w:sz="0" w:space="0" w:color="auto"/>
                    <w:right w:val="none" w:sz="0" w:space="0" w:color="auto"/>
                  </w:divBdr>
                </w:div>
                <w:div w:id="1308588985">
                  <w:marLeft w:val="640"/>
                  <w:marRight w:val="0"/>
                  <w:marTop w:val="0"/>
                  <w:marBottom w:val="0"/>
                  <w:divBdr>
                    <w:top w:val="none" w:sz="0" w:space="0" w:color="auto"/>
                    <w:left w:val="none" w:sz="0" w:space="0" w:color="auto"/>
                    <w:bottom w:val="none" w:sz="0" w:space="0" w:color="auto"/>
                    <w:right w:val="none" w:sz="0" w:space="0" w:color="auto"/>
                  </w:divBdr>
                </w:div>
                <w:div w:id="92627632">
                  <w:marLeft w:val="640"/>
                  <w:marRight w:val="0"/>
                  <w:marTop w:val="0"/>
                  <w:marBottom w:val="0"/>
                  <w:divBdr>
                    <w:top w:val="none" w:sz="0" w:space="0" w:color="auto"/>
                    <w:left w:val="none" w:sz="0" w:space="0" w:color="auto"/>
                    <w:bottom w:val="none" w:sz="0" w:space="0" w:color="auto"/>
                    <w:right w:val="none" w:sz="0" w:space="0" w:color="auto"/>
                  </w:divBdr>
                </w:div>
                <w:div w:id="440611936">
                  <w:marLeft w:val="640"/>
                  <w:marRight w:val="0"/>
                  <w:marTop w:val="0"/>
                  <w:marBottom w:val="0"/>
                  <w:divBdr>
                    <w:top w:val="none" w:sz="0" w:space="0" w:color="auto"/>
                    <w:left w:val="none" w:sz="0" w:space="0" w:color="auto"/>
                    <w:bottom w:val="none" w:sz="0" w:space="0" w:color="auto"/>
                    <w:right w:val="none" w:sz="0" w:space="0" w:color="auto"/>
                  </w:divBdr>
                </w:div>
              </w:divsChild>
            </w:div>
            <w:div w:id="1213495085">
              <w:marLeft w:val="0"/>
              <w:marRight w:val="0"/>
              <w:marTop w:val="0"/>
              <w:marBottom w:val="0"/>
              <w:divBdr>
                <w:top w:val="none" w:sz="0" w:space="0" w:color="auto"/>
                <w:left w:val="none" w:sz="0" w:space="0" w:color="auto"/>
                <w:bottom w:val="none" w:sz="0" w:space="0" w:color="auto"/>
                <w:right w:val="none" w:sz="0" w:space="0" w:color="auto"/>
              </w:divBdr>
              <w:divsChild>
                <w:div w:id="1402211521">
                  <w:marLeft w:val="0"/>
                  <w:marRight w:val="0"/>
                  <w:marTop w:val="0"/>
                  <w:marBottom w:val="0"/>
                  <w:divBdr>
                    <w:top w:val="none" w:sz="0" w:space="0" w:color="auto"/>
                    <w:left w:val="none" w:sz="0" w:space="0" w:color="auto"/>
                    <w:bottom w:val="none" w:sz="0" w:space="0" w:color="auto"/>
                    <w:right w:val="none" w:sz="0" w:space="0" w:color="auto"/>
                  </w:divBdr>
                  <w:divsChild>
                    <w:div w:id="1514954974">
                      <w:marLeft w:val="0"/>
                      <w:marRight w:val="0"/>
                      <w:marTop w:val="0"/>
                      <w:marBottom w:val="0"/>
                      <w:divBdr>
                        <w:top w:val="none" w:sz="0" w:space="0" w:color="auto"/>
                        <w:left w:val="none" w:sz="0" w:space="0" w:color="auto"/>
                        <w:bottom w:val="none" w:sz="0" w:space="0" w:color="auto"/>
                        <w:right w:val="none" w:sz="0" w:space="0" w:color="auto"/>
                      </w:divBdr>
                    </w:div>
                    <w:div w:id="1031302621">
                      <w:marLeft w:val="0"/>
                      <w:marRight w:val="0"/>
                      <w:marTop w:val="0"/>
                      <w:marBottom w:val="0"/>
                      <w:divBdr>
                        <w:top w:val="none" w:sz="0" w:space="0" w:color="auto"/>
                        <w:left w:val="none" w:sz="0" w:space="0" w:color="auto"/>
                        <w:bottom w:val="none" w:sz="0" w:space="0" w:color="auto"/>
                        <w:right w:val="none" w:sz="0" w:space="0" w:color="auto"/>
                      </w:divBdr>
                    </w:div>
                    <w:div w:id="1832941666">
                      <w:marLeft w:val="0"/>
                      <w:marRight w:val="0"/>
                      <w:marTop w:val="0"/>
                      <w:marBottom w:val="0"/>
                      <w:divBdr>
                        <w:top w:val="none" w:sz="0" w:space="0" w:color="auto"/>
                        <w:left w:val="none" w:sz="0" w:space="0" w:color="auto"/>
                        <w:bottom w:val="none" w:sz="0" w:space="0" w:color="auto"/>
                        <w:right w:val="none" w:sz="0" w:space="0" w:color="auto"/>
                      </w:divBdr>
                    </w:div>
                    <w:div w:id="55789037">
                      <w:marLeft w:val="0"/>
                      <w:marRight w:val="0"/>
                      <w:marTop w:val="0"/>
                      <w:marBottom w:val="0"/>
                      <w:divBdr>
                        <w:top w:val="none" w:sz="0" w:space="0" w:color="auto"/>
                        <w:left w:val="none" w:sz="0" w:space="0" w:color="auto"/>
                        <w:bottom w:val="none" w:sz="0" w:space="0" w:color="auto"/>
                        <w:right w:val="none" w:sz="0" w:space="0" w:color="auto"/>
                      </w:divBdr>
                    </w:div>
                    <w:div w:id="666909765">
                      <w:marLeft w:val="0"/>
                      <w:marRight w:val="0"/>
                      <w:marTop w:val="0"/>
                      <w:marBottom w:val="0"/>
                      <w:divBdr>
                        <w:top w:val="none" w:sz="0" w:space="0" w:color="auto"/>
                        <w:left w:val="none" w:sz="0" w:space="0" w:color="auto"/>
                        <w:bottom w:val="none" w:sz="0" w:space="0" w:color="auto"/>
                        <w:right w:val="none" w:sz="0" w:space="0" w:color="auto"/>
                      </w:divBdr>
                    </w:div>
                    <w:div w:id="744187321">
                      <w:marLeft w:val="0"/>
                      <w:marRight w:val="0"/>
                      <w:marTop w:val="0"/>
                      <w:marBottom w:val="0"/>
                      <w:divBdr>
                        <w:top w:val="none" w:sz="0" w:space="0" w:color="auto"/>
                        <w:left w:val="none" w:sz="0" w:space="0" w:color="auto"/>
                        <w:bottom w:val="none" w:sz="0" w:space="0" w:color="auto"/>
                        <w:right w:val="none" w:sz="0" w:space="0" w:color="auto"/>
                      </w:divBdr>
                    </w:div>
                    <w:div w:id="571702303">
                      <w:marLeft w:val="0"/>
                      <w:marRight w:val="0"/>
                      <w:marTop w:val="0"/>
                      <w:marBottom w:val="0"/>
                      <w:divBdr>
                        <w:top w:val="none" w:sz="0" w:space="0" w:color="auto"/>
                        <w:left w:val="none" w:sz="0" w:space="0" w:color="auto"/>
                        <w:bottom w:val="none" w:sz="0" w:space="0" w:color="auto"/>
                        <w:right w:val="none" w:sz="0" w:space="0" w:color="auto"/>
                      </w:divBdr>
                    </w:div>
                    <w:div w:id="1678117442">
                      <w:marLeft w:val="0"/>
                      <w:marRight w:val="0"/>
                      <w:marTop w:val="0"/>
                      <w:marBottom w:val="0"/>
                      <w:divBdr>
                        <w:top w:val="none" w:sz="0" w:space="0" w:color="auto"/>
                        <w:left w:val="none" w:sz="0" w:space="0" w:color="auto"/>
                        <w:bottom w:val="none" w:sz="0" w:space="0" w:color="auto"/>
                        <w:right w:val="none" w:sz="0" w:space="0" w:color="auto"/>
                      </w:divBdr>
                    </w:div>
                    <w:div w:id="512837801">
                      <w:marLeft w:val="0"/>
                      <w:marRight w:val="0"/>
                      <w:marTop w:val="0"/>
                      <w:marBottom w:val="0"/>
                      <w:divBdr>
                        <w:top w:val="none" w:sz="0" w:space="0" w:color="auto"/>
                        <w:left w:val="none" w:sz="0" w:space="0" w:color="auto"/>
                        <w:bottom w:val="none" w:sz="0" w:space="0" w:color="auto"/>
                        <w:right w:val="none" w:sz="0" w:space="0" w:color="auto"/>
                      </w:divBdr>
                    </w:div>
                    <w:div w:id="397824181">
                      <w:marLeft w:val="0"/>
                      <w:marRight w:val="0"/>
                      <w:marTop w:val="0"/>
                      <w:marBottom w:val="0"/>
                      <w:divBdr>
                        <w:top w:val="none" w:sz="0" w:space="0" w:color="auto"/>
                        <w:left w:val="none" w:sz="0" w:space="0" w:color="auto"/>
                        <w:bottom w:val="none" w:sz="0" w:space="0" w:color="auto"/>
                        <w:right w:val="none" w:sz="0" w:space="0" w:color="auto"/>
                      </w:divBdr>
                    </w:div>
                    <w:div w:id="1152869851">
                      <w:marLeft w:val="0"/>
                      <w:marRight w:val="0"/>
                      <w:marTop w:val="0"/>
                      <w:marBottom w:val="0"/>
                      <w:divBdr>
                        <w:top w:val="none" w:sz="0" w:space="0" w:color="auto"/>
                        <w:left w:val="none" w:sz="0" w:space="0" w:color="auto"/>
                        <w:bottom w:val="none" w:sz="0" w:space="0" w:color="auto"/>
                        <w:right w:val="none" w:sz="0" w:space="0" w:color="auto"/>
                      </w:divBdr>
                    </w:div>
                    <w:div w:id="921716192">
                      <w:marLeft w:val="0"/>
                      <w:marRight w:val="0"/>
                      <w:marTop w:val="0"/>
                      <w:marBottom w:val="0"/>
                      <w:divBdr>
                        <w:top w:val="none" w:sz="0" w:space="0" w:color="auto"/>
                        <w:left w:val="none" w:sz="0" w:space="0" w:color="auto"/>
                        <w:bottom w:val="none" w:sz="0" w:space="0" w:color="auto"/>
                        <w:right w:val="none" w:sz="0" w:space="0" w:color="auto"/>
                      </w:divBdr>
                    </w:div>
                    <w:div w:id="1133984534">
                      <w:marLeft w:val="0"/>
                      <w:marRight w:val="0"/>
                      <w:marTop w:val="0"/>
                      <w:marBottom w:val="0"/>
                      <w:divBdr>
                        <w:top w:val="none" w:sz="0" w:space="0" w:color="auto"/>
                        <w:left w:val="none" w:sz="0" w:space="0" w:color="auto"/>
                        <w:bottom w:val="none" w:sz="0" w:space="0" w:color="auto"/>
                        <w:right w:val="none" w:sz="0" w:space="0" w:color="auto"/>
                      </w:divBdr>
                    </w:div>
                    <w:div w:id="1320961968">
                      <w:marLeft w:val="0"/>
                      <w:marRight w:val="0"/>
                      <w:marTop w:val="0"/>
                      <w:marBottom w:val="0"/>
                      <w:divBdr>
                        <w:top w:val="none" w:sz="0" w:space="0" w:color="auto"/>
                        <w:left w:val="none" w:sz="0" w:space="0" w:color="auto"/>
                        <w:bottom w:val="none" w:sz="0" w:space="0" w:color="auto"/>
                        <w:right w:val="none" w:sz="0" w:space="0" w:color="auto"/>
                      </w:divBdr>
                    </w:div>
                    <w:div w:id="1444573518">
                      <w:marLeft w:val="0"/>
                      <w:marRight w:val="0"/>
                      <w:marTop w:val="0"/>
                      <w:marBottom w:val="0"/>
                      <w:divBdr>
                        <w:top w:val="none" w:sz="0" w:space="0" w:color="auto"/>
                        <w:left w:val="none" w:sz="0" w:space="0" w:color="auto"/>
                        <w:bottom w:val="none" w:sz="0" w:space="0" w:color="auto"/>
                        <w:right w:val="none" w:sz="0" w:space="0" w:color="auto"/>
                      </w:divBdr>
                    </w:div>
                    <w:div w:id="1946962094">
                      <w:marLeft w:val="0"/>
                      <w:marRight w:val="0"/>
                      <w:marTop w:val="0"/>
                      <w:marBottom w:val="0"/>
                      <w:divBdr>
                        <w:top w:val="none" w:sz="0" w:space="0" w:color="auto"/>
                        <w:left w:val="none" w:sz="0" w:space="0" w:color="auto"/>
                        <w:bottom w:val="none" w:sz="0" w:space="0" w:color="auto"/>
                        <w:right w:val="none" w:sz="0" w:space="0" w:color="auto"/>
                      </w:divBdr>
                    </w:div>
                    <w:div w:id="1420447838">
                      <w:marLeft w:val="0"/>
                      <w:marRight w:val="0"/>
                      <w:marTop w:val="0"/>
                      <w:marBottom w:val="0"/>
                      <w:divBdr>
                        <w:top w:val="none" w:sz="0" w:space="0" w:color="auto"/>
                        <w:left w:val="none" w:sz="0" w:space="0" w:color="auto"/>
                        <w:bottom w:val="none" w:sz="0" w:space="0" w:color="auto"/>
                        <w:right w:val="none" w:sz="0" w:space="0" w:color="auto"/>
                      </w:divBdr>
                    </w:div>
                    <w:div w:id="1444763295">
                      <w:marLeft w:val="0"/>
                      <w:marRight w:val="0"/>
                      <w:marTop w:val="0"/>
                      <w:marBottom w:val="0"/>
                      <w:divBdr>
                        <w:top w:val="none" w:sz="0" w:space="0" w:color="auto"/>
                        <w:left w:val="none" w:sz="0" w:space="0" w:color="auto"/>
                        <w:bottom w:val="none" w:sz="0" w:space="0" w:color="auto"/>
                        <w:right w:val="none" w:sz="0" w:space="0" w:color="auto"/>
                      </w:divBdr>
                    </w:div>
                    <w:div w:id="891889002">
                      <w:marLeft w:val="0"/>
                      <w:marRight w:val="0"/>
                      <w:marTop w:val="0"/>
                      <w:marBottom w:val="0"/>
                      <w:divBdr>
                        <w:top w:val="none" w:sz="0" w:space="0" w:color="auto"/>
                        <w:left w:val="none" w:sz="0" w:space="0" w:color="auto"/>
                        <w:bottom w:val="none" w:sz="0" w:space="0" w:color="auto"/>
                        <w:right w:val="none" w:sz="0" w:space="0" w:color="auto"/>
                      </w:divBdr>
                    </w:div>
                    <w:div w:id="1546020322">
                      <w:marLeft w:val="0"/>
                      <w:marRight w:val="0"/>
                      <w:marTop w:val="0"/>
                      <w:marBottom w:val="0"/>
                      <w:divBdr>
                        <w:top w:val="none" w:sz="0" w:space="0" w:color="auto"/>
                        <w:left w:val="none" w:sz="0" w:space="0" w:color="auto"/>
                        <w:bottom w:val="none" w:sz="0" w:space="0" w:color="auto"/>
                        <w:right w:val="none" w:sz="0" w:space="0" w:color="auto"/>
                      </w:divBdr>
                    </w:div>
                    <w:div w:id="676924767">
                      <w:marLeft w:val="0"/>
                      <w:marRight w:val="0"/>
                      <w:marTop w:val="0"/>
                      <w:marBottom w:val="0"/>
                      <w:divBdr>
                        <w:top w:val="none" w:sz="0" w:space="0" w:color="auto"/>
                        <w:left w:val="none" w:sz="0" w:space="0" w:color="auto"/>
                        <w:bottom w:val="none" w:sz="0" w:space="0" w:color="auto"/>
                        <w:right w:val="none" w:sz="0" w:space="0" w:color="auto"/>
                      </w:divBdr>
                    </w:div>
                    <w:div w:id="35546615">
                      <w:marLeft w:val="0"/>
                      <w:marRight w:val="0"/>
                      <w:marTop w:val="0"/>
                      <w:marBottom w:val="0"/>
                      <w:divBdr>
                        <w:top w:val="none" w:sz="0" w:space="0" w:color="auto"/>
                        <w:left w:val="none" w:sz="0" w:space="0" w:color="auto"/>
                        <w:bottom w:val="none" w:sz="0" w:space="0" w:color="auto"/>
                        <w:right w:val="none" w:sz="0" w:space="0" w:color="auto"/>
                      </w:divBdr>
                    </w:div>
                    <w:div w:id="1842282516">
                      <w:marLeft w:val="0"/>
                      <w:marRight w:val="0"/>
                      <w:marTop w:val="0"/>
                      <w:marBottom w:val="0"/>
                      <w:divBdr>
                        <w:top w:val="none" w:sz="0" w:space="0" w:color="auto"/>
                        <w:left w:val="none" w:sz="0" w:space="0" w:color="auto"/>
                        <w:bottom w:val="none" w:sz="0" w:space="0" w:color="auto"/>
                        <w:right w:val="none" w:sz="0" w:space="0" w:color="auto"/>
                      </w:divBdr>
                    </w:div>
                    <w:div w:id="306472986">
                      <w:marLeft w:val="0"/>
                      <w:marRight w:val="0"/>
                      <w:marTop w:val="0"/>
                      <w:marBottom w:val="0"/>
                      <w:divBdr>
                        <w:top w:val="none" w:sz="0" w:space="0" w:color="auto"/>
                        <w:left w:val="none" w:sz="0" w:space="0" w:color="auto"/>
                        <w:bottom w:val="none" w:sz="0" w:space="0" w:color="auto"/>
                        <w:right w:val="none" w:sz="0" w:space="0" w:color="auto"/>
                      </w:divBdr>
                    </w:div>
                    <w:div w:id="1096368808">
                      <w:marLeft w:val="0"/>
                      <w:marRight w:val="0"/>
                      <w:marTop w:val="0"/>
                      <w:marBottom w:val="0"/>
                      <w:divBdr>
                        <w:top w:val="none" w:sz="0" w:space="0" w:color="auto"/>
                        <w:left w:val="none" w:sz="0" w:space="0" w:color="auto"/>
                        <w:bottom w:val="none" w:sz="0" w:space="0" w:color="auto"/>
                        <w:right w:val="none" w:sz="0" w:space="0" w:color="auto"/>
                      </w:divBdr>
                    </w:div>
                    <w:div w:id="1302423379">
                      <w:marLeft w:val="0"/>
                      <w:marRight w:val="0"/>
                      <w:marTop w:val="0"/>
                      <w:marBottom w:val="0"/>
                      <w:divBdr>
                        <w:top w:val="none" w:sz="0" w:space="0" w:color="auto"/>
                        <w:left w:val="none" w:sz="0" w:space="0" w:color="auto"/>
                        <w:bottom w:val="none" w:sz="0" w:space="0" w:color="auto"/>
                        <w:right w:val="none" w:sz="0" w:space="0" w:color="auto"/>
                      </w:divBdr>
                    </w:div>
                    <w:div w:id="100031531">
                      <w:marLeft w:val="0"/>
                      <w:marRight w:val="0"/>
                      <w:marTop w:val="0"/>
                      <w:marBottom w:val="0"/>
                      <w:divBdr>
                        <w:top w:val="none" w:sz="0" w:space="0" w:color="auto"/>
                        <w:left w:val="none" w:sz="0" w:space="0" w:color="auto"/>
                        <w:bottom w:val="none" w:sz="0" w:space="0" w:color="auto"/>
                        <w:right w:val="none" w:sz="0" w:space="0" w:color="auto"/>
                      </w:divBdr>
                    </w:div>
                    <w:div w:id="2011062908">
                      <w:marLeft w:val="0"/>
                      <w:marRight w:val="0"/>
                      <w:marTop w:val="0"/>
                      <w:marBottom w:val="0"/>
                      <w:divBdr>
                        <w:top w:val="none" w:sz="0" w:space="0" w:color="auto"/>
                        <w:left w:val="none" w:sz="0" w:space="0" w:color="auto"/>
                        <w:bottom w:val="none" w:sz="0" w:space="0" w:color="auto"/>
                        <w:right w:val="none" w:sz="0" w:space="0" w:color="auto"/>
                      </w:divBdr>
                    </w:div>
                    <w:div w:id="1605570258">
                      <w:marLeft w:val="0"/>
                      <w:marRight w:val="0"/>
                      <w:marTop w:val="0"/>
                      <w:marBottom w:val="0"/>
                      <w:divBdr>
                        <w:top w:val="none" w:sz="0" w:space="0" w:color="auto"/>
                        <w:left w:val="none" w:sz="0" w:space="0" w:color="auto"/>
                        <w:bottom w:val="none" w:sz="0" w:space="0" w:color="auto"/>
                        <w:right w:val="none" w:sz="0" w:space="0" w:color="auto"/>
                      </w:divBdr>
                    </w:div>
                    <w:div w:id="545920386">
                      <w:marLeft w:val="0"/>
                      <w:marRight w:val="0"/>
                      <w:marTop w:val="0"/>
                      <w:marBottom w:val="0"/>
                      <w:divBdr>
                        <w:top w:val="none" w:sz="0" w:space="0" w:color="auto"/>
                        <w:left w:val="none" w:sz="0" w:space="0" w:color="auto"/>
                        <w:bottom w:val="none" w:sz="0" w:space="0" w:color="auto"/>
                        <w:right w:val="none" w:sz="0" w:space="0" w:color="auto"/>
                      </w:divBdr>
                    </w:div>
                    <w:div w:id="468013643">
                      <w:marLeft w:val="0"/>
                      <w:marRight w:val="0"/>
                      <w:marTop w:val="0"/>
                      <w:marBottom w:val="0"/>
                      <w:divBdr>
                        <w:top w:val="none" w:sz="0" w:space="0" w:color="auto"/>
                        <w:left w:val="none" w:sz="0" w:space="0" w:color="auto"/>
                        <w:bottom w:val="none" w:sz="0" w:space="0" w:color="auto"/>
                        <w:right w:val="none" w:sz="0" w:space="0" w:color="auto"/>
                      </w:divBdr>
                    </w:div>
                    <w:div w:id="931204811">
                      <w:marLeft w:val="0"/>
                      <w:marRight w:val="0"/>
                      <w:marTop w:val="0"/>
                      <w:marBottom w:val="0"/>
                      <w:divBdr>
                        <w:top w:val="none" w:sz="0" w:space="0" w:color="auto"/>
                        <w:left w:val="none" w:sz="0" w:space="0" w:color="auto"/>
                        <w:bottom w:val="none" w:sz="0" w:space="0" w:color="auto"/>
                        <w:right w:val="none" w:sz="0" w:space="0" w:color="auto"/>
                      </w:divBdr>
                    </w:div>
                    <w:div w:id="528220294">
                      <w:marLeft w:val="0"/>
                      <w:marRight w:val="0"/>
                      <w:marTop w:val="0"/>
                      <w:marBottom w:val="0"/>
                      <w:divBdr>
                        <w:top w:val="none" w:sz="0" w:space="0" w:color="auto"/>
                        <w:left w:val="none" w:sz="0" w:space="0" w:color="auto"/>
                        <w:bottom w:val="none" w:sz="0" w:space="0" w:color="auto"/>
                        <w:right w:val="none" w:sz="0" w:space="0" w:color="auto"/>
                      </w:divBdr>
                    </w:div>
                    <w:div w:id="655377434">
                      <w:marLeft w:val="0"/>
                      <w:marRight w:val="0"/>
                      <w:marTop w:val="0"/>
                      <w:marBottom w:val="0"/>
                      <w:divBdr>
                        <w:top w:val="none" w:sz="0" w:space="0" w:color="auto"/>
                        <w:left w:val="none" w:sz="0" w:space="0" w:color="auto"/>
                        <w:bottom w:val="none" w:sz="0" w:space="0" w:color="auto"/>
                        <w:right w:val="none" w:sz="0" w:space="0" w:color="auto"/>
                      </w:divBdr>
                    </w:div>
                    <w:div w:id="1206328146">
                      <w:marLeft w:val="0"/>
                      <w:marRight w:val="0"/>
                      <w:marTop w:val="0"/>
                      <w:marBottom w:val="0"/>
                      <w:divBdr>
                        <w:top w:val="none" w:sz="0" w:space="0" w:color="auto"/>
                        <w:left w:val="none" w:sz="0" w:space="0" w:color="auto"/>
                        <w:bottom w:val="none" w:sz="0" w:space="0" w:color="auto"/>
                        <w:right w:val="none" w:sz="0" w:space="0" w:color="auto"/>
                      </w:divBdr>
                    </w:div>
                    <w:div w:id="792597305">
                      <w:marLeft w:val="0"/>
                      <w:marRight w:val="0"/>
                      <w:marTop w:val="0"/>
                      <w:marBottom w:val="0"/>
                      <w:divBdr>
                        <w:top w:val="none" w:sz="0" w:space="0" w:color="auto"/>
                        <w:left w:val="none" w:sz="0" w:space="0" w:color="auto"/>
                        <w:bottom w:val="none" w:sz="0" w:space="0" w:color="auto"/>
                        <w:right w:val="none" w:sz="0" w:space="0" w:color="auto"/>
                      </w:divBdr>
                    </w:div>
                    <w:div w:id="156386014">
                      <w:marLeft w:val="0"/>
                      <w:marRight w:val="0"/>
                      <w:marTop w:val="0"/>
                      <w:marBottom w:val="0"/>
                      <w:divBdr>
                        <w:top w:val="none" w:sz="0" w:space="0" w:color="auto"/>
                        <w:left w:val="none" w:sz="0" w:space="0" w:color="auto"/>
                        <w:bottom w:val="none" w:sz="0" w:space="0" w:color="auto"/>
                        <w:right w:val="none" w:sz="0" w:space="0" w:color="auto"/>
                      </w:divBdr>
                    </w:div>
                    <w:div w:id="1577399379">
                      <w:marLeft w:val="0"/>
                      <w:marRight w:val="0"/>
                      <w:marTop w:val="0"/>
                      <w:marBottom w:val="0"/>
                      <w:divBdr>
                        <w:top w:val="none" w:sz="0" w:space="0" w:color="auto"/>
                        <w:left w:val="none" w:sz="0" w:space="0" w:color="auto"/>
                        <w:bottom w:val="none" w:sz="0" w:space="0" w:color="auto"/>
                        <w:right w:val="none" w:sz="0" w:space="0" w:color="auto"/>
                      </w:divBdr>
                    </w:div>
                    <w:div w:id="1767116492">
                      <w:marLeft w:val="0"/>
                      <w:marRight w:val="0"/>
                      <w:marTop w:val="0"/>
                      <w:marBottom w:val="0"/>
                      <w:divBdr>
                        <w:top w:val="none" w:sz="0" w:space="0" w:color="auto"/>
                        <w:left w:val="none" w:sz="0" w:space="0" w:color="auto"/>
                        <w:bottom w:val="none" w:sz="0" w:space="0" w:color="auto"/>
                        <w:right w:val="none" w:sz="0" w:space="0" w:color="auto"/>
                      </w:divBdr>
                    </w:div>
                    <w:div w:id="631179918">
                      <w:marLeft w:val="0"/>
                      <w:marRight w:val="0"/>
                      <w:marTop w:val="0"/>
                      <w:marBottom w:val="0"/>
                      <w:divBdr>
                        <w:top w:val="none" w:sz="0" w:space="0" w:color="auto"/>
                        <w:left w:val="none" w:sz="0" w:space="0" w:color="auto"/>
                        <w:bottom w:val="none" w:sz="0" w:space="0" w:color="auto"/>
                        <w:right w:val="none" w:sz="0" w:space="0" w:color="auto"/>
                      </w:divBdr>
                    </w:div>
                    <w:div w:id="2010592121">
                      <w:marLeft w:val="0"/>
                      <w:marRight w:val="0"/>
                      <w:marTop w:val="0"/>
                      <w:marBottom w:val="0"/>
                      <w:divBdr>
                        <w:top w:val="none" w:sz="0" w:space="0" w:color="auto"/>
                        <w:left w:val="none" w:sz="0" w:space="0" w:color="auto"/>
                        <w:bottom w:val="none" w:sz="0" w:space="0" w:color="auto"/>
                        <w:right w:val="none" w:sz="0" w:space="0" w:color="auto"/>
                      </w:divBdr>
                    </w:div>
                    <w:div w:id="1169641783">
                      <w:marLeft w:val="0"/>
                      <w:marRight w:val="0"/>
                      <w:marTop w:val="0"/>
                      <w:marBottom w:val="0"/>
                      <w:divBdr>
                        <w:top w:val="none" w:sz="0" w:space="0" w:color="auto"/>
                        <w:left w:val="none" w:sz="0" w:space="0" w:color="auto"/>
                        <w:bottom w:val="none" w:sz="0" w:space="0" w:color="auto"/>
                        <w:right w:val="none" w:sz="0" w:space="0" w:color="auto"/>
                      </w:divBdr>
                    </w:div>
                    <w:div w:id="1369646859">
                      <w:marLeft w:val="0"/>
                      <w:marRight w:val="0"/>
                      <w:marTop w:val="0"/>
                      <w:marBottom w:val="0"/>
                      <w:divBdr>
                        <w:top w:val="none" w:sz="0" w:space="0" w:color="auto"/>
                        <w:left w:val="none" w:sz="0" w:space="0" w:color="auto"/>
                        <w:bottom w:val="none" w:sz="0" w:space="0" w:color="auto"/>
                        <w:right w:val="none" w:sz="0" w:space="0" w:color="auto"/>
                      </w:divBdr>
                    </w:div>
                    <w:div w:id="1613979481">
                      <w:marLeft w:val="0"/>
                      <w:marRight w:val="0"/>
                      <w:marTop w:val="0"/>
                      <w:marBottom w:val="0"/>
                      <w:divBdr>
                        <w:top w:val="none" w:sz="0" w:space="0" w:color="auto"/>
                        <w:left w:val="none" w:sz="0" w:space="0" w:color="auto"/>
                        <w:bottom w:val="none" w:sz="0" w:space="0" w:color="auto"/>
                        <w:right w:val="none" w:sz="0" w:space="0" w:color="auto"/>
                      </w:divBdr>
                    </w:div>
                    <w:div w:id="247614040">
                      <w:marLeft w:val="0"/>
                      <w:marRight w:val="0"/>
                      <w:marTop w:val="0"/>
                      <w:marBottom w:val="0"/>
                      <w:divBdr>
                        <w:top w:val="none" w:sz="0" w:space="0" w:color="auto"/>
                        <w:left w:val="none" w:sz="0" w:space="0" w:color="auto"/>
                        <w:bottom w:val="none" w:sz="0" w:space="0" w:color="auto"/>
                        <w:right w:val="none" w:sz="0" w:space="0" w:color="auto"/>
                      </w:divBdr>
                    </w:div>
                    <w:div w:id="842668116">
                      <w:marLeft w:val="0"/>
                      <w:marRight w:val="0"/>
                      <w:marTop w:val="0"/>
                      <w:marBottom w:val="0"/>
                      <w:divBdr>
                        <w:top w:val="none" w:sz="0" w:space="0" w:color="auto"/>
                        <w:left w:val="none" w:sz="0" w:space="0" w:color="auto"/>
                        <w:bottom w:val="none" w:sz="0" w:space="0" w:color="auto"/>
                        <w:right w:val="none" w:sz="0" w:space="0" w:color="auto"/>
                      </w:divBdr>
                    </w:div>
                    <w:div w:id="1656570215">
                      <w:marLeft w:val="0"/>
                      <w:marRight w:val="0"/>
                      <w:marTop w:val="0"/>
                      <w:marBottom w:val="0"/>
                      <w:divBdr>
                        <w:top w:val="none" w:sz="0" w:space="0" w:color="auto"/>
                        <w:left w:val="none" w:sz="0" w:space="0" w:color="auto"/>
                        <w:bottom w:val="none" w:sz="0" w:space="0" w:color="auto"/>
                        <w:right w:val="none" w:sz="0" w:space="0" w:color="auto"/>
                      </w:divBdr>
                    </w:div>
                    <w:div w:id="859778832">
                      <w:marLeft w:val="0"/>
                      <w:marRight w:val="0"/>
                      <w:marTop w:val="0"/>
                      <w:marBottom w:val="0"/>
                      <w:divBdr>
                        <w:top w:val="none" w:sz="0" w:space="0" w:color="auto"/>
                        <w:left w:val="none" w:sz="0" w:space="0" w:color="auto"/>
                        <w:bottom w:val="none" w:sz="0" w:space="0" w:color="auto"/>
                        <w:right w:val="none" w:sz="0" w:space="0" w:color="auto"/>
                      </w:divBdr>
                    </w:div>
                    <w:div w:id="2140613375">
                      <w:marLeft w:val="0"/>
                      <w:marRight w:val="0"/>
                      <w:marTop w:val="0"/>
                      <w:marBottom w:val="0"/>
                      <w:divBdr>
                        <w:top w:val="none" w:sz="0" w:space="0" w:color="auto"/>
                        <w:left w:val="none" w:sz="0" w:space="0" w:color="auto"/>
                        <w:bottom w:val="none" w:sz="0" w:space="0" w:color="auto"/>
                        <w:right w:val="none" w:sz="0" w:space="0" w:color="auto"/>
                      </w:divBdr>
                    </w:div>
                    <w:div w:id="237133685">
                      <w:marLeft w:val="0"/>
                      <w:marRight w:val="0"/>
                      <w:marTop w:val="0"/>
                      <w:marBottom w:val="0"/>
                      <w:divBdr>
                        <w:top w:val="none" w:sz="0" w:space="0" w:color="auto"/>
                        <w:left w:val="none" w:sz="0" w:space="0" w:color="auto"/>
                        <w:bottom w:val="none" w:sz="0" w:space="0" w:color="auto"/>
                        <w:right w:val="none" w:sz="0" w:space="0" w:color="auto"/>
                      </w:divBdr>
                    </w:div>
                    <w:div w:id="959531908">
                      <w:marLeft w:val="0"/>
                      <w:marRight w:val="0"/>
                      <w:marTop w:val="0"/>
                      <w:marBottom w:val="0"/>
                      <w:divBdr>
                        <w:top w:val="none" w:sz="0" w:space="0" w:color="auto"/>
                        <w:left w:val="none" w:sz="0" w:space="0" w:color="auto"/>
                        <w:bottom w:val="none" w:sz="0" w:space="0" w:color="auto"/>
                        <w:right w:val="none" w:sz="0" w:space="0" w:color="auto"/>
                      </w:divBdr>
                    </w:div>
                    <w:div w:id="914514786">
                      <w:marLeft w:val="0"/>
                      <w:marRight w:val="0"/>
                      <w:marTop w:val="0"/>
                      <w:marBottom w:val="0"/>
                      <w:divBdr>
                        <w:top w:val="none" w:sz="0" w:space="0" w:color="auto"/>
                        <w:left w:val="none" w:sz="0" w:space="0" w:color="auto"/>
                        <w:bottom w:val="none" w:sz="0" w:space="0" w:color="auto"/>
                        <w:right w:val="none" w:sz="0" w:space="0" w:color="auto"/>
                      </w:divBdr>
                    </w:div>
                    <w:div w:id="1580287481">
                      <w:marLeft w:val="0"/>
                      <w:marRight w:val="0"/>
                      <w:marTop w:val="0"/>
                      <w:marBottom w:val="0"/>
                      <w:divBdr>
                        <w:top w:val="none" w:sz="0" w:space="0" w:color="auto"/>
                        <w:left w:val="none" w:sz="0" w:space="0" w:color="auto"/>
                        <w:bottom w:val="none" w:sz="0" w:space="0" w:color="auto"/>
                        <w:right w:val="none" w:sz="0" w:space="0" w:color="auto"/>
                      </w:divBdr>
                    </w:div>
                    <w:div w:id="77216768">
                      <w:marLeft w:val="0"/>
                      <w:marRight w:val="0"/>
                      <w:marTop w:val="0"/>
                      <w:marBottom w:val="0"/>
                      <w:divBdr>
                        <w:top w:val="none" w:sz="0" w:space="0" w:color="auto"/>
                        <w:left w:val="none" w:sz="0" w:space="0" w:color="auto"/>
                        <w:bottom w:val="none" w:sz="0" w:space="0" w:color="auto"/>
                        <w:right w:val="none" w:sz="0" w:space="0" w:color="auto"/>
                      </w:divBdr>
                    </w:div>
                    <w:div w:id="1552303748">
                      <w:marLeft w:val="0"/>
                      <w:marRight w:val="0"/>
                      <w:marTop w:val="0"/>
                      <w:marBottom w:val="0"/>
                      <w:divBdr>
                        <w:top w:val="none" w:sz="0" w:space="0" w:color="auto"/>
                        <w:left w:val="none" w:sz="0" w:space="0" w:color="auto"/>
                        <w:bottom w:val="none" w:sz="0" w:space="0" w:color="auto"/>
                        <w:right w:val="none" w:sz="0" w:space="0" w:color="auto"/>
                      </w:divBdr>
                    </w:div>
                    <w:div w:id="1677725181">
                      <w:marLeft w:val="0"/>
                      <w:marRight w:val="0"/>
                      <w:marTop w:val="0"/>
                      <w:marBottom w:val="0"/>
                      <w:divBdr>
                        <w:top w:val="none" w:sz="0" w:space="0" w:color="auto"/>
                        <w:left w:val="none" w:sz="0" w:space="0" w:color="auto"/>
                        <w:bottom w:val="none" w:sz="0" w:space="0" w:color="auto"/>
                        <w:right w:val="none" w:sz="0" w:space="0" w:color="auto"/>
                      </w:divBdr>
                    </w:div>
                    <w:div w:id="850144418">
                      <w:marLeft w:val="0"/>
                      <w:marRight w:val="0"/>
                      <w:marTop w:val="0"/>
                      <w:marBottom w:val="0"/>
                      <w:divBdr>
                        <w:top w:val="none" w:sz="0" w:space="0" w:color="auto"/>
                        <w:left w:val="none" w:sz="0" w:space="0" w:color="auto"/>
                        <w:bottom w:val="none" w:sz="0" w:space="0" w:color="auto"/>
                        <w:right w:val="none" w:sz="0" w:space="0" w:color="auto"/>
                      </w:divBdr>
                    </w:div>
                    <w:div w:id="1575511764">
                      <w:marLeft w:val="0"/>
                      <w:marRight w:val="0"/>
                      <w:marTop w:val="0"/>
                      <w:marBottom w:val="0"/>
                      <w:divBdr>
                        <w:top w:val="none" w:sz="0" w:space="0" w:color="auto"/>
                        <w:left w:val="none" w:sz="0" w:space="0" w:color="auto"/>
                        <w:bottom w:val="none" w:sz="0" w:space="0" w:color="auto"/>
                        <w:right w:val="none" w:sz="0" w:space="0" w:color="auto"/>
                      </w:divBdr>
                    </w:div>
                    <w:div w:id="69234594">
                      <w:marLeft w:val="0"/>
                      <w:marRight w:val="0"/>
                      <w:marTop w:val="0"/>
                      <w:marBottom w:val="0"/>
                      <w:divBdr>
                        <w:top w:val="none" w:sz="0" w:space="0" w:color="auto"/>
                        <w:left w:val="none" w:sz="0" w:space="0" w:color="auto"/>
                        <w:bottom w:val="none" w:sz="0" w:space="0" w:color="auto"/>
                        <w:right w:val="none" w:sz="0" w:space="0" w:color="auto"/>
                      </w:divBdr>
                    </w:div>
                    <w:div w:id="1031957208">
                      <w:marLeft w:val="0"/>
                      <w:marRight w:val="0"/>
                      <w:marTop w:val="0"/>
                      <w:marBottom w:val="0"/>
                      <w:divBdr>
                        <w:top w:val="none" w:sz="0" w:space="0" w:color="auto"/>
                        <w:left w:val="none" w:sz="0" w:space="0" w:color="auto"/>
                        <w:bottom w:val="none" w:sz="0" w:space="0" w:color="auto"/>
                        <w:right w:val="none" w:sz="0" w:space="0" w:color="auto"/>
                      </w:divBdr>
                    </w:div>
                    <w:div w:id="108475672">
                      <w:marLeft w:val="0"/>
                      <w:marRight w:val="0"/>
                      <w:marTop w:val="0"/>
                      <w:marBottom w:val="0"/>
                      <w:divBdr>
                        <w:top w:val="none" w:sz="0" w:space="0" w:color="auto"/>
                        <w:left w:val="none" w:sz="0" w:space="0" w:color="auto"/>
                        <w:bottom w:val="none" w:sz="0" w:space="0" w:color="auto"/>
                        <w:right w:val="none" w:sz="0" w:space="0" w:color="auto"/>
                      </w:divBdr>
                    </w:div>
                    <w:div w:id="1619995283">
                      <w:marLeft w:val="0"/>
                      <w:marRight w:val="0"/>
                      <w:marTop w:val="0"/>
                      <w:marBottom w:val="0"/>
                      <w:divBdr>
                        <w:top w:val="none" w:sz="0" w:space="0" w:color="auto"/>
                        <w:left w:val="none" w:sz="0" w:space="0" w:color="auto"/>
                        <w:bottom w:val="none" w:sz="0" w:space="0" w:color="auto"/>
                        <w:right w:val="none" w:sz="0" w:space="0" w:color="auto"/>
                      </w:divBdr>
                    </w:div>
                    <w:div w:id="1419786122">
                      <w:marLeft w:val="0"/>
                      <w:marRight w:val="0"/>
                      <w:marTop w:val="0"/>
                      <w:marBottom w:val="0"/>
                      <w:divBdr>
                        <w:top w:val="none" w:sz="0" w:space="0" w:color="auto"/>
                        <w:left w:val="none" w:sz="0" w:space="0" w:color="auto"/>
                        <w:bottom w:val="none" w:sz="0" w:space="0" w:color="auto"/>
                        <w:right w:val="none" w:sz="0" w:space="0" w:color="auto"/>
                      </w:divBdr>
                    </w:div>
                    <w:div w:id="1372192973">
                      <w:marLeft w:val="0"/>
                      <w:marRight w:val="0"/>
                      <w:marTop w:val="0"/>
                      <w:marBottom w:val="0"/>
                      <w:divBdr>
                        <w:top w:val="none" w:sz="0" w:space="0" w:color="auto"/>
                        <w:left w:val="none" w:sz="0" w:space="0" w:color="auto"/>
                        <w:bottom w:val="none" w:sz="0" w:space="0" w:color="auto"/>
                        <w:right w:val="none" w:sz="0" w:space="0" w:color="auto"/>
                      </w:divBdr>
                    </w:div>
                    <w:div w:id="1262957407">
                      <w:marLeft w:val="0"/>
                      <w:marRight w:val="0"/>
                      <w:marTop w:val="0"/>
                      <w:marBottom w:val="0"/>
                      <w:divBdr>
                        <w:top w:val="none" w:sz="0" w:space="0" w:color="auto"/>
                        <w:left w:val="none" w:sz="0" w:space="0" w:color="auto"/>
                        <w:bottom w:val="none" w:sz="0" w:space="0" w:color="auto"/>
                        <w:right w:val="none" w:sz="0" w:space="0" w:color="auto"/>
                      </w:divBdr>
                    </w:div>
                    <w:div w:id="1364938519">
                      <w:marLeft w:val="0"/>
                      <w:marRight w:val="0"/>
                      <w:marTop w:val="0"/>
                      <w:marBottom w:val="0"/>
                      <w:divBdr>
                        <w:top w:val="none" w:sz="0" w:space="0" w:color="auto"/>
                        <w:left w:val="none" w:sz="0" w:space="0" w:color="auto"/>
                        <w:bottom w:val="none" w:sz="0" w:space="0" w:color="auto"/>
                        <w:right w:val="none" w:sz="0" w:space="0" w:color="auto"/>
                      </w:divBdr>
                    </w:div>
                    <w:div w:id="1134719107">
                      <w:marLeft w:val="0"/>
                      <w:marRight w:val="0"/>
                      <w:marTop w:val="0"/>
                      <w:marBottom w:val="0"/>
                      <w:divBdr>
                        <w:top w:val="none" w:sz="0" w:space="0" w:color="auto"/>
                        <w:left w:val="none" w:sz="0" w:space="0" w:color="auto"/>
                        <w:bottom w:val="none" w:sz="0" w:space="0" w:color="auto"/>
                        <w:right w:val="none" w:sz="0" w:space="0" w:color="auto"/>
                      </w:divBdr>
                    </w:div>
                    <w:div w:id="118426882">
                      <w:marLeft w:val="0"/>
                      <w:marRight w:val="0"/>
                      <w:marTop w:val="0"/>
                      <w:marBottom w:val="0"/>
                      <w:divBdr>
                        <w:top w:val="none" w:sz="0" w:space="0" w:color="auto"/>
                        <w:left w:val="none" w:sz="0" w:space="0" w:color="auto"/>
                        <w:bottom w:val="none" w:sz="0" w:space="0" w:color="auto"/>
                        <w:right w:val="none" w:sz="0" w:space="0" w:color="auto"/>
                      </w:divBdr>
                    </w:div>
                    <w:div w:id="504439067">
                      <w:marLeft w:val="0"/>
                      <w:marRight w:val="0"/>
                      <w:marTop w:val="0"/>
                      <w:marBottom w:val="0"/>
                      <w:divBdr>
                        <w:top w:val="none" w:sz="0" w:space="0" w:color="auto"/>
                        <w:left w:val="none" w:sz="0" w:space="0" w:color="auto"/>
                        <w:bottom w:val="none" w:sz="0" w:space="0" w:color="auto"/>
                        <w:right w:val="none" w:sz="0" w:space="0" w:color="auto"/>
                      </w:divBdr>
                    </w:div>
                    <w:div w:id="398406861">
                      <w:marLeft w:val="0"/>
                      <w:marRight w:val="0"/>
                      <w:marTop w:val="0"/>
                      <w:marBottom w:val="0"/>
                      <w:divBdr>
                        <w:top w:val="none" w:sz="0" w:space="0" w:color="auto"/>
                        <w:left w:val="none" w:sz="0" w:space="0" w:color="auto"/>
                        <w:bottom w:val="none" w:sz="0" w:space="0" w:color="auto"/>
                        <w:right w:val="none" w:sz="0" w:space="0" w:color="auto"/>
                      </w:divBdr>
                    </w:div>
                    <w:div w:id="1181355802">
                      <w:marLeft w:val="0"/>
                      <w:marRight w:val="0"/>
                      <w:marTop w:val="0"/>
                      <w:marBottom w:val="0"/>
                      <w:divBdr>
                        <w:top w:val="none" w:sz="0" w:space="0" w:color="auto"/>
                        <w:left w:val="none" w:sz="0" w:space="0" w:color="auto"/>
                        <w:bottom w:val="none" w:sz="0" w:space="0" w:color="auto"/>
                        <w:right w:val="none" w:sz="0" w:space="0" w:color="auto"/>
                      </w:divBdr>
                    </w:div>
                    <w:div w:id="1387218248">
                      <w:marLeft w:val="0"/>
                      <w:marRight w:val="0"/>
                      <w:marTop w:val="0"/>
                      <w:marBottom w:val="0"/>
                      <w:divBdr>
                        <w:top w:val="none" w:sz="0" w:space="0" w:color="auto"/>
                        <w:left w:val="none" w:sz="0" w:space="0" w:color="auto"/>
                        <w:bottom w:val="none" w:sz="0" w:space="0" w:color="auto"/>
                        <w:right w:val="none" w:sz="0" w:space="0" w:color="auto"/>
                      </w:divBdr>
                    </w:div>
                    <w:div w:id="1731730867">
                      <w:marLeft w:val="0"/>
                      <w:marRight w:val="0"/>
                      <w:marTop w:val="0"/>
                      <w:marBottom w:val="0"/>
                      <w:divBdr>
                        <w:top w:val="none" w:sz="0" w:space="0" w:color="auto"/>
                        <w:left w:val="none" w:sz="0" w:space="0" w:color="auto"/>
                        <w:bottom w:val="none" w:sz="0" w:space="0" w:color="auto"/>
                        <w:right w:val="none" w:sz="0" w:space="0" w:color="auto"/>
                      </w:divBdr>
                    </w:div>
                    <w:div w:id="2045133225">
                      <w:marLeft w:val="0"/>
                      <w:marRight w:val="0"/>
                      <w:marTop w:val="0"/>
                      <w:marBottom w:val="0"/>
                      <w:divBdr>
                        <w:top w:val="none" w:sz="0" w:space="0" w:color="auto"/>
                        <w:left w:val="none" w:sz="0" w:space="0" w:color="auto"/>
                        <w:bottom w:val="none" w:sz="0" w:space="0" w:color="auto"/>
                        <w:right w:val="none" w:sz="0" w:space="0" w:color="auto"/>
                      </w:divBdr>
                    </w:div>
                    <w:div w:id="3673552">
                      <w:marLeft w:val="0"/>
                      <w:marRight w:val="0"/>
                      <w:marTop w:val="0"/>
                      <w:marBottom w:val="0"/>
                      <w:divBdr>
                        <w:top w:val="none" w:sz="0" w:space="0" w:color="auto"/>
                        <w:left w:val="none" w:sz="0" w:space="0" w:color="auto"/>
                        <w:bottom w:val="none" w:sz="0" w:space="0" w:color="auto"/>
                        <w:right w:val="none" w:sz="0" w:space="0" w:color="auto"/>
                      </w:divBdr>
                    </w:div>
                    <w:div w:id="2124685334">
                      <w:marLeft w:val="0"/>
                      <w:marRight w:val="0"/>
                      <w:marTop w:val="0"/>
                      <w:marBottom w:val="0"/>
                      <w:divBdr>
                        <w:top w:val="none" w:sz="0" w:space="0" w:color="auto"/>
                        <w:left w:val="none" w:sz="0" w:space="0" w:color="auto"/>
                        <w:bottom w:val="none" w:sz="0" w:space="0" w:color="auto"/>
                        <w:right w:val="none" w:sz="0" w:space="0" w:color="auto"/>
                      </w:divBdr>
                    </w:div>
                    <w:div w:id="2096126152">
                      <w:marLeft w:val="0"/>
                      <w:marRight w:val="0"/>
                      <w:marTop w:val="0"/>
                      <w:marBottom w:val="0"/>
                      <w:divBdr>
                        <w:top w:val="none" w:sz="0" w:space="0" w:color="auto"/>
                        <w:left w:val="none" w:sz="0" w:space="0" w:color="auto"/>
                        <w:bottom w:val="none" w:sz="0" w:space="0" w:color="auto"/>
                        <w:right w:val="none" w:sz="0" w:space="0" w:color="auto"/>
                      </w:divBdr>
                    </w:div>
                    <w:div w:id="118423693">
                      <w:marLeft w:val="0"/>
                      <w:marRight w:val="0"/>
                      <w:marTop w:val="0"/>
                      <w:marBottom w:val="0"/>
                      <w:divBdr>
                        <w:top w:val="none" w:sz="0" w:space="0" w:color="auto"/>
                        <w:left w:val="none" w:sz="0" w:space="0" w:color="auto"/>
                        <w:bottom w:val="none" w:sz="0" w:space="0" w:color="auto"/>
                        <w:right w:val="none" w:sz="0" w:space="0" w:color="auto"/>
                      </w:divBdr>
                    </w:div>
                    <w:div w:id="901982356">
                      <w:marLeft w:val="0"/>
                      <w:marRight w:val="0"/>
                      <w:marTop w:val="0"/>
                      <w:marBottom w:val="0"/>
                      <w:divBdr>
                        <w:top w:val="none" w:sz="0" w:space="0" w:color="auto"/>
                        <w:left w:val="none" w:sz="0" w:space="0" w:color="auto"/>
                        <w:bottom w:val="none" w:sz="0" w:space="0" w:color="auto"/>
                        <w:right w:val="none" w:sz="0" w:space="0" w:color="auto"/>
                      </w:divBdr>
                    </w:div>
                    <w:div w:id="1491826329">
                      <w:marLeft w:val="0"/>
                      <w:marRight w:val="0"/>
                      <w:marTop w:val="0"/>
                      <w:marBottom w:val="0"/>
                      <w:divBdr>
                        <w:top w:val="none" w:sz="0" w:space="0" w:color="auto"/>
                        <w:left w:val="none" w:sz="0" w:space="0" w:color="auto"/>
                        <w:bottom w:val="none" w:sz="0" w:space="0" w:color="auto"/>
                        <w:right w:val="none" w:sz="0" w:space="0" w:color="auto"/>
                      </w:divBdr>
                    </w:div>
                    <w:div w:id="80227615">
                      <w:marLeft w:val="0"/>
                      <w:marRight w:val="0"/>
                      <w:marTop w:val="0"/>
                      <w:marBottom w:val="0"/>
                      <w:divBdr>
                        <w:top w:val="none" w:sz="0" w:space="0" w:color="auto"/>
                        <w:left w:val="none" w:sz="0" w:space="0" w:color="auto"/>
                        <w:bottom w:val="none" w:sz="0" w:space="0" w:color="auto"/>
                        <w:right w:val="none" w:sz="0" w:space="0" w:color="auto"/>
                      </w:divBdr>
                    </w:div>
                    <w:div w:id="632715122">
                      <w:marLeft w:val="0"/>
                      <w:marRight w:val="0"/>
                      <w:marTop w:val="0"/>
                      <w:marBottom w:val="0"/>
                      <w:divBdr>
                        <w:top w:val="none" w:sz="0" w:space="0" w:color="auto"/>
                        <w:left w:val="none" w:sz="0" w:space="0" w:color="auto"/>
                        <w:bottom w:val="none" w:sz="0" w:space="0" w:color="auto"/>
                        <w:right w:val="none" w:sz="0" w:space="0" w:color="auto"/>
                      </w:divBdr>
                    </w:div>
                    <w:div w:id="139153243">
                      <w:marLeft w:val="0"/>
                      <w:marRight w:val="0"/>
                      <w:marTop w:val="0"/>
                      <w:marBottom w:val="0"/>
                      <w:divBdr>
                        <w:top w:val="none" w:sz="0" w:space="0" w:color="auto"/>
                        <w:left w:val="none" w:sz="0" w:space="0" w:color="auto"/>
                        <w:bottom w:val="none" w:sz="0" w:space="0" w:color="auto"/>
                        <w:right w:val="none" w:sz="0" w:space="0" w:color="auto"/>
                      </w:divBdr>
                    </w:div>
                    <w:div w:id="1875069894">
                      <w:marLeft w:val="0"/>
                      <w:marRight w:val="0"/>
                      <w:marTop w:val="0"/>
                      <w:marBottom w:val="0"/>
                      <w:divBdr>
                        <w:top w:val="none" w:sz="0" w:space="0" w:color="auto"/>
                        <w:left w:val="none" w:sz="0" w:space="0" w:color="auto"/>
                        <w:bottom w:val="none" w:sz="0" w:space="0" w:color="auto"/>
                        <w:right w:val="none" w:sz="0" w:space="0" w:color="auto"/>
                      </w:divBdr>
                    </w:div>
                    <w:div w:id="130484484">
                      <w:marLeft w:val="0"/>
                      <w:marRight w:val="0"/>
                      <w:marTop w:val="0"/>
                      <w:marBottom w:val="0"/>
                      <w:divBdr>
                        <w:top w:val="none" w:sz="0" w:space="0" w:color="auto"/>
                        <w:left w:val="none" w:sz="0" w:space="0" w:color="auto"/>
                        <w:bottom w:val="none" w:sz="0" w:space="0" w:color="auto"/>
                        <w:right w:val="none" w:sz="0" w:space="0" w:color="auto"/>
                      </w:divBdr>
                    </w:div>
                    <w:div w:id="1494643118">
                      <w:marLeft w:val="0"/>
                      <w:marRight w:val="0"/>
                      <w:marTop w:val="0"/>
                      <w:marBottom w:val="0"/>
                      <w:divBdr>
                        <w:top w:val="none" w:sz="0" w:space="0" w:color="auto"/>
                        <w:left w:val="none" w:sz="0" w:space="0" w:color="auto"/>
                        <w:bottom w:val="none" w:sz="0" w:space="0" w:color="auto"/>
                        <w:right w:val="none" w:sz="0" w:space="0" w:color="auto"/>
                      </w:divBdr>
                    </w:div>
                    <w:div w:id="1145318769">
                      <w:marLeft w:val="0"/>
                      <w:marRight w:val="0"/>
                      <w:marTop w:val="0"/>
                      <w:marBottom w:val="0"/>
                      <w:divBdr>
                        <w:top w:val="none" w:sz="0" w:space="0" w:color="auto"/>
                        <w:left w:val="none" w:sz="0" w:space="0" w:color="auto"/>
                        <w:bottom w:val="none" w:sz="0" w:space="0" w:color="auto"/>
                        <w:right w:val="none" w:sz="0" w:space="0" w:color="auto"/>
                      </w:divBdr>
                    </w:div>
                    <w:div w:id="1590843539">
                      <w:marLeft w:val="0"/>
                      <w:marRight w:val="0"/>
                      <w:marTop w:val="0"/>
                      <w:marBottom w:val="0"/>
                      <w:divBdr>
                        <w:top w:val="none" w:sz="0" w:space="0" w:color="auto"/>
                        <w:left w:val="none" w:sz="0" w:space="0" w:color="auto"/>
                        <w:bottom w:val="none" w:sz="0" w:space="0" w:color="auto"/>
                        <w:right w:val="none" w:sz="0" w:space="0" w:color="auto"/>
                      </w:divBdr>
                    </w:div>
                    <w:div w:id="298001703">
                      <w:marLeft w:val="0"/>
                      <w:marRight w:val="0"/>
                      <w:marTop w:val="0"/>
                      <w:marBottom w:val="0"/>
                      <w:divBdr>
                        <w:top w:val="none" w:sz="0" w:space="0" w:color="auto"/>
                        <w:left w:val="none" w:sz="0" w:space="0" w:color="auto"/>
                        <w:bottom w:val="none" w:sz="0" w:space="0" w:color="auto"/>
                        <w:right w:val="none" w:sz="0" w:space="0" w:color="auto"/>
                      </w:divBdr>
                    </w:div>
                    <w:div w:id="1646618738">
                      <w:marLeft w:val="0"/>
                      <w:marRight w:val="0"/>
                      <w:marTop w:val="0"/>
                      <w:marBottom w:val="0"/>
                      <w:divBdr>
                        <w:top w:val="none" w:sz="0" w:space="0" w:color="auto"/>
                        <w:left w:val="none" w:sz="0" w:space="0" w:color="auto"/>
                        <w:bottom w:val="none" w:sz="0" w:space="0" w:color="auto"/>
                        <w:right w:val="none" w:sz="0" w:space="0" w:color="auto"/>
                      </w:divBdr>
                    </w:div>
                    <w:div w:id="320082437">
                      <w:marLeft w:val="0"/>
                      <w:marRight w:val="0"/>
                      <w:marTop w:val="0"/>
                      <w:marBottom w:val="0"/>
                      <w:divBdr>
                        <w:top w:val="none" w:sz="0" w:space="0" w:color="auto"/>
                        <w:left w:val="none" w:sz="0" w:space="0" w:color="auto"/>
                        <w:bottom w:val="none" w:sz="0" w:space="0" w:color="auto"/>
                        <w:right w:val="none" w:sz="0" w:space="0" w:color="auto"/>
                      </w:divBdr>
                    </w:div>
                    <w:div w:id="1550873018">
                      <w:marLeft w:val="0"/>
                      <w:marRight w:val="0"/>
                      <w:marTop w:val="0"/>
                      <w:marBottom w:val="0"/>
                      <w:divBdr>
                        <w:top w:val="none" w:sz="0" w:space="0" w:color="auto"/>
                        <w:left w:val="none" w:sz="0" w:space="0" w:color="auto"/>
                        <w:bottom w:val="none" w:sz="0" w:space="0" w:color="auto"/>
                        <w:right w:val="none" w:sz="0" w:space="0" w:color="auto"/>
                      </w:divBdr>
                    </w:div>
                    <w:div w:id="550383794">
                      <w:marLeft w:val="0"/>
                      <w:marRight w:val="0"/>
                      <w:marTop w:val="0"/>
                      <w:marBottom w:val="0"/>
                      <w:divBdr>
                        <w:top w:val="none" w:sz="0" w:space="0" w:color="auto"/>
                        <w:left w:val="none" w:sz="0" w:space="0" w:color="auto"/>
                        <w:bottom w:val="none" w:sz="0" w:space="0" w:color="auto"/>
                        <w:right w:val="none" w:sz="0" w:space="0" w:color="auto"/>
                      </w:divBdr>
                    </w:div>
                    <w:div w:id="754858710">
                      <w:marLeft w:val="0"/>
                      <w:marRight w:val="0"/>
                      <w:marTop w:val="0"/>
                      <w:marBottom w:val="0"/>
                      <w:divBdr>
                        <w:top w:val="none" w:sz="0" w:space="0" w:color="auto"/>
                        <w:left w:val="none" w:sz="0" w:space="0" w:color="auto"/>
                        <w:bottom w:val="none" w:sz="0" w:space="0" w:color="auto"/>
                        <w:right w:val="none" w:sz="0" w:space="0" w:color="auto"/>
                      </w:divBdr>
                    </w:div>
                    <w:div w:id="871458337">
                      <w:marLeft w:val="0"/>
                      <w:marRight w:val="0"/>
                      <w:marTop w:val="0"/>
                      <w:marBottom w:val="0"/>
                      <w:divBdr>
                        <w:top w:val="none" w:sz="0" w:space="0" w:color="auto"/>
                        <w:left w:val="none" w:sz="0" w:space="0" w:color="auto"/>
                        <w:bottom w:val="none" w:sz="0" w:space="0" w:color="auto"/>
                        <w:right w:val="none" w:sz="0" w:space="0" w:color="auto"/>
                      </w:divBdr>
                    </w:div>
                    <w:div w:id="820080245">
                      <w:marLeft w:val="0"/>
                      <w:marRight w:val="0"/>
                      <w:marTop w:val="0"/>
                      <w:marBottom w:val="0"/>
                      <w:divBdr>
                        <w:top w:val="none" w:sz="0" w:space="0" w:color="auto"/>
                        <w:left w:val="none" w:sz="0" w:space="0" w:color="auto"/>
                        <w:bottom w:val="none" w:sz="0" w:space="0" w:color="auto"/>
                        <w:right w:val="none" w:sz="0" w:space="0" w:color="auto"/>
                      </w:divBdr>
                    </w:div>
                    <w:div w:id="578908805">
                      <w:marLeft w:val="0"/>
                      <w:marRight w:val="0"/>
                      <w:marTop w:val="0"/>
                      <w:marBottom w:val="0"/>
                      <w:divBdr>
                        <w:top w:val="none" w:sz="0" w:space="0" w:color="auto"/>
                        <w:left w:val="none" w:sz="0" w:space="0" w:color="auto"/>
                        <w:bottom w:val="none" w:sz="0" w:space="0" w:color="auto"/>
                        <w:right w:val="none" w:sz="0" w:space="0" w:color="auto"/>
                      </w:divBdr>
                    </w:div>
                    <w:div w:id="1874807056">
                      <w:marLeft w:val="0"/>
                      <w:marRight w:val="0"/>
                      <w:marTop w:val="0"/>
                      <w:marBottom w:val="0"/>
                      <w:divBdr>
                        <w:top w:val="none" w:sz="0" w:space="0" w:color="auto"/>
                        <w:left w:val="none" w:sz="0" w:space="0" w:color="auto"/>
                        <w:bottom w:val="none" w:sz="0" w:space="0" w:color="auto"/>
                        <w:right w:val="none" w:sz="0" w:space="0" w:color="auto"/>
                      </w:divBdr>
                    </w:div>
                    <w:div w:id="132799147">
                      <w:marLeft w:val="0"/>
                      <w:marRight w:val="0"/>
                      <w:marTop w:val="0"/>
                      <w:marBottom w:val="0"/>
                      <w:divBdr>
                        <w:top w:val="none" w:sz="0" w:space="0" w:color="auto"/>
                        <w:left w:val="none" w:sz="0" w:space="0" w:color="auto"/>
                        <w:bottom w:val="none" w:sz="0" w:space="0" w:color="auto"/>
                        <w:right w:val="none" w:sz="0" w:space="0" w:color="auto"/>
                      </w:divBdr>
                    </w:div>
                    <w:div w:id="2065257336">
                      <w:marLeft w:val="0"/>
                      <w:marRight w:val="0"/>
                      <w:marTop w:val="0"/>
                      <w:marBottom w:val="0"/>
                      <w:divBdr>
                        <w:top w:val="none" w:sz="0" w:space="0" w:color="auto"/>
                        <w:left w:val="none" w:sz="0" w:space="0" w:color="auto"/>
                        <w:bottom w:val="none" w:sz="0" w:space="0" w:color="auto"/>
                        <w:right w:val="none" w:sz="0" w:space="0" w:color="auto"/>
                      </w:divBdr>
                    </w:div>
                    <w:div w:id="1256284897">
                      <w:marLeft w:val="0"/>
                      <w:marRight w:val="0"/>
                      <w:marTop w:val="0"/>
                      <w:marBottom w:val="0"/>
                      <w:divBdr>
                        <w:top w:val="none" w:sz="0" w:space="0" w:color="auto"/>
                        <w:left w:val="none" w:sz="0" w:space="0" w:color="auto"/>
                        <w:bottom w:val="none" w:sz="0" w:space="0" w:color="auto"/>
                        <w:right w:val="none" w:sz="0" w:space="0" w:color="auto"/>
                      </w:divBdr>
                    </w:div>
                    <w:div w:id="1739595150">
                      <w:marLeft w:val="0"/>
                      <w:marRight w:val="0"/>
                      <w:marTop w:val="0"/>
                      <w:marBottom w:val="0"/>
                      <w:divBdr>
                        <w:top w:val="none" w:sz="0" w:space="0" w:color="auto"/>
                        <w:left w:val="none" w:sz="0" w:space="0" w:color="auto"/>
                        <w:bottom w:val="none" w:sz="0" w:space="0" w:color="auto"/>
                        <w:right w:val="none" w:sz="0" w:space="0" w:color="auto"/>
                      </w:divBdr>
                    </w:div>
                    <w:div w:id="1813986523">
                      <w:marLeft w:val="0"/>
                      <w:marRight w:val="0"/>
                      <w:marTop w:val="0"/>
                      <w:marBottom w:val="0"/>
                      <w:divBdr>
                        <w:top w:val="none" w:sz="0" w:space="0" w:color="auto"/>
                        <w:left w:val="none" w:sz="0" w:space="0" w:color="auto"/>
                        <w:bottom w:val="none" w:sz="0" w:space="0" w:color="auto"/>
                        <w:right w:val="none" w:sz="0" w:space="0" w:color="auto"/>
                      </w:divBdr>
                    </w:div>
                    <w:div w:id="1069186103">
                      <w:marLeft w:val="0"/>
                      <w:marRight w:val="0"/>
                      <w:marTop w:val="0"/>
                      <w:marBottom w:val="0"/>
                      <w:divBdr>
                        <w:top w:val="none" w:sz="0" w:space="0" w:color="auto"/>
                        <w:left w:val="none" w:sz="0" w:space="0" w:color="auto"/>
                        <w:bottom w:val="none" w:sz="0" w:space="0" w:color="auto"/>
                        <w:right w:val="none" w:sz="0" w:space="0" w:color="auto"/>
                      </w:divBdr>
                    </w:div>
                    <w:div w:id="1999339108">
                      <w:marLeft w:val="0"/>
                      <w:marRight w:val="0"/>
                      <w:marTop w:val="0"/>
                      <w:marBottom w:val="0"/>
                      <w:divBdr>
                        <w:top w:val="none" w:sz="0" w:space="0" w:color="auto"/>
                        <w:left w:val="none" w:sz="0" w:space="0" w:color="auto"/>
                        <w:bottom w:val="none" w:sz="0" w:space="0" w:color="auto"/>
                        <w:right w:val="none" w:sz="0" w:space="0" w:color="auto"/>
                      </w:divBdr>
                    </w:div>
                    <w:div w:id="1634210272">
                      <w:marLeft w:val="0"/>
                      <w:marRight w:val="0"/>
                      <w:marTop w:val="0"/>
                      <w:marBottom w:val="0"/>
                      <w:divBdr>
                        <w:top w:val="none" w:sz="0" w:space="0" w:color="auto"/>
                        <w:left w:val="none" w:sz="0" w:space="0" w:color="auto"/>
                        <w:bottom w:val="none" w:sz="0" w:space="0" w:color="auto"/>
                        <w:right w:val="none" w:sz="0" w:space="0" w:color="auto"/>
                      </w:divBdr>
                    </w:div>
                    <w:div w:id="1011420634">
                      <w:marLeft w:val="0"/>
                      <w:marRight w:val="0"/>
                      <w:marTop w:val="0"/>
                      <w:marBottom w:val="0"/>
                      <w:divBdr>
                        <w:top w:val="none" w:sz="0" w:space="0" w:color="auto"/>
                        <w:left w:val="none" w:sz="0" w:space="0" w:color="auto"/>
                        <w:bottom w:val="none" w:sz="0" w:space="0" w:color="auto"/>
                        <w:right w:val="none" w:sz="0" w:space="0" w:color="auto"/>
                      </w:divBdr>
                    </w:div>
                    <w:div w:id="2115974551">
                      <w:marLeft w:val="0"/>
                      <w:marRight w:val="0"/>
                      <w:marTop w:val="0"/>
                      <w:marBottom w:val="0"/>
                      <w:divBdr>
                        <w:top w:val="none" w:sz="0" w:space="0" w:color="auto"/>
                        <w:left w:val="none" w:sz="0" w:space="0" w:color="auto"/>
                        <w:bottom w:val="none" w:sz="0" w:space="0" w:color="auto"/>
                        <w:right w:val="none" w:sz="0" w:space="0" w:color="auto"/>
                      </w:divBdr>
                    </w:div>
                    <w:div w:id="75172169">
                      <w:marLeft w:val="0"/>
                      <w:marRight w:val="0"/>
                      <w:marTop w:val="0"/>
                      <w:marBottom w:val="0"/>
                      <w:divBdr>
                        <w:top w:val="none" w:sz="0" w:space="0" w:color="auto"/>
                        <w:left w:val="none" w:sz="0" w:space="0" w:color="auto"/>
                        <w:bottom w:val="none" w:sz="0" w:space="0" w:color="auto"/>
                        <w:right w:val="none" w:sz="0" w:space="0" w:color="auto"/>
                      </w:divBdr>
                    </w:div>
                    <w:div w:id="1118916329">
                      <w:marLeft w:val="0"/>
                      <w:marRight w:val="0"/>
                      <w:marTop w:val="0"/>
                      <w:marBottom w:val="0"/>
                      <w:divBdr>
                        <w:top w:val="none" w:sz="0" w:space="0" w:color="auto"/>
                        <w:left w:val="none" w:sz="0" w:space="0" w:color="auto"/>
                        <w:bottom w:val="none" w:sz="0" w:space="0" w:color="auto"/>
                        <w:right w:val="none" w:sz="0" w:space="0" w:color="auto"/>
                      </w:divBdr>
                    </w:div>
                    <w:div w:id="1380399301">
                      <w:marLeft w:val="0"/>
                      <w:marRight w:val="0"/>
                      <w:marTop w:val="0"/>
                      <w:marBottom w:val="0"/>
                      <w:divBdr>
                        <w:top w:val="none" w:sz="0" w:space="0" w:color="auto"/>
                        <w:left w:val="none" w:sz="0" w:space="0" w:color="auto"/>
                        <w:bottom w:val="none" w:sz="0" w:space="0" w:color="auto"/>
                        <w:right w:val="none" w:sz="0" w:space="0" w:color="auto"/>
                      </w:divBdr>
                    </w:div>
                    <w:div w:id="1754161965">
                      <w:marLeft w:val="0"/>
                      <w:marRight w:val="0"/>
                      <w:marTop w:val="0"/>
                      <w:marBottom w:val="0"/>
                      <w:divBdr>
                        <w:top w:val="none" w:sz="0" w:space="0" w:color="auto"/>
                        <w:left w:val="none" w:sz="0" w:space="0" w:color="auto"/>
                        <w:bottom w:val="none" w:sz="0" w:space="0" w:color="auto"/>
                        <w:right w:val="none" w:sz="0" w:space="0" w:color="auto"/>
                      </w:divBdr>
                    </w:div>
                    <w:div w:id="1259945069">
                      <w:marLeft w:val="0"/>
                      <w:marRight w:val="0"/>
                      <w:marTop w:val="0"/>
                      <w:marBottom w:val="0"/>
                      <w:divBdr>
                        <w:top w:val="none" w:sz="0" w:space="0" w:color="auto"/>
                        <w:left w:val="none" w:sz="0" w:space="0" w:color="auto"/>
                        <w:bottom w:val="none" w:sz="0" w:space="0" w:color="auto"/>
                        <w:right w:val="none" w:sz="0" w:space="0" w:color="auto"/>
                      </w:divBdr>
                    </w:div>
                    <w:div w:id="1307472387">
                      <w:marLeft w:val="0"/>
                      <w:marRight w:val="0"/>
                      <w:marTop w:val="0"/>
                      <w:marBottom w:val="0"/>
                      <w:divBdr>
                        <w:top w:val="none" w:sz="0" w:space="0" w:color="auto"/>
                        <w:left w:val="none" w:sz="0" w:space="0" w:color="auto"/>
                        <w:bottom w:val="none" w:sz="0" w:space="0" w:color="auto"/>
                        <w:right w:val="none" w:sz="0" w:space="0" w:color="auto"/>
                      </w:divBdr>
                    </w:div>
                    <w:div w:id="185101866">
                      <w:marLeft w:val="0"/>
                      <w:marRight w:val="0"/>
                      <w:marTop w:val="0"/>
                      <w:marBottom w:val="0"/>
                      <w:divBdr>
                        <w:top w:val="none" w:sz="0" w:space="0" w:color="auto"/>
                        <w:left w:val="none" w:sz="0" w:space="0" w:color="auto"/>
                        <w:bottom w:val="none" w:sz="0" w:space="0" w:color="auto"/>
                        <w:right w:val="none" w:sz="0" w:space="0" w:color="auto"/>
                      </w:divBdr>
                    </w:div>
                    <w:div w:id="1520197066">
                      <w:marLeft w:val="0"/>
                      <w:marRight w:val="0"/>
                      <w:marTop w:val="0"/>
                      <w:marBottom w:val="0"/>
                      <w:divBdr>
                        <w:top w:val="none" w:sz="0" w:space="0" w:color="auto"/>
                        <w:left w:val="none" w:sz="0" w:space="0" w:color="auto"/>
                        <w:bottom w:val="none" w:sz="0" w:space="0" w:color="auto"/>
                        <w:right w:val="none" w:sz="0" w:space="0" w:color="auto"/>
                      </w:divBdr>
                    </w:div>
                    <w:div w:id="780880976">
                      <w:marLeft w:val="0"/>
                      <w:marRight w:val="0"/>
                      <w:marTop w:val="0"/>
                      <w:marBottom w:val="0"/>
                      <w:divBdr>
                        <w:top w:val="none" w:sz="0" w:space="0" w:color="auto"/>
                        <w:left w:val="none" w:sz="0" w:space="0" w:color="auto"/>
                        <w:bottom w:val="none" w:sz="0" w:space="0" w:color="auto"/>
                        <w:right w:val="none" w:sz="0" w:space="0" w:color="auto"/>
                      </w:divBdr>
                    </w:div>
                    <w:div w:id="804736869">
                      <w:marLeft w:val="0"/>
                      <w:marRight w:val="0"/>
                      <w:marTop w:val="0"/>
                      <w:marBottom w:val="0"/>
                      <w:divBdr>
                        <w:top w:val="none" w:sz="0" w:space="0" w:color="auto"/>
                        <w:left w:val="none" w:sz="0" w:space="0" w:color="auto"/>
                        <w:bottom w:val="none" w:sz="0" w:space="0" w:color="auto"/>
                        <w:right w:val="none" w:sz="0" w:space="0" w:color="auto"/>
                      </w:divBdr>
                    </w:div>
                    <w:div w:id="1674332066">
                      <w:marLeft w:val="0"/>
                      <w:marRight w:val="0"/>
                      <w:marTop w:val="0"/>
                      <w:marBottom w:val="0"/>
                      <w:divBdr>
                        <w:top w:val="none" w:sz="0" w:space="0" w:color="auto"/>
                        <w:left w:val="none" w:sz="0" w:space="0" w:color="auto"/>
                        <w:bottom w:val="none" w:sz="0" w:space="0" w:color="auto"/>
                        <w:right w:val="none" w:sz="0" w:space="0" w:color="auto"/>
                      </w:divBdr>
                    </w:div>
                    <w:div w:id="811484516">
                      <w:marLeft w:val="0"/>
                      <w:marRight w:val="0"/>
                      <w:marTop w:val="0"/>
                      <w:marBottom w:val="0"/>
                      <w:divBdr>
                        <w:top w:val="none" w:sz="0" w:space="0" w:color="auto"/>
                        <w:left w:val="none" w:sz="0" w:space="0" w:color="auto"/>
                        <w:bottom w:val="none" w:sz="0" w:space="0" w:color="auto"/>
                        <w:right w:val="none" w:sz="0" w:space="0" w:color="auto"/>
                      </w:divBdr>
                    </w:div>
                    <w:div w:id="614211697">
                      <w:marLeft w:val="0"/>
                      <w:marRight w:val="0"/>
                      <w:marTop w:val="0"/>
                      <w:marBottom w:val="0"/>
                      <w:divBdr>
                        <w:top w:val="none" w:sz="0" w:space="0" w:color="auto"/>
                        <w:left w:val="none" w:sz="0" w:space="0" w:color="auto"/>
                        <w:bottom w:val="none" w:sz="0" w:space="0" w:color="auto"/>
                        <w:right w:val="none" w:sz="0" w:space="0" w:color="auto"/>
                      </w:divBdr>
                    </w:div>
                    <w:div w:id="752091563">
                      <w:marLeft w:val="0"/>
                      <w:marRight w:val="0"/>
                      <w:marTop w:val="0"/>
                      <w:marBottom w:val="0"/>
                      <w:divBdr>
                        <w:top w:val="none" w:sz="0" w:space="0" w:color="auto"/>
                        <w:left w:val="none" w:sz="0" w:space="0" w:color="auto"/>
                        <w:bottom w:val="none" w:sz="0" w:space="0" w:color="auto"/>
                        <w:right w:val="none" w:sz="0" w:space="0" w:color="auto"/>
                      </w:divBdr>
                    </w:div>
                    <w:div w:id="116874823">
                      <w:marLeft w:val="0"/>
                      <w:marRight w:val="0"/>
                      <w:marTop w:val="0"/>
                      <w:marBottom w:val="0"/>
                      <w:divBdr>
                        <w:top w:val="none" w:sz="0" w:space="0" w:color="auto"/>
                        <w:left w:val="none" w:sz="0" w:space="0" w:color="auto"/>
                        <w:bottom w:val="none" w:sz="0" w:space="0" w:color="auto"/>
                        <w:right w:val="none" w:sz="0" w:space="0" w:color="auto"/>
                      </w:divBdr>
                    </w:div>
                    <w:div w:id="1666128431">
                      <w:marLeft w:val="0"/>
                      <w:marRight w:val="0"/>
                      <w:marTop w:val="0"/>
                      <w:marBottom w:val="0"/>
                      <w:divBdr>
                        <w:top w:val="none" w:sz="0" w:space="0" w:color="auto"/>
                        <w:left w:val="none" w:sz="0" w:space="0" w:color="auto"/>
                        <w:bottom w:val="none" w:sz="0" w:space="0" w:color="auto"/>
                        <w:right w:val="none" w:sz="0" w:space="0" w:color="auto"/>
                      </w:divBdr>
                    </w:div>
                    <w:div w:id="305285856">
                      <w:marLeft w:val="0"/>
                      <w:marRight w:val="0"/>
                      <w:marTop w:val="0"/>
                      <w:marBottom w:val="0"/>
                      <w:divBdr>
                        <w:top w:val="none" w:sz="0" w:space="0" w:color="auto"/>
                        <w:left w:val="none" w:sz="0" w:space="0" w:color="auto"/>
                        <w:bottom w:val="none" w:sz="0" w:space="0" w:color="auto"/>
                        <w:right w:val="none" w:sz="0" w:space="0" w:color="auto"/>
                      </w:divBdr>
                    </w:div>
                    <w:div w:id="9992321">
                      <w:marLeft w:val="0"/>
                      <w:marRight w:val="0"/>
                      <w:marTop w:val="0"/>
                      <w:marBottom w:val="0"/>
                      <w:divBdr>
                        <w:top w:val="none" w:sz="0" w:space="0" w:color="auto"/>
                        <w:left w:val="none" w:sz="0" w:space="0" w:color="auto"/>
                        <w:bottom w:val="none" w:sz="0" w:space="0" w:color="auto"/>
                        <w:right w:val="none" w:sz="0" w:space="0" w:color="auto"/>
                      </w:divBdr>
                    </w:div>
                    <w:div w:id="687412599">
                      <w:marLeft w:val="0"/>
                      <w:marRight w:val="0"/>
                      <w:marTop w:val="0"/>
                      <w:marBottom w:val="0"/>
                      <w:divBdr>
                        <w:top w:val="none" w:sz="0" w:space="0" w:color="auto"/>
                        <w:left w:val="none" w:sz="0" w:space="0" w:color="auto"/>
                        <w:bottom w:val="none" w:sz="0" w:space="0" w:color="auto"/>
                        <w:right w:val="none" w:sz="0" w:space="0" w:color="auto"/>
                      </w:divBdr>
                    </w:div>
                    <w:div w:id="1975404023">
                      <w:marLeft w:val="0"/>
                      <w:marRight w:val="0"/>
                      <w:marTop w:val="0"/>
                      <w:marBottom w:val="0"/>
                      <w:divBdr>
                        <w:top w:val="none" w:sz="0" w:space="0" w:color="auto"/>
                        <w:left w:val="none" w:sz="0" w:space="0" w:color="auto"/>
                        <w:bottom w:val="none" w:sz="0" w:space="0" w:color="auto"/>
                        <w:right w:val="none" w:sz="0" w:space="0" w:color="auto"/>
                      </w:divBdr>
                    </w:div>
                    <w:div w:id="676270688">
                      <w:marLeft w:val="0"/>
                      <w:marRight w:val="0"/>
                      <w:marTop w:val="0"/>
                      <w:marBottom w:val="0"/>
                      <w:divBdr>
                        <w:top w:val="none" w:sz="0" w:space="0" w:color="auto"/>
                        <w:left w:val="none" w:sz="0" w:space="0" w:color="auto"/>
                        <w:bottom w:val="none" w:sz="0" w:space="0" w:color="auto"/>
                        <w:right w:val="none" w:sz="0" w:space="0" w:color="auto"/>
                      </w:divBdr>
                    </w:div>
                    <w:div w:id="187060817">
                      <w:marLeft w:val="0"/>
                      <w:marRight w:val="0"/>
                      <w:marTop w:val="0"/>
                      <w:marBottom w:val="0"/>
                      <w:divBdr>
                        <w:top w:val="none" w:sz="0" w:space="0" w:color="auto"/>
                        <w:left w:val="none" w:sz="0" w:space="0" w:color="auto"/>
                        <w:bottom w:val="none" w:sz="0" w:space="0" w:color="auto"/>
                        <w:right w:val="none" w:sz="0" w:space="0" w:color="auto"/>
                      </w:divBdr>
                    </w:div>
                    <w:div w:id="62484793">
                      <w:marLeft w:val="0"/>
                      <w:marRight w:val="0"/>
                      <w:marTop w:val="0"/>
                      <w:marBottom w:val="0"/>
                      <w:divBdr>
                        <w:top w:val="none" w:sz="0" w:space="0" w:color="auto"/>
                        <w:left w:val="none" w:sz="0" w:space="0" w:color="auto"/>
                        <w:bottom w:val="none" w:sz="0" w:space="0" w:color="auto"/>
                        <w:right w:val="none" w:sz="0" w:space="0" w:color="auto"/>
                      </w:divBdr>
                    </w:div>
                    <w:div w:id="935746452">
                      <w:marLeft w:val="0"/>
                      <w:marRight w:val="0"/>
                      <w:marTop w:val="0"/>
                      <w:marBottom w:val="0"/>
                      <w:divBdr>
                        <w:top w:val="none" w:sz="0" w:space="0" w:color="auto"/>
                        <w:left w:val="none" w:sz="0" w:space="0" w:color="auto"/>
                        <w:bottom w:val="none" w:sz="0" w:space="0" w:color="auto"/>
                        <w:right w:val="none" w:sz="0" w:space="0" w:color="auto"/>
                      </w:divBdr>
                    </w:div>
                    <w:div w:id="1655718429">
                      <w:marLeft w:val="0"/>
                      <w:marRight w:val="0"/>
                      <w:marTop w:val="0"/>
                      <w:marBottom w:val="0"/>
                      <w:divBdr>
                        <w:top w:val="none" w:sz="0" w:space="0" w:color="auto"/>
                        <w:left w:val="none" w:sz="0" w:space="0" w:color="auto"/>
                        <w:bottom w:val="none" w:sz="0" w:space="0" w:color="auto"/>
                        <w:right w:val="none" w:sz="0" w:space="0" w:color="auto"/>
                      </w:divBdr>
                    </w:div>
                    <w:div w:id="2007516351">
                      <w:marLeft w:val="0"/>
                      <w:marRight w:val="0"/>
                      <w:marTop w:val="0"/>
                      <w:marBottom w:val="0"/>
                      <w:divBdr>
                        <w:top w:val="none" w:sz="0" w:space="0" w:color="auto"/>
                        <w:left w:val="none" w:sz="0" w:space="0" w:color="auto"/>
                        <w:bottom w:val="none" w:sz="0" w:space="0" w:color="auto"/>
                        <w:right w:val="none" w:sz="0" w:space="0" w:color="auto"/>
                      </w:divBdr>
                    </w:div>
                    <w:div w:id="1799764873">
                      <w:marLeft w:val="0"/>
                      <w:marRight w:val="0"/>
                      <w:marTop w:val="0"/>
                      <w:marBottom w:val="0"/>
                      <w:divBdr>
                        <w:top w:val="none" w:sz="0" w:space="0" w:color="auto"/>
                        <w:left w:val="none" w:sz="0" w:space="0" w:color="auto"/>
                        <w:bottom w:val="none" w:sz="0" w:space="0" w:color="auto"/>
                        <w:right w:val="none" w:sz="0" w:space="0" w:color="auto"/>
                      </w:divBdr>
                    </w:div>
                    <w:div w:id="367990519">
                      <w:marLeft w:val="0"/>
                      <w:marRight w:val="0"/>
                      <w:marTop w:val="0"/>
                      <w:marBottom w:val="0"/>
                      <w:divBdr>
                        <w:top w:val="none" w:sz="0" w:space="0" w:color="auto"/>
                        <w:left w:val="none" w:sz="0" w:space="0" w:color="auto"/>
                        <w:bottom w:val="none" w:sz="0" w:space="0" w:color="auto"/>
                        <w:right w:val="none" w:sz="0" w:space="0" w:color="auto"/>
                      </w:divBdr>
                    </w:div>
                    <w:div w:id="280692090">
                      <w:marLeft w:val="0"/>
                      <w:marRight w:val="0"/>
                      <w:marTop w:val="0"/>
                      <w:marBottom w:val="0"/>
                      <w:divBdr>
                        <w:top w:val="none" w:sz="0" w:space="0" w:color="auto"/>
                        <w:left w:val="none" w:sz="0" w:space="0" w:color="auto"/>
                        <w:bottom w:val="none" w:sz="0" w:space="0" w:color="auto"/>
                        <w:right w:val="none" w:sz="0" w:space="0" w:color="auto"/>
                      </w:divBdr>
                    </w:div>
                    <w:div w:id="322901432">
                      <w:marLeft w:val="0"/>
                      <w:marRight w:val="0"/>
                      <w:marTop w:val="0"/>
                      <w:marBottom w:val="0"/>
                      <w:divBdr>
                        <w:top w:val="none" w:sz="0" w:space="0" w:color="auto"/>
                        <w:left w:val="none" w:sz="0" w:space="0" w:color="auto"/>
                        <w:bottom w:val="none" w:sz="0" w:space="0" w:color="auto"/>
                        <w:right w:val="none" w:sz="0" w:space="0" w:color="auto"/>
                      </w:divBdr>
                    </w:div>
                    <w:div w:id="1316034940">
                      <w:marLeft w:val="0"/>
                      <w:marRight w:val="0"/>
                      <w:marTop w:val="0"/>
                      <w:marBottom w:val="0"/>
                      <w:divBdr>
                        <w:top w:val="none" w:sz="0" w:space="0" w:color="auto"/>
                        <w:left w:val="none" w:sz="0" w:space="0" w:color="auto"/>
                        <w:bottom w:val="none" w:sz="0" w:space="0" w:color="auto"/>
                        <w:right w:val="none" w:sz="0" w:space="0" w:color="auto"/>
                      </w:divBdr>
                    </w:div>
                    <w:div w:id="835338253">
                      <w:marLeft w:val="0"/>
                      <w:marRight w:val="0"/>
                      <w:marTop w:val="0"/>
                      <w:marBottom w:val="0"/>
                      <w:divBdr>
                        <w:top w:val="none" w:sz="0" w:space="0" w:color="auto"/>
                        <w:left w:val="none" w:sz="0" w:space="0" w:color="auto"/>
                        <w:bottom w:val="none" w:sz="0" w:space="0" w:color="auto"/>
                        <w:right w:val="none" w:sz="0" w:space="0" w:color="auto"/>
                      </w:divBdr>
                    </w:div>
                    <w:div w:id="1542940553">
                      <w:marLeft w:val="0"/>
                      <w:marRight w:val="0"/>
                      <w:marTop w:val="0"/>
                      <w:marBottom w:val="0"/>
                      <w:divBdr>
                        <w:top w:val="none" w:sz="0" w:space="0" w:color="auto"/>
                        <w:left w:val="none" w:sz="0" w:space="0" w:color="auto"/>
                        <w:bottom w:val="none" w:sz="0" w:space="0" w:color="auto"/>
                        <w:right w:val="none" w:sz="0" w:space="0" w:color="auto"/>
                      </w:divBdr>
                    </w:div>
                    <w:div w:id="375665303">
                      <w:marLeft w:val="0"/>
                      <w:marRight w:val="0"/>
                      <w:marTop w:val="0"/>
                      <w:marBottom w:val="0"/>
                      <w:divBdr>
                        <w:top w:val="none" w:sz="0" w:space="0" w:color="auto"/>
                        <w:left w:val="none" w:sz="0" w:space="0" w:color="auto"/>
                        <w:bottom w:val="none" w:sz="0" w:space="0" w:color="auto"/>
                        <w:right w:val="none" w:sz="0" w:space="0" w:color="auto"/>
                      </w:divBdr>
                    </w:div>
                    <w:div w:id="1687124965">
                      <w:marLeft w:val="0"/>
                      <w:marRight w:val="0"/>
                      <w:marTop w:val="0"/>
                      <w:marBottom w:val="0"/>
                      <w:divBdr>
                        <w:top w:val="none" w:sz="0" w:space="0" w:color="auto"/>
                        <w:left w:val="none" w:sz="0" w:space="0" w:color="auto"/>
                        <w:bottom w:val="none" w:sz="0" w:space="0" w:color="auto"/>
                        <w:right w:val="none" w:sz="0" w:space="0" w:color="auto"/>
                      </w:divBdr>
                    </w:div>
                    <w:div w:id="1062753049">
                      <w:marLeft w:val="0"/>
                      <w:marRight w:val="0"/>
                      <w:marTop w:val="0"/>
                      <w:marBottom w:val="0"/>
                      <w:divBdr>
                        <w:top w:val="none" w:sz="0" w:space="0" w:color="auto"/>
                        <w:left w:val="none" w:sz="0" w:space="0" w:color="auto"/>
                        <w:bottom w:val="none" w:sz="0" w:space="0" w:color="auto"/>
                        <w:right w:val="none" w:sz="0" w:space="0" w:color="auto"/>
                      </w:divBdr>
                    </w:div>
                    <w:div w:id="209653915">
                      <w:marLeft w:val="0"/>
                      <w:marRight w:val="0"/>
                      <w:marTop w:val="0"/>
                      <w:marBottom w:val="0"/>
                      <w:divBdr>
                        <w:top w:val="none" w:sz="0" w:space="0" w:color="auto"/>
                        <w:left w:val="none" w:sz="0" w:space="0" w:color="auto"/>
                        <w:bottom w:val="none" w:sz="0" w:space="0" w:color="auto"/>
                        <w:right w:val="none" w:sz="0" w:space="0" w:color="auto"/>
                      </w:divBdr>
                    </w:div>
                    <w:div w:id="648555717">
                      <w:marLeft w:val="0"/>
                      <w:marRight w:val="0"/>
                      <w:marTop w:val="0"/>
                      <w:marBottom w:val="0"/>
                      <w:divBdr>
                        <w:top w:val="none" w:sz="0" w:space="0" w:color="auto"/>
                        <w:left w:val="none" w:sz="0" w:space="0" w:color="auto"/>
                        <w:bottom w:val="none" w:sz="0" w:space="0" w:color="auto"/>
                        <w:right w:val="none" w:sz="0" w:space="0" w:color="auto"/>
                      </w:divBdr>
                    </w:div>
                    <w:div w:id="117578061">
                      <w:marLeft w:val="0"/>
                      <w:marRight w:val="0"/>
                      <w:marTop w:val="0"/>
                      <w:marBottom w:val="0"/>
                      <w:divBdr>
                        <w:top w:val="none" w:sz="0" w:space="0" w:color="auto"/>
                        <w:left w:val="none" w:sz="0" w:space="0" w:color="auto"/>
                        <w:bottom w:val="none" w:sz="0" w:space="0" w:color="auto"/>
                        <w:right w:val="none" w:sz="0" w:space="0" w:color="auto"/>
                      </w:divBdr>
                    </w:div>
                    <w:div w:id="787316531">
                      <w:marLeft w:val="0"/>
                      <w:marRight w:val="0"/>
                      <w:marTop w:val="0"/>
                      <w:marBottom w:val="0"/>
                      <w:divBdr>
                        <w:top w:val="none" w:sz="0" w:space="0" w:color="auto"/>
                        <w:left w:val="none" w:sz="0" w:space="0" w:color="auto"/>
                        <w:bottom w:val="none" w:sz="0" w:space="0" w:color="auto"/>
                        <w:right w:val="none" w:sz="0" w:space="0" w:color="auto"/>
                      </w:divBdr>
                    </w:div>
                    <w:div w:id="2071227299">
                      <w:marLeft w:val="0"/>
                      <w:marRight w:val="0"/>
                      <w:marTop w:val="0"/>
                      <w:marBottom w:val="0"/>
                      <w:divBdr>
                        <w:top w:val="none" w:sz="0" w:space="0" w:color="auto"/>
                        <w:left w:val="none" w:sz="0" w:space="0" w:color="auto"/>
                        <w:bottom w:val="none" w:sz="0" w:space="0" w:color="auto"/>
                        <w:right w:val="none" w:sz="0" w:space="0" w:color="auto"/>
                      </w:divBdr>
                    </w:div>
                    <w:div w:id="64960590">
                      <w:marLeft w:val="0"/>
                      <w:marRight w:val="0"/>
                      <w:marTop w:val="0"/>
                      <w:marBottom w:val="0"/>
                      <w:divBdr>
                        <w:top w:val="none" w:sz="0" w:space="0" w:color="auto"/>
                        <w:left w:val="none" w:sz="0" w:space="0" w:color="auto"/>
                        <w:bottom w:val="none" w:sz="0" w:space="0" w:color="auto"/>
                        <w:right w:val="none" w:sz="0" w:space="0" w:color="auto"/>
                      </w:divBdr>
                    </w:div>
                    <w:div w:id="866407409">
                      <w:marLeft w:val="0"/>
                      <w:marRight w:val="0"/>
                      <w:marTop w:val="0"/>
                      <w:marBottom w:val="0"/>
                      <w:divBdr>
                        <w:top w:val="none" w:sz="0" w:space="0" w:color="auto"/>
                        <w:left w:val="none" w:sz="0" w:space="0" w:color="auto"/>
                        <w:bottom w:val="none" w:sz="0" w:space="0" w:color="auto"/>
                        <w:right w:val="none" w:sz="0" w:space="0" w:color="auto"/>
                      </w:divBdr>
                    </w:div>
                    <w:div w:id="1608736998">
                      <w:marLeft w:val="0"/>
                      <w:marRight w:val="0"/>
                      <w:marTop w:val="0"/>
                      <w:marBottom w:val="0"/>
                      <w:divBdr>
                        <w:top w:val="none" w:sz="0" w:space="0" w:color="auto"/>
                        <w:left w:val="none" w:sz="0" w:space="0" w:color="auto"/>
                        <w:bottom w:val="none" w:sz="0" w:space="0" w:color="auto"/>
                        <w:right w:val="none" w:sz="0" w:space="0" w:color="auto"/>
                      </w:divBdr>
                    </w:div>
                    <w:div w:id="2040816374">
                      <w:marLeft w:val="0"/>
                      <w:marRight w:val="0"/>
                      <w:marTop w:val="0"/>
                      <w:marBottom w:val="0"/>
                      <w:divBdr>
                        <w:top w:val="none" w:sz="0" w:space="0" w:color="auto"/>
                        <w:left w:val="none" w:sz="0" w:space="0" w:color="auto"/>
                        <w:bottom w:val="none" w:sz="0" w:space="0" w:color="auto"/>
                        <w:right w:val="none" w:sz="0" w:space="0" w:color="auto"/>
                      </w:divBdr>
                    </w:div>
                    <w:div w:id="547688026">
                      <w:marLeft w:val="0"/>
                      <w:marRight w:val="0"/>
                      <w:marTop w:val="0"/>
                      <w:marBottom w:val="0"/>
                      <w:divBdr>
                        <w:top w:val="none" w:sz="0" w:space="0" w:color="auto"/>
                        <w:left w:val="none" w:sz="0" w:space="0" w:color="auto"/>
                        <w:bottom w:val="none" w:sz="0" w:space="0" w:color="auto"/>
                        <w:right w:val="none" w:sz="0" w:space="0" w:color="auto"/>
                      </w:divBdr>
                    </w:div>
                    <w:div w:id="218590217">
                      <w:marLeft w:val="0"/>
                      <w:marRight w:val="0"/>
                      <w:marTop w:val="0"/>
                      <w:marBottom w:val="0"/>
                      <w:divBdr>
                        <w:top w:val="none" w:sz="0" w:space="0" w:color="auto"/>
                        <w:left w:val="none" w:sz="0" w:space="0" w:color="auto"/>
                        <w:bottom w:val="none" w:sz="0" w:space="0" w:color="auto"/>
                        <w:right w:val="none" w:sz="0" w:space="0" w:color="auto"/>
                      </w:divBdr>
                    </w:div>
                    <w:div w:id="1154838313">
                      <w:marLeft w:val="0"/>
                      <w:marRight w:val="0"/>
                      <w:marTop w:val="0"/>
                      <w:marBottom w:val="0"/>
                      <w:divBdr>
                        <w:top w:val="none" w:sz="0" w:space="0" w:color="auto"/>
                        <w:left w:val="none" w:sz="0" w:space="0" w:color="auto"/>
                        <w:bottom w:val="none" w:sz="0" w:space="0" w:color="auto"/>
                        <w:right w:val="none" w:sz="0" w:space="0" w:color="auto"/>
                      </w:divBdr>
                    </w:div>
                    <w:div w:id="504053782">
                      <w:marLeft w:val="0"/>
                      <w:marRight w:val="0"/>
                      <w:marTop w:val="0"/>
                      <w:marBottom w:val="0"/>
                      <w:divBdr>
                        <w:top w:val="none" w:sz="0" w:space="0" w:color="auto"/>
                        <w:left w:val="none" w:sz="0" w:space="0" w:color="auto"/>
                        <w:bottom w:val="none" w:sz="0" w:space="0" w:color="auto"/>
                        <w:right w:val="none" w:sz="0" w:space="0" w:color="auto"/>
                      </w:divBdr>
                    </w:div>
                    <w:div w:id="853614911">
                      <w:marLeft w:val="0"/>
                      <w:marRight w:val="0"/>
                      <w:marTop w:val="0"/>
                      <w:marBottom w:val="0"/>
                      <w:divBdr>
                        <w:top w:val="none" w:sz="0" w:space="0" w:color="auto"/>
                        <w:left w:val="none" w:sz="0" w:space="0" w:color="auto"/>
                        <w:bottom w:val="none" w:sz="0" w:space="0" w:color="auto"/>
                        <w:right w:val="none" w:sz="0" w:space="0" w:color="auto"/>
                      </w:divBdr>
                    </w:div>
                    <w:div w:id="1867403346">
                      <w:marLeft w:val="0"/>
                      <w:marRight w:val="0"/>
                      <w:marTop w:val="0"/>
                      <w:marBottom w:val="0"/>
                      <w:divBdr>
                        <w:top w:val="none" w:sz="0" w:space="0" w:color="auto"/>
                        <w:left w:val="none" w:sz="0" w:space="0" w:color="auto"/>
                        <w:bottom w:val="none" w:sz="0" w:space="0" w:color="auto"/>
                        <w:right w:val="none" w:sz="0" w:space="0" w:color="auto"/>
                      </w:divBdr>
                    </w:div>
                    <w:div w:id="2103379662">
                      <w:marLeft w:val="0"/>
                      <w:marRight w:val="0"/>
                      <w:marTop w:val="0"/>
                      <w:marBottom w:val="0"/>
                      <w:divBdr>
                        <w:top w:val="none" w:sz="0" w:space="0" w:color="auto"/>
                        <w:left w:val="none" w:sz="0" w:space="0" w:color="auto"/>
                        <w:bottom w:val="none" w:sz="0" w:space="0" w:color="auto"/>
                        <w:right w:val="none" w:sz="0" w:space="0" w:color="auto"/>
                      </w:divBdr>
                    </w:div>
                    <w:div w:id="269438829">
                      <w:marLeft w:val="0"/>
                      <w:marRight w:val="0"/>
                      <w:marTop w:val="0"/>
                      <w:marBottom w:val="0"/>
                      <w:divBdr>
                        <w:top w:val="none" w:sz="0" w:space="0" w:color="auto"/>
                        <w:left w:val="none" w:sz="0" w:space="0" w:color="auto"/>
                        <w:bottom w:val="none" w:sz="0" w:space="0" w:color="auto"/>
                        <w:right w:val="none" w:sz="0" w:space="0" w:color="auto"/>
                      </w:divBdr>
                    </w:div>
                    <w:div w:id="934627596">
                      <w:marLeft w:val="0"/>
                      <w:marRight w:val="0"/>
                      <w:marTop w:val="0"/>
                      <w:marBottom w:val="0"/>
                      <w:divBdr>
                        <w:top w:val="none" w:sz="0" w:space="0" w:color="auto"/>
                        <w:left w:val="none" w:sz="0" w:space="0" w:color="auto"/>
                        <w:bottom w:val="none" w:sz="0" w:space="0" w:color="auto"/>
                        <w:right w:val="none" w:sz="0" w:space="0" w:color="auto"/>
                      </w:divBdr>
                    </w:div>
                    <w:div w:id="283960">
                      <w:marLeft w:val="0"/>
                      <w:marRight w:val="0"/>
                      <w:marTop w:val="0"/>
                      <w:marBottom w:val="0"/>
                      <w:divBdr>
                        <w:top w:val="none" w:sz="0" w:space="0" w:color="auto"/>
                        <w:left w:val="none" w:sz="0" w:space="0" w:color="auto"/>
                        <w:bottom w:val="none" w:sz="0" w:space="0" w:color="auto"/>
                        <w:right w:val="none" w:sz="0" w:space="0" w:color="auto"/>
                      </w:divBdr>
                    </w:div>
                    <w:div w:id="1533877361">
                      <w:marLeft w:val="0"/>
                      <w:marRight w:val="0"/>
                      <w:marTop w:val="0"/>
                      <w:marBottom w:val="0"/>
                      <w:divBdr>
                        <w:top w:val="none" w:sz="0" w:space="0" w:color="auto"/>
                        <w:left w:val="none" w:sz="0" w:space="0" w:color="auto"/>
                        <w:bottom w:val="none" w:sz="0" w:space="0" w:color="auto"/>
                        <w:right w:val="none" w:sz="0" w:space="0" w:color="auto"/>
                      </w:divBdr>
                    </w:div>
                    <w:div w:id="964043123">
                      <w:marLeft w:val="0"/>
                      <w:marRight w:val="0"/>
                      <w:marTop w:val="0"/>
                      <w:marBottom w:val="0"/>
                      <w:divBdr>
                        <w:top w:val="none" w:sz="0" w:space="0" w:color="auto"/>
                        <w:left w:val="none" w:sz="0" w:space="0" w:color="auto"/>
                        <w:bottom w:val="none" w:sz="0" w:space="0" w:color="auto"/>
                        <w:right w:val="none" w:sz="0" w:space="0" w:color="auto"/>
                      </w:divBdr>
                    </w:div>
                    <w:div w:id="1456753485">
                      <w:marLeft w:val="0"/>
                      <w:marRight w:val="0"/>
                      <w:marTop w:val="0"/>
                      <w:marBottom w:val="0"/>
                      <w:divBdr>
                        <w:top w:val="none" w:sz="0" w:space="0" w:color="auto"/>
                        <w:left w:val="none" w:sz="0" w:space="0" w:color="auto"/>
                        <w:bottom w:val="none" w:sz="0" w:space="0" w:color="auto"/>
                        <w:right w:val="none" w:sz="0" w:space="0" w:color="auto"/>
                      </w:divBdr>
                    </w:div>
                    <w:div w:id="1767075205">
                      <w:marLeft w:val="0"/>
                      <w:marRight w:val="0"/>
                      <w:marTop w:val="0"/>
                      <w:marBottom w:val="0"/>
                      <w:divBdr>
                        <w:top w:val="none" w:sz="0" w:space="0" w:color="auto"/>
                        <w:left w:val="none" w:sz="0" w:space="0" w:color="auto"/>
                        <w:bottom w:val="none" w:sz="0" w:space="0" w:color="auto"/>
                        <w:right w:val="none" w:sz="0" w:space="0" w:color="auto"/>
                      </w:divBdr>
                    </w:div>
                    <w:div w:id="932781782">
                      <w:marLeft w:val="0"/>
                      <w:marRight w:val="0"/>
                      <w:marTop w:val="0"/>
                      <w:marBottom w:val="0"/>
                      <w:divBdr>
                        <w:top w:val="none" w:sz="0" w:space="0" w:color="auto"/>
                        <w:left w:val="none" w:sz="0" w:space="0" w:color="auto"/>
                        <w:bottom w:val="none" w:sz="0" w:space="0" w:color="auto"/>
                        <w:right w:val="none" w:sz="0" w:space="0" w:color="auto"/>
                      </w:divBdr>
                    </w:div>
                    <w:div w:id="463278853">
                      <w:marLeft w:val="0"/>
                      <w:marRight w:val="0"/>
                      <w:marTop w:val="0"/>
                      <w:marBottom w:val="0"/>
                      <w:divBdr>
                        <w:top w:val="none" w:sz="0" w:space="0" w:color="auto"/>
                        <w:left w:val="none" w:sz="0" w:space="0" w:color="auto"/>
                        <w:bottom w:val="none" w:sz="0" w:space="0" w:color="auto"/>
                        <w:right w:val="none" w:sz="0" w:space="0" w:color="auto"/>
                      </w:divBdr>
                    </w:div>
                    <w:div w:id="1049500196">
                      <w:marLeft w:val="0"/>
                      <w:marRight w:val="0"/>
                      <w:marTop w:val="0"/>
                      <w:marBottom w:val="0"/>
                      <w:divBdr>
                        <w:top w:val="none" w:sz="0" w:space="0" w:color="auto"/>
                        <w:left w:val="none" w:sz="0" w:space="0" w:color="auto"/>
                        <w:bottom w:val="none" w:sz="0" w:space="0" w:color="auto"/>
                        <w:right w:val="none" w:sz="0" w:space="0" w:color="auto"/>
                      </w:divBdr>
                    </w:div>
                    <w:div w:id="1853373482">
                      <w:marLeft w:val="0"/>
                      <w:marRight w:val="0"/>
                      <w:marTop w:val="0"/>
                      <w:marBottom w:val="0"/>
                      <w:divBdr>
                        <w:top w:val="none" w:sz="0" w:space="0" w:color="auto"/>
                        <w:left w:val="none" w:sz="0" w:space="0" w:color="auto"/>
                        <w:bottom w:val="none" w:sz="0" w:space="0" w:color="auto"/>
                        <w:right w:val="none" w:sz="0" w:space="0" w:color="auto"/>
                      </w:divBdr>
                    </w:div>
                    <w:div w:id="1074086332">
                      <w:marLeft w:val="0"/>
                      <w:marRight w:val="0"/>
                      <w:marTop w:val="0"/>
                      <w:marBottom w:val="0"/>
                      <w:divBdr>
                        <w:top w:val="none" w:sz="0" w:space="0" w:color="auto"/>
                        <w:left w:val="none" w:sz="0" w:space="0" w:color="auto"/>
                        <w:bottom w:val="none" w:sz="0" w:space="0" w:color="auto"/>
                        <w:right w:val="none" w:sz="0" w:space="0" w:color="auto"/>
                      </w:divBdr>
                    </w:div>
                    <w:div w:id="1600288314">
                      <w:marLeft w:val="0"/>
                      <w:marRight w:val="0"/>
                      <w:marTop w:val="0"/>
                      <w:marBottom w:val="0"/>
                      <w:divBdr>
                        <w:top w:val="none" w:sz="0" w:space="0" w:color="auto"/>
                        <w:left w:val="none" w:sz="0" w:space="0" w:color="auto"/>
                        <w:bottom w:val="none" w:sz="0" w:space="0" w:color="auto"/>
                        <w:right w:val="none" w:sz="0" w:space="0" w:color="auto"/>
                      </w:divBdr>
                    </w:div>
                    <w:div w:id="1046031780">
                      <w:marLeft w:val="0"/>
                      <w:marRight w:val="0"/>
                      <w:marTop w:val="0"/>
                      <w:marBottom w:val="0"/>
                      <w:divBdr>
                        <w:top w:val="none" w:sz="0" w:space="0" w:color="auto"/>
                        <w:left w:val="none" w:sz="0" w:space="0" w:color="auto"/>
                        <w:bottom w:val="none" w:sz="0" w:space="0" w:color="auto"/>
                        <w:right w:val="none" w:sz="0" w:space="0" w:color="auto"/>
                      </w:divBdr>
                    </w:div>
                    <w:div w:id="2094157879">
                      <w:marLeft w:val="0"/>
                      <w:marRight w:val="0"/>
                      <w:marTop w:val="0"/>
                      <w:marBottom w:val="0"/>
                      <w:divBdr>
                        <w:top w:val="none" w:sz="0" w:space="0" w:color="auto"/>
                        <w:left w:val="none" w:sz="0" w:space="0" w:color="auto"/>
                        <w:bottom w:val="none" w:sz="0" w:space="0" w:color="auto"/>
                        <w:right w:val="none" w:sz="0" w:space="0" w:color="auto"/>
                      </w:divBdr>
                    </w:div>
                    <w:div w:id="1837963429">
                      <w:marLeft w:val="0"/>
                      <w:marRight w:val="0"/>
                      <w:marTop w:val="0"/>
                      <w:marBottom w:val="0"/>
                      <w:divBdr>
                        <w:top w:val="none" w:sz="0" w:space="0" w:color="auto"/>
                        <w:left w:val="none" w:sz="0" w:space="0" w:color="auto"/>
                        <w:bottom w:val="none" w:sz="0" w:space="0" w:color="auto"/>
                        <w:right w:val="none" w:sz="0" w:space="0" w:color="auto"/>
                      </w:divBdr>
                    </w:div>
                    <w:div w:id="285696180">
                      <w:marLeft w:val="0"/>
                      <w:marRight w:val="0"/>
                      <w:marTop w:val="0"/>
                      <w:marBottom w:val="0"/>
                      <w:divBdr>
                        <w:top w:val="none" w:sz="0" w:space="0" w:color="auto"/>
                        <w:left w:val="none" w:sz="0" w:space="0" w:color="auto"/>
                        <w:bottom w:val="none" w:sz="0" w:space="0" w:color="auto"/>
                        <w:right w:val="none" w:sz="0" w:space="0" w:color="auto"/>
                      </w:divBdr>
                    </w:div>
                    <w:div w:id="2027440462">
                      <w:marLeft w:val="0"/>
                      <w:marRight w:val="0"/>
                      <w:marTop w:val="0"/>
                      <w:marBottom w:val="0"/>
                      <w:divBdr>
                        <w:top w:val="none" w:sz="0" w:space="0" w:color="auto"/>
                        <w:left w:val="none" w:sz="0" w:space="0" w:color="auto"/>
                        <w:bottom w:val="none" w:sz="0" w:space="0" w:color="auto"/>
                        <w:right w:val="none" w:sz="0" w:space="0" w:color="auto"/>
                      </w:divBdr>
                    </w:div>
                    <w:div w:id="1127503248">
                      <w:marLeft w:val="0"/>
                      <w:marRight w:val="0"/>
                      <w:marTop w:val="0"/>
                      <w:marBottom w:val="0"/>
                      <w:divBdr>
                        <w:top w:val="none" w:sz="0" w:space="0" w:color="auto"/>
                        <w:left w:val="none" w:sz="0" w:space="0" w:color="auto"/>
                        <w:bottom w:val="none" w:sz="0" w:space="0" w:color="auto"/>
                        <w:right w:val="none" w:sz="0" w:space="0" w:color="auto"/>
                      </w:divBdr>
                    </w:div>
                    <w:div w:id="428544764">
                      <w:marLeft w:val="0"/>
                      <w:marRight w:val="0"/>
                      <w:marTop w:val="0"/>
                      <w:marBottom w:val="0"/>
                      <w:divBdr>
                        <w:top w:val="none" w:sz="0" w:space="0" w:color="auto"/>
                        <w:left w:val="none" w:sz="0" w:space="0" w:color="auto"/>
                        <w:bottom w:val="none" w:sz="0" w:space="0" w:color="auto"/>
                        <w:right w:val="none" w:sz="0" w:space="0" w:color="auto"/>
                      </w:divBdr>
                    </w:div>
                    <w:div w:id="1834830334">
                      <w:marLeft w:val="0"/>
                      <w:marRight w:val="0"/>
                      <w:marTop w:val="0"/>
                      <w:marBottom w:val="0"/>
                      <w:divBdr>
                        <w:top w:val="none" w:sz="0" w:space="0" w:color="auto"/>
                        <w:left w:val="none" w:sz="0" w:space="0" w:color="auto"/>
                        <w:bottom w:val="none" w:sz="0" w:space="0" w:color="auto"/>
                        <w:right w:val="none" w:sz="0" w:space="0" w:color="auto"/>
                      </w:divBdr>
                    </w:div>
                    <w:div w:id="927739765">
                      <w:marLeft w:val="0"/>
                      <w:marRight w:val="0"/>
                      <w:marTop w:val="0"/>
                      <w:marBottom w:val="0"/>
                      <w:divBdr>
                        <w:top w:val="none" w:sz="0" w:space="0" w:color="auto"/>
                        <w:left w:val="none" w:sz="0" w:space="0" w:color="auto"/>
                        <w:bottom w:val="none" w:sz="0" w:space="0" w:color="auto"/>
                        <w:right w:val="none" w:sz="0" w:space="0" w:color="auto"/>
                      </w:divBdr>
                    </w:div>
                    <w:div w:id="780684538">
                      <w:marLeft w:val="0"/>
                      <w:marRight w:val="0"/>
                      <w:marTop w:val="0"/>
                      <w:marBottom w:val="0"/>
                      <w:divBdr>
                        <w:top w:val="none" w:sz="0" w:space="0" w:color="auto"/>
                        <w:left w:val="none" w:sz="0" w:space="0" w:color="auto"/>
                        <w:bottom w:val="none" w:sz="0" w:space="0" w:color="auto"/>
                        <w:right w:val="none" w:sz="0" w:space="0" w:color="auto"/>
                      </w:divBdr>
                    </w:div>
                    <w:div w:id="682128422">
                      <w:marLeft w:val="0"/>
                      <w:marRight w:val="0"/>
                      <w:marTop w:val="0"/>
                      <w:marBottom w:val="0"/>
                      <w:divBdr>
                        <w:top w:val="none" w:sz="0" w:space="0" w:color="auto"/>
                        <w:left w:val="none" w:sz="0" w:space="0" w:color="auto"/>
                        <w:bottom w:val="none" w:sz="0" w:space="0" w:color="auto"/>
                        <w:right w:val="none" w:sz="0" w:space="0" w:color="auto"/>
                      </w:divBdr>
                    </w:div>
                    <w:div w:id="2018119307">
                      <w:marLeft w:val="0"/>
                      <w:marRight w:val="0"/>
                      <w:marTop w:val="0"/>
                      <w:marBottom w:val="0"/>
                      <w:divBdr>
                        <w:top w:val="none" w:sz="0" w:space="0" w:color="auto"/>
                        <w:left w:val="none" w:sz="0" w:space="0" w:color="auto"/>
                        <w:bottom w:val="none" w:sz="0" w:space="0" w:color="auto"/>
                        <w:right w:val="none" w:sz="0" w:space="0" w:color="auto"/>
                      </w:divBdr>
                    </w:div>
                    <w:div w:id="2052142675">
                      <w:marLeft w:val="0"/>
                      <w:marRight w:val="0"/>
                      <w:marTop w:val="0"/>
                      <w:marBottom w:val="0"/>
                      <w:divBdr>
                        <w:top w:val="none" w:sz="0" w:space="0" w:color="auto"/>
                        <w:left w:val="none" w:sz="0" w:space="0" w:color="auto"/>
                        <w:bottom w:val="none" w:sz="0" w:space="0" w:color="auto"/>
                        <w:right w:val="none" w:sz="0" w:space="0" w:color="auto"/>
                      </w:divBdr>
                    </w:div>
                    <w:div w:id="624701471">
                      <w:marLeft w:val="0"/>
                      <w:marRight w:val="0"/>
                      <w:marTop w:val="0"/>
                      <w:marBottom w:val="0"/>
                      <w:divBdr>
                        <w:top w:val="none" w:sz="0" w:space="0" w:color="auto"/>
                        <w:left w:val="none" w:sz="0" w:space="0" w:color="auto"/>
                        <w:bottom w:val="none" w:sz="0" w:space="0" w:color="auto"/>
                        <w:right w:val="none" w:sz="0" w:space="0" w:color="auto"/>
                      </w:divBdr>
                    </w:div>
                    <w:div w:id="811941457">
                      <w:marLeft w:val="0"/>
                      <w:marRight w:val="0"/>
                      <w:marTop w:val="0"/>
                      <w:marBottom w:val="0"/>
                      <w:divBdr>
                        <w:top w:val="none" w:sz="0" w:space="0" w:color="auto"/>
                        <w:left w:val="none" w:sz="0" w:space="0" w:color="auto"/>
                        <w:bottom w:val="none" w:sz="0" w:space="0" w:color="auto"/>
                        <w:right w:val="none" w:sz="0" w:space="0" w:color="auto"/>
                      </w:divBdr>
                    </w:div>
                    <w:div w:id="1065957414">
                      <w:marLeft w:val="0"/>
                      <w:marRight w:val="0"/>
                      <w:marTop w:val="0"/>
                      <w:marBottom w:val="0"/>
                      <w:divBdr>
                        <w:top w:val="none" w:sz="0" w:space="0" w:color="auto"/>
                        <w:left w:val="none" w:sz="0" w:space="0" w:color="auto"/>
                        <w:bottom w:val="none" w:sz="0" w:space="0" w:color="auto"/>
                        <w:right w:val="none" w:sz="0" w:space="0" w:color="auto"/>
                      </w:divBdr>
                    </w:div>
                    <w:div w:id="446242831">
                      <w:marLeft w:val="0"/>
                      <w:marRight w:val="0"/>
                      <w:marTop w:val="0"/>
                      <w:marBottom w:val="0"/>
                      <w:divBdr>
                        <w:top w:val="none" w:sz="0" w:space="0" w:color="auto"/>
                        <w:left w:val="none" w:sz="0" w:space="0" w:color="auto"/>
                        <w:bottom w:val="none" w:sz="0" w:space="0" w:color="auto"/>
                        <w:right w:val="none" w:sz="0" w:space="0" w:color="auto"/>
                      </w:divBdr>
                    </w:div>
                    <w:div w:id="2146972702">
                      <w:marLeft w:val="0"/>
                      <w:marRight w:val="0"/>
                      <w:marTop w:val="0"/>
                      <w:marBottom w:val="0"/>
                      <w:divBdr>
                        <w:top w:val="none" w:sz="0" w:space="0" w:color="auto"/>
                        <w:left w:val="none" w:sz="0" w:space="0" w:color="auto"/>
                        <w:bottom w:val="none" w:sz="0" w:space="0" w:color="auto"/>
                        <w:right w:val="none" w:sz="0" w:space="0" w:color="auto"/>
                      </w:divBdr>
                    </w:div>
                    <w:div w:id="159541286">
                      <w:marLeft w:val="0"/>
                      <w:marRight w:val="0"/>
                      <w:marTop w:val="0"/>
                      <w:marBottom w:val="0"/>
                      <w:divBdr>
                        <w:top w:val="none" w:sz="0" w:space="0" w:color="auto"/>
                        <w:left w:val="none" w:sz="0" w:space="0" w:color="auto"/>
                        <w:bottom w:val="none" w:sz="0" w:space="0" w:color="auto"/>
                        <w:right w:val="none" w:sz="0" w:space="0" w:color="auto"/>
                      </w:divBdr>
                    </w:div>
                    <w:div w:id="229966679">
                      <w:marLeft w:val="0"/>
                      <w:marRight w:val="0"/>
                      <w:marTop w:val="0"/>
                      <w:marBottom w:val="0"/>
                      <w:divBdr>
                        <w:top w:val="none" w:sz="0" w:space="0" w:color="auto"/>
                        <w:left w:val="none" w:sz="0" w:space="0" w:color="auto"/>
                        <w:bottom w:val="none" w:sz="0" w:space="0" w:color="auto"/>
                        <w:right w:val="none" w:sz="0" w:space="0" w:color="auto"/>
                      </w:divBdr>
                    </w:div>
                    <w:div w:id="508762237">
                      <w:marLeft w:val="0"/>
                      <w:marRight w:val="0"/>
                      <w:marTop w:val="0"/>
                      <w:marBottom w:val="0"/>
                      <w:divBdr>
                        <w:top w:val="none" w:sz="0" w:space="0" w:color="auto"/>
                        <w:left w:val="none" w:sz="0" w:space="0" w:color="auto"/>
                        <w:bottom w:val="none" w:sz="0" w:space="0" w:color="auto"/>
                        <w:right w:val="none" w:sz="0" w:space="0" w:color="auto"/>
                      </w:divBdr>
                    </w:div>
                    <w:div w:id="142356959">
                      <w:marLeft w:val="0"/>
                      <w:marRight w:val="0"/>
                      <w:marTop w:val="0"/>
                      <w:marBottom w:val="0"/>
                      <w:divBdr>
                        <w:top w:val="none" w:sz="0" w:space="0" w:color="auto"/>
                        <w:left w:val="none" w:sz="0" w:space="0" w:color="auto"/>
                        <w:bottom w:val="none" w:sz="0" w:space="0" w:color="auto"/>
                        <w:right w:val="none" w:sz="0" w:space="0" w:color="auto"/>
                      </w:divBdr>
                    </w:div>
                    <w:div w:id="1056396719">
                      <w:marLeft w:val="0"/>
                      <w:marRight w:val="0"/>
                      <w:marTop w:val="0"/>
                      <w:marBottom w:val="0"/>
                      <w:divBdr>
                        <w:top w:val="none" w:sz="0" w:space="0" w:color="auto"/>
                        <w:left w:val="none" w:sz="0" w:space="0" w:color="auto"/>
                        <w:bottom w:val="none" w:sz="0" w:space="0" w:color="auto"/>
                        <w:right w:val="none" w:sz="0" w:space="0" w:color="auto"/>
                      </w:divBdr>
                    </w:div>
                    <w:div w:id="1323434894">
                      <w:marLeft w:val="0"/>
                      <w:marRight w:val="0"/>
                      <w:marTop w:val="0"/>
                      <w:marBottom w:val="0"/>
                      <w:divBdr>
                        <w:top w:val="none" w:sz="0" w:space="0" w:color="auto"/>
                        <w:left w:val="none" w:sz="0" w:space="0" w:color="auto"/>
                        <w:bottom w:val="none" w:sz="0" w:space="0" w:color="auto"/>
                        <w:right w:val="none" w:sz="0" w:space="0" w:color="auto"/>
                      </w:divBdr>
                    </w:div>
                    <w:div w:id="1860194861">
                      <w:marLeft w:val="0"/>
                      <w:marRight w:val="0"/>
                      <w:marTop w:val="0"/>
                      <w:marBottom w:val="0"/>
                      <w:divBdr>
                        <w:top w:val="none" w:sz="0" w:space="0" w:color="auto"/>
                        <w:left w:val="none" w:sz="0" w:space="0" w:color="auto"/>
                        <w:bottom w:val="none" w:sz="0" w:space="0" w:color="auto"/>
                        <w:right w:val="none" w:sz="0" w:space="0" w:color="auto"/>
                      </w:divBdr>
                    </w:div>
                    <w:div w:id="646400931">
                      <w:marLeft w:val="0"/>
                      <w:marRight w:val="0"/>
                      <w:marTop w:val="0"/>
                      <w:marBottom w:val="0"/>
                      <w:divBdr>
                        <w:top w:val="none" w:sz="0" w:space="0" w:color="auto"/>
                        <w:left w:val="none" w:sz="0" w:space="0" w:color="auto"/>
                        <w:bottom w:val="none" w:sz="0" w:space="0" w:color="auto"/>
                        <w:right w:val="none" w:sz="0" w:space="0" w:color="auto"/>
                      </w:divBdr>
                    </w:div>
                    <w:div w:id="1396052296">
                      <w:marLeft w:val="0"/>
                      <w:marRight w:val="0"/>
                      <w:marTop w:val="0"/>
                      <w:marBottom w:val="0"/>
                      <w:divBdr>
                        <w:top w:val="none" w:sz="0" w:space="0" w:color="auto"/>
                        <w:left w:val="none" w:sz="0" w:space="0" w:color="auto"/>
                        <w:bottom w:val="none" w:sz="0" w:space="0" w:color="auto"/>
                        <w:right w:val="none" w:sz="0" w:space="0" w:color="auto"/>
                      </w:divBdr>
                    </w:div>
                    <w:div w:id="155610268">
                      <w:marLeft w:val="0"/>
                      <w:marRight w:val="0"/>
                      <w:marTop w:val="0"/>
                      <w:marBottom w:val="0"/>
                      <w:divBdr>
                        <w:top w:val="none" w:sz="0" w:space="0" w:color="auto"/>
                        <w:left w:val="none" w:sz="0" w:space="0" w:color="auto"/>
                        <w:bottom w:val="none" w:sz="0" w:space="0" w:color="auto"/>
                        <w:right w:val="none" w:sz="0" w:space="0" w:color="auto"/>
                      </w:divBdr>
                    </w:div>
                    <w:div w:id="1438990138">
                      <w:marLeft w:val="0"/>
                      <w:marRight w:val="0"/>
                      <w:marTop w:val="0"/>
                      <w:marBottom w:val="0"/>
                      <w:divBdr>
                        <w:top w:val="none" w:sz="0" w:space="0" w:color="auto"/>
                        <w:left w:val="none" w:sz="0" w:space="0" w:color="auto"/>
                        <w:bottom w:val="none" w:sz="0" w:space="0" w:color="auto"/>
                        <w:right w:val="none" w:sz="0" w:space="0" w:color="auto"/>
                      </w:divBdr>
                    </w:div>
                    <w:div w:id="620259664">
                      <w:marLeft w:val="0"/>
                      <w:marRight w:val="0"/>
                      <w:marTop w:val="0"/>
                      <w:marBottom w:val="0"/>
                      <w:divBdr>
                        <w:top w:val="none" w:sz="0" w:space="0" w:color="auto"/>
                        <w:left w:val="none" w:sz="0" w:space="0" w:color="auto"/>
                        <w:bottom w:val="none" w:sz="0" w:space="0" w:color="auto"/>
                        <w:right w:val="none" w:sz="0" w:space="0" w:color="auto"/>
                      </w:divBdr>
                    </w:div>
                    <w:div w:id="1103959850">
                      <w:marLeft w:val="0"/>
                      <w:marRight w:val="0"/>
                      <w:marTop w:val="0"/>
                      <w:marBottom w:val="0"/>
                      <w:divBdr>
                        <w:top w:val="none" w:sz="0" w:space="0" w:color="auto"/>
                        <w:left w:val="none" w:sz="0" w:space="0" w:color="auto"/>
                        <w:bottom w:val="none" w:sz="0" w:space="0" w:color="auto"/>
                        <w:right w:val="none" w:sz="0" w:space="0" w:color="auto"/>
                      </w:divBdr>
                    </w:div>
                    <w:div w:id="970206757">
                      <w:marLeft w:val="0"/>
                      <w:marRight w:val="0"/>
                      <w:marTop w:val="0"/>
                      <w:marBottom w:val="0"/>
                      <w:divBdr>
                        <w:top w:val="none" w:sz="0" w:space="0" w:color="auto"/>
                        <w:left w:val="none" w:sz="0" w:space="0" w:color="auto"/>
                        <w:bottom w:val="none" w:sz="0" w:space="0" w:color="auto"/>
                        <w:right w:val="none" w:sz="0" w:space="0" w:color="auto"/>
                      </w:divBdr>
                    </w:div>
                    <w:div w:id="1320427000">
                      <w:marLeft w:val="0"/>
                      <w:marRight w:val="0"/>
                      <w:marTop w:val="0"/>
                      <w:marBottom w:val="0"/>
                      <w:divBdr>
                        <w:top w:val="none" w:sz="0" w:space="0" w:color="auto"/>
                        <w:left w:val="none" w:sz="0" w:space="0" w:color="auto"/>
                        <w:bottom w:val="none" w:sz="0" w:space="0" w:color="auto"/>
                        <w:right w:val="none" w:sz="0" w:space="0" w:color="auto"/>
                      </w:divBdr>
                    </w:div>
                    <w:div w:id="1107045807">
                      <w:marLeft w:val="0"/>
                      <w:marRight w:val="0"/>
                      <w:marTop w:val="0"/>
                      <w:marBottom w:val="0"/>
                      <w:divBdr>
                        <w:top w:val="none" w:sz="0" w:space="0" w:color="auto"/>
                        <w:left w:val="none" w:sz="0" w:space="0" w:color="auto"/>
                        <w:bottom w:val="none" w:sz="0" w:space="0" w:color="auto"/>
                        <w:right w:val="none" w:sz="0" w:space="0" w:color="auto"/>
                      </w:divBdr>
                    </w:div>
                    <w:div w:id="609628596">
                      <w:marLeft w:val="0"/>
                      <w:marRight w:val="0"/>
                      <w:marTop w:val="0"/>
                      <w:marBottom w:val="0"/>
                      <w:divBdr>
                        <w:top w:val="none" w:sz="0" w:space="0" w:color="auto"/>
                        <w:left w:val="none" w:sz="0" w:space="0" w:color="auto"/>
                        <w:bottom w:val="none" w:sz="0" w:space="0" w:color="auto"/>
                        <w:right w:val="none" w:sz="0" w:space="0" w:color="auto"/>
                      </w:divBdr>
                    </w:div>
                    <w:div w:id="1468401502">
                      <w:marLeft w:val="0"/>
                      <w:marRight w:val="0"/>
                      <w:marTop w:val="0"/>
                      <w:marBottom w:val="0"/>
                      <w:divBdr>
                        <w:top w:val="none" w:sz="0" w:space="0" w:color="auto"/>
                        <w:left w:val="none" w:sz="0" w:space="0" w:color="auto"/>
                        <w:bottom w:val="none" w:sz="0" w:space="0" w:color="auto"/>
                        <w:right w:val="none" w:sz="0" w:space="0" w:color="auto"/>
                      </w:divBdr>
                    </w:div>
                    <w:div w:id="406267980">
                      <w:marLeft w:val="0"/>
                      <w:marRight w:val="0"/>
                      <w:marTop w:val="0"/>
                      <w:marBottom w:val="0"/>
                      <w:divBdr>
                        <w:top w:val="none" w:sz="0" w:space="0" w:color="auto"/>
                        <w:left w:val="none" w:sz="0" w:space="0" w:color="auto"/>
                        <w:bottom w:val="none" w:sz="0" w:space="0" w:color="auto"/>
                        <w:right w:val="none" w:sz="0" w:space="0" w:color="auto"/>
                      </w:divBdr>
                    </w:div>
                    <w:div w:id="150366538">
                      <w:marLeft w:val="0"/>
                      <w:marRight w:val="0"/>
                      <w:marTop w:val="0"/>
                      <w:marBottom w:val="0"/>
                      <w:divBdr>
                        <w:top w:val="none" w:sz="0" w:space="0" w:color="auto"/>
                        <w:left w:val="none" w:sz="0" w:space="0" w:color="auto"/>
                        <w:bottom w:val="none" w:sz="0" w:space="0" w:color="auto"/>
                        <w:right w:val="none" w:sz="0" w:space="0" w:color="auto"/>
                      </w:divBdr>
                    </w:div>
                    <w:div w:id="1443961744">
                      <w:marLeft w:val="0"/>
                      <w:marRight w:val="0"/>
                      <w:marTop w:val="0"/>
                      <w:marBottom w:val="0"/>
                      <w:divBdr>
                        <w:top w:val="none" w:sz="0" w:space="0" w:color="auto"/>
                        <w:left w:val="none" w:sz="0" w:space="0" w:color="auto"/>
                        <w:bottom w:val="none" w:sz="0" w:space="0" w:color="auto"/>
                        <w:right w:val="none" w:sz="0" w:space="0" w:color="auto"/>
                      </w:divBdr>
                    </w:div>
                    <w:div w:id="1775203072">
                      <w:marLeft w:val="0"/>
                      <w:marRight w:val="0"/>
                      <w:marTop w:val="0"/>
                      <w:marBottom w:val="0"/>
                      <w:divBdr>
                        <w:top w:val="none" w:sz="0" w:space="0" w:color="auto"/>
                        <w:left w:val="none" w:sz="0" w:space="0" w:color="auto"/>
                        <w:bottom w:val="none" w:sz="0" w:space="0" w:color="auto"/>
                        <w:right w:val="none" w:sz="0" w:space="0" w:color="auto"/>
                      </w:divBdr>
                    </w:div>
                    <w:div w:id="2041933998">
                      <w:marLeft w:val="0"/>
                      <w:marRight w:val="0"/>
                      <w:marTop w:val="0"/>
                      <w:marBottom w:val="0"/>
                      <w:divBdr>
                        <w:top w:val="none" w:sz="0" w:space="0" w:color="auto"/>
                        <w:left w:val="none" w:sz="0" w:space="0" w:color="auto"/>
                        <w:bottom w:val="none" w:sz="0" w:space="0" w:color="auto"/>
                        <w:right w:val="none" w:sz="0" w:space="0" w:color="auto"/>
                      </w:divBdr>
                    </w:div>
                    <w:div w:id="2026711161">
                      <w:marLeft w:val="0"/>
                      <w:marRight w:val="0"/>
                      <w:marTop w:val="0"/>
                      <w:marBottom w:val="0"/>
                      <w:divBdr>
                        <w:top w:val="none" w:sz="0" w:space="0" w:color="auto"/>
                        <w:left w:val="none" w:sz="0" w:space="0" w:color="auto"/>
                        <w:bottom w:val="none" w:sz="0" w:space="0" w:color="auto"/>
                        <w:right w:val="none" w:sz="0" w:space="0" w:color="auto"/>
                      </w:divBdr>
                    </w:div>
                    <w:div w:id="809447277">
                      <w:marLeft w:val="0"/>
                      <w:marRight w:val="0"/>
                      <w:marTop w:val="0"/>
                      <w:marBottom w:val="0"/>
                      <w:divBdr>
                        <w:top w:val="none" w:sz="0" w:space="0" w:color="auto"/>
                        <w:left w:val="none" w:sz="0" w:space="0" w:color="auto"/>
                        <w:bottom w:val="none" w:sz="0" w:space="0" w:color="auto"/>
                        <w:right w:val="none" w:sz="0" w:space="0" w:color="auto"/>
                      </w:divBdr>
                    </w:div>
                    <w:div w:id="36400001">
                      <w:marLeft w:val="0"/>
                      <w:marRight w:val="0"/>
                      <w:marTop w:val="0"/>
                      <w:marBottom w:val="0"/>
                      <w:divBdr>
                        <w:top w:val="none" w:sz="0" w:space="0" w:color="auto"/>
                        <w:left w:val="none" w:sz="0" w:space="0" w:color="auto"/>
                        <w:bottom w:val="none" w:sz="0" w:space="0" w:color="auto"/>
                        <w:right w:val="none" w:sz="0" w:space="0" w:color="auto"/>
                      </w:divBdr>
                    </w:div>
                    <w:div w:id="1232540892">
                      <w:marLeft w:val="0"/>
                      <w:marRight w:val="0"/>
                      <w:marTop w:val="0"/>
                      <w:marBottom w:val="0"/>
                      <w:divBdr>
                        <w:top w:val="none" w:sz="0" w:space="0" w:color="auto"/>
                        <w:left w:val="none" w:sz="0" w:space="0" w:color="auto"/>
                        <w:bottom w:val="none" w:sz="0" w:space="0" w:color="auto"/>
                        <w:right w:val="none" w:sz="0" w:space="0" w:color="auto"/>
                      </w:divBdr>
                    </w:div>
                    <w:div w:id="1166631397">
                      <w:marLeft w:val="0"/>
                      <w:marRight w:val="0"/>
                      <w:marTop w:val="0"/>
                      <w:marBottom w:val="0"/>
                      <w:divBdr>
                        <w:top w:val="none" w:sz="0" w:space="0" w:color="auto"/>
                        <w:left w:val="none" w:sz="0" w:space="0" w:color="auto"/>
                        <w:bottom w:val="none" w:sz="0" w:space="0" w:color="auto"/>
                        <w:right w:val="none" w:sz="0" w:space="0" w:color="auto"/>
                      </w:divBdr>
                    </w:div>
                    <w:div w:id="1179731698">
                      <w:marLeft w:val="0"/>
                      <w:marRight w:val="0"/>
                      <w:marTop w:val="0"/>
                      <w:marBottom w:val="0"/>
                      <w:divBdr>
                        <w:top w:val="none" w:sz="0" w:space="0" w:color="auto"/>
                        <w:left w:val="none" w:sz="0" w:space="0" w:color="auto"/>
                        <w:bottom w:val="none" w:sz="0" w:space="0" w:color="auto"/>
                        <w:right w:val="none" w:sz="0" w:space="0" w:color="auto"/>
                      </w:divBdr>
                    </w:div>
                    <w:div w:id="1267932698">
                      <w:marLeft w:val="0"/>
                      <w:marRight w:val="0"/>
                      <w:marTop w:val="0"/>
                      <w:marBottom w:val="0"/>
                      <w:divBdr>
                        <w:top w:val="none" w:sz="0" w:space="0" w:color="auto"/>
                        <w:left w:val="none" w:sz="0" w:space="0" w:color="auto"/>
                        <w:bottom w:val="none" w:sz="0" w:space="0" w:color="auto"/>
                        <w:right w:val="none" w:sz="0" w:space="0" w:color="auto"/>
                      </w:divBdr>
                    </w:div>
                    <w:div w:id="1856963049">
                      <w:marLeft w:val="0"/>
                      <w:marRight w:val="0"/>
                      <w:marTop w:val="0"/>
                      <w:marBottom w:val="0"/>
                      <w:divBdr>
                        <w:top w:val="none" w:sz="0" w:space="0" w:color="auto"/>
                        <w:left w:val="none" w:sz="0" w:space="0" w:color="auto"/>
                        <w:bottom w:val="none" w:sz="0" w:space="0" w:color="auto"/>
                        <w:right w:val="none" w:sz="0" w:space="0" w:color="auto"/>
                      </w:divBdr>
                    </w:div>
                    <w:div w:id="1053697267">
                      <w:marLeft w:val="0"/>
                      <w:marRight w:val="0"/>
                      <w:marTop w:val="0"/>
                      <w:marBottom w:val="0"/>
                      <w:divBdr>
                        <w:top w:val="none" w:sz="0" w:space="0" w:color="auto"/>
                        <w:left w:val="none" w:sz="0" w:space="0" w:color="auto"/>
                        <w:bottom w:val="none" w:sz="0" w:space="0" w:color="auto"/>
                        <w:right w:val="none" w:sz="0" w:space="0" w:color="auto"/>
                      </w:divBdr>
                    </w:div>
                    <w:div w:id="193470486">
                      <w:marLeft w:val="0"/>
                      <w:marRight w:val="0"/>
                      <w:marTop w:val="0"/>
                      <w:marBottom w:val="0"/>
                      <w:divBdr>
                        <w:top w:val="none" w:sz="0" w:space="0" w:color="auto"/>
                        <w:left w:val="none" w:sz="0" w:space="0" w:color="auto"/>
                        <w:bottom w:val="none" w:sz="0" w:space="0" w:color="auto"/>
                        <w:right w:val="none" w:sz="0" w:space="0" w:color="auto"/>
                      </w:divBdr>
                    </w:div>
                    <w:div w:id="2140368224">
                      <w:marLeft w:val="0"/>
                      <w:marRight w:val="0"/>
                      <w:marTop w:val="0"/>
                      <w:marBottom w:val="0"/>
                      <w:divBdr>
                        <w:top w:val="none" w:sz="0" w:space="0" w:color="auto"/>
                        <w:left w:val="none" w:sz="0" w:space="0" w:color="auto"/>
                        <w:bottom w:val="none" w:sz="0" w:space="0" w:color="auto"/>
                        <w:right w:val="none" w:sz="0" w:space="0" w:color="auto"/>
                      </w:divBdr>
                    </w:div>
                    <w:div w:id="574320704">
                      <w:marLeft w:val="0"/>
                      <w:marRight w:val="0"/>
                      <w:marTop w:val="0"/>
                      <w:marBottom w:val="0"/>
                      <w:divBdr>
                        <w:top w:val="none" w:sz="0" w:space="0" w:color="auto"/>
                        <w:left w:val="none" w:sz="0" w:space="0" w:color="auto"/>
                        <w:bottom w:val="none" w:sz="0" w:space="0" w:color="auto"/>
                        <w:right w:val="none" w:sz="0" w:space="0" w:color="auto"/>
                      </w:divBdr>
                    </w:div>
                    <w:div w:id="1632201942">
                      <w:marLeft w:val="0"/>
                      <w:marRight w:val="0"/>
                      <w:marTop w:val="0"/>
                      <w:marBottom w:val="0"/>
                      <w:divBdr>
                        <w:top w:val="none" w:sz="0" w:space="0" w:color="auto"/>
                        <w:left w:val="none" w:sz="0" w:space="0" w:color="auto"/>
                        <w:bottom w:val="none" w:sz="0" w:space="0" w:color="auto"/>
                        <w:right w:val="none" w:sz="0" w:space="0" w:color="auto"/>
                      </w:divBdr>
                    </w:div>
                    <w:div w:id="1671567945">
                      <w:marLeft w:val="0"/>
                      <w:marRight w:val="0"/>
                      <w:marTop w:val="0"/>
                      <w:marBottom w:val="0"/>
                      <w:divBdr>
                        <w:top w:val="none" w:sz="0" w:space="0" w:color="auto"/>
                        <w:left w:val="none" w:sz="0" w:space="0" w:color="auto"/>
                        <w:bottom w:val="none" w:sz="0" w:space="0" w:color="auto"/>
                        <w:right w:val="none" w:sz="0" w:space="0" w:color="auto"/>
                      </w:divBdr>
                    </w:div>
                    <w:div w:id="1679773619">
                      <w:marLeft w:val="0"/>
                      <w:marRight w:val="0"/>
                      <w:marTop w:val="0"/>
                      <w:marBottom w:val="0"/>
                      <w:divBdr>
                        <w:top w:val="none" w:sz="0" w:space="0" w:color="auto"/>
                        <w:left w:val="none" w:sz="0" w:space="0" w:color="auto"/>
                        <w:bottom w:val="none" w:sz="0" w:space="0" w:color="auto"/>
                        <w:right w:val="none" w:sz="0" w:space="0" w:color="auto"/>
                      </w:divBdr>
                    </w:div>
                    <w:div w:id="507019176">
                      <w:marLeft w:val="0"/>
                      <w:marRight w:val="0"/>
                      <w:marTop w:val="0"/>
                      <w:marBottom w:val="0"/>
                      <w:divBdr>
                        <w:top w:val="none" w:sz="0" w:space="0" w:color="auto"/>
                        <w:left w:val="none" w:sz="0" w:space="0" w:color="auto"/>
                        <w:bottom w:val="none" w:sz="0" w:space="0" w:color="auto"/>
                        <w:right w:val="none" w:sz="0" w:space="0" w:color="auto"/>
                      </w:divBdr>
                    </w:div>
                    <w:div w:id="121966454">
                      <w:marLeft w:val="0"/>
                      <w:marRight w:val="0"/>
                      <w:marTop w:val="0"/>
                      <w:marBottom w:val="0"/>
                      <w:divBdr>
                        <w:top w:val="none" w:sz="0" w:space="0" w:color="auto"/>
                        <w:left w:val="none" w:sz="0" w:space="0" w:color="auto"/>
                        <w:bottom w:val="none" w:sz="0" w:space="0" w:color="auto"/>
                        <w:right w:val="none" w:sz="0" w:space="0" w:color="auto"/>
                      </w:divBdr>
                    </w:div>
                    <w:div w:id="784538660">
                      <w:marLeft w:val="0"/>
                      <w:marRight w:val="0"/>
                      <w:marTop w:val="0"/>
                      <w:marBottom w:val="0"/>
                      <w:divBdr>
                        <w:top w:val="none" w:sz="0" w:space="0" w:color="auto"/>
                        <w:left w:val="none" w:sz="0" w:space="0" w:color="auto"/>
                        <w:bottom w:val="none" w:sz="0" w:space="0" w:color="auto"/>
                        <w:right w:val="none" w:sz="0" w:space="0" w:color="auto"/>
                      </w:divBdr>
                    </w:div>
                    <w:div w:id="691304150">
                      <w:marLeft w:val="0"/>
                      <w:marRight w:val="0"/>
                      <w:marTop w:val="0"/>
                      <w:marBottom w:val="0"/>
                      <w:divBdr>
                        <w:top w:val="none" w:sz="0" w:space="0" w:color="auto"/>
                        <w:left w:val="none" w:sz="0" w:space="0" w:color="auto"/>
                        <w:bottom w:val="none" w:sz="0" w:space="0" w:color="auto"/>
                        <w:right w:val="none" w:sz="0" w:space="0" w:color="auto"/>
                      </w:divBdr>
                    </w:div>
                    <w:div w:id="363487374">
                      <w:marLeft w:val="0"/>
                      <w:marRight w:val="0"/>
                      <w:marTop w:val="0"/>
                      <w:marBottom w:val="0"/>
                      <w:divBdr>
                        <w:top w:val="none" w:sz="0" w:space="0" w:color="auto"/>
                        <w:left w:val="none" w:sz="0" w:space="0" w:color="auto"/>
                        <w:bottom w:val="none" w:sz="0" w:space="0" w:color="auto"/>
                        <w:right w:val="none" w:sz="0" w:space="0" w:color="auto"/>
                      </w:divBdr>
                    </w:div>
                    <w:div w:id="1034499323">
                      <w:marLeft w:val="0"/>
                      <w:marRight w:val="0"/>
                      <w:marTop w:val="0"/>
                      <w:marBottom w:val="0"/>
                      <w:divBdr>
                        <w:top w:val="none" w:sz="0" w:space="0" w:color="auto"/>
                        <w:left w:val="none" w:sz="0" w:space="0" w:color="auto"/>
                        <w:bottom w:val="none" w:sz="0" w:space="0" w:color="auto"/>
                        <w:right w:val="none" w:sz="0" w:space="0" w:color="auto"/>
                      </w:divBdr>
                    </w:div>
                    <w:div w:id="684137867">
                      <w:marLeft w:val="0"/>
                      <w:marRight w:val="0"/>
                      <w:marTop w:val="0"/>
                      <w:marBottom w:val="0"/>
                      <w:divBdr>
                        <w:top w:val="none" w:sz="0" w:space="0" w:color="auto"/>
                        <w:left w:val="none" w:sz="0" w:space="0" w:color="auto"/>
                        <w:bottom w:val="none" w:sz="0" w:space="0" w:color="auto"/>
                        <w:right w:val="none" w:sz="0" w:space="0" w:color="auto"/>
                      </w:divBdr>
                    </w:div>
                    <w:div w:id="1705981269">
                      <w:marLeft w:val="0"/>
                      <w:marRight w:val="0"/>
                      <w:marTop w:val="0"/>
                      <w:marBottom w:val="0"/>
                      <w:divBdr>
                        <w:top w:val="none" w:sz="0" w:space="0" w:color="auto"/>
                        <w:left w:val="none" w:sz="0" w:space="0" w:color="auto"/>
                        <w:bottom w:val="none" w:sz="0" w:space="0" w:color="auto"/>
                        <w:right w:val="none" w:sz="0" w:space="0" w:color="auto"/>
                      </w:divBdr>
                    </w:div>
                    <w:div w:id="368576833">
                      <w:marLeft w:val="0"/>
                      <w:marRight w:val="0"/>
                      <w:marTop w:val="0"/>
                      <w:marBottom w:val="0"/>
                      <w:divBdr>
                        <w:top w:val="none" w:sz="0" w:space="0" w:color="auto"/>
                        <w:left w:val="none" w:sz="0" w:space="0" w:color="auto"/>
                        <w:bottom w:val="none" w:sz="0" w:space="0" w:color="auto"/>
                        <w:right w:val="none" w:sz="0" w:space="0" w:color="auto"/>
                      </w:divBdr>
                    </w:div>
                    <w:div w:id="312831208">
                      <w:marLeft w:val="0"/>
                      <w:marRight w:val="0"/>
                      <w:marTop w:val="0"/>
                      <w:marBottom w:val="0"/>
                      <w:divBdr>
                        <w:top w:val="none" w:sz="0" w:space="0" w:color="auto"/>
                        <w:left w:val="none" w:sz="0" w:space="0" w:color="auto"/>
                        <w:bottom w:val="none" w:sz="0" w:space="0" w:color="auto"/>
                        <w:right w:val="none" w:sz="0" w:space="0" w:color="auto"/>
                      </w:divBdr>
                    </w:div>
                    <w:div w:id="551619199">
                      <w:marLeft w:val="0"/>
                      <w:marRight w:val="0"/>
                      <w:marTop w:val="0"/>
                      <w:marBottom w:val="0"/>
                      <w:divBdr>
                        <w:top w:val="none" w:sz="0" w:space="0" w:color="auto"/>
                        <w:left w:val="none" w:sz="0" w:space="0" w:color="auto"/>
                        <w:bottom w:val="none" w:sz="0" w:space="0" w:color="auto"/>
                        <w:right w:val="none" w:sz="0" w:space="0" w:color="auto"/>
                      </w:divBdr>
                    </w:div>
                    <w:div w:id="844124498">
                      <w:marLeft w:val="0"/>
                      <w:marRight w:val="0"/>
                      <w:marTop w:val="0"/>
                      <w:marBottom w:val="0"/>
                      <w:divBdr>
                        <w:top w:val="none" w:sz="0" w:space="0" w:color="auto"/>
                        <w:left w:val="none" w:sz="0" w:space="0" w:color="auto"/>
                        <w:bottom w:val="none" w:sz="0" w:space="0" w:color="auto"/>
                        <w:right w:val="none" w:sz="0" w:space="0" w:color="auto"/>
                      </w:divBdr>
                    </w:div>
                    <w:div w:id="1735348799">
                      <w:marLeft w:val="0"/>
                      <w:marRight w:val="0"/>
                      <w:marTop w:val="0"/>
                      <w:marBottom w:val="0"/>
                      <w:divBdr>
                        <w:top w:val="none" w:sz="0" w:space="0" w:color="auto"/>
                        <w:left w:val="none" w:sz="0" w:space="0" w:color="auto"/>
                        <w:bottom w:val="none" w:sz="0" w:space="0" w:color="auto"/>
                        <w:right w:val="none" w:sz="0" w:space="0" w:color="auto"/>
                      </w:divBdr>
                    </w:div>
                    <w:div w:id="1314262593">
                      <w:marLeft w:val="0"/>
                      <w:marRight w:val="0"/>
                      <w:marTop w:val="0"/>
                      <w:marBottom w:val="0"/>
                      <w:divBdr>
                        <w:top w:val="none" w:sz="0" w:space="0" w:color="auto"/>
                        <w:left w:val="none" w:sz="0" w:space="0" w:color="auto"/>
                        <w:bottom w:val="none" w:sz="0" w:space="0" w:color="auto"/>
                        <w:right w:val="none" w:sz="0" w:space="0" w:color="auto"/>
                      </w:divBdr>
                    </w:div>
                    <w:div w:id="1803158300">
                      <w:marLeft w:val="0"/>
                      <w:marRight w:val="0"/>
                      <w:marTop w:val="0"/>
                      <w:marBottom w:val="0"/>
                      <w:divBdr>
                        <w:top w:val="none" w:sz="0" w:space="0" w:color="auto"/>
                        <w:left w:val="none" w:sz="0" w:space="0" w:color="auto"/>
                        <w:bottom w:val="none" w:sz="0" w:space="0" w:color="auto"/>
                        <w:right w:val="none" w:sz="0" w:space="0" w:color="auto"/>
                      </w:divBdr>
                    </w:div>
                    <w:div w:id="1673265183">
                      <w:marLeft w:val="0"/>
                      <w:marRight w:val="0"/>
                      <w:marTop w:val="0"/>
                      <w:marBottom w:val="0"/>
                      <w:divBdr>
                        <w:top w:val="none" w:sz="0" w:space="0" w:color="auto"/>
                        <w:left w:val="none" w:sz="0" w:space="0" w:color="auto"/>
                        <w:bottom w:val="none" w:sz="0" w:space="0" w:color="auto"/>
                        <w:right w:val="none" w:sz="0" w:space="0" w:color="auto"/>
                      </w:divBdr>
                    </w:div>
                    <w:div w:id="1016613012">
                      <w:marLeft w:val="0"/>
                      <w:marRight w:val="0"/>
                      <w:marTop w:val="0"/>
                      <w:marBottom w:val="0"/>
                      <w:divBdr>
                        <w:top w:val="none" w:sz="0" w:space="0" w:color="auto"/>
                        <w:left w:val="none" w:sz="0" w:space="0" w:color="auto"/>
                        <w:bottom w:val="none" w:sz="0" w:space="0" w:color="auto"/>
                        <w:right w:val="none" w:sz="0" w:space="0" w:color="auto"/>
                      </w:divBdr>
                    </w:div>
                    <w:div w:id="36007020">
                      <w:marLeft w:val="0"/>
                      <w:marRight w:val="0"/>
                      <w:marTop w:val="0"/>
                      <w:marBottom w:val="0"/>
                      <w:divBdr>
                        <w:top w:val="none" w:sz="0" w:space="0" w:color="auto"/>
                        <w:left w:val="none" w:sz="0" w:space="0" w:color="auto"/>
                        <w:bottom w:val="none" w:sz="0" w:space="0" w:color="auto"/>
                        <w:right w:val="none" w:sz="0" w:space="0" w:color="auto"/>
                      </w:divBdr>
                    </w:div>
                    <w:div w:id="225072961">
                      <w:marLeft w:val="0"/>
                      <w:marRight w:val="0"/>
                      <w:marTop w:val="0"/>
                      <w:marBottom w:val="0"/>
                      <w:divBdr>
                        <w:top w:val="none" w:sz="0" w:space="0" w:color="auto"/>
                        <w:left w:val="none" w:sz="0" w:space="0" w:color="auto"/>
                        <w:bottom w:val="none" w:sz="0" w:space="0" w:color="auto"/>
                        <w:right w:val="none" w:sz="0" w:space="0" w:color="auto"/>
                      </w:divBdr>
                    </w:div>
                    <w:div w:id="221334974">
                      <w:marLeft w:val="0"/>
                      <w:marRight w:val="0"/>
                      <w:marTop w:val="0"/>
                      <w:marBottom w:val="0"/>
                      <w:divBdr>
                        <w:top w:val="none" w:sz="0" w:space="0" w:color="auto"/>
                        <w:left w:val="none" w:sz="0" w:space="0" w:color="auto"/>
                        <w:bottom w:val="none" w:sz="0" w:space="0" w:color="auto"/>
                        <w:right w:val="none" w:sz="0" w:space="0" w:color="auto"/>
                      </w:divBdr>
                    </w:div>
                    <w:div w:id="434062184">
                      <w:marLeft w:val="0"/>
                      <w:marRight w:val="0"/>
                      <w:marTop w:val="0"/>
                      <w:marBottom w:val="0"/>
                      <w:divBdr>
                        <w:top w:val="none" w:sz="0" w:space="0" w:color="auto"/>
                        <w:left w:val="none" w:sz="0" w:space="0" w:color="auto"/>
                        <w:bottom w:val="none" w:sz="0" w:space="0" w:color="auto"/>
                        <w:right w:val="none" w:sz="0" w:space="0" w:color="auto"/>
                      </w:divBdr>
                    </w:div>
                    <w:div w:id="10494692">
                      <w:marLeft w:val="0"/>
                      <w:marRight w:val="0"/>
                      <w:marTop w:val="0"/>
                      <w:marBottom w:val="0"/>
                      <w:divBdr>
                        <w:top w:val="none" w:sz="0" w:space="0" w:color="auto"/>
                        <w:left w:val="none" w:sz="0" w:space="0" w:color="auto"/>
                        <w:bottom w:val="none" w:sz="0" w:space="0" w:color="auto"/>
                        <w:right w:val="none" w:sz="0" w:space="0" w:color="auto"/>
                      </w:divBdr>
                    </w:div>
                    <w:div w:id="265965776">
                      <w:marLeft w:val="0"/>
                      <w:marRight w:val="0"/>
                      <w:marTop w:val="0"/>
                      <w:marBottom w:val="0"/>
                      <w:divBdr>
                        <w:top w:val="none" w:sz="0" w:space="0" w:color="auto"/>
                        <w:left w:val="none" w:sz="0" w:space="0" w:color="auto"/>
                        <w:bottom w:val="none" w:sz="0" w:space="0" w:color="auto"/>
                        <w:right w:val="none" w:sz="0" w:space="0" w:color="auto"/>
                      </w:divBdr>
                    </w:div>
                    <w:div w:id="1601915386">
                      <w:marLeft w:val="0"/>
                      <w:marRight w:val="0"/>
                      <w:marTop w:val="0"/>
                      <w:marBottom w:val="0"/>
                      <w:divBdr>
                        <w:top w:val="none" w:sz="0" w:space="0" w:color="auto"/>
                        <w:left w:val="none" w:sz="0" w:space="0" w:color="auto"/>
                        <w:bottom w:val="none" w:sz="0" w:space="0" w:color="auto"/>
                        <w:right w:val="none" w:sz="0" w:space="0" w:color="auto"/>
                      </w:divBdr>
                    </w:div>
                    <w:div w:id="728305532">
                      <w:marLeft w:val="0"/>
                      <w:marRight w:val="0"/>
                      <w:marTop w:val="0"/>
                      <w:marBottom w:val="0"/>
                      <w:divBdr>
                        <w:top w:val="none" w:sz="0" w:space="0" w:color="auto"/>
                        <w:left w:val="none" w:sz="0" w:space="0" w:color="auto"/>
                        <w:bottom w:val="none" w:sz="0" w:space="0" w:color="auto"/>
                        <w:right w:val="none" w:sz="0" w:space="0" w:color="auto"/>
                      </w:divBdr>
                    </w:div>
                    <w:div w:id="229579608">
                      <w:marLeft w:val="0"/>
                      <w:marRight w:val="0"/>
                      <w:marTop w:val="0"/>
                      <w:marBottom w:val="0"/>
                      <w:divBdr>
                        <w:top w:val="none" w:sz="0" w:space="0" w:color="auto"/>
                        <w:left w:val="none" w:sz="0" w:space="0" w:color="auto"/>
                        <w:bottom w:val="none" w:sz="0" w:space="0" w:color="auto"/>
                        <w:right w:val="none" w:sz="0" w:space="0" w:color="auto"/>
                      </w:divBdr>
                    </w:div>
                    <w:div w:id="373430355">
                      <w:marLeft w:val="0"/>
                      <w:marRight w:val="0"/>
                      <w:marTop w:val="0"/>
                      <w:marBottom w:val="0"/>
                      <w:divBdr>
                        <w:top w:val="none" w:sz="0" w:space="0" w:color="auto"/>
                        <w:left w:val="none" w:sz="0" w:space="0" w:color="auto"/>
                        <w:bottom w:val="none" w:sz="0" w:space="0" w:color="auto"/>
                        <w:right w:val="none" w:sz="0" w:space="0" w:color="auto"/>
                      </w:divBdr>
                    </w:div>
                    <w:div w:id="656540823">
                      <w:marLeft w:val="0"/>
                      <w:marRight w:val="0"/>
                      <w:marTop w:val="0"/>
                      <w:marBottom w:val="0"/>
                      <w:divBdr>
                        <w:top w:val="none" w:sz="0" w:space="0" w:color="auto"/>
                        <w:left w:val="none" w:sz="0" w:space="0" w:color="auto"/>
                        <w:bottom w:val="none" w:sz="0" w:space="0" w:color="auto"/>
                        <w:right w:val="none" w:sz="0" w:space="0" w:color="auto"/>
                      </w:divBdr>
                    </w:div>
                    <w:div w:id="415784165">
                      <w:marLeft w:val="0"/>
                      <w:marRight w:val="0"/>
                      <w:marTop w:val="0"/>
                      <w:marBottom w:val="0"/>
                      <w:divBdr>
                        <w:top w:val="none" w:sz="0" w:space="0" w:color="auto"/>
                        <w:left w:val="none" w:sz="0" w:space="0" w:color="auto"/>
                        <w:bottom w:val="none" w:sz="0" w:space="0" w:color="auto"/>
                        <w:right w:val="none" w:sz="0" w:space="0" w:color="auto"/>
                      </w:divBdr>
                    </w:div>
                    <w:div w:id="1468741190">
                      <w:marLeft w:val="0"/>
                      <w:marRight w:val="0"/>
                      <w:marTop w:val="0"/>
                      <w:marBottom w:val="0"/>
                      <w:divBdr>
                        <w:top w:val="none" w:sz="0" w:space="0" w:color="auto"/>
                        <w:left w:val="none" w:sz="0" w:space="0" w:color="auto"/>
                        <w:bottom w:val="none" w:sz="0" w:space="0" w:color="auto"/>
                        <w:right w:val="none" w:sz="0" w:space="0" w:color="auto"/>
                      </w:divBdr>
                    </w:div>
                    <w:div w:id="655769019">
                      <w:marLeft w:val="0"/>
                      <w:marRight w:val="0"/>
                      <w:marTop w:val="0"/>
                      <w:marBottom w:val="0"/>
                      <w:divBdr>
                        <w:top w:val="none" w:sz="0" w:space="0" w:color="auto"/>
                        <w:left w:val="none" w:sz="0" w:space="0" w:color="auto"/>
                        <w:bottom w:val="none" w:sz="0" w:space="0" w:color="auto"/>
                        <w:right w:val="none" w:sz="0" w:space="0" w:color="auto"/>
                      </w:divBdr>
                    </w:div>
                    <w:div w:id="948320093">
                      <w:marLeft w:val="0"/>
                      <w:marRight w:val="0"/>
                      <w:marTop w:val="0"/>
                      <w:marBottom w:val="0"/>
                      <w:divBdr>
                        <w:top w:val="none" w:sz="0" w:space="0" w:color="auto"/>
                        <w:left w:val="none" w:sz="0" w:space="0" w:color="auto"/>
                        <w:bottom w:val="none" w:sz="0" w:space="0" w:color="auto"/>
                        <w:right w:val="none" w:sz="0" w:space="0" w:color="auto"/>
                      </w:divBdr>
                    </w:div>
                    <w:div w:id="206572906">
                      <w:marLeft w:val="0"/>
                      <w:marRight w:val="0"/>
                      <w:marTop w:val="0"/>
                      <w:marBottom w:val="0"/>
                      <w:divBdr>
                        <w:top w:val="none" w:sz="0" w:space="0" w:color="auto"/>
                        <w:left w:val="none" w:sz="0" w:space="0" w:color="auto"/>
                        <w:bottom w:val="none" w:sz="0" w:space="0" w:color="auto"/>
                        <w:right w:val="none" w:sz="0" w:space="0" w:color="auto"/>
                      </w:divBdr>
                    </w:div>
                    <w:div w:id="930971265">
                      <w:marLeft w:val="0"/>
                      <w:marRight w:val="0"/>
                      <w:marTop w:val="0"/>
                      <w:marBottom w:val="0"/>
                      <w:divBdr>
                        <w:top w:val="none" w:sz="0" w:space="0" w:color="auto"/>
                        <w:left w:val="none" w:sz="0" w:space="0" w:color="auto"/>
                        <w:bottom w:val="none" w:sz="0" w:space="0" w:color="auto"/>
                        <w:right w:val="none" w:sz="0" w:space="0" w:color="auto"/>
                      </w:divBdr>
                    </w:div>
                    <w:div w:id="1418943590">
                      <w:marLeft w:val="0"/>
                      <w:marRight w:val="0"/>
                      <w:marTop w:val="0"/>
                      <w:marBottom w:val="0"/>
                      <w:divBdr>
                        <w:top w:val="none" w:sz="0" w:space="0" w:color="auto"/>
                        <w:left w:val="none" w:sz="0" w:space="0" w:color="auto"/>
                        <w:bottom w:val="none" w:sz="0" w:space="0" w:color="auto"/>
                        <w:right w:val="none" w:sz="0" w:space="0" w:color="auto"/>
                      </w:divBdr>
                    </w:div>
                    <w:div w:id="1729330931">
                      <w:marLeft w:val="0"/>
                      <w:marRight w:val="0"/>
                      <w:marTop w:val="0"/>
                      <w:marBottom w:val="0"/>
                      <w:divBdr>
                        <w:top w:val="none" w:sz="0" w:space="0" w:color="auto"/>
                        <w:left w:val="none" w:sz="0" w:space="0" w:color="auto"/>
                        <w:bottom w:val="none" w:sz="0" w:space="0" w:color="auto"/>
                        <w:right w:val="none" w:sz="0" w:space="0" w:color="auto"/>
                      </w:divBdr>
                    </w:div>
                    <w:div w:id="1389835772">
                      <w:marLeft w:val="0"/>
                      <w:marRight w:val="0"/>
                      <w:marTop w:val="0"/>
                      <w:marBottom w:val="0"/>
                      <w:divBdr>
                        <w:top w:val="none" w:sz="0" w:space="0" w:color="auto"/>
                        <w:left w:val="none" w:sz="0" w:space="0" w:color="auto"/>
                        <w:bottom w:val="none" w:sz="0" w:space="0" w:color="auto"/>
                        <w:right w:val="none" w:sz="0" w:space="0" w:color="auto"/>
                      </w:divBdr>
                    </w:div>
                    <w:div w:id="550964058">
                      <w:marLeft w:val="0"/>
                      <w:marRight w:val="0"/>
                      <w:marTop w:val="0"/>
                      <w:marBottom w:val="0"/>
                      <w:divBdr>
                        <w:top w:val="none" w:sz="0" w:space="0" w:color="auto"/>
                        <w:left w:val="none" w:sz="0" w:space="0" w:color="auto"/>
                        <w:bottom w:val="none" w:sz="0" w:space="0" w:color="auto"/>
                        <w:right w:val="none" w:sz="0" w:space="0" w:color="auto"/>
                      </w:divBdr>
                    </w:div>
                    <w:div w:id="241836999">
                      <w:marLeft w:val="0"/>
                      <w:marRight w:val="0"/>
                      <w:marTop w:val="0"/>
                      <w:marBottom w:val="0"/>
                      <w:divBdr>
                        <w:top w:val="none" w:sz="0" w:space="0" w:color="auto"/>
                        <w:left w:val="none" w:sz="0" w:space="0" w:color="auto"/>
                        <w:bottom w:val="none" w:sz="0" w:space="0" w:color="auto"/>
                        <w:right w:val="none" w:sz="0" w:space="0" w:color="auto"/>
                      </w:divBdr>
                    </w:div>
                    <w:div w:id="163280974">
                      <w:marLeft w:val="0"/>
                      <w:marRight w:val="0"/>
                      <w:marTop w:val="0"/>
                      <w:marBottom w:val="0"/>
                      <w:divBdr>
                        <w:top w:val="none" w:sz="0" w:space="0" w:color="auto"/>
                        <w:left w:val="none" w:sz="0" w:space="0" w:color="auto"/>
                        <w:bottom w:val="none" w:sz="0" w:space="0" w:color="auto"/>
                        <w:right w:val="none" w:sz="0" w:space="0" w:color="auto"/>
                      </w:divBdr>
                    </w:div>
                    <w:div w:id="2066175739">
                      <w:marLeft w:val="0"/>
                      <w:marRight w:val="0"/>
                      <w:marTop w:val="0"/>
                      <w:marBottom w:val="0"/>
                      <w:divBdr>
                        <w:top w:val="none" w:sz="0" w:space="0" w:color="auto"/>
                        <w:left w:val="none" w:sz="0" w:space="0" w:color="auto"/>
                        <w:bottom w:val="none" w:sz="0" w:space="0" w:color="auto"/>
                        <w:right w:val="none" w:sz="0" w:space="0" w:color="auto"/>
                      </w:divBdr>
                    </w:div>
                    <w:div w:id="259921043">
                      <w:marLeft w:val="0"/>
                      <w:marRight w:val="0"/>
                      <w:marTop w:val="0"/>
                      <w:marBottom w:val="0"/>
                      <w:divBdr>
                        <w:top w:val="none" w:sz="0" w:space="0" w:color="auto"/>
                        <w:left w:val="none" w:sz="0" w:space="0" w:color="auto"/>
                        <w:bottom w:val="none" w:sz="0" w:space="0" w:color="auto"/>
                        <w:right w:val="none" w:sz="0" w:space="0" w:color="auto"/>
                      </w:divBdr>
                    </w:div>
                    <w:div w:id="1508868012">
                      <w:marLeft w:val="0"/>
                      <w:marRight w:val="0"/>
                      <w:marTop w:val="0"/>
                      <w:marBottom w:val="0"/>
                      <w:divBdr>
                        <w:top w:val="none" w:sz="0" w:space="0" w:color="auto"/>
                        <w:left w:val="none" w:sz="0" w:space="0" w:color="auto"/>
                        <w:bottom w:val="none" w:sz="0" w:space="0" w:color="auto"/>
                        <w:right w:val="none" w:sz="0" w:space="0" w:color="auto"/>
                      </w:divBdr>
                    </w:div>
                    <w:div w:id="303001393">
                      <w:marLeft w:val="0"/>
                      <w:marRight w:val="0"/>
                      <w:marTop w:val="0"/>
                      <w:marBottom w:val="0"/>
                      <w:divBdr>
                        <w:top w:val="none" w:sz="0" w:space="0" w:color="auto"/>
                        <w:left w:val="none" w:sz="0" w:space="0" w:color="auto"/>
                        <w:bottom w:val="none" w:sz="0" w:space="0" w:color="auto"/>
                        <w:right w:val="none" w:sz="0" w:space="0" w:color="auto"/>
                      </w:divBdr>
                    </w:div>
                    <w:div w:id="1323970150">
                      <w:marLeft w:val="0"/>
                      <w:marRight w:val="0"/>
                      <w:marTop w:val="0"/>
                      <w:marBottom w:val="0"/>
                      <w:divBdr>
                        <w:top w:val="none" w:sz="0" w:space="0" w:color="auto"/>
                        <w:left w:val="none" w:sz="0" w:space="0" w:color="auto"/>
                        <w:bottom w:val="none" w:sz="0" w:space="0" w:color="auto"/>
                        <w:right w:val="none" w:sz="0" w:space="0" w:color="auto"/>
                      </w:divBdr>
                    </w:div>
                    <w:div w:id="395782219">
                      <w:marLeft w:val="0"/>
                      <w:marRight w:val="0"/>
                      <w:marTop w:val="0"/>
                      <w:marBottom w:val="0"/>
                      <w:divBdr>
                        <w:top w:val="none" w:sz="0" w:space="0" w:color="auto"/>
                        <w:left w:val="none" w:sz="0" w:space="0" w:color="auto"/>
                        <w:bottom w:val="none" w:sz="0" w:space="0" w:color="auto"/>
                        <w:right w:val="none" w:sz="0" w:space="0" w:color="auto"/>
                      </w:divBdr>
                    </w:div>
                    <w:div w:id="1291595132">
                      <w:marLeft w:val="0"/>
                      <w:marRight w:val="0"/>
                      <w:marTop w:val="0"/>
                      <w:marBottom w:val="0"/>
                      <w:divBdr>
                        <w:top w:val="none" w:sz="0" w:space="0" w:color="auto"/>
                        <w:left w:val="none" w:sz="0" w:space="0" w:color="auto"/>
                        <w:bottom w:val="none" w:sz="0" w:space="0" w:color="auto"/>
                        <w:right w:val="none" w:sz="0" w:space="0" w:color="auto"/>
                      </w:divBdr>
                    </w:div>
                    <w:div w:id="1990674602">
                      <w:marLeft w:val="0"/>
                      <w:marRight w:val="0"/>
                      <w:marTop w:val="0"/>
                      <w:marBottom w:val="0"/>
                      <w:divBdr>
                        <w:top w:val="none" w:sz="0" w:space="0" w:color="auto"/>
                        <w:left w:val="none" w:sz="0" w:space="0" w:color="auto"/>
                        <w:bottom w:val="none" w:sz="0" w:space="0" w:color="auto"/>
                        <w:right w:val="none" w:sz="0" w:space="0" w:color="auto"/>
                      </w:divBdr>
                    </w:div>
                    <w:div w:id="1088308201">
                      <w:marLeft w:val="0"/>
                      <w:marRight w:val="0"/>
                      <w:marTop w:val="0"/>
                      <w:marBottom w:val="0"/>
                      <w:divBdr>
                        <w:top w:val="none" w:sz="0" w:space="0" w:color="auto"/>
                        <w:left w:val="none" w:sz="0" w:space="0" w:color="auto"/>
                        <w:bottom w:val="none" w:sz="0" w:space="0" w:color="auto"/>
                        <w:right w:val="none" w:sz="0" w:space="0" w:color="auto"/>
                      </w:divBdr>
                    </w:div>
                    <w:div w:id="1506558241">
                      <w:marLeft w:val="0"/>
                      <w:marRight w:val="0"/>
                      <w:marTop w:val="0"/>
                      <w:marBottom w:val="0"/>
                      <w:divBdr>
                        <w:top w:val="none" w:sz="0" w:space="0" w:color="auto"/>
                        <w:left w:val="none" w:sz="0" w:space="0" w:color="auto"/>
                        <w:bottom w:val="none" w:sz="0" w:space="0" w:color="auto"/>
                        <w:right w:val="none" w:sz="0" w:space="0" w:color="auto"/>
                      </w:divBdr>
                    </w:div>
                    <w:div w:id="1006640176">
                      <w:marLeft w:val="0"/>
                      <w:marRight w:val="0"/>
                      <w:marTop w:val="0"/>
                      <w:marBottom w:val="0"/>
                      <w:divBdr>
                        <w:top w:val="none" w:sz="0" w:space="0" w:color="auto"/>
                        <w:left w:val="none" w:sz="0" w:space="0" w:color="auto"/>
                        <w:bottom w:val="none" w:sz="0" w:space="0" w:color="auto"/>
                        <w:right w:val="none" w:sz="0" w:space="0" w:color="auto"/>
                      </w:divBdr>
                    </w:div>
                    <w:div w:id="1922136780">
                      <w:marLeft w:val="0"/>
                      <w:marRight w:val="0"/>
                      <w:marTop w:val="0"/>
                      <w:marBottom w:val="0"/>
                      <w:divBdr>
                        <w:top w:val="none" w:sz="0" w:space="0" w:color="auto"/>
                        <w:left w:val="none" w:sz="0" w:space="0" w:color="auto"/>
                        <w:bottom w:val="none" w:sz="0" w:space="0" w:color="auto"/>
                        <w:right w:val="none" w:sz="0" w:space="0" w:color="auto"/>
                      </w:divBdr>
                    </w:div>
                    <w:div w:id="27218091">
                      <w:marLeft w:val="0"/>
                      <w:marRight w:val="0"/>
                      <w:marTop w:val="0"/>
                      <w:marBottom w:val="0"/>
                      <w:divBdr>
                        <w:top w:val="none" w:sz="0" w:space="0" w:color="auto"/>
                        <w:left w:val="none" w:sz="0" w:space="0" w:color="auto"/>
                        <w:bottom w:val="none" w:sz="0" w:space="0" w:color="auto"/>
                        <w:right w:val="none" w:sz="0" w:space="0" w:color="auto"/>
                      </w:divBdr>
                    </w:div>
                    <w:div w:id="1272543384">
                      <w:marLeft w:val="0"/>
                      <w:marRight w:val="0"/>
                      <w:marTop w:val="0"/>
                      <w:marBottom w:val="0"/>
                      <w:divBdr>
                        <w:top w:val="none" w:sz="0" w:space="0" w:color="auto"/>
                        <w:left w:val="none" w:sz="0" w:space="0" w:color="auto"/>
                        <w:bottom w:val="none" w:sz="0" w:space="0" w:color="auto"/>
                        <w:right w:val="none" w:sz="0" w:space="0" w:color="auto"/>
                      </w:divBdr>
                    </w:div>
                    <w:div w:id="2069761470">
                      <w:marLeft w:val="0"/>
                      <w:marRight w:val="0"/>
                      <w:marTop w:val="0"/>
                      <w:marBottom w:val="0"/>
                      <w:divBdr>
                        <w:top w:val="none" w:sz="0" w:space="0" w:color="auto"/>
                        <w:left w:val="none" w:sz="0" w:space="0" w:color="auto"/>
                        <w:bottom w:val="none" w:sz="0" w:space="0" w:color="auto"/>
                        <w:right w:val="none" w:sz="0" w:space="0" w:color="auto"/>
                      </w:divBdr>
                    </w:div>
                    <w:div w:id="1170413375">
                      <w:marLeft w:val="0"/>
                      <w:marRight w:val="0"/>
                      <w:marTop w:val="0"/>
                      <w:marBottom w:val="0"/>
                      <w:divBdr>
                        <w:top w:val="none" w:sz="0" w:space="0" w:color="auto"/>
                        <w:left w:val="none" w:sz="0" w:space="0" w:color="auto"/>
                        <w:bottom w:val="none" w:sz="0" w:space="0" w:color="auto"/>
                        <w:right w:val="none" w:sz="0" w:space="0" w:color="auto"/>
                      </w:divBdr>
                    </w:div>
                    <w:div w:id="1508520372">
                      <w:marLeft w:val="0"/>
                      <w:marRight w:val="0"/>
                      <w:marTop w:val="0"/>
                      <w:marBottom w:val="0"/>
                      <w:divBdr>
                        <w:top w:val="none" w:sz="0" w:space="0" w:color="auto"/>
                        <w:left w:val="none" w:sz="0" w:space="0" w:color="auto"/>
                        <w:bottom w:val="none" w:sz="0" w:space="0" w:color="auto"/>
                        <w:right w:val="none" w:sz="0" w:space="0" w:color="auto"/>
                      </w:divBdr>
                    </w:div>
                    <w:div w:id="1565682521">
                      <w:marLeft w:val="0"/>
                      <w:marRight w:val="0"/>
                      <w:marTop w:val="0"/>
                      <w:marBottom w:val="0"/>
                      <w:divBdr>
                        <w:top w:val="none" w:sz="0" w:space="0" w:color="auto"/>
                        <w:left w:val="none" w:sz="0" w:space="0" w:color="auto"/>
                        <w:bottom w:val="none" w:sz="0" w:space="0" w:color="auto"/>
                        <w:right w:val="none" w:sz="0" w:space="0" w:color="auto"/>
                      </w:divBdr>
                    </w:div>
                    <w:div w:id="1683554689">
                      <w:marLeft w:val="0"/>
                      <w:marRight w:val="0"/>
                      <w:marTop w:val="0"/>
                      <w:marBottom w:val="0"/>
                      <w:divBdr>
                        <w:top w:val="none" w:sz="0" w:space="0" w:color="auto"/>
                        <w:left w:val="none" w:sz="0" w:space="0" w:color="auto"/>
                        <w:bottom w:val="none" w:sz="0" w:space="0" w:color="auto"/>
                        <w:right w:val="none" w:sz="0" w:space="0" w:color="auto"/>
                      </w:divBdr>
                    </w:div>
                    <w:div w:id="1191379646">
                      <w:marLeft w:val="0"/>
                      <w:marRight w:val="0"/>
                      <w:marTop w:val="0"/>
                      <w:marBottom w:val="0"/>
                      <w:divBdr>
                        <w:top w:val="none" w:sz="0" w:space="0" w:color="auto"/>
                        <w:left w:val="none" w:sz="0" w:space="0" w:color="auto"/>
                        <w:bottom w:val="none" w:sz="0" w:space="0" w:color="auto"/>
                        <w:right w:val="none" w:sz="0" w:space="0" w:color="auto"/>
                      </w:divBdr>
                    </w:div>
                    <w:div w:id="888416787">
                      <w:marLeft w:val="0"/>
                      <w:marRight w:val="0"/>
                      <w:marTop w:val="0"/>
                      <w:marBottom w:val="0"/>
                      <w:divBdr>
                        <w:top w:val="none" w:sz="0" w:space="0" w:color="auto"/>
                        <w:left w:val="none" w:sz="0" w:space="0" w:color="auto"/>
                        <w:bottom w:val="none" w:sz="0" w:space="0" w:color="auto"/>
                        <w:right w:val="none" w:sz="0" w:space="0" w:color="auto"/>
                      </w:divBdr>
                    </w:div>
                    <w:div w:id="616720148">
                      <w:marLeft w:val="0"/>
                      <w:marRight w:val="0"/>
                      <w:marTop w:val="0"/>
                      <w:marBottom w:val="0"/>
                      <w:divBdr>
                        <w:top w:val="none" w:sz="0" w:space="0" w:color="auto"/>
                        <w:left w:val="none" w:sz="0" w:space="0" w:color="auto"/>
                        <w:bottom w:val="none" w:sz="0" w:space="0" w:color="auto"/>
                        <w:right w:val="none" w:sz="0" w:space="0" w:color="auto"/>
                      </w:divBdr>
                    </w:div>
                    <w:div w:id="333609871">
                      <w:marLeft w:val="0"/>
                      <w:marRight w:val="0"/>
                      <w:marTop w:val="0"/>
                      <w:marBottom w:val="0"/>
                      <w:divBdr>
                        <w:top w:val="none" w:sz="0" w:space="0" w:color="auto"/>
                        <w:left w:val="none" w:sz="0" w:space="0" w:color="auto"/>
                        <w:bottom w:val="none" w:sz="0" w:space="0" w:color="auto"/>
                        <w:right w:val="none" w:sz="0" w:space="0" w:color="auto"/>
                      </w:divBdr>
                    </w:div>
                    <w:div w:id="1273047593">
                      <w:marLeft w:val="0"/>
                      <w:marRight w:val="0"/>
                      <w:marTop w:val="0"/>
                      <w:marBottom w:val="0"/>
                      <w:divBdr>
                        <w:top w:val="none" w:sz="0" w:space="0" w:color="auto"/>
                        <w:left w:val="none" w:sz="0" w:space="0" w:color="auto"/>
                        <w:bottom w:val="none" w:sz="0" w:space="0" w:color="auto"/>
                        <w:right w:val="none" w:sz="0" w:space="0" w:color="auto"/>
                      </w:divBdr>
                    </w:div>
                    <w:div w:id="65995868">
                      <w:marLeft w:val="0"/>
                      <w:marRight w:val="0"/>
                      <w:marTop w:val="0"/>
                      <w:marBottom w:val="0"/>
                      <w:divBdr>
                        <w:top w:val="none" w:sz="0" w:space="0" w:color="auto"/>
                        <w:left w:val="none" w:sz="0" w:space="0" w:color="auto"/>
                        <w:bottom w:val="none" w:sz="0" w:space="0" w:color="auto"/>
                        <w:right w:val="none" w:sz="0" w:space="0" w:color="auto"/>
                      </w:divBdr>
                    </w:div>
                    <w:div w:id="1252277015">
                      <w:marLeft w:val="0"/>
                      <w:marRight w:val="0"/>
                      <w:marTop w:val="0"/>
                      <w:marBottom w:val="0"/>
                      <w:divBdr>
                        <w:top w:val="none" w:sz="0" w:space="0" w:color="auto"/>
                        <w:left w:val="none" w:sz="0" w:space="0" w:color="auto"/>
                        <w:bottom w:val="none" w:sz="0" w:space="0" w:color="auto"/>
                        <w:right w:val="none" w:sz="0" w:space="0" w:color="auto"/>
                      </w:divBdr>
                    </w:div>
                    <w:div w:id="1975720851">
                      <w:marLeft w:val="0"/>
                      <w:marRight w:val="0"/>
                      <w:marTop w:val="0"/>
                      <w:marBottom w:val="0"/>
                      <w:divBdr>
                        <w:top w:val="none" w:sz="0" w:space="0" w:color="auto"/>
                        <w:left w:val="none" w:sz="0" w:space="0" w:color="auto"/>
                        <w:bottom w:val="none" w:sz="0" w:space="0" w:color="auto"/>
                        <w:right w:val="none" w:sz="0" w:space="0" w:color="auto"/>
                      </w:divBdr>
                    </w:div>
                    <w:div w:id="1566062048">
                      <w:marLeft w:val="0"/>
                      <w:marRight w:val="0"/>
                      <w:marTop w:val="0"/>
                      <w:marBottom w:val="0"/>
                      <w:divBdr>
                        <w:top w:val="none" w:sz="0" w:space="0" w:color="auto"/>
                        <w:left w:val="none" w:sz="0" w:space="0" w:color="auto"/>
                        <w:bottom w:val="none" w:sz="0" w:space="0" w:color="auto"/>
                        <w:right w:val="none" w:sz="0" w:space="0" w:color="auto"/>
                      </w:divBdr>
                    </w:div>
                    <w:div w:id="2005428874">
                      <w:marLeft w:val="0"/>
                      <w:marRight w:val="0"/>
                      <w:marTop w:val="0"/>
                      <w:marBottom w:val="0"/>
                      <w:divBdr>
                        <w:top w:val="none" w:sz="0" w:space="0" w:color="auto"/>
                        <w:left w:val="none" w:sz="0" w:space="0" w:color="auto"/>
                        <w:bottom w:val="none" w:sz="0" w:space="0" w:color="auto"/>
                        <w:right w:val="none" w:sz="0" w:space="0" w:color="auto"/>
                      </w:divBdr>
                    </w:div>
                    <w:div w:id="1689067278">
                      <w:marLeft w:val="0"/>
                      <w:marRight w:val="0"/>
                      <w:marTop w:val="0"/>
                      <w:marBottom w:val="0"/>
                      <w:divBdr>
                        <w:top w:val="none" w:sz="0" w:space="0" w:color="auto"/>
                        <w:left w:val="none" w:sz="0" w:space="0" w:color="auto"/>
                        <w:bottom w:val="none" w:sz="0" w:space="0" w:color="auto"/>
                        <w:right w:val="none" w:sz="0" w:space="0" w:color="auto"/>
                      </w:divBdr>
                    </w:div>
                    <w:div w:id="1835295931">
                      <w:marLeft w:val="0"/>
                      <w:marRight w:val="0"/>
                      <w:marTop w:val="0"/>
                      <w:marBottom w:val="0"/>
                      <w:divBdr>
                        <w:top w:val="none" w:sz="0" w:space="0" w:color="auto"/>
                        <w:left w:val="none" w:sz="0" w:space="0" w:color="auto"/>
                        <w:bottom w:val="none" w:sz="0" w:space="0" w:color="auto"/>
                        <w:right w:val="none" w:sz="0" w:space="0" w:color="auto"/>
                      </w:divBdr>
                    </w:div>
                    <w:div w:id="50618692">
                      <w:marLeft w:val="0"/>
                      <w:marRight w:val="0"/>
                      <w:marTop w:val="0"/>
                      <w:marBottom w:val="0"/>
                      <w:divBdr>
                        <w:top w:val="none" w:sz="0" w:space="0" w:color="auto"/>
                        <w:left w:val="none" w:sz="0" w:space="0" w:color="auto"/>
                        <w:bottom w:val="none" w:sz="0" w:space="0" w:color="auto"/>
                        <w:right w:val="none" w:sz="0" w:space="0" w:color="auto"/>
                      </w:divBdr>
                    </w:div>
                    <w:div w:id="377629507">
                      <w:marLeft w:val="0"/>
                      <w:marRight w:val="0"/>
                      <w:marTop w:val="0"/>
                      <w:marBottom w:val="0"/>
                      <w:divBdr>
                        <w:top w:val="none" w:sz="0" w:space="0" w:color="auto"/>
                        <w:left w:val="none" w:sz="0" w:space="0" w:color="auto"/>
                        <w:bottom w:val="none" w:sz="0" w:space="0" w:color="auto"/>
                        <w:right w:val="none" w:sz="0" w:space="0" w:color="auto"/>
                      </w:divBdr>
                    </w:div>
                    <w:div w:id="947350152">
                      <w:marLeft w:val="0"/>
                      <w:marRight w:val="0"/>
                      <w:marTop w:val="0"/>
                      <w:marBottom w:val="0"/>
                      <w:divBdr>
                        <w:top w:val="none" w:sz="0" w:space="0" w:color="auto"/>
                        <w:left w:val="none" w:sz="0" w:space="0" w:color="auto"/>
                        <w:bottom w:val="none" w:sz="0" w:space="0" w:color="auto"/>
                        <w:right w:val="none" w:sz="0" w:space="0" w:color="auto"/>
                      </w:divBdr>
                    </w:div>
                    <w:div w:id="399249325">
                      <w:marLeft w:val="0"/>
                      <w:marRight w:val="0"/>
                      <w:marTop w:val="0"/>
                      <w:marBottom w:val="0"/>
                      <w:divBdr>
                        <w:top w:val="none" w:sz="0" w:space="0" w:color="auto"/>
                        <w:left w:val="none" w:sz="0" w:space="0" w:color="auto"/>
                        <w:bottom w:val="none" w:sz="0" w:space="0" w:color="auto"/>
                        <w:right w:val="none" w:sz="0" w:space="0" w:color="auto"/>
                      </w:divBdr>
                    </w:div>
                    <w:div w:id="1816100819">
                      <w:marLeft w:val="0"/>
                      <w:marRight w:val="0"/>
                      <w:marTop w:val="0"/>
                      <w:marBottom w:val="0"/>
                      <w:divBdr>
                        <w:top w:val="none" w:sz="0" w:space="0" w:color="auto"/>
                        <w:left w:val="none" w:sz="0" w:space="0" w:color="auto"/>
                        <w:bottom w:val="none" w:sz="0" w:space="0" w:color="auto"/>
                        <w:right w:val="none" w:sz="0" w:space="0" w:color="auto"/>
                      </w:divBdr>
                    </w:div>
                    <w:div w:id="7492742">
                      <w:marLeft w:val="0"/>
                      <w:marRight w:val="0"/>
                      <w:marTop w:val="0"/>
                      <w:marBottom w:val="0"/>
                      <w:divBdr>
                        <w:top w:val="none" w:sz="0" w:space="0" w:color="auto"/>
                        <w:left w:val="none" w:sz="0" w:space="0" w:color="auto"/>
                        <w:bottom w:val="none" w:sz="0" w:space="0" w:color="auto"/>
                        <w:right w:val="none" w:sz="0" w:space="0" w:color="auto"/>
                      </w:divBdr>
                    </w:div>
                    <w:div w:id="1114788424">
                      <w:marLeft w:val="0"/>
                      <w:marRight w:val="0"/>
                      <w:marTop w:val="0"/>
                      <w:marBottom w:val="0"/>
                      <w:divBdr>
                        <w:top w:val="none" w:sz="0" w:space="0" w:color="auto"/>
                        <w:left w:val="none" w:sz="0" w:space="0" w:color="auto"/>
                        <w:bottom w:val="none" w:sz="0" w:space="0" w:color="auto"/>
                        <w:right w:val="none" w:sz="0" w:space="0" w:color="auto"/>
                      </w:divBdr>
                    </w:div>
                    <w:div w:id="1060252206">
                      <w:marLeft w:val="0"/>
                      <w:marRight w:val="0"/>
                      <w:marTop w:val="0"/>
                      <w:marBottom w:val="0"/>
                      <w:divBdr>
                        <w:top w:val="none" w:sz="0" w:space="0" w:color="auto"/>
                        <w:left w:val="none" w:sz="0" w:space="0" w:color="auto"/>
                        <w:bottom w:val="none" w:sz="0" w:space="0" w:color="auto"/>
                        <w:right w:val="none" w:sz="0" w:space="0" w:color="auto"/>
                      </w:divBdr>
                    </w:div>
                    <w:div w:id="811171214">
                      <w:marLeft w:val="0"/>
                      <w:marRight w:val="0"/>
                      <w:marTop w:val="0"/>
                      <w:marBottom w:val="0"/>
                      <w:divBdr>
                        <w:top w:val="none" w:sz="0" w:space="0" w:color="auto"/>
                        <w:left w:val="none" w:sz="0" w:space="0" w:color="auto"/>
                        <w:bottom w:val="none" w:sz="0" w:space="0" w:color="auto"/>
                        <w:right w:val="none" w:sz="0" w:space="0" w:color="auto"/>
                      </w:divBdr>
                    </w:div>
                    <w:div w:id="1322007411">
                      <w:marLeft w:val="0"/>
                      <w:marRight w:val="0"/>
                      <w:marTop w:val="0"/>
                      <w:marBottom w:val="0"/>
                      <w:divBdr>
                        <w:top w:val="none" w:sz="0" w:space="0" w:color="auto"/>
                        <w:left w:val="none" w:sz="0" w:space="0" w:color="auto"/>
                        <w:bottom w:val="none" w:sz="0" w:space="0" w:color="auto"/>
                        <w:right w:val="none" w:sz="0" w:space="0" w:color="auto"/>
                      </w:divBdr>
                    </w:div>
                    <w:div w:id="1010911525">
                      <w:marLeft w:val="0"/>
                      <w:marRight w:val="0"/>
                      <w:marTop w:val="0"/>
                      <w:marBottom w:val="0"/>
                      <w:divBdr>
                        <w:top w:val="none" w:sz="0" w:space="0" w:color="auto"/>
                        <w:left w:val="none" w:sz="0" w:space="0" w:color="auto"/>
                        <w:bottom w:val="none" w:sz="0" w:space="0" w:color="auto"/>
                        <w:right w:val="none" w:sz="0" w:space="0" w:color="auto"/>
                      </w:divBdr>
                    </w:div>
                    <w:div w:id="1058552244">
                      <w:marLeft w:val="0"/>
                      <w:marRight w:val="0"/>
                      <w:marTop w:val="0"/>
                      <w:marBottom w:val="0"/>
                      <w:divBdr>
                        <w:top w:val="none" w:sz="0" w:space="0" w:color="auto"/>
                        <w:left w:val="none" w:sz="0" w:space="0" w:color="auto"/>
                        <w:bottom w:val="none" w:sz="0" w:space="0" w:color="auto"/>
                        <w:right w:val="none" w:sz="0" w:space="0" w:color="auto"/>
                      </w:divBdr>
                    </w:div>
                    <w:div w:id="1149519685">
                      <w:marLeft w:val="0"/>
                      <w:marRight w:val="0"/>
                      <w:marTop w:val="0"/>
                      <w:marBottom w:val="0"/>
                      <w:divBdr>
                        <w:top w:val="none" w:sz="0" w:space="0" w:color="auto"/>
                        <w:left w:val="none" w:sz="0" w:space="0" w:color="auto"/>
                        <w:bottom w:val="none" w:sz="0" w:space="0" w:color="auto"/>
                        <w:right w:val="none" w:sz="0" w:space="0" w:color="auto"/>
                      </w:divBdr>
                    </w:div>
                    <w:div w:id="1377002790">
                      <w:marLeft w:val="0"/>
                      <w:marRight w:val="0"/>
                      <w:marTop w:val="0"/>
                      <w:marBottom w:val="0"/>
                      <w:divBdr>
                        <w:top w:val="none" w:sz="0" w:space="0" w:color="auto"/>
                        <w:left w:val="none" w:sz="0" w:space="0" w:color="auto"/>
                        <w:bottom w:val="none" w:sz="0" w:space="0" w:color="auto"/>
                        <w:right w:val="none" w:sz="0" w:space="0" w:color="auto"/>
                      </w:divBdr>
                    </w:div>
                    <w:div w:id="131027631">
                      <w:marLeft w:val="0"/>
                      <w:marRight w:val="0"/>
                      <w:marTop w:val="0"/>
                      <w:marBottom w:val="0"/>
                      <w:divBdr>
                        <w:top w:val="none" w:sz="0" w:space="0" w:color="auto"/>
                        <w:left w:val="none" w:sz="0" w:space="0" w:color="auto"/>
                        <w:bottom w:val="none" w:sz="0" w:space="0" w:color="auto"/>
                        <w:right w:val="none" w:sz="0" w:space="0" w:color="auto"/>
                      </w:divBdr>
                    </w:div>
                    <w:div w:id="595942395">
                      <w:marLeft w:val="0"/>
                      <w:marRight w:val="0"/>
                      <w:marTop w:val="0"/>
                      <w:marBottom w:val="0"/>
                      <w:divBdr>
                        <w:top w:val="none" w:sz="0" w:space="0" w:color="auto"/>
                        <w:left w:val="none" w:sz="0" w:space="0" w:color="auto"/>
                        <w:bottom w:val="none" w:sz="0" w:space="0" w:color="auto"/>
                        <w:right w:val="none" w:sz="0" w:space="0" w:color="auto"/>
                      </w:divBdr>
                    </w:div>
                    <w:div w:id="1564027571">
                      <w:marLeft w:val="0"/>
                      <w:marRight w:val="0"/>
                      <w:marTop w:val="0"/>
                      <w:marBottom w:val="0"/>
                      <w:divBdr>
                        <w:top w:val="none" w:sz="0" w:space="0" w:color="auto"/>
                        <w:left w:val="none" w:sz="0" w:space="0" w:color="auto"/>
                        <w:bottom w:val="none" w:sz="0" w:space="0" w:color="auto"/>
                        <w:right w:val="none" w:sz="0" w:space="0" w:color="auto"/>
                      </w:divBdr>
                    </w:div>
                    <w:div w:id="750857704">
                      <w:marLeft w:val="0"/>
                      <w:marRight w:val="0"/>
                      <w:marTop w:val="0"/>
                      <w:marBottom w:val="0"/>
                      <w:divBdr>
                        <w:top w:val="none" w:sz="0" w:space="0" w:color="auto"/>
                        <w:left w:val="none" w:sz="0" w:space="0" w:color="auto"/>
                        <w:bottom w:val="none" w:sz="0" w:space="0" w:color="auto"/>
                        <w:right w:val="none" w:sz="0" w:space="0" w:color="auto"/>
                      </w:divBdr>
                    </w:div>
                    <w:div w:id="872301632">
                      <w:marLeft w:val="0"/>
                      <w:marRight w:val="0"/>
                      <w:marTop w:val="0"/>
                      <w:marBottom w:val="0"/>
                      <w:divBdr>
                        <w:top w:val="none" w:sz="0" w:space="0" w:color="auto"/>
                        <w:left w:val="none" w:sz="0" w:space="0" w:color="auto"/>
                        <w:bottom w:val="none" w:sz="0" w:space="0" w:color="auto"/>
                        <w:right w:val="none" w:sz="0" w:space="0" w:color="auto"/>
                      </w:divBdr>
                    </w:div>
                    <w:div w:id="2045862603">
                      <w:marLeft w:val="0"/>
                      <w:marRight w:val="0"/>
                      <w:marTop w:val="0"/>
                      <w:marBottom w:val="0"/>
                      <w:divBdr>
                        <w:top w:val="none" w:sz="0" w:space="0" w:color="auto"/>
                        <w:left w:val="none" w:sz="0" w:space="0" w:color="auto"/>
                        <w:bottom w:val="none" w:sz="0" w:space="0" w:color="auto"/>
                        <w:right w:val="none" w:sz="0" w:space="0" w:color="auto"/>
                      </w:divBdr>
                    </w:div>
                    <w:div w:id="415253217">
                      <w:marLeft w:val="0"/>
                      <w:marRight w:val="0"/>
                      <w:marTop w:val="0"/>
                      <w:marBottom w:val="0"/>
                      <w:divBdr>
                        <w:top w:val="none" w:sz="0" w:space="0" w:color="auto"/>
                        <w:left w:val="none" w:sz="0" w:space="0" w:color="auto"/>
                        <w:bottom w:val="none" w:sz="0" w:space="0" w:color="auto"/>
                        <w:right w:val="none" w:sz="0" w:space="0" w:color="auto"/>
                      </w:divBdr>
                    </w:div>
                    <w:div w:id="1140340608">
                      <w:marLeft w:val="0"/>
                      <w:marRight w:val="0"/>
                      <w:marTop w:val="0"/>
                      <w:marBottom w:val="0"/>
                      <w:divBdr>
                        <w:top w:val="none" w:sz="0" w:space="0" w:color="auto"/>
                        <w:left w:val="none" w:sz="0" w:space="0" w:color="auto"/>
                        <w:bottom w:val="none" w:sz="0" w:space="0" w:color="auto"/>
                        <w:right w:val="none" w:sz="0" w:space="0" w:color="auto"/>
                      </w:divBdr>
                    </w:div>
                    <w:div w:id="1104694961">
                      <w:marLeft w:val="0"/>
                      <w:marRight w:val="0"/>
                      <w:marTop w:val="0"/>
                      <w:marBottom w:val="0"/>
                      <w:divBdr>
                        <w:top w:val="none" w:sz="0" w:space="0" w:color="auto"/>
                        <w:left w:val="none" w:sz="0" w:space="0" w:color="auto"/>
                        <w:bottom w:val="none" w:sz="0" w:space="0" w:color="auto"/>
                        <w:right w:val="none" w:sz="0" w:space="0" w:color="auto"/>
                      </w:divBdr>
                    </w:div>
                    <w:div w:id="2131312826">
                      <w:marLeft w:val="0"/>
                      <w:marRight w:val="0"/>
                      <w:marTop w:val="0"/>
                      <w:marBottom w:val="0"/>
                      <w:divBdr>
                        <w:top w:val="none" w:sz="0" w:space="0" w:color="auto"/>
                        <w:left w:val="none" w:sz="0" w:space="0" w:color="auto"/>
                        <w:bottom w:val="none" w:sz="0" w:space="0" w:color="auto"/>
                        <w:right w:val="none" w:sz="0" w:space="0" w:color="auto"/>
                      </w:divBdr>
                    </w:div>
                    <w:div w:id="1284144486">
                      <w:marLeft w:val="0"/>
                      <w:marRight w:val="0"/>
                      <w:marTop w:val="0"/>
                      <w:marBottom w:val="0"/>
                      <w:divBdr>
                        <w:top w:val="none" w:sz="0" w:space="0" w:color="auto"/>
                        <w:left w:val="none" w:sz="0" w:space="0" w:color="auto"/>
                        <w:bottom w:val="none" w:sz="0" w:space="0" w:color="auto"/>
                        <w:right w:val="none" w:sz="0" w:space="0" w:color="auto"/>
                      </w:divBdr>
                    </w:div>
                    <w:div w:id="1861703848">
                      <w:marLeft w:val="0"/>
                      <w:marRight w:val="0"/>
                      <w:marTop w:val="0"/>
                      <w:marBottom w:val="0"/>
                      <w:divBdr>
                        <w:top w:val="none" w:sz="0" w:space="0" w:color="auto"/>
                        <w:left w:val="none" w:sz="0" w:space="0" w:color="auto"/>
                        <w:bottom w:val="none" w:sz="0" w:space="0" w:color="auto"/>
                        <w:right w:val="none" w:sz="0" w:space="0" w:color="auto"/>
                      </w:divBdr>
                    </w:div>
                    <w:div w:id="999189356">
                      <w:marLeft w:val="0"/>
                      <w:marRight w:val="0"/>
                      <w:marTop w:val="0"/>
                      <w:marBottom w:val="0"/>
                      <w:divBdr>
                        <w:top w:val="none" w:sz="0" w:space="0" w:color="auto"/>
                        <w:left w:val="none" w:sz="0" w:space="0" w:color="auto"/>
                        <w:bottom w:val="none" w:sz="0" w:space="0" w:color="auto"/>
                        <w:right w:val="none" w:sz="0" w:space="0" w:color="auto"/>
                      </w:divBdr>
                    </w:div>
                    <w:div w:id="777142247">
                      <w:marLeft w:val="0"/>
                      <w:marRight w:val="0"/>
                      <w:marTop w:val="0"/>
                      <w:marBottom w:val="0"/>
                      <w:divBdr>
                        <w:top w:val="none" w:sz="0" w:space="0" w:color="auto"/>
                        <w:left w:val="none" w:sz="0" w:space="0" w:color="auto"/>
                        <w:bottom w:val="none" w:sz="0" w:space="0" w:color="auto"/>
                        <w:right w:val="none" w:sz="0" w:space="0" w:color="auto"/>
                      </w:divBdr>
                    </w:div>
                    <w:div w:id="557860744">
                      <w:marLeft w:val="0"/>
                      <w:marRight w:val="0"/>
                      <w:marTop w:val="0"/>
                      <w:marBottom w:val="0"/>
                      <w:divBdr>
                        <w:top w:val="none" w:sz="0" w:space="0" w:color="auto"/>
                        <w:left w:val="none" w:sz="0" w:space="0" w:color="auto"/>
                        <w:bottom w:val="none" w:sz="0" w:space="0" w:color="auto"/>
                        <w:right w:val="none" w:sz="0" w:space="0" w:color="auto"/>
                      </w:divBdr>
                    </w:div>
                    <w:div w:id="1264460678">
                      <w:marLeft w:val="0"/>
                      <w:marRight w:val="0"/>
                      <w:marTop w:val="0"/>
                      <w:marBottom w:val="0"/>
                      <w:divBdr>
                        <w:top w:val="none" w:sz="0" w:space="0" w:color="auto"/>
                        <w:left w:val="none" w:sz="0" w:space="0" w:color="auto"/>
                        <w:bottom w:val="none" w:sz="0" w:space="0" w:color="auto"/>
                        <w:right w:val="none" w:sz="0" w:space="0" w:color="auto"/>
                      </w:divBdr>
                    </w:div>
                    <w:div w:id="1374378534">
                      <w:marLeft w:val="0"/>
                      <w:marRight w:val="0"/>
                      <w:marTop w:val="0"/>
                      <w:marBottom w:val="0"/>
                      <w:divBdr>
                        <w:top w:val="none" w:sz="0" w:space="0" w:color="auto"/>
                        <w:left w:val="none" w:sz="0" w:space="0" w:color="auto"/>
                        <w:bottom w:val="none" w:sz="0" w:space="0" w:color="auto"/>
                        <w:right w:val="none" w:sz="0" w:space="0" w:color="auto"/>
                      </w:divBdr>
                    </w:div>
                    <w:div w:id="69892979">
                      <w:marLeft w:val="0"/>
                      <w:marRight w:val="0"/>
                      <w:marTop w:val="0"/>
                      <w:marBottom w:val="0"/>
                      <w:divBdr>
                        <w:top w:val="none" w:sz="0" w:space="0" w:color="auto"/>
                        <w:left w:val="none" w:sz="0" w:space="0" w:color="auto"/>
                        <w:bottom w:val="none" w:sz="0" w:space="0" w:color="auto"/>
                        <w:right w:val="none" w:sz="0" w:space="0" w:color="auto"/>
                      </w:divBdr>
                    </w:div>
                    <w:div w:id="657080826">
                      <w:marLeft w:val="0"/>
                      <w:marRight w:val="0"/>
                      <w:marTop w:val="0"/>
                      <w:marBottom w:val="0"/>
                      <w:divBdr>
                        <w:top w:val="none" w:sz="0" w:space="0" w:color="auto"/>
                        <w:left w:val="none" w:sz="0" w:space="0" w:color="auto"/>
                        <w:bottom w:val="none" w:sz="0" w:space="0" w:color="auto"/>
                        <w:right w:val="none" w:sz="0" w:space="0" w:color="auto"/>
                      </w:divBdr>
                    </w:div>
                    <w:div w:id="725103992">
                      <w:marLeft w:val="0"/>
                      <w:marRight w:val="0"/>
                      <w:marTop w:val="0"/>
                      <w:marBottom w:val="0"/>
                      <w:divBdr>
                        <w:top w:val="none" w:sz="0" w:space="0" w:color="auto"/>
                        <w:left w:val="none" w:sz="0" w:space="0" w:color="auto"/>
                        <w:bottom w:val="none" w:sz="0" w:space="0" w:color="auto"/>
                        <w:right w:val="none" w:sz="0" w:space="0" w:color="auto"/>
                      </w:divBdr>
                    </w:div>
                    <w:div w:id="1473863009">
                      <w:marLeft w:val="0"/>
                      <w:marRight w:val="0"/>
                      <w:marTop w:val="0"/>
                      <w:marBottom w:val="0"/>
                      <w:divBdr>
                        <w:top w:val="none" w:sz="0" w:space="0" w:color="auto"/>
                        <w:left w:val="none" w:sz="0" w:space="0" w:color="auto"/>
                        <w:bottom w:val="none" w:sz="0" w:space="0" w:color="auto"/>
                        <w:right w:val="none" w:sz="0" w:space="0" w:color="auto"/>
                      </w:divBdr>
                    </w:div>
                    <w:div w:id="126319285">
                      <w:marLeft w:val="0"/>
                      <w:marRight w:val="0"/>
                      <w:marTop w:val="0"/>
                      <w:marBottom w:val="0"/>
                      <w:divBdr>
                        <w:top w:val="none" w:sz="0" w:space="0" w:color="auto"/>
                        <w:left w:val="none" w:sz="0" w:space="0" w:color="auto"/>
                        <w:bottom w:val="none" w:sz="0" w:space="0" w:color="auto"/>
                        <w:right w:val="none" w:sz="0" w:space="0" w:color="auto"/>
                      </w:divBdr>
                    </w:div>
                    <w:div w:id="263073773">
                      <w:marLeft w:val="0"/>
                      <w:marRight w:val="0"/>
                      <w:marTop w:val="0"/>
                      <w:marBottom w:val="0"/>
                      <w:divBdr>
                        <w:top w:val="none" w:sz="0" w:space="0" w:color="auto"/>
                        <w:left w:val="none" w:sz="0" w:space="0" w:color="auto"/>
                        <w:bottom w:val="none" w:sz="0" w:space="0" w:color="auto"/>
                        <w:right w:val="none" w:sz="0" w:space="0" w:color="auto"/>
                      </w:divBdr>
                    </w:div>
                    <w:div w:id="516701502">
                      <w:marLeft w:val="0"/>
                      <w:marRight w:val="0"/>
                      <w:marTop w:val="0"/>
                      <w:marBottom w:val="0"/>
                      <w:divBdr>
                        <w:top w:val="none" w:sz="0" w:space="0" w:color="auto"/>
                        <w:left w:val="none" w:sz="0" w:space="0" w:color="auto"/>
                        <w:bottom w:val="none" w:sz="0" w:space="0" w:color="auto"/>
                        <w:right w:val="none" w:sz="0" w:space="0" w:color="auto"/>
                      </w:divBdr>
                    </w:div>
                    <w:div w:id="196504926">
                      <w:marLeft w:val="0"/>
                      <w:marRight w:val="0"/>
                      <w:marTop w:val="0"/>
                      <w:marBottom w:val="0"/>
                      <w:divBdr>
                        <w:top w:val="none" w:sz="0" w:space="0" w:color="auto"/>
                        <w:left w:val="none" w:sz="0" w:space="0" w:color="auto"/>
                        <w:bottom w:val="none" w:sz="0" w:space="0" w:color="auto"/>
                        <w:right w:val="none" w:sz="0" w:space="0" w:color="auto"/>
                      </w:divBdr>
                    </w:div>
                    <w:div w:id="1597860261">
                      <w:marLeft w:val="0"/>
                      <w:marRight w:val="0"/>
                      <w:marTop w:val="0"/>
                      <w:marBottom w:val="0"/>
                      <w:divBdr>
                        <w:top w:val="none" w:sz="0" w:space="0" w:color="auto"/>
                        <w:left w:val="none" w:sz="0" w:space="0" w:color="auto"/>
                        <w:bottom w:val="none" w:sz="0" w:space="0" w:color="auto"/>
                        <w:right w:val="none" w:sz="0" w:space="0" w:color="auto"/>
                      </w:divBdr>
                    </w:div>
                    <w:div w:id="384137521">
                      <w:marLeft w:val="0"/>
                      <w:marRight w:val="0"/>
                      <w:marTop w:val="0"/>
                      <w:marBottom w:val="0"/>
                      <w:divBdr>
                        <w:top w:val="none" w:sz="0" w:space="0" w:color="auto"/>
                        <w:left w:val="none" w:sz="0" w:space="0" w:color="auto"/>
                        <w:bottom w:val="none" w:sz="0" w:space="0" w:color="auto"/>
                        <w:right w:val="none" w:sz="0" w:space="0" w:color="auto"/>
                      </w:divBdr>
                    </w:div>
                    <w:div w:id="190725840">
                      <w:marLeft w:val="0"/>
                      <w:marRight w:val="0"/>
                      <w:marTop w:val="0"/>
                      <w:marBottom w:val="0"/>
                      <w:divBdr>
                        <w:top w:val="none" w:sz="0" w:space="0" w:color="auto"/>
                        <w:left w:val="none" w:sz="0" w:space="0" w:color="auto"/>
                        <w:bottom w:val="none" w:sz="0" w:space="0" w:color="auto"/>
                        <w:right w:val="none" w:sz="0" w:space="0" w:color="auto"/>
                      </w:divBdr>
                    </w:div>
                    <w:div w:id="1015691067">
                      <w:marLeft w:val="0"/>
                      <w:marRight w:val="0"/>
                      <w:marTop w:val="0"/>
                      <w:marBottom w:val="0"/>
                      <w:divBdr>
                        <w:top w:val="none" w:sz="0" w:space="0" w:color="auto"/>
                        <w:left w:val="none" w:sz="0" w:space="0" w:color="auto"/>
                        <w:bottom w:val="none" w:sz="0" w:space="0" w:color="auto"/>
                        <w:right w:val="none" w:sz="0" w:space="0" w:color="auto"/>
                      </w:divBdr>
                    </w:div>
                    <w:div w:id="1628781774">
                      <w:marLeft w:val="0"/>
                      <w:marRight w:val="0"/>
                      <w:marTop w:val="0"/>
                      <w:marBottom w:val="0"/>
                      <w:divBdr>
                        <w:top w:val="none" w:sz="0" w:space="0" w:color="auto"/>
                        <w:left w:val="none" w:sz="0" w:space="0" w:color="auto"/>
                        <w:bottom w:val="none" w:sz="0" w:space="0" w:color="auto"/>
                        <w:right w:val="none" w:sz="0" w:space="0" w:color="auto"/>
                      </w:divBdr>
                    </w:div>
                    <w:div w:id="968438406">
                      <w:marLeft w:val="0"/>
                      <w:marRight w:val="0"/>
                      <w:marTop w:val="0"/>
                      <w:marBottom w:val="0"/>
                      <w:divBdr>
                        <w:top w:val="none" w:sz="0" w:space="0" w:color="auto"/>
                        <w:left w:val="none" w:sz="0" w:space="0" w:color="auto"/>
                        <w:bottom w:val="none" w:sz="0" w:space="0" w:color="auto"/>
                        <w:right w:val="none" w:sz="0" w:space="0" w:color="auto"/>
                      </w:divBdr>
                    </w:div>
                    <w:div w:id="1589466573">
                      <w:marLeft w:val="0"/>
                      <w:marRight w:val="0"/>
                      <w:marTop w:val="0"/>
                      <w:marBottom w:val="0"/>
                      <w:divBdr>
                        <w:top w:val="none" w:sz="0" w:space="0" w:color="auto"/>
                        <w:left w:val="none" w:sz="0" w:space="0" w:color="auto"/>
                        <w:bottom w:val="none" w:sz="0" w:space="0" w:color="auto"/>
                        <w:right w:val="none" w:sz="0" w:space="0" w:color="auto"/>
                      </w:divBdr>
                    </w:div>
                    <w:div w:id="1066798013">
                      <w:marLeft w:val="0"/>
                      <w:marRight w:val="0"/>
                      <w:marTop w:val="0"/>
                      <w:marBottom w:val="0"/>
                      <w:divBdr>
                        <w:top w:val="none" w:sz="0" w:space="0" w:color="auto"/>
                        <w:left w:val="none" w:sz="0" w:space="0" w:color="auto"/>
                        <w:bottom w:val="none" w:sz="0" w:space="0" w:color="auto"/>
                        <w:right w:val="none" w:sz="0" w:space="0" w:color="auto"/>
                      </w:divBdr>
                    </w:div>
                    <w:div w:id="1730809238">
                      <w:marLeft w:val="0"/>
                      <w:marRight w:val="0"/>
                      <w:marTop w:val="0"/>
                      <w:marBottom w:val="0"/>
                      <w:divBdr>
                        <w:top w:val="none" w:sz="0" w:space="0" w:color="auto"/>
                        <w:left w:val="none" w:sz="0" w:space="0" w:color="auto"/>
                        <w:bottom w:val="none" w:sz="0" w:space="0" w:color="auto"/>
                        <w:right w:val="none" w:sz="0" w:space="0" w:color="auto"/>
                      </w:divBdr>
                    </w:div>
                    <w:div w:id="1117723462">
                      <w:marLeft w:val="0"/>
                      <w:marRight w:val="0"/>
                      <w:marTop w:val="0"/>
                      <w:marBottom w:val="0"/>
                      <w:divBdr>
                        <w:top w:val="none" w:sz="0" w:space="0" w:color="auto"/>
                        <w:left w:val="none" w:sz="0" w:space="0" w:color="auto"/>
                        <w:bottom w:val="none" w:sz="0" w:space="0" w:color="auto"/>
                        <w:right w:val="none" w:sz="0" w:space="0" w:color="auto"/>
                      </w:divBdr>
                    </w:div>
                    <w:div w:id="1546409778">
                      <w:marLeft w:val="0"/>
                      <w:marRight w:val="0"/>
                      <w:marTop w:val="0"/>
                      <w:marBottom w:val="0"/>
                      <w:divBdr>
                        <w:top w:val="none" w:sz="0" w:space="0" w:color="auto"/>
                        <w:left w:val="none" w:sz="0" w:space="0" w:color="auto"/>
                        <w:bottom w:val="none" w:sz="0" w:space="0" w:color="auto"/>
                        <w:right w:val="none" w:sz="0" w:space="0" w:color="auto"/>
                      </w:divBdr>
                    </w:div>
                    <w:div w:id="1016037197">
                      <w:marLeft w:val="0"/>
                      <w:marRight w:val="0"/>
                      <w:marTop w:val="0"/>
                      <w:marBottom w:val="0"/>
                      <w:divBdr>
                        <w:top w:val="none" w:sz="0" w:space="0" w:color="auto"/>
                        <w:left w:val="none" w:sz="0" w:space="0" w:color="auto"/>
                        <w:bottom w:val="none" w:sz="0" w:space="0" w:color="auto"/>
                        <w:right w:val="none" w:sz="0" w:space="0" w:color="auto"/>
                      </w:divBdr>
                    </w:div>
                    <w:div w:id="1278292045">
                      <w:marLeft w:val="0"/>
                      <w:marRight w:val="0"/>
                      <w:marTop w:val="0"/>
                      <w:marBottom w:val="0"/>
                      <w:divBdr>
                        <w:top w:val="none" w:sz="0" w:space="0" w:color="auto"/>
                        <w:left w:val="none" w:sz="0" w:space="0" w:color="auto"/>
                        <w:bottom w:val="none" w:sz="0" w:space="0" w:color="auto"/>
                        <w:right w:val="none" w:sz="0" w:space="0" w:color="auto"/>
                      </w:divBdr>
                    </w:div>
                    <w:div w:id="575356542">
                      <w:marLeft w:val="0"/>
                      <w:marRight w:val="0"/>
                      <w:marTop w:val="0"/>
                      <w:marBottom w:val="0"/>
                      <w:divBdr>
                        <w:top w:val="none" w:sz="0" w:space="0" w:color="auto"/>
                        <w:left w:val="none" w:sz="0" w:space="0" w:color="auto"/>
                        <w:bottom w:val="none" w:sz="0" w:space="0" w:color="auto"/>
                        <w:right w:val="none" w:sz="0" w:space="0" w:color="auto"/>
                      </w:divBdr>
                    </w:div>
                    <w:div w:id="358243847">
                      <w:marLeft w:val="0"/>
                      <w:marRight w:val="0"/>
                      <w:marTop w:val="0"/>
                      <w:marBottom w:val="0"/>
                      <w:divBdr>
                        <w:top w:val="none" w:sz="0" w:space="0" w:color="auto"/>
                        <w:left w:val="none" w:sz="0" w:space="0" w:color="auto"/>
                        <w:bottom w:val="none" w:sz="0" w:space="0" w:color="auto"/>
                        <w:right w:val="none" w:sz="0" w:space="0" w:color="auto"/>
                      </w:divBdr>
                    </w:div>
                    <w:div w:id="1246919433">
                      <w:marLeft w:val="0"/>
                      <w:marRight w:val="0"/>
                      <w:marTop w:val="0"/>
                      <w:marBottom w:val="0"/>
                      <w:divBdr>
                        <w:top w:val="none" w:sz="0" w:space="0" w:color="auto"/>
                        <w:left w:val="none" w:sz="0" w:space="0" w:color="auto"/>
                        <w:bottom w:val="none" w:sz="0" w:space="0" w:color="auto"/>
                        <w:right w:val="none" w:sz="0" w:space="0" w:color="auto"/>
                      </w:divBdr>
                    </w:div>
                    <w:div w:id="1090390320">
                      <w:marLeft w:val="0"/>
                      <w:marRight w:val="0"/>
                      <w:marTop w:val="0"/>
                      <w:marBottom w:val="0"/>
                      <w:divBdr>
                        <w:top w:val="none" w:sz="0" w:space="0" w:color="auto"/>
                        <w:left w:val="none" w:sz="0" w:space="0" w:color="auto"/>
                        <w:bottom w:val="none" w:sz="0" w:space="0" w:color="auto"/>
                        <w:right w:val="none" w:sz="0" w:space="0" w:color="auto"/>
                      </w:divBdr>
                    </w:div>
                    <w:div w:id="2108691631">
                      <w:marLeft w:val="0"/>
                      <w:marRight w:val="0"/>
                      <w:marTop w:val="0"/>
                      <w:marBottom w:val="0"/>
                      <w:divBdr>
                        <w:top w:val="none" w:sz="0" w:space="0" w:color="auto"/>
                        <w:left w:val="none" w:sz="0" w:space="0" w:color="auto"/>
                        <w:bottom w:val="none" w:sz="0" w:space="0" w:color="auto"/>
                        <w:right w:val="none" w:sz="0" w:space="0" w:color="auto"/>
                      </w:divBdr>
                    </w:div>
                    <w:div w:id="488598517">
                      <w:marLeft w:val="0"/>
                      <w:marRight w:val="0"/>
                      <w:marTop w:val="0"/>
                      <w:marBottom w:val="0"/>
                      <w:divBdr>
                        <w:top w:val="none" w:sz="0" w:space="0" w:color="auto"/>
                        <w:left w:val="none" w:sz="0" w:space="0" w:color="auto"/>
                        <w:bottom w:val="none" w:sz="0" w:space="0" w:color="auto"/>
                        <w:right w:val="none" w:sz="0" w:space="0" w:color="auto"/>
                      </w:divBdr>
                    </w:div>
                    <w:div w:id="1262840055">
                      <w:marLeft w:val="0"/>
                      <w:marRight w:val="0"/>
                      <w:marTop w:val="0"/>
                      <w:marBottom w:val="0"/>
                      <w:divBdr>
                        <w:top w:val="none" w:sz="0" w:space="0" w:color="auto"/>
                        <w:left w:val="none" w:sz="0" w:space="0" w:color="auto"/>
                        <w:bottom w:val="none" w:sz="0" w:space="0" w:color="auto"/>
                        <w:right w:val="none" w:sz="0" w:space="0" w:color="auto"/>
                      </w:divBdr>
                    </w:div>
                    <w:div w:id="1689528264">
                      <w:marLeft w:val="0"/>
                      <w:marRight w:val="0"/>
                      <w:marTop w:val="0"/>
                      <w:marBottom w:val="0"/>
                      <w:divBdr>
                        <w:top w:val="none" w:sz="0" w:space="0" w:color="auto"/>
                        <w:left w:val="none" w:sz="0" w:space="0" w:color="auto"/>
                        <w:bottom w:val="none" w:sz="0" w:space="0" w:color="auto"/>
                        <w:right w:val="none" w:sz="0" w:space="0" w:color="auto"/>
                      </w:divBdr>
                    </w:div>
                    <w:div w:id="1127771946">
                      <w:marLeft w:val="0"/>
                      <w:marRight w:val="0"/>
                      <w:marTop w:val="0"/>
                      <w:marBottom w:val="0"/>
                      <w:divBdr>
                        <w:top w:val="none" w:sz="0" w:space="0" w:color="auto"/>
                        <w:left w:val="none" w:sz="0" w:space="0" w:color="auto"/>
                        <w:bottom w:val="none" w:sz="0" w:space="0" w:color="auto"/>
                        <w:right w:val="none" w:sz="0" w:space="0" w:color="auto"/>
                      </w:divBdr>
                    </w:div>
                    <w:div w:id="1507675178">
                      <w:marLeft w:val="0"/>
                      <w:marRight w:val="0"/>
                      <w:marTop w:val="0"/>
                      <w:marBottom w:val="0"/>
                      <w:divBdr>
                        <w:top w:val="none" w:sz="0" w:space="0" w:color="auto"/>
                        <w:left w:val="none" w:sz="0" w:space="0" w:color="auto"/>
                        <w:bottom w:val="none" w:sz="0" w:space="0" w:color="auto"/>
                        <w:right w:val="none" w:sz="0" w:space="0" w:color="auto"/>
                      </w:divBdr>
                    </w:div>
                    <w:div w:id="46337888">
                      <w:marLeft w:val="0"/>
                      <w:marRight w:val="0"/>
                      <w:marTop w:val="0"/>
                      <w:marBottom w:val="0"/>
                      <w:divBdr>
                        <w:top w:val="none" w:sz="0" w:space="0" w:color="auto"/>
                        <w:left w:val="none" w:sz="0" w:space="0" w:color="auto"/>
                        <w:bottom w:val="none" w:sz="0" w:space="0" w:color="auto"/>
                        <w:right w:val="none" w:sz="0" w:space="0" w:color="auto"/>
                      </w:divBdr>
                    </w:div>
                    <w:div w:id="1544245375">
                      <w:marLeft w:val="0"/>
                      <w:marRight w:val="0"/>
                      <w:marTop w:val="0"/>
                      <w:marBottom w:val="0"/>
                      <w:divBdr>
                        <w:top w:val="none" w:sz="0" w:space="0" w:color="auto"/>
                        <w:left w:val="none" w:sz="0" w:space="0" w:color="auto"/>
                        <w:bottom w:val="none" w:sz="0" w:space="0" w:color="auto"/>
                        <w:right w:val="none" w:sz="0" w:space="0" w:color="auto"/>
                      </w:divBdr>
                    </w:div>
                    <w:div w:id="957755831">
                      <w:marLeft w:val="0"/>
                      <w:marRight w:val="0"/>
                      <w:marTop w:val="0"/>
                      <w:marBottom w:val="0"/>
                      <w:divBdr>
                        <w:top w:val="none" w:sz="0" w:space="0" w:color="auto"/>
                        <w:left w:val="none" w:sz="0" w:space="0" w:color="auto"/>
                        <w:bottom w:val="none" w:sz="0" w:space="0" w:color="auto"/>
                        <w:right w:val="none" w:sz="0" w:space="0" w:color="auto"/>
                      </w:divBdr>
                    </w:div>
                    <w:div w:id="1504972093">
                      <w:marLeft w:val="0"/>
                      <w:marRight w:val="0"/>
                      <w:marTop w:val="0"/>
                      <w:marBottom w:val="0"/>
                      <w:divBdr>
                        <w:top w:val="none" w:sz="0" w:space="0" w:color="auto"/>
                        <w:left w:val="none" w:sz="0" w:space="0" w:color="auto"/>
                        <w:bottom w:val="none" w:sz="0" w:space="0" w:color="auto"/>
                        <w:right w:val="none" w:sz="0" w:space="0" w:color="auto"/>
                      </w:divBdr>
                    </w:div>
                    <w:div w:id="1556351681">
                      <w:marLeft w:val="0"/>
                      <w:marRight w:val="0"/>
                      <w:marTop w:val="0"/>
                      <w:marBottom w:val="0"/>
                      <w:divBdr>
                        <w:top w:val="none" w:sz="0" w:space="0" w:color="auto"/>
                        <w:left w:val="none" w:sz="0" w:space="0" w:color="auto"/>
                        <w:bottom w:val="none" w:sz="0" w:space="0" w:color="auto"/>
                        <w:right w:val="none" w:sz="0" w:space="0" w:color="auto"/>
                      </w:divBdr>
                    </w:div>
                    <w:div w:id="731657399">
                      <w:marLeft w:val="0"/>
                      <w:marRight w:val="0"/>
                      <w:marTop w:val="0"/>
                      <w:marBottom w:val="0"/>
                      <w:divBdr>
                        <w:top w:val="none" w:sz="0" w:space="0" w:color="auto"/>
                        <w:left w:val="none" w:sz="0" w:space="0" w:color="auto"/>
                        <w:bottom w:val="none" w:sz="0" w:space="0" w:color="auto"/>
                        <w:right w:val="none" w:sz="0" w:space="0" w:color="auto"/>
                      </w:divBdr>
                    </w:div>
                    <w:div w:id="1784959883">
                      <w:marLeft w:val="0"/>
                      <w:marRight w:val="0"/>
                      <w:marTop w:val="0"/>
                      <w:marBottom w:val="0"/>
                      <w:divBdr>
                        <w:top w:val="none" w:sz="0" w:space="0" w:color="auto"/>
                        <w:left w:val="none" w:sz="0" w:space="0" w:color="auto"/>
                        <w:bottom w:val="none" w:sz="0" w:space="0" w:color="auto"/>
                        <w:right w:val="none" w:sz="0" w:space="0" w:color="auto"/>
                      </w:divBdr>
                    </w:div>
                    <w:div w:id="208804541">
                      <w:marLeft w:val="0"/>
                      <w:marRight w:val="0"/>
                      <w:marTop w:val="0"/>
                      <w:marBottom w:val="0"/>
                      <w:divBdr>
                        <w:top w:val="none" w:sz="0" w:space="0" w:color="auto"/>
                        <w:left w:val="none" w:sz="0" w:space="0" w:color="auto"/>
                        <w:bottom w:val="none" w:sz="0" w:space="0" w:color="auto"/>
                        <w:right w:val="none" w:sz="0" w:space="0" w:color="auto"/>
                      </w:divBdr>
                    </w:div>
                    <w:div w:id="1537888069">
                      <w:marLeft w:val="0"/>
                      <w:marRight w:val="0"/>
                      <w:marTop w:val="0"/>
                      <w:marBottom w:val="0"/>
                      <w:divBdr>
                        <w:top w:val="none" w:sz="0" w:space="0" w:color="auto"/>
                        <w:left w:val="none" w:sz="0" w:space="0" w:color="auto"/>
                        <w:bottom w:val="none" w:sz="0" w:space="0" w:color="auto"/>
                        <w:right w:val="none" w:sz="0" w:space="0" w:color="auto"/>
                      </w:divBdr>
                    </w:div>
                    <w:div w:id="647593187">
                      <w:marLeft w:val="0"/>
                      <w:marRight w:val="0"/>
                      <w:marTop w:val="0"/>
                      <w:marBottom w:val="0"/>
                      <w:divBdr>
                        <w:top w:val="none" w:sz="0" w:space="0" w:color="auto"/>
                        <w:left w:val="none" w:sz="0" w:space="0" w:color="auto"/>
                        <w:bottom w:val="none" w:sz="0" w:space="0" w:color="auto"/>
                        <w:right w:val="none" w:sz="0" w:space="0" w:color="auto"/>
                      </w:divBdr>
                    </w:div>
                    <w:div w:id="1205948226">
                      <w:marLeft w:val="0"/>
                      <w:marRight w:val="0"/>
                      <w:marTop w:val="0"/>
                      <w:marBottom w:val="0"/>
                      <w:divBdr>
                        <w:top w:val="none" w:sz="0" w:space="0" w:color="auto"/>
                        <w:left w:val="none" w:sz="0" w:space="0" w:color="auto"/>
                        <w:bottom w:val="none" w:sz="0" w:space="0" w:color="auto"/>
                        <w:right w:val="none" w:sz="0" w:space="0" w:color="auto"/>
                      </w:divBdr>
                    </w:div>
                    <w:div w:id="636952361">
                      <w:marLeft w:val="0"/>
                      <w:marRight w:val="0"/>
                      <w:marTop w:val="0"/>
                      <w:marBottom w:val="0"/>
                      <w:divBdr>
                        <w:top w:val="none" w:sz="0" w:space="0" w:color="auto"/>
                        <w:left w:val="none" w:sz="0" w:space="0" w:color="auto"/>
                        <w:bottom w:val="none" w:sz="0" w:space="0" w:color="auto"/>
                        <w:right w:val="none" w:sz="0" w:space="0" w:color="auto"/>
                      </w:divBdr>
                    </w:div>
                    <w:div w:id="1984187853">
                      <w:marLeft w:val="0"/>
                      <w:marRight w:val="0"/>
                      <w:marTop w:val="0"/>
                      <w:marBottom w:val="0"/>
                      <w:divBdr>
                        <w:top w:val="none" w:sz="0" w:space="0" w:color="auto"/>
                        <w:left w:val="none" w:sz="0" w:space="0" w:color="auto"/>
                        <w:bottom w:val="none" w:sz="0" w:space="0" w:color="auto"/>
                        <w:right w:val="none" w:sz="0" w:space="0" w:color="auto"/>
                      </w:divBdr>
                    </w:div>
                    <w:div w:id="1410469022">
                      <w:marLeft w:val="0"/>
                      <w:marRight w:val="0"/>
                      <w:marTop w:val="0"/>
                      <w:marBottom w:val="0"/>
                      <w:divBdr>
                        <w:top w:val="none" w:sz="0" w:space="0" w:color="auto"/>
                        <w:left w:val="none" w:sz="0" w:space="0" w:color="auto"/>
                        <w:bottom w:val="none" w:sz="0" w:space="0" w:color="auto"/>
                        <w:right w:val="none" w:sz="0" w:space="0" w:color="auto"/>
                      </w:divBdr>
                    </w:div>
                    <w:div w:id="343943175">
                      <w:marLeft w:val="0"/>
                      <w:marRight w:val="0"/>
                      <w:marTop w:val="0"/>
                      <w:marBottom w:val="0"/>
                      <w:divBdr>
                        <w:top w:val="none" w:sz="0" w:space="0" w:color="auto"/>
                        <w:left w:val="none" w:sz="0" w:space="0" w:color="auto"/>
                        <w:bottom w:val="none" w:sz="0" w:space="0" w:color="auto"/>
                        <w:right w:val="none" w:sz="0" w:space="0" w:color="auto"/>
                      </w:divBdr>
                    </w:div>
                    <w:div w:id="580025729">
                      <w:marLeft w:val="0"/>
                      <w:marRight w:val="0"/>
                      <w:marTop w:val="0"/>
                      <w:marBottom w:val="0"/>
                      <w:divBdr>
                        <w:top w:val="none" w:sz="0" w:space="0" w:color="auto"/>
                        <w:left w:val="none" w:sz="0" w:space="0" w:color="auto"/>
                        <w:bottom w:val="none" w:sz="0" w:space="0" w:color="auto"/>
                        <w:right w:val="none" w:sz="0" w:space="0" w:color="auto"/>
                      </w:divBdr>
                    </w:div>
                    <w:div w:id="1528987543">
                      <w:marLeft w:val="0"/>
                      <w:marRight w:val="0"/>
                      <w:marTop w:val="0"/>
                      <w:marBottom w:val="0"/>
                      <w:divBdr>
                        <w:top w:val="none" w:sz="0" w:space="0" w:color="auto"/>
                        <w:left w:val="none" w:sz="0" w:space="0" w:color="auto"/>
                        <w:bottom w:val="none" w:sz="0" w:space="0" w:color="auto"/>
                        <w:right w:val="none" w:sz="0" w:space="0" w:color="auto"/>
                      </w:divBdr>
                    </w:div>
                    <w:div w:id="85007093">
                      <w:marLeft w:val="0"/>
                      <w:marRight w:val="0"/>
                      <w:marTop w:val="0"/>
                      <w:marBottom w:val="0"/>
                      <w:divBdr>
                        <w:top w:val="none" w:sz="0" w:space="0" w:color="auto"/>
                        <w:left w:val="none" w:sz="0" w:space="0" w:color="auto"/>
                        <w:bottom w:val="none" w:sz="0" w:space="0" w:color="auto"/>
                        <w:right w:val="none" w:sz="0" w:space="0" w:color="auto"/>
                      </w:divBdr>
                    </w:div>
                    <w:div w:id="773406999">
                      <w:marLeft w:val="0"/>
                      <w:marRight w:val="0"/>
                      <w:marTop w:val="0"/>
                      <w:marBottom w:val="0"/>
                      <w:divBdr>
                        <w:top w:val="none" w:sz="0" w:space="0" w:color="auto"/>
                        <w:left w:val="none" w:sz="0" w:space="0" w:color="auto"/>
                        <w:bottom w:val="none" w:sz="0" w:space="0" w:color="auto"/>
                        <w:right w:val="none" w:sz="0" w:space="0" w:color="auto"/>
                      </w:divBdr>
                    </w:div>
                    <w:div w:id="939802710">
                      <w:marLeft w:val="0"/>
                      <w:marRight w:val="0"/>
                      <w:marTop w:val="0"/>
                      <w:marBottom w:val="0"/>
                      <w:divBdr>
                        <w:top w:val="none" w:sz="0" w:space="0" w:color="auto"/>
                        <w:left w:val="none" w:sz="0" w:space="0" w:color="auto"/>
                        <w:bottom w:val="none" w:sz="0" w:space="0" w:color="auto"/>
                        <w:right w:val="none" w:sz="0" w:space="0" w:color="auto"/>
                      </w:divBdr>
                    </w:div>
                    <w:div w:id="908805967">
                      <w:marLeft w:val="0"/>
                      <w:marRight w:val="0"/>
                      <w:marTop w:val="0"/>
                      <w:marBottom w:val="0"/>
                      <w:divBdr>
                        <w:top w:val="none" w:sz="0" w:space="0" w:color="auto"/>
                        <w:left w:val="none" w:sz="0" w:space="0" w:color="auto"/>
                        <w:bottom w:val="none" w:sz="0" w:space="0" w:color="auto"/>
                        <w:right w:val="none" w:sz="0" w:space="0" w:color="auto"/>
                      </w:divBdr>
                    </w:div>
                    <w:div w:id="1031881080">
                      <w:marLeft w:val="0"/>
                      <w:marRight w:val="0"/>
                      <w:marTop w:val="0"/>
                      <w:marBottom w:val="0"/>
                      <w:divBdr>
                        <w:top w:val="none" w:sz="0" w:space="0" w:color="auto"/>
                        <w:left w:val="none" w:sz="0" w:space="0" w:color="auto"/>
                        <w:bottom w:val="none" w:sz="0" w:space="0" w:color="auto"/>
                        <w:right w:val="none" w:sz="0" w:space="0" w:color="auto"/>
                      </w:divBdr>
                    </w:div>
                    <w:div w:id="896162642">
                      <w:marLeft w:val="0"/>
                      <w:marRight w:val="0"/>
                      <w:marTop w:val="0"/>
                      <w:marBottom w:val="0"/>
                      <w:divBdr>
                        <w:top w:val="none" w:sz="0" w:space="0" w:color="auto"/>
                        <w:left w:val="none" w:sz="0" w:space="0" w:color="auto"/>
                        <w:bottom w:val="none" w:sz="0" w:space="0" w:color="auto"/>
                        <w:right w:val="none" w:sz="0" w:space="0" w:color="auto"/>
                      </w:divBdr>
                    </w:div>
                    <w:div w:id="161507513">
                      <w:marLeft w:val="0"/>
                      <w:marRight w:val="0"/>
                      <w:marTop w:val="0"/>
                      <w:marBottom w:val="0"/>
                      <w:divBdr>
                        <w:top w:val="none" w:sz="0" w:space="0" w:color="auto"/>
                        <w:left w:val="none" w:sz="0" w:space="0" w:color="auto"/>
                        <w:bottom w:val="none" w:sz="0" w:space="0" w:color="auto"/>
                        <w:right w:val="none" w:sz="0" w:space="0" w:color="auto"/>
                      </w:divBdr>
                    </w:div>
                    <w:div w:id="446705816">
                      <w:marLeft w:val="0"/>
                      <w:marRight w:val="0"/>
                      <w:marTop w:val="0"/>
                      <w:marBottom w:val="0"/>
                      <w:divBdr>
                        <w:top w:val="none" w:sz="0" w:space="0" w:color="auto"/>
                        <w:left w:val="none" w:sz="0" w:space="0" w:color="auto"/>
                        <w:bottom w:val="none" w:sz="0" w:space="0" w:color="auto"/>
                        <w:right w:val="none" w:sz="0" w:space="0" w:color="auto"/>
                      </w:divBdr>
                    </w:div>
                    <w:div w:id="1277561794">
                      <w:marLeft w:val="0"/>
                      <w:marRight w:val="0"/>
                      <w:marTop w:val="0"/>
                      <w:marBottom w:val="0"/>
                      <w:divBdr>
                        <w:top w:val="none" w:sz="0" w:space="0" w:color="auto"/>
                        <w:left w:val="none" w:sz="0" w:space="0" w:color="auto"/>
                        <w:bottom w:val="none" w:sz="0" w:space="0" w:color="auto"/>
                        <w:right w:val="none" w:sz="0" w:space="0" w:color="auto"/>
                      </w:divBdr>
                    </w:div>
                    <w:div w:id="780614713">
                      <w:marLeft w:val="0"/>
                      <w:marRight w:val="0"/>
                      <w:marTop w:val="0"/>
                      <w:marBottom w:val="0"/>
                      <w:divBdr>
                        <w:top w:val="none" w:sz="0" w:space="0" w:color="auto"/>
                        <w:left w:val="none" w:sz="0" w:space="0" w:color="auto"/>
                        <w:bottom w:val="none" w:sz="0" w:space="0" w:color="auto"/>
                        <w:right w:val="none" w:sz="0" w:space="0" w:color="auto"/>
                      </w:divBdr>
                    </w:div>
                    <w:div w:id="1820264913">
                      <w:marLeft w:val="0"/>
                      <w:marRight w:val="0"/>
                      <w:marTop w:val="0"/>
                      <w:marBottom w:val="0"/>
                      <w:divBdr>
                        <w:top w:val="none" w:sz="0" w:space="0" w:color="auto"/>
                        <w:left w:val="none" w:sz="0" w:space="0" w:color="auto"/>
                        <w:bottom w:val="none" w:sz="0" w:space="0" w:color="auto"/>
                        <w:right w:val="none" w:sz="0" w:space="0" w:color="auto"/>
                      </w:divBdr>
                    </w:div>
                    <w:div w:id="507448659">
                      <w:marLeft w:val="0"/>
                      <w:marRight w:val="0"/>
                      <w:marTop w:val="0"/>
                      <w:marBottom w:val="0"/>
                      <w:divBdr>
                        <w:top w:val="none" w:sz="0" w:space="0" w:color="auto"/>
                        <w:left w:val="none" w:sz="0" w:space="0" w:color="auto"/>
                        <w:bottom w:val="none" w:sz="0" w:space="0" w:color="auto"/>
                        <w:right w:val="none" w:sz="0" w:space="0" w:color="auto"/>
                      </w:divBdr>
                    </w:div>
                    <w:div w:id="1068961889">
                      <w:marLeft w:val="0"/>
                      <w:marRight w:val="0"/>
                      <w:marTop w:val="0"/>
                      <w:marBottom w:val="0"/>
                      <w:divBdr>
                        <w:top w:val="none" w:sz="0" w:space="0" w:color="auto"/>
                        <w:left w:val="none" w:sz="0" w:space="0" w:color="auto"/>
                        <w:bottom w:val="none" w:sz="0" w:space="0" w:color="auto"/>
                        <w:right w:val="none" w:sz="0" w:space="0" w:color="auto"/>
                      </w:divBdr>
                    </w:div>
                    <w:div w:id="1518931331">
                      <w:marLeft w:val="0"/>
                      <w:marRight w:val="0"/>
                      <w:marTop w:val="0"/>
                      <w:marBottom w:val="0"/>
                      <w:divBdr>
                        <w:top w:val="none" w:sz="0" w:space="0" w:color="auto"/>
                        <w:left w:val="none" w:sz="0" w:space="0" w:color="auto"/>
                        <w:bottom w:val="none" w:sz="0" w:space="0" w:color="auto"/>
                        <w:right w:val="none" w:sz="0" w:space="0" w:color="auto"/>
                      </w:divBdr>
                    </w:div>
                    <w:div w:id="1683630815">
                      <w:marLeft w:val="0"/>
                      <w:marRight w:val="0"/>
                      <w:marTop w:val="0"/>
                      <w:marBottom w:val="0"/>
                      <w:divBdr>
                        <w:top w:val="none" w:sz="0" w:space="0" w:color="auto"/>
                        <w:left w:val="none" w:sz="0" w:space="0" w:color="auto"/>
                        <w:bottom w:val="none" w:sz="0" w:space="0" w:color="auto"/>
                        <w:right w:val="none" w:sz="0" w:space="0" w:color="auto"/>
                      </w:divBdr>
                    </w:div>
                    <w:div w:id="1066150468">
                      <w:marLeft w:val="0"/>
                      <w:marRight w:val="0"/>
                      <w:marTop w:val="0"/>
                      <w:marBottom w:val="0"/>
                      <w:divBdr>
                        <w:top w:val="none" w:sz="0" w:space="0" w:color="auto"/>
                        <w:left w:val="none" w:sz="0" w:space="0" w:color="auto"/>
                        <w:bottom w:val="none" w:sz="0" w:space="0" w:color="auto"/>
                        <w:right w:val="none" w:sz="0" w:space="0" w:color="auto"/>
                      </w:divBdr>
                    </w:div>
                    <w:div w:id="2096394975">
                      <w:marLeft w:val="0"/>
                      <w:marRight w:val="0"/>
                      <w:marTop w:val="0"/>
                      <w:marBottom w:val="0"/>
                      <w:divBdr>
                        <w:top w:val="none" w:sz="0" w:space="0" w:color="auto"/>
                        <w:left w:val="none" w:sz="0" w:space="0" w:color="auto"/>
                        <w:bottom w:val="none" w:sz="0" w:space="0" w:color="auto"/>
                        <w:right w:val="none" w:sz="0" w:space="0" w:color="auto"/>
                      </w:divBdr>
                    </w:div>
                    <w:div w:id="187063486">
                      <w:marLeft w:val="0"/>
                      <w:marRight w:val="0"/>
                      <w:marTop w:val="0"/>
                      <w:marBottom w:val="0"/>
                      <w:divBdr>
                        <w:top w:val="none" w:sz="0" w:space="0" w:color="auto"/>
                        <w:left w:val="none" w:sz="0" w:space="0" w:color="auto"/>
                        <w:bottom w:val="none" w:sz="0" w:space="0" w:color="auto"/>
                        <w:right w:val="none" w:sz="0" w:space="0" w:color="auto"/>
                      </w:divBdr>
                    </w:div>
                    <w:div w:id="2021227132">
                      <w:marLeft w:val="0"/>
                      <w:marRight w:val="0"/>
                      <w:marTop w:val="0"/>
                      <w:marBottom w:val="0"/>
                      <w:divBdr>
                        <w:top w:val="none" w:sz="0" w:space="0" w:color="auto"/>
                        <w:left w:val="none" w:sz="0" w:space="0" w:color="auto"/>
                        <w:bottom w:val="none" w:sz="0" w:space="0" w:color="auto"/>
                        <w:right w:val="none" w:sz="0" w:space="0" w:color="auto"/>
                      </w:divBdr>
                    </w:div>
                    <w:div w:id="574828051">
                      <w:marLeft w:val="0"/>
                      <w:marRight w:val="0"/>
                      <w:marTop w:val="0"/>
                      <w:marBottom w:val="0"/>
                      <w:divBdr>
                        <w:top w:val="none" w:sz="0" w:space="0" w:color="auto"/>
                        <w:left w:val="none" w:sz="0" w:space="0" w:color="auto"/>
                        <w:bottom w:val="none" w:sz="0" w:space="0" w:color="auto"/>
                        <w:right w:val="none" w:sz="0" w:space="0" w:color="auto"/>
                      </w:divBdr>
                    </w:div>
                    <w:div w:id="328945529">
                      <w:marLeft w:val="0"/>
                      <w:marRight w:val="0"/>
                      <w:marTop w:val="0"/>
                      <w:marBottom w:val="0"/>
                      <w:divBdr>
                        <w:top w:val="none" w:sz="0" w:space="0" w:color="auto"/>
                        <w:left w:val="none" w:sz="0" w:space="0" w:color="auto"/>
                        <w:bottom w:val="none" w:sz="0" w:space="0" w:color="auto"/>
                        <w:right w:val="none" w:sz="0" w:space="0" w:color="auto"/>
                      </w:divBdr>
                    </w:div>
                    <w:div w:id="1909457676">
                      <w:marLeft w:val="0"/>
                      <w:marRight w:val="0"/>
                      <w:marTop w:val="0"/>
                      <w:marBottom w:val="0"/>
                      <w:divBdr>
                        <w:top w:val="none" w:sz="0" w:space="0" w:color="auto"/>
                        <w:left w:val="none" w:sz="0" w:space="0" w:color="auto"/>
                        <w:bottom w:val="none" w:sz="0" w:space="0" w:color="auto"/>
                        <w:right w:val="none" w:sz="0" w:space="0" w:color="auto"/>
                      </w:divBdr>
                    </w:div>
                    <w:div w:id="1923829895">
                      <w:marLeft w:val="0"/>
                      <w:marRight w:val="0"/>
                      <w:marTop w:val="0"/>
                      <w:marBottom w:val="0"/>
                      <w:divBdr>
                        <w:top w:val="none" w:sz="0" w:space="0" w:color="auto"/>
                        <w:left w:val="none" w:sz="0" w:space="0" w:color="auto"/>
                        <w:bottom w:val="none" w:sz="0" w:space="0" w:color="auto"/>
                        <w:right w:val="none" w:sz="0" w:space="0" w:color="auto"/>
                      </w:divBdr>
                    </w:div>
                    <w:div w:id="1876383921">
                      <w:marLeft w:val="0"/>
                      <w:marRight w:val="0"/>
                      <w:marTop w:val="0"/>
                      <w:marBottom w:val="0"/>
                      <w:divBdr>
                        <w:top w:val="none" w:sz="0" w:space="0" w:color="auto"/>
                        <w:left w:val="none" w:sz="0" w:space="0" w:color="auto"/>
                        <w:bottom w:val="none" w:sz="0" w:space="0" w:color="auto"/>
                        <w:right w:val="none" w:sz="0" w:space="0" w:color="auto"/>
                      </w:divBdr>
                    </w:div>
                    <w:div w:id="734816073">
                      <w:marLeft w:val="0"/>
                      <w:marRight w:val="0"/>
                      <w:marTop w:val="0"/>
                      <w:marBottom w:val="0"/>
                      <w:divBdr>
                        <w:top w:val="none" w:sz="0" w:space="0" w:color="auto"/>
                        <w:left w:val="none" w:sz="0" w:space="0" w:color="auto"/>
                        <w:bottom w:val="none" w:sz="0" w:space="0" w:color="auto"/>
                        <w:right w:val="none" w:sz="0" w:space="0" w:color="auto"/>
                      </w:divBdr>
                    </w:div>
                    <w:div w:id="2145346279">
                      <w:marLeft w:val="0"/>
                      <w:marRight w:val="0"/>
                      <w:marTop w:val="0"/>
                      <w:marBottom w:val="0"/>
                      <w:divBdr>
                        <w:top w:val="none" w:sz="0" w:space="0" w:color="auto"/>
                        <w:left w:val="none" w:sz="0" w:space="0" w:color="auto"/>
                        <w:bottom w:val="none" w:sz="0" w:space="0" w:color="auto"/>
                        <w:right w:val="none" w:sz="0" w:space="0" w:color="auto"/>
                      </w:divBdr>
                    </w:div>
                    <w:div w:id="1498612305">
                      <w:marLeft w:val="0"/>
                      <w:marRight w:val="0"/>
                      <w:marTop w:val="0"/>
                      <w:marBottom w:val="0"/>
                      <w:divBdr>
                        <w:top w:val="none" w:sz="0" w:space="0" w:color="auto"/>
                        <w:left w:val="none" w:sz="0" w:space="0" w:color="auto"/>
                        <w:bottom w:val="none" w:sz="0" w:space="0" w:color="auto"/>
                        <w:right w:val="none" w:sz="0" w:space="0" w:color="auto"/>
                      </w:divBdr>
                    </w:div>
                    <w:div w:id="1624581900">
                      <w:marLeft w:val="0"/>
                      <w:marRight w:val="0"/>
                      <w:marTop w:val="0"/>
                      <w:marBottom w:val="0"/>
                      <w:divBdr>
                        <w:top w:val="none" w:sz="0" w:space="0" w:color="auto"/>
                        <w:left w:val="none" w:sz="0" w:space="0" w:color="auto"/>
                        <w:bottom w:val="none" w:sz="0" w:space="0" w:color="auto"/>
                        <w:right w:val="none" w:sz="0" w:space="0" w:color="auto"/>
                      </w:divBdr>
                    </w:div>
                    <w:div w:id="2073650499">
                      <w:marLeft w:val="0"/>
                      <w:marRight w:val="0"/>
                      <w:marTop w:val="0"/>
                      <w:marBottom w:val="0"/>
                      <w:divBdr>
                        <w:top w:val="none" w:sz="0" w:space="0" w:color="auto"/>
                        <w:left w:val="none" w:sz="0" w:space="0" w:color="auto"/>
                        <w:bottom w:val="none" w:sz="0" w:space="0" w:color="auto"/>
                        <w:right w:val="none" w:sz="0" w:space="0" w:color="auto"/>
                      </w:divBdr>
                    </w:div>
                    <w:div w:id="1447846818">
                      <w:marLeft w:val="0"/>
                      <w:marRight w:val="0"/>
                      <w:marTop w:val="0"/>
                      <w:marBottom w:val="0"/>
                      <w:divBdr>
                        <w:top w:val="none" w:sz="0" w:space="0" w:color="auto"/>
                        <w:left w:val="none" w:sz="0" w:space="0" w:color="auto"/>
                        <w:bottom w:val="none" w:sz="0" w:space="0" w:color="auto"/>
                        <w:right w:val="none" w:sz="0" w:space="0" w:color="auto"/>
                      </w:divBdr>
                    </w:div>
                    <w:div w:id="1834682739">
                      <w:marLeft w:val="0"/>
                      <w:marRight w:val="0"/>
                      <w:marTop w:val="0"/>
                      <w:marBottom w:val="0"/>
                      <w:divBdr>
                        <w:top w:val="none" w:sz="0" w:space="0" w:color="auto"/>
                        <w:left w:val="none" w:sz="0" w:space="0" w:color="auto"/>
                        <w:bottom w:val="none" w:sz="0" w:space="0" w:color="auto"/>
                        <w:right w:val="none" w:sz="0" w:space="0" w:color="auto"/>
                      </w:divBdr>
                    </w:div>
                    <w:div w:id="490407420">
                      <w:marLeft w:val="0"/>
                      <w:marRight w:val="0"/>
                      <w:marTop w:val="0"/>
                      <w:marBottom w:val="0"/>
                      <w:divBdr>
                        <w:top w:val="none" w:sz="0" w:space="0" w:color="auto"/>
                        <w:left w:val="none" w:sz="0" w:space="0" w:color="auto"/>
                        <w:bottom w:val="none" w:sz="0" w:space="0" w:color="auto"/>
                        <w:right w:val="none" w:sz="0" w:space="0" w:color="auto"/>
                      </w:divBdr>
                    </w:div>
                    <w:div w:id="803742266">
                      <w:marLeft w:val="0"/>
                      <w:marRight w:val="0"/>
                      <w:marTop w:val="0"/>
                      <w:marBottom w:val="0"/>
                      <w:divBdr>
                        <w:top w:val="none" w:sz="0" w:space="0" w:color="auto"/>
                        <w:left w:val="none" w:sz="0" w:space="0" w:color="auto"/>
                        <w:bottom w:val="none" w:sz="0" w:space="0" w:color="auto"/>
                        <w:right w:val="none" w:sz="0" w:space="0" w:color="auto"/>
                      </w:divBdr>
                    </w:div>
                    <w:div w:id="224142368">
                      <w:marLeft w:val="0"/>
                      <w:marRight w:val="0"/>
                      <w:marTop w:val="0"/>
                      <w:marBottom w:val="0"/>
                      <w:divBdr>
                        <w:top w:val="none" w:sz="0" w:space="0" w:color="auto"/>
                        <w:left w:val="none" w:sz="0" w:space="0" w:color="auto"/>
                        <w:bottom w:val="none" w:sz="0" w:space="0" w:color="auto"/>
                        <w:right w:val="none" w:sz="0" w:space="0" w:color="auto"/>
                      </w:divBdr>
                    </w:div>
                    <w:div w:id="1670668955">
                      <w:marLeft w:val="0"/>
                      <w:marRight w:val="0"/>
                      <w:marTop w:val="0"/>
                      <w:marBottom w:val="0"/>
                      <w:divBdr>
                        <w:top w:val="none" w:sz="0" w:space="0" w:color="auto"/>
                        <w:left w:val="none" w:sz="0" w:space="0" w:color="auto"/>
                        <w:bottom w:val="none" w:sz="0" w:space="0" w:color="auto"/>
                        <w:right w:val="none" w:sz="0" w:space="0" w:color="auto"/>
                      </w:divBdr>
                    </w:div>
                    <w:div w:id="112092382">
                      <w:marLeft w:val="0"/>
                      <w:marRight w:val="0"/>
                      <w:marTop w:val="0"/>
                      <w:marBottom w:val="0"/>
                      <w:divBdr>
                        <w:top w:val="none" w:sz="0" w:space="0" w:color="auto"/>
                        <w:left w:val="none" w:sz="0" w:space="0" w:color="auto"/>
                        <w:bottom w:val="none" w:sz="0" w:space="0" w:color="auto"/>
                        <w:right w:val="none" w:sz="0" w:space="0" w:color="auto"/>
                      </w:divBdr>
                    </w:div>
                    <w:div w:id="1210729960">
                      <w:marLeft w:val="0"/>
                      <w:marRight w:val="0"/>
                      <w:marTop w:val="0"/>
                      <w:marBottom w:val="0"/>
                      <w:divBdr>
                        <w:top w:val="none" w:sz="0" w:space="0" w:color="auto"/>
                        <w:left w:val="none" w:sz="0" w:space="0" w:color="auto"/>
                        <w:bottom w:val="none" w:sz="0" w:space="0" w:color="auto"/>
                        <w:right w:val="none" w:sz="0" w:space="0" w:color="auto"/>
                      </w:divBdr>
                    </w:div>
                    <w:div w:id="1802191096">
                      <w:marLeft w:val="0"/>
                      <w:marRight w:val="0"/>
                      <w:marTop w:val="0"/>
                      <w:marBottom w:val="0"/>
                      <w:divBdr>
                        <w:top w:val="none" w:sz="0" w:space="0" w:color="auto"/>
                        <w:left w:val="none" w:sz="0" w:space="0" w:color="auto"/>
                        <w:bottom w:val="none" w:sz="0" w:space="0" w:color="auto"/>
                        <w:right w:val="none" w:sz="0" w:space="0" w:color="auto"/>
                      </w:divBdr>
                    </w:div>
                    <w:div w:id="165749736">
                      <w:marLeft w:val="0"/>
                      <w:marRight w:val="0"/>
                      <w:marTop w:val="0"/>
                      <w:marBottom w:val="0"/>
                      <w:divBdr>
                        <w:top w:val="none" w:sz="0" w:space="0" w:color="auto"/>
                        <w:left w:val="none" w:sz="0" w:space="0" w:color="auto"/>
                        <w:bottom w:val="none" w:sz="0" w:space="0" w:color="auto"/>
                        <w:right w:val="none" w:sz="0" w:space="0" w:color="auto"/>
                      </w:divBdr>
                    </w:div>
                    <w:div w:id="156769010">
                      <w:marLeft w:val="0"/>
                      <w:marRight w:val="0"/>
                      <w:marTop w:val="0"/>
                      <w:marBottom w:val="0"/>
                      <w:divBdr>
                        <w:top w:val="none" w:sz="0" w:space="0" w:color="auto"/>
                        <w:left w:val="none" w:sz="0" w:space="0" w:color="auto"/>
                        <w:bottom w:val="none" w:sz="0" w:space="0" w:color="auto"/>
                        <w:right w:val="none" w:sz="0" w:space="0" w:color="auto"/>
                      </w:divBdr>
                    </w:div>
                    <w:div w:id="911548224">
                      <w:marLeft w:val="0"/>
                      <w:marRight w:val="0"/>
                      <w:marTop w:val="0"/>
                      <w:marBottom w:val="0"/>
                      <w:divBdr>
                        <w:top w:val="none" w:sz="0" w:space="0" w:color="auto"/>
                        <w:left w:val="none" w:sz="0" w:space="0" w:color="auto"/>
                        <w:bottom w:val="none" w:sz="0" w:space="0" w:color="auto"/>
                        <w:right w:val="none" w:sz="0" w:space="0" w:color="auto"/>
                      </w:divBdr>
                    </w:div>
                    <w:div w:id="1704016684">
                      <w:marLeft w:val="0"/>
                      <w:marRight w:val="0"/>
                      <w:marTop w:val="0"/>
                      <w:marBottom w:val="0"/>
                      <w:divBdr>
                        <w:top w:val="none" w:sz="0" w:space="0" w:color="auto"/>
                        <w:left w:val="none" w:sz="0" w:space="0" w:color="auto"/>
                        <w:bottom w:val="none" w:sz="0" w:space="0" w:color="auto"/>
                        <w:right w:val="none" w:sz="0" w:space="0" w:color="auto"/>
                      </w:divBdr>
                    </w:div>
                    <w:div w:id="772020712">
                      <w:marLeft w:val="0"/>
                      <w:marRight w:val="0"/>
                      <w:marTop w:val="0"/>
                      <w:marBottom w:val="0"/>
                      <w:divBdr>
                        <w:top w:val="none" w:sz="0" w:space="0" w:color="auto"/>
                        <w:left w:val="none" w:sz="0" w:space="0" w:color="auto"/>
                        <w:bottom w:val="none" w:sz="0" w:space="0" w:color="auto"/>
                        <w:right w:val="none" w:sz="0" w:space="0" w:color="auto"/>
                      </w:divBdr>
                    </w:div>
                    <w:div w:id="1535071434">
                      <w:marLeft w:val="0"/>
                      <w:marRight w:val="0"/>
                      <w:marTop w:val="0"/>
                      <w:marBottom w:val="0"/>
                      <w:divBdr>
                        <w:top w:val="none" w:sz="0" w:space="0" w:color="auto"/>
                        <w:left w:val="none" w:sz="0" w:space="0" w:color="auto"/>
                        <w:bottom w:val="none" w:sz="0" w:space="0" w:color="auto"/>
                        <w:right w:val="none" w:sz="0" w:space="0" w:color="auto"/>
                      </w:divBdr>
                    </w:div>
                    <w:div w:id="1803573900">
                      <w:marLeft w:val="0"/>
                      <w:marRight w:val="0"/>
                      <w:marTop w:val="0"/>
                      <w:marBottom w:val="0"/>
                      <w:divBdr>
                        <w:top w:val="none" w:sz="0" w:space="0" w:color="auto"/>
                        <w:left w:val="none" w:sz="0" w:space="0" w:color="auto"/>
                        <w:bottom w:val="none" w:sz="0" w:space="0" w:color="auto"/>
                        <w:right w:val="none" w:sz="0" w:space="0" w:color="auto"/>
                      </w:divBdr>
                    </w:div>
                    <w:div w:id="1230847051">
                      <w:marLeft w:val="0"/>
                      <w:marRight w:val="0"/>
                      <w:marTop w:val="0"/>
                      <w:marBottom w:val="0"/>
                      <w:divBdr>
                        <w:top w:val="none" w:sz="0" w:space="0" w:color="auto"/>
                        <w:left w:val="none" w:sz="0" w:space="0" w:color="auto"/>
                        <w:bottom w:val="none" w:sz="0" w:space="0" w:color="auto"/>
                        <w:right w:val="none" w:sz="0" w:space="0" w:color="auto"/>
                      </w:divBdr>
                    </w:div>
                    <w:div w:id="636228721">
                      <w:marLeft w:val="0"/>
                      <w:marRight w:val="0"/>
                      <w:marTop w:val="0"/>
                      <w:marBottom w:val="0"/>
                      <w:divBdr>
                        <w:top w:val="none" w:sz="0" w:space="0" w:color="auto"/>
                        <w:left w:val="none" w:sz="0" w:space="0" w:color="auto"/>
                        <w:bottom w:val="none" w:sz="0" w:space="0" w:color="auto"/>
                        <w:right w:val="none" w:sz="0" w:space="0" w:color="auto"/>
                      </w:divBdr>
                    </w:div>
                    <w:div w:id="1265067487">
                      <w:marLeft w:val="0"/>
                      <w:marRight w:val="0"/>
                      <w:marTop w:val="0"/>
                      <w:marBottom w:val="0"/>
                      <w:divBdr>
                        <w:top w:val="none" w:sz="0" w:space="0" w:color="auto"/>
                        <w:left w:val="none" w:sz="0" w:space="0" w:color="auto"/>
                        <w:bottom w:val="none" w:sz="0" w:space="0" w:color="auto"/>
                        <w:right w:val="none" w:sz="0" w:space="0" w:color="auto"/>
                      </w:divBdr>
                    </w:div>
                    <w:div w:id="922371121">
                      <w:marLeft w:val="0"/>
                      <w:marRight w:val="0"/>
                      <w:marTop w:val="0"/>
                      <w:marBottom w:val="0"/>
                      <w:divBdr>
                        <w:top w:val="none" w:sz="0" w:space="0" w:color="auto"/>
                        <w:left w:val="none" w:sz="0" w:space="0" w:color="auto"/>
                        <w:bottom w:val="none" w:sz="0" w:space="0" w:color="auto"/>
                        <w:right w:val="none" w:sz="0" w:space="0" w:color="auto"/>
                      </w:divBdr>
                    </w:div>
                    <w:div w:id="922447507">
                      <w:marLeft w:val="0"/>
                      <w:marRight w:val="0"/>
                      <w:marTop w:val="0"/>
                      <w:marBottom w:val="0"/>
                      <w:divBdr>
                        <w:top w:val="none" w:sz="0" w:space="0" w:color="auto"/>
                        <w:left w:val="none" w:sz="0" w:space="0" w:color="auto"/>
                        <w:bottom w:val="none" w:sz="0" w:space="0" w:color="auto"/>
                        <w:right w:val="none" w:sz="0" w:space="0" w:color="auto"/>
                      </w:divBdr>
                    </w:div>
                    <w:div w:id="656803634">
                      <w:marLeft w:val="0"/>
                      <w:marRight w:val="0"/>
                      <w:marTop w:val="0"/>
                      <w:marBottom w:val="0"/>
                      <w:divBdr>
                        <w:top w:val="none" w:sz="0" w:space="0" w:color="auto"/>
                        <w:left w:val="none" w:sz="0" w:space="0" w:color="auto"/>
                        <w:bottom w:val="none" w:sz="0" w:space="0" w:color="auto"/>
                        <w:right w:val="none" w:sz="0" w:space="0" w:color="auto"/>
                      </w:divBdr>
                    </w:div>
                    <w:div w:id="593822901">
                      <w:marLeft w:val="0"/>
                      <w:marRight w:val="0"/>
                      <w:marTop w:val="0"/>
                      <w:marBottom w:val="0"/>
                      <w:divBdr>
                        <w:top w:val="none" w:sz="0" w:space="0" w:color="auto"/>
                        <w:left w:val="none" w:sz="0" w:space="0" w:color="auto"/>
                        <w:bottom w:val="none" w:sz="0" w:space="0" w:color="auto"/>
                        <w:right w:val="none" w:sz="0" w:space="0" w:color="auto"/>
                      </w:divBdr>
                    </w:div>
                    <w:div w:id="610624142">
                      <w:marLeft w:val="0"/>
                      <w:marRight w:val="0"/>
                      <w:marTop w:val="0"/>
                      <w:marBottom w:val="0"/>
                      <w:divBdr>
                        <w:top w:val="none" w:sz="0" w:space="0" w:color="auto"/>
                        <w:left w:val="none" w:sz="0" w:space="0" w:color="auto"/>
                        <w:bottom w:val="none" w:sz="0" w:space="0" w:color="auto"/>
                        <w:right w:val="none" w:sz="0" w:space="0" w:color="auto"/>
                      </w:divBdr>
                    </w:div>
                    <w:div w:id="431976648">
                      <w:marLeft w:val="0"/>
                      <w:marRight w:val="0"/>
                      <w:marTop w:val="0"/>
                      <w:marBottom w:val="0"/>
                      <w:divBdr>
                        <w:top w:val="none" w:sz="0" w:space="0" w:color="auto"/>
                        <w:left w:val="none" w:sz="0" w:space="0" w:color="auto"/>
                        <w:bottom w:val="none" w:sz="0" w:space="0" w:color="auto"/>
                        <w:right w:val="none" w:sz="0" w:space="0" w:color="auto"/>
                      </w:divBdr>
                    </w:div>
                    <w:div w:id="1696150029">
                      <w:marLeft w:val="0"/>
                      <w:marRight w:val="0"/>
                      <w:marTop w:val="0"/>
                      <w:marBottom w:val="0"/>
                      <w:divBdr>
                        <w:top w:val="none" w:sz="0" w:space="0" w:color="auto"/>
                        <w:left w:val="none" w:sz="0" w:space="0" w:color="auto"/>
                        <w:bottom w:val="none" w:sz="0" w:space="0" w:color="auto"/>
                        <w:right w:val="none" w:sz="0" w:space="0" w:color="auto"/>
                      </w:divBdr>
                    </w:div>
                    <w:div w:id="729497286">
                      <w:marLeft w:val="0"/>
                      <w:marRight w:val="0"/>
                      <w:marTop w:val="0"/>
                      <w:marBottom w:val="0"/>
                      <w:divBdr>
                        <w:top w:val="none" w:sz="0" w:space="0" w:color="auto"/>
                        <w:left w:val="none" w:sz="0" w:space="0" w:color="auto"/>
                        <w:bottom w:val="none" w:sz="0" w:space="0" w:color="auto"/>
                        <w:right w:val="none" w:sz="0" w:space="0" w:color="auto"/>
                      </w:divBdr>
                    </w:div>
                    <w:div w:id="1583368921">
                      <w:marLeft w:val="0"/>
                      <w:marRight w:val="0"/>
                      <w:marTop w:val="0"/>
                      <w:marBottom w:val="0"/>
                      <w:divBdr>
                        <w:top w:val="none" w:sz="0" w:space="0" w:color="auto"/>
                        <w:left w:val="none" w:sz="0" w:space="0" w:color="auto"/>
                        <w:bottom w:val="none" w:sz="0" w:space="0" w:color="auto"/>
                        <w:right w:val="none" w:sz="0" w:space="0" w:color="auto"/>
                      </w:divBdr>
                    </w:div>
                    <w:div w:id="2101556449">
                      <w:marLeft w:val="0"/>
                      <w:marRight w:val="0"/>
                      <w:marTop w:val="0"/>
                      <w:marBottom w:val="0"/>
                      <w:divBdr>
                        <w:top w:val="none" w:sz="0" w:space="0" w:color="auto"/>
                        <w:left w:val="none" w:sz="0" w:space="0" w:color="auto"/>
                        <w:bottom w:val="none" w:sz="0" w:space="0" w:color="auto"/>
                        <w:right w:val="none" w:sz="0" w:space="0" w:color="auto"/>
                      </w:divBdr>
                    </w:div>
                    <w:div w:id="1149984144">
                      <w:marLeft w:val="0"/>
                      <w:marRight w:val="0"/>
                      <w:marTop w:val="0"/>
                      <w:marBottom w:val="0"/>
                      <w:divBdr>
                        <w:top w:val="none" w:sz="0" w:space="0" w:color="auto"/>
                        <w:left w:val="none" w:sz="0" w:space="0" w:color="auto"/>
                        <w:bottom w:val="none" w:sz="0" w:space="0" w:color="auto"/>
                        <w:right w:val="none" w:sz="0" w:space="0" w:color="auto"/>
                      </w:divBdr>
                    </w:div>
                    <w:div w:id="2034256982">
                      <w:marLeft w:val="0"/>
                      <w:marRight w:val="0"/>
                      <w:marTop w:val="0"/>
                      <w:marBottom w:val="0"/>
                      <w:divBdr>
                        <w:top w:val="none" w:sz="0" w:space="0" w:color="auto"/>
                        <w:left w:val="none" w:sz="0" w:space="0" w:color="auto"/>
                        <w:bottom w:val="none" w:sz="0" w:space="0" w:color="auto"/>
                        <w:right w:val="none" w:sz="0" w:space="0" w:color="auto"/>
                      </w:divBdr>
                    </w:div>
                    <w:div w:id="534852981">
                      <w:marLeft w:val="0"/>
                      <w:marRight w:val="0"/>
                      <w:marTop w:val="0"/>
                      <w:marBottom w:val="0"/>
                      <w:divBdr>
                        <w:top w:val="none" w:sz="0" w:space="0" w:color="auto"/>
                        <w:left w:val="none" w:sz="0" w:space="0" w:color="auto"/>
                        <w:bottom w:val="none" w:sz="0" w:space="0" w:color="auto"/>
                        <w:right w:val="none" w:sz="0" w:space="0" w:color="auto"/>
                      </w:divBdr>
                    </w:div>
                    <w:div w:id="1374767443">
                      <w:marLeft w:val="0"/>
                      <w:marRight w:val="0"/>
                      <w:marTop w:val="0"/>
                      <w:marBottom w:val="0"/>
                      <w:divBdr>
                        <w:top w:val="none" w:sz="0" w:space="0" w:color="auto"/>
                        <w:left w:val="none" w:sz="0" w:space="0" w:color="auto"/>
                        <w:bottom w:val="none" w:sz="0" w:space="0" w:color="auto"/>
                        <w:right w:val="none" w:sz="0" w:space="0" w:color="auto"/>
                      </w:divBdr>
                    </w:div>
                    <w:div w:id="29427482">
                      <w:marLeft w:val="0"/>
                      <w:marRight w:val="0"/>
                      <w:marTop w:val="0"/>
                      <w:marBottom w:val="0"/>
                      <w:divBdr>
                        <w:top w:val="none" w:sz="0" w:space="0" w:color="auto"/>
                        <w:left w:val="none" w:sz="0" w:space="0" w:color="auto"/>
                        <w:bottom w:val="none" w:sz="0" w:space="0" w:color="auto"/>
                        <w:right w:val="none" w:sz="0" w:space="0" w:color="auto"/>
                      </w:divBdr>
                    </w:div>
                    <w:div w:id="2017002218">
                      <w:marLeft w:val="0"/>
                      <w:marRight w:val="0"/>
                      <w:marTop w:val="0"/>
                      <w:marBottom w:val="0"/>
                      <w:divBdr>
                        <w:top w:val="none" w:sz="0" w:space="0" w:color="auto"/>
                        <w:left w:val="none" w:sz="0" w:space="0" w:color="auto"/>
                        <w:bottom w:val="none" w:sz="0" w:space="0" w:color="auto"/>
                        <w:right w:val="none" w:sz="0" w:space="0" w:color="auto"/>
                      </w:divBdr>
                    </w:div>
                    <w:div w:id="1327516205">
                      <w:marLeft w:val="0"/>
                      <w:marRight w:val="0"/>
                      <w:marTop w:val="0"/>
                      <w:marBottom w:val="0"/>
                      <w:divBdr>
                        <w:top w:val="none" w:sz="0" w:space="0" w:color="auto"/>
                        <w:left w:val="none" w:sz="0" w:space="0" w:color="auto"/>
                        <w:bottom w:val="none" w:sz="0" w:space="0" w:color="auto"/>
                        <w:right w:val="none" w:sz="0" w:space="0" w:color="auto"/>
                      </w:divBdr>
                    </w:div>
                    <w:div w:id="835223422">
                      <w:marLeft w:val="0"/>
                      <w:marRight w:val="0"/>
                      <w:marTop w:val="0"/>
                      <w:marBottom w:val="0"/>
                      <w:divBdr>
                        <w:top w:val="none" w:sz="0" w:space="0" w:color="auto"/>
                        <w:left w:val="none" w:sz="0" w:space="0" w:color="auto"/>
                        <w:bottom w:val="none" w:sz="0" w:space="0" w:color="auto"/>
                        <w:right w:val="none" w:sz="0" w:space="0" w:color="auto"/>
                      </w:divBdr>
                    </w:div>
                    <w:div w:id="536042744">
                      <w:marLeft w:val="0"/>
                      <w:marRight w:val="0"/>
                      <w:marTop w:val="0"/>
                      <w:marBottom w:val="0"/>
                      <w:divBdr>
                        <w:top w:val="none" w:sz="0" w:space="0" w:color="auto"/>
                        <w:left w:val="none" w:sz="0" w:space="0" w:color="auto"/>
                        <w:bottom w:val="none" w:sz="0" w:space="0" w:color="auto"/>
                        <w:right w:val="none" w:sz="0" w:space="0" w:color="auto"/>
                      </w:divBdr>
                    </w:div>
                    <w:div w:id="1196389533">
                      <w:marLeft w:val="0"/>
                      <w:marRight w:val="0"/>
                      <w:marTop w:val="0"/>
                      <w:marBottom w:val="0"/>
                      <w:divBdr>
                        <w:top w:val="none" w:sz="0" w:space="0" w:color="auto"/>
                        <w:left w:val="none" w:sz="0" w:space="0" w:color="auto"/>
                        <w:bottom w:val="none" w:sz="0" w:space="0" w:color="auto"/>
                        <w:right w:val="none" w:sz="0" w:space="0" w:color="auto"/>
                      </w:divBdr>
                    </w:div>
                    <w:div w:id="1450662667">
                      <w:marLeft w:val="0"/>
                      <w:marRight w:val="0"/>
                      <w:marTop w:val="0"/>
                      <w:marBottom w:val="0"/>
                      <w:divBdr>
                        <w:top w:val="none" w:sz="0" w:space="0" w:color="auto"/>
                        <w:left w:val="none" w:sz="0" w:space="0" w:color="auto"/>
                        <w:bottom w:val="none" w:sz="0" w:space="0" w:color="auto"/>
                        <w:right w:val="none" w:sz="0" w:space="0" w:color="auto"/>
                      </w:divBdr>
                    </w:div>
                    <w:div w:id="1262879613">
                      <w:marLeft w:val="0"/>
                      <w:marRight w:val="0"/>
                      <w:marTop w:val="0"/>
                      <w:marBottom w:val="0"/>
                      <w:divBdr>
                        <w:top w:val="none" w:sz="0" w:space="0" w:color="auto"/>
                        <w:left w:val="none" w:sz="0" w:space="0" w:color="auto"/>
                        <w:bottom w:val="none" w:sz="0" w:space="0" w:color="auto"/>
                        <w:right w:val="none" w:sz="0" w:space="0" w:color="auto"/>
                      </w:divBdr>
                    </w:div>
                    <w:div w:id="1787650551">
                      <w:marLeft w:val="0"/>
                      <w:marRight w:val="0"/>
                      <w:marTop w:val="0"/>
                      <w:marBottom w:val="0"/>
                      <w:divBdr>
                        <w:top w:val="none" w:sz="0" w:space="0" w:color="auto"/>
                        <w:left w:val="none" w:sz="0" w:space="0" w:color="auto"/>
                        <w:bottom w:val="none" w:sz="0" w:space="0" w:color="auto"/>
                        <w:right w:val="none" w:sz="0" w:space="0" w:color="auto"/>
                      </w:divBdr>
                    </w:div>
                    <w:div w:id="2021472108">
                      <w:marLeft w:val="0"/>
                      <w:marRight w:val="0"/>
                      <w:marTop w:val="0"/>
                      <w:marBottom w:val="0"/>
                      <w:divBdr>
                        <w:top w:val="none" w:sz="0" w:space="0" w:color="auto"/>
                        <w:left w:val="none" w:sz="0" w:space="0" w:color="auto"/>
                        <w:bottom w:val="none" w:sz="0" w:space="0" w:color="auto"/>
                        <w:right w:val="none" w:sz="0" w:space="0" w:color="auto"/>
                      </w:divBdr>
                    </w:div>
                    <w:div w:id="915091335">
                      <w:marLeft w:val="0"/>
                      <w:marRight w:val="0"/>
                      <w:marTop w:val="0"/>
                      <w:marBottom w:val="0"/>
                      <w:divBdr>
                        <w:top w:val="none" w:sz="0" w:space="0" w:color="auto"/>
                        <w:left w:val="none" w:sz="0" w:space="0" w:color="auto"/>
                        <w:bottom w:val="none" w:sz="0" w:space="0" w:color="auto"/>
                        <w:right w:val="none" w:sz="0" w:space="0" w:color="auto"/>
                      </w:divBdr>
                    </w:div>
                    <w:div w:id="1917786792">
                      <w:marLeft w:val="0"/>
                      <w:marRight w:val="0"/>
                      <w:marTop w:val="0"/>
                      <w:marBottom w:val="0"/>
                      <w:divBdr>
                        <w:top w:val="none" w:sz="0" w:space="0" w:color="auto"/>
                        <w:left w:val="none" w:sz="0" w:space="0" w:color="auto"/>
                        <w:bottom w:val="none" w:sz="0" w:space="0" w:color="auto"/>
                        <w:right w:val="none" w:sz="0" w:space="0" w:color="auto"/>
                      </w:divBdr>
                    </w:div>
                    <w:div w:id="1077240013">
                      <w:marLeft w:val="0"/>
                      <w:marRight w:val="0"/>
                      <w:marTop w:val="0"/>
                      <w:marBottom w:val="0"/>
                      <w:divBdr>
                        <w:top w:val="none" w:sz="0" w:space="0" w:color="auto"/>
                        <w:left w:val="none" w:sz="0" w:space="0" w:color="auto"/>
                        <w:bottom w:val="none" w:sz="0" w:space="0" w:color="auto"/>
                        <w:right w:val="none" w:sz="0" w:space="0" w:color="auto"/>
                      </w:divBdr>
                    </w:div>
                    <w:div w:id="755054223">
                      <w:marLeft w:val="0"/>
                      <w:marRight w:val="0"/>
                      <w:marTop w:val="0"/>
                      <w:marBottom w:val="0"/>
                      <w:divBdr>
                        <w:top w:val="none" w:sz="0" w:space="0" w:color="auto"/>
                        <w:left w:val="none" w:sz="0" w:space="0" w:color="auto"/>
                        <w:bottom w:val="none" w:sz="0" w:space="0" w:color="auto"/>
                        <w:right w:val="none" w:sz="0" w:space="0" w:color="auto"/>
                      </w:divBdr>
                    </w:div>
                    <w:div w:id="836269233">
                      <w:marLeft w:val="0"/>
                      <w:marRight w:val="0"/>
                      <w:marTop w:val="0"/>
                      <w:marBottom w:val="0"/>
                      <w:divBdr>
                        <w:top w:val="none" w:sz="0" w:space="0" w:color="auto"/>
                        <w:left w:val="none" w:sz="0" w:space="0" w:color="auto"/>
                        <w:bottom w:val="none" w:sz="0" w:space="0" w:color="auto"/>
                        <w:right w:val="none" w:sz="0" w:space="0" w:color="auto"/>
                      </w:divBdr>
                    </w:div>
                    <w:div w:id="1274551823">
                      <w:marLeft w:val="0"/>
                      <w:marRight w:val="0"/>
                      <w:marTop w:val="0"/>
                      <w:marBottom w:val="0"/>
                      <w:divBdr>
                        <w:top w:val="none" w:sz="0" w:space="0" w:color="auto"/>
                        <w:left w:val="none" w:sz="0" w:space="0" w:color="auto"/>
                        <w:bottom w:val="none" w:sz="0" w:space="0" w:color="auto"/>
                        <w:right w:val="none" w:sz="0" w:space="0" w:color="auto"/>
                      </w:divBdr>
                    </w:div>
                    <w:div w:id="671029252">
                      <w:marLeft w:val="0"/>
                      <w:marRight w:val="0"/>
                      <w:marTop w:val="0"/>
                      <w:marBottom w:val="0"/>
                      <w:divBdr>
                        <w:top w:val="none" w:sz="0" w:space="0" w:color="auto"/>
                        <w:left w:val="none" w:sz="0" w:space="0" w:color="auto"/>
                        <w:bottom w:val="none" w:sz="0" w:space="0" w:color="auto"/>
                        <w:right w:val="none" w:sz="0" w:space="0" w:color="auto"/>
                      </w:divBdr>
                    </w:div>
                    <w:div w:id="1451557476">
                      <w:marLeft w:val="0"/>
                      <w:marRight w:val="0"/>
                      <w:marTop w:val="0"/>
                      <w:marBottom w:val="0"/>
                      <w:divBdr>
                        <w:top w:val="none" w:sz="0" w:space="0" w:color="auto"/>
                        <w:left w:val="none" w:sz="0" w:space="0" w:color="auto"/>
                        <w:bottom w:val="none" w:sz="0" w:space="0" w:color="auto"/>
                        <w:right w:val="none" w:sz="0" w:space="0" w:color="auto"/>
                      </w:divBdr>
                    </w:div>
                    <w:div w:id="1033195609">
                      <w:marLeft w:val="0"/>
                      <w:marRight w:val="0"/>
                      <w:marTop w:val="0"/>
                      <w:marBottom w:val="0"/>
                      <w:divBdr>
                        <w:top w:val="none" w:sz="0" w:space="0" w:color="auto"/>
                        <w:left w:val="none" w:sz="0" w:space="0" w:color="auto"/>
                        <w:bottom w:val="none" w:sz="0" w:space="0" w:color="auto"/>
                        <w:right w:val="none" w:sz="0" w:space="0" w:color="auto"/>
                      </w:divBdr>
                    </w:div>
                    <w:div w:id="2045207984">
                      <w:marLeft w:val="0"/>
                      <w:marRight w:val="0"/>
                      <w:marTop w:val="0"/>
                      <w:marBottom w:val="0"/>
                      <w:divBdr>
                        <w:top w:val="none" w:sz="0" w:space="0" w:color="auto"/>
                        <w:left w:val="none" w:sz="0" w:space="0" w:color="auto"/>
                        <w:bottom w:val="none" w:sz="0" w:space="0" w:color="auto"/>
                        <w:right w:val="none" w:sz="0" w:space="0" w:color="auto"/>
                      </w:divBdr>
                    </w:div>
                    <w:div w:id="826171097">
                      <w:marLeft w:val="0"/>
                      <w:marRight w:val="0"/>
                      <w:marTop w:val="0"/>
                      <w:marBottom w:val="0"/>
                      <w:divBdr>
                        <w:top w:val="none" w:sz="0" w:space="0" w:color="auto"/>
                        <w:left w:val="none" w:sz="0" w:space="0" w:color="auto"/>
                        <w:bottom w:val="none" w:sz="0" w:space="0" w:color="auto"/>
                        <w:right w:val="none" w:sz="0" w:space="0" w:color="auto"/>
                      </w:divBdr>
                    </w:div>
                    <w:div w:id="1595358565">
                      <w:marLeft w:val="0"/>
                      <w:marRight w:val="0"/>
                      <w:marTop w:val="0"/>
                      <w:marBottom w:val="0"/>
                      <w:divBdr>
                        <w:top w:val="none" w:sz="0" w:space="0" w:color="auto"/>
                        <w:left w:val="none" w:sz="0" w:space="0" w:color="auto"/>
                        <w:bottom w:val="none" w:sz="0" w:space="0" w:color="auto"/>
                        <w:right w:val="none" w:sz="0" w:space="0" w:color="auto"/>
                      </w:divBdr>
                    </w:div>
                    <w:div w:id="1717926493">
                      <w:marLeft w:val="0"/>
                      <w:marRight w:val="0"/>
                      <w:marTop w:val="0"/>
                      <w:marBottom w:val="0"/>
                      <w:divBdr>
                        <w:top w:val="none" w:sz="0" w:space="0" w:color="auto"/>
                        <w:left w:val="none" w:sz="0" w:space="0" w:color="auto"/>
                        <w:bottom w:val="none" w:sz="0" w:space="0" w:color="auto"/>
                        <w:right w:val="none" w:sz="0" w:space="0" w:color="auto"/>
                      </w:divBdr>
                    </w:div>
                    <w:div w:id="1640454843">
                      <w:marLeft w:val="0"/>
                      <w:marRight w:val="0"/>
                      <w:marTop w:val="0"/>
                      <w:marBottom w:val="0"/>
                      <w:divBdr>
                        <w:top w:val="none" w:sz="0" w:space="0" w:color="auto"/>
                        <w:left w:val="none" w:sz="0" w:space="0" w:color="auto"/>
                        <w:bottom w:val="none" w:sz="0" w:space="0" w:color="auto"/>
                        <w:right w:val="none" w:sz="0" w:space="0" w:color="auto"/>
                      </w:divBdr>
                    </w:div>
                    <w:div w:id="1264846916">
                      <w:marLeft w:val="0"/>
                      <w:marRight w:val="0"/>
                      <w:marTop w:val="0"/>
                      <w:marBottom w:val="0"/>
                      <w:divBdr>
                        <w:top w:val="none" w:sz="0" w:space="0" w:color="auto"/>
                        <w:left w:val="none" w:sz="0" w:space="0" w:color="auto"/>
                        <w:bottom w:val="none" w:sz="0" w:space="0" w:color="auto"/>
                        <w:right w:val="none" w:sz="0" w:space="0" w:color="auto"/>
                      </w:divBdr>
                    </w:div>
                    <w:div w:id="596908268">
                      <w:marLeft w:val="0"/>
                      <w:marRight w:val="0"/>
                      <w:marTop w:val="0"/>
                      <w:marBottom w:val="0"/>
                      <w:divBdr>
                        <w:top w:val="none" w:sz="0" w:space="0" w:color="auto"/>
                        <w:left w:val="none" w:sz="0" w:space="0" w:color="auto"/>
                        <w:bottom w:val="none" w:sz="0" w:space="0" w:color="auto"/>
                        <w:right w:val="none" w:sz="0" w:space="0" w:color="auto"/>
                      </w:divBdr>
                    </w:div>
                    <w:div w:id="467742338">
                      <w:marLeft w:val="0"/>
                      <w:marRight w:val="0"/>
                      <w:marTop w:val="0"/>
                      <w:marBottom w:val="0"/>
                      <w:divBdr>
                        <w:top w:val="none" w:sz="0" w:space="0" w:color="auto"/>
                        <w:left w:val="none" w:sz="0" w:space="0" w:color="auto"/>
                        <w:bottom w:val="none" w:sz="0" w:space="0" w:color="auto"/>
                        <w:right w:val="none" w:sz="0" w:space="0" w:color="auto"/>
                      </w:divBdr>
                    </w:div>
                    <w:div w:id="1242719281">
                      <w:marLeft w:val="0"/>
                      <w:marRight w:val="0"/>
                      <w:marTop w:val="0"/>
                      <w:marBottom w:val="0"/>
                      <w:divBdr>
                        <w:top w:val="none" w:sz="0" w:space="0" w:color="auto"/>
                        <w:left w:val="none" w:sz="0" w:space="0" w:color="auto"/>
                        <w:bottom w:val="none" w:sz="0" w:space="0" w:color="auto"/>
                        <w:right w:val="none" w:sz="0" w:space="0" w:color="auto"/>
                      </w:divBdr>
                    </w:div>
                    <w:div w:id="1548108703">
                      <w:marLeft w:val="0"/>
                      <w:marRight w:val="0"/>
                      <w:marTop w:val="0"/>
                      <w:marBottom w:val="0"/>
                      <w:divBdr>
                        <w:top w:val="none" w:sz="0" w:space="0" w:color="auto"/>
                        <w:left w:val="none" w:sz="0" w:space="0" w:color="auto"/>
                        <w:bottom w:val="none" w:sz="0" w:space="0" w:color="auto"/>
                        <w:right w:val="none" w:sz="0" w:space="0" w:color="auto"/>
                      </w:divBdr>
                    </w:div>
                    <w:div w:id="1357077176">
                      <w:marLeft w:val="0"/>
                      <w:marRight w:val="0"/>
                      <w:marTop w:val="0"/>
                      <w:marBottom w:val="0"/>
                      <w:divBdr>
                        <w:top w:val="none" w:sz="0" w:space="0" w:color="auto"/>
                        <w:left w:val="none" w:sz="0" w:space="0" w:color="auto"/>
                        <w:bottom w:val="none" w:sz="0" w:space="0" w:color="auto"/>
                        <w:right w:val="none" w:sz="0" w:space="0" w:color="auto"/>
                      </w:divBdr>
                    </w:div>
                    <w:div w:id="1671449825">
                      <w:marLeft w:val="0"/>
                      <w:marRight w:val="0"/>
                      <w:marTop w:val="0"/>
                      <w:marBottom w:val="0"/>
                      <w:divBdr>
                        <w:top w:val="none" w:sz="0" w:space="0" w:color="auto"/>
                        <w:left w:val="none" w:sz="0" w:space="0" w:color="auto"/>
                        <w:bottom w:val="none" w:sz="0" w:space="0" w:color="auto"/>
                        <w:right w:val="none" w:sz="0" w:space="0" w:color="auto"/>
                      </w:divBdr>
                    </w:div>
                    <w:div w:id="1698654533">
                      <w:marLeft w:val="0"/>
                      <w:marRight w:val="0"/>
                      <w:marTop w:val="0"/>
                      <w:marBottom w:val="0"/>
                      <w:divBdr>
                        <w:top w:val="none" w:sz="0" w:space="0" w:color="auto"/>
                        <w:left w:val="none" w:sz="0" w:space="0" w:color="auto"/>
                        <w:bottom w:val="none" w:sz="0" w:space="0" w:color="auto"/>
                        <w:right w:val="none" w:sz="0" w:space="0" w:color="auto"/>
                      </w:divBdr>
                    </w:div>
                    <w:div w:id="612981456">
                      <w:marLeft w:val="0"/>
                      <w:marRight w:val="0"/>
                      <w:marTop w:val="0"/>
                      <w:marBottom w:val="0"/>
                      <w:divBdr>
                        <w:top w:val="none" w:sz="0" w:space="0" w:color="auto"/>
                        <w:left w:val="none" w:sz="0" w:space="0" w:color="auto"/>
                        <w:bottom w:val="none" w:sz="0" w:space="0" w:color="auto"/>
                        <w:right w:val="none" w:sz="0" w:space="0" w:color="auto"/>
                      </w:divBdr>
                    </w:div>
                    <w:div w:id="2071533730">
                      <w:marLeft w:val="0"/>
                      <w:marRight w:val="0"/>
                      <w:marTop w:val="0"/>
                      <w:marBottom w:val="0"/>
                      <w:divBdr>
                        <w:top w:val="none" w:sz="0" w:space="0" w:color="auto"/>
                        <w:left w:val="none" w:sz="0" w:space="0" w:color="auto"/>
                        <w:bottom w:val="none" w:sz="0" w:space="0" w:color="auto"/>
                        <w:right w:val="none" w:sz="0" w:space="0" w:color="auto"/>
                      </w:divBdr>
                    </w:div>
                    <w:div w:id="306864078">
                      <w:marLeft w:val="0"/>
                      <w:marRight w:val="0"/>
                      <w:marTop w:val="0"/>
                      <w:marBottom w:val="0"/>
                      <w:divBdr>
                        <w:top w:val="none" w:sz="0" w:space="0" w:color="auto"/>
                        <w:left w:val="none" w:sz="0" w:space="0" w:color="auto"/>
                        <w:bottom w:val="none" w:sz="0" w:space="0" w:color="auto"/>
                        <w:right w:val="none" w:sz="0" w:space="0" w:color="auto"/>
                      </w:divBdr>
                    </w:div>
                    <w:div w:id="85420559">
                      <w:marLeft w:val="0"/>
                      <w:marRight w:val="0"/>
                      <w:marTop w:val="0"/>
                      <w:marBottom w:val="0"/>
                      <w:divBdr>
                        <w:top w:val="none" w:sz="0" w:space="0" w:color="auto"/>
                        <w:left w:val="none" w:sz="0" w:space="0" w:color="auto"/>
                        <w:bottom w:val="none" w:sz="0" w:space="0" w:color="auto"/>
                        <w:right w:val="none" w:sz="0" w:space="0" w:color="auto"/>
                      </w:divBdr>
                    </w:div>
                    <w:div w:id="1872574360">
                      <w:marLeft w:val="0"/>
                      <w:marRight w:val="0"/>
                      <w:marTop w:val="0"/>
                      <w:marBottom w:val="0"/>
                      <w:divBdr>
                        <w:top w:val="none" w:sz="0" w:space="0" w:color="auto"/>
                        <w:left w:val="none" w:sz="0" w:space="0" w:color="auto"/>
                        <w:bottom w:val="none" w:sz="0" w:space="0" w:color="auto"/>
                        <w:right w:val="none" w:sz="0" w:space="0" w:color="auto"/>
                      </w:divBdr>
                    </w:div>
                    <w:div w:id="1613393669">
                      <w:marLeft w:val="0"/>
                      <w:marRight w:val="0"/>
                      <w:marTop w:val="0"/>
                      <w:marBottom w:val="0"/>
                      <w:divBdr>
                        <w:top w:val="none" w:sz="0" w:space="0" w:color="auto"/>
                        <w:left w:val="none" w:sz="0" w:space="0" w:color="auto"/>
                        <w:bottom w:val="none" w:sz="0" w:space="0" w:color="auto"/>
                        <w:right w:val="none" w:sz="0" w:space="0" w:color="auto"/>
                      </w:divBdr>
                    </w:div>
                    <w:div w:id="974602388">
                      <w:marLeft w:val="0"/>
                      <w:marRight w:val="0"/>
                      <w:marTop w:val="0"/>
                      <w:marBottom w:val="0"/>
                      <w:divBdr>
                        <w:top w:val="none" w:sz="0" w:space="0" w:color="auto"/>
                        <w:left w:val="none" w:sz="0" w:space="0" w:color="auto"/>
                        <w:bottom w:val="none" w:sz="0" w:space="0" w:color="auto"/>
                        <w:right w:val="none" w:sz="0" w:space="0" w:color="auto"/>
                      </w:divBdr>
                    </w:div>
                    <w:div w:id="2122456193">
                      <w:marLeft w:val="0"/>
                      <w:marRight w:val="0"/>
                      <w:marTop w:val="0"/>
                      <w:marBottom w:val="0"/>
                      <w:divBdr>
                        <w:top w:val="none" w:sz="0" w:space="0" w:color="auto"/>
                        <w:left w:val="none" w:sz="0" w:space="0" w:color="auto"/>
                        <w:bottom w:val="none" w:sz="0" w:space="0" w:color="auto"/>
                        <w:right w:val="none" w:sz="0" w:space="0" w:color="auto"/>
                      </w:divBdr>
                    </w:div>
                    <w:div w:id="468279332">
                      <w:marLeft w:val="0"/>
                      <w:marRight w:val="0"/>
                      <w:marTop w:val="0"/>
                      <w:marBottom w:val="0"/>
                      <w:divBdr>
                        <w:top w:val="none" w:sz="0" w:space="0" w:color="auto"/>
                        <w:left w:val="none" w:sz="0" w:space="0" w:color="auto"/>
                        <w:bottom w:val="none" w:sz="0" w:space="0" w:color="auto"/>
                        <w:right w:val="none" w:sz="0" w:space="0" w:color="auto"/>
                      </w:divBdr>
                    </w:div>
                    <w:div w:id="1499423060">
                      <w:marLeft w:val="0"/>
                      <w:marRight w:val="0"/>
                      <w:marTop w:val="0"/>
                      <w:marBottom w:val="0"/>
                      <w:divBdr>
                        <w:top w:val="none" w:sz="0" w:space="0" w:color="auto"/>
                        <w:left w:val="none" w:sz="0" w:space="0" w:color="auto"/>
                        <w:bottom w:val="none" w:sz="0" w:space="0" w:color="auto"/>
                        <w:right w:val="none" w:sz="0" w:space="0" w:color="auto"/>
                      </w:divBdr>
                    </w:div>
                    <w:div w:id="1829709257">
                      <w:marLeft w:val="0"/>
                      <w:marRight w:val="0"/>
                      <w:marTop w:val="0"/>
                      <w:marBottom w:val="0"/>
                      <w:divBdr>
                        <w:top w:val="none" w:sz="0" w:space="0" w:color="auto"/>
                        <w:left w:val="none" w:sz="0" w:space="0" w:color="auto"/>
                        <w:bottom w:val="none" w:sz="0" w:space="0" w:color="auto"/>
                        <w:right w:val="none" w:sz="0" w:space="0" w:color="auto"/>
                      </w:divBdr>
                    </w:div>
                    <w:div w:id="777065795">
                      <w:marLeft w:val="0"/>
                      <w:marRight w:val="0"/>
                      <w:marTop w:val="0"/>
                      <w:marBottom w:val="0"/>
                      <w:divBdr>
                        <w:top w:val="none" w:sz="0" w:space="0" w:color="auto"/>
                        <w:left w:val="none" w:sz="0" w:space="0" w:color="auto"/>
                        <w:bottom w:val="none" w:sz="0" w:space="0" w:color="auto"/>
                        <w:right w:val="none" w:sz="0" w:space="0" w:color="auto"/>
                      </w:divBdr>
                    </w:div>
                    <w:div w:id="1075205815">
                      <w:marLeft w:val="0"/>
                      <w:marRight w:val="0"/>
                      <w:marTop w:val="0"/>
                      <w:marBottom w:val="0"/>
                      <w:divBdr>
                        <w:top w:val="none" w:sz="0" w:space="0" w:color="auto"/>
                        <w:left w:val="none" w:sz="0" w:space="0" w:color="auto"/>
                        <w:bottom w:val="none" w:sz="0" w:space="0" w:color="auto"/>
                        <w:right w:val="none" w:sz="0" w:space="0" w:color="auto"/>
                      </w:divBdr>
                    </w:div>
                    <w:div w:id="1150096912">
                      <w:marLeft w:val="0"/>
                      <w:marRight w:val="0"/>
                      <w:marTop w:val="0"/>
                      <w:marBottom w:val="0"/>
                      <w:divBdr>
                        <w:top w:val="none" w:sz="0" w:space="0" w:color="auto"/>
                        <w:left w:val="none" w:sz="0" w:space="0" w:color="auto"/>
                        <w:bottom w:val="none" w:sz="0" w:space="0" w:color="auto"/>
                        <w:right w:val="none" w:sz="0" w:space="0" w:color="auto"/>
                      </w:divBdr>
                    </w:div>
                    <w:div w:id="1895115691">
                      <w:marLeft w:val="0"/>
                      <w:marRight w:val="0"/>
                      <w:marTop w:val="0"/>
                      <w:marBottom w:val="0"/>
                      <w:divBdr>
                        <w:top w:val="none" w:sz="0" w:space="0" w:color="auto"/>
                        <w:left w:val="none" w:sz="0" w:space="0" w:color="auto"/>
                        <w:bottom w:val="none" w:sz="0" w:space="0" w:color="auto"/>
                        <w:right w:val="none" w:sz="0" w:space="0" w:color="auto"/>
                      </w:divBdr>
                    </w:div>
                    <w:div w:id="1212887241">
                      <w:marLeft w:val="0"/>
                      <w:marRight w:val="0"/>
                      <w:marTop w:val="0"/>
                      <w:marBottom w:val="0"/>
                      <w:divBdr>
                        <w:top w:val="none" w:sz="0" w:space="0" w:color="auto"/>
                        <w:left w:val="none" w:sz="0" w:space="0" w:color="auto"/>
                        <w:bottom w:val="none" w:sz="0" w:space="0" w:color="auto"/>
                        <w:right w:val="none" w:sz="0" w:space="0" w:color="auto"/>
                      </w:divBdr>
                    </w:div>
                    <w:div w:id="906497854">
                      <w:marLeft w:val="0"/>
                      <w:marRight w:val="0"/>
                      <w:marTop w:val="0"/>
                      <w:marBottom w:val="0"/>
                      <w:divBdr>
                        <w:top w:val="none" w:sz="0" w:space="0" w:color="auto"/>
                        <w:left w:val="none" w:sz="0" w:space="0" w:color="auto"/>
                        <w:bottom w:val="none" w:sz="0" w:space="0" w:color="auto"/>
                        <w:right w:val="none" w:sz="0" w:space="0" w:color="auto"/>
                      </w:divBdr>
                    </w:div>
                    <w:div w:id="1342900454">
                      <w:marLeft w:val="0"/>
                      <w:marRight w:val="0"/>
                      <w:marTop w:val="0"/>
                      <w:marBottom w:val="0"/>
                      <w:divBdr>
                        <w:top w:val="none" w:sz="0" w:space="0" w:color="auto"/>
                        <w:left w:val="none" w:sz="0" w:space="0" w:color="auto"/>
                        <w:bottom w:val="none" w:sz="0" w:space="0" w:color="auto"/>
                        <w:right w:val="none" w:sz="0" w:space="0" w:color="auto"/>
                      </w:divBdr>
                    </w:div>
                    <w:div w:id="1525317610">
                      <w:marLeft w:val="0"/>
                      <w:marRight w:val="0"/>
                      <w:marTop w:val="0"/>
                      <w:marBottom w:val="0"/>
                      <w:divBdr>
                        <w:top w:val="none" w:sz="0" w:space="0" w:color="auto"/>
                        <w:left w:val="none" w:sz="0" w:space="0" w:color="auto"/>
                        <w:bottom w:val="none" w:sz="0" w:space="0" w:color="auto"/>
                        <w:right w:val="none" w:sz="0" w:space="0" w:color="auto"/>
                      </w:divBdr>
                    </w:div>
                    <w:div w:id="1544908264">
                      <w:marLeft w:val="0"/>
                      <w:marRight w:val="0"/>
                      <w:marTop w:val="0"/>
                      <w:marBottom w:val="0"/>
                      <w:divBdr>
                        <w:top w:val="none" w:sz="0" w:space="0" w:color="auto"/>
                        <w:left w:val="none" w:sz="0" w:space="0" w:color="auto"/>
                        <w:bottom w:val="none" w:sz="0" w:space="0" w:color="auto"/>
                        <w:right w:val="none" w:sz="0" w:space="0" w:color="auto"/>
                      </w:divBdr>
                    </w:div>
                    <w:div w:id="6635731">
                      <w:marLeft w:val="0"/>
                      <w:marRight w:val="0"/>
                      <w:marTop w:val="0"/>
                      <w:marBottom w:val="0"/>
                      <w:divBdr>
                        <w:top w:val="none" w:sz="0" w:space="0" w:color="auto"/>
                        <w:left w:val="none" w:sz="0" w:space="0" w:color="auto"/>
                        <w:bottom w:val="none" w:sz="0" w:space="0" w:color="auto"/>
                        <w:right w:val="none" w:sz="0" w:space="0" w:color="auto"/>
                      </w:divBdr>
                    </w:div>
                    <w:div w:id="2135367006">
                      <w:marLeft w:val="0"/>
                      <w:marRight w:val="0"/>
                      <w:marTop w:val="0"/>
                      <w:marBottom w:val="0"/>
                      <w:divBdr>
                        <w:top w:val="none" w:sz="0" w:space="0" w:color="auto"/>
                        <w:left w:val="none" w:sz="0" w:space="0" w:color="auto"/>
                        <w:bottom w:val="none" w:sz="0" w:space="0" w:color="auto"/>
                        <w:right w:val="none" w:sz="0" w:space="0" w:color="auto"/>
                      </w:divBdr>
                    </w:div>
                    <w:div w:id="732318788">
                      <w:marLeft w:val="0"/>
                      <w:marRight w:val="0"/>
                      <w:marTop w:val="0"/>
                      <w:marBottom w:val="0"/>
                      <w:divBdr>
                        <w:top w:val="none" w:sz="0" w:space="0" w:color="auto"/>
                        <w:left w:val="none" w:sz="0" w:space="0" w:color="auto"/>
                        <w:bottom w:val="none" w:sz="0" w:space="0" w:color="auto"/>
                        <w:right w:val="none" w:sz="0" w:space="0" w:color="auto"/>
                      </w:divBdr>
                    </w:div>
                    <w:div w:id="1708411864">
                      <w:marLeft w:val="0"/>
                      <w:marRight w:val="0"/>
                      <w:marTop w:val="0"/>
                      <w:marBottom w:val="0"/>
                      <w:divBdr>
                        <w:top w:val="none" w:sz="0" w:space="0" w:color="auto"/>
                        <w:left w:val="none" w:sz="0" w:space="0" w:color="auto"/>
                        <w:bottom w:val="none" w:sz="0" w:space="0" w:color="auto"/>
                        <w:right w:val="none" w:sz="0" w:space="0" w:color="auto"/>
                      </w:divBdr>
                    </w:div>
                    <w:div w:id="873621190">
                      <w:marLeft w:val="0"/>
                      <w:marRight w:val="0"/>
                      <w:marTop w:val="0"/>
                      <w:marBottom w:val="0"/>
                      <w:divBdr>
                        <w:top w:val="none" w:sz="0" w:space="0" w:color="auto"/>
                        <w:left w:val="none" w:sz="0" w:space="0" w:color="auto"/>
                        <w:bottom w:val="none" w:sz="0" w:space="0" w:color="auto"/>
                        <w:right w:val="none" w:sz="0" w:space="0" w:color="auto"/>
                      </w:divBdr>
                    </w:div>
                    <w:div w:id="1347706659">
                      <w:marLeft w:val="0"/>
                      <w:marRight w:val="0"/>
                      <w:marTop w:val="0"/>
                      <w:marBottom w:val="0"/>
                      <w:divBdr>
                        <w:top w:val="none" w:sz="0" w:space="0" w:color="auto"/>
                        <w:left w:val="none" w:sz="0" w:space="0" w:color="auto"/>
                        <w:bottom w:val="none" w:sz="0" w:space="0" w:color="auto"/>
                        <w:right w:val="none" w:sz="0" w:space="0" w:color="auto"/>
                      </w:divBdr>
                    </w:div>
                    <w:div w:id="1841309546">
                      <w:marLeft w:val="0"/>
                      <w:marRight w:val="0"/>
                      <w:marTop w:val="0"/>
                      <w:marBottom w:val="0"/>
                      <w:divBdr>
                        <w:top w:val="none" w:sz="0" w:space="0" w:color="auto"/>
                        <w:left w:val="none" w:sz="0" w:space="0" w:color="auto"/>
                        <w:bottom w:val="none" w:sz="0" w:space="0" w:color="auto"/>
                        <w:right w:val="none" w:sz="0" w:space="0" w:color="auto"/>
                      </w:divBdr>
                    </w:div>
                    <w:div w:id="798259101">
                      <w:marLeft w:val="0"/>
                      <w:marRight w:val="0"/>
                      <w:marTop w:val="0"/>
                      <w:marBottom w:val="0"/>
                      <w:divBdr>
                        <w:top w:val="none" w:sz="0" w:space="0" w:color="auto"/>
                        <w:left w:val="none" w:sz="0" w:space="0" w:color="auto"/>
                        <w:bottom w:val="none" w:sz="0" w:space="0" w:color="auto"/>
                        <w:right w:val="none" w:sz="0" w:space="0" w:color="auto"/>
                      </w:divBdr>
                    </w:div>
                    <w:div w:id="2043438541">
                      <w:marLeft w:val="0"/>
                      <w:marRight w:val="0"/>
                      <w:marTop w:val="0"/>
                      <w:marBottom w:val="0"/>
                      <w:divBdr>
                        <w:top w:val="none" w:sz="0" w:space="0" w:color="auto"/>
                        <w:left w:val="none" w:sz="0" w:space="0" w:color="auto"/>
                        <w:bottom w:val="none" w:sz="0" w:space="0" w:color="auto"/>
                        <w:right w:val="none" w:sz="0" w:space="0" w:color="auto"/>
                      </w:divBdr>
                    </w:div>
                    <w:div w:id="239566497">
                      <w:marLeft w:val="0"/>
                      <w:marRight w:val="0"/>
                      <w:marTop w:val="0"/>
                      <w:marBottom w:val="0"/>
                      <w:divBdr>
                        <w:top w:val="none" w:sz="0" w:space="0" w:color="auto"/>
                        <w:left w:val="none" w:sz="0" w:space="0" w:color="auto"/>
                        <w:bottom w:val="none" w:sz="0" w:space="0" w:color="auto"/>
                        <w:right w:val="none" w:sz="0" w:space="0" w:color="auto"/>
                      </w:divBdr>
                    </w:div>
                    <w:div w:id="458649114">
                      <w:marLeft w:val="0"/>
                      <w:marRight w:val="0"/>
                      <w:marTop w:val="0"/>
                      <w:marBottom w:val="0"/>
                      <w:divBdr>
                        <w:top w:val="none" w:sz="0" w:space="0" w:color="auto"/>
                        <w:left w:val="none" w:sz="0" w:space="0" w:color="auto"/>
                        <w:bottom w:val="none" w:sz="0" w:space="0" w:color="auto"/>
                        <w:right w:val="none" w:sz="0" w:space="0" w:color="auto"/>
                      </w:divBdr>
                    </w:div>
                    <w:div w:id="2093506749">
                      <w:marLeft w:val="0"/>
                      <w:marRight w:val="0"/>
                      <w:marTop w:val="0"/>
                      <w:marBottom w:val="0"/>
                      <w:divBdr>
                        <w:top w:val="none" w:sz="0" w:space="0" w:color="auto"/>
                        <w:left w:val="none" w:sz="0" w:space="0" w:color="auto"/>
                        <w:bottom w:val="none" w:sz="0" w:space="0" w:color="auto"/>
                        <w:right w:val="none" w:sz="0" w:space="0" w:color="auto"/>
                      </w:divBdr>
                    </w:div>
                    <w:div w:id="1423530606">
                      <w:marLeft w:val="0"/>
                      <w:marRight w:val="0"/>
                      <w:marTop w:val="0"/>
                      <w:marBottom w:val="0"/>
                      <w:divBdr>
                        <w:top w:val="none" w:sz="0" w:space="0" w:color="auto"/>
                        <w:left w:val="none" w:sz="0" w:space="0" w:color="auto"/>
                        <w:bottom w:val="none" w:sz="0" w:space="0" w:color="auto"/>
                        <w:right w:val="none" w:sz="0" w:space="0" w:color="auto"/>
                      </w:divBdr>
                    </w:div>
                    <w:div w:id="1073891370">
                      <w:marLeft w:val="0"/>
                      <w:marRight w:val="0"/>
                      <w:marTop w:val="0"/>
                      <w:marBottom w:val="0"/>
                      <w:divBdr>
                        <w:top w:val="none" w:sz="0" w:space="0" w:color="auto"/>
                        <w:left w:val="none" w:sz="0" w:space="0" w:color="auto"/>
                        <w:bottom w:val="none" w:sz="0" w:space="0" w:color="auto"/>
                        <w:right w:val="none" w:sz="0" w:space="0" w:color="auto"/>
                      </w:divBdr>
                    </w:div>
                    <w:div w:id="449134758">
                      <w:marLeft w:val="0"/>
                      <w:marRight w:val="0"/>
                      <w:marTop w:val="0"/>
                      <w:marBottom w:val="0"/>
                      <w:divBdr>
                        <w:top w:val="none" w:sz="0" w:space="0" w:color="auto"/>
                        <w:left w:val="none" w:sz="0" w:space="0" w:color="auto"/>
                        <w:bottom w:val="none" w:sz="0" w:space="0" w:color="auto"/>
                        <w:right w:val="none" w:sz="0" w:space="0" w:color="auto"/>
                      </w:divBdr>
                    </w:div>
                    <w:div w:id="1070931821">
                      <w:marLeft w:val="0"/>
                      <w:marRight w:val="0"/>
                      <w:marTop w:val="0"/>
                      <w:marBottom w:val="0"/>
                      <w:divBdr>
                        <w:top w:val="none" w:sz="0" w:space="0" w:color="auto"/>
                        <w:left w:val="none" w:sz="0" w:space="0" w:color="auto"/>
                        <w:bottom w:val="none" w:sz="0" w:space="0" w:color="auto"/>
                        <w:right w:val="none" w:sz="0" w:space="0" w:color="auto"/>
                      </w:divBdr>
                    </w:div>
                    <w:div w:id="507988946">
                      <w:marLeft w:val="0"/>
                      <w:marRight w:val="0"/>
                      <w:marTop w:val="0"/>
                      <w:marBottom w:val="0"/>
                      <w:divBdr>
                        <w:top w:val="none" w:sz="0" w:space="0" w:color="auto"/>
                        <w:left w:val="none" w:sz="0" w:space="0" w:color="auto"/>
                        <w:bottom w:val="none" w:sz="0" w:space="0" w:color="auto"/>
                        <w:right w:val="none" w:sz="0" w:space="0" w:color="auto"/>
                      </w:divBdr>
                    </w:div>
                    <w:div w:id="1239629042">
                      <w:marLeft w:val="0"/>
                      <w:marRight w:val="0"/>
                      <w:marTop w:val="0"/>
                      <w:marBottom w:val="0"/>
                      <w:divBdr>
                        <w:top w:val="none" w:sz="0" w:space="0" w:color="auto"/>
                        <w:left w:val="none" w:sz="0" w:space="0" w:color="auto"/>
                        <w:bottom w:val="none" w:sz="0" w:space="0" w:color="auto"/>
                        <w:right w:val="none" w:sz="0" w:space="0" w:color="auto"/>
                      </w:divBdr>
                    </w:div>
                    <w:div w:id="925190746">
                      <w:marLeft w:val="0"/>
                      <w:marRight w:val="0"/>
                      <w:marTop w:val="0"/>
                      <w:marBottom w:val="0"/>
                      <w:divBdr>
                        <w:top w:val="none" w:sz="0" w:space="0" w:color="auto"/>
                        <w:left w:val="none" w:sz="0" w:space="0" w:color="auto"/>
                        <w:bottom w:val="none" w:sz="0" w:space="0" w:color="auto"/>
                        <w:right w:val="none" w:sz="0" w:space="0" w:color="auto"/>
                      </w:divBdr>
                    </w:div>
                    <w:div w:id="1798720120">
                      <w:marLeft w:val="0"/>
                      <w:marRight w:val="0"/>
                      <w:marTop w:val="0"/>
                      <w:marBottom w:val="0"/>
                      <w:divBdr>
                        <w:top w:val="none" w:sz="0" w:space="0" w:color="auto"/>
                        <w:left w:val="none" w:sz="0" w:space="0" w:color="auto"/>
                        <w:bottom w:val="none" w:sz="0" w:space="0" w:color="auto"/>
                        <w:right w:val="none" w:sz="0" w:space="0" w:color="auto"/>
                      </w:divBdr>
                    </w:div>
                    <w:div w:id="1854104173">
                      <w:marLeft w:val="0"/>
                      <w:marRight w:val="0"/>
                      <w:marTop w:val="0"/>
                      <w:marBottom w:val="0"/>
                      <w:divBdr>
                        <w:top w:val="none" w:sz="0" w:space="0" w:color="auto"/>
                        <w:left w:val="none" w:sz="0" w:space="0" w:color="auto"/>
                        <w:bottom w:val="none" w:sz="0" w:space="0" w:color="auto"/>
                        <w:right w:val="none" w:sz="0" w:space="0" w:color="auto"/>
                      </w:divBdr>
                    </w:div>
                    <w:div w:id="625742764">
                      <w:marLeft w:val="0"/>
                      <w:marRight w:val="0"/>
                      <w:marTop w:val="0"/>
                      <w:marBottom w:val="0"/>
                      <w:divBdr>
                        <w:top w:val="none" w:sz="0" w:space="0" w:color="auto"/>
                        <w:left w:val="none" w:sz="0" w:space="0" w:color="auto"/>
                        <w:bottom w:val="none" w:sz="0" w:space="0" w:color="auto"/>
                        <w:right w:val="none" w:sz="0" w:space="0" w:color="auto"/>
                      </w:divBdr>
                    </w:div>
                    <w:div w:id="1057706654">
                      <w:marLeft w:val="0"/>
                      <w:marRight w:val="0"/>
                      <w:marTop w:val="0"/>
                      <w:marBottom w:val="0"/>
                      <w:divBdr>
                        <w:top w:val="none" w:sz="0" w:space="0" w:color="auto"/>
                        <w:left w:val="none" w:sz="0" w:space="0" w:color="auto"/>
                        <w:bottom w:val="none" w:sz="0" w:space="0" w:color="auto"/>
                        <w:right w:val="none" w:sz="0" w:space="0" w:color="auto"/>
                      </w:divBdr>
                    </w:div>
                    <w:div w:id="268508217">
                      <w:marLeft w:val="0"/>
                      <w:marRight w:val="0"/>
                      <w:marTop w:val="0"/>
                      <w:marBottom w:val="0"/>
                      <w:divBdr>
                        <w:top w:val="none" w:sz="0" w:space="0" w:color="auto"/>
                        <w:left w:val="none" w:sz="0" w:space="0" w:color="auto"/>
                        <w:bottom w:val="none" w:sz="0" w:space="0" w:color="auto"/>
                        <w:right w:val="none" w:sz="0" w:space="0" w:color="auto"/>
                      </w:divBdr>
                    </w:div>
                    <w:div w:id="1113983052">
                      <w:marLeft w:val="0"/>
                      <w:marRight w:val="0"/>
                      <w:marTop w:val="0"/>
                      <w:marBottom w:val="0"/>
                      <w:divBdr>
                        <w:top w:val="none" w:sz="0" w:space="0" w:color="auto"/>
                        <w:left w:val="none" w:sz="0" w:space="0" w:color="auto"/>
                        <w:bottom w:val="none" w:sz="0" w:space="0" w:color="auto"/>
                        <w:right w:val="none" w:sz="0" w:space="0" w:color="auto"/>
                      </w:divBdr>
                    </w:div>
                    <w:div w:id="1129129560">
                      <w:marLeft w:val="0"/>
                      <w:marRight w:val="0"/>
                      <w:marTop w:val="0"/>
                      <w:marBottom w:val="0"/>
                      <w:divBdr>
                        <w:top w:val="none" w:sz="0" w:space="0" w:color="auto"/>
                        <w:left w:val="none" w:sz="0" w:space="0" w:color="auto"/>
                        <w:bottom w:val="none" w:sz="0" w:space="0" w:color="auto"/>
                        <w:right w:val="none" w:sz="0" w:space="0" w:color="auto"/>
                      </w:divBdr>
                    </w:div>
                    <w:div w:id="367294454">
                      <w:marLeft w:val="0"/>
                      <w:marRight w:val="0"/>
                      <w:marTop w:val="0"/>
                      <w:marBottom w:val="0"/>
                      <w:divBdr>
                        <w:top w:val="none" w:sz="0" w:space="0" w:color="auto"/>
                        <w:left w:val="none" w:sz="0" w:space="0" w:color="auto"/>
                        <w:bottom w:val="none" w:sz="0" w:space="0" w:color="auto"/>
                        <w:right w:val="none" w:sz="0" w:space="0" w:color="auto"/>
                      </w:divBdr>
                    </w:div>
                    <w:div w:id="1259437829">
                      <w:marLeft w:val="0"/>
                      <w:marRight w:val="0"/>
                      <w:marTop w:val="0"/>
                      <w:marBottom w:val="0"/>
                      <w:divBdr>
                        <w:top w:val="none" w:sz="0" w:space="0" w:color="auto"/>
                        <w:left w:val="none" w:sz="0" w:space="0" w:color="auto"/>
                        <w:bottom w:val="none" w:sz="0" w:space="0" w:color="auto"/>
                        <w:right w:val="none" w:sz="0" w:space="0" w:color="auto"/>
                      </w:divBdr>
                    </w:div>
                    <w:div w:id="171457254">
                      <w:marLeft w:val="0"/>
                      <w:marRight w:val="0"/>
                      <w:marTop w:val="0"/>
                      <w:marBottom w:val="0"/>
                      <w:divBdr>
                        <w:top w:val="none" w:sz="0" w:space="0" w:color="auto"/>
                        <w:left w:val="none" w:sz="0" w:space="0" w:color="auto"/>
                        <w:bottom w:val="none" w:sz="0" w:space="0" w:color="auto"/>
                        <w:right w:val="none" w:sz="0" w:space="0" w:color="auto"/>
                      </w:divBdr>
                    </w:div>
                    <w:div w:id="610163768">
                      <w:marLeft w:val="0"/>
                      <w:marRight w:val="0"/>
                      <w:marTop w:val="0"/>
                      <w:marBottom w:val="0"/>
                      <w:divBdr>
                        <w:top w:val="none" w:sz="0" w:space="0" w:color="auto"/>
                        <w:left w:val="none" w:sz="0" w:space="0" w:color="auto"/>
                        <w:bottom w:val="none" w:sz="0" w:space="0" w:color="auto"/>
                        <w:right w:val="none" w:sz="0" w:space="0" w:color="auto"/>
                      </w:divBdr>
                    </w:div>
                    <w:div w:id="2115705873">
                      <w:marLeft w:val="0"/>
                      <w:marRight w:val="0"/>
                      <w:marTop w:val="0"/>
                      <w:marBottom w:val="0"/>
                      <w:divBdr>
                        <w:top w:val="none" w:sz="0" w:space="0" w:color="auto"/>
                        <w:left w:val="none" w:sz="0" w:space="0" w:color="auto"/>
                        <w:bottom w:val="none" w:sz="0" w:space="0" w:color="auto"/>
                        <w:right w:val="none" w:sz="0" w:space="0" w:color="auto"/>
                      </w:divBdr>
                    </w:div>
                    <w:div w:id="975716896">
                      <w:marLeft w:val="0"/>
                      <w:marRight w:val="0"/>
                      <w:marTop w:val="0"/>
                      <w:marBottom w:val="0"/>
                      <w:divBdr>
                        <w:top w:val="none" w:sz="0" w:space="0" w:color="auto"/>
                        <w:left w:val="none" w:sz="0" w:space="0" w:color="auto"/>
                        <w:bottom w:val="none" w:sz="0" w:space="0" w:color="auto"/>
                        <w:right w:val="none" w:sz="0" w:space="0" w:color="auto"/>
                      </w:divBdr>
                    </w:div>
                    <w:div w:id="1645430221">
                      <w:marLeft w:val="0"/>
                      <w:marRight w:val="0"/>
                      <w:marTop w:val="0"/>
                      <w:marBottom w:val="0"/>
                      <w:divBdr>
                        <w:top w:val="none" w:sz="0" w:space="0" w:color="auto"/>
                        <w:left w:val="none" w:sz="0" w:space="0" w:color="auto"/>
                        <w:bottom w:val="none" w:sz="0" w:space="0" w:color="auto"/>
                        <w:right w:val="none" w:sz="0" w:space="0" w:color="auto"/>
                      </w:divBdr>
                    </w:div>
                    <w:div w:id="1650329058">
                      <w:marLeft w:val="0"/>
                      <w:marRight w:val="0"/>
                      <w:marTop w:val="0"/>
                      <w:marBottom w:val="0"/>
                      <w:divBdr>
                        <w:top w:val="none" w:sz="0" w:space="0" w:color="auto"/>
                        <w:left w:val="none" w:sz="0" w:space="0" w:color="auto"/>
                        <w:bottom w:val="none" w:sz="0" w:space="0" w:color="auto"/>
                        <w:right w:val="none" w:sz="0" w:space="0" w:color="auto"/>
                      </w:divBdr>
                    </w:div>
                    <w:div w:id="743449979">
                      <w:marLeft w:val="0"/>
                      <w:marRight w:val="0"/>
                      <w:marTop w:val="0"/>
                      <w:marBottom w:val="0"/>
                      <w:divBdr>
                        <w:top w:val="none" w:sz="0" w:space="0" w:color="auto"/>
                        <w:left w:val="none" w:sz="0" w:space="0" w:color="auto"/>
                        <w:bottom w:val="none" w:sz="0" w:space="0" w:color="auto"/>
                        <w:right w:val="none" w:sz="0" w:space="0" w:color="auto"/>
                      </w:divBdr>
                    </w:div>
                    <w:div w:id="2033147775">
                      <w:marLeft w:val="0"/>
                      <w:marRight w:val="0"/>
                      <w:marTop w:val="0"/>
                      <w:marBottom w:val="0"/>
                      <w:divBdr>
                        <w:top w:val="none" w:sz="0" w:space="0" w:color="auto"/>
                        <w:left w:val="none" w:sz="0" w:space="0" w:color="auto"/>
                        <w:bottom w:val="none" w:sz="0" w:space="0" w:color="auto"/>
                        <w:right w:val="none" w:sz="0" w:space="0" w:color="auto"/>
                      </w:divBdr>
                    </w:div>
                    <w:div w:id="484276964">
                      <w:marLeft w:val="0"/>
                      <w:marRight w:val="0"/>
                      <w:marTop w:val="0"/>
                      <w:marBottom w:val="0"/>
                      <w:divBdr>
                        <w:top w:val="none" w:sz="0" w:space="0" w:color="auto"/>
                        <w:left w:val="none" w:sz="0" w:space="0" w:color="auto"/>
                        <w:bottom w:val="none" w:sz="0" w:space="0" w:color="auto"/>
                        <w:right w:val="none" w:sz="0" w:space="0" w:color="auto"/>
                      </w:divBdr>
                    </w:div>
                    <w:div w:id="461073716">
                      <w:marLeft w:val="0"/>
                      <w:marRight w:val="0"/>
                      <w:marTop w:val="0"/>
                      <w:marBottom w:val="0"/>
                      <w:divBdr>
                        <w:top w:val="none" w:sz="0" w:space="0" w:color="auto"/>
                        <w:left w:val="none" w:sz="0" w:space="0" w:color="auto"/>
                        <w:bottom w:val="none" w:sz="0" w:space="0" w:color="auto"/>
                        <w:right w:val="none" w:sz="0" w:space="0" w:color="auto"/>
                      </w:divBdr>
                    </w:div>
                    <w:div w:id="351928887">
                      <w:marLeft w:val="0"/>
                      <w:marRight w:val="0"/>
                      <w:marTop w:val="0"/>
                      <w:marBottom w:val="0"/>
                      <w:divBdr>
                        <w:top w:val="none" w:sz="0" w:space="0" w:color="auto"/>
                        <w:left w:val="none" w:sz="0" w:space="0" w:color="auto"/>
                        <w:bottom w:val="none" w:sz="0" w:space="0" w:color="auto"/>
                        <w:right w:val="none" w:sz="0" w:space="0" w:color="auto"/>
                      </w:divBdr>
                    </w:div>
                    <w:div w:id="96172578">
                      <w:marLeft w:val="0"/>
                      <w:marRight w:val="0"/>
                      <w:marTop w:val="0"/>
                      <w:marBottom w:val="0"/>
                      <w:divBdr>
                        <w:top w:val="none" w:sz="0" w:space="0" w:color="auto"/>
                        <w:left w:val="none" w:sz="0" w:space="0" w:color="auto"/>
                        <w:bottom w:val="none" w:sz="0" w:space="0" w:color="auto"/>
                        <w:right w:val="none" w:sz="0" w:space="0" w:color="auto"/>
                      </w:divBdr>
                    </w:div>
                    <w:div w:id="338584784">
                      <w:marLeft w:val="0"/>
                      <w:marRight w:val="0"/>
                      <w:marTop w:val="0"/>
                      <w:marBottom w:val="0"/>
                      <w:divBdr>
                        <w:top w:val="none" w:sz="0" w:space="0" w:color="auto"/>
                        <w:left w:val="none" w:sz="0" w:space="0" w:color="auto"/>
                        <w:bottom w:val="none" w:sz="0" w:space="0" w:color="auto"/>
                        <w:right w:val="none" w:sz="0" w:space="0" w:color="auto"/>
                      </w:divBdr>
                    </w:div>
                    <w:div w:id="334770196">
                      <w:marLeft w:val="0"/>
                      <w:marRight w:val="0"/>
                      <w:marTop w:val="0"/>
                      <w:marBottom w:val="0"/>
                      <w:divBdr>
                        <w:top w:val="none" w:sz="0" w:space="0" w:color="auto"/>
                        <w:left w:val="none" w:sz="0" w:space="0" w:color="auto"/>
                        <w:bottom w:val="none" w:sz="0" w:space="0" w:color="auto"/>
                        <w:right w:val="none" w:sz="0" w:space="0" w:color="auto"/>
                      </w:divBdr>
                    </w:div>
                    <w:div w:id="326058669">
                      <w:marLeft w:val="0"/>
                      <w:marRight w:val="0"/>
                      <w:marTop w:val="0"/>
                      <w:marBottom w:val="0"/>
                      <w:divBdr>
                        <w:top w:val="none" w:sz="0" w:space="0" w:color="auto"/>
                        <w:left w:val="none" w:sz="0" w:space="0" w:color="auto"/>
                        <w:bottom w:val="none" w:sz="0" w:space="0" w:color="auto"/>
                        <w:right w:val="none" w:sz="0" w:space="0" w:color="auto"/>
                      </w:divBdr>
                    </w:div>
                    <w:div w:id="1955019290">
                      <w:marLeft w:val="0"/>
                      <w:marRight w:val="0"/>
                      <w:marTop w:val="0"/>
                      <w:marBottom w:val="0"/>
                      <w:divBdr>
                        <w:top w:val="none" w:sz="0" w:space="0" w:color="auto"/>
                        <w:left w:val="none" w:sz="0" w:space="0" w:color="auto"/>
                        <w:bottom w:val="none" w:sz="0" w:space="0" w:color="auto"/>
                        <w:right w:val="none" w:sz="0" w:space="0" w:color="auto"/>
                      </w:divBdr>
                    </w:div>
                    <w:div w:id="593511930">
                      <w:marLeft w:val="0"/>
                      <w:marRight w:val="0"/>
                      <w:marTop w:val="0"/>
                      <w:marBottom w:val="0"/>
                      <w:divBdr>
                        <w:top w:val="none" w:sz="0" w:space="0" w:color="auto"/>
                        <w:left w:val="none" w:sz="0" w:space="0" w:color="auto"/>
                        <w:bottom w:val="none" w:sz="0" w:space="0" w:color="auto"/>
                        <w:right w:val="none" w:sz="0" w:space="0" w:color="auto"/>
                      </w:divBdr>
                    </w:div>
                    <w:div w:id="630088419">
                      <w:marLeft w:val="0"/>
                      <w:marRight w:val="0"/>
                      <w:marTop w:val="0"/>
                      <w:marBottom w:val="0"/>
                      <w:divBdr>
                        <w:top w:val="none" w:sz="0" w:space="0" w:color="auto"/>
                        <w:left w:val="none" w:sz="0" w:space="0" w:color="auto"/>
                        <w:bottom w:val="none" w:sz="0" w:space="0" w:color="auto"/>
                        <w:right w:val="none" w:sz="0" w:space="0" w:color="auto"/>
                      </w:divBdr>
                    </w:div>
                    <w:div w:id="1073041014">
                      <w:marLeft w:val="0"/>
                      <w:marRight w:val="0"/>
                      <w:marTop w:val="0"/>
                      <w:marBottom w:val="0"/>
                      <w:divBdr>
                        <w:top w:val="none" w:sz="0" w:space="0" w:color="auto"/>
                        <w:left w:val="none" w:sz="0" w:space="0" w:color="auto"/>
                        <w:bottom w:val="none" w:sz="0" w:space="0" w:color="auto"/>
                        <w:right w:val="none" w:sz="0" w:space="0" w:color="auto"/>
                      </w:divBdr>
                    </w:div>
                    <w:div w:id="569928025">
                      <w:marLeft w:val="0"/>
                      <w:marRight w:val="0"/>
                      <w:marTop w:val="0"/>
                      <w:marBottom w:val="0"/>
                      <w:divBdr>
                        <w:top w:val="none" w:sz="0" w:space="0" w:color="auto"/>
                        <w:left w:val="none" w:sz="0" w:space="0" w:color="auto"/>
                        <w:bottom w:val="none" w:sz="0" w:space="0" w:color="auto"/>
                        <w:right w:val="none" w:sz="0" w:space="0" w:color="auto"/>
                      </w:divBdr>
                    </w:div>
                    <w:div w:id="505242914">
                      <w:marLeft w:val="0"/>
                      <w:marRight w:val="0"/>
                      <w:marTop w:val="0"/>
                      <w:marBottom w:val="0"/>
                      <w:divBdr>
                        <w:top w:val="none" w:sz="0" w:space="0" w:color="auto"/>
                        <w:left w:val="none" w:sz="0" w:space="0" w:color="auto"/>
                        <w:bottom w:val="none" w:sz="0" w:space="0" w:color="auto"/>
                        <w:right w:val="none" w:sz="0" w:space="0" w:color="auto"/>
                      </w:divBdr>
                    </w:div>
                    <w:div w:id="2069645738">
                      <w:marLeft w:val="0"/>
                      <w:marRight w:val="0"/>
                      <w:marTop w:val="0"/>
                      <w:marBottom w:val="0"/>
                      <w:divBdr>
                        <w:top w:val="none" w:sz="0" w:space="0" w:color="auto"/>
                        <w:left w:val="none" w:sz="0" w:space="0" w:color="auto"/>
                        <w:bottom w:val="none" w:sz="0" w:space="0" w:color="auto"/>
                        <w:right w:val="none" w:sz="0" w:space="0" w:color="auto"/>
                      </w:divBdr>
                    </w:div>
                    <w:div w:id="754935378">
                      <w:marLeft w:val="0"/>
                      <w:marRight w:val="0"/>
                      <w:marTop w:val="0"/>
                      <w:marBottom w:val="0"/>
                      <w:divBdr>
                        <w:top w:val="none" w:sz="0" w:space="0" w:color="auto"/>
                        <w:left w:val="none" w:sz="0" w:space="0" w:color="auto"/>
                        <w:bottom w:val="none" w:sz="0" w:space="0" w:color="auto"/>
                        <w:right w:val="none" w:sz="0" w:space="0" w:color="auto"/>
                      </w:divBdr>
                    </w:div>
                    <w:div w:id="1872305930">
                      <w:marLeft w:val="0"/>
                      <w:marRight w:val="0"/>
                      <w:marTop w:val="0"/>
                      <w:marBottom w:val="0"/>
                      <w:divBdr>
                        <w:top w:val="none" w:sz="0" w:space="0" w:color="auto"/>
                        <w:left w:val="none" w:sz="0" w:space="0" w:color="auto"/>
                        <w:bottom w:val="none" w:sz="0" w:space="0" w:color="auto"/>
                        <w:right w:val="none" w:sz="0" w:space="0" w:color="auto"/>
                      </w:divBdr>
                    </w:div>
                    <w:div w:id="1189679098">
                      <w:marLeft w:val="0"/>
                      <w:marRight w:val="0"/>
                      <w:marTop w:val="0"/>
                      <w:marBottom w:val="0"/>
                      <w:divBdr>
                        <w:top w:val="none" w:sz="0" w:space="0" w:color="auto"/>
                        <w:left w:val="none" w:sz="0" w:space="0" w:color="auto"/>
                        <w:bottom w:val="none" w:sz="0" w:space="0" w:color="auto"/>
                        <w:right w:val="none" w:sz="0" w:space="0" w:color="auto"/>
                      </w:divBdr>
                    </w:div>
                    <w:div w:id="12996421">
                      <w:marLeft w:val="0"/>
                      <w:marRight w:val="0"/>
                      <w:marTop w:val="0"/>
                      <w:marBottom w:val="0"/>
                      <w:divBdr>
                        <w:top w:val="none" w:sz="0" w:space="0" w:color="auto"/>
                        <w:left w:val="none" w:sz="0" w:space="0" w:color="auto"/>
                        <w:bottom w:val="none" w:sz="0" w:space="0" w:color="auto"/>
                        <w:right w:val="none" w:sz="0" w:space="0" w:color="auto"/>
                      </w:divBdr>
                    </w:div>
                    <w:div w:id="982461617">
                      <w:marLeft w:val="0"/>
                      <w:marRight w:val="0"/>
                      <w:marTop w:val="0"/>
                      <w:marBottom w:val="0"/>
                      <w:divBdr>
                        <w:top w:val="none" w:sz="0" w:space="0" w:color="auto"/>
                        <w:left w:val="none" w:sz="0" w:space="0" w:color="auto"/>
                        <w:bottom w:val="none" w:sz="0" w:space="0" w:color="auto"/>
                        <w:right w:val="none" w:sz="0" w:space="0" w:color="auto"/>
                      </w:divBdr>
                    </w:div>
                    <w:div w:id="89204953">
                      <w:marLeft w:val="0"/>
                      <w:marRight w:val="0"/>
                      <w:marTop w:val="0"/>
                      <w:marBottom w:val="0"/>
                      <w:divBdr>
                        <w:top w:val="none" w:sz="0" w:space="0" w:color="auto"/>
                        <w:left w:val="none" w:sz="0" w:space="0" w:color="auto"/>
                        <w:bottom w:val="none" w:sz="0" w:space="0" w:color="auto"/>
                        <w:right w:val="none" w:sz="0" w:space="0" w:color="auto"/>
                      </w:divBdr>
                    </w:div>
                    <w:div w:id="762799846">
                      <w:marLeft w:val="0"/>
                      <w:marRight w:val="0"/>
                      <w:marTop w:val="0"/>
                      <w:marBottom w:val="0"/>
                      <w:divBdr>
                        <w:top w:val="none" w:sz="0" w:space="0" w:color="auto"/>
                        <w:left w:val="none" w:sz="0" w:space="0" w:color="auto"/>
                        <w:bottom w:val="none" w:sz="0" w:space="0" w:color="auto"/>
                        <w:right w:val="none" w:sz="0" w:space="0" w:color="auto"/>
                      </w:divBdr>
                    </w:div>
                    <w:div w:id="680863594">
                      <w:marLeft w:val="0"/>
                      <w:marRight w:val="0"/>
                      <w:marTop w:val="0"/>
                      <w:marBottom w:val="0"/>
                      <w:divBdr>
                        <w:top w:val="none" w:sz="0" w:space="0" w:color="auto"/>
                        <w:left w:val="none" w:sz="0" w:space="0" w:color="auto"/>
                        <w:bottom w:val="none" w:sz="0" w:space="0" w:color="auto"/>
                        <w:right w:val="none" w:sz="0" w:space="0" w:color="auto"/>
                      </w:divBdr>
                    </w:div>
                    <w:div w:id="735324734">
                      <w:marLeft w:val="0"/>
                      <w:marRight w:val="0"/>
                      <w:marTop w:val="0"/>
                      <w:marBottom w:val="0"/>
                      <w:divBdr>
                        <w:top w:val="none" w:sz="0" w:space="0" w:color="auto"/>
                        <w:left w:val="none" w:sz="0" w:space="0" w:color="auto"/>
                        <w:bottom w:val="none" w:sz="0" w:space="0" w:color="auto"/>
                        <w:right w:val="none" w:sz="0" w:space="0" w:color="auto"/>
                      </w:divBdr>
                    </w:div>
                    <w:div w:id="591427564">
                      <w:marLeft w:val="0"/>
                      <w:marRight w:val="0"/>
                      <w:marTop w:val="0"/>
                      <w:marBottom w:val="0"/>
                      <w:divBdr>
                        <w:top w:val="none" w:sz="0" w:space="0" w:color="auto"/>
                        <w:left w:val="none" w:sz="0" w:space="0" w:color="auto"/>
                        <w:bottom w:val="none" w:sz="0" w:space="0" w:color="auto"/>
                        <w:right w:val="none" w:sz="0" w:space="0" w:color="auto"/>
                      </w:divBdr>
                    </w:div>
                    <w:div w:id="1034110254">
                      <w:marLeft w:val="0"/>
                      <w:marRight w:val="0"/>
                      <w:marTop w:val="0"/>
                      <w:marBottom w:val="0"/>
                      <w:divBdr>
                        <w:top w:val="none" w:sz="0" w:space="0" w:color="auto"/>
                        <w:left w:val="none" w:sz="0" w:space="0" w:color="auto"/>
                        <w:bottom w:val="none" w:sz="0" w:space="0" w:color="auto"/>
                        <w:right w:val="none" w:sz="0" w:space="0" w:color="auto"/>
                      </w:divBdr>
                    </w:div>
                    <w:div w:id="365954259">
                      <w:marLeft w:val="0"/>
                      <w:marRight w:val="0"/>
                      <w:marTop w:val="0"/>
                      <w:marBottom w:val="0"/>
                      <w:divBdr>
                        <w:top w:val="none" w:sz="0" w:space="0" w:color="auto"/>
                        <w:left w:val="none" w:sz="0" w:space="0" w:color="auto"/>
                        <w:bottom w:val="none" w:sz="0" w:space="0" w:color="auto"/>
                        <w:right w:val="none" w:sz="0" w:space="0" w:color="auto"/>
                      </w:divBdr>
                    </w:div>
                    <w:div w:id="581254422">
                      <w:marLeft w:val="0"/>
                      <w:marRight w:val="0"/>
                      <w:marTop w:val="0"/>
                      <w:marBottom w:val="0"/>
                      <w:divBdr>
                        <w:top w:val="none" w:sz="0" w:space="0" w:color="auto"/>
                        <w:left w:val="none" w:sz="0" w:space="0" w:color="auto"/>
                        <w:bottom w:val="none" w:sz="0" w:space="0" w:color="auto"/>
                        <w:right w:val="none" w:sz="0" w:space="0" w:color="auto"/>
                      </w:divBdr>
                    </w:div>
                    <w:div w:id="363410590">
                      <w:marLeft w:val="0"/>
                      <w:marRight w:val="0"/>
                      <w:marTop w:val="0"/>
                      <w:marBottom w:val="0"/>
                      <w:divBdr>
                        <w:top w:val="none" w:sz="0" w:space="0" w:color="auto"/>
                        <w:left w:val="none" w:sz="0" w:space="0" w:color="auto"/>
                        <w:bottom w:val="none" w:sz="0" w:space="0" w:color="auto"/>
                        <w:right w:val="none" w:sz="0" w:space="0" w:color="auto"/>
                      </w:divBdr>
                    </w:div>
                    <w:div w:id="478152980">
                      <w:marLeft w:val="0"/>
                      <w:marRight w:val="0"/>
                      <w:marTop w:val="0"/>
                      <w:marBottom w:val="0"/>
                      <w:divBdr>
                        <w:top w:val="none" w:sz="0" w:space="0" w:color="auto"/>
                        <w:left w:val="none" w:sz="0" w:space="0" w:color="auto"/>
                        <w:bottom w:val="none" w:sz="0" w:space="0" w:color="auto"/>
                        <w:right w:val="none" w:sz="0" w:space="0" w:color="auto"/>
                      </w:divBdr>
                    </w:div>
                    <w:div w:id="1179659259">
                      <w:marLeft w:val="0"/>
                      <w:marRight w:val="0"/>
                      <w:marTop w:val="0"/>
                      <w:marBottom w:val="0"/>
                      <w:divBdr>
                        <w:top w:val="none" w:sz="0" w:space="0" w:color="auto"/>
                        <w:left w:val="none" w:sz="0" w:space="0" w:color="auto"/>
                        <w:bottom w:val="none" w:sz="0" w:space="0" w:color="auto"/>
                        <w:right w:val="none" w:sz="0" w:space="0" w:color="auto"/>
                      </w:divBdr>
                    </w:div>
                    <w:div w:id="1547327572">
                      <w:marLeft w:val="0"/>
                      <w:marRight w:val="0"/>
                      <w:marTop w:val="0"/>
                      <w:marBottom w:val="0"/>
                      <w:divBdr>
                        <w:top w:val="none" w:sz="0" w:space="0" w:color="auto"/>
                        <w:left w:val="none" w:sz="0" w:space="0" w:color="auto"/>
                        <w:bottom w:val="none" w:sz="0" w:space="0" w:color="auto"/>
                        <w:right w:val="none" w:sz="0" w:space="0" w:color="auto"/>
                      </w:divBdr>
                    </w:div>
                    <w:div w:id="836916679">
                      <w:marLeft w:val="0"/>
                      <w:marRight w:val="0"/>
                      <w:marTop w:val="0"/>
                      <w:marBottom w:val="0"/>
                      <w:divBdr>
                        <w:top w:val="none" w:sz="0" w:space="0" w:color="auto"/>
                        <w:left w:val="none" w:sz="0" w:space="0" w:color="auto"/>
                        <w:bottom w:val="none" w:sz="0" w:space="0" w:color="auto"/>
                        <w:right w:val="none" w:sz="0" w:space="0" w:color="auto"/>
                      </w:divBdr>
                    </w:div>
                    <w:div w:id="1244074355">
                      <w:marLeft w:val="0"/>
                      <w:marRight w:val="0"/>
                      <w:marTop w:val="0"/>
                      <w:marBottom w:val="0"/>
                      <w:divBdr>
                        <w:top w:val="none" w:sz="0" w:space="0" w:color="auto"/>
                        <w:left w:val="none" w:sz="0" w:space="0" w:color="auto"/>
                        <w:bottom w:val="none" w:sz="0" w:space="0" w:color="auto"/>
                        <w:right w:val="none" w:sz="0" w:space="0" w:color="auto"/>
                      </w:divBdr>
                    </w:div>
                    <w:div w:id="1742558273">
                      <w:marLeft w:val="0"/>
                      <w:marRight w:val="0"/>
                      <w:marTop w:val="0"/>
                      <w:marBottom w:val="0"/>
                      <w:divBdr>
                        <w:top w:val="none" w:sz="0" w:space="0" w:color="auto"/>
                        <w:left w:val="none" w:sz="0" w:space="0" w:color="auto"/>
                        <w:bottom w:val="none" w:sz="0" w:space="0" w:color="auto"/>
                        <w:right w:val="none" w:sz="0" w:space="0" w:color="auto"/>
                      </w:divBdr>
                    </w:div>
                    <w:div w:id="1543323261">
                      <w:marLeft w:val="0"/>
                      <w:marRight w:val="0"/>
                      <w:marTop w:val="0"/>
                      <w:marBottom w:val="0"/>
                      <w:divBdr>
                        <w:top w:val="none" w:sz="0" w:space="0" w:color="auto"/>
                        <w:left w:val="none" w:sz="0" w:space="0" w:color="auto"/>
                        <w:bottom w:val="none" w:sz="0" w:space="0" w:color="auto"/>
                        <w:right w:val="none" w:sz="0" w:space="0" w:color="auto"/>
                      </w:divBdr>
                    </w:div>
                    <w:div w:id="1661693431">
                      <w:marLeft w:val="0"/>
                      <w:marRight w:val="0"/>
                      <w:marTop w:val="0"/>
                      <w:marBottom w:val="0"/>
                      <w:divBdr>
                        <w:top w:val="none" w:sz="0" w:space="0" w:color="auto"/>
                        <w:left w:val="none" w:sz="0" w:space="0" w:color="auto"/>
                        <w:bottom w:val="none" w:sz="0" w:space="0" w:color="auto"/>
                        <w:right w:val="none" w:sz="0" w:space="0" w:color="auto"/>
                      </w:divBdr>
                    </w:div>
                    <w:div w:id="1263958400">
                      <w:marLeft w:val="0"/>
                      <w:marRight w:val="0"/>
                      <w:marTop w:val="0"/>
                      <w:marBottom w:val="0"/>
                      <w:divBdr>
                        <w:top w:val="none" w:sz="0" w:space="0" w:color="auto"/>
                        <w:left w:val="none" w:sz="0" w:space="0" w:color="auto"/>
                        <w:bottom w:val="none" w:sz="0" w:space="0" w:color="auto"/>
                        <w:right w:val="none" w:sz="0" w:space="0" w:color="auto"/>
                      </w:divBdr>
                    </w:div>
                    <w:div w:id="1658462716">
                      <w:marLeft w:val="0"/>
                      <w:marRight w:val="0"/>
                      <w:marTop w:val="0"/>
                      <w:marBottom w:val="0"/>
                      <w:divBdr>
                        <w:top w:val="none" w:sz="0" w:space="0" w:color="auto"/>
                        <w:left w:val="none" w:sz="0" w:space="0" w:color="auto"/>
                        <w:bottom w:val="none" w:sz="0" w:space="0" w:color="auto"/>
                        <w:right w:val="none" w:sz="0" w:space="0" w:color="auto"/>
                      </w:divBdr>
                    </w:div>
                    <w:div w:id="1605116926">
                      <w:marLeft w:val="0"/>
                      <w:marRight w:val="0"/>
                      <w:marTop w:val="0"/>
                      <w:marBottom w:val="0"/>
                      <w:divBdr>
                        <w:top w:val="none" w:sz="0" w:space="0" w:color="auto"/>
                        <w:left w:val="none" w:sz="0" w:space="0" w:color="auto"/>
                        <w:bottom w:val="none" w:sz="0" w:space="0" w:color="auto"/>
                        <w:right w:val="none" w:sz="0" w:space="0" w:color="auto"/>
                      </w:divBdr>
                    </w:div>
                    <w:div w:id="1758822241">
                      <w:marLeft w:val="0"/>
                      <w:marRight w:val="0"/>
                      <w:marTop w:val="0"/>
                      <w:marBottom w:val="0"/>
                      <w:divBdr>
                        <w:top w:val="none" w:sz="0" w:space="0" w:color="auto"/>
                        <w:left w:val="none" w:sz="0" w:space="0" w:color="auto"/>
                        <w:bottom w:val="none" w:sz="0" w:space="0" w:color="auto"/>
                        <w:right w:val="none" w:sz="0" w:space="0" w:color="auto"/>
                      </w:divBdr>
                    </w:div>
                    <w:div w:id="1374501294">
                      <w:marLeft w:val="0"/>
                      <w:marRight w:val="0"/>
                      <w:marTop w:val="0"/>
                      <w:marBottom w:val="0"/>
                      <w:divBdr>
                        <w:top w:val="none" w:sz="0" w:space="0" w:color="auto"/>
                        <w:left w:val="none" w:sz="0" w:space="0" w:color="auto"/>
                        <w:bottom w:val="none" w:sz="0" w:space="0" w:color="auto"/>
                        <w:right w:val="none" w:sz="0" w:space="0" w:color="auto"/>
                      </w:divBdr>
                    </w:div>
                    <w:div w:id="1539656788">
                      <w:marLeft w:val="0"/>
                      <w:marRight w:val="0"/>
                      <w:marTop w:val="0"/>
                      <w:marBottom w:val="0"/>
                      <w:divBdr>
                        <w:top w:val="none" w:sz="0" w:space="0" w:color="auto"/>
                        <w:left w:val="none" w:sz="0" w:space="0" w:color="auto"/>
                        <w:bottom w:val="none" w:sz="0" w:space="0" w:color="auto"/>
                        <w:right w:val="none" w:sz="0" w:space="0" w:color="auto"/>
                      </w:divBdr>
                    </w:div>
                    <w:div w:id="1561986766">
                      <w:marLeft w:val="0"/>
                      <w:marRight w:val="0"/>
                      <w:marTop w:val="0"/>
                      <w:marBottom w:val="0"/>
                      <w:divBdr>
                        <w:top w:val="none" w:sz="0" w:space="0" w:color="auto"/>
                        <w:left w:val="none" w:sz="0" w:space="0" w:color="auto"/>
                        <w:bottom w:val="none" w:sz="0" w:space="0" w:color="auto"/>
                        <w:right w:val="none" w:sz="0" w:space="0" w:color="auto"/>
                      </w:divBdr>
                    </w:div>
                    <w:div w:id="634527629">
                      <w:marLeft w:val="0"/>
                      <w:marRight w:val="0"/>
                      <w:marTop w:val="0"/>
                      <w:marBottom w:val="0"/>
                      <w:divBdr>
                        <w:top w:val="none" w:sz="0" w:space="0" w:color="auto"/>
                        <w:left w:val="none" w:sz="0" w:space="0" w:color="auto"/>
                        <w:bottom w:val="none" w:sz="0" w:space="0" w:color="auto"/>
                        <w:right w:val="none" w:sz="0" w:space="0" w:color="auto"/>
                      </w:divBdr>
                    </w:div>
                    <w:div w:id="1855415533">
                      <w:marLeft w:val="0"/>
                      <w:marRight w:val="0"/>
                      <w:marTop w:val="0"/>
                      <w:marBottom w:val="0"/>
                      <w:divBdr>
                        <w:top w:val="none" w:sz="0" w:space="0" w:color="auto"/>
                        <w:left w:val="none" w:sz="0" w:space="0" w:color="auto"/>
                        <w:bottom w:val="none" w:sz="0" w:space="0" w:color="auto"/>
                        <w:right w:val="none" w:sz="0" w:space="0" w:color="auto"/>
                      </w:divBdr>
                    </w:div>
                    <w:div w:id="1879318314">
                      <w:marLeft w:val="0"/>
                      <w:marRight w:val="0"/>
                      <w:marTop w:val="0"/>
                      <w:marBottom w:val="0"/>
                      <w:divBdr>
                        <w:top w:val="none" w:sz="0" w:space="0" w:color="auto"/>
                        <w:left w:val="none" w:sz="0" w:space="0" w:color="auto"/>
                        <w:bottom w:val="none" w:sz="0" w:space="0" w:color="auto"/>
                        <w:right w:val="none" w:sz="0" w:space="0" w:color="auto"/>
                      </w:divBdr>
                    </w:div>
                    <w:div w:id="514078962">
                      <w:marLeft w:val="0"/>
                      <w:marRight w:val="0"/>
                      <w:marTop w:val="0"/>
                      <w:marBottom w:val="0"/>
                      <w:divBdr>
                        <w:top w:val="none" w:sz="0" w:space="0" w:color="auto"/>
                        <w:left w:val="none" w:sz="0" w:space="0" w:color="auto"/>
                        <w:bottom w:val="none" w:sz="0" w:space="0" w:color="auto"/>
                        <w:right w:val="none" w:sz="0" w:space="0" w:color="auto"/>
                      </w:divBdr>
                    </w:div>
                    <w:div w:id="711156228">
                      <w:marLeft w:val="0"/>
                      <w:marRight w:val="0"/>
                      <w:marTop w:val="0"/>
                      <w:marBottom w:val="0"/>
                      <w:divBdr>
                        <w:top w:val="none" w:sz="0" w:space="0" w:color="auto"/>
                        <w:left w:val="none" w:sz="0" w:space="0" w:color="auto"/>
                        <w:bottom w:val="none" w:sz="0" w:space="0" w:color="auto"/>
                        <w:right w:val="none" w:sz="0" w:space="0" w:color="auto"/>
                      </w:divBdr>
                    </w:div>
                    <w:div w:id="1286961423">
                      <w:marLeft w:val="0"/>
                      <w:marRight w:val="0"/>
                      <w:marTop w:val="0"/>
                      <w:marBottom w:val="0"/>
                      <w:divBdr>
                        <w:top w:val="none" w:sz="0" w:space="0" w:color="auto"/>
                        <w:left w:val="none" w:sz="0" w:space="0" w:color="auto"/>
                        <w:bottom w:val="none" w:sz="0" w:space="0" w:color="auto"/>
                        <w:right w:val="none" w:sz="0" w:space="0" w:color="auto"/>
                      </w:divBdr>
                    </w:div>
                    <w:div w:id="1674531717">
                      <w:marLeft w:val="0"/>
                      <w:marRight w:val="0"/>
                      <w:marTop w:val="0"/>
                      <w:marBottom w:val="0"/>
                      <w:divBdr>
                        <w:top w:val="none" w:sz="0" w:space="0" w:color="auto"/>
                        <w:left w:val="none" w:sz="0" w:space="0" w:color="auto"/>
                        <w:bottom w:val="none" w:sz="0" w:space="0" w:color="auto"/>
                        <w:right w:val="none" w:sz="0" w:space="0" w:color="auto"/>
                      </w:divBdr>
                    </w:div>
                    <w:div w:id="619647714">
                      <w:marLeft w:val="0"/>
                      <w:marRight w:val="0"/>
                      <w:marTop w:val="0"/>
                      <w:marBottom w:val="0"/>
                      <w:divBdr>
                        <w:top w:val="none" w:sz="0" w:space="0" w:color="auto"/>
                        <w:left w:val="none" w:sz="0" w:space="0" w:color="auto"/>
                        <w:bottom w:val="none" w:sz="0" w:space="0" w:color="auto"/>
                        <w:right w:val="none" w:sz="0" w:space="0" w:color="auto"/>
                      </w:divBdr>
                    </w:div>
                    <w:div w:id="130750947">
                      <w:marLeft w:val="0"/>
                      <w:marRight w:val="0"/>
                      <w:marTop w:val="0"/>
                      <w:marBottom w:val="0"/>
                      <w:divBdr>
                        <w:top w:val="none" w:sz="0" w:space="0" w:color="auto"/>
                        <w:left w:val="none" w:sz="0" w:space="0" w:color="auto"/>
                        <w:bottom w:val="none" w:sz="0" w:space="0" w:color="auto"/>
                        <w:right w:val="none" w:sz="0" w:space="0" w:color="auto"/>
                      </w:divBdr>
                    </w:div>
                    <w:div w:id="811211638">
                      <w:marLeft w:val="0"/>
                      <w:marRight w:val="0"/>
                      <w:marTop w:val="0"/>
                      <w:marBottom w:val="0"/>
                      <w:divBdr>
                        <w:top w:val="none" w:sz="0" w:space="0" w:color="auto"/>
                        <w:left w:val="none" w:sz="0" w:space="0" w:color="auto"/>
                        <w:bottom w:val="none" w:sz="0" w:space="0" w:color="auto"/>
                        <w:right w:val="none" w:sz="0" w:space="0" w:color="auto"/>
                      </w:divBdr>
                    </w:div>
                    <w:div w:id="103961831">
                      <w:marLeft w:val="0"/>
                      <w:marRight w:val="0"/>
                      <w:marTop w:val="0"/>
                      <w:marBottom w:val="0"/>
                      <w:divBdr>
                        <w:top w:val="none" w:sz="0" w:space="0" w:color="auto"/>
                        <w:left w:val="none" w:sz="0" w:space="0" w:color="auto"/>
                        <w:bottom w:val="none" w:sz="0" w:space="0" w:color="auto"/>
                        <w:right w:val="none" w:sz="0" w:space="0" w:color="auto"/>
                      </w:divBdr>
                    </w:div>
                    <w:div w:id="1227257196">
                      <w:marLeft w:val="0"/>
                      <w:marRight w:val="0"/>
                      <w:marTop w:val="0"/>
                      <w:marBottom w:val="0"/>
                      <w:divBdr>
                        <w:top w:val="none" w:sz="0" w:space="0" w:color="auto"/>
                        <w:left w:val="none" w:sz="0" w:space="0" w:color="auto"/>
                        <w:bottom w:val="none" w:sz="0" w:space="0" w:color="auto"/>
                        <w:right w:val="none" w:sz="0" w:space="0" w:color="auto"/>
                      </w:divBdr>
                    </w:div>
                    <w:div w:id="1735547669">
                      <w:marLeft w:val="0"/>
                      <w:marRight w:val="0"/>
                      <w:marTop w:val="0"/>
                      <w:marBottom w:val="0"/>
                      <w:divBdr>
                        <w:top w:val="none" w:sz="0" w:space="0" w:color="auto"/>
                        <w:left w:val="none" w:sz="0" w:space="0" w:color="auto"/>
                        <w:bottom w:val="none" w:sz="0" w:space="0" w:color="auto"/>
                        <w:right w:val="none" w:sz="0" w:space="0" w:color="auto"/>
                      </w:divBdr>
                    </w:div>
                    <w:div w:id="1450078658">
                      <w:marLeft w:val="0"/>
                      <w:marRight w:val="0"/>
                      <w:marTop w:val="0"/>
                      <w:marBottom w:val="0"/>
                      <w:divBdr>
                        <w:top w:val="none" w:sz="0" w:space="0" w:color="auto"/>
                        <w:left w:val="none" w:sz="0" w:space="0" w:color="auto"/>
                        <w:bottom w:val="none" w:sz="0" w:space="0" w:color="auto"/>
                        <w:right w:val="none" w:sz="0" w:space="0" w:color="auto"/>
                      </w:divBdr>
                    </w:div>
                    <w:div w:id="1255165989">
                      <w:marLeft w:val="0"/>
                      <w:marRight w:val="0"/>
                      <w:marTop w:val="0"/>
                      <w:marBottom w:val="0"/>
                      <w:divBdr>
                        <w:top w:val="none" w:sz="0" w:space="0" w:color="auto"/>
                        <w:left w:val="none" w:sz="0" w:space="0" w:color="auto"/>
                        <w:bottom w:val="none" w:sz="0" w:space="0" w:color="auto"/>
                        <w:right w:val="none" w:sz="0" w:space="0" w:color="auto"/>
                      </w:divBdr>
                    </w:div>
                    <w:div w:id="1258367815">
                      <w:marLeft w:val="0"/>
                      <w:marRight w:val="0"/>
                      <w:marTop w:val="0"/>
                      <w:marBottom w:val="0"/>
                      <w:divBdr>
                        <w:top w:val="none" w:sz="0" w:space="0" w:color="auto"/>
                        <w:left w:val="none" w:sz="0" w:space="0" w:color="auto"/>
                        <w:bottom w:val="none" w:sz="0" w:space="0" w:color="auto"/>
                        <w:right w:val="none" w:sz="0" w:space="0" w:color="auto"/>
                      </w:divBdr>
                    </w:div>
                    <w:div w:id="1322155428">
                      <w:marLeft w:val="0"/>
                      <w:marRight w:val="0"/>
                      <w:marTop w:val="0"/>
                      <w:marBottom w:val="0"/>
                      <w:divBdr>
                        <w:top w:val="none" w:sz="0" w:space="0" w:color="auto"/>
                        <w:left w:val="none" w:sz="0" w:space="0" w:color="auto"/>
                        <w:bottom w:val="none" w:sz="0" w:space="0" w:color="auto"/>
                        <w:right w:val="none" w:sz="0" w:space="0" w:color="auto"/>
                      </w:divBdr>
                    </w:div>
                    <w:div w:id="725420602">
                      <w:marLeft w:val="0"/>
                      <w:marRight w:val="0"/>
                      <w:marTop w:val="0"/>
                      <w:marBottom w:val="0"/>
                      <w:divBdr>
                        <w:top w:val="none" w:sz="0" w:space="0" w:color="auto"/>
                        <w:left w:val="none" w:sz="0" w:space="0" w:color="auto"/>
                        <w:bottom w:val="none" w:sz="0" w:space="0" w:color="auto"/>
                        <w:right w:val="none" w:sz="0" w:space="0" w:color="auto"/>
                      </w:divBdr>
                    </w:div>
                    <w:div w:id="1694108820">
                      <w:marLeft w:val="0"/>
                      <w:marRight w:val="0"/>
                      <w:marTop w:val="0"/>
                      <w:marBottom w:val="0"/>
                      <w:divBdr>
                        <w:top w:val="none" w:sz="0" w:space="0" w:color="auto"/>
                        <w:left w:val="none" w:sz="0" w:space="0" w:color="auto"/>
                        <w:bottom w:val="none" w:sz="0" w:space="0" w:color="auto"/>
                        <w:right w:val="none" w:sz="0" w:space="0" w:color="auto"/>
                      </w:divBdr>
                    </w:div>
                    <w:div w:id="329023352">
                      <w:marLeft w:val="0"/>
                      <w:marRight w:val="0"/>
                      <w:marTop w:val="0"/>
                      <w:marBottom w:val="0"/>
                      <w:divBdr>
                        <w:top w:val="none" w:sz="0" w:space="0" w:color="auto"/>
                        <w:left w:val="none" w:sz="0" w:space="0" w:color="auto"/>
                        <w:bottom w:val="none" w:sz="0" w:space="0" w:color="auto"/>
                        <w:right w:val="none" w:sz="0" w:space="0" w:color="auto"/>
                      </w:divBdr>
                    </w:div>
                    <w:div w:id="1098327720">
                      <w:marLeft w:val="0"/>
                      <w:marRight w:val="0"/>
                      <w:marTop w:val="0"/>
                      <w:marBottom w:val="0"/>
                      <w:divBdr>
                        <w:top w:val="none" w:sz="0" w:space="0" w:color="auto"/>
                        <w:left w:val="none" w:sz="0" w:space="0" w:color="auto"/>
                        <w:bottom w:val="none" w:sz="0" w:space="0" w:color="auto"/>
                        <w:right w:val="none" w:sz="0" w:space="0" w:color="auto"/>
                      </w:divBdr>
                    </w:div>
                    <w:div w:id="147942831">
                      <w:marLeft w:val="0"/>
                      <w:marRight w:val="0"/>
                      <w:marTop w:val="0"/>
                      <w:marBottom w:val="0"/>
                      <w:divBdr>
                        <w:top w:val="none" w:sz="0" w:space="0" w:color="auto"/>
                        <w:left w:val="none" w:sz="0" w:space="0" w:color="auto"/>
                        <w:bottom w:val="none" w:sz="0" w:space="0" w:color="auto"/>
                        <w:right w:val="none" w:sz="0" w:space="0" w:color="auto"/>
                      </w:divBdr>
                    </w:div>
                    <w:div w:id="1907572366">
                      <w:marLeft w:val="0"/>
                      <w:marRight w:val="0"/>
                      <w:marTop w:val="0"/>
                      <w:marBottom w:val="0"/>
                      <w:divBdr>
                        <w:top w:val="none" w:sz="0" w:space="0" w:color="auto"/>
                        <w:left w:val="none" w:sz="0" w:space="0" w:color="auto"/>
                        <w:bottom w:val="none" w:sz="0" w:space="0" w:color="auto"/>
                        <w:right w:val="none" w:sz="0" w:space="0" w:color="auto"/>
                      </w:divBdr>
                    </w:div>
                    <w:div w:id="1909222975">
                      <w:marLeft w:val="0"/>
                      <w:marRight w:val="0"/>
                      <w:marTop w:val="0"/>
                      <w:marBottom w:val="0"/>
                      <w:divBdr>
                        <w:top w:val="none" w:sz="0" w:space="0" w:color="auto"/>
                        <w:left w:val="none" w:sz="0" w:space="0" w:color="auto"/>
                        <w:bottom w:val="none" w:sz="0" w:space="0" w:color="auto"/>
                        <w:right w:val="none" w:sz="0" w:space="0" w:color="auto"/>
                      </w:divBdr>
                    </w:div>
                    <w:div w:id="232280188">
                      <w:marLeft w:val="0"/>
                      <w:marRight w:val="0"/>
                      <w:marTop w:val="0"/>
                      <w:marBottom w:val="0"/>
                      <w:divBdr>
                        <w:top w:val="none" w:sz="0" w:space="0" w:color="auto"/>
                        <w:left w:val="none" w:sz="0" w:space="0" w:color="auto"/>
                        <w:bottom w:val="none" w:sz="0" w:space="0" w:color="auto"/>
                        <w:right w:val="none" w:sz="0" w:space="0" w:color="auto"/>
                      </w:divBdr>
                    </w:div>
                    <w:div w:id="1352878220">
                      <w:marLeft w:val="0"/>
                      <w:marRight w:val="0"/>
                      <w:marTop w:val="0"/>
                      <w:marBottom w:val="0"/>
                      <w:divBdr>
                        <w:top w:val="none" w:sz="0" w:space="0" w:color="auto"/>
                        <w:left w:val="none" w:sz="0" w:space="0" w:color="auto"/>
                        <w:bottom w:val="none" w:sz="0" w:space="0" w:color="auto"/>
                        <w:right w:val="none" w:sz="0" w:space="0" w:color="auto"/>
                      </w:divBdr>
                    </w:div>
                    <w:div w:id="846558932">
                      <w:marLeft w:val="0"/>
                      <w:marRight w:val="0"/>
                      <w:marTop w:val="0"/>
                      <w:marBottom w:val="0"/>
                      <w:divBdr>
                        <w:top w:val="none" w:sz="0" w:space="0" w:color="auto"/>
                        <w:left w:val="none" w:sz="0" w:space="0" w:color="auto"/>
                        <w:bottom w:val="none" w:sz="0" w:space="0" w:color="auto"/>
                        <w:right w:val="none" w:sz="0" w:space="0" w:color="auto"/>
                      </w:divBdr>
                    </w:div>
                    <w:div w:id="1201630287">
                      <w:marLeft w:val="0"/>
                      <w:marRight w:val="0"/>
                      <w:marTop w:val="0"/>
                      <w:marBottom w:val="0"/>
                      <w:divBdr>
                        <w:top w:val="none" w:sz="0" w:space="0" w:color="auto"/>
                        <w:left w:val="none" w:sz="0" w:space="0" w:color="auto"/>
                        <w:bottom w:val="none" w:sz="0" w:space="0" w:color="auto"/>
                        <w:right w:val="none" w:sz="0" w:space="0" w:color="auto"/>
                      </w:divBdr>
                    </w:div>
                    <w:div w:id="884680159">
                      <w:marLeft w:val="0"/>
                      <w:marRight w:val="0"/>
                      <w:marTop w:val="0"/>
                      <w:marBottom w:val="0"/>
                      <w:divBdr>
                        <w:top w:val="none" w:sz="0" w:space="0" w:color="auto"/>
                        <w:left w:val="none" w:sz="0" w:space="0" w:color="auto"/>
                        <w:bottom w:val="none" w:sz="0" w:space="0" w:color="auto"/>
                        <w:right w:val="none" w:sz="0" w:space="0" w:color="auto"/>
                      </w:divBdr>
                    </w:div>
                    <w:div w:id="1936478081">
                      <w:marLeft w:val="0"/>
                      <w:marRight w:val="0"/>
                      <w:marTop w:val="0"/>
                      <w:marBottom w:val="0"/>
                      <w:divBdr>
                        <w:top w:val="none" w:sz="0" w:space="0" w:color="auto"/>
                        <w:left w:val="none" w:sz="0" w:space="0" w:color="auto"/>
                        <w:bottom w:val="none" w:sz="0" w:space="0" w:color="auto"/>
                        <w:right w:val="none" w:sz="0" w:space="0" w:color="auto"/>
                      </w:divBdr>
                    </w:div>
                    <w:div w:id="628360457">
                      <w:marLeft w:val="0"/>
                      <w:marRight w:val="0"/>
                      <w:marTop w:val="0"/>
                      <w:marBottom w:val="0"/>
                      <w:divBdr>
                        <w:top w:val="none" w:sz="0" w:space="0" w:color="auto"/>
                        <w:left w:val="none" w:sz="0" w:space="0" w:color="auto"/>
                        <w:bottom w:val="none" w:sz="0" w:space="0" w:color="auto"/>
                        <w:right w:val="none" w:sz="0" w:space="0" w:color="auto"/>
                      </w:divBdr>
                    </w:div>
                    <w:div w:id="1123188308">
                      <w:marLeft w:val="0"/>
                      <w:marRight w:val="0"/>
                      <w:marTop w:val="0"/>
                      <w:marBottom w:val="0"/>
                      <w:divBdr>
                        <w:top w:val="none" w:sz="0" w:space="0" w:color="auto"/>
                        <w:left w:val="none" w:sz="0" w:space="0" w:color="auto"/>
                        <w:bottom w:val="none" w:sz="0" w:space="0" w:color="auto"/>
                        <w:right w:val="none" w:sz="0" w:space="0" w:color="auto"/>
                      </w:divBdr>
                    </w:div>
                    <w:div w:id="75367535">
                      <w:marLeft w:val="0"/>
                      <w:marRight w:val="0"/>
                      <w:marTop w:val="0"/>
                      <w:marBottom w:val="0"/>
                      <w:divBdr>
                        <w:top w:val="none" w:sz="0" w:space="0" w:color="auto"/>
                        <w:left w:val="none" w:sz="0" w:space="0" w:color="auto"/>
                        <w:bottom w:val="none" w:sz="0" w:space="0" w:color="auto"/>
                        <w:right w:val="none" w:sz="0" w:space="0" w:color="auto"/>
                      </w:divBdr>
                    </w:div>
                    <w:div w:id="289363988">
                      <w:marLeft w:val="0"/>
                      <w:marRight w:val="0"/>
                      <w:marTop w:val="0"/>
                      <w:marBottom w:val="0"/>
                      <w:divBdr>
                        <w:top w:val="none" w:sz="0" w:space="0" w:color="auto"/>
                        <w:left w:val="none" w:sz="0" w:space="0" w:color="auto"/>
                        <w:bottom w:val="none" w:sz="0" w:space="0" w:color="auto"/>
                        <w:right w:val="none" w:sz="0" w:space="0" w:color="auto"/>
                      </w:divBdr>
                    </w:div>
                    <w:div w:id="563636845">
                      <w:marLeft w:val="0"/>
                      <w:marRight w:val="0"/>
                      <w:marTop w:val="0"/>
                      <w:marBottom w:val="0"/>
                      <w:divBdr>
                        <w:top w:val="none" w:sz="0" w:space="0" w:color="auto"/>
                        <w:left w:val="none" w:sz="0" w:space="0" w:color="auto"/>
                        <w:bottom w:val="none" w:sz="0" w:space="0" w:color="auto"/>
                        <w:right w:val="none" w:sz="0" w:space="0" w:color="auto"/>
                      </w:divBdr>
                    </w:div>
                    <w:div w:id="12997095">
                      <w:marLeft w:val="0"/>
                      <w:marRight w:val="0"/>
                      <w:marTop w:val="0"/>
                      <w:marBottom w:val="0"/>
                      <w:divBdr>
                        <w:top w:val="none" w:sz="0" w:space="0" w:color="auto"/>
                        <w:left w:val="none" w:sz="0" w:space="0" w:color="auto"/>
                        <w:bottom w:val="none" w:sz="0" w:space="0" w:color="auto"/>
                        <w:right w:val="none" w:sz="0" w:space="0" w:color="auto"/>
                      </w:divBdr>
                    </w:div>
                    <w:div w:id="828401259">
                      <w:marLeft w:val="0"/>
                      <w:marRight w:val="0"/>
                      <w:marTop w:val="0"/>
                      <w:marBottom w:val="0"/>
                      <w:divBdr>
                        <w:top w:val="none" w:sz="0" w:space="0" w:color="auto"/>
                        <w:left w:val="none" w:sz="0" w:space="0" w:color="auto"/>
                        <w:bottom w:val="none" w:sz="0" w:space="0" w:color="auto"/>
                        <w:right w:val="none" w:sz="0" w:space="0" w:color="auto"/>
                      </w:divBdr>
                    </w:div>
                    <w:div w:id="1249000415">
                      <w:marLeft w:val="0"/>
                      <w:marRight w:val="0"/>
                      <w:marTop w:val="0"/>
                      <w:marBottom w:val="0"/>
                      <w:divBdr>
                        <w:top w:val="none" w:sz="0" w:space="0" w:color="auto"/>
                        <w:left w:val="none" w:sz="0" w:space="0" w:color="auto"/>
                        <w:bottom w:val="none" w:sz="0" w:space="0" w:color="auto"/>
                        <w:right w:val="none" w:sz="0" w:space="0" w:color="auto"/>
                      </w:divBdr>
                    </w:div>
                    <w:div w:id="2093505716">
                      <w:marLeft w:val="0"/>
                      <w:marRight w:val="0"/>
                      <w:marTop w:val="0"/>
                      <w:marBottom w:val="0"/>
                      <w:divBdr>
                        <w:top w:val="none" w:sz="0" w:space="0" w:color="auto"/>
                        <w:left w:val="none" w:sz="0" w:space="0" w:color="auto"/>
                        <w:bottom w:val="none" w:sz="0" w:space="0" w:color="auto"/>
                        <w:right w:val="none" w:sz="0" w:space="0" w:color="auto"/>
                      </w:divBdr>
                    </w:div>
                    <w:div w:id="201671271">
                      <w:marLeft w:val="0"/>
                      <w:marRight w:val="0"/>
                      <w:marTop w:val="0"/>
                      <w:marBottom w:val="0"/>
                      <w:divBdr>
                        <w:top w:val="none" w:sz="0" w:space="0" w:color="auto"/>
                        <w:left w:val="none" w:sz="0" w:space="0" w:color="auto"/>
                        <w:bottom w:val="none" w:sz="0" w:space="0" w:color="auto"/>
                        <w:right w:val="none" w:sz="0" w:space="0" w:color="auto"/>
                      </w:divBdr>
                    </w:div>
                    <w:div w:id="2057505983">
                      <w:marLeft w:val="0"/>
                      <w:marRight w:val="0"/>
                      <w:marTop w:val="0"/>
                      <w:marBottom w:val="0"/>
                      <w:divBdr>
                        <w:top w:val="none" w:sz="0" w:space="0" w:color="auto"/>
                        <w:left w:val="none" w:sz="0" w:space="0" w:color="auto"/>
                        <w:bottom w:val="none" w:sz="0" w:space="0" w:color="auto"/>
                        <w:right w:val="none" w:sz="0" w:space="0" w:color="auto"/>
                      </w:divBdr>
                    </w:div>
                    <w:div w:id="326174605">
                      <w:marLeft w:val="0"/>
                      <w:marRight w:val="0"/>
                      <w:marTop w:val="0"/>
                      <w:marBottom w:val="0"/>
                      <w:divBdr>
                        <w:top w:val="none" w:sz="0" w:space="0" w:color="auto"/>
                        <w:left w:val="none" w:sz="0" w:space="0" w:color="auto"/>
                        <w:bottom w:val="none" w:sz="0" w:space="0" w:color="auto"/>
                        <w:right w:val="none" w:sz="0" w:space="0" w:color="auto"/>
                      </w:divBdr>
                    </w:div>
                    <w:div w:id="836190963">
                      <w:marLeft w:val="0"/>
                      <w:marRight w:val="0"/>
                      <w:marTop w:val="0"/>
                      <w:marBottom w:val="0"/>
                      <w:divBdr>
                        <w:top w:val="none" w:sz="0" w:space="0" w:color="auto"/>
                        <w:left w:val="none" w:sz="0" w:space="0" w:color="auto"/>
                        <w:bottom w:val="none" w:sz="0" w:space="0" w:color="auto"/>
                        <w:right w:val="none" w:sz="0" w:space="0" w:color="auto"/>
                      </w:divBdr>
                    </w:div>
                    <w:div w:id="203492944">
                      <w:marLeft w:val="0"/>
                      <w:marRight w:val="0"/>
                      <w:marTop w:val="0"/>
                      <w:marBottom w:val="0"/>
                      <w:divBdr>
                        <w:top w:val="none" w:sz="0" w:space="0" w:color="auto"/>
                        <w:left w:val="none" w:sz="0" w:space="0" w:color="auto"/>
                        <w:bottom w:val="none" w:sz="0" w:space="0" w:color="auto"/>
                        <w:right w:val="none" w:sz="0" w:space="0" w:color="auto"/>
                      </w:divBdr>
                    </w:div>
                    <w:div w:id="354886677">
                      <w:marLeft w:val="0"/>
                      <w:marRight w:val="0"/>
                      <w:marTop w:val="0"/>
                      <w:marBottom w:val="0"/>
                      <w:divBdr>
                        <w:top w:val="none" w:sz="0" w:space="0" w:color="auto"/>
                        <w:left w:val="none" w:sz="0" w:space="0" w:color="auto"/>
                        <w:bottom w:val="none" w:sz="0" w:space="0" w:color="auto"/>
                        <w:right w:val="none" w:sz="0" w:space="0" w:color="auto"/>
                      </w:divBdr>
                    </w:div>
                    <w:div w:id="1587491453">
                      <w:marLeft w:val="0"/>
                      <w:marRight w:val="0"/>
                      <w:marTop w:val="0"/>
                      <w:marBottom w:val="0"/>
                      <w:divBdr>
                        <w:top w:val="none" w:sz="0" w:space="0" w:color="auto"/>
                        <w:left w:val="none" w:sz="0" w:space="0" w:color="auto"/>
                        <w:bottom w:val="none" w:sz="0" w:space="0" w:color="auto"/>
                        <w:right w:val="none" w:sz="0" w:space="0" w:color="auto"/>
                      </w:divBdr>
                    </w:div>
                    <w:div w:id="1910384267">
                      <w:marLeft w:val="0"/>
                      <w:marRight w:val="0"/>
                      <w:marTop w:val="0"/>
                      <w:marBottom w:val="0"/>
                      <w:divBdr>
                        <w:top w:val="none" w:sz="0" w:space="0" w:color="auto"/>
                        <w:left w:val="none" w:sz="0" w:space="0" w:color="auto"/>
                        <w:bottom w:val="none" w:sz="0" w:space="0" w:color="auto"/>
                        <w:right w:val="none" w:sz="0" w:space="0" w:color="auto"/>
                      </w:divBdr>
                    </w:div>
                    <w:div w:id="1083338358">
                      <w:marLeft w:val="0"/>
                      <w:marRight w:val="0"/>
                      <w:marTop w:val="0"/>
                      <w:marBottom w:val="0"/>
                      <w:divBdr>
                        <w:top w:val="none" w:sz="0" w:space="0" w:color="auto"/>
                        <w:left w:val="none" w:sz="0" w:space="0" w:color="auto"/>
                        <w:bottom w:val="none" w:sz="0" w:space="0" w:color="auto"/>
                        <w:right w:val="none" w:sz="0" w:space="0" w:color="auto"/>
                      </w:divBdr>
                    </w:div>
                    <w:div w:id="1024867423">
                      <w:marLeft w:val="0"/>
                      <w:marRight w:val="0"/>
                      <w:marTop w:val="0"/>
                      <w:marBottom w:val="0"/>
                      <w:divBdr>
                        <w:top w:val="none" w:sz="0" w:space="0" w:color="auto"/>
                        <w:left w:val="none" w:sz="0" w:space="0" w:color="auto"/>
                        <w:bottom w:val="none" w:sz="0" w:space="0" w:color="auto"/>
                        <w:right w:val="none" w:sz="0" w:space="0" w:color="auto"/>
                      </w:divBdr>
                    </w:div>
                    <w:div w:id="735274984">
                      <w:marLeft w:val="0"/>
                      <w:marRight w:val="0"/>
                      <w:marTop w:val="0"/>
                      <w:marBottom w:val="0"/>
                      <w:divBdr>
                        <w:top w:val="none" w:sz="0" w:space="0" w:color="auto"/>
                        <w:left w:val="none" w:sz="0" w:space="0" w:color="auto"/>
                        <w:bottom w:val="none" w:sz="0" w:space="0" w:color="auto"/>
                        <w:right w:val="none" w:sz="0" w:space="0" w:color="auto"/>
                      </w:divBdr>
                    </w:div>
                    <w:div w:id="1133671280">
                      <w:marLeft w:val="0"/>
                      <w:marRight w:val="0"/>
                      <w:marTop w:val="0"/>
                      <w:marBottom w:val="0"/>
                      <w:divBdr>
                        <w:top w:val="none" w:sz="0" w:space="0" w:color="auto"/>
                        <w:left w:val="none" w:sz="0" w:space="0" w:color="auto"/>
                        <w:bottom w:val="none" w:sz="0" w:space="0" w:color="auto"/>
                        <w:right w:val="none" w:sz="0" w:space="0" w:color="auto"/>
                      </w:divBdr>
                    </w:div>
                    <w:div w:id="704407361">
                      <w:marLeft w:val="0"/>
                      <w:marRight w:val="0"/>
                      <w:marTop w:val="0"/>
                      <w:marBottom w:val="0"/>
                      <w:divBdr>
                        <w:top w:val="none" w:sz="0" w:space="0" w:color="auto"/>
                        <w:left w:val="none" w:sz="0" w:space="0" w:color="auto"/>
                        <w:bottom w:val="none" w:sz="0" w:space="0" w:color="auto"/>
                        <w:right w:val="none" w:sz="0" w:space="0" w:color="auto"/>
                      </w:divBdr>
                    </w:div>
                    <w:div w:id="1135678519">
                      <w:marLeft w:val="0"/>
                      <w:marRight w:val="0"/>
                      <w:marTop w:val="0"/>
                      <w:marBottom w:val="0"/>
                      <w:divBdr>
                        <w:top w:val="none" w:sz="0" w:space="0" w:color="auto"/>
                        <w:left w:val="none" w:sz="0" w:space="0" w:color="auto"/>
                        <w:bottom w:val="none" w:sz="0" w:space="0" w:color="auto"/>
                        <w:right w:val="none" w:sz="0" w:space="0" w:color="auto"/>
                      </w:divBdr>
                    </w:div>
                    <w:div w:id="424157397">
                      <w:marLeft w:val="0"/>
                      <w:marRight w:val="0"/>
                      <w:marTop w:val="0"/>
                      <w:marBottom w:val="0"/>
                      <w:divBdr>
                        <w:top w:val="none" w:sz="0" w:space="0" w:color="auto"/>
                        <w:left w:val="none" w:sz="0" w:space="0" w:color="auto"/>
                        <w:bottom w:val="none" w:sz="0" w:space="0" w:color="auto"/>
                        <w:right w:val="none" w:sz="0" w:space="0" w:color="auto"/>
                      </w:divBdr>
                    </w:div>
                    <w:div w:id="777025776">
                      <w:marLeft w:val="0"/>
                      <w:marRight w:val="0"/>
                      <w:marTop w:val="0"/>
                      <w:marBottom w:val="0"/>
                      <w:divBdr>
                        <w:top w:val="none" w:sz="0" w:space="0" w:color="auto"/>
                        <w:left w:val="none" w:sz="0" w:space="0" w:color="auto"/>
                        <w:bottom w:val="none" w:sz="0" w:space="0" w:color="auto"/>
                        <w:right w:val="none" w:sz="0" w:space="0" w:color="auto"/>
                      </w:divBdr>
                    </w:div>
                    <w:div w:id="1192887341">
                      <w:marLeft w:val="0"/>
                      <w:marRight w:val="0"/>
                      <w:marTop w:val="0"/>
                      <w:marBottom w:val="0"/>
                      <w:divBdr>
                        <w:top w:val="none" w:sz="0" w:space="0" w:color="auto"/>
                        <w:left w:val="none" w:sz="0" w:space="0" w:color="auto"/>
                        <w:bottom w:val="none" w:sz="0" w:space="0" w:color="auto"/>
                        <w:right w:val="none" w:sz="0" w:space="0" w:color="auto"/>
                      </w:divBdr>
                    </w:div>
                    <w:div w:id="1014308079">
                      <w:marLeft w:val="0"/>
                      <w:marRight w:val="0"/>
                      <w:marTop w:val="0"/>
                      <w:marBottom w:val="0"/>
                      <w:divBdr>
                        <w:top w:val="none" w:sz="0" w:space="0" w:color="auto"/>
                        <w:left w:val="none" w:sz="0" w:space="0" w:color="auto"/>
                        <w:bottom w:val="none" w:sz="0" w:space="0" w:color="auto"/>
                        <w:right w:val="none" w:sz="0" w:space="0" w:color="auto"/>
                      </w:divBdr>
                    </w:div>
                    <w:div w:id="296227340">
                      <w:marLeft w:val="0"/>
                      <w:marRight w:val="0"/>
                      <w:marTop w:val="0"/>
                      <w:marBottom w:val="0"/>
                      <w:divBdr>
                        <w:top w:val="none" w:sz="0" w:space="0" w:color="auto"/>
                        <w:left w:val="none" w:sz="0" w:space="0" w:color="auto"/>
                        <w:bottom w:val="none" w:sz="0" w:space="0" w:color="auto"/>
                        <w:right w:val="none" w:sz="0" w:space="0" w:color="auto"/>
                      </w:divBdr>
                    </w:div>
                    <w:div w:id="1561162866">
                      <w:marLeft w:val="0"/>
                      <w:marRight w:val="0"/>
                      <w:marTop w:val="0"/>
                      <w:marBottom w:val="0"/>
                      <w:divBdr>
                        <w:top w:val="none" w:sz="0" w:space="0" w:color="auto"/>
                        <w:left w:val="none" w:sz="0" w:space="0" w:color="auto"/>
                        <w:bottom w:val="none" w:sz="0" w:space="0" w:color="auto"/>
                        <w:right w:val="none" w:sz="0" w:space="0" w:color="auto"/>
                      </w:divBdr>
                    </w:div>
                    <w:div w:id="1603957569">
                      <w:marLeft w:val="0"/>
                      <w:marRight w:val="0"/>
                      <w:marTop w:val="0"/>
                      <w:marBottom w:val="0"/>
                      <w:divBdr>
                        <w:top w:val="none" w:sz="0" w:space="0" w:color="auto"/>
                        <w:left w:val="none" w:sz="0" w:space="0" w:color="auto"/>
                        <w:bottom w:val="none" w:sz="0" w:space="0" w:color="auto"/>
                        <w:right w:val="none" w:sz="0" w:space="0" w:color="auto"/>
                      </w:divBdr>
                    </w:div>
                    <w:div w:id="1006903674">
                      <w:marLeft w:val="0"/>
                      <w:marRight w:val="0"/>
                      <w:marTop w:val="0"/>
                      <w:marBottom w:val="0"/>
                      <w:divBdr>
                        <w:top w:val="none" w:sz="0" w:space="0" w:color="auto"/>
                        <w:left w:val="none" w:sz="0" w:space="0" w:color="auto"/>
                        <w:bottom w:val="none" w:sz="0" w:space="0" w:color="auto"/>
                        <w:right w:val="none" w:sz="0" w:space="0" w:color="auto"/>
                      </w:divBdr>
                    </w:div>
                    <w:div w:id="1282803650">
                      <w:marLeft w:val="0"/>
                      <w:marRight w:val="0"/>
                      <w:marTop w:val="0"/>
                      <w:marBottom w:val="0"/>
                      <w:divBdr>
                        <w:top w:val="none" w:sz="0" w:space="0" w:color="auto"/>
                        <w:left w:val="none" w:sz="0" w:space="0" w:color="auto"/>
                        <w:bottom w:val="none" w:sz="0" w:space="0" w:color="auto"/>
                        <w:right w:val="none" w:sz="0" w:space="0" w:color="auto"/>
                      </w:divBdr>
                    </w:div>
                    <w:div w:id="699597404">
                      <w:marLeft w:val="0"/>
                      <w:marRight w:val="0"/>
                      <w:marTop w:val="0"/>
                      <w:marBottom w:val="0"/>
                      <w:divBdr>
                        <w:top w:val="none" w:sz="0" w:space="0" w:color="auto"/>
                        <w:left w:val="none" w:sz="0" w:space="0" w:color="auto"/>
                        <w:bottom w:val="none" w:sz="0" w:space="0" w:color="auto"/>
                        <w:right w:val="none" w:sz="0" w:space="0" w:color="auto"/>
                      </w:divBdr>
                    </w:div>
                    <w:div w:id="21442105">
                      <w:marLeft w:val="0"/>
                      <w:marRight w:val="0"/>
                      <w:marTop w:val="0"/>
                      <w:marBottom w:val="0"/>
                      <w:divBdr>
                        <w:top w:val="none" w:sz="0" w:space="0" w:color="auto"/>
                        <w:left w:val="none" w:sz="0" w:space="0" w:color="auto"/>
                        <w:bottom w:val="none" w:sz="0" w:space="0" w:color="auto"/>
                        <w:right w:val="none" w:sz="0" w:space="0" w:color="auto"/>
                      </w:divBdr>
                    </w:div>
                    <w:div w:id="1217594443">
                      <w:marLeft w:val="0"/>
                      <w:marRight w:val="0"/>
                      <w:marTop w:val="0"/>
                      <w:marBottom w:val="0"/>
                      <w:divBdr>
                        <w:top w:val="none" w:sz="0" w:space="0" w:color="auto"/>
                        <w:left w:val="none" w:sz="0" w:space="0" w:color="auto"/>
                        <w:bottom w:val="none" w:sz="0" w:space="0" w:color="auto"/>
                        <w:right w:val="none" w:sz="0" w:space="0" w:color="auto"/>
                      </w:divBdr>
                    </w:div>
                    <w:div w:id="732319088">
                      <w:marLeft w:val="0"/>
                      <w:marRight w:val="0"/>
                      <w:marTop w:val="0"/>
                      <w:marBottom w:val="0"/>
                      <w:divBdr>
                        <w:top w:val="none" w:sz="0" w:space="0" w:color="auto"/>
                        <w:left w:val="none" w:sz="0" w:space="0" w:color="auto"/>
                        <w:bottom w:val="none" w:sz="0" w:space="0" w:color="auto"/>
                        <w:right w:val="none" w:sz="0" w:space="0" w:color="auto"/>
                      </w:divBdr>
                    </w:div>
                    <w:div w:id="1593473019">
                      <w:marLeft w:val="0"/>
                      <w:marRight w:val="0"/>
                      <w:marTop w:val="0"/>
                      <w:marBottom w:val="0"/>
                      <w:divBdr>
                        <w:top w:val="none" w:sz="0" w:space="0" w:color="auto"/>
                        <w:left w:val="none" w:sz="0" w:space="0" w:color="auto"/>
                        <w:bottom w:val="none" w:sz="0" w:space="0" w:color="auto"/>
                        <w:right w:val="none" w:sz="0" w:space="0" w:color="auto"/>
                      </w:divBdr>
                    </w:div>
                    <w:div w:id="16320187">
                      <w:marLeft w:val="0"/>
                      <w:marRight w:val="0"/>
                      <w:marTop w:val="0"/>
                      <w:marBottom w:val="0"/>
                      <w:divBdr>
                        <w:top w:val="none" w:sz="0" w:space="0" w:color="auto"/>
                        <w:left w:val="none" w:sz="0" w:space="0" w:color="auto"/>
                        <w:bottom w:val="none" w:sz="0" w:space="0" w:color="auto"/>
                        <w:right w:val="none" w:sz="0" w:space="0" w:color="auto"/>
                      </w:divBdr>
                    </w:div>
                    <w:div w:id="963191824">
                      <w:marLeft w:val="0"/>
                      <w:marRight w:val="0"/>
                      <w:marTop w:val="0"/>
                      <w:marBottom w:val="0"/>
                      <w:divBdr>
                        <w:top w:val="none" w:sz="0" w:space="0" w:color="auto"/>
                        <w:left w:val="none" w:sz="0" w:space="0" w:color="auto"/>
                        <w:bottom w:val="none" w:sz="0" w:space="0" w:color="auto"/>
                        <w:right w:val="none" w:sz="0" w:space="0" w:color="auto"/>
                      </w:divBdr>
                    </w:div>
                    <w:div w:id="2099208060">
                      <w:marLeft w:val="0"/>
                      <w:marRight w:val="0"/>
                      <w:marTop w:val="0"/>
                      <w:marBottom w:val="0"/>
                      <w:divBdr>
                        <w:top w:val="none" w:sz="0" w:space="0" w:color="auto"/>
                        <w:left w:val="none" w:sz="0" w:space="0" w:color="auto"/>
                        <w:bottom w:val="none" w:sz="0" w:space="0" w:color="auto"/>
                        <w:right w:val="none" w:sz="0" w:space="0" w:color="auto"/>
                      </w:divBdr>
                    </w:div>
                    <w:div w:id="953901419">
                      <w:marLeft w:val="0"/>
                      <w:marRight w:val="0"/>
                      <w:marTop w:val="0"/>
                      <w:marBottom w:val="0"/>
                      <w:divBdr>
                        <w:top w:val="none" w:sz="0" w:space="0" w:color="auto"/>
                        <w:left w:val="none" w:sz="0" w:space="0" w:color="auto"/>
                        <w:bottom w:val="none" w:sz="0" w:space="0" w:color="auto"/>
                        <w:right w:val="none" w:sz="0" w:space="0" w:color="auto"/>
                      </w:divBdr>
                    </w:div>
                    <w:div w:id="1754475218">
                      <w:marLeft w:val="0"/>
                      <w:marRight w:val="0"/>
                      <w:marTop w:val="0"/>
                      <w:marBottom w:val="0"/>
                      <w:divBdr>
                        <w:top w:val="none" w:sz="0" w:space="0" w:color="auto"/>
                        <w:left w:val="none" w:sz="0" w:space="0" w:color="auto"/>
                        <w:bottom w:val="none" w:sz="0" w:space="0" w:color="auto"/>
                        <w:right w:val="none" w:sz="0" w:space="0" w:color="auto"/>
                      </w:divBdr>
                    </w:div>
                    <w:div w:id="1587499758">
                      <w:marLeft w:val="0"/>
                      <w:marRight w:val="0"/>
                      <w:marTop w:val="0"/>
                      <w:marBottom w:val="0"/>
                      <w:divBdr>
                        <w:top w:val="none" w:sz="0" w:space="0" w:color="auto"/>
                        <w:left w:val="none" w:sz="0" w:space="0" w:color="auto"/>
                        <w:bottom w:val="none" w:sz="0" w:space="0" w:color="auto"/>
                        <w:right w:val="none" w:sz="0" w:space="0" w:color="auto"/>
                      </w:divBdr>
                    </w:div>
                    <w:div w:id="487593809">
                      <w:marLeft w:val="0"/>
                      <w:marRight w:val="0"/>
                      <w:marTop w:val="0"/>
                      <w:marBottom w:val="0"/>
                      <w:divBdr>
                        <w:top w:val="none" w:sz="0" w:space="0" w:color="auto"/>
                        <w:left w:val="none" w:sz="0" w:space="0" w:color="auto"/>
                        <w:bottom w:val="none" w:sz="0" w:space="0" w:color="auto"/>
                        <w:right w:val="none" w:sz="0" w:space="0" w:color="auto"/>
                      </w:divBdr>
                    </w:div>
                    <w:div w:id="285740972">
                      <w:marLeft w:val="0"/>
                      <w:marRight w:val="0"/>
                      <w:marTop w:val="0"/>
                      <w:marBottom w:val="0"/>
                      <w:divBdr>
                        <w:top w:val="none" w:sz="0" w:space="0" w:color="auto"/>
                        <w:left w:val="none" w:sz="0" w:space="0" w:color="auto"/>
                        <w:bottom w:val="none" w:sz="0" w:space="0" w:color="auto"/>
                        <w:right w:val="none" w:sz="0" w:space="0" w:color="auto"/>
                      </w:divBdr>
                    </w:div>
                    <w:div w:id="956713542">
                      <w:marLeft w:val="0"/>
                      <w:marRight w:val="0"/>
                      <w:marTop w:val="0"/>
                      <w:marBottom w:val="0"/>
                      <w:divBdr>
                        <w:top w:val="none" w:sz="0" w:space="0" w:color="auto"/>
                        <w:left w:val="none" w:sz="0" w:space="0" w:color="auto"/>
                        <w:bottom w:val="none" w:sz="0" w:space="0" w:color="auto"/>
                        <w:right w:val="none" w:sz="0" w:space="0" w:color="auto"/>
                      </w:divBdr>
                    </w:div>
                    <w:div w:id="1827090214">
                      <w:marLeft w:val="0"/>
                      <w:marRight w:val="0"/>
                      <w:marTop w:val="0"/>
                      <w:marBottom w:val="0"/>
                      <w:divBdr>
                        <w:top w:val="none" w:sz="0" w:space="0" w:color="auto"/>
                        <w:left w:val="none" w:sz="0" w:space="0" w:color="auto"/>
                        <w:bottom w:val="none" w:sz="0" w:space="0" w:color="auto"/>
                        <w:right w:val="none" w:sz="0" w:space="0" w:color="auto"/>
                      </w:divBdr>
                    </w:div>
                    <w:div w:id="1643541876">
                      <w:marLeft w:val="0"/>
                      <w:marRight w:val="0"/>
                      <w:marTop w:val="0"/>
                      <w:marBottom w:val="0"/>
                      <w:divBdr>
                        <w:top w:val="none" w:sz="0" w:space="0" w:color="auto"/>
                        <w:left w:val="none" w:sz="0" w:space="0" w:color="auto"/>
                        <w:bottom w:val="none" w:sz="0" w:space="0" w:color="auto"/>
                        <w:right w:val="none" w:sz="0" w:space="0" w:color="auto"/>
                      </w:divBdr>
                    </w:div>
                    <w:div w:id="240213729">
                      <w:marLeft w:val="0"/>
                      <w:marRight w:val="0"/>
                      <w:marTop w:val="0"/>
                      <w:marBottom w:val="0"/>
                      <w:divBdr>
                        <w:top w:val="none" w:sz="0" w:space="0" w:color="auto"/>
                        <w:left w:val="none" w:sz="0" w:space="0" w:color="auto"/>
                        <w:bottom w:val="none" w:sz="0" w:space="0" w:color="auto"/>
                        <w:right w:val="none" w:sz="0" w:space="0" w:color="auto"/>
                      </w:divBdr>
                    </w:div>
                    <w:div w:id="2017730464">
                      <w:marLeft w:val="0"/>
                      <w:marRight w:val="0"/>
                      <w:marTop w:val="0"/>
                      <w:marBottom w:val="0"/>
                      <w:divBdr>
                        <w:top w:val="none" w:sz="0" w:space="0" w:color="auto"/>
                        <w:left w:val="none" w:sz="0" w:space="0" w:color="auto"/>
                        <w:bottom w:val="none" w:sz="0" w:space="0" w:color="auto"/>
                        <w:right w:val="none" w:sz="0" w:space="0" w:color="auto"/>
                      </w:divBdr>
                    </w:div>
                    <w:div w:id="1529219056">
                      <w:marLeft w:val="0"/>
                      <w:marRight w:val="0"/>
                      <w:marTop w:val="0"/>
                      <w:marBottom w:val="0"/>
                      <w:divBdr>
                        <w:top w:val="none" w:sz="0" w:space="0" w:color="auto"/>
                        <w:left w:val="none" w:sz="0" w:space="0" w:color="auto"/>
                        <w:bottom w:val="none" w:sz="0" w:space="0" w:color="auto"/>
                        <w:right w:val="none" w:sz="0" w:space="0" w:color="auto"/>
                      </w:divBdr>
                    </w:div>
                    <w:div w:id="263461434">
                      <w:marLeft w:val="0"/>
                      <w:marRight w:val="0"/>
                      <w:marTop w:val="0"/>
                      <w:marBottom w:val="0"/>
                      <w:divBdr>
                        <w:top w:val="none" w:sz="0" w:space="0" w:color="auto"/>
                        <w:left w:val="none" w:sz="0" w:space="0" w:color="auto"/>
                        <w:bottom w:val="none" w:sz="0" w:space="0" w:color="auto"/>
                        <w:right w:val="none" w:sz="0" w:space="0" w:color="auto"/>
                      </w:divBdr>
                    </w:div>
                    <w:div w:id="779300516">
                      <w:marLeft w:val="0"/>
                      <w:marRight w:val="0"/>
                      <w:marTop w:val="0"/>
                      <w:marBottom w:val="0"/>
                      <w:divBdr>
                        <w:top w:val="none" w:sz="0" w:space="0" w:color="auto"/>
                        <w:left w:val="none" w:sz="0" w:space="0" w:color="auto"/>
                        <w:bottom w:val="none" w:sz="0" w:space="0" w:color="auto"/>
                        <w:right w:val="none" w:sz="0" w:space="0" w:color="auto"/>
                      </w:divBdr>
                    </w:div>
                    <w:div w:id="1549760775">
                      <w:marLeft w:val="0"/>
                      <w:marRight w:val="0"/>
                      <w:marTop w:val="0"/>
                      <w:marBottom w:val="0"/>
                      <w:divBdr>
                        <w:top w:val="none" w:sz="0" w:space="0" w:color="auto"/>
                        <w:left w:val="none" w:sz="0" w:space="0" w:color="auto"/>
                        <w:bottom w:val="none" w:sz="0" w:space="0" w:color="auto"/>
                        <w:right w:val="none" w:sz="0" w:space="0" w:color="auto"/>
                      </w:divBdr>
                    </w:div>
                    <w:div w:id="937565414">
                      <w:marLeft w:val="0"/>
                      <w:marRight w:val="0"/>
                      <w:marTop w:val="0"/>
                      <w:marBottom w:val="0"/>
                      <w:divBdr>
                        <w:top w:val="none" w:sz="0" w:space="0" w:color="auto"/>
                        <w:left w:val="none" w:sz="0" w:space="0" w:color="auto"/>
                        <w:bottom w:val="none" w:sz="0" w:space="0" w:color="auto"/>
                        <w:right w:val="none" w:sz="0" w:space="0" w:color="auto"/>
                      </w:divBdr>
                    </w:div>
                    <w:div w:id="713578427">
                      <w:marLeft w:val="0"/>
                      <w:marRight w:val="0"/>
                      <w:marTop w:val="0"/>
                      <w:marBottom w:val="0"/>
                      <w:divBdr>
                        <w:top w:val="none" w:sz="0" w:space="0" w:color="auto"/>
                        <w:left w:val="none" w:sz="0" w:space="0" w:color="auto"/>
                        <w:bottom w:val="none" w:sz="0" w:space="0" w:color="auto"/>
                        <w:right w:val="none" w:sz="0" w:space="0" w:color="auto"/>
                      </w:divBdr>
                    </w:div>
                    <w:div w:id="1000354252">
                      <w:marLeft w:val="0"/>
                      <w:marRight w:val="0"/>
                      <w:marTop w:val="0"/>
                      <w:marBottom w:val="0"/>
                      <w:divBdr>
                        <w:top w:val="none" w:sz="0" w:space="0" w:color="auto"/>
                        <w:left w:val="none" w:sz="0" w:space="0" w:color="auto"/>
                        <w:bottom w:val="none" w:sz="0" w:space="0" w:color="auto"/>
                        <w:right w:val="none" w:sz="0" w:space="0" w:color="auto"/>
                      </w:divBdr>
                    </w:div>
                    <w:div w:id="1873691110">
                      <w:marLeft w:val="0"/>
                      <w:marRight w:val="0"/>
                      <w:marTop w:val="0"/>
                      <w:marBottom w:val="0"/>
                      <w:divBdr>
                        <w:top w:val="none" w:sz="0" w:space="0" w:color="auto"/>
                        <w:left w:val="none" w:sz="0" w:space="0" w:color="auto"/>
                        <w:bottom w:val="none" w:sz="0" w:space="0" w:color="auto"/>
                        <w:right w:val="none" w:sz="0" w:space="0" w:color="auto"/>
                      </w:divBdr>
                    </w:div>
                    <w:div w:id="589697638">
                      <w:marLeft w:val="0"/>
                      <w:marRight w:val="0"/>
                      <w:marTop w:val="0"/>
                      <w:marBottom w:val="0"/>
                      <w:divBdr>
                        <w:top w:val="none" w:sz="0" w:space="0" w:color="auto"/>
                        <w:left w:val="none" w:sz="0" w:space="0" w:color="auto"/>
                        <w:bottom w:val="none" w:sz="0" w:space="0" w:color="auto"/>
                        <w:right w:val="none" w:sz="0" w:space="0" w:color="auto"/>
                      </w:divBdr>
                    </w:div>
                    <w:div w:id="1787771800">
                      <w:marLeft w:val="0"/>
                      <w:marRight w:val="0"/>
                      <w:marTop w:val="0"/>
                      <w:marBottom w:val="0"/>
                      <w:divBdr>
                        <w:top w:val="none" w:sz="0" w:space="0" w:color="auto"/>
                        <w:left w:val="none" w:sz="0" w:space="0" w:color="auto"/>
                        <w:bottom w:val="none" w:sz="0" w:space="0" w:color="auto"/>
                        <w:right w:val="none" w:sz="0" w:space="0" w:color="auto"/>
                      </w:divBdr>
                    </w:div>
                    <w:div w:id="1447310630">
                      <w:marLeft w:val="0"/>
                      <w:marRight w:val="0"/>
                      <w:marTop w:val="0"/>
                      <w:marBottom w:val="0"/>
                      <w:divBdr>
                        <w:top w:val="none" w:sz="0" w:space="0" w:color="auto"/>
                        <w:left w:val="none" w:sz="0" w:space="0" w:color="auto"/>
                        <w:bottom w:val="none" w:sz="0" w:space="0" w:color="auto"/>
                        <w:right w:val="none" w:sz="0" w:space="0" w:color="auto"/>
                      </w:divBdr>
                    </w:div>
                    <w:div w:id="465705591">
                      <w:marLeft w:val="0"/>
                      <w:marRight w:val="0"/>
                      <w:marTop w:val="0"/>
                      <w:marBottom w:val="0"/>
                      <w:divBdr>
                        <w:top w:val="none" w:sz="0" w:space="0" w:color="auto"/>
                        <w:left w:val="none" w:sz="0" w:space="0" w:color="auto"/>
                        <w:bottom w:val="none" w:sz="0" w:space="0" w:color="auto"/>
                        <w:right w:val="none" w:sz="0" w:space="0" w:color="auto"/>
                      </w:divBdr>
                    </w:div>
                    <w:div w:id="1294021271">
                      <w:marLeft w:val="0"/>
                      <w:marRight w:val="0"/>
                      <w:marTop w:val="0"/>
                      <w:marBottom w:val="0"/>
                      <w:divBdr>
                        <w:top w:val="none" w:sz="0" w:space="0" w:color="auto"/>
                        <w:left w:val="none" w:sz="0" w:space="0" w:color="auto"/>
                        <w:bottom w:val="none" w:sz="0" w:space="0" w:color="auto"/>
                        <w:right w:val="none" w:sz="0" w:space="0" w:color="auto"/>
                      </w:divBdr>
                    </w:div>
                    <w:div w:id="1467091766">
                      <w:marLeft w:val="0"/>
                      <w:marRight w:val="0"/>
                      <w:marTop w:val="0"/>
                      <w:marBottom w:val="0"/>
                      <w:divBdr>
                        <w:top w:val="none" w:sz="0" w:space="0" w:color="auto"/>
                        <w:left w:val="none" w:sz="0" w:space="0" w:color="auto"/>
                        <w:bottom w:val="none" w:sz="0" w:space="0" w:color="auto"/>
                        <w:right w:val="none" w:sz="0" w:space="0" w:color="auto"/>
                      </w:divBdr>
                    </w:div>
                    <w:div w:id="755781846">
                      <w:marLeft w:val="0"/>
                      <w:marRight w:val="0"/>
                      <w:marTop w:val="0"/>
                      <w:marBottom w:val="0"/>
                      <w:divBdr>
                        <w:top w:val="none" w:sz="0" w:space="0" w:color="auto"/>
                        <w:left w:val="none" w:sz="0" w:space="0" w:color="auto"/>
                        <w:bottom w:val="none" w:sz="0" w:space="0" w:color="auto"/>
                        <w:right w:val="none" w:sz="0" w:space="0" w:color="auto"/>
                      </w:divBdr>
                    </w:div>
                    <w:div w:id="1004667831">
                      <w:marLeft w:val="0"/>
                      <w:marRight w:val="0"/>
                      <w:marTop w:val="0"/>
                      <w:marBottom w:val="0"/>
                      <w:divBdr>
                        <w:top w:val="none" w:sz="0" w:space="0" w:color="auto"/>
                        <w:left w:val="none" w:sz="0" w:space="0" w:color="auto"/>
                        <w:bottom w:val="none" w:sz="0" w:space="0" w:color="auto"/>
                        <w:right w:val="none" w:sz="0" w:space="0" w:color="auto"/>
                      </w:divBdr>
                    </w:div>
                    <w:div w:id="209611055">
                      <w:marLeft w:val="0"/>
                      <w:marRight w:val="0"/>
                      <w:marTop w:val="0"/>
                      <w:marBottom w:val="0"/>
                      <w:divBdr>
                        <w:top w:val="none" w:sz="0" w:space="0" w:color="auto"/>
                        <w:left w:val="none" w:sz="0" w:space="0" w:color="auto"/>
                        <w:bottom w:val="none" w:sz="0" w:space="0" w:color="auto"/>
                        <w:right w:val="none" w:sz="0" w:space="0" w:color="auto"/>
                      </w:divBdr>
                    </w:div>
                    <w:div w:id="1436170291">
                      <w:marLeft w:val="0"/>
                      <w:marRight w:val="0"/>
                      <w:marTop w:val="0"/>
                      <w:marBottom w:val="0"/>
                      <w:divBdr>
                        <w:top w:val="none" w:sz="0" w:space="0" w:color="auto"/>
                        <w:left w:val="none" w:sz="0" w:space="0" w:color="auto"/>
                        <w:bottom w:val="none" w:sz="0" w:space="0" w:color="auto"/>
                        <w:right w:val="none" w:sz="0" w:space="0" w:color="auto"/>
                      </w:divBdr>
                    </w:div>
                    <w:div w:id="514418351">
                      <w:marLeft w:val="0"/>
                      <w:marRight w:val="0"/>
                      <w:marTop w:val="0"/>
                      <w:marBottom w:val="0"/>
                      <w:divBdr>
                        <w:top w:val="none" w:sz="0" w:space="0" w:color="auto"/>
                        <w:left w:val="none" w:sz="0" w:space="0" w:color="auto"/>
                        <w:bottom w:val="none" w:sz="0" w:space="0" w:color="auto"/>
                        <w:right w:val="none" w:sz="0" w:space="0" w:color="auto"/>
                      </w:divBdr>
                    </w:div>
                    <w:div w:id="1534149834">
                      <w:marLeft w:val="0"/>
                      <w:marRight w:val="0"/>
                      <w:marTop w:val="0"/>
                      <w:marBottom w:val="0"/>
                      <w:divBdr>
                        <w:top w:val="none" w:sz="0" w:space="0" w:color="auto"/>
                        <w:left w:val="none" w:sz="0" w:space="0" w:color="auto"/>
                        <w:bottom w:val="none" w:sz="0" w:space="0" w:color="auto"/>
                        <w:right w:val="none" w:sz="0" w:space="0" w:color="auto"/>
                      </w:divBdr>
                    </w:div>
                    <w:div w:id="183708782">
                      <w:marLeft w:val="0"/>
                      <w:marRight w:val="0"/>
                      <w:marTop w:val="0"/>
                      <w:marBottom w:val="0"/>
                      <w:divBdr>
                        <w:top w:val="none" w:sz="0" w:space="0" w:color="auto"/>
                        <w:left w:val="none" w:sz="0" w:space="0" w:color="auto"/>
                        <w:bottom w:val="none" w:sz="0" w:space="0" w:color="auto"/>
                        <w:right w:val="none" w:sz="0" w:space="0" w:color="auto"/>
                      </w:divBdr>
                    </w:div>
                    <w:div w:id="222378942">
                      <w:marLeft w:val="0"/>
                      <w:marRight w:val="0"/>
                      <w:marTop w:val="0"/>
                      <w:marBottom w:val="0"/>
                      <w:divBdr>
                        <w:top w:val="none" w:sz="0" w:space="0" w:color="auto"/>
                        <w:left w:val="none" w:sz="0" w:space="0" w:color="auto"/>
                        <w:bottom w:val="none" w:sz="0" w:space="0" w:color="auto"/>
                        <w:right w:val="none" w:sz="0" w:space="0" w:color="auto"/>
                      </w:divBdr>
                    </w:div>
                    <w:div w:id="268319366">
                      <w:marLeft w:val="0"/>
                      <w:marRight w:val="0"/>
                      <w:marTop w:val="0"/>
                      <w:marBottom w:val="0"/>
                      <w:divBdr>
                        <w:top w:val="none" w:sz="0" w:space="0" w:color="auto"/>
                        <w:left w:val="none" w:sz="0" w:space="0" w:color="auto"/>
                        <w:bottom w:val="none" w:sz="0" w:space="0" w:color="auto"/>
                        <w:right w:val="none" w:sz="0" w:space="0" w:color="auto"/>
                      </w:divBdr>
                    </w:div>
                    <w:div w:id="927467131">
                      <w:marLeft w:val="0"/>
                      <w:marRight w:val="0"/>
                      <w:marTop w:val="0"/>
                      <w:marBottom w:val="0"/>
                      <w:divBdr>
                        <w:top w:val="none" w:sz="0" w:space="0" w:color="auto"/>
                        <w:left w:val="none" w:sz="0" w:space="0" w:color="auto"/>
                        <w:bottom w:val="none" w:sz="0" w:space="0" w:color="auto"/>
                        <w:right w:val="none" w:sz="0" w:space="0" w:color="auto"/>
                      </w:divBdr>
                    </w:div>
                    <w:div w:id="888957756">
                      <w:marLeft w:val="0"/>
                      <w:marRight w:val="0"/>
                      <w:marTop w:val="0"/>
                      <w:marBottom w:val="0"/>
                      <w:divBdr>
                        <w:top w:val="none" w:sz="0" w:space="0" w:color="auto"/>
                        <w:left w:val="none" w:sz="0" w:space="0" w:color="auto"/>
                        <w:bottom w:val="none" w:sz="0" w:space="0" w:color="auto"/>
                        <w:right w:val="none" w:sz="0" w:space="0" w:color="auto"/>
                      </w:divBdr>
                    </w:div>
                    <w:div w:id="272053998">
                      <w:marLeft w:val="0"/>
                      <w:marRight w:val="0"/>
                      <w:marTop w:val="0"/>
                      <w:marBottom w:val="0"/>
                      <w:divBdr>
                        <w:top w:val="none" w:sz="0" w:space="0" w:color="auto"/>
                        <w:left w:val="none" w:sz="0" w:space="0" w:color="auto"/>
                        <w:bottom w:val="none" w:sz="0" w:space="0" w:color="auto"/>
                        <w:right w:val="none" w:sz="0" w:space="0" w:color="auto"/>
                      </w:divBdr>
                    </w:div>
                    <w:div w:id="1495143653">
                      <w:marLeft w:val="0"/>
                      <w:marRight w:val="0"/>
                      <w:marTop w:val="0"/>
                      <w:marBottom w:val="0"/>
                      <w:divBdr>
                        <w:top w:val="none" w:sz="0" w:space="0" w:color="auto"/>
                        <w:left w:val="none" w:sz="0" w:space="0" w:color="auto"/>
                        <w:bottom w:val="none" w:sz="0" w:space="0" w:color="auto"/>
                        <w:right w:val="none" w:sz="0" w:space="0" w:color="auto"/>
                      </w:divBdr>
                    </w:div>
                    <w:div w:id="425930537">
                      <w:marLeft w:val="0"/>
                      <w:marRight w:val="0"/>
                      <w:marTop w:val="0"/>
                      <w:marBottom w:val="0"/>
                      <w:divBdr>
                        <w:top w:val="none" w:sz="0" w:space="0" w:color="auto"/>
                        <w:left w:val="none" w:sz="0" w:space="0" w:color="auto"/>
                        <w:bottom w:val="none" w:sz="0" w:space="0" w:color="auto"/>
                        <w:right w:val="none" w:sz="0" w:space="0" w:color="auto"/>
                      </w:divBdr>
                    </w:div>
                    <w:div w:id="1349913702">
                      <w:marLeft w:val="0"/>
                      <w:marRight w:val="0"/>
                      <w:marTop w:val="0"/>
                      <w:marBottom w:val="0"/>
                      <w:divBdr>
                        <w:top w:val="none" w:sz="0" w:space="0" w:color="auto"/>
                        <w:left w:val="none" w:sz="0" w:space="0" w:color="auto"/>
                        <w:bottom w:val="none" w:sz="0" w:space="0" w:color="auto"/>
                        <w:right w:val="none" w:sz="0" w:space="0" w:color="auto"/>
                      </w:divBdr>
                    </w:div>
                    <w:div w:id="560487453">
                      <w:marLeft w:val="0"/>
                      <w:marRight w:val="0"/>
                      <w:marTop w:val="0"/>
                      <w:marBottom w:val="0"/>
                      <w:divBdr>
                        <w:top w:val="none" w:sz="0" w:space="0" w:color="auto"/>
                        <w:left w:val="none" w:sz="0" w:space="0" w:color="auto"/>
                        <w:bottom w:val="none" w:sz="0" w:space="0" w:color="auto"/>
                        <w:right w:val="none" w:sz="0" w:space="0" w:color="auto"/>
                      </w:divBdr>
                    </w:div>
                    <w:div w:id="1605454671">
                      <w:marLeft w:val="0"/>
                      <w:marRight w:val="0"/>
                      <w:marTop w:val="0"/>
                      <w:marBottom w:val="0"/>
                      <w:divBdr>
                        <w:top w:val="none" w:sz="0" w:space="0" w:color="auto"/>
                        <w:left w:val="none" w:sz="0" w:space="0" w:color="auto"/>
                        <w:bottom w:val="none" w:sz="0" w:space="0" w:color="auto"/>
                        <w:right w:val="none" w:sz="0" w:space="0" w:color="auto"/>
                      </w:divBdr>
                    </w:div>
                    <w:div w:id="742726823">
                      <w:marLeft w:val="0"/>
                      <w:marRight w:val="0"/>
                      <w:marTop w:val="0"/>
                      <w:marBottom w:val="0"/>
                      <w:divBdr>
                        <w:top w:val="none" w:sz="0" w:space="0" w:color="auto"/>
                        <w:left w:val="none" w:sz="0" w:space="0" w:color="auto"/>
                        <w:bottom w:val="none" w:sz="0" w:space="0" w:color="auto"/>
                        <w:right w:val="none" w:sz="0" w:space="0" w:color="auto"/>
                      </w:divBdr>
                    </w:div>
                    <w:div w:id="1053428962">
                      <w:marLeft w:val="0"/>
                      <w:marRight w:val="0"/>
                      <w:marTop w:val="0"/>
                      <w:marBottom w:val="0"/>
                      <w:divBdr>
                        <w:top w:val="none" w:sz="0" w:space="0" w:color="auto"/>
                        <w:left w:val="none" w:sz="0" w:space="0" w:color="auto"/>
                        <w:bottom w:val="none" w:sz="0" w:space="0" w:color="auto"/>
                        <w:right w:val="none" w:sz="0" w:space="0" w:color="auto"/>
                      </w:divBdr>
                    </w:div>
                    <w:div w:id="1275481897">
                      <w:marLeft w:val="0"/>
                      <w:marRight w:val="0"/>
                      <w:marTop w:val="0"/>
                      <w:marBottom w:val="0"/>
                      <w:divBdr>
                        <w:top w:val="none" w:sz="0" w:space="0" w:color="auto"/>
                        <w:left w:val="none" w:sz="0" w:space="0" w:color="auto"/>
                        <w:bottom w:val="none" w:sz="0" w:space="0" w:color="auto"/>
                        <w:right w:val="none" w:sz="0" w:space="0" w:color="auto"/>
                      </w:divBdr>
                    </w:div>
                    <w:div w:id="1859269771">
                      <w:marLeft w:val="0"/>
                      <w:marRight w:val="0"/>
                      <w:marTop w:val="0"/>
                      <w:marBottom w:val="0"/>
                      <w:divBdr>
                        <w:top w:val="none" w:sz="0" w:space="0" w:color="auto"/>
                        <w:left w:val="none" w:sz="0" w:space="0" w:color="auto"/>
                        <w:bottom w:val="none" w:sz="0" w:space="0" w:color="auto"/>
                        <w:right w:val="none" w:sz="0" w:space="0" w:color="auto"/>
                      </w:divBdr>
                    </w:div>
                    <w:div w:id="1366367112">
                      <w:marLeft w:val="0"/>
                      <w:marRight w:val="0"/>
                      <w:marTop w:val="0"/>
                      <w:marBottom w:val="0"/>
                      <w:divBdr>
                        <w:top w:val="none" w:sz="0" w:space="0" w:color="auto"/>
                        <w:left w:val="none" w:sz="0" w:space="0" w:color="auto"/>
                        <w:bottom w:val="none" w:sz="0" w:space="0" w:color="auto"/>
                        <w:right w:val="none" w:sz="0" w:space="0" w:color="auto"/>
                      </w:divBdr>
                    </w:div>
                    <w:div w:id="966930463">
                      <w:marLeft w:val="0"/>
                      <w:marRight w:val="0"/>
                      <w:marTop w:val="0"/>
                      <w:marBottom w:val="0"/>
                      <w:divBdr>
                        <w:top w:val="none" w:sz="0" w:space="0" w:color="auto"/>
                        <w:left w:val="none" w:sz="0" w:space="0" w:color="auto"/>
                        <w:bottom w:val="none" w:sz="0" w:space="0" w:color="auto"/>
                        <w:right w:val="none" w:sz="0" w:space="0" w:color="auto"/>
                      </w:divBdr>
                    </w:div>
                    <w:div w:id="935941803">
                      <w:marLeft w:val="0"/>
                      <w:marRight w:val="0"/>
                      <w:marTop w:val="0"/>
                      <w:marBottom w:val="0"/>
                      <w:divBdr>
                        <w:top w:val="none" w:sz="0" w:space="0" w:color="auto"/>
                        <w:left w:val="none" w:sz="0" w:space="0" w:color="auto"/>
                        <w:bottom w:val="none" w:sz="0" w:space="0" w:color="auto"/>
                        <w:right w:val="none" w:sz="0" w:space="0" w:color="auto"/>
                      </w:divBdr>
                    </w:div>
                    <w:div w:id="2047175857">
                      <w:marLeft w:val="0"/>
                      <w:marRight w:val="0"/>
                      <w:marTop w:val="0"/>
                      <w:marBottom w:val="0"/>
                      <w:divBdr>
                        <w:top w:val="none" w:sz="0" w:space="0" w:color="auto"/>
                        <w:left w:val="none" w:sz="0" w:space="0" w:color="auto"/>
                        <w:bottom w:val="none" w:sz="0" w:space="0" w:color="auto"/>
                        <w:right w:val="none" w:sz="0" w:space="0" w:color="auto"/>
                      </w:divBdr>
                    </w:div>
                    <w:div w:id="2016805868">
                      <w:marLeft w:val="0"/>
                      <w:marRight w:val="0"/>
                      <w:marTop w:val="0"/>
                      <w:marBottom w:val="0"/>
                      <w:divBdr>
                        <w:top w:val="none" w:sz="0" w:space="0" w:color="auto"/>
                        <w:left w:val="none" w:sz="0" w:space="0" w:color="auto"/>
                        <w:bottom w:val="none" w:sz="0" w:space="0" w:color="auto"/>
                        <w:right w:val="none" w:sz="0" w:space="0" w:color="auto"/>
                      </w:divBdr>
                    </w:div>
                    <w:div w:id="1828865141">
                      <w:marLeft w:val="0"/>
                      <w:marRight w:val="0"/>
                      <w:marTop w:val="0"/>
                      <w:marBottom w:val="0"/>
                      <w:divBdr>
                        <w:top w:val="none" w:sz="0" w:space="0" w:color="auto"/>
                        <w:left w:val="none" w:sz="0" w:space="0" w:color="auto"/>
                        <w:bottom w:val="none" w:sz="0" w:space="0" w:color="auto"/>
                        <w:right w:val="none" w:sz="0" w:space="0" w:color="auto"/>
                      </w:divBdr>
                    </w:div>
                    <w:div w:id="1535925520">
                      <w:marLeft w:val="0"/>
                      <w:marRight w:val="0"/>
                      <w:marTop w:val="0"/>
                      <w:marBottom w:val="0"/>
                      <w:divBdr>
                        <w:top w:val="none" w:sz="0" w:space="0" w:color="auto"/>
                        <w:left w:val="none" w:sz="0" w:space="0" w:color="auto"/>
                        <w:bottom w:val="none" w:sz="0" w:space="0" w:color="auto"/>
                        <w:right w:val="none" w:sz="0" w:space="0" w:color="auto"/>
                      </w:divBdr>
                    </w:div>
                    <w:div w:id="1637685277">
                      <w:marLeft w:val="0"/>
                      <w:marRight w:val="0"/>
                      <w:marTop w:val="0"/>
                      <w:marBottom w:val="0"/>
                      <w:divBdr>
                        <w:top w:val="none" w:sz="0" w:space="0" w:color="auto"/>
                        <w:left w:val="none" w:sz="0" w:space="0" w:color="auto"/>
                        <w:bottom w:val="none" w:sz="0" w:space="0" w:color="auto"/>
                        <w:right w:val="none" w:sz="0" w:space="0" w:color="auto"/>
                      </w:divBdr>
                    </w:div>
                    <w:div w:id="245774107">
                      <w:marLeft w:val="0"/>
                      <w:marRight w:val="0"/>
                      <w:marTop w:val="0"/>
                      <w:marBottom w:val="0"/>
                      <w:divBdr>
                        <w:top w:val="none" w:sz="0" w:space="0" w:color="auto"/>
                        <w:left w:val="none" w:sz="0" w:space="0" w:color="auto"/>
                        <w:bottom w:val="none" w:sz="0" w:space="0" w:color="auto"/>
                        <w:right w:val="none" w:sz="0" w:space="0" w:color="auto"/>
                      </w:divBdr>
                    </w:div>
                    <w:div w:id="624508855">
                      <w:marLeft w:val="0"/>
                      <w:marRight w:val="0"/>
                      <w:marTop w:val="0"/>
                      <w:marBottom w:val="0"/>
                      <w:divBdr>
                        <w:top w:val="none" w:sz="0" w:space="0" w:color="auto"/>
                        <w:left w:val="none" w:sz="0" w:space="0" w:color="auto"/>
                        <w:bottom w:val="none" w:sz="0" w:space="0" w:color="auto"/>
                        <w:right w:val="none" w:sz="0" w:space="0" w:color="auto"/>
                      </w:divBdr>
                    </w:div>
                    <w:div w:id="2069256757">
                      <w:marLeft w:val="0"/>
                      <w:marRight w:val="0"/>
                      <w:marTop w:val="0"/>
                      <w:marBottom w:val="0"/>
                      <w:divBdr>
                        <w:top w:val="none" w:sz="0" w:space="0" w:color="auto"/>
                        <w:left w:val="none" w:sz="0" w:space="0" w:color="auto"/>
                        <w:bottom w:val="none" w:sz="0" w:space="0" w:color="auto"/>
                        <w:right w:val="none" w:sz="0" w:space="0" w:color="auto"/>
                      </w:divBdr>
                    </w:div>
                    <w:div w:id="955402646">
                      <w:marLeft w:val="0"/>
                      <w:marRight w:val="0"/>
                      <w:marTop w:val="0"/>
                      <w:marBottom w:val="0"/>
                      <w:divBdr>
                        <w:top w:val="none" w:sz="0" w:space="0" w:color="auto"/>
                        <w:left w:val="none" w:sz="0" w:space="0" w:color="auto"/>
                        <w:bottom w:val="none" w:sz="0" w:space="0" w:color="auto"/>
                        <w:right w:val="none" w:sz="0" w:space="0" w:color="auto"/>
                      </w:divBdr>
                    </w:div>
                    <w:div w:id="342783386">
                      <w:marLeft w:val="0"/>
                      <w:marRight w:val="0"/>
                      <w:marTop w:val="0"/>
                      <w:marBottom w:val="0"/>
                      <w:divBdr>
                        <w:top w:val="none" w:sz="0" w:space="0" w:color="auto"/>
                        <w:left w:val="none" w:sz="0" w:space="0" w:color="auto"/>
                        <w:bottom w:val="none" w:sz="0" w:space="0" w:color="auto"/>
                        <w:right w:val="none" w:sz="0" w:space="0" w:color="auto"/>
                      </w:divBdr>
                    </w:div>
                    <w:div w:id="1029985512">
                      <w:marLeft w:val="0"/>
                      <w:marRight w:val="0"/>
                      <w:marTop w:val="0"/>
                      <w:marBottom w:val="0"/>
                      <w:divBdr>
                        <w:top w:val="none" w:sz="0" w:space="0" w:color="auto"/>
                        <w:left w:val="none" w:sz="0" w:space="0" w:color="auto"/>
                        <w:bottom w:val="none" w:sz="0" w:space="0" w:color="auto"/>
                        <w:right w:val="none" w:sz="0" w:space="0" w:color="auto"/>
                      </w:divBdr>
                    </w:div>
                    <w:div w:id="1506702027">
                      <w:marLeft w:val="0"/>
                      <w:marRight w:val="0"/>
                      <w:marTop w:val="0"/>
                      <w:marBottom w:val="0"/>
                      <w:divBdr>
                        <w:top w:val="none" w:sz="0" w:space="0" w:color="auto"/>
                        <w:left w:val="none" w:sz="0" w:space="0" w:color="auto"/>
                        <w:bottom w:val="none" w:sz="0" w:space="0" w:color="auto"/>
                        <w:right w:val="none" w:sz="0" w:space="0" w:color="auto"/>
                      </w:divBdr>
                    </w:div>
                    <w:div w:id="2101485510">
                      <w:marLeft w:val="0"/>
                      <w:marRight w:val="0"/>
                      <w:marTop w:val="0"/>
                      <w:marBottom w:val="0"/>
                      <w:divBdr>
                        <w:top w:val="none" w:sz="0" w:space="0" w:color="auto"/>
                        <w:left w:val="none" w:sz="0" w:space="0" w:color="auto"/>
                        <w:bottom w:val="none" w:sz="0" w:space="0" w:color="auto"/>
                        <w:right w:val="none" w:sz="0" w:space="0" w:color="auto"/>
                      </w:divBdr>
                    </w:div>
                    <w:div w:id="2028361915">
                      <w:marLeft w:val="0"/>
                      <w:marRight w:val="0"/>
                      <w:marTop w:val="0"/>
                      <w:marBottom w:val="0"/>
                      <w:divBdr>
                        <w:top w:val="none" w:sz="0" w:space="0" w:color="auto"/>
                        <w:left w:val="none" w:sz="0" w:space="0" w:color="auto"/>
                        <w:bottom w:val="none" w:sz="0" w:space="0" w:color="auto"/>
                        <w:right w:val="none" w:sz="0" w:space="0" w:color="auto"/>
                      </w:divBdr>
                    </w:div>
                    <w:div w:id="621963877">
                      <w:marLeft w:val="0"/>
                      <w:marRight w:val="0"/>
                      <w:marTop w:val="0"/>
                      <w:marBottom w:val="0"/>
                      <w:divBdr>
                        <w:top w:val="none" w:sz="0" w:space="0" w:color="auto"/>
                        <w:left w:val="none" w:sz="0" w:space="0" w:color="auto"/>
                        <w:bottom w:val="none" w:sz="0" w:space="0" w:color="auto"/>
                        <w:right w:val="none" w:sz="0" w:space="0" w:color="auto"/>
                      </w:divBdr>
                    </w:div>
                    <w:div w:id="1013142313">
                      <w:marLeft w:val="0"/>
                      <w:marRight w:val="0"/>
                      <w:marTop w:val="0"/>
                      <w:marBottom w:val="0"/>
                      <w:divBdr>
                        <w:top w:val="none" w:sz="0" w:space="0" w:color="auto"/>
                        <w:left w:val="none" w:sz="0" w:space="0" w:color="auto"/>
                        <w:bottom w:val="none" w:sz="0" w:space="0" w:color="auto"/>
                        <w:right w:val="none" w:sz="0" w:space="0" w:color="auto"/>
                      </w:divBdr>
                    </w:div>
                    <w:div w:id="2046631661">
                      <w:marLeft w:val="0"/>
                      <w:marRight w:val="0"/>
                      <w:marTop w:val="0"/>
                      <w:marBottom w:val="0"/>
                      <w:divBdr>
                        <w:top w:val="none" w:sz="0" w:space="0" w:color="auto"/>
                        <w:left w:val="none" w:sz="0" w:space="0" w:color="auto"/>
                        <w:bottom w:val="none" w:sz="0" w:space="0" w:color="auto"/>
                        <w:right w:val="none" w:sz="0" w:space="0" w:color="auto"/>
                      </w:divBdr>
                    </w:div>
                    <w:div w:id="2055274546">
                      <w:marLeft w:val="0"/>
                      <w:marRight w:val="0"/>
                      <w:marTop w:val="0"/>
                      <w:marBottom w:val="0"/>
                      <w:divBdr>
                        <w:top w:val="none" w:sz="0" w:space="0" w:color="auto"/>
                        <w:left w:val="none" w:sz="0" w:space="0" w:color="auto"/>
                        <w:bottom w:val="none" w:sz="0" w:space="0" w:color="auto"/>
                        <w:right w:val="none" w:sz="0" w:space="0" w:color="auto"/>
                      </w:divBdr>
                    </w:div>
                    <w:div w:id="196479352">
                      <w:marLeft w:val="0"/>
                      <w:marRight w:val="0"/>
                      <w:marTop w:val="0"/>
                      <w:marBottom w:val="0"/>
                      <w:divBdr>
                        <w:top w:val="none" w:sz="0" w:space="0" w:color="auto"/>
                        <w:left w:val="none" w:sz="0" w:space="0" w:color="auto"/>
                        <w:bottom w:val="none" w:sz="0" w:space="0" w:color="auto"/>
                        <w:right w:val="none" w:sz="0" w:space="0" w:color="auto"/>
                      </w:divBdr>
                    </w:div>
                    <w:div w:id="1228956748">
                      <w:marLeft w:val="0"/>
                      <w:marRight w:val="0"/>
                      <w:marTop w:val="0"/>
                      <w:marBottom w:val="0"/>
                      <w:divBdr>
                        <w:top w:val="none" w:sz="0" w:space="0" w:color="auto"/>
                        <w:left w:val="none" w:sz="0" w:space="0" w:color="auto"/>
                        <w:bottom w:val="none" w:sz="0" w:space="0" w:color="auto"/>
                        <w:right w:val="none" w:sz="0" w:space="0" w:color="auto"/>
                      </w:divBdr>
                    </w:div>
                    <w:div w:id="1831409565">
                      <w:marLeft w:val="0"/>
                      <w:marRight w:val="0"/>
                      <w:marTop w:val="0"/>
                      <w:marBottom w:val="0"/>
                      <w:divBdr>
                        <w:top w:val="none" w:sz="0" w:space="0" w:color="auto"/>
                        <w:left w:val="none" w:sz="0" w:space="0" w:color="auto"/>
                        <w:bottom w:val="none" w:sz="0" w:space="0" w:color="auto"/>
                        <w:right w:val="none" w:sz="0" w:space="0" w:color="auto"/>
                      </w:divBdr>
                    </w:div>
                    <w:div w:id="1626277097">
                      <w:marLeft w:val="0"/>
                      <w:marRight w:val="0"/>
                      <w:marTop w:val="0"/>
                      <w:marBottom w:val="0"/>
                      <w:divBdr>
                        <w:top w:val="none" w:sz="0" w:space="0" w:color="auto"/>
                        <w:left w:val="none" w:sz="0" w:space="0" w:color="auto"/>
                        <w:bottom w:val="none" w:sz="0" w:space="0" w:color="auto"/>
                        <w:right w:val="none" w:sz="0" w:space="0" w:color="auto"/>
                      </w:divBdr>
                    </w:div>
                    <w:div w:id="1748915334">
                      <w:marLeft w:val="0"/>
                      <w:marRight w:val="0"/>
                      <w:marTop w:val="0"/>
                      <w:marBottom w:val="0"/>
                      <w:divBdr>
                        <w:top w:val="none" w:sz="0" w:space="0" w:color="auto"/>
                        <w:left w:val="none" w:sz="0" w:space="0" w:color="auto"/>
                        <w:bottom w:val="none" w:sz="0" w:space="0" w:color="auto"/>
                        <w:right w:val="none" w:sz="0" w:space="0" w:color="auto"/>
                      </w:divBdr>
                    </w:div>
                    <w:div w:id="1258831475">
                      <w:marLeft w:val="0"/>
                      <w:marRight w:val="0"/>
                      <w:marTop w:val="0"/>
                      <w:marBottom w:val="0"/>
                      <w:divBdr>
                        <w:top w:val="none" w:sz="0" w:space="0" w:color="auto"/>
                        <w:left w:val="none" w:sz="0" w:space="0" w:color="auto"/>
                        <w:bottom w:val="none" w:sz="0" w:space="0" w:color="auto"/>
                        <w:right w:val="none" w:sz="0" w:space="0" w:color="auto"/>
                      </w:divBdr>
                    </w:div>
                    <w:div w:id="1283270328">
                      <w:marLeft w:val="0"/>
                      <w:marRight w:val="0"/>
                      <w:marTop w:val="0"/>
                      <w:marBottom w:val="0"/>
                      <w:divBdr>
                        <w:top w:val="none" w:sz="0" w:space="0" w:color="auto"/>
                        <w:left w:val="none" w:sz="0" w:space="0" w:color="auto"/>
                        <w:bottom w:val="none" w:sz="0" w:space="0" w:color="auto"/>
                        <w:right w:val="none" w:sz="0" w:space="0" w:color="auto"/>
                      </w:divBdr>
                    </w:div>
                    <w:div w:id="1821263718">
                      <w:marLeft w:val="0"/>
                      <w:marRight w:val="0"/>
                      <w:marTop w:val="0"/>
                      <w:marBottom w:val="0"/>
                      <w:divBdr>
                        <w:top w:val="none" w:sz="0" w:space="0" w:color="auto"/>
                        <w:left w:val="none" w:sz="0" w:space="0" w:color="auto"/>
                        <w:bottom w:val="none" w:sz="0" w:space="0" w:color="auto"/>
                        <w:right w:val="none" w:sz="0" w:space="0" w:color="auto"/>
                      </w:divBdr>
                    </w:div>
                    <w:div w:id="798376855">
                      <w:marLeft w:val="0"/>
                      <w:marRight w:val="0"/>
                      <w:marTop w:val="0"/>
                      <w:marBottom w:val="0"/>
                      <w:divBdr>
                        <w:top w:val="none" w:sz="0" w:space="0" w:color="auto"/>
                        <w:left w:val="none" w:sz="0" w:space="0" w:color="auto"/>
                        <w:bottom w:val="none" w:sz="0" w:space="0" w:color="auto"/>
                        <w:right w:val="none" w:sz="0" w:space="0" w:color="auto"/>
                      </w:divBdr>
                    </w:div>
                    <w:div w:id="380634006">
                      <w:marLeft w:val="0"/>
                      <w:marRight w:val="0"/>
                      <w:marTop w:val="0"/>
                      <w:marBottom w:val="0"/>
                      <w:divBdr>
                        <w:top w:val="none" w:sz="0" w:space="0" w:color="auto"/>
                        <w:left w:val="none" w:sz="0" w:space="0" w:color="auto"/>
                        <w:bottom w:val="none" w:sz="0" w:space="0" w:color="auto"/>
                        <w:right w:val="none" w:sz="0" w:space="0" w:color="auto"/>
                      </w:divBdr>
                    </w:div>
                    <w:div w:id="182674214">
                      <w:marLeft w:val="0"/>
                      <w:marRight w:val="0"/>
                      <w:marTop w:val="0"/>
                      <w:marBottom w:val="0"/>
                      <w:divBdr>
                        <w:top w:val="none" w:sz="0" w:space="0" w:color="auto"/>
                        <w:left w:val="none" w:sz="0" w:space="0" w:color="auto"/>
                        <w:bottom w:val="none" w:sz="0" w:space="0" w:color="auto"/>
                        <w:right w:val="none" w:sz="0" w:space="0" w:color="auto"/>
                      </w:divBdr>
                    </w:div>
                    <w:div w:id="993802738">
                      <w:marLeft w:val="0"/>
                      <w:marRight w:val="0"/>
                      <w:marTop w:val="0"/>
                      <w:marBottom w:val="0"/>
                      <w:divBdr>
                        <w:top w:val="none" w:sz="0" w:space="0" w:color="auto"/>
                        <w:left w:val="none" w:sz="0" w:space="0" w:color="auto"/>
                        <w:bottom w:val="none" w:sz="0" w:space="0" w:color="auto"/>
                        <w:right w:val="none" w:sz="0" w:space="0" w:color="auto"/>
                      </w:divBdr>
                    </w:div>
                    <w:div w:id="258104447">
                      <w:marLeft w:val="0"/>
                      <w:marRight w:val="0"/>
                      <w:marTop w:val="0"/>
                      <w:marBottom w:val="0"/>
                      <w:divBdr>
                        <w:top w:val="none" w:sz="0" w:space="0" w:color="auto"/>
                        <w:left w:val="none" w:sz="0" w:space="0" w:color="auto"/>
                        <w:bottom w:val="none" w:sz="0" w:space="0" w:color="auto"/>
                        <w:right w:val="none" w:sz="0" w:space="0" w:color="auto"/>
                      </w:divBdr>
                    </w:div>
                    <w:div w:id="137495757">
                      <w:marLeft w:val="0"/>
                      <w:marRight w:val="0"/>
                      <w:marTop w:val="0"/>
                      <w:marBottom w:val="0"/>
                      <w:divBdr>
                        <w:top w:val="none" w:sz="0" w:space="0" w:color="auto"/>
                        <w:left w:val="none" w:sz="0" w:space="0" w:color="auto"/>
                        <w:bottom w:val="none" w:sz="0" w:space="0" w:color="auto"/>
                        <w:right w:val="none" w:sz="0" w:space="0" w:color="auto"/>
                      </w:divBdr>
                    </w:div>
                    <w:div w:id="1028217432">
                      <w:marLeft w:val="0"/>
                      <w:marRight w:val="0"/>
                      <w:marTop w:val="0"/>
                      <w:marBottom w:val="0"/>
                      <w:divBdr>
                        <w:top w:val="none" w:sz="0" w:space="0" w:color="auto"/>
                        <w:left w:val="none" w:sz="0" w:space="0" w:color="auto"/>
                        <w:bottom w:val="none" w:sz="0" w:space="0" w:color="auto"/>
                        <w:right w:val="none" w:sz="0" w:space="0" w:color="auto"/>
                      </w:divBdr>
                    </w:div>
                    <w:div w:id="109016351">
                      <w:marLeft w:val="0"/>
                      <w:marRight w:val="0"/>
                      <w:marTop w:val="0"/>
                      <w:marBottom w:val="0"/>
                      <w:divBdr>
                        <w:top w:val="none" w:sz="0" w:space="0" w:color="auto"/>
                        <w:left w:val="none" w:sz="0" w:space="0" w:color="auto"/>
                        <w:bottom w:val="none" w:sz="0" w:space="0" w:color="auto"/>
                        <w:right w:val="none" w:sz="0" w:space="0" w:color="auto"/>
                      </w:divBdr>
                    </w:div>
                    <w:div w:id="1083840708">
                      <w:marLeft w:val="0"/>
                      <w:marRight w:val="0"/>
                      <w:marTop w:val="0"/>
                      <w:marBottom w:val="0"/>
                      <w:divBdr>
                        <w:top w:val="none" w:sz="0" w:space="0" w:color="auto"/>
                        <w:left w:val="none" w:sz="0" w:space="0" w:color="auto"/>
                        <w:bottom w:val="none" w:sz="0" w:space="0" w:color="auto"/>
                        <w:right w:val="none" w:sz="0" w:space="0" w:color="auto"/>
                      </w:divBdr>
                    </w:div>
                    <w:div w:id="756252153">
                      <w:marLeft w:val="0"/>
                      <w:marRight w:val="0"/>
                      <w:marTop w:val="0"/>
                      <w:marBottom w:val="0"/>
                      <w:divBdr>
                        <w:top w:val="none" w:sz="0" w:space="0" w:color="auto"/>
                        <w:left w:val="none" w:sz="0" w:space="0" w:color="auto"/>
                        <w:bottom w:val="none" w:sz="0" w:space="0" w:color="auto"/>
                        <w:right w:val="none" w:sz="0" w:space="0" w:color="auto"/>
                      </w:divBdr>
                    </w:div>
                    <w:div w:id="1547909044">
                      <w:marLeft w:val="0"/>
                      <w:marRight w:val="0"/>
                      <w:marTop w:val="0"/>
                      <w:marBottom w:val="0"/>
                      <w:divBdr>
                        <w:top w:val="none" w:sz="0" w:space="0" w:color="auto"/>
                        <w:left w:val="none" w:sz="0" w:space="0" w:color="auto"/>
                        <w:bottom w:val="none" w:sz="0" w:space="0" w:color="auto"/>
                        <w:right w:val="none" w:sz="0" w:space="0" w:color="auto"/>
                      </w:divBdr>
                    </w:div>
                    <w:div w:id="42487471">
                      <w:marLeft w:val="0"/>
                      <w:marRight w:val="0"/>
                      <w:marTop w:val="0"/>
                      <w:marBottom w:val="0"/>
                      <w:divBdr>
                        <w:top w:val="none" w:sz="0" w:space="0" w:color="auto"/>
                        <w:left w:val="none" w:sz="0" w:space="0" w:color="auto"/>
                        <w:bottom w:val="none" w:sz="0" w:space="0" w:color="auto"/>
                        <w:right w:val="none" w:sz="0" w:space="0" w:color="auto"/>
                      </w:divBdr>
                    </w:div>
                    <w:div w:id="1077049018">
                      <w:marLeft w:val="0"/>
                      <w:marRight w:val="0"/>
                      <w:marTop w:val="0"/>
                      <w:marBottom w:val="0"/>
                      <w:divBdr>
                        <w:top w:val="none" w:sz="0" w:space="0" w:color="auto"/>
                        <w:left w:val="none" w:sz="0" w:space="0" w:color="auto"/>
                        <w:bottom w:val="none" w:sz="0" w:space="0" w:color="auto"/>
                        <w:right w:val="none" w:sz="0" w:space="0" w:color="auto"/>
                      </w:divBdr>
                    </w:div>
                    <w:div w:id="2004044208">
                      <w:marLeft w:val="0"/>
                      <w:marRight w:val="0"/>
                      <w:marTop w:val="0"/>
                      <w:marBottom w:val="0"/>
                      <w:divBdr>
                        <w:top w:val="none" w:sz="0" w:space="0" w:color="auto"/>
                        <w:left w:val="none" w:sz="0" w:space="0" w:color="auto"/>
                        <w:bottom w:val="none" w:sz="0" w:space="0" w:color="auto"/>
                        <w:right w:val="none" w:sz="0" w:space="0" w:color="auto"/>
                      </w:divBdr>
                    </w:div>
                    <w:div w:id="2015329807">
                      <w:marLeft w:val="0"/>
                      <w:marRight w:val="0"/>
                      <w:marTop w:val="0"/>
                      <w:marBottom w:val="0"/>
                      <w:divBdr>
                        <w:top w:val="none" w:sz="0" w:space="0" w:color="auto"/>
                        <w:left w:val="none" w:sz="0" w:space="0" w:color="auto"/>
                        <w:bottom w:val="none" w:sz="0" w:space="0" w:color="auto"/>
                        <w:right w:val="none" w:sz="0" w:space="0" w:color="auto"/>
                      </w:divBdr>
                    </w:div>
                    <w:div w:id="750659786">
                      <w:marLeft w:val="0"/>
                      <w:marRight w:val="0"/>
                      <w:marTop w:val="0"/>
                      <w:marBottom w:val="0"/>
                      <w:divBdr>
                        <w:top w:val="none" w:sz="0" w:space="0" w:color="auto"/>
                        <w:left w:val="none" w:sz="0" w:space="0" w:color="auto"/>
                        <w:bottom w:val="none" w:sz="0" w:space="0" w:color="auto"/>
                        <w:right w:val="none" w:sz="0" w:space="0" w:color="auto"/>
                      </w:divBdr>
                    </w:div>
                    <w:div w:id="1901284255">
                      <w:marLeft w:val="0"/>
                      <w:marRight w:val="0"/>
                      <w:marTop w:val="0"/>
                      <w:marBottom w:val="0"/>
                      <w:divBdr>
                        <w:top w:val="none" w:sz="0" w:space="0" w:color="auto"/>
                        <w:left w:val="none" w:sz="0" w:space="0" w:color="auto"/>
                        <w:bottom w:val="none" w:sz="0" w:space="0" w:color="auto"/>
                        <w:right w:val="none" w:sz="0" w:space="0" w:color="auto"/>
                      </w:divBdr>
                    </w:div>
                    <w:div w:id="806699846">
                      <w:marLeft w:val="0"/>
                      <w:marRight w:val="0"/>
                      <w:marTop w:val="0"/>
                      <w:marBottom w:val="0"/>
                      <w:divBdr>
                        <w:top w:val="none" w:sz="0" w:space="0" w:color="auto"/>
                        <w:left w:val="none" w:sz="0" w:space="0" w:color="auto"/>
                        <w:bottom w:val="none" w:sz="0" w:space="0" w:color="auto"/>
                        <w:right w:val="none" w:sz="0" w:space="0" w:color="auto"/>
                      </w:divBdr>
                    </w:div>
                    <w:div w:id="1692032138">
                      <w:marLeft w:val="0"/>
                      <w:marRight w:val="0"/>
                      <w:marTop w:val="0"/>
                      <w:marBottom w:val="0"/>
                      <w:divBdr>
                        <w:top w:val="none" w:sz="0" w:space="0" w:color="auto"/>
                        <w:left w:val="none" w:sz="0" w:space="0" w:color="auto"/>
                        <w:bottom w:val="none" w:sz="0" w:space="0" w:color="auto"/>
                        <w:right w:val="none" w:sz="0" w:space="0" w:color="auto"/>
                      </w:divBdr>
                    </w:div>
                    <w:div w:id="1254896036">
                      <w:marLeft w:val="0"/>
                      <w:marRight w:val="0"/>
                      <w:marTop w:val="0"/>
                      <w:marBottom w:val="0"/>
                      <w:divBdr>
                        <w:top w:val="none" w:sz="0" w:space="0" w:color="auto"/>
                        <w:left w:val="none" w:sz="0" w:space="0" w:color="auto"/>
                        <w:bottom w:val="none" w:sz="0" w:space="0" w:color="auto"/>
                        <w:right w:val="none" w:sz="0" w:space="0" w:color="auto"/>
                      </w:divBdr>
                    </w:div>
                    <w:div w:id="170875455">
                      <w:marLeft w:val="0"/>
                      <w:marRight w:val="0"/>
                      <w:marTop w:val="0"/>
                      <w:marBottom w:val="0"/>
                      <w:divBdr>
                        <w:top w:val="none" w:sz="0" w:space="0" w:color="auto"/>
                        <w:left w:val="none" w:sz="0" w:space="0" w:color="auto"/>
                        <w:bottom w:val="none" w:sz="0" w:space="0" w:color="auto"/>
                        <w:right w:val="none" w:sz="0" w:space="0" w:color="auto"/>
                      </w:divBdr>
                    </w:div>
                    <w:div w:id="871187631">
                      <w:marLeft w:val="0"/>
                      <w:marRight w:val="0"/>
                      <w:marTop w:val="0"/>
                      <w:marBottom w:val="0"/>
                      <w:divBdr>
                        <w:top w:val="none" w:sz="0" w:space="0" w:color="auto"/>
                        <w:left w:val="none" w:sz="0" w:space="0" w:color="auto"/>
                        <w:bottom w:val="none" w:sz="0" w:space="0" w:color="auto"/>
                        <w:right w:val="none" w:sz="0" w:space="0" w:color="auto"/>
                      </w:divBdr>
                    </w:div>
                    <w:div w:id="2108768018">
                      <w:marLeft w:val="0"/>
                      <w:marRight w:val="0"/>
                      <w:marTop w:val="0"/>
                      <w:marBottom w:val="0"/>
                      <w:divBdr>
                        <w:top w:val="none" w:sz="0" w:space="0" w:color="auto"/>
                        <w:left w:val="none" w:sz="0" w:space="0" w:color="auto"/>
                        <w:bottom w:val="none" w:sz="0" w:space="0" w:color="auto"/>
                        <w:right w:val="none" w:sz="0" w:space="0" w:color="auto"/>
                      </w:divBdr>
                    </w:div>
                    <w:div w:id="687682854">
                      <w:marLeft w:val="0"/>
                      <w:marRight w:val="0"/>
                      <w:marTop w:val="0"/>
                      <w:marBottom w:val="0"/>
                      <w:divBdr>
                        <w:top w:val="none" w:sz="0" w:space="0" w:color="auto"/>
                        <w:left w:val="none" w:sz="0" w:space="0" w:color="auto"/>
                        <w:bottom w:val="none" w:sz="0" w:space="0" w:color="auto"/>
                        <w:right w:val="none" w:sz="0" w:space="0" w:color="auto"/>
                      </w:divBdr>
                    </w:div>
                    <w:div w:id="2117098363">
                      <w:marLeft w:val="0"/>
                      <w:marRight w:val="0"/>
                      <w:marTop w:val="0"/>
                      <w:marBottom w:val="0"/>
                      <w:divBdr>
                        <w:top w:val="none" w:sz="0" w:space="0" w:color="auto"/>
                        <w:left w:val="none" w:sz="0" w:space="0" w:color="auto"/>
                        <w:bottom w:val="none" w:sz="0" w:space="0" w:color="auto"/>
                        <w:right w:val="none" w:sz="0" w:space="0" w:color="auto"/>
                      </w:divBdr>
                    </w:div>
                    <w:div w:id="444620895">
                      <w:marLeft w:val="0"/>
                      <w:marRight w:val="0"/>
                      <w:marTop w:val="0"/>
                      <w:marBottom w:val="0"/>
                      <w:divBdr>
                        <w:top w:val="none" w:sz="0" w:space="0" w:color="auto"/>
                        <w:left w:val="none" w:sz="0" w:space="0" w:color="auto"/>
                        <w:bottom w:val="none" w:sz="0" w:space="0" w:color="auto"/>
                        <w:right w:val="none" w:sz="0" w:space="0" w:color="auto"/>
                      </w:divBdr>
                    </w:div>
                    <w:div w:id="1129321627">
                      <w:marLeft w:val="0"/>
                      <w:marRight w:val="0"/>
                      <w:marTop w:val="0"/>
                      <w:marBottom w:val="0"/>
                      <w:divBdr>
                        <w:top w:val="none" w:sz="0" w:space="0" w:color="auto"/>
                        <w:left w:val="none" w:sz="0" w:space="0" w:color="auto"/>
                        <w:bottom w:val="none" w:sz="0" w:space="0" w:color="auto"/>
                        <w:right w:val="none" w:sz="0" w:space="0" w:color="auto"/>
                      </w:divBdr>
                    </w:div>
                    <w:div w:id="27876543">
                      <w:marLeft w:val="0"/>
                      <w:marRight w:val="0"/>
                      <w:marTop w:val="0"/>
                      <w:marBottom w:val="0"/>
                      <w:divBdr>
                        <w:top w:val="none" w:sz="0" w:space="0" w:color="auto"/>
                        <w:left w:val="none" w:sz="0" w:space="0" w:color="auto"/>
                        <w:bottom w:val="none" w:sz="0" w:space="0" w:color="auto"/>
                        <w:right w:val="none" w:sz="0" w:space="0" w:color="auto"/>
                      </w:divBdr>
                    </w:div>
                    <w:div w:id="933171553">
                      <w:marLeft w:val="0"/>
                      <w:marRight w:val="0"/>
                      <w:marTop w:val="0"/>
                      <w:marBottom w:val="0"/>
                      <w:divBdr>
                        <w:top w:val="none" w:sz="0" w:space="0" w:color="auto"/>
                        <w:left w:val="none" w:sz="0" w:space="0" w:color="auto"/>
                        <w:bottom w:val="none" w:sz="0" w:space="0" w:color="auto"/>
                        <w:right w:val="none" w:sz="0" w:space="0" w:color="auto"/>
                      </w:divBdr>
                    </w:div>
                    <w:div w:id="1347099189">
                      <w:marLeft w:val="0"/>
                      <w:marRight w:val="0"/>
                      <w:marTop w:val="0"/>
                      <w:marBottom w:val="0"/>
                      <w:divBdr>
                        <w:top w:val="none" w:sz="0" w:space="0" w:color="auto"/>
                        <w:left w:val="none" w:sz="0" w:space="0" w:color="auto"/>
                        <w:bottom w:val="none" w:sz="0" w:space="0" w:color="auto"/>
                        <w:right w:val="none" w:sz="0" w:space="0" w:color="auto"/>
                      </w:divBdr>
                    </w:div>
                    <w:div w:id="1714310473">
                      <w:marLeft w:val="0"/>
                      <w:marRight w:val="0"/>
                      <w:marTop w:val="0"/>
                      <w:marBottom w:val="0"/>
                      <w:divBdr>
                        <w:top w:val="none" w:sz="0" w:space="0" w:color="auto"/>
                        <w:left w:val="none" w:sz="0" w:space="0" w:color="auto"/>
                        <w:bottom w:val="none" w:sz="0" w:space="0" w:color="auto"/>
                        <w:right w:val="none" w:sz="0" w:space="0" w:color="auto"/>
                      </w:divBdr>
                    </w:div>
                    <w:div w:id="158355304">
                      <w:marLeft w:val="0"/>
                      <w:marRight w:val="0"/>
                      <w:marTop w:val="0"/>
                      <w:marBottom w:val="0"/>
                      <w:divBdr>
                        <w:top w:val="none" w:sz="0" w:space="0" w:color="auto"/>
                        <w:left w:val="none" w:sz="0" w:space="0" w:color="auto"/>
                        <w:bottom w:val="none" w:sz="0" w:space="0" w:color="auto"/>
                        <w:right w:val="none" w:sz="0" w:space="0" w:color="auto"/>
                      </w:divBdr>
                    </w:div>
                    <w:div w:id="1454786668">
                      <w:marLeft w:val="0"/>
                      <w:marRight w:val="0"/>
                      <w:marTop w:val="0"/>
                      <w:marBottom w:val="0"/>
                      <w:divBdr>
                        <w:top w:val="none" w:sz="0" w:space="0" w:color="auto"/>
                        <w:left w:val="none" w:sz="0" w:space="0" w:color="auto"/>
                        <w:bottom w:val="none" w:sz="0" w:space="0" w:color="auto"/>
                        <w:right w:val="none" w:sz="0" w:space="0" w:color="auto"/>
                      </w:divBdr>
                    </w:div>
                    <w:div w:id="91709072">
                      <w:marLeft w:val="0"/>
                      <w:marRight w:val="0"/>
                      <w:marTop w:val="0"/>
                      <w:marBottom w:val="0"/>
                      <w:divBdr>
                        <w:top w:val="none" w:sz="0" w:space="0" w:color="auto"/>
                        <w:left w:val="none" w:sz="0" w:space="0" w:color="auto"/>
                        <w:bottom w:val="none" w:sz="0" w:space="0" w:color="auto"/>
                        <w:right w:val="none" w:sz="0" w:space="0" w:color="auto"/>
                      </w:divBdr>
                    </w:div>
                    <w:div w:id="1775400684">
                      <w:marLeft w:val="0"/>
                      <w:marRight w:val="0"/>
                      <w:marTop w:val="0"/>
                      <w:marBottom w:val="0"/>
                      <w:divBdr>
                        <w:top w:val="none" w:sz="0" w:space="0" w:color="auto"/>
                        <w:left w:val="none" w:sz="0" w:space="0" w:color="auto"/>
                        <w:bottom w:val="none" w:sz="0" w:space="0" w:color="auto"/>
                        <w:right w:val="none" w:sz="0" w:space="0" w:color="auto"/>
                      </w:divBdr>
                    </w:div>
                    <w:div w:id="1703556300">
                      <w:marLeft w:val="0"/>
                      <w:marRight w:val="0"/>
                      <w:marTop w:val="0"/>
                      <w:marBottom w:val="0"/>
                      <w:divBdr>
                        <w:top w:val="none" w:sz="0" w:space="0" w:color="auto"/>
                        <w:left w:val="none" w:sz="0" w:space="0" w:color="auto"/>
                        <w:bottom w:val="none" w:sz="0" w:space="0" w:color="auto"/>
                        <w:right w:val="none" w:sz="0" w:space="0" w:color="auto"/>
                      </w:divBdr>
                    </w:div>
                    <w:div w:id="459349307">
                      <w:marLeft w:val="0"/>
                      <w:marRight w:val="0"/>
                      <w:marTop w:val="0"/>
                      <w:marBottom w:val="0"/>
                      <w:divBdr>
                        <w:top w:val="none" w:sz="0" w:space="0" w:color="auto"/>
                        <w:left w:val="none" w:sz="0" w:space="0" w:color="auto"/>
                        <w:bottom w:val="none" w:sz="0" w:space="0" w:color="auto"/>
                        <w:right w:val="none" w:sz="0" w:space="0" w:color="auto"/>
                      </w:divBdr>
                    </w:div>
                    <w:div w:id="1844588538">
                      <w:marLeft w:val="0"/>
                      <w:marRight w:val="0"/>
                      <w:marTop w:val="0"/>
                      <w:marBottom w:val="0"/>
                      <w:divBdr>
                        <w:top w:val="none" w:sz="0" w:space="0" w:color="auto"/>
                        <w:left w:val="none" w:sz="0" w:space="0" w:color="auto"/>
                        <w:bottom w:val="none" w:sz="0" w:space="0" w:color="auto"/>
                        <w:right w:val="none" w:sz="0" w:space="0" w:color="auto"/>
                      </w:divBdr>
                    </w:div>
                    <w:div w:id="790786246">
                      <w:marLeft w:val="0"/>
                      <w:marRight w:val="0"/>
                      <w:marTop w:val="0"/>
                      <w:marBottom w:val="0"/>
                      <w:divBdr>
                        <w:top w:val="none" w:sz="0" w:space="0" w:color="auto"/>
                        <w:left w:val="none" w:sz="0" w:space="0" w:color="auto"/>
                        <w:bottom w:val="none" w:sz="0" w:space="0" w:color="auto"/>
                        <w:right w:val="none" w:sz="0" w:space="0" w:color="auto"/>
                      </w:divBdr>
                    </w:div>
                    <w:div w:id="2006937678">
                      <w:marLeft w:val="0"/>
                      <w:marRight w:val="0"/>
                      <w:marTop w:val="0"/>
                      <w:marBottom w:val="0"/>
                      <w:divBdr>
                        <w:top w:val="none" w:sz="0" w:space="0" w:color="auto"/>
                        <w:left w:val="none" w:sz="0" w:space="0" w:color="auto"/>
                        <w:bottom w:val="none" w:sz="0" w:space="0" w:color="auto"/>
                        <w:right w:val="none" w:sz="0" w:space="0" w:color="auto"/>
                      </w:divBdr>
                    </w:div>
                    <w:div w:id="326984337">
                      <w:marLeft w:val="0"/>
                      <w:marRight w:val="0"/>
                      <w:marTop w:val="0"/>
                      <w:marBottom w:val="0"/>
                      <w:divBdr>
                        <w:top w:val="none" w:sz="0" w:space="0" w:color="auto"/>
                        <w:left w:val="none" w:sz="0" w:space="0" w:color="auto"/>
                        <w:bottom w:val="none" w:sz="0" w:space="0" w:color="auto"/>
                        <w:right w:val="none" w:sz="0" w:space="0" w:color="auto"/>
                      </w:divBdr>
                    </w:div>
                    <w:div w:id="1747416003">
                      <w:marLeft w:val="0"/>
                      <w:marRight w:val="0"/>
                      <w:marTop w:val="0"/>
                      <w:marBottom w:val="0"/>
                      <w:divBdr>
                        <w:top w:val="none" w:sz="0" w:space="0" w:color="auto"/>
                        <w:left w:val="none" w:sz="0" w:space="0" w:color="auto"/>
                        <w:bottom w:val="none" w:sz="0" w:space="0" w:color="auto"/>
                        <w:right w:val="none" w:sz="0" w:space="0" w:color="auto"/>
                      </w:divBdr>
                    </w:div>
                    <w:div w:id="546918867">
                      <w:marLeft w:val="0"/>
                      <w:marRight w:val="0"/>
                      <w:marTop w:val="0"/>
                      <w:marBottom w:val="0"/>
                      <w:divBdr>
                        <w:top w:val="none" w:sz="0" w:space="0" w:color="auto"/>
                        <w:left w:val="none" w:sz="0" w:space="0" w:color="auto"/>
                        <w:bottom w:val="none" w:sz="0" w:space="0" w:color="auto"/>
                        <w:right w:val="none" w:sz="0" w:space="0" w:color="auto"/>
                      </w:divBdr>
                    </w:div>
                    <w:div w:id="781919177">
                      <w:marLeft w:val="0"/>
                      <w:marRight w:val="0"/>
                      <w:marTop w:val="0"/>
                      <w:marBottom w:val="0"/>
                      <w:divBdr>
                        <w:top w:val="none" w:sz="0" w:space="0" w:color="auto"/>
                        <w:left w:val="none" w:sz="0" w:space="0" w:color="auto"/>
                        <w:bottom w:val="none" w:sz="0" w:space="0" w:color="auto"/>
                        <w:right w:val="none" w:sz="0" w:space="0" w:color="auto"/>
                      </w:divBdr>
                    </w:div>
                    <w:div w:id="1543253345">
                      <w:marLeft w:val="0"/>
                      <w:marRight w:val="0"/>
                      <w:marTop w:val="0"/>
                      <w:marBottom w:val="0"/>
                      <w:divBdr>
                        <w:top w:val="none" w:sz="0" w:space="0" w:color="auto"/>
                        <w:left w:val="none" w:sz="0" w:space="0" w:color="auto"/>
                        <w:bottom w:val="none" w:sz="0" w:space="0" w:color="auto"/>
                        <w:right w:val="none" w:sz="0" w:space="0" w:color="auto"/>
                      </w:divBdr>
                    </w:div>
                    <w:div w:id="2128314105">
                      <w:marLeft w:val="0"/>
                      <w:marRight w:val="0"/>
                      <w:marTop w:val="0"/>
                      <w:marBottom w:val="0"/>
                      <w:divBdr>
                        <w:top w:val="none" w:sz="0" w:space="0" w:color="auto"/>
                        <w:left w:val="none" w:sz="0" w:space="0" w:color="auto"/>
                        <w:bottom w:val="none" w:sz="0" w:space="0" w:color="auto"/>
                        <w:right w:val="none" w:sz="0" w:space="0" w:color="auto"/>
                      </w:divBdr>
                    </w:div>
                    <w:div w:id="945192824">
                      <w:marLeft w:val="0"/>
                      <w:marRight w:val="0"/>
                      <w:marTop w:val="0"/>
                      <w:marBottom w:val="0"/>
                      <w:divBdr>
                        <w:top w:val="none" w:sz="0" w:space="0" w:color="auto"/>
                        <w:left w:val="none" w:sz="0" w:space="0" w:color="auto"/>
                        <w:bottom w:val="none" w:sz="0" w:space="0" w:color="auto"/>
                        <w:right w:val="none" w:sz="0" w:space="0" w:color="auto"/>
                      </w:divBdr>
                    </w:div>
                    <w:div w:id="1270046782">
                      <w:marLeft w:val="0"/>
                      <w:marRight w:val="0"/>
                      <w:marTop w:val="0"/>
                      <w:marBottom w:val="0"/>
                      <w:divBdr>
                        <w:top w:val="none" w:sz="0" w:space="0" w:color="auto"/>
                        <w:left w:val="none" w:sz="0" w:space="0" w:color="auto"/>
                        <w:bottom w:val="none" w:sz="0" w:space="0" w:color="auto"/>
                        <w:right w:val="none" w:sz="0" w:space="0" w:color="auto"/>
                      </w:divBdr>
                    </w:div>
                    <w:div w:id="1576207658">
                      <w:marLeft w:val="0"/>
                      <w:marRight w:val="0"/>
                      <w:marTop w:val="0"/>
                      <w:marBottom w:val="0"/>
                      <w:divBdr>
                        <w:top w:val="none" w:sz="0" w:space="0" w:color="auto"/>
                        <w:left w:val="none" w:sz="0" w:space="0" w:color="auto"/>
                        <w:bottom w:val="none" w:sz="0" w:space="0" w:color="auto"/>
                        <w:right w:val="none" w:sz="0" w:space="0" w:color="auto"/>
                      </w:divBdr>
                    </w:div>
                    <w:div w:id="644774919">
                      <w:marLeft w:val="0"/>
                      <w:marRight w:val="0"/>
                      <w:marTop w:val="0"/>
                      <w:marBottom w:val="0"/>
                      <w:divBdr>
                        <w:top w:val="none" w:sz="0" w:space="0" w:color="auto"/>
                        <w:left w:val="none" w:sz="0" w:space="0" w:color="auto"/>
                        <w:bottom w:val="none" w:sz="0" w:space="0" w:color="auto"/>
                        <w:right w:val="none" w:sz="0" w:space="0" w:color="auto"/>
                      </w:divBdr>
                    </w:div>
                    <w:div w:id="851527591">
                      <w:marLeft w:val="0"/>
                      <w:marRight w:val="0"/>
                      <w:marTop w:val="0"/>
                      <w:marBottom w:val="0"/>
                      <w:divBdr>
                        <w:top w:val="none" w:sz="0" w:space="0" w:color="auto"/>
                        <w:left w:val="none" w:sz="0" w:space="0" w:color="auto"/>
                        <w:bottom w:val="none" w:sz="0" w:space="0" w:color="auto"/>
                        <w:right w:val="none" w:sz="0" w:space="0" w:color="auto"/>
                      </w:divBdr>
                    </w:div>
                    <w:div w:id="1705327303">
                      <w:marLeft w:val="0"/>
                      <w:marRight w:val="0"/>
                      <w:marTop w:val="0"/>
                      <w:marBottom w:val="0"/>
                      <w:divBdr>
                        <w:top w:val="none" w:sz="0" w:space="0" w:color="auto"/>
                        <w:left w:val="none" w:sz="0" w:space="0" w:color="auto"/>
                        <w:bottom w:val="none" w:sz="0" w:space="0" w:color="auto"/>
                        <w:right w:val="none" w:sz="0" w:space="0" w:color="auto"/>
                      </w:divBdr>
                    </w:div>
                    <w:div w:id="1905067771">
                      <w:marLeft w:val="0"/>
                      <w:marRight w:val="0"/>
                      <w:marTop w:val="0"/>
                      <w:marBottom w:val="0"/>
                      <w:divBdr>
                        <w:top w:val="none" w:sz="0" w:space="0" w:color="auto"/>
                        <w:left w:val="none" w:sz="0" w:space="0" w:color="auto"/>
                        <w:bottom w:val="none" w:sz="0" w:space="0" w:color="auto"/>
                        <w:right w:val="none" w:sz="0" w:space="0" w:color="auto"/>
                      </w:divBdr>
                    </w:div>
                    <w:div w:id="1522816441">
                      <w:marLeft w:val="0"/>
                      <w:marRight w:val="0"/>
                      <w:marTop w:val="0"/>
                      <w:marBottom w:val="0"/>
                      <w:divBdr>
                        <w:top w:val="none" w:sz="0" w:space="0" w:color="auto"/>
                        <w:left w:val="none" w:sz="0" w:space="0" w:color="auto"/>
                        <w:bottom w:val="none" w:sz="0" w:space="0" w:color="auto"/>
                        <w:right w:val="none" w:sz="0" w:space="0" w:color="auto"/>
                      </w:divBdr>
                    </w:div>
                    <w:div w:id="1066874414">
                      <w:marLeft w:val="0"/>
                      <w:marRight w:val="0"/>
                      <w:marTop w:val="0"/>
                      <w:marBottom w:val="0"/>
                      <w:divBdr>
                        <w:top w:val="none" w:sz="0" w:space="0" w:color="auto"/>
                        <w:left w:val="none" w:sz="0" w:space="0" w:color="auto"/>
                        <w:bottom w:val="none" w:sz="0" w:space="0" w:color="auto"/>
                        <w:right w:val="none" w:sz="0" w:space="0" w:color="auto"/>
                      </w:divBdr>
                    </w:div>
                    <w:div w:id="536772083">
                      <w:marLeft w:val="0"/>
                      <w:marRight w:val="0"/>
                      <w:marTop w:val="0"/>
                      <w:marBottom w:val="0"/>
                      <w:divBdr>
                        <w:top w:val="none" w:sz="0" w:space="0" w:color="auto"/>
                        <w:left w:val="none" w:sz="0" w:space="0" w:color="auto"/>
                        <w:bottom w:val="none" w:sz="0" w:space="0" w:color="auto"/>
                        <w:right w:val="none" w:sz="0" w:space="0" w:color="auto"/>
                      </w:divBdr>
                    </w:div>
                    <w:div w:id="261182143">
                      <w:marLeft w:val="0"/>
                      <w:marRight w:val="0"/>
                      <w:marTop w:val="0"/>
                      <w:marBottom w:val="0"/>
                      <w:divBdr>
                        <w:top w:val="none" w:sz="0" w:space="0" w:color="auto"/>
                        <w:left w:val="none" w:sz="0" w:space="0" w:color="auto"/>
                        <w:bottom w:val="none" w:sz="0" w:space="0" w:color="auto"/>
                        <w:right w:val="none" w:sz="0" w:space="0" w:color="auto"/>
                      </w:divBdr>
                    </w:div>
                    <w:div w:id="21827208">
                      <w:marLeft w:val="0"/>
                      <w:marRight w:val="0"/>
                      <w:marTop w:val="0"/>
                      <w:marBottom w:val="0"/>
                      <w:divBdr>
                        <w:top w:val="none" w:sz="0" w:space="0" w:color="auto"/>
                        <w:left w:val="none" w:sz="0" w:space="0" w:color="auto"/>
                        <w:bottom w:val="none" w:sz="0" w:space="0" w:color="auto"/>
                        <w:right w:val="none" w:sz="0" w:space="0" w:color="auto"/>
                      </w:divBdr>
                    </w:div>
                    <w:div w:id="2070570644">
                      <w:marLeft w:val="0"/>
                      <w:marRight w:val="0"/>
                      <w:marTop w:val="0"/>
                      <w:marBottom w:val="0"/>
                      <w:divBdr>
                        <w:top w:val="none" w:sz="0" w:space="0" w:color="auto"/>
                        <w:left w:val="none" w:sz="0" w:space="0" w:color="auto"/>
                        <w:bottom w:val="none" w:sz="0" w:space="0" w:color="auto"/>
                        <w:right w:val="none" w:sz="0" w:space="0" w:color="auto"/>
                      </w:divBdr>
                    </w:div>
                    <w:div w:id="1339891057">
                      <w:marLeft w:val="0"/>
                      <w:marRight w:val="0"/>
                      <w:marTop w:val="0"/>
                      <w:marBottom w:val="0"/>
                      <w:divBdr>
                        <w:top w:val="none" w:sz="0" w:space="0" w:color="auto"/>
                        <w:left w:val="none" w:sz="0" w:space="0" w:color="auto"/>
                        <w:bottom w:val="none" w:sz="0" w:space="0" w:color="auto"/>
                        <w:right w:val="none" w:sz="0" w:space="0" w:color="auto"/>
                      </w:divBdr>
                    </w:div>
                    <w:div w:id="272395731">
                      <w:marLeft w:val="0"/>
                      <w:marRight w:val="0"/>
                      <w:marTop w:val="0"/>
                      <w:marBottom w:val="0"/>
                      <w:divBdr>
                        <w:top w:val="none" w:sz="0" w:space="0" w:color="auto"/>
                        <w:left w:val="none" w:sz="0" w:space="0" w:color="auto"/>
                        <w:bottom w:val="none" w:sz="0" w:space="0" w:color="auto"/>
                        <w:right w:val="none" w:sz="0" w:space="0" w:color="auto"/>
                      </w:divBdr>
                    </w:div>
                    <w:div w:id="1560937593">
                      <w:marLeft w:val="0"/>
                      <w:marRight w:val="0"/>
                      <w:marTop w:val="0"/>
                      <w:marBottom w:val="0"/>
                      <w:divBdr>
                        <w:top w:val="none" w:sz="0" w:space="0" w:color="auto"/>
                        <w:left w:val="none" w:sz="0" w:space="0" w:color="auto"/>
                        <w:bottom w:val="none" w:sz="0" w:space="0" w:color="auto"/>
                        <w:right w:val="none" w:sz="0" w:space="0" w:color="auto"/>
                      </w:divBdr>
                    </w:div>
                    <w:div w:id="760643212">
                      <w:marLeft w:val="0"/>
                      <w:marRight w:val="0"/>
                      <w:marTop w:val="0"/>
                      <w:marBottom w:val="0"/>
                      <w:divBdr>
                        <w:top w:val="none" w:sz="0" w:space="0" w:color="auto"/>
                        <w:left w:val="none" w:sz="0" w:space="0" w:color="auto"/>
                        <w:bottom w:val="none" w:sz="0" w:space="0" w:color="auto"/>
                        <w:right w:val="none" w:sz="0" w:space="0" w:color="auto"/>
                      </w:divBdr>
                    </w:div>
                    <w:div w:id="1643264820">
                      <w:marLeft w:val="0"/>
                      <w:marRight w:val="0"/>
                      <w:marTop w:val="0"/>
                      <w:marBottom w:val="0"/>
                      <w:divBdr>
                        <w:top w:val="none" w:sz="0" w:space="0" w:color="auto"/>
                        <w:left w:val="none" w:sz="0" w:space="0" w:color="auto"/>
                        <w:bottom w:val="none" w:sz="0" w:space="0" w:color="auto"/>
                        <w:right w:val="none" w:sz="0" w:space="0" w:color="auto"/>
                      </w:divBdr>
                    </w:div>
                    <w:div w:id="1534610773">
                      <w:marLeft w:val="0"/>
                      <w:marRight w:val="0"/>
                      <w:marTop w:val="0"/>
                      <w:marBottom w:val="0"/>
                      <w:divBdr>
                        <w:top w:val="none" w:sz="0" w:space="0" w:color="auto"/>
                        <w:left w:val="none" w:sz="0" w:space="0" w:color="auto"/>
                        <w:bottom w:val="none" w:sz="0" w:space="0" w:color="auto"/>
                        <w:right w:val="none" w:sz="0" w:space="0" w:color="auto"/>
                      </w:divBdr>
                    </w:div>
                    <w:div w:id="1238129473">
                      <w:marLeft w:val="0"/>
                      <w:marRight w:val="0"/>
                      <w:marTop w:val="0"/>
                      <w:marBottom w:val="0"/>
                      <w:divBdr>
                        <w:top w:val="none" w:sz="0" w:space="0" w:color="auto"/>
                        <w:left w:val="none" w:sz="0" w:space="0" w:color="auto"/>
                        <w:bottom w:val="none" w:sz="0" w:space="0" w:color="auto"/>
                        <w:right w:val="none" w:sz="0" w:space="0" w:color="auto"/>
                      </w:divBdr>
                    </w:div>
                    <w:div w:id="1936327283">
                      <w:marLeft w:val="0"/>
                      <w:marRight w:val="0"/>
                      <w:marTop w:val="0"/>
                      <w:marBottom w:val="0"/>
                      <w:divBdr>
                        <w:top w:val="none" w:sz="0" w:space="0" w:color="auto"/>
                        <w:left w:val="none" w:sz="0" w:space="0" w:color="auto"/>
                        <w:bottom w:val="none" w:sz="0" w:space="0" w:color="auto"/>
                        <w:right w:val="none" w:sz="0" w:space="0" w:color="auto"/>
                      </w:divBdr>
                    </w:div>
                    <w:div w:id="63183881">
                      <w:marLeft w:val="0"/>
                      <w:marRight w:val="0"/>
                      <w:marTop w:val="0"/>
                      <w:marBottom w:val="0"/>
                      <w:divBdr>
                        <w:top w:val="none" w:sz="0" w:space="0" w:color="auto"/>
                        <w:left w:val="none" w:sz="0" w:space="0" w:color="auto"/>
                        <w:bottom w:val="none" w:sz="0" w:space="0" w:color="auto"/>
                        <w:right w:val="none" w:sz="0" w:space="0" w:color="auto"/>
                      </w:divBdr>
                    </w:div>
                    <w:div w:id="610550839">
                      <w:marLeft w:val="0"/>
                      <w:marRight w:val="0"/>
                      <w:marTop w:val="0"/>
                      <w:marBottom w:val="0"/>
                      <w:divBdr>
                        <w:top w:val="none" w:sz="0" w:space="0" w:color="auto"/>
                        <w:left w:val="none" w:sz="0" w:space="0" w:color="auto"/>
                        <w:bottom w:val="none" w:sz="0" w:space="0" w:color="auto"/>
                        <w:right w:val="none" w:sz="0" w:space="0" w:color="auto"/>
                      </w:divBdr>
                    </w:div>
                    <w:div w:id="394938522">
                      <w:marLeft w:val="0"/>
                      <w:marRight w:val="0"/>
                      <w:marTop w:val="0"/>
                      <w:marBottom w:val="0"/>
                      <w:divBdr>
                        <w:top w:val="none" w:sz="0" w:space="0" w:color="auto"/>
                        <w:left w:val="none" w:sz="0" w:space="0" w:color="auto"/>
                        <w:bottom w:val="none" w:sz="0" w:space="0" w:color="auto"/>
                        <w:right w:val="none" w:sz="0" w:space="0" w:color="auto"/>
                      </w:divBdr>
                    </w:div>
                    <w:div w:id="1208299822">
                      <w:marLeft w:val="0"/>
                      <w:marRight w:val="0"/>
                      <w:marTop w:val="0"/>
                      <w:marBottom w:val="0"/>
                      <w:divBdr>
                        <w:top w:val="none" w:sz="0" w:space="0" w:color="auto"/>
                        <w:left w:val="none" w:sz="0" w:space="0" w:color="auto"/>
                        <w:bottom w:val="none" w:sz="0" w:space="0" w:color="auto"/>
                        <w:right w:val="none" w:sz="0" w:space="0" w:color="auto"/>
                      </w:divBdr>
                    </w:div>
                    <w:div w:id="963004278">
                      <w:marLeft w:val="0"/>
                      <w:marRight w:val="0"/>
                      <w:marTop w:val="0"/>
                      <w:marBottom w:val="0"/>
                      <w:divBdr>
                        <w:top w:val="none" w:sz="0" w:space="0" w:color="auto"/>
                        <w:left w:val="none" w:sz="0" w:space="0" w:color="auto"/>
                        <w:bottom w:val="none" w:sz="0" w:space="0" w:color="auto"/>
                        <w:right w:val="none" w:sz="0" w:space="0" w:color="auto"/>
                      </w:divBdr>
                    </w:div>
                    <w:div w:id="695891327">
                      <w:marLeft w:val="0"/>
                      <w:marRight w:val="0"/>
                      <w:marTop w:val="0"/>
                      <w:marBottom w:val="0"/>
                      <w:divBdr>
                        <w:top w:val="none" w:sz="0" w:space="0" w:color="auto"/>
                        <w:left w:val="none" w:sz="0" w:space="0" w:color="auto"/>
                        <w:bottom w:val="none" w:sz="0" w:space="0" w:color="auto"/>
                        <w:right w:val="none" w:sz="0" w:space="0" w:color="auto"/>
                      </w:divBdr>
                    </w:div>
                    <w:div w:id="1037781693">
                      <w:marLeft w:val="0"/>
                      <w:marRight w:val="0"/>
                      <w:marTop w:val="0"/>
                      <w:marBottom w:val="0"/>
                      <w:divBdr>
                        <w:top w:val="none" w:sz="0" w:space="0" w:color="auto"/>
                        <w:left w:val="none" w:sz="0" w:space="0" w:color="auto"/>
                        <w:bottom w:val="none" w:sz="0" w:space="0" w:color="auto"/>
                        <w:right w:val="none" w:sz="0" w:space="0" w:color="auto"/>
                      </w:divBdr>
                    </w:div>
                    <w:div w:id="1631781248">
                      <w:marLeft w:val="0"/>
                      <w:marRight w:val="0"/>
                      <w:marTop w:val="0"/>
                      <w:marBottom w:val="0"/>
                      <w:divBdr>
                        <w:top w:val="none" w:sz="0" w:space="0" w:color="auto"/>
                        <w:left w:val="none" w:sz="0" w:space="0" w:color="auto"/>
                        <w:bottom w:val="none" w:sz="0" w:space="0" w:color="auto"/>
                        <w:right w:val="none" w:sz="0" w:space="0" w:color="auto"/>
                      </w:divBdr>
                    </w:div>
                    <w:div w:id="126357102">
                      <w:marLeft w:val="0"/>
                      <w:marRight w:val="0"/>
                      <w:marTop w:val="0"/>
                      <w:marBottom w:val="0"/>
                      <w:divBdr>
                        <w:top w:val="none" w:sz="0" w:space="0" w:color="auto"/>
                        <w:left w:val="none" w:sz="0" w:space="0" w:color="auto"/>
                        <w:bottom w:val="none" w:sz="0" w:space="0" w:color="auto"/>
                        <w:right w:val="none" w:sz="0" w:space="0" w:color="auto"/>
                      </w:divBdr>
                    </w:div>
                    <w:div w:id="789275637">
                      <w:marLeft w:val="0"/>
                      <w:marRight w:val="0"/>
                      <w:marTop w:val="0"/>
                      <w:marBottom w:val="0"/>
                      <w:divBdr>
                        <w:top w:val="none" w:sz="0" w:space="0" w:color="auto"/>
                        <w:left w:val="none" w:sz="0" w:space="0" w:color="auto"/>
                        <w:bottom w:val="none" w:sz="0" w:space="0" w:color="auto"/>
                        <w:right w:val="none" w:sz="0" w:space="0" w:color="auto"/>
                      </w:divBdr>
                    </w:div>
                    <w:div w:id="1268733767">
                      <w:marLeft w:val="0"/>
                      <w:marRight w:val="0"/>
                      <w:marTop w:val="0"/>
                      <w:marBottom w:val="0"/>
                      <w:divBdr>
                        <w:top w:val="none" w:sz="0" w:space="0" w:color="auto"/>
                        <w:left w:val="none" w:sz="0" w:space="0" w:color="auto"/>
                        <w:bottom w:val="none" w:sz="0" w:space="0" w:color="auto"/>
                        <w:right w:val="none" w:sz="0" w:space="0" w:color="auto"/>
                      </w:divBdr>
                    </w:div>
                    <w:div w:id="1317953823">
                      <w:marLeft w:val="0"/>
                      <w:marRight w:val="0"/>
                      <w:marTop w:val="0"/>
                      <w:marBottom w:val="0"/>
                      <w:divBdr>
                        <w:top w:val="none" w:sz="0" w:space="0" w:color="auto"/>
                        <w:left w:val="none" w:sz="0" w:space="0" w:color="auto"/>
                        <w:bottom w:val="none" w:sz="0" w:space="0" w:color="auto"/>
                        <w:right w:val="none" w:sz="0" w:space="0" w:color="auto"/>
                      </w:divBdr>
                    </w:div>
                    <w:div w:id="223837284">
                      <w:marLeft w:val="0"/>
                      <w:marRight w:val="0"/>
                      <w:marTop w:val="0"/>
                      <w:marBottom w:val="0"/>
                      <w:divBdr>
                        <w:top w:val="none" w:sz="0" w:space="0" w:color="auto"/>
                        <w:left w:val="none" w:sz="0" w:space="0" w:color="auto"/>
                        <w:bottom w:val="none" w:sz="0" w:space="0" w:color="auto"/>
                        <w:right w:val="none" w:sz="0" w:space="0" w:color="auto"/>
                      </w:divBdr>
                    </w:div>
                    <w:div w:id="1057705652">
                      <w:marLeft w:val="0"/>
                      <w:marRight w:val="0"/>
                      <w:marTop w:val="0"/>
                      <w:marBottom w:val="0"/>
                      <w:divBdr>
                        <w:top w:val="none" w:sz="0" w:space="0" w:color="auto"/>
                        <w:left w:val="none" w:sz="0" w:space="0" w:color="auto"/>
                        <w:bottom w:val="none" w:sz="0" w:space="0" w:color="auto"/>
                        <w:right w:val="none" w:sz="0" w:space="0" w:color="auto"/>
                      </w:divBdr>
                    </w:div>
                    <w:div w:id="1911377651">
                      <w:marLeft w:val="0"/>
                      <w:marRight w:val="0"/>
                      <w:marTop w:val="0"/>
                      <w:marBottom w:val="0"/>
                      <w:divBdr>
                        <w:top w:val="none" w:sz="0" w:space="0" w:color="auto"/>
                        <w:left w:val="none" w:sz="0" w:space="0" w:color="auto"/>
                        <w:bottom w:val="none" w:sz="0" w:space="0" w:color="auto"/>
                        <w:right w:val="none" w:sz="0" w:space="0" w:color="auto"/>
                      </w:divBdr>
                    </w:div>
                    <w:div w:id="1638417858">
                      <w:marLeft w:val="0"/>
                      <w:marRight w:val="0"/>
                      <w:marTop w:val="0"/>
                      <w:marBottom w:val="0"/>
                      <w:divBdr>
                        <w:top w:val="none" w:sz="0" w:space="0" w:color="auto"/>
                        <w:left w:val="none" w:sz="0" w:space="0" w:color="auto"/>
                        <w:bottom w:val="none" w:sz="0" w:space="0" w:color="auto"/>
                        <w:right w:val="none" w:sz="0" w:space="0" w:color="auto"/>
                      </w:divBdr>
                    </w:div>
                    <w:div w:id="1268196592">
                      <w:marLeft w:val="0"/>
                      <w:marRight w:val="0"/>
                      <w:marTop w:val="0"/>
                      <w:marBottom w:val="0"/>
                      <w:divBdr>
                        <w:top w:val="none" w:sz="0" w:space="0" w:color="auto"/>
                        <w:left w:val="none" w:sz="0" w:space="0" w:color="auto"/>
                        <w:bottom w:val="none" w:sz="0" w:space="0" w:color="auto"/>
                        <w:right w:val="none" w:sz="0" w:space="0" w:color="auto"/>
                      </w:divBdr>
                    </w:div>
                    <w:div w:id="315575517">
                      <w:marLeft w:val="0"/>
                      <w:marRight w:val="0"/>
                      <w:marTop w:val="0"/>
                      <w:marBottom w:val="0"/>
                      <w:divBdr>
                        <w:top w:val="none" w:sz="0" w:space="0" w:color="auto"/>
                        <w:left w:val="none" w:sz="0" w:space="0" w:color="auto"/>
                        <w:bottom w:val="none" w:sz="0" w:space="0" w:color="auto"/>
                        <w:right w:val="none" w:sz="0" w:space="0" w:color="auto"/>
                      </w:divBdr>
                    </w:div>
                    <w:div w:id="1693074149">
                      <w:marLeft w:val="0"/>
                      <w:marRight w:val="0"/>
                      <w:marTop w:val="0"/>
                      <w:marBottom w:val="0"/>
                      <w:divBdr>
                        <w:top w:val="none" w:sz="0" w:space="0" w:color="auto"/>
                        <w:left w:val="none" w:sz="0" w:space="0" w:color="auto"/>
                        <w:bottom w:val="none" w:sz="0" w:space="0" w:color="auto"/>
                        <w:right w:val="none" w:sz="0" w:space="0" w:color="auto"/>
                      </w:divBdr>
                    </w:div>
                    <w:div w:id="1931818370">
                      <w:marLeft w:val="0"/>
                      <w:marRight w:val="0"/>
                      <w:marTop w:val="0"/>
                      <w:marBottom w:val="0"/>
                      <w:divBdr>
                        <w:top w:val="none" w:sz="0" w:space="0" w:color="auto"/>
                        <w:left w:val="none" w:sz="0" w:space="0" w:color="auto"/>
                        <w:bottom w:val="none" w:sz="0" w:space="0" w:color="auto"/>
                        <w:right w:val="none" w:sz="0" w:space="0" w:color="auto"/>
                      </w:divBdr>
                    </w:div>
                    <w:div w:id="1567376303">
                      <w:marLeft w:val="0"/>
                      <w:marRight w:val="0"/>
                      <w:marTop w:val="0"/>
                      <w:marBottom w:val="0"/>
                      <w:divBdr>
                        <w:top w:val="none" w:sz="0" w:space="0" w:color="auto"/>
                        <w:left w:val="none" w:sz="0" w:space="0" w:color="auto"/>
                        <w:bottom w:val="none" w:sz="0" w:space="0" w:color="auto"/>
                        <w:right w:val="none" w:sz="0" w:space="0" w:color="auto"/>
                      </w:divBdr>
                    </w:div>
                    <w:div w:id="696349115">
                      <w:marLeft w:val="0"/>
                      <w:marRight w:val="0"/>
                      <w:marTop w:val="0"/>
                      <w:marBottom w:val="0"/>
                      <w:divBdr>
                        <w:top w:val="none" w:sz="0" w:space="0" w:color="auto"/>
                        <w:left w:val="none" w:sz="0" w:space="0" w:color="auto"/>
                        <w:bottom w:val="none" w:sz="0" w:space="0" w:color="auto"/>
                        <w:right w:val="none" w:sz="0" w:space="0" w:color="auto"/>
                      </w:divBdr>
                    </w:div>
                    <w:div w:id="1274559637">
                      <w:marLeft w:val="0"/>
                      <w:marRight w:val="0"/>
                      <w:marTop w:val="0"/>
                      <w:marBottom w:val="0"/>
                      <w:divBdr>
                        <w:top w:val="none" w:sz="0" w:space="0" w:color="auto"/>
                        <w:left w:val="none" w:sz="0" w:space="0" w:color="auto"/>
                        <w:bottom w:val="none" w:sz="0" w:space="0" w:color="auto"/>
                        <w:right w:val="none" w:sz="0" w:space="0" w:color="auto"/>
                      </w:divBdr>
                    </w:div>
                    <w:div w:id="1207721376">
                      <w:marLeft w:val="0"/>
                      <w:marRight w:val="0"/>
                      <w:marTop w:val="0"/>
                      <w:marBottom w:val="0"/>
                      <w:divBdr>
                        <w:top w:val="none" w:sz="0" w:space="0" w:color="auto"/>
                        <w:left w:val="none" w:sz="0" w:space="0" w:color="auto"/>
                        <w:bottom w:val="none" w:sz="0" w:space="0" w:color="auto"/>
                        <w:right w:val="none" w:sz="0" w:space="0" w:color="auto"/>
                      </w:divBdr>
                    </w:div>
                    <w:div w:id="1956057766">
                      <w:marLeft w:val="0"/>
                      <w:marRight w:val="0"/>
                      <w:marTop w:val="0"/>
                      <w:marBottom w:val="0"/>
                      <w:divBdr>
                        <w:top w:val="none" w:sz="0" w:space="0" w:color="auto"/>
                        <w:left w:val="none" w:sz="0" w:space="0" w:color="auto"/>
                        <w:bottom w:val="none" w:sz="0" w:space="0" w:color="auto"/>
                        <w:right w:val="none" w:sz="0" w:space="0" w:color="auto"/>
                      </w:divBdr>
                    </w:div>
                    <w:div w:id="1879387432">
                      <w:marLeft w:val="0"/>
                      <w:marRight w:val="0"/>
                      <w:marTop w:val="0"/>
                      <w:marBottom w:val="0"/>
                      <w:divBdr>
                        <w:top w:val="none" w:sz="0" w:space="0" w:color="auto"/>
                        <w:left w:val="none" w:sz="0" w:space="0" w:color="auto"/>
                        <w:bottom w:val="none" w:sz="0" w:space="0" w:color="auto"/>
                        <w:right w:val="none" w:sz="0" w:space="0" w:color="auto"/>
                      </w:divBdr>
                    </w:div>
                    <w:div w:id="1894384496">
                      <w:marLeft w:val="0"/>
                      <w:marRight w:val="0"/>
                      <w:marTop w:val="0"/>
                      <w:marBottom w:val="0"/>
                      <w:divBdr>
                        <w:top w:val="none" w:sz="0" w:space="0" w:color="auto"/>
                        <w:left w:val="none" w:sz="0" w:space="0" w:color="auto"/>
                        <w:bottom w:val="none" w:sz="0" w:space="0" w:color="auto"/>
                        <w:right w:val="none" w:sz="0" w:space="0" w:color="auto"/>
                      </w:divBdr>
                    </w:div>
                    <w:div w:id="1956910569">
                      <w:marLeft w:val="0"/>
                      <w:marRight w:val="0"/>
                      <w:marTop w:val="0"/>
                      <w:marBottom w:val="0"/>
                      <w:divBdr>
                        <w:top w:val="none" w:sz="0" w:space="0" w:color="auto"/>
                        <w:left w:val="none" w:sz="0" w:space="0" w:color="auto"/>
                        <w:bottom w:val="none" w:sz="0" w:space="0" w:color="auto"/>
                        <w:right w:val="none" w:sz="0" w:space="0" w:color="auto"/>
                      </w:divBdr>
                    </w:div>
                    <w:div w:id="240256521">
                      <w:marLeft w:val="0"/>
                      <w:marRight w:val="0"/>
                      <w:marTop w:val="0"/>
                      <w:marBottom w:val="0"/>
                      <w:divBdr>
                        <w:top w:val="none" w:sz="0" w:space="0" w:color="auto"/>
                        <w:left w:val="none" w:sz="0" w:space="0" w:color="auto"/>
                        <w:bottom w:val="none" w:sz="0" w:space="0" w:color="auto"/>
                        <w:right w:val="none" w:sz="0" w:space="0" w:color="auto"/>
                      </w:divBdr>
                    </w:div>
                    <w:div w:id="138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4880">
              <w:marLeft w:val="0"/>
              <w:marRight w:val="0"/>
              <w:marTop w:val="0"/>
              <w:marBottom w:val="0"/>
              <w:divBdr>
                <w:top w:val="none" w:sz="0" w:space="0" w:color="auto"/>
                <w:left w:val="none" w:sz="0" w:space="0" w:color="auto"/>
                <w:bottom w:val="none" w:sz="0" w:space="0" w:color="auto"/>
                <w:right w:val="none" w:sz="0" w:space="0" w:color="auto"/>
              </w:divBdr>
              <w:divsChild>
                <w:div w:id="1430158693">
                  <w:marLeft w:val="0"/>
                  <w:marRight w:val="0"/>
                  <w:marTop w:val="0"/>
                  <w:marBottom w:val="0"/>
                  <w:divBdr>
                    <w:top w:val="none" w:sz="0" w:space="0" w:color="auto"/>
                    <w:left w:val="none" w:sz="0" w:space="0" w:color="auto"/>
                    <w:bottom w:val="none" w:sz="0" w:space="0" w:color="auto"/>
                    <w:right w:val="none" w:sz="0" w:space="0" w:color="auto"/>
                  </w:divBdr>
                  <w:divsChild>
                    <w:div w:id="229310865">
                      <w:marLeft w:val="0"/>
                      <w:marRight w:val="0"/>
                      <w:marTop w:val="0"/>
                      <w:marBottom w:val="0"/>
                      <w:divBdr>
                        <w:top w:val="none" w:sz="0" w:space="0" w:color="auto"/>
                        <w:left w:val="none" w:sz="0" w:space="0" w:color="auto"/>
                        <w:bottom w:val="none" w:sz="0" w:space="0" w:color="auto"/>
                        <w:right w:val="none" w:sz="0" w:space="0" w:color="auto"/>
                      </w:divBdr>
                    </w:div>
                    <w:div w:id="393243379">
                      <w:marLeft w:val="0"/>
                      <w:marRight w:val="0"/>
                      <w:marTop w:val="0"/>
                      <w:marBottom w:val="0"/>
                      <w:divBdr>
                        <w:top w:val="none" w:sz="0" w:space="0" w:color="auto"/>
                        <w:left w:val="none" w:sz="0" w:space="0" w:color="auto"/>
                        <w:bottom w:val="none" w:sz="0" w:space="0" w:color="auto"/>
                        <w:right w:val="none" w:sz="0" w:space="0" w:color="auto"/>
                      </w:divBdr>
                    </w:div>
                    <w:div w:id="639041584">
                      <w:marLeft w:val="0"/>
                      <w:marRight w:val="0"/>
                      <w:marTop w:val="0"/>
                      <w:marBottom w:val="0"/>
                      <w:divBdr>
                        <w:top w:val="none" w:sz="0" w:space="0" w:color="auto"/>
                        <w:left w:val="none" w:sz="0" w:space="0" w:color="auto"/>
                        <w:bottom w:val="none" w:sz="0" w:space="0" w:color="auto"/>
                        <w:right w:val="none" w:sz="0" w:space="0" w:color="auto"/>
                      </w:divBdr>
                    </w:div>
                    <w:div w:id="757213991">
                      <w:marLeft w:val="0"/>
                      <w:marRight w:val="0"/>
                      <w:marTop w:val="0"/>
                      <w:marBottom w:val="0"/>
                      <w:divBdr>
                        <w:top w:val="none" w:sz="0" w:space="0" w:color="auto"/>
                        <w:left w:val="none" w:sz="0" w:space="0" w:color="auto"/>
                        <w:bottom w:val="none" w:sz="0" w:space="0" w:color="auto"/>
                        <w:right w:val="none" w:sz="0" w:space="0" w:color="auto"/>
                      </w:divBdr>
                    </w:div>
                    <w:div w:id="414284205">
                      <w:marLeft w:val="0"/>
                      <w:marRight w:val="0"/>
                      <w:marTop w:val="0"/>
                      <w:marBottom w:val="0"/>
                      <w:divBdr>
                        <w:top w:val="none" w:sz="0" w:space="0" w:color="auto"/>
                        <w:left w:val="none" w:sz="0" w:space="0" w:color="auto"/>
                        <w:bottom w:val="none" w:sz="0" w:space="0" w:color="auto"/>
                        <w:right w:val="none" w:sz="0" w:space="0" w:color="auto"/>
                      </w:divBdr>
                    </w:div>
                    <w:div w:id="147019629">
                      <w:marLeft w:val="0"/>
                      <w:marRight w:val="0"/>
                      <w:marTop w:val="0"/>
                      <w:marBottom w:val="0"/>
                      <w:divBdr>
                        <w:top w:val="none" w:sz="0" w:space="0" w:color="auto"/>
                        <w:left w:val="none" w:sz="0" w:space="0" w:color="auto"/>
                        <w:bottom w:val="none" w:sz="0" w:space="0" w:color="auto"/>
                        <w:right w:val="none" w:sz="0" w:space="0" w:color="auto"/>
                      </w:divBdr>
                    </w:div>
                    <w:div w:id="453670973">
                      <w:marLeft w:val="0"/>
                      <w:marRight w:val="0"/>
                      <w:marTop w:val="0"/>
                      <w:marBottom w:val="0"/>
                      <w:divBdr>
                        <w:top w:val="none" w:sz="0" w:space="0" w:color="auto"/>
                        <w:left w:val="none" w:sz="0" w:space="0" w:color="auto"/>
                        <w:bottom w:val="none" w:sz="0" w:space="0" w:color="auto"/>
                        <w:right w:val="none" w:sz="0" w:space="0" w:color="auto"/>
                      </w:divBdr>
                    </w:div>
                    <w:div w:id="1567062736">
                      <w:marLeft w:val="0"/>
                      <w:marRight w:val="0"/>
                      <w:marTop w:val="0"/>
                      <w:marBottom w:val="0"/>
                      <w:divBdr>
                        <w:top w:val="none" w:sz="0" w:space="0" w:color="auto"/>
                        <w:left w:val="none" w:sz="0" w:space="0" w:color="auto"/>
                        <w:bottom w:val="none" w:sz="0" w:space="0" w:color="auto"/>
                        <w:right w:val="none" w:sz="0" w:space="0" w:color="auto"/>
                      </w:divBdr>
                    </w:div>
                    <w:div w:id="744454626">
                      <w:marLeft w:val="0"/>
                      <w:marRight w:val="0"/>
                      <w:marTop w:val="0"/>
                      <w:marBottom w:val="0"/>
                      <w:divBdr>
                        <w:top w:val="none" w:sz="0" w:space="0" w:color="auto"/>
                        <w:left w:val="none" w:sz="0" w:space="0" w:color="auto"/>
                        <w:bottom w:val="none" w:sz="0" w:space="0" w:color="auto"/>
                        <w:right w:val="none" w:sz="0" w:space="0" w:color="auto"/>
                      </w:divBdr>
                    </w:div>
                    <w:div w:id="299044052">
                      <w:marLeft w:val="0"/>
                      <w:marRight w:val="0"/>
                      <w:marTop w:val="0"/>
                      <w:marBottom w:val="0"/>
                      <w:divBdr>
                        <w:top w:val="none" w:sz="0" w:space="0" w:color="auto"/>
                        <w:left w:val="none" w:sz="0" w:space="0" w:color="auto"/>
                        <w:bottom w:val="none" w:sz="0" w:space="0" w:color="auto"/>
                        <w:right w:val="none" w:sz="0" w:space="0" w:color="auto"/>
                      </w:divBdr>
                    </w:div>
                    <w:div w:id="836501729">
                      <w:marLeft w:val="0"/>
                      <w:marRight w:val="0"/>
                      <w:marTop w:val="0"/>
                      <w:marBottom w:val="0"/>
                      <w:divBdr>
                        <w:top w:val="none" w:sz="0" w:space="0" w:color="auto"/>
                        <w:left w:val="none" w:sz="0" w:space="0" w:color="auto"/>
                        <w:bottom w:val="none" w:sz="0" w:space="0" w:color="auto"/>
                        <w:right w:val="none" w:sz="0" w:space="0" w:color="auto"/>
                      </w:divBdr>
                    </w:div>
                    <w:div w:id="927620965">
                      <w:marLeft w:val="0"/>
                      <w:marRight w:val="0"/>
                      <w:marTop w:val="0"/>
                      <w:marBottom w:val="0"/>
                      <w:divBdr>
                        <w:top w:val="none" w:sz="0" w:space="0" w:color="auto"/>
                        <w:left w:val="none" w:sz="0" w:space="0" w:color="auto"/>
                        <w:bottom w:val="none" w:sz="0" w:space="0" w:color="auto"/>
                        <w:right w:val="none" w:sz="0" w:space="0" w:color="auto"/>
                      </w:divBdr>
                    </w:div>
                    <w:div w:id="1230726195">
                      <w:marLeft w:val="0"/>
                      <w:marRight w:val="0"/>
                      <w:marTop w:val="0"/>
                      <w:marBottom w:val="0"/>
                      <w:divBdr>
                        <w:top w:val="none" w:sz="0" w:space="0" w:color="auto"/>
                        <w:left w:val="none" w:sz="0" w:space="0" w:color="auto"/>
                        <w:bottom w:val="none" w:sz="0" w:space="0" w:color="auto"/>
                        <w:right w:val="none" w:sz="0" w:space="0" w:color="auto"/>
                      </w:divBdr>
                    </w:div>
                    <w:div w:id="202669260">
                      <w:marLeft w:val="0"/>
                      <w:marRight w:val="0"/>
                      <w:marTop w:val="0"/>
                      <w:marBottom w:val="0"/>
                      <w:divBdr>
                        <w:top w:val="none" w:sz="0" w:space="0" w:color="auto"/>
                        <w:left w:val="none" w:sz="0" w:space="0" w:color="auto"/>
                        <w:bottom w:val="none" w:sz="0" w:space="0" w:color="auto"/>
                        <w:right w:val="none" w:sz="0" w:space="0" w:color="auto"/>
                      </w:divBdr>
                    </w:div>
                    <w:div w:id="1269315134">
                      <w:marLeft w:val="0"/>
                      <w:marRight w:val="0"/>
                      <w:marTop w:val="0"/>
                      <w:marBottom w:val="0"/>
                      <w:divBdr>
                        <w:top w:val="none" w:sz="0" w:space="0" w:color="auto"/>
                        <w:left w:val="none" w:sz="0" w:space="0" w:color="auto"/>
                        <w:bottom w:val="none" w:sz="0" w:space="0" w:color="auto"/>
                        <w:right w:val="none" w:sz="0" w:space="0" w:color="auto"/>
                      </w:divBdr>
                    </w:div>
                    <w:div w:id="2145344610">
                      <w:marLeft w:val="0"/>
                      <w:marRight w:val="0"/>
                      <w:marTop w:val="0"/>
                      <w:marBottom w:val="0"/>
                      <w:divBdr>
                        <w:top w:val="none" w:sz="0" w:space="0" w:color="auto"/>
                        <w:left w:val="none" w:sz="0" w:space="0" w:color="auto"/>
                        <w:bottom w:val="none" w:sz="0" w:space="0" w:color="auto"/>
                        <w:right w:val="none" w:sz="0" w:space="0" w:color="auto"/>
                      </w:divBdr>
                    </w:div>
                    <w:div w:id="1349605009">
                      <w:marLeft w:val="0"/>
                      <w:marRight w:val="0"/>
                      <w:marTop w:val="0"/>
                      <w:marBottom w:val="0"/>
                      <w:divBdr>
                        <w:top w:val="none" w:sz="0" w:space="0" w:color="auto"/>
                        <w:left w:val="none" w:sz="0" w:space="0" w:color="auto"/>
                        <w:bottom w:val="none" w:sz="0" w:space="0" w:color="auto"/>
                        <w:right w:val="none" w:sz="0" w:space="0" w:color="auto"/>
                      </w:divBdr>
                    </w:div>
                    <w:div w:id="730814295">
                      <w:marLeft w:val="0"/>
                      <w:marRight w:val="0"/>
                      <w:marTop w:val="0"/>
                      <w:marBottom w:val="0"/>
                      <w:divBdr>
                        <w:top w:val="none" w:sz="0" w:space="0" w:color="auto"/>
                        <w:left w:val="none" w:sz="0" w:space="0" w:color="auto"/>
                        <w:bottom w:val="none" w:sz="0" w:space="0" w:color="auto"/>
                        <w:right w:val="none" w:sz="0" w:space="0" w:color="auto"/>
                      </w:divBdr>
                    </w:div>
                    <w:div w:id="865602933">
                      <w:marLeft w:val="0"/>
                      <w:marRight w:val="0"/>
                      <w:marTop w:val="0"/>
                      <w:marBottom w:val="0"/>
                      <w:divBdr>
                        <w:top w:val="none" w:sz="0" w:space="0" w:color="auto"/>
                        <w:left w:val="none" w:sz="0" w:space="0" w:color="auto"/>
                        <w:bottom w:val="none" w:sz="0" w:space="0" w:color="auto"/>
                        <w:right w:val="none" w:sz="0" w:space="0" w:color="auto"/>
                      </w:divBdr>
                    </w:div>
                    <w:div w:id="978925907">
                      <w:marLeft w:val="0"/>
                      <w:marRight w:val="0"/>
                      <w:marTop w:val="0"/>
                      <w:marBottom w:val="0"/>
                      <w:divBdr>
                        <w:top w:val="none" w:sz="0" w:space="0" w:color="auto"/>
                        <w:left w:val="none" w:sz="0" w:space="0" w:color="auto"/>
                        <w:bottom w:val="none" w:sz="0" w:space="0" w:color="auto"/>
                        <w:right w:val="none" w:sz="0" w:space="0" w:color="auto"/>
                      </w:divBdr>
                    </w:div>
                    <w:div w:id="901477082">
                      <w:marLeft w:val="0"/>
                      <w:marRight w:val="0"/>
                      <w:marTop w:val="0"/>
                      <w:marBottom w:val="0"/>
                      <w:divBdr>
                        <w:top w:val="none" w:sz="0" w:space="0" w:color="auto"/>
                        <w:left w:val="none" w:sz="0" w:space="0" w:color="auto"/>
                        <w:bottom w:val="none" w:sz="0" w:space="0" w:color="auto"/>
                        <w:right w:val="none" w:sz="0" w:space="0" w:color="auto"/>
                      </w:divBdr>
                    </w:div>
                    <w:div w:id="807748198">
                      <w:marLeft w:val="0"/>
                      <w:marRight w:val="0"/>
                      <w:marTop w:val="0"/>
                      <w:marBottom w:val="0"/>
                      <w:divBdr>
                        <w:top w:val="none" w:sz="0" w:space="0" w:color="auto"/>
                        <w:left w:val="none" w:sz="0" w:space="0" w:color="auto"/>
                        <w:bottom w:val="none" w:sz="0" w:space="0" w:color="auto"/>
                        <w:right w:val="none" w:sz="0" w:space="0" w:color="auto"/>
                      </w:divBdr>
                    </w:div>
                    <w:div w:id="1587572981">
                      <w:marLeft w:val="0"/>
                      <w:marRight w:val="0"/>
                      <w:marTop w:val="0"/>
                      <w:marBottom w:val="0"/>
                      <w:divBdr>
                        <w:top w:val="none" w:sz="0" w:space="0" w:color="auto"/>
                        <w:left w:val="none" w:sz="0" w:space="0" w:color="auto"/>
                        <w:bottom w:val="none" w:sz="0" w:space="0" w:color="auto"/>
                        <w:right w:val="none" w:sz="0" w:space="0" w:color="auto"/>
                      </w:divBdr>
                    </w:div>
                    <w:div w:id="202327603">
                      <w:marLeft w:val="0"/>
                      <w:marRight w:val="0"/>
                      <w:marTop w:val="0"/>
                      <w:marBottom w:val="0"/>
                      <w:divBdr>
                        <w:top w:val="none" w:sz="0" w:space="0" w:color="auto"/>
                        <w:left w:val="none" w:sz="0" w:space="0" w:color="auto"/>
                        <w:bottom w:val="none" w:sz="0" w:space="0" w:color="auto"/>
                        <w:right w:val="none" w:sz="0" w:space="0" w:color="auto"/>
                      </w:divBdr>
                    </w:div>
                    <w:div w:id="769475879">
                      <w:marLeft w:val="0"/>
                      <w:marRight w:val="0"/>
                      <w:marTop w:val="0"/>
                      <w:marBottom w:val="0"/>
                      <w:divBdr>
                        <w:top w:val="none" w:sz="0" w:space="0" w:color="auto"/>
                        <w:left w:val="none" w:sz="0" w:space="0" w:color="auto"/>
                        <w:bottom w:val="none" w:sz="0" w:space="0" w:color="auto"/>
                        <w:right w:val="none" w:sz="0" w:space="0" w:color="auto"/>
                      </w:divBdr>
                    </w:div>
                    <w:div w:id="362902477">
                      <w:marLeft w:val="0"/>
                      <w:marRight w:val="0"/>
                      <w:marTop w:val="0"/>
                      <w:marBottom w:val="0"/>
                      <w:divBdr>
                        <w:top w:val="none" w:sz="0" w:space="0" w:color="auto"/>
                        <w:left w:val="none" w:sz="0" w:space="0" w:color="auto"/>
                        <w:bottom w:val="none" w:sz="0" w:space="0" w:color="auto"/>
                        <w:right w:val="none" w:sz="0" w:space="0" w:color="auto"/>
                      </w:divBdr>
                    </w:div>
                    <w:div w:id="882641751">
                      <w:marLeft w:val="0"/>
                      <w:marRight w:val="0"/>
                      <w:marTop w:val="0"/>
                      <w:marBottom w:val="0"/>
                      <w:divBdr>
                        <w:top w:val="none" w:sz="0" w:space="0" w:color="auto"/>
                        <w:left w:val="none" w:sz="0" w:space="0" w:color="auto"/>
                        <w:bottom w:val="none" w:sz="0" w:space="0" w:color="auto"/>
                        <w:right w:val="none" w:sz="0" w:space="0" w:color="auto"/>
                      </w:divBdr>
                    </w:div>
                    <w:div w:id="649285562">
                      <w:marLeft w:val="0"/>
                      <w:marRight w:val="0"/>
                      <w:marTop w:val="0"/>
                      <w:marBottom w:val="0"/>
                      <w:divBdr>
                        <w:top w:val="none" w:sz="0" w:space="0" w:color="auto"/>
                        <w:left w:val="none" w:sz="0" w:space="0" w:color="auto"/>
                        <w:bottom w:val="none" w:sz="0" w:space="0" w:color="auto"/>
                        <w:right w:val="none" w:sz="0" w:space="0" w:color="auto"/>
                      </w:divBdr>
                    </w:div>
                    <w:div w:id="960721086">
                      <w:marLeft w:val="0"/>
                      <w:marRight w:val="0"/>
                      <w:marTop w:val="0"/>
                      <w:marBottom w:val="0"/>
                      <w:divBdr>
                        <w:top w:val="none" w:sz="0" w:space="0" w:color="auto"/>
                        <w:left w:val="none" w:sz="0" w:space="0" w:color="auto"/>
                        <w:bottom w:val="none" w:sz="0" w:space="0" w:color="auto"/>
                        <w:right w:val="none" w:sz="0" w:space="0" w:color="auto"/>
                      </w:divBdr>
                    </w:div>
                    <w:div w:id="1152453781">
                      <w:marLeft w:val="0"/>
                      <w:marRight w:val="0"/>
                      <w:marTop w:val="0"/>
                      <w:marBottom w:val="0"/>
                      <w:divBdr>
                        <w:top w:val="none" w:sz="0" w:space="0" w:color="auto"/>
                        <w:left w:val="none" w:sz="0" w:space="0" w:color="auto"/>
                        <w:bottom w:val="none" w:sz="0" w:space="0" w:color="auto"/>
                        <w:right w:val="none" w:sz="0" w:space="0" w:color="auto"/>
                      </w:divBdr>
                    </w:div>
                    <w:div w:id="1291089192">
                      <w:marLeft w:val="0"/>
                      <w:marRight w:val="0"/>
                      <w:marTop w:val="0"/>
                      <w:marBottom w:val="0"/>
                      <w:divBdr>
                        <w:top w:val="none" w:sz="0" w:space="0" w:color="auto"/>
                        <w:left w:val="none" w:sz="0" w:space="0" w:color="auto"/>
                        <w:bottom w:val="none" w:sz="0" w:space="0" w:color="auto"/>
                        <w:right w:val="none" w:sz="0" w:space="0" w:color="auto"/>
                      </w:divBdr>
                    </w:div>
                    <w:div w:id="504173639">
                      <w:marLeft w:val="0"/>
                      <w:marRight w:val="0"/>
                      <w:marTop w:val="0"/>
                      <w:marBottom w:val="0"/>
                      <w:divBdr>
                        <w:top w:val="none" w:sz="0" w:space="0" w:color="auto"/>
                        <w:left w:val="none" w:sz="0" w:space="0" w:color="auto"/>
                        <w:bottom w:val="none" w:sz="0" w:space="0" w:color="auto"/>
                        <w:right w:val="none" w:sz="0" w:space="0" w:color="auto"/>
                      </w:divBdr>
                    </w:div>
                    <w:div w:id="1771470174">
                      <w:marLeft w:val="0"/>
                      <w:marRight w:val="0"/>
                      <w:marTop w:val="0"/>
                      <w:marBottom w:val="0"/>
                      <w:divBdr>
                        <w:top w:val="none" w:sz="0" w:space="0" w:color="auto"/>
                        <w:left w:val="none" w:sz="0" w:space="0" w:color="auto"/>
                        <w:bottom w:val="none" w:sz="0" w:space="0" w:color="auto"/>
                        <w:right w:val="none" w:sz="0" w:space="0" w:color="auto"/>
                      </w:divBdr>
                    </w:div>
                    <w:div w:id="772285768">
                      <w:marLeft w:val="0"/>
                      <w:marRight w:val="0"/>
                      <w:marTop w:val="0"/>
                      <w:marBottom w:val="0"/>
                      <w:divBdr>
                        <w:top w:val="none" w:sz="0" w:space="0" w:color="auto"/>
                        <w:left w:val="none" w:sz="0" w:space="0" w:color="auto"/>
                        <w:bottom w:val="none" w:sz="0" w:space="0" w:color="auto"/>
                        <w:right w:val="none" w:sz="0" w:space="0" w:color="auto"/>
                      </w:divBdr>
                    </w:div>
                    <w:div w:id="1195539618">
                      <w:marLeft w:val="0"/>
                      <w:marRight w:val="0"/>
                      <w:marTop w:val="0"/>
                      <w:marBottom w:val="0"/>
                      <w:divBdr>
                        <w:top w:val="none" w:sz="0" w:space="0" w:color="auto"/>
                        <w:left w:val="none" w:sz="0" w:space="0" w:color="auto"/>
                        <w:bottom w:val="none" w:sz="0" w:space="0" w:color="auto"/>
                        <w:right w:val="none" w:sz="0" w:space="0" w:color="auto"/>
                      </w:divBdr>
                    </w:div>
                    <w:div w:id="240254982">
                      <w:marLeft w:val="0"/>
                      <w:marRight w:val="0"/>
                      <w:marTop w:val="0"/>
                      <w:marBottom w:val="0"/>
                      <w:divBdr>
                        <w:top w:val="none" w:sz="0" w:space="0" w:color="auto"/>
                        <w:left w:val="none" w:sz="0" w:space="0" w:color="auto"/>
                        <w:bottom w:val="none" w:sz="0" w:space="0" w:color="auto"/>
                        <w:right w:val="none" w:sz="0" w:space="0" w:color="auto"/>
                      </w:divBdr>
                    </w:div>
                    <w:div w:id="1665819886">
                      <w:marLeft w:val="0"/>
                      <w:marRight w:val="0"/>
                      <w:marTop w:val="0"/>
                      <w:marBottom w:val="0"/>
                      <w:divBdr>
                        <w:top w:val="none" w:sz="0" w:space="0" w:color="auto"/>
                        <w:left w:val="none" w:sz="0" w:space="0" w:color="auto"/>
                        <w:bottom w:val="none" w:sz="0" w:space="0" w:color="auto"/>
                        <w:right w:val="none" w:sz="0" w:space="0" w:color="auto"/>
                      </w:divBdr>
                    </w:div>
                    <w:div w:id="616369954">
                      <w:marLeft w:val="0"/>
                      <w:marRight w:val="0"/>
                      <w:marTop w:val="0"/>
                      <w:marBottom w:val="0"/>
                      <w:divBdr>
                        <w:top w:val="none" w:sz="0" w:space="0" w:color="auto"/>
                        <w:left w:val="none" w:sz="0" w:space="0" w:color="auto"/>
                        <w:bottom w:val="none" w:sz="0" w:space="0" w:color="auto"/>
                        <w:right w:val="none" w:sz="0" w:space="0" w:color="auto"/>
                      </w:divBdr>
                    </w:div>
                    <w:div w:id="482427542">
                      <w:marLeft w:val="0"/>
                      <w:marRight w:val="0"/>
                      <w:marTop w:val="0"/>
                      <w:marBottom w:val="0"/>
                      <w:divBdr>
                        <w:top w:val="none" w:sz="0" w:space="0" w:color="auto"/>
                        <w:left w:val="none" w:sz="0" w:space="0" w:color="auto"/>
                        <w:bottom w:val="none" w:sz="0" w:space="0" w:color="auto"/>
                        <w:right w:val="none" w:sz="0" w:space="0" w:color="auto"/>
                      </w:divBdr>
                    </w:div>
                    <w:div w:id="342784321">
                      <w:marLeft w:val="0"/>
                      <w:marRight w:val="0"/>
                      <w:marTop w:val="0"/>
                      <w:marBottom w:val="0"/>
                      <w:divBdr>
                        <w:top w:val="none" w:sz="0" w:space="0" w:color="auto"/>
                        <w:left w:val="none" w:sz="0" w:space="0" w:color="auto"/>
                        <w:bottom w:val="none" w:sz="0" w:space="0" w:color="auto"/>
                        <w:right w:val="none" w:sz="0" w:space="0" w:color="auto"/>
                      </w:divBdr>
                    </w:div>
                    <w:div w:id="1806267170">
                      <w:marLeft w:val="0"/>
                      <w:marRight w:val="0"/>
                      <w:marTop w:val="0"/>
                      <w:marBottom w:val="0"/>
                      <w:divBdr>
                        <w:top w:val="none" w:sz="0" w:space="0" w:color="auto"/>
                        <w:left w:val="none" w:sz="0" w:space="0" w:color="auto"/>
                        <w:bottom w:val="none" w:sz="0" w:space="0" w:color="auto"/>
                        <w:right w:val="none" w:sz="0" w:space="0" w:color="auto"/>
                      </w:divBdr>
                    </w:div>
                    <w:div w:id="227571129">
                      <w:marLeft w:val="0"/>
                      <w:marRight w:val="0"/>
                      <w:marTop w:val="0"/>
                      <w:marBottom w:val="0"/>
                      <w:divBdr>
                        <w:top w:val="none" w:sz="0" w:space="0" w:color="auto"/>
                        <w:left w:val="none" w:sz="0" w:space="0" w:color="auto"/>
                        <w:bottom w:val="none" w:sz="0" w:space="0" w:color="auto"/>
                        <w:right w:val="none" w:sz="0" w:space="0" w:color="auto"/>
                      </w:divBdr>
                    </w:div>
                    <w:div w:id="1755390889">
                      <w:marLeft w:val="0"/>
                      <w:marRight w:val="0"/>
                      <w:marTop w:val="0"/>
                      <w:marBottom w:val="0"/>
                      <w:divBdr>
                        <w:top w:val="none" w:sz="0" w:space="0" w:color="auto"/>
                        <w:left w:val="none" w:sz="0" w:space="0" w:color="auto"/>
                        <w:bottom w:val="none" w:sz="0" w:space="0" w:color="auto"/>
                        <w:right w:val="none" w:sz="0" w:space="0" w:color="auto"/>
                      </w:divBdr>
                    </w:div>
                    <w:div w:id="359554398">
                      <w:marLeft w:val="0"/>
                      <w:marRight w:val="0"/>
                      <w:marTop w:val="0"/>
                      <w:marBottom w:val="0"/>
                      <w:divBdr>
                        <w:top w:val="none" w:sz="0" w:space="0" w:color="auto"/>
                        <w:left w:val="none" w:sz="0" w:space="0" w:color="auto"/>
                        <w:bottom w:val="none" w:sz="0" w:space="0" w:color="auto"/>
                        <w:right w:val="none" w:sz="0" w:space="0" w:color="auto"/>
                      </w:divBdr>
                    </w:div>
                    <w:div w:id="313224747">
                      <w:marLeft w:val="0"/>
                      <w:marRight w:val="0"/>
                      <w:marTop w:val="0"/>
                      <w:marBottom w:val="0"/>
                      <w:divBdr>
                        <w:top w:val="none" w:sz="0" w:space="0" w:color="auto"/>
                        <w:left w:val="none" w:sz="0" w:space="0" w:color="auto"/>
                        <w:bottom w:val="none" w:sz="0" w:space="0" w:color="auto"/>
                        <w:right w:val="none" w:sz="0" w:space="0" w:color="auto"/>
                      </w:divBdr>
                    </w:div>
                    <w:div w:id="50465127">
                      <w:marLeft w:val="0"/>
                      <w:marRight w:val="0"/>
                      <w:marTop w:val="0"/>
                      <w:marBottom w:val="0"/>
                      <w:divBdr>
                        <w:top w:val="none" w:sz="0" w:space="0" w:color="auto"/>
                        <w:left w:val="none" w:sz="0" w:space="0" w:color="auto"/>
                        <w:bottom w:val="none" w:sz="0" w:space="0" w:color="auto"/>
                        <w:right w:val="none" w:sz="0" w:space="0" w:color="auto"/>
                      </w:divBdr>
                    </w:div>
                    <w:div w:id="898781948">
                      <w:marLeft w:val="0"/>
                      <w:marRight w:val="0"/>
                      <w:marTop w:val="0"/>
                      <w:marBottom w:val="0"/>
                      <w:divBdr>
                        <w:top w:val="none" w:sz="0" w:space="0" w:color="auto"/>
                        <w:left w:val="none" w:sz="0" w:space="0" w:color="auto"/>
                        <w:bottom w:val="none" w:sz="0" w:space="0" w:color="auto"/>
                        <w:right w:val="none" w:sz="0" w:space="0" w:color="auto"/>
                      </w:divBdr>
                    </w:div>
                    <w:div w:id="804391105">
                      <w:marLeft w:val="0"/>
                      <w:marRight w:val="0"/>
                      <w:marTop w:val="0"/>
                      <w:marBottom w:val="0"/>
                      <w:divBdr>
                        <w:top w:val="none" w:sz="0" w:space="0" w:color="auto"/>
                        <w:left w:val="none" w:sz="0" w:space="0" w:color="auto"/>
                        <w:bottom w:val="none" w:sz="0" w:space="0" w:color="auto"/>
                        <w:right w:val="none" w:sz="0" w:space="0" w:color="auto"/>
                      </w:divBdr>
                    </w:div>
                    <w:div w:id="1537039772">
                      <w:marLeft w:val="0"/>
                      <w:marRight w:val="0"/>
                      <w:marTop w:val="0"/>
                      <w:marBottom w:val="0"/>
                      <w:divBdr>
                        <w:top w:val="none" w:sz="0" w:space="0" w:color="auto"/>
                        <w:left w:val="none" w:sz="0" w:space="0" w:color="auto"/>
                        <w:bottom w:val="none" w:sz="0" w:space="0" w:color="auto"/>
                        <w:right w:val="none" w:sz="0" w:space="0" w:color="auto"/>
                      </w:divBdr>
                    </w:div>
                    <w:div w:id="1453011357">
                      <w:marLeft w:val="0"/>
                      <w:marRight w:val="0"/>
                      <w:marTop w:val="0"/>
                      <w:marBottom w:val="0"/>
                      <w:divBdr>
                        <w:top w:val="none" w:sz="0" w:space="0" w:color="auto"/>
                        <w:left w:val="none" w:sz="0" w:space="0" w:color="auto"/>
                        <w:bottom w:val="none" w:sz="0" w:space="0" w:color="auto"/>
                        <w:right w:val="none" w:sz="0" w:space="0" w:color="auto"/>
                      </w:divBdr>
                    </w:div>
                    <w:div w:id="1635328257">
                      <w:marLeft w:val="0"/>
                      <w:marRight w:val="0"/>
                      <w:marTop w:val="0"/>
                      <w:marBottom w:val="0"/>
                      <w:divBdr>
                        <w:top w:val="none" w:sz="0" w:space="0" w:color="auto"/>
                        <w:left w:val="none" w:sz="0" w:space="0" w:color="auto"/>
                        <w:bottom w:val="none" w:sz="0" w:space="0" w:color="auto"/>
                        <w:right w:val="none" w:sz="0" w:space="0" w:color="auto"/>
                      </w:divBdr>
                    </w:div>
                    <w:div w:id="855386821">
                      <w:marLeft w:val="0"/>
                      <w:marRight w:val="0"/>
                      <w:marTop w:val="0"/>
                      <w:marBottom w:val="0"/>
                      <w:divBdr>
                        <w:top w:val="none" w:sz="0" w:space="0" w:color="auto"/>
                        <w:left w:val="none" w:sz="0" w:space="0" w:color="auto"/>
                        <w:bottom w:val="none" w:sz="0" w:space="0" w:color="auto"/>
                        <w:right w:val="none" w:sz="0" w:space="0" w:color="auto"/>
                      </w:divBdr>
                    </w:div>
                    <w:div w:id="1550068265">
                      <w:marLeft w:val="0"/>
                      <w:marRight w:val="0"/>
                      <w:marTop w:val="0"/>
                      <w:marBottom w:val="0"/>
                      <w:divBdr>
                        <w:top w:val="none" w:sz="0" w:space="0" w:color="auto"/>
                        <w:left w:val="none" w:sz="0" w:space="0" w:color="auto"/>
                        <w:bottom w:val="none" w:sz="0" w:space="0" w:color="auto"/>
                        <w:right w:val="none" w:sz="0" w:space="0" w:color="auto"/>
                      </w:divBdr>
                    </w:div>
                    <w:div w:id="1764758730">
                      <w:marLeft w:val="0"/>
                      <w:marRight w:val="0"/>
                      <w:marTop w:val="0"/>
                      <w:marBottom w:val="0"/>
                      <w:divBdr>
                        <w:top w:val="none" w:sz="0" w:space="0" w:color="auto"/>
                        <w:left w:val="none" w:sz="0" w:space="0" w:color="auto"/>
                        <w:bottom w:val="none" w:sz="0" w:space="0" w:color="auto"/>
                        <w:right w:val="none" w:sz="0" w:space="0" w:color="auto"/>
                      </w:divBdr>
                    </w:div>
                    <w:div w:id="214198472">
                      <w:marLeft w:val="0"/>
                      <w:marRight w:val="0"/>
                      <w:marTop w:val="0"/>
                      <w:marBottom w:val="0"/>
                      <w:divBdr>
                        <w:top w:val="none" w:sz="0" w:space="0" w:color="auto"/>
                        <w:left w:val="none" w:sz="0" w:space="0" w:color="auto"/>
                        <w:bottom w:val="none" w:sz="0" w:space="0" w:color="auto"/>
                        <w:right w:val="none" w:sz="0" w:space="0" w:color="auto"/>
                      </w:divBdr>
                    </w:div>
                    <w:div w:id="1754082093">
                      <w:marLeft w:val="0"/>
                      <w:marRight w:val="0"/>
                      <w:marTop w:val="0"/>
                      <w:marBottom w:val="0"/>
                      <w:divBdr>
                        <w:top w:val="none" w:sz="0" w:space="0" w:color="auto"/>
                        <w:left w:val="none" w:sz="0" w:space="0" w:color="auto"/>
                        <w:bottom w:val="none" w:sz="0" w:space="0" w:color="auto"/>
                        <w:right w:val="none" w:sz="0" w:space="0" w:color="auto"/>
                      </w:divBdr>
                    </w:div>
                    <w:div w:id="59132070">
                      <w:marLeft w:val="0"/>
                      <w:marRight w:val="0"/>
                      <w:marTop w:val="0"/>
                      <w:marBottom w:val="0"/>
                      <w:divBdr>
                        <w:top w:val="none" w:sz="0" w:space="0" w:color="auto"/>
                        <w:left w:val="none" w:sz="0" w:space="0" w:color="auto"/>
                        <w:bottom w:val="none" w:sz="0" w:space="0" w:color="auto"/>
                        <w:right w:val="none" w:sz="0" w:space="0" w:color="auto"/>
                      </w:divBdr>
                    </w:div>
                    <w:div w:id="684479246">
                      <w:marLeft w:val="0"/>
                      <w:marRight w:val="0"/>
                      <w:marTop w:val="0"/>
                      <w:marBottom w:val="0"/>
                      <w:divBdr>
                        <w:top w:val="none" w:sz="0" w:space="0" w:color="auto"/>
                        <w:left w:val="none" w:sz="0" w:space="0" w:color="auto"/>
                        <w:bottom w:val="none" w:sz="0" w:space="0" w:color="auto"/>
                        <w:right w:val="none" w:sz="0" w:space="0" w:color="auto"/>
                      </w:divBdr>
                    </w:div>
                    <w:div w:id="1500925868">
                      <w:marLeft w:val="0"/>
                      <w:marRight w:val="0"/>
                      <w:marTop w:val="0"/>
                      <w:marBottom w:val="0"/>
                      <w:divBdr>
                        <w:top w:val="none" w:sz="0" w:space="0" w:color="auto"/>
                        <w:left w:val="none" w:sz="0" w:space="0" w:color="auto"/>
                        <w:bottom w:val="none" w:sz="0" w:space="0" w:color="auto"/>
                        <w:right w:val="none" w:sz="0" w:space="0" w:color="auto"/>
                      </w:divBdr>
                    </w:div>
                    <w:div w:id="744377001">
                      <w:marLeft w:val="0"/>
                      <w:marRight w:val="0"/>
                      <w:marTop w:val="0"/>
                      <w:marBottom w:val="0"/>
                      <w:divBdr>
                        <w:top w:val="none" w:sz="0" w:space="0" w:color="auto"/>
                        <w:left w:val="none" w:sz="0" w:space="0" w:color="auto"/>
                        <w:bottom w:val="none" w:sz="0" w:space="0" w:color="auto"/>
                        <w:right w:val="none" w:sz="0" w:space="0" w:color="auto"/>
                      </w:divBdr>
                    </w:div>
                    <w:div w:id="1664894700">
                      <w:marLeft w:val="0"/>
                      <w:marRight w:val="0"/>
                      <w:marTop w:val="0"/>
                      <w:marBottom w:val="0"/>
                      <w:divBdr>
                        <w:top w:val="none" w:sz="0" w:space="0" w:color="auto"/>
                        <w:left w:val="none" w:sz="0" w:space="0" w:color="auto"/>
                        <w:bottom w:val="none" w:sz="0" w:space="0" w:color="auto"/>
                        <w:right w:val="none" w:sz="0" w:space="0" w:color="auto"/>
                      </w:divBdr>
                    </w:div>
                    <w:div w:id="1948074246">
                      <w:marLeft w:val="0"/>
                      <w:marRight w:val="0"/>
                      <w:marTop w:val="0"/>
                      <w:marBottom w:val="0"/>
                      <w:divBdr>
                        <w:top w:val="none" w:sz="0" w:space="0" w:color="auto"/>
                        <w:left w:val="none" w:sz="0" w:space="0" w:color="auto"/>
                        <w:bottom w:val="none" w:sz="0" w:space="0" w:color="auto"/>
                        <w:right w:val="none" w:sz="0" w:space="0" w:color="auto"/>
                      </w:divBdr>
                    </w:div>
                    <w:div w:id="283581280">
                      <w:marLeft w:val="0"/>
                      <w:marRight w:val="0"/>
                      <w:marTop w:val="0"/>
                      <w:marBottom w:val="0"/>
                      <w:divBdr>
                        <w:top w:val="none" w:sz="0" w:space="0" w:color="auto"/>
                        <w:left w:val="none" w:sz="0" w:space="0" w:color="auto"/>
                        <w:bottom w:val="none" w:sz="0" w:space="0" w:color="auto"/>
                        <w:right w:val="none" w:sz="0" w:space="0" w:color="auto"/>
                      </w:divBdr>
                    </w:div>
                    <w:div w:id="892081970">
                      <w:marLeft w:val="0"/>
                      <w:marRight w:val="0"/>
                      <w:marTop w:val="0"/>
                      <w:marBottom w:val="0"/>
                      <w:divBdr>
                        <w:top w:val="none" w:sz="0" w:space="0" w:color="auto"/>
                        <w:left w:val="none" w:sz="0" w:space="0" w:color="auto"/>
                        <w:bottom w:val="none" w:sz="0" w:space="0" w:color="auto"/>
                        <w:right w:val="none" w:sz="0" w:space="0" w:color="auto"/>
                      </w:divBdr>
                    </w:div>
                    <w:div w:id="1987320967">
                      <w:marLeft w:val="0"/>
                      <w:marRight w:val="0"/>
                      <w:marTop w:val="0"/>
                      <w:marBottom w:val="0"/>
                      <w:divBdr>
                        <w:top w:val="none" w:sz="0" w:space="0" w:color="auto"/>
                        <w:left w:val="none" w:sz="0" w:space="0" w:color="auto"/>
                        <w:bottom w:val="none" w:sz="0" w:space="0" w:color="auto"/>
                        <w:right w:val="none" w:sz="0" w:space="0" w:color="auto"/>
                      </w:divBdr>
                    </w:div>
                    <w:div w:id="1975333792">
                      <w:marLeft w:val="0"/>
                      <w:marRight w:val="0"/>
                      <w:marTop w:val="0"/>
                      <w:marBottom w:val="0"/>
                      <w:divBdr>
                        <w:top w:val="none" w:sz="0" w:space="0" w:color="auto"/>
                        <w:left w:val="none" w:sz="0" w:space="0" w:color="auto"/>
                        <w:bottom w:val="none" w:sz="0" w:space="0" w:color="auto"/>
                        <w:right w:val="none" w:sz="0" w:space="0" w:color="auto"/>
                      </w:divBdr>
                    </w:div>
                    <w:div w:id="688607786">
                      <w:marLeft w:val="0"/>
                      <w:marRight w:val="0"/>
                      <w:marTop w:val="0"/>
                      <w:marBottom w:val="0"/>
                      <w:divBdr>
                        <w:top w:val="none" w:sz="0" w:space="0" w:color="auto"/>
                        <w:left w:val="none" w:sz="0" w:space="0" w:color="auto"/>
                        <w:bottom w:val="none" w:sz="0" w:space="0" w:color="auto"/>
                        <w:right w:val="none" w:sz="0" w:space="0" w:color="auto"/>
                      </w:divBdr>
                    </w:div>
                    <w:div w:id="938827862">
                      <w:marLeft w:val="0"/>
                      <w:marRight w:val="0"/>
                      <w:marTop w:val="0"/>
                      <w:marBottom w:val="0"/>
                      <w:divBdr>
                        <w:top w:val="none" w:sz="0" w:space="0" w:color="auto"/>
                        <w:left w:val="none" w:sz="0" w:space="0" w:color="auto"/>
                        <w:bottom w:val="none" w:sz="0" w:space="0" w:color="auto"/>
                        <w:right w:val="none" w:sz="0" w:space="0" w:color="auto"/>
                      </w:divBdr>
                    </w:div>
                    <w:div w:id="1579710565">
                      <w:marLeft w:val="0"/>
                      <w:marRight w:val="0"/>
                      <w:marTop w:val="0"/>
                      <w:marBottom w:val="0"/>
                      <w:divBdr>
                        <w:top w:val="none" w:sz="0" w:space="0" w:color="auto"/>
                        <w:left w:val="none" w:sz="0" w:space="0" w:color="auto"/>
                        <w:bottom w:val="none" w:sz="0" w:space="0" w:color="auto"/>
                        <w:right w:val="none" w:sz="0" w:space="0" w:color="auto"/>
                      </w:divBdr>
                    </w:div>
                    <w:div w:id="1417048369">
                      <w:marLeft w:val="0"/>
                      <w:marRight w:val="0"/>
                      <w:marTop w:val="0"/>
                      <w:marBottom w:val="0"/>
                      <w:divBdr>
                        <w:top w:val="none" w:sz="0" w:space="0" w:color="auto"/>
                        <w:left w:val="none" w:sz="0" w:space="0" w:color="auto"/>
                        <w:bottom w:val="none" w:sz="0" w:space="0" w:color="auto"/>
                        <w:right w:val="none" w:sz="0" w:space="0" w:color="auto"/>
                      </w:divBdr>
                    </w:div>
                    <w:div w:id="256601852">
                      <w:marLeft w:val="0"/>
                      <w:marRight w:val="0"/>
                      <w:marTop w:val="0"/>
                      <w:marBottom w:val="0"/>
                      <w:divBdr>
                        <w:top w:val="none" w:sz="0" w:space="0" w:color="auto"/>
                        <w:left w:val="none" w:sz="0" w:space="0" w:color="auto"/>
                        <w:bottom w:val="none" w:sz="0" w:space="0" w:color="auto"/>
                        <w:right w:val="none" w:sz="0" w:space="0" w:color="auto"/>
                      </w:divBdr>
                    </w:div>
                    <w:div w:id="1755666229">
                      <w:marLeft w:val="0"/>
                      <w:marRight w:val="0"/>
                      <w:marTop w:val="0"/>
                      <w:marBottom w:val="0"/>
                      <w:divBdr>
                        <w:top w:val="none" w:sz="0" w:space="0" w:color="auto"/>
                        <w:left w:val="none" w:sz="0" w:space="0" w:color="auto"/>
                        <w:bottom w:val="none" w:sz="0" w:space="0" w:color="auto"/>
                        <w:right w:val="none" w:sz="0" w:space="0" w:color="auto"/>
                      </w:divBdr>
                    </w:div>
                    <w:div w:id="859777204">
                      <w:marLeft w:val="0"/>
                      <w:marRight w:val="0"/>
                      <w:marTop w:val="0"/>
                      <w:marBottom w:val="0"/>
                      <w:divBdr>
                        <w:top w:val="none" w:sz="0" w:space="0" w:color="auto"/>
                        <w:left w:val="none" w:sz="0" w:space="0" w:color="auto"/>
                        <w:bottom w:val="none" w:sz="0" w:space="0" w:color="auto"/>
                        <w:right w:val="none" w:sz="0" w:space="0" w:color="auto"/>
                      </w:divBdr>
                    </w:div>
                    <w:div w:id="406995644">
                      <w:marLeft w:val="0"/>
                      <w:marRight w:val="0"/>
                      <w:marTop w:val="0"/>
                      <w:marBottom w:val="0"/>
                      <w:divBdr>
                        <w:top w:val="none" w:sz="0" w:space="0" w:color="auto"/>
                        <w:left w:val="none" w:sz="0" w:space="0" w:color="auto"/>
                        <w:bottom w:val="none" w:sz="0" w:space="0" w:color="auto"/>
                        <w:right w:val="none" w:sz="0" w:space="0" w:color="auto"/>
                      </w:divBdr>
                    </w:div>
                    <w:div w:id="1097678737">
                      <w:marLeft w:val="0"/>
                      <w:marRight w:val="0"/>
                      <w:marTop w:val="0"/>
                      <w:marBottom w:val="0"/>
                      <w:divBdr>
                        <w:top w:val="none" w:sz="0" w:space="0" w:color="auto"/>
                        <w:left w:val="none" w:sz="0" w:space="0" w:color="auto"/>
                        <w:bottom w:val="none" w:sz="0" w:space="0" w:color="auto"/>
                        <w:right w:val="none" w:sz="0" w:space="0" w:color="auto"/>
                      </w:divBdr>
                    </w:div>
                    <w:div w:id="933712659">
                      <w:marLeft w:val="0"/>
                      <w:marRight w:val="0"/>
                      <w:marTop w:val="0"/>
                      <w:marBottom w:val="0"/>
                      <w:divBdr>
                        <w:top w:val="none" w:sz="0" w:space="0" w:color="auto"/>
                        <w:left w:val="none" w:sz="0" w:space="0" w:color="auto"/>
                        <w:bottom w:val="none" w:sz="0" w:space="0" w:color="auto"/>
                        <w:right w:val="none" w:sz="0" w:space="0" w:color="auto"/>
                      </w:divBdr>
                    </w:div>
                    <w:div w:id="253368022">
                      <w:marLeft w:val="0"/>
                      <w:marRight w:val="0"/>
                      <w:marTop w:val="0"/>
                      <w:marBottom w:val="0"/>
                      <w:divBdr>
                        <w:top w:val="none" w:sz="0" w:space="0" w:color="auto"/>
                        <w:left w:val="none" w:sz="0" w:space="0" w:color="auto"/>
                        <w:bottom w:val="none" w:sz="0" w:space="0" w:color="auto"/>
                        <w:right w:val="none" w:sz="0" w:space="0" w:color="auto"/>
                      </w:divBdr>
                    </w:div>
                    <w:div w:id="278876284">
                      <w:marLeft w:val="0"/>
                      <w:marRight w:val="0"/>
                      <w:marTop w:val="0"/>
                      <w:marBottom w:val="0"/>
                      <w:divBdr>
                        <w:top w:val="none" w:sz="0" w:space="0" w:color="auto"/>
                        <w:left w:val="none" w:sz="0" w:space="0" w:color="auto"/>
                        <w:bottom w:val="none" w:sz="0" w:space="0" w:color="auto"/>
                        <w:right w:val="none" w:sz="0" w:space="0" w:color="auto"/>
                      </w:divBdr>
                    </w:div>
                    <w:div w:id="1307931835">
                      <w:marLeft w:val="0"/>
                      <w:marRight w:val="0"/>
                      <w:marTop w:val="0"/>
                      <w:marBottom w:val="0"/>
                      <w:divBdr>
                        <w:top w:val="none" w:sz="0" w:space="0" w:color="auto"/>
                        <w:left w:val="none" w:sz="0" w:space="0" w:color="auto"/>
                        <w:bottom w:val="none" w:sz="0" w:space="0" w:color="auto"/>
                        <w:right w:val="none" w:sz="0" w:space="0" w:color="auto"/>
                      </w:divBdr>
                    </w:div>
                    <w:div w:id="1177577258">
                      <w:marLeft w:val="0"/>
                      <w:marRight w:val="0"/>
                      <w:marTop w:val="0"/>
                      <w:marBottom w:val="0"/>
                      <w:divBdr>
                        <w:top w:val="none" w:sz="0" w:space="0" w:color="auto"/>
                        <w:left w:val="none" w:sz="0" w:space="0" w:color="auto"/>
                        <w:bottom w:val="none" w:sz="0" w:space="0" w:color="auto"/>
                        <w:right w:val="none" w:sz="0" w:space="0" w:color="auto"/>
                      </w:divBdr>
                    </w:div>
                    <w:div w:id="1281297305">
                      <w:marLeft w:val="0"/>
                      <w:marRight w:val="0"/>
                      <w:marTop w:val="0"/>
                      <w:marBottom w:val="0"/>
                      <w:divBdr>
                        <w:top w:val="none" w:sz="0" w:space="0" w:color="auto"/>
                        <w:left w:val="none" w:sz="0" w:space="0" w:color="auto"/>
                        <w:bottom w:val="none" w:sz="0" w:space="0" w:color="auto"/>
                        <w:right w:val="none" w:sz="0" w:space="0" w:color="auto"/>
                      </w:divBdr>
                    </w:div>
                    <w:div w:id="8724909">
                      <w:marLeft w:val="0"/>
                      <w:marRight w:val="0"/>
                      <w:marTop w:val="0"/>
                      <w:marBottom w:val="0"/>
                      <w:divBdr>
                        <w:top w:val="none" w:sz="0" w:space="0" w:color="auto"/>
                        <w:left w:val="none" w:sz="0" w:space="0" w:color="auto"/>
                        <w:bottom w:val="none" w:sz="0" w:space="0" w:color="auto"/>
                        <w:right w:val="none" w:sz="0" w:space="0" w:color="auto"/>
                      </w:divBdr>
                    </w:div>
                    <w:div w:id="38209211">
                      <w:marLeft w:val="0"/>
                      <w:marRight w:val="0"/>
                      <w:marTop w:val="0"/>
                      <w:marBottom w:val="0"/>
                      <w:divBdr>
                        <w:top w:val="none" w:sz="0" w:space="0" w:color="auto"/>
                        <w:left w:val="none" w:sz="0" w:space="0" w:color="auto"/>
                        <w:bottom w:val="none" w:sz="0" w:space="0" w:color="auto"/>
                        <w:right w:val="none" w:sz="0" w:space="0" w:color="auto"/>
                      </w:divBdr>
                    </w:div>
                    <w:div w:id="875233957">
                      <w:marLeft w:val="0"/>
                      <w:marRight w:val="0"/>
                      <w:marTop w:val="0"/>
                      <w:marBottom w:val="0"/>
                      <w:divBdr>
                        <w:top w:val="none" w:sz="0" w:space="0" w:color="auto"/>
                        <w:left w:val="none" w:sz="0" w:space="0" w:color="auto"/>
                        <w:bottom w:val="none" w:sz="0" w:space="0" w:color="auto"/>
                        <w:right w:val="none" w:sz="0" w:space="0" w:color="auto"/>
                      </w:divBdr>
                    </w:div>
                    <w:div w:id="116029139">
                      <w:marLeft w:val="0"/>
                      <w:marRight w:val="0"/>
                      <w:marTop w:val="0"/>
                      <w:marBottom w:val="0"/>
                      <w:divBdr>
                        <w:top w:val="none" w:sz="0" w:space="0" w:color="auto"/>
                        <w:left w:val="none" w:sz="0" w:space="0" w:color="auto"/>
                        <w:bottom w:val="none" w:sz="0" w:space="0" w:color="auto"/>
                        <w:right w:val="none" w:sz="0" w:space="0" w:color="auto"/>
                      </w:divBdr>
                    </w:div>
                    <w:div w:id="994183870">
                      <w:marLeft w:val="0"/>
                      <w:marRight w:val="0"/>
                      <w:marTop w:val="0"/>
                      <w:marBottom w:val="0"/>
                      <w:divBdr>
                        <w:top w:val="none" w:sz="0" w:space="0" w:color="auto"/>
                        <w:left w:val="none" w:sz="0" w:space="0" w:color="auto"/>
                        <w:bottom w:val="none" w:sz="0" w:space="0" w:color="auto"/>
                        <w:right w:val="none" w:sz="0" w:space="0" w:color="auto"/>
                      </w:divBdr>
                    </w:div>
                    <w:div w:id="635449991">
                      <w:marLeft w:val="0"/>
                      <w:marRight w:val="0"/>
                      <w:marTop w:val="0"/>
                      <w:marBottom w:val="0"/>
                      <w:divBdr>
                        <w:top w:val="none" w:sz="0" w:space="0" w:color="auto"/>
                        <w:left w:val="none" w:sz="0" w:space="0" w:color="auto"/>
                        <w:bottom w:val="none" w:sz="0" w:space="0" w:color="auto"/>
                        <w:right w:val="none" w:sz="0" w:space="0" w:color="auto"/>
                      </w:divBdr>
                    </w:div>
                    <w:div w:id="2143230198">
                      <w:marLeft w:val="0"/>
                      <w:marRight w:val="0"/>
                      <w:marTop w:val="0"/>
                      <w:marBottom w:val="0"/>
                      <w:divBdr>
                        <w:top w:val="none" w:sz="0" w:space="0" w:color="auto"/>
                        <w:left w:val="none" w:sz="0" w:space="0" w:color="auto"/>
                        <w:bottom w:val="none" w:sz="0" w:space="0" w:color="auto"/>
                        <w:right w:val="none" w:sz="0" w:space="0" w:color="auto"/>
                      </w:divBdr>
                    </w:div>
                    <w:div w:id="763066115">
                      <w:marLeft w:val="0"/>
                      <w:marRight w:val="0"/>
                      <w:marTop w:val="0"/>
                      <w:marBottom w:val="0"/>
                      <w:divBdr>
                        <w:top w:val="none" w:sz="0" w:space="0" w:color="auto"/>
                        <w:left w:val="none" w:sz="0" w:space="0" w:color="auto"/>
                        <w:bottom w:val="none" w:sz="0" w:space="0" w:color="auto"/>
                        <w:right w:val="none" w:sz="0" w:space="0" w:color="auto"/>
                      </w:divBdr>
                    </w:div>
                    <w:div w:id="1644699798">
                      <w:marLeft w:val="0"/>
                      <w:marRight w:val="0"/>
                      <w:marTop w:val="0"/>
                      <w:marBottom w:val="0"/>
                      <w:divBdr>
                        <w:top w:val="none" w:sz="0" w:space="0" w:color="auto"/>
                        <w:left w:val="none" w:sz="0" w:space="0" w:color="auto"/>
                        <w:bottom w:val="none" w:sz="0" w:space="0" w:color="auto"/>
                        <w:right w:val="none" w:sz="0" w:space="0" w:color="auto"/>
                      </w:divBdr>
                    </w:div>
                    <w:div w:id="752355509">
                      <w:marLeft w:val="0"/>
                      <w:marRight w:val="0"/>
                      <w:marTop w:val="0"/>
                      <w:marBottom w:val="0"/>
                      <w:divBdr>
                        <w:top w:val="none" w:sz="0" w:space="0" w:color="auto"/>
                        <w:left w:val="none" w:sz="0" w:space="0" w:color="auto"/>
                        <w:bottom w:val="none" w:sz="0" w:space="0" w:color="auto"/>
                        <w:right w:val="none" w:sz="0" w:space="0" w:color="auto"/>
                      </w:divBdr>
                    </w:div>
                    <w:div w:id="208226196">
                      <w:marLeft w:val="0"/>
                      <w:marRight w:val="0"/>
                      <w:marTop w:val="0"/>
                      <w:marBottom w:val="0"/>
                      <w:divBdr>
                        <w:top w:val="none" w:sz="0" w:space="0" w:color="auto"/>
                        <w:left w:val="none" w:sz="0" w:space="0" w:color="auto"/>
                        <w:bottom w:val="none" w:sz="0" w:space="0" w:color="auto"/>
                        <w:right w:val="none" w:sz="0" w:space="0" w:color="auto"/>
                      </w:divBdr>
                    </w:div>
                    <w:div w:id="623341884">
                      <w:marLeft w:val="0"/>
                      <w:marRight w:val="0"/>
                      <w:marTop w:val="0"/>
                      <w:marBottom w:val="0"/>
                      <w:divBdr>
                        <w:top w:val="none" w:sz="0" w:space="0" w:color="auto"/>
                        <w:left w:val="none" w:sz="0" w:space="0" w:color="auto"/>
                        <w:bottom w:val="none" w:sz="0" w:space="0" w:color="auto"/>
                        <w:right w:val="none" w:sz="0" w:space="0" w:color="auto"/>
                      </w:divBdr>
                    </w:div>
                    <w:div w:id="914902549">
                      <w:marLeft w:val="0"/>
                      <w:marRight w:val="0"/>
                      <w:marTop w:val="0"/>
                      <w:marBottom w:val="0"/>
                      <w:divBdr>
                        <w:top w:val="none" w:sz="0" w:space="0" w:color="auto"/>
                        <w:left w:val="none" w:sz="0" w:space="0" w:color="auto"/>
                        <w:bottom w:val="none" w:sz="0" w:space="0" w:color="auto"/>
                        <w:right w:val="none" w:sz="0" w:space="0" w:color="auto"/>
                      </w:divBdr>
                    </w:div>
                    <w:div w:id="180896979">
                      <w:marLeft w:val="0"/>
                      <w:marRight w:val="0"/>
                      <w:marTop w:val="0"/>
                      <w:marBottom w:val="0"/>
                      <w:divBdr>
                        <w:top w:val="none" w:sz="0" w:space="0" w:color="auto"/>
                        <w:left w:val="none" w:sz="0" w:space="0" w:color="auto"/>
                        <w:bottom w:val="none" w:sz="0" w:space="0" w:color="auto"/>
                        <w:right w:val="none" w:sz="0" w:space="0" w:color="auto"/>
                      </w:divBdr>
                    </w:div>
                    <w:div w:id="1801528446">
                      <w:marLeft w:val="0"/>
                      <w:marRight w:val="0"/>
                      <w:marTop w:val="0"/>
                      <w:marBottom w:val="0"/>
                      <w:divBdr>
                        <w:top w:val="none" w:sz="0" w:space="0" w:color="auto"/>
                        <w:left w:val="none" w:sz="0" w:space="0" w:color="auto"/>
                        <w:bottom w:val="none" w:sz="0" w:space="0" w:color="auto"/>
                        <w:right w:val="none" w:sz="0" w:space="0" w:color="auto"/>
                      </w:divBdr>
                    </w:div>
                    <w:div w:id="2083016478">
                      <w:marLeft w:val="0"/>
                      <w:marRight w:val="0"/>
                      <w:marTop w:val="0"/>
                      <w:marBottom w:val="0"/>
                      <w:divBdr>
                        <w:top w:val="none" w:sz="0" w:space="0" w:color="auto"/>
                        <w:left w:val="none" w:sz="0" w:space="0" w:color="auto"/>
                        <w:bottom w:val="none" w:sz="0" w:space="0" w:color="auto"/>
                        <w:right w:val="none" w:sz="0" w:space="0" w:color="auto"/>
                      </w:divBdr>
                    </w:div>
                    <w:div w:id="1281567232">
                      <w:marLeft w:val="0"/>
                      <w:marRight w:val="0"/>
                      <w:marTop w:val="0"/>
                      <w:marBottom w:val="0"/>
                      <w:divBdr>
                        <w:top w:val="none" w:sz="0" w:space="0" w:color="auto"/>
                        <w:left w:val="none" w:sz="0" w:space="0" w:color="auto"/>
                        <w:bottom w:val="none" w:sz="0" w:space="0" w:color="auto"/>
                        <w:right w:val="none" w:sz="0" w:space="0" w:color="auto"/>
                      </w:divBdr>
                    </w:div>
                    <w:div w:id="1144199376">
                      <w:marLeft w:val="0"/>
                      <w:marRight w:val="0"/>
                      <w:marTop w:val="0"/>
                      <w:marBottom w:val="0"/>
                      <w:divBdr>
                        <w:top w:val="none" w:sz="0" w:space="0" w:color="auto"/>
                        <w:left w:val="none" w:sz="0" w:space="0" w:color="auto"/>
                        <w:bottom w:val="none" w:sz="0" w:space="0" w:color="auto"/>
                        <w:right w:val="none" w:sz="0" w:space="0" w:color="auto"/>
                      </w:divBdr>
                    </w:div>
                    <w:div w:id="2104760852">
                      <w:marLeft w:val="0"/>
                      <w:marRight w:val="0"/>
                      <w:marTop w:val="0"/>
                      <w:marBottom w:val="0"/>
                      <w:divBdr>
                        <w:top w:val="none" w:sz="0" w:space="0" w:color="auto"/>
                        <w:left w:val="none" w:sz="0" w:space="0" w:color="auto"/>
                        <w:bottom w:val="none" w:sz="0" w:space="0" w:color="auto"/>
                        <w:right w:val="none" w:sz="0" w:space="0" w:color="auto"/>
                      </w:divBdr>
                    </w:div>
                    <w:div w:id="141629725">
                      <w:marLeft w:val="0"/>
                      <w:marRight w:val="0"/>
                      <w:marTop w:val="0"/>
                      <w:marBottom w:val="0"/>
                      <w:divBdr>
                        <w:top w:val="none" w:sz="0" w:space="0" w:color="auto"/>
                        <w:left w:val="none" w:sz="0" w:space="0" w:color="auto"/>
                        <w:bottom w:val="none" w:sz="0" w:space="0" w:color="auto"/>
                        <w:right w:val="none" w:sz="0" w:space="0" w:color="auto"/>
                      </w:divBdr>
                    </w:div>
                    <w:div w:id="1998722320">
                      <w:marLeft w:val="0"/>
                      <w:marRight w:val="0"/>
                      <w:marTop w:val="0"/>
                      <w:marBottom w:val="0"/>
                      <w:divBdr>
                        <w:top w:val="none" w:sz="0" w:space="0" w:color="auto"/>
                        <w:left w:val="none" w:sz="0" w:space="0" w:color="auto"/>
                        <w:bottom w:val="none" w:sz="0" w:space="0" w:color="auto"/>
                        <w:right w:val="none" w:sz="0" w:space="0" w:color="auto"/>
                      </w:divBdr>
                    </w:div>
                    <w:div w:id="484856614">
                      <w:marLeft w:val="0"/>
                      <w:marRight w:val="0"/>
                      <w:marTop w:val="0"/>
                      <w:marBottom w:val="0"/>
                      <w:divBdr>
                        <w:top w:val="none" w:sz="0" w:space="0" w:color="auto"/>
                        <w:left w:val="none" w:sz="0" w:space="0" w:color="auto"/>
                        <w:bottom w:val="none" w:sz="0" w:space="0" w:color="auto"/>
                        <w:right w:val="none" w:sz="0" w:space="0" w:color="auto"/>
                      </w:divBdr>
                    </w:div>
                    <w:div w:id="72090985">
                      <w:marLeft w:val="0"/>
                      <w:marRight w:val="0"/>
                      <w:marTop w:val="0"/>
                      <w:marBottom w:val="0"/>
                      <w:divBdr>
                        <w:top w:val="none" w:sz="0" w:space="0" w:color="auto"/>
                        <w:left w:val="none" w:sz="0" w:space="0" w:color="auto"/>
                        <w:bottom w:val="none" w:sz="0" w:space="0" w:color="auto"/>
                        <w:right w:val="none" w:sz="0" w:space="0" w:color="auto"/>
                      </w:divBdr>
                    </w:div>
                    <w:div w:id="548879490">
                      <w:marLeft w:val="0"/>
                      <w:marRight w:val="0"/>
                      <w:marTop w:val="0"/>
                      <w:marBottom w:val="0"/>
                      <w:divBdr>
                        <w:top w:val="none" w:sz="0" w:space="0" w:color="auto"/>
                        <w:left w:val="none" w:sz="0" w:space="0" w:color="auto"/>
                        <w:bottom w:val="none" w:sz="0" w:space="0" w:color="auto"/>
                        <w:right w:val="none" w:sz="0" w:space="0" w:color="auto"/>
                      </w:divBdr>
                    </w:div>
                    <w:div w:id="1938441368">
                      <w:marLeft w:val="0"/>
                      <w:marRight w:val="0"/>
                      <w:marTop w:val="0"/>
                      <w:marBottom w:val="0"/>
                      <w:divBdr>
                        <w:top w:val="none" w:sz="0" w:space="0" w:color="auto"/>
                        <w:left w:val="none" w:sz="0" w:space="0" w:color="auto"/>
                        <w:bottom w:val="none" w:sz="0" w:space="0" w:color="auto"/>
                        <w:right w:val="none" w:sz="0" w:space="0" w:color="auto"/>
                      </w:divBdr>
                    </w:div>
                    <w:div w:id="586967048">
                      <w:marLeft w:val="0"/>
                      <w:marRight w:val="0"/>
                      <w:marTop w:val="0"/>
                      <w:marBottom w:val="0"/>
                      <w:divBdr>
                        <w:top w:val="none" w:sz="0" w:space="0" w:color="auto"/>
                        <w:left w:val="none" w:sz="0" w:space="0" w:color="auto"/>
                        <w:bottom w:val="none" w:sz="0" w:space="0" w:color="auto"/>
                        <w:right w:val="none" w:sz="0" w:space="0" w:color="auto"/>
                      </w:divBdr>
                    </w:div>
                    <w:div w:id="602614265">
                      <w:marLeft w:val="0"/>
                      <w:marRight w:val="0"/>
                      <w:marTop w:val="0"/>
                      <w:marBottom w:val="0"/>
                      <w:divBdr>
                        <w:top w:val="none" w:sz="0" w:space="0" w:color="auto"/>
                        <w:left w:val="none" w:sz="0" w:space="0" w:color="auto"/>
                        <w:bottom w:val="none" w:sz="0" w:space="0" w:color="auto"/>
                        <w:right w:val="none" w:sz="0" w:space="0" w:color="auto"/>
                      </w:divBdr>
                    </w:div>
                    <w:div w:id="1473670097">
                      <w:marLeft w:val="0"/>
                      <w:marRight w:val="0"/>
                      <w:marTop w:val="0"/>
                      <w:marBottom w:val="0"/>
                      <w:divBdr>
                        <w:top w:val="none" w:sz="0" w:space="0" w:color="auto"/>
                        <w:left w:val="none" w:sz="0" w:space="0" w:color="auto"/>
                        <w:bottom w:val="none" w:sz="0" w:space="0" w:color="auto"/>
                        <w:right w:val="none" w:sz="0" w:space="0" w:color="auto"/>
                      </w:divBdr>
                    </w:div>
                    <w:div w:id="1612400691">
                      <w:marLeft w:val="0"/>
                      <w:marRight w:val="0"/>
                      <w:marTop w:val="0"/>
                      <w:marBottom w:val="0"/>
                      <w:divBdr>
                        <w:top w:val="none" w:sz="0" w:space="0" w:color="auto"/>
                        <w:left w:val="none" w:sz="0" w:space="0" w:color="auto"/>
                        <w:bottom w:val="none" w:sz="0" w:space="0" w:color="auto"/>
                        <w:right w:val="none" w:sz="0" w:space="0" w:color="auto"/>
                      </w:divBdr>
                    </w:div>
                    <w:div w:id="1653824923">
                      <w:marLeft w:val="0"/>
                      <w:marRight w:val="0"/>
                      <w:marTop w:val="0"/>
                      <w:marBottom w:val="0"/>
                      <w:divBdr>
                        <w:top w:val="none" w:sz="0" w:space="0" w:color="auto"/>
                        <w:left w:val="none" w:sz="0" w:space="0" w:color="auto"/>
                        <w:bottom w:val="none" w:sz="0" w:space="0" w:color="auto"/>
                        <w:right w:val="none" w:sz="0" w:space="0" w:color="auto"/>
                      </w:divBdr>
                    </w:div>
                    <w:div w:id="828712680">
                      <w:marLeft w:val="0"/>
                      <w:marRight w:val="0"/>
                      <w:marTop w:val="0"/>
                      <w:marBottom w:val="0"/>
                      <w:divBdr>
                        <w:top w:val="none" w:sz="0" w:space="0" w:color="auto"/>
                        <w:left w:val="none" w:sz="0" w:space="0" w:color="auto"/>
                        <w:bottom w:val="none" w:sz="0" w:space="0" w:color="auto"/>
                        <w:right w:val="none" w:sz="0" w:space="0" w:color="auto"/>
                      </w:divBdr>
                    </w:div>
                    <w:div w:id="564609952">
                      <w:marLeft w:val="0"/>
                      <w:marRight w:val="0"/>
                      <w:marTop w:val="0"/>
                      <w:marBottom w:val="0"/>
                      <w:divBdr>
                        <w:top w:val="none" w:sz="0" w:space="0" w:color="auto"/>
                        <w:left w:val="none" w:sz="0" w:space="0" w:color="auto"/>
                        <w:bottom w:val="none" w:sz="0" w:space="0" w:color="auto"/>
                        <w:right w:val="none" w:sz="0" w:space="0" w:color="auto"/>
                      </w:divBdr>
                    </w:div>
                    <w:div w:id="1527479630">
                      <w:marLeft w:val="0"/>
                      <w:marRight w:val="0"/>
                      <w:marTop w:val="0"/>
                      <w:marBottom w:val="0"/>
                      <w:divBdr>
                        <w:top w:val="none" w:sz="0" w:space="0" w:color="auto"/>
                        <w:left w:val="none" w:sz="0" w:space="0" w:color="auto"/>
                        <w:bottom w:val="none" w:sz="0" w:space="0" w:color="auto"/>
                        <w:right w:val="none" w:sz="0" w:space="0" w:color="auto"/>
                      </w:divBdr>
                    </w:div>
                    <w:div w:id="1147285258">
                      <w:marLeft w:val="0"/>
                      <w:marRight w:val="0"/>
                      <w:marTop w:val="0"/>
                      <w:marBottom w:val="0"/>
                      <w:divBdr>
                        <w:top w:val="none" w:sz="0" w:space="0" w:color="auto"/>
                        <w:left w:val="none" w:sz="0" w:space="0" w:color="auto"/>
                        <w:bottom w:val="none" w:sz="0" w:space="0" w:color="auto"/>
                        <w:right w:val="none" w:sz="0" w:space="0" w:color="auto"/>
                      </w:divBdr>
                    </w:div>
                    <w:div w:id="676419520">
                      <w:marLeft w:val="0"/>
                      <w:marRight w:val="0"/>
                      <w:marTop w:val="0"/>
                      <w:marBottom w:val="0"/>
                      <w:divBdr>
                        <w:top w:val="none" w:sz="0" w:space="0" w:color="auto"/>
                        <w:left w:val="none" w:sz="0" w:space="0" w:color="auto"/>
                        <w:bottom w:val="none" w:sz="0" w:space="0" w:color="auto"/>
                        <w:right w:val="none" w:sz="0" w:space="0" w:color="auto"/>
                      </w:divBdr>
                    </w:div>
                    <w:div w:id="237328081">
                      <w:marLeft w:val="0"/>
                      <w:marRight w:val="0"/>
                      <w:marTop w:val="0"/>
                      <w:marBottom w:val="0"/>
                      <w:divBdr>
                        <w:top w:val="none" w:sz="0" w:space="0" w:color="auto"/>
                        <w:left w:val="none" w:sz="0" w:space="0" w:color="auto"/>
                        <w:bottom w:val="none" w:sz="0" w:space="0" w:color="auto"/>
                        <w:right w:val="none" w:sz="0" w:space="0" w:color="auto"/>
                      </w:divBdr>
                    </w:div>
                    <w:div w:id="739986501">
                      <w:marLeft w:val="0"/>
                      <w:marRight w:val="0"/>
                      <w:marTop w:val="0"/>
                      <w:marBottom w:val="0"/>
                      <w:divBdr>
                        <w:top w:val="none" w:sz="0" w:space="0" w:color="auto"/>
                        <w:left w:val="none" w:sz="0" w:space="0" w:color="auto"/>
                        <w:bottom w:val="none" w:sz="0" w:space="0" w:color="auto"/>
                        <w:right w:val="none" w:sz="0" w:space="0" w:color="auto"/>
                      </w:divBdr>
                    </w:div>
                    <w:div w:id="598567354">
                      <w:marLeft w:val="0"/>
                      <w:marRight w:val="0"/>
                      <w:marTop w:val="0"/>
                      <w:marBottom w:val="0"/>
                      <w:divBdr>
                        <w:top w:val="none" w:sz="0" w:space="0" w:color="auto"/>
                        <w:left w:val="none" w:sz="0" w:space="0" w:color="auto"/>
                        <w:bottom w:val="none" w:sz="0" w:space="0" w:color="auto"/>
                        <w:right w:val="none" w:sz="0" w:space="0" w:color="auto"/>
                      </w:divBdr>
                    </w:div>
                    <w:div w:id="718939837">
                      <w:marLeft w:val="0"/>
                      <w:marRight w:val="0"/>
                      <w:marTop w:val="0"/>
                      <w:marBottom w:val="0"/>
                      <w:divBdr>
                        <w:top w:val="none" w:sz="0" w:space="0" w:color="auto"/>
                        <w:left w:val="none" w:sz="0" w:space="0" w:color="auto"/>
                        <w:bottom w:val="none" w:sz="0" w:space="0" w:color="auto"/>
                        <w:right w:val="none" w:sz="0" w:space="0" w:color="auto"/>
                      </w:divBdr>
                    </w:div>
                    <w:div w:id="1085103065">
                      <w:marLeft w:val="0"/>
                      <w:marRight w:val="0"/>
                      <w:marTop w:val="0"/>
                      <w:marBottom w:val="0"/>
                      <w:divBdr>
                        <w:top w:val="none" w:sz="0" w:space="0" w:color="auto"/>
                        <w:left w:val="none" w:sz="0" w:space="0" w:color="auto"/>
                        <w:bottom w:val="none" w:sz="0" w:space="0" w:color="auto"/>
                        <w:right w:val="none" w:sz="0" w:space="0" w:color="auto"/>
                      </w:divBdr>
                    </w:div>
                    <w:div w:id="690187598">
                      <w:marLeft w:val="0"/>
                      <w:marRight w:val="0"/>
                      <w:marTop w:val="0"/>
                      <w:marBottom w:val="0"/>
                      <w:divBdr>
                        <w:top w:val="none" w:sz="0" w:space="0" w:color="auto"/>
                        <w:left w:val="none" w:sz="0" w:space="0" w:color="auto"/>
                        <w:bottom w:val="none" w:sz="0" w:space="0" w:color="auto"/>
                        <w:right w:val="none" w:sz="0" w:space="0" w:color="auto"/>
                      </w:divBdr>
                    </w:div>
                    <w:div w:id="1737631933">
                      <w:marLeft w:val="0"/>
                      <w:marRight w:val="0"/>
                      <w:marTop w:val="0"/>
                      <w:marBottom w:val="0"/>
                      <w:divBdr>
                        <w:top w:val="none" w:sz="0" w:space="0" w:color="auto"/>
                        <w:left w:val="none" w:sz="0" w:space="0" w:color="auto"/>
                        <w:bottom w:val="none" w:sz="0" w:space="0" w:color="auto"/>
                        <w:right w:val="none" w:sz="0" w:space="0" w:color="auto"/>
                      </w:divBdr>
                    </w:div>
                    <w:div w:id="1555311863">
                      <w:marLeft w:val="0"/>
                      <w:marRight w:val="0"/>
                      <w:marTop w:val="0"/>
                      <w:marBottom w:val="0"/>
                      <w:divBdr>
                        <w:top w:val="none" w:sz="0" w:space="0" w:color="auto"/>
                        <w:left w:val="none" w:sz="0" w:space="0" w:color="auto"/>
                        <w:bottom w:val="none" w:sz="0" w:space="0" w:color="auto"/>
                        <w:right w:val="none" w:sz="0" w:space="0" w:color="auto"/>
                      </w:divBdr>
                    </w:div>
                    <w:div w:id="164056696">
                      <w:marLeft w:val="0"/>
                      <w:marRight w:val="0"/>
                      <w:marTop w:val="0"/>
                      <w:marBottom w:val="0"/>
                      <w:divBdr>
                        <w:top w:val="none" w:sz="0" w:space="0" w:color="auto"/>
                        <w:left w:val="none" w:sz="0" w:space="0" w:color="auto"/>
                        <w:bottom w:val="none" w:sz="0" w:space="0" w:color="auto"/>
                        <w:right w:val="none" w:sz="0" w:space="0" w:color="auto"/>
                      </w:divBdr>
                    </w:div>
                    <w:div w:id="2131629366">
                      <w:marLeft w:val="0"/>
                      <w:marRight w:val="0"/>
                      <w:marTop w:val="0"/>
                      <w:marBottom w:val="0"/>
                      <w:divBdr>
                        <w:top w:val="none" w:sz="0" w:space="0" w:color="auto"/>
                        <w:left w:val="none" w:sz="0" w:space="0" w:color="auto"/>
                        <w:bottom w:val="none" w:sz="0" w:space="0" w:color="auto"/>
                        <w:right w:val="none" w:sz="0" w:space="0" w:color="auto"/>
                      </w:divBdr>
                    </w:div>
                    <w:div w:id="1293749715">
                      <w:marLeft w:val="0"/>
                      <w:marRight w:val="0"/>
                      <w:marTop w:val="0"/>
                      <w:marBottom w:val="0"/>
                      <w:divBdr>
                        <w:top w:val="none" w:sz="0" w:space="0" w:color="auto"/>
                        <w:left w:val="none" w:sz="0" w:space="0" w:color="auto"/>
                        <w:bottom w:val="none" w:sz="0" w:space="0" w:color="auto"/>
                        <w:right w:val="none" w:sz="0" w:space="0" w:color="auto"/>
                      </w:divBdr>
                    </w:div>
                    <w:div w:id="1658924599">
                      <w:marLeft w:val="0"/>
                      <w:marRight w:val="0"/>
                      <w:marTop w:val="0"/>
                      <w:marBottom w:val="0"/>
                      <w:divBdr>
                        <w:top w:val="none" w:sz="0" w:space="0" w:color="auto"/>
                        <w:left w:val="none" w:sz="0" w:space="0" w:color="auto"/>
                        <w:bottom w:val="none" w:sz="0" w:space="0" w:color="auto"/>
                        <w:right w:val="none" w:sz="0" w:space="0" w:color="auto"/>
                      </w:divBdr>
                    </w:div>
                    <w:div w:id="43910738">
                      <w:marLeft w:val="0"/>
                      <w:marRight w:val="0"/>
                      <w:marTop w:val="0"/>
                      <w:marBottom w:val="0"/>
                      <w:divBdr>
                        <w:top w:val="none" w:sz="0" w:space="0" w:color="auto"/>
                        <w:left w:val="none" w:sz="0" w:space="0" w:color="auto"/>
                        <w:bottom w:val="none" w:sz="0" w:space="0" w:color="auto"/>
                        <w:right w:val="none" w:sz="0" w:space="0" w:color="auto"/>
                      </w:divBdr>
                    </w:div>
                    <w:div w:id="2078552238">
                      <w:marLeft w:val="0"/>
                      <w:marRight w:val="0"/>
                      <w:marTop w:val="0"/>
                      <w:marBottom w:val="0"/>
                      <w:divBdr>
                        <w:top w:val="none" w:sz="0" w:space="0" w:color="auto"/>
                        <w:left w:val="none" w:sz="0" w:space="0" w:color="auto"/>
                        <w:bottom w:val="none" w:sz="0" w:space="0" w:color="auto"/>
                        <w:right w:val="none" w:sz="0" w:space="0" w:color="auto"/>
                      </w:divBdr>
                    </w:div>
                    <w:div w:id="336999087">
                      <w:marLeft w:val="0"/>
                      <w:marRight w:val="0"/>
                      <w:marTop w:val="0"/>
                      <w:marBottom w:val="0"/>
                      <w:divBdr>
                        <w:top w:val="none" w:sz="0" w:space="0" w:color="auto"/>
                        <w:left w:val="none" w:sz="0" w:space="0" w:color="auto"/>
                        <w:bottom w:val="none" w:sz="0" w:space="0" w:color="auto"/>
                        <w:right w:val="none" w:sz="0" w:space="0" w:color="auto"/>
                      </w:divBdr>
                    </w:div>
                    <w:div w:id="129368214">
                      <w:marLeft w:val="0"/>
                      <w:marRight w:val="0"/>
                      <w:marTop w:val="0"/>
                      <w:marBottom w:val="0"/>
                      <w:divBdr>
                        <w:top w:val="none" w:sz="0" w:space="0" w:color="auto"/>
                        <w:left w:val="none" w:sz="0" w:space="0" w:color="auto"/>
                        <w:bottom w:val="none" w:sz="0" w:space="0" w:color="auto"/>
                        <w:right w:val="none" w:sz="0" w:space="0" w:color="auto"/>
                      </w:divBdr>
                    </w:div>
                    <w:div w:id="58408547">
                      <w:marLeft w:val="0"/>
                      <w:marRight w:val="0"/>
                      <w:marTop w:val="0"/>
                      <w:marBottom w:val="0"/>
                      <w:divBdr>
                        <w:top w:val="none" w:sz="0" w:space="0" w:color="auto"/>
                        <w:left w:val="none" w:sz="0" w:space="0" w:color="auto"/>
                        <w:bottom w:val="none" w:sz="0" w:space="0" w:color="auto"/>
                        <w:right w:val="none" w:sz="0" w:space="0" w:color="auto"/>
                      </w:divBdr>
                    </w:div>
                    <w:div w:id="1694960360">
                      <w:marLeft w:val="0"/>
                      <w:marRight w:val="0"/>
                      <w:marTop w:val="0"/>
                      <w:marBottom w:val="0"/>
                      <w:divBdr>
                        <w:top w:val="none" w:sz="0" w:space="0" w:color="auto"/>
                        <w:left w:val="none" w:sz="0" w:space="0" w:color="auto"/>
                        <w:bottom w:val="none" w:sz="0" w:space="0" w:color="auto"/>
                        <w:right w:val="none" w:sz="0" w:space="0" w:color="auto"/>
                      </w:divBdr>
                    </w:div>
                    <w:div w:id="1970698504">
                      <w:marLeft w:val="0"/>
                      <w:marRight w:val="0"/>
                      <w:marTop w:val="0"/>
                      <w:marBottom w:val="0"/>
                      <w:divBdr>
                        <w:top w:val="none" w:sz="0" w:space="0" w:color="auto"/>
                        <w:left w:val="none" w:sz="0" w:space="0" w:color="auto"/>
                        <w:bottom w:val="none" w:sz="0" w:space="0" w:color="auto"/>
                        <w:right w:val="none" w:sz="0" w:space="0" w:color="auto"/>
                      </w:divBdr>
                    </w:div>
                    <w:div w:id="1662542120">
                      <w:marLeft w:val="0"/>
                      <w:marRight w:val="0"/>
                      <w:marTop w:val="0"/>
                      <w:marBottom w:val="0"/>
                      <w:divBdr>
                        <w:top w:val="none" w:sz="0" w:space="0" w:color="auto"/>
                        <w:left w:val="none" w:sz="0" w:space="0" w:color="auto"/>
                        <w:bottom w:val="none" w:sz="0" w:space="0" w:color="auto"/>
                        <w:right w:val="none" w:sz="0" w:space="0" w:color="auto"/>
                      </w:divBdr>
                    </w:div>
                    <w:div w:id="1390030063">
                      <w:marLeft w:val="0"/>
                      <w:marRight w:val="0"/>
                      <w:marTop w:val="0"/>
                      <w:marBottom w:val="0"/>
                      <w:divBdr>
                        <w:top w:val="none" w:sz="0" w:space="0" w:color="auto"/>
                        <w:left w:val="none" w:sz="0" w:space="0" w:color="auto"/>
                        <w:bottom w:val="none" w:sz="0" w:space="0" w:color="auto"/>
                        <w:right w:val="none" w:sz="0" w:space="0" w:color="auto"/>
                      </w:divBdr>
                    </w:div>
                    <w:div w:id="1918201676">
                      <w:marLeft w:val="0"/>
                      <w:marRight w:val="0"/>
                      <w:marTop w:val="0"/>
                      <w:marBottom w:val="0"/>
                      <w:divBdr>
                        <w:top w:val="none" w:sz="0" w:space="0" w:color="auto"/>
                        <w:left w:val="none" w:sz="0" w:space="0" w:color="auto"/>
                        <w:bottom w:val="none" w:sz="0" w:space="0" w:color="auto"/>
                        <w:right w:val="none" w:sz="0" w:space="0" w:color="auto"/>
                      </w:divBdr>
                    </w:div>
                    <w:div w:id="1664241190">
                      <w:marLeft w:val="0"/>
                      <w:marRight w:val="0"/>
                      <w:marTop w:val="0"/>
                      <w:marBottom w:val="0"/>
                      <w:divBdr>
                        <w:top w:val="none" w:sz="0" w:space="0" w:color="auto"/>
                        <w:left w:val="none" w:sz="0" w:space="0" w:color="auto"/>
                        <w:bottom w:val="none" w:sz="0" w:space="0" w:color="auto"/>
                        <w:right w:val="none" w:sz="0" w:space="0" w:color="auto"/>
                      </w:divBdr>
                    </w:div>
                    <w:div w:id="477768682">
                      <w:marLeft w:val="0"/>
                      <w:marRight w:val="0"/>
                      <w:marTop w:val="0"/>
                      <w:marBottom w:val="0"/>
                      <w:divBdr>
                        <w:top w:val="none" w:sz="0" w:space="0" w:color="auto"/>
                        <w:left w:val="none" w:sz="0" w:space="0" w:color="auto"/>
                        <w:bottom w:val="none" w:sz="0" w:space="0" w:color="auto"/>
                        <w:right w:val="none" w:sz="0" w:space="0" w:color="auto"/>
                      </w:divBdr>
                    </w:div>
                    <w:div w:id="1261836376">
                      <w:marLeft w:val="0"/>
                      <w:marRight w:val="0"/>
                      <w:marTop w:val="0"/>
                      <w:marBottom w:val="0"/>
                      <w:divBdr>
                        <w:top w:val="none" w:sz="0" w:space="0" w:color="auto"/>
                        <w:left w:val="none" w:sz="0" w:space="0" w:color="auto"/>
                        <w:bottom w:val="none" w:sz="0" w:space="0" w:color="auto"/>
                        <w:right w:val="none" w:sz="0" w:space="0" w:color="auto"/>
                      </w:divBdr>
                    </w:div>
                    <w:div w:id="1833836113">
                      <w:marLeft w:val="0"/>
                      <w:marRight w:val="0"/>
                      <w:marTop w:val="0"/>
                      <w:marBottom w:val="0"/>
                      <w:divBdr>
                        <w:top w:val="none" w:sz="0" w:space="0" w:color="auto"/>
                        <w:left w:val="none" w:sz="0" w:space="0" w:color="auto"/>
                        <w:bottom w:val="none" w:sz="0" w:space="0" w:color="auto"/>
                        <w:right w:val="none" w:sz="0" w:space="0" w:color="auto"/>
                      </w:divBdr>
                    </w:div>
                    <w:div w:id="251283282">
                      <w:marLeft w:val="0"/>
                      <w:marRight w:val="0"/>
                      <w:marTop w:val="0"/>
                      <w:marBottom w:val="0"/>
                      <w:divBdr>
                        <w:top w:val="none" w:sz="0" w:space="0" w:color="auto"/>
                        <w:left w:val="none" w:sz="0" w:space="0" w:color="auto"/>
                        <w:bottom w:val="none" w:sz="0" w:space="0" w:color="auto"/>
                        <w:right w:val="none" w:sz="0" w:space="0" w:color="auto"/>
                      </w:divBdr>
                    </w:div>
                    <w:div w:id="1012490577">
                      <w:marLeft w:val="0"/>
                      <w:marRight w:val="0"/>
                      <w:marTop w:val="0"/>
                      <w:marBottom w:val="0"/>
                      <w:divBdr>
                        <w:top w:val="none" w:sz="0" w:space="0" w:color="auto"/>
                        <w:left w:val="none" w:sz="0" w:space="0" w:color="auto"/>
                        <w:bottom w:val="none" w:sz="0" w:space="0" w:color="auto"/>
                        <w:right w:val="none" w:sz="0" w:space="0" w:color="auto"/>
                      </w:divBdr>
                    </w:div>
                    <w:div w:id="155264216">
                      <w:marLeft w:val="0"/>
                      <w:marRight w:val="0"/>
                      <w:marTop w:val="0"/>
                      <w:marBottom w:val="0"/>
                      <w:divBdr>
                        <w:top w:val="none" w:sz="0" w:space="0" w:color="auto"/>
                        <w:left w:val="none" w:sz="0" w:space="0" w:color="auto"/>
                        <w:bottom w:val="none" w:sz="0" w:space="0" w:color="auto"/>
                        <w:right w:val="none" w:sz="0" w:space="0" w:color="auto"/>
                      </w:divBdr>
                    </w:div>
                    <w:div w:id="2023123202">
                      <w:marLeft w:val="0"/>
                      <w:marRight w:val="0"/>
                      <w:marTop w:val="0"/>
                      <w:marBottom w:val="0"/>
                      <w:divBdr>
                        <w:top w:val="none" w:sz="0" w:space="0" w:color="auto"/>
                        <w:left w:val="none" w:sz="0" w:space="0" w:color="auto"/>
                        <w:bottom w:val="none" w:sz="0" w:space="0" w:color="auto"/>
                        <w:right w:val="none" w:sz="0" w:space="0" w:color="auto"/>
                      </w:divBdr>
                    </w:div>
                    <w:div w:id="244193419">
                      <w:marLeft w:val="0"/>
                      <w:marRight w:val="0"/>
                      <w:marTop w:val="0"/>
                      <w:marBottom w:val="0"/>
                      <w:divBdr>
                        <w:top w:val="none" w:sz="0" w:space="0" w:color="auto"/>
                        <w:left w:val="none" w:sz="0" w:space="0" w:color="auto"/>
                        <w:bottom w:val="none" w:sz="0" w:space="0" w:color="auto"/>
                        <w:right w:val="none" w:sz="0" w:space="0" w:color="auto"/>
                      </w:divBdr>
                    </w:div>
                    <w:div w:id="566647235">
                      <w:marLeft w:val="0"/>
                      <w:marRight w:val="0"/>
                      <w:marTop w:val="0"/>
                      <w:marBottom w:val="0"/>
                      <w:divBdr>
                        <w:top w:val="none" w:sz="0" w:space="0" w:color="auto"/>
                        <w:left w:val="none" w:sz="0" w:space="0" w:color="auto"/>
                        <w:bottom w:val="none" w:sz="0" w:space="0" w:color="auto"/>
                        <w:right w:val="none" w:sz="0" w:space="0" w:color="auto"/>
                      </w:divBdr>
                    </w:div>
                    <w:div w:id="945966699">
                      <w:marLeft w:val="0"/>
                      <w:marRight w:val="0"/>
                      <w:marTop w:val="0"/>
                      <w:marBottom w:val="0"/>
                      <w:divBdr>
                        <w:top w:val="none" w:sz="0" w:space="0" w:color="auto"/>
                        <w:left w:val="none" w:sz="0" w:space="0" w:color="auto"/>
                        <w:bottom w:val="none" w:sz="0" w:space="0" w:color="auto"/>
                        <w:right w:val="none" w:sz="0" w:space="0" w:color="auto"/>
                      </w:divBdr>
                    </w:div>
                    <w:div w:id="1946644503">
                      <w:marLeft w:val="0"/>
                      <w:marRight w:val="0"/>
                      <w:marTop w:val="0"/>
                      <w:marBottom w:val="0"/>
                      <w:divBdr>
                        <w:top w:val="none" w:sz="0" w:space="0" w:color="auto"/>
                        <w:left w:val="none" w:sz="0" w:space="0" w:color="auto"/>
                        <w:bottom w:val="none" w:sz="0" w:space="0" w:color="auto"/>
                        <w:right w:val="none" w:sz="0" w:space="0" w:color="auto"/>
                      </w:divBdr>
                    </w:div>
                    <w:div w:id="1511409655">
                      <w:marLeft w:val="0"/>
                      <w:marRight w:val="0"/>
                      <w:marTop w:val="0"/>
                      <w:marBottom w:val="0"/>
                      <w:divBdr>
                        <w:top w:val="none" w:sz="0" w:space="0" w:color="auto"/>
                        <w:left w:val="none" w:sz="0" w:space="0" w:color="auto"/>
                        <w:bottom w:val="none" w:sz="0" w:space="0" w:color="auto"/>
                        <w:right w:val="none" w:sz="0" w:space="0" w:color="auto"/>
                      </w:divBdr>
                    </w:div>
                    <w:div w:id="1932003404">
                      <w:marLeft w:val="0"/>
                      <w:marRight w:val="0"/>
                      <w:marTop w:val="0"/>
                      <w:marBottom w:val="0"/>
                      <w:divBdr>
                        <w:top w:val="none" w:sz="0" w:space="0" w:color="auto"/>
                        <w:left w:val="none" w:sz="0" w:space="0" w:color="auto"/>
                        <w:bottom w:val="none" w:sz="0" w:space="0" w:color="auto"/>
                        <w:right w:val="none" w:sz="0" w:space="0" w:color="auto"/>
                      </w:divBdr>
                    </w:div>
                    <w:div w:id="1440642901">
                      <w:marLeft w:val="0"/>
                      <w:marRight w:val="0"/>
                      <w:marTop w:val="0"/>
                      <w:marBottom w:val="0"/>
                      <w:divBdr>
                        <w:top w:val="none" w:sz="0" w:space="0" w:color="auto"/>
                        <w:left w:val="none" w:sz="0" w:space="0" w:color="auto"/>
                        <w:bottom w:val="none" w:sz="0" w:space="0" w:color="auto"/>
                        <w:right w:val="none" w:sz="0" w:space="0" w:color="auto"/>
                      </w:divBdr>
                    </w:div>
                    <w:div w:id="291055988">
                      <w:marLeft w:val="0"/>
                      <w:marRight w:val="0"/>
                      <w:marTop w:val="0"/>
                      <w:marBottom w:val="0"/>
                      <w:divBdr>
                        <w:top w:val="none" w:sz="0" w:space="0" w:color="auto"/>
                        <w:left w:val="none" w:sz="0" w:space="0" w:color="auto"/>
                        <w:bottom w:val="none" w:sz="0" w:space="0" w:color="auto"/>
                        <w:right w:val="none" w:sz="0" w:space="0" w:color="auto"/>
                      </w:divBdr>
                    </w:div>
                    <w:div w:id="1417744637">
                      <w:marLeft w:val="0"/>
                      <w:marRight w:val="0"/>
                      <w:marTop w:val="0"/>
                      <w:marBottom w:val="0"/>
                      <w:divBdr>
                        <w:top w:val="none" w:sz="0" w:space="0" w:color="auto"/>
                        <w:left w:val="none" w:sz="0" w:space="0" w:color="auto"/>
                        <w:bottom w:val="none" w:sz="0" w:space="0" w:color="auto"/>
                        <w:right w:val="none" w:sz="0" w:space="0" w:color="auto"/>
                      </w:divBdr>
                    </w:div>
                    <w:div w:id="1307856561">
                      <w:marLeft w:val="0"/>
                      <w:marRight w:val="0"/>
                      <w:marTop w:val="0"/>
                      <w:marBottom w:val="0"/>
                      <w:divBdr>
                        <w:top w:val="none" w:sz="0" w:space="0" w:color="auto"/>
                        <w:left w:val="none" w:sz="0" w:space="0" w:color="auto"/>
                        <w:bottom w:val="none" w:sz="0" w:space="0" w:color="auto"/>
                        <w:right w:val="none" w:sz="0" w:space="0" w:color="auto"/>
                      </w:divBdr>
                    </w:div>
                    <w:div w:id="198470192">
                      <w:marLeft w:val="0"/>
                      <w:marRight w:val="0"/>
                      <w:marTop w:val="0"/>
                      <w:marBottom w:val="0"/>
                      <w:divBdr>
                        <w:top w:val="none" w:sz="0" w:space="0" w:color="auto"/>
                        <w:left w:val="none" w:sz="0" w:space="0" w:color="auto"/>
                        <w:bottom w:val="none" w:sz="0" w:space="0" w:color="auto"/>
                        <w:right w:val="none" w:sz="0" w:space="0" w:color="auto"/>
                      </w:divBdr>
                    </w:div>
                    <w:div w:id="1683624186">
                      <w:marLeft w:val="0"/>
                      <w:marRight w:val="0"/>
                      <w:marTop w:val="0"/>
                      <w:marBottom w:val="0"/>
                      <w:divBdr>
                        <w:top w:val="none" w:sz="0" w:space="0" w:color="auto"/>
                        <w:left w:val="none" w:sz="0" w:space="0" w:color="auto"/>
                        <w:bottom w:val="none" w:sz="0" w:space="0" w:color="auto"/>
                        <w:right w:val="none" w:sz="0" w:space="0" w:color="auto"/>
                      </w:divBdr>
                    </w:div>
                    <w:div w:id="1266811311">
                      <w:marLeft w:val="0"/>
                      <w:marRight w:val="0"/>
                      <w:marTop w:val="0"/>
                      <w:marBottom w:val="0"/>
                      <w:divBdr>
                        <w:top w:val="none" w:sz="0" w:space="0" w:color="auto"/>
                        <w:left w:val="none" w:sz="0" w:space="0" w:color="auto"/>
                        <w:bottom w:val="none" w:sz="0" w:space="0" w:color="auto"/>
                        <w:right w:val="none" w:sz="0" w:space="0" w:color="auto"/>
                      </w:divBdr>
                    </w:div>
                    <w:div w:id="551429667">
                      <w:marLeft w:val="0"/>
                      <w:marRight w:val="0"/>
                      <w:marTop w:val="0"/>
                      <w:marBottom w:val="0"/>
                      <w:divBdr>
                        <w:top w:val="none" w:sz="0" w:space="0" w:color="auto"/>
                        <w:left w:val="none" w:sz="0" w:space="0" w:color="auto"/>
                        <w:bottom w:val="none" w:sz="0" w:space="0" w:color="auto"/>
                        <w:right w:val="none" w:sz="0" w:space="0" w:color="auto"/>
                      </w:divBdr>
                    </w:div>
                    <w:div w:id="524561691">
                      <w:marLeft w:val="0"/>
                      <w:marRight w:val="0"/>
                      <w:marTop w:val="0"/>
                      <w:marBottom w:val="0"/>
                      <w:divBdr>
                        <w:top w:val="none" w:sz="0" w:space="0" w:color="auto"/>
                        <w:left w:val="none" w:sz="0" w:space="0" w:color="auto"/>
                        <w:bottom w:val="none" w:sz="0" w:space="0" w:color="auto"/>
                        <w:right w:val="none" w:sz="0" w:space="0" w:color="auto"/>
                      </w:divBdr>
                    </w:div>
                    <w:div w:id="1992635603">
                      <w:marLeft w:val="0"/>
                      <w:marRight w:val="0"/>
                      <w:marTop w:val="0"/>
                      <w:marBottom w:val="0"/>
                      <w:divBdr>
                        <w:top w:val="none" w:sz="0" w:space="0" w:color="auto"/>
                        <w:left w:val="none" w:sz="0" w:space="0" w:color="auto"/>
                        <w:bottom w:val="none" w:sz="0" w:space="0" w:color="auto"/>
                        <w:right w:val="none" w:sz="0" w:space="0" w:color="auto"/>
                      </w:divBdr>
                    </w:div>
                    <w:div w:id="540214661">
                      <w:marLeft w:val="0"/>
                      <w:marRight w:val="0"/>
                      <w:marTop w:val="0"/>
                      <w:marBottom w:val="0"/>
                      <w:divBdr>
                        <w:top w:val="none" w:sz="0" w:space="0" w:color="auto"/>
                        <w:left w:val="none" w:sz="0" w:space="0" w:color="auto"/>
                        <w:bottom w:val="none" w:sz="0" w:space="0" w:color="auto"/>
                        <w:right w:val="none" w:sz="0" w:space="0" w:color="auto"/>
                      </w:divBdr>
                    </w:div>
                    <w:div w:id="1512724421">
                      <w:marLeft w:val="0"/>
                      <w:marRight w:val="0"/>
                      <w:marTop w:val="0"/>
                      <w:marBottom w:val="0"/>
                      <w:divBdr>
                        <w:top w:val="none" w:sz="0" w:space="0" w:color="auto"/>
                        <w:left w:val="none" w:sz="0" w:space="0" w:color="auto"/>
                        <w:bottom w:val="none" w:sz="0" w:space="0" w:color="auto"/>
                        <w:right w:val="none" w:sz="0" w:space="0" w:color="auto"/>
                      </w:divBdr>
                    </w:div>
                    <w:div w:id="1167134174">
                      <w:marLeft w:val="0"/>
                      <w:marRight w:val="0"/>
                      <w:marTop w:val="0"/>
                      <w:marBottom w:val="0"/>
                      <w:divBdr>
                        <w:top w:val="none" w:sz="0" w:space="0" w:color="auto"/>
                        <w:left w:val="none" w:sz="0" w:space="0" w:color="auto"/>
                        <w:bottom w:val="none" w:sz="0" w:space="0" w:color="auto"/>
                        <w:right w:val="none" w:sz="0" w:space="0" w:color="auto"/>
                      </w:divBdr>
                    </w:div>
                    <w:div w:id="2073890160">
                      <w:marLeft w:val="0"/>
                      <w:marRight w:val="0"/>
                      <w:marTop w:val="0"/>
                      <w:marBottom w:val="0"/>
                      <w:divBdr>
                        <w:top w:val="none" w:sz="0" w:space="0" w:color="auto"/>
                        <w:left w:val="none" w:sz="0" w:space="0" w:color="auto"/>
                        <w:bottom w:val="none" w:sz="0" w:space="0" w:color="auto"/>
                        <w:right w:val="none" w:sz="0" w:space="0" w:color="auto"/>
                      </w:divBdr>
                    </w:div>
                    <w:div w:id="423384292">
                      <w:marLeft w:val="0"/>
                      <w:marRight w:val="0"/>
                      <w:marTop w:val="0"/>
                      <w:marBottom w:val="0"/>
                      <w:divBdr>
                        <w:top w:val="none" w:sz="0" w:space="0" w:color="auto"/>
                        <w:left w:val="none" w:sz="0" w:space="0" w:color="auto"/>
                        <w:bottom w:val="none" w:sz="0" w:space="0" w:color="auto"/>
                        <w:right w:val="none" w:sz="0" w:space="0" w:color="auto"/>
                      </w:divBdr>
                    </w:div>
                    <w:div w:id="1287153684">
                      <w:marLeft w:val="0"/>
                      <w:marRight w:val="0"/>
                      <w:marTop w:val="0"/>
                      <w:marBottom w:val="0"/>
                      <w:divBdr>
                        <w:top w:val="none" w:sz="0" w:space="0" w:color="auto"/>
                        <w:left w:val="none" w:sz="0" w:space="0" w:color="auto"/>
                        <w:bottom w:val="none" w:sz="0" w:space="0" w:color="auto"/>
                        <w:right w:val="none" w:sz="0" w:space="0" w:color="auto"/>
                      </w:divBdr>
                    </w:div>
                    <w:div w:id="1782214488">
                      <w:marLeft w:val="0"/>
                      <w:marRight w:val="0"/>
                      <w:marTop w:val="0"/>
                      <w:marBottom w:val="0"/>
                      <w:divBdr>
                        <w:top w:val="none" w:sz="0" w:space="0" w:color="auto"/>
                        <w:left w:val="none" w:sz="0" w:space="0" w:color="auto"/>
                        <w:bottom w:val="none" w:sz="0" w:space="0" w:color="auto"/>
                        <w:right w:val="none" w:sz="0" w:space="0" w:color="auto"/>
                      </w:divBdr>
                    </w:div>
                    <w:div w:id="810950929">
                      <w:marLeft w:val="0"/>
                      <w:marRight w:val="0"/>
                      <w:marTop w:val="0"/>
                      <w:marBottom w:val="0"/>
                      <w:divBdr>
                        <w:top w:val="none" w:sz="0" w:space="0" w:color="auto"/>
                        <w:left w:val="none" w:sz="0" w:space="0" w:color="auto"/>
                        <w:bottom w:val="none" w:sz="0" w:space="0" w:color="auto"/>
                        <w:right w:val="none" w:sz="0" w:space="0" w:color="auto"/>
                      </w:divBdr>
                    </w:div>
                    <w:div w:id="213128262">
                      <w:marLeft w:val="0"/>
                      <w:marRight w:val="0"/>
                      <w:marTop w:val="0"/>
                      <w:marBottom w:val="0"/>
                      <w:divBdr>
                        <w:top w:val="none" w:sz="0" w:space="0" w:color="auto"/>
                        <w:left w:val="none" w:sz="0" w:space="0" w:color="auto"/>
                        <w:bottom w:val="none" w:sz="0" w:space="0" w:color="auto"/>
                        <w:right w:val="none" w:sz="0" w:space="0" w:color="auto"/>
                      </w:divBdr>
                    </w:div>
                    <w:div w:id="1113668192">
                      <w:marLeft w:val="0"/>
                      <w:marRight w:val="0"/>
                      <w:marTop w:val="0"/>
                      <w:marBottom w:val="0"/>
                      <w:divBdr>
                        <w:top w:val="none" w:sz="0" w:space="0" w:color="auto"/>
                        <w:left w:val="none" w:sz="0" w:space="0" w:color="auto"/>
                        <w:bottom w:val="none" w:sz="0" w:space="0" w:color="auto"/>
                        <w:right w:val="none" w:sz="0" w:space="0" w:color="auto"/>
                      </w:divBdr>
                    </w:div>
                    <w:div w:id="2141072457">
                      <w:marLeft w:val="0"/>
                      <w:marRight w:val="0"/>
                      <w:marTop w:val="0"/>
                      <w:marBottom w:val="0"/>
                      <w:divBdr>
                        <w:top w:val="none" w:sz="0" w:space="0" w:color="auto"/>
                        <w:left w:val="none" w:sz="0" w:space="0" w:color="auto"/>
                        <w:bottom w:val="none" w:sz="0" w:space="0" w:color="auto"/>
                        <w:right w:val="none" w:sz="0" w:space="0" w:color="auto"/>
                      </w:divBdr>
                    </w:div>
                    <w:div w:id="2017877940">
                      <w:marLeft w:val="0"/>
                      <w:marRight w:val="0"/>
                      <w:marTop w:val="0"/>
                      <w:marBottom w:val="0"/>
                      <w:divBdr>
                        <w:top w:val="none" w:sz="0" w:space="0" w:color="auto"/>
                        <w:left w:val="none" w:sz="0" w:space="0" w:color="auto"/>
                        <w:bottom w:val="none" w:sz="0" w:space="0" w:color="auto"/>
                        <w:right w:val="none" w:sz="0" w:space="0" w:color="auto"/>
                      </w:divBdr>
                    </w:div>
                    <w:div w:id="384253656">
                      <w:marLeft w:val="0"/>
                      <w:marRight w:val="0"/>
                      <w:marTop w:val="0"/>
                      <w:marBottom w:val="0"/>
                      <w:divBdr>
                        <w:top w:val="none" w:sz="0" w:space="0" w:color="auto"/>
                        <w:left w:val="none" w:sz="0" w:space="0" w:color="auto"/>
                        <w:bottom w:val="none" w:sz="0" w:space="0" w:color="auto"/>
                        <w:right w:val="none" w:sz="0" w:space="0" w:color="auto"/>
                      </w:divBdr>
                    </w:div>
                    <w:div w:id="278880223">
                      <w:marLeft w:val="0"/>
                      <w:marRight w:val="0"/>
                      <w:marTop w:val="0"/>
                      <w:marBottom w:val="0"/>
                      <w:divBdr>
                        <w:top w:val="none" w:sz="0" w:space="0" w:color="auto"/>
                        <w:left w:val="none" w:sz="0" w:space="0" w:color="auto"/>
                        <w:bottom w:val="none" w:sz="0" w:space="0" w:color="auto"/>
                        <w:right w:val="none" w:sz="0" w:space="0" w:color="auto"/>
                      </w:divBdr>
                    </w:div>
                    <w:div w:id="453183141">
                      <w:marLeft w:val="0"/>
                      <w:marRight w:val="0"/>
                      <w:marTop w:val="0"/>
                      <w:marBottom w:val="0"/>
                      <w:divBdr>
                        <w:top w:val="none" w:sz="0" w:space="0" w:color="auto"/>
                        <w:left w:val="none" w:sz="0" w:space="0" w:color="auto"/>
                        <w:bottom w:val="none" w:sz="0" w:space="0" w:color="auto"/>
                        <w:right w:val="none" w:sz="0" w:space="0" w:color="auto"/>
                      </w:divBdr>
                    </w:div>
                    <w:div w:id="1745297299">
                      <w:marLeft w:val="0"/>
                      <w:marRight w:val="0"/>
                      <w:marTop w:val="0"/>
                      <w:marBottom w:val="0"/>
                      <w:divBdr>
                        <w:top w:val="none" w:sz="0" w:space="0" w:color="auto"/>
                        <w:left w:val="none" w:sz="0" w:space="0" w:color="auto"/>
                        <w:bottom w:val="none" w:sz="0" w:space="0" w:color="auto"/>
                        <w:right w:val="none" w:sz="0" w:space="0" w:color="auto"/>
                      </w:divBdr>
                    </w:div>
                    <w:div w:id="1219323113">
                      <w:marLeft w:val="0"/>
                      <w:marRight w:val="0"/>
                      <w:marTop w:val="0"/>
                      <w:marBottom w:val="0"/>
                      <w:divBdr>
                        <w:top w:val="none" w:sz="0" w:space="0" w:color="auto"/>
                        <w:left w:val="none" w:sz="0" w:space="0" w:color="auto"/>
                        <w:bottom w:val="none" w:sz="0" w:space="0" w:color="auto"/>
                        <w:right w:val="none" w:sz="0" w:space="0" w:color="auto"/>
                      </w:divBdr>
                    </w:div>
                    <w:div w:id="1913586726">
                      <w:marLeft w:val="0"/>
                      <w:marRight w:val="0"/>
                      <w:marTop w:val="0"/>
                      <w:marBottom w:val="0"/>
                      <w:divBdr>
                        <w:top w:val="none" w:sz="0" w:space="0" w:color="auto"/>
                        <w:left w:val="none" w:sz="0" w:space="0" w:color="auto"/>
                        <w:bottom w:val="none" w:sz="0" w:space="0" w:color="auto"/>
                        <w:right w:val="none" w:sz="0" w:space="0" w:color="auto"/>
                      </w:divBdr>
                    </w:div>
                    <w:div w:id="744761377">
                      <w:marLeft w:val="0"/>
                      <w:marRight w:val="0"/>
                      <w:marTop w:val="0"/>
                      <w:marBottom w:val="0"/>
                      <w:divBdr>
                        <w:top w:val="none" w:sz="0" w:space="0" w:color="auto"/>
                        <w:left w:val="none" w:sz="0" w:space="0" w:color="auto"/>
                        <w:bottom w:val="none" w:sz="0" w:space="0" w:color="auto"/>
                        <w:right w:val="none" w:sz="0" w:space="0" w:color="auto"/>
                      </w:divBdr>
                    </w:div>
                    <w:div w:id="139812730">
                      <w:marLeft w:val="0"/>
                      <w:marRight w:val="0"/>
                      <w:marTop w:val="0"/>
                      <w:marBottom w:val="0"/>
                      <w:divBdr>
                        <w:top w:val="none" w:sz="0" w:space="0" w:color="auto"/>
                        <w:left w:val="none" w:sz="0" w:space="0" w:color="auto"/>
                        <w:bottom w:val="none" w:sz="0" w:space="0" w:color="auto"/>
                        <w:right w:val="none" w:sz="0" w:space="0" w:color="auto"/>
                      </w:divBdr>
                    </w:div>
                    <w:div w:id="1785880372">
                      <w:marLeft w:val="0"/>
                      <w:marRight w:val="0"/>
                      <w:marTop w:val="0"/>
                      <w:marBottom w:val="0"/>
                      <w:divBdr>
                        <w:top w:val="none" w:sz="0" w:space="0" w:color="auto"/>
                        <w:left w:val="none" w:sz="0" w:space="0" w:color="auto"/>
                        <w:bottom w:val="none" w:sz="0" w:space="0" w:color="auto"/>
                        <w:right w:val="none" w:sz="0" w:space="0" w:color="auto"/>
                      </w:divBdr>
                    </w:div>
                    <w:div w:id="2009557841">
                      <w:marLeft w:val="0"/>
                      <w:marRight w:val="0"/>
                      <w:marTop w:val="0"/>
                      <w:marBottom w:val="0"/>
                      <w:divBdr>
                        <w:top w:val="none" w:sz="0" w:space="0" w:color="auto"/>
                        <w:left w:val="none" w:sz="0" w:space="0" w:color="auto"/>
                        <w:bottom w:val="none" w:sz="0" w:space="0" w:color="auto"/>
                        <w:right w:val="none" w:sz="0" w:space="0" w:color="auto"/>
                      </w:divBdr>
                    </w:div>
                    <w:div w:id="507062550">
                      <w:marLeft w:val="0"/>
                      <w:marRight w:val="0"/>
                      <w:marTop w:val="0"/>
                      <w:marBottom w:val="0"/>
                      <w:divBdr>
                        <w:top w:val="none" w:sz="0" w:space="0" w:color="auto"/>
                        <w:left w:val="none" w:sz="0" w:space="0" w:color="auto"/>
                        <w:bottom w:val="none" w:sz="0" w:space="0" w:color="auto"/>
                        <w:right w:val="none" w:sz="0" w:space="0" w:color="auto"/>
                      </w:divBdr>
                    </w:div>
                    <w:div w:id="1358435129">
                      <w:marLeft w:val="0"/>
                      <w:marRight w:val="0"/>
                      <w:marTop w:val="0"/>
                      <w:marBottom w:val="0"/>
                      <w:divBdr>
                        <w:top w:val="none" w:sz="0" w:space="0" w:color="auto"/>
                        <w:left w:val="none" w:sz="0" w:space="0" w:color="auto"/>
                        <w:bottom w:val="none" w:sz="0" w:space="0" w:color="auto"/>
                        <w:right w:val="none" w:sz="0" w:space="0" w:color="auto"/>
                      </w:divBdr>
                    </w:div>
                    <w:div w:id="191386262">
                      <w:marLeft w:val="0"/>
                      <w:marRight w:val="0"/>
                      <w:marTop w:val="0"/>
                      <w:marBottom w:val="0"/>
                      <w:divBdr>
                        <w:top w:val="none" w:sz="0" w:space="0" w:color="auto"/>
                        <w:left w:val="none" w:sz="0" w:space="0" w:color="auto"/>
                        <w:bottom w:val="none" w:sz="0" w:space="0" w:color="auto"/>
                        <w:right w:val="none" w:sz="0" w:space="0" w:color="auto"/>
                      </w:divBdr>
                    </w:div>
                    <w:div w:id="2000965196">
                      <w:marLeft w:val="0"/>
                      <w:marRight w:val="0"/>
                      <w:marTop w:val="0"/>
                      <w:marBottom w:val="0"/>
                      <w:divBdr>
                        <w:top w:val="none" w:sz="0" w:space="0" w:color="auto"/>
                        <w:left w:val="none" w:sz="0" w:space="0" w:color="auto"/>
                        <w:bottom w:val="none" w:sz="0" w:space="0" w:color="auto"/>
                        <w:right w:val="none" w:sz="0" w:space="0" w:color="auto"/>
                      </w:divBdr>
                    </w:div>
                    <w:div w:id="1773936289">
                      <w:marLeft w:val="0"/>
                      <w:marRight w:val="0"/>
                      <w:marTop w:val="0"/>
                      <w:marBottom w:val="0"/>
                      <w:divBdr>
                        <w:top w:val="none" w:sz="0" w:space="0" w:color="auto"/>
                        <w:left w:val="none" w:sz="0" w:space="0" w:color="auto"/>
                        <w:bottom w:val="none" w:sz="0" w:space="0" w:color="auto"/>
                        <w:right w:val="none" w:sz="0" w:space="0" w:color="auto"/>
                      </w:divBdr>
                    </w:div>
                    <w:div w:id="148248615">
                      <w:marLeft w:val="0"/>
                      <w:marRight w:val="0"/>
                      <w:marTop w:val="0"/>
                      <w:marBottom w:val="0"/>
                      <w:divBdr>
                        <w:top w:val="none" w:sz="0" w:space="0" w:color="auto"/>
                        <w:left w:val="none" w:sz="0" w:space="0" w:color="auto"/>
                        <w:bottom w:val="none" w:sz="0" w:space="0" w:color="auto"/>
                        <w:right w:val="none" w:sz="0" w:space="0" w:color="auto"/>
                      </w:divBdr>
                    </w:div>
                    <w:div w:id="825515422">
                      <w:marLeft w:val="0"/>
                      <w:marRight w:val="0"/>
                      <w:marTop w:val="0"/>
                      <w:marBottom w:val="0"/>
                      <w:divBdr>
                        <w:top w:val="none" w:sz="0" w:space="0" w:color="auto"/>
                        <w:left w:val="none" w:sz="0" w:space="0" w:color="auto"/>
                        <w:bottom w:val="none" w:sz="0" w:space="0" w:color="auto"/>
                        <w:right w:val="none" w:sz="0" w:space="0" w:color="auto"/>
                      </w:divBdr>
                    </w:div>
                    <w:div w:id="754785723">
                      <w:marLeft w:val="0"/>
                      <w:marRight w:val="0"/>
                      <w:marTop w:val="0"/>
                      <w:marBottom w:val="0"/>
                      <w:divBdr>
                        <w:top w:val="none" w:sz="0" w:space="0" w:color="auto"/>
                        <w:left w:val="none" w:sz="0" w:space="0" w:color="auto"/>
                        <w:bottom w:val="none" w:sz="0" w:space="0" w:color="auto"/>
                        <w:right w:val="none" w:sz="0" w:space="0" w:color="auto"/>
                      </w:divBdr>
                    </w:div>
                    <w:div w:id="737484503">
                      <w:marLeft w:val="0"/>
                      <w:marRight w:val="0"/>
                      <w:marTop w:val="0"/>
                      <w:marBottom w:val="0"/>
                      <w:divBdr>
                        <w:top w:val="none" w:sz="0" w:space="0" w:color="auto"/>
                        <w:left w:val="none" w:sz="0" w:space="0" w:color="auto"/>
                        <w:bottom w:val="none" w:sz="0" w:space="0" w:color="auto"/>
                        <w:right w:val="none" w:sz="0" w:space="0" w:color="auto"/>
                      </w:divBdr>
                    </w:div>
                    <w:div w:id="749934200">
                      <w:marLeft w:val="0"/>
                      <w:marRight w:val="0"/>
                      <w:marTop w:val="0"/>
                      <w:marBottom w:val="0"/>
                      <w:divBdr>
                        <w:top w:val="none" w:sz="0" w:space="0" w:color="auto"/>
                        <w:left w:val="none" w:sz="0" w:space="0" w:color="auto"/>
                        <w:bottom w:val="none" w:sz="0" w:space="0" w:color="auto"/>
                        <w:right w:val="none" w:sz="0" w:space="0" w:color="auto"/>
                      </w:divBdr>
                    </w:div>
                    <w:div w:id="2052805042">
                      <w:marLeft w:val="0"/>
                      <w:marRight w:val="0"/>
                      <w:marTop w:val="0"/>
                      <w:marBottom w:val="0"/>
                      <w:divBdr>
                        <w:top w:val="none" w:sz="0" w:space="0" w:color="auto"/>
                        <w:left w:val="none" w:sz="0" w:space="0" w:color="auto"/>
                        <w:bottom w:val="none" w:sz="0" w:space="0" w:color="auto"/>
                        <w:right w:val="none" w:sz="0" w:space="0" w:color="auto"/>
                      </w:divBdr>
                    </w:div>
                    <w:div w:id="794644082">
                      <w:marLeft w:val="0"/>
                      <w:marRight w:val="0"/>
                      <w:marTop w:val="0"/>
                      <w:marBottom w:val="0"/>
                      <w:divBdr>
                        <w:top w:val="none" w:sz="0" w:space="0" w:color="auto"/>
                        <w:left w:val="none" w:sz="0" w:space="0" w:color="auto"/>
                        <w:bottom w:val="none" w:sz="0" w:space="0" w:color="auto"/>
                        <w:right w:val="none" w:sz="0" w:space="0" w:color="auto"/>
                      </w:divBdr>
                    </w:div>
                    <w:div w:id="133840585">
                      <w:marLeft w:val="0"/>
                      <w:marRight w:val="0"/>
                      <w:marTop w:val="0"/>
                      <w:marBottom w:val="0"/>
                      <w:divBdr>
                        <w:top w:val="none" w:sz="0" w:space="0" w:color="auto"/>
                        <w:left w:val="none" w:sz="0" w:space="0" w:color="auto"/>
                        <w:bottom w:val="none" w:sz="0" w:space="0" w:color="auto"/>
                        <w:right w:val="none" w:sz="0" w:space="0" w:color="auto"/>
                      </w:divBdr>
                    </w:div>
                    <w:div w:id="995648656">
                      <w:marLeft w:val="0"/>
                      <w:marRight w:val="0"/>
                      <w:marTop w:val="0"/>
                      <w:marBottom w:val="0"/>
                      <w:divBdr>
                        <w:top w:val="none" w:sz="0" w:space="0" w:color="auto"/>
                        <w:left w:val="none" w:sz="0" w:space="0" w:color="auto"/>
                        <w:bottom w:val="none" w:sz="0" w:space="0" w:color="auto"/>
                        <w:right w:val="none" w:sz="0" w:space="0" w:color="auto"/>
                      </w:divBdr>
                    </w:div>
                    <w:div w:id="476727318">
                      <w:marLeft w:val="0"/>
                      <w:marRight w:val="0"/>
                      <w:marTop w:val="0"/>
                      <w:marBottom w:val="0"/>
                      <w:divBdr>
                        <w:top w:val="none" w:sz="0" w:space="0" w:color="auto"/>
                        <w:left w:val="none" w:sz="0" w:space="0" w:color="auto"/>
                        <w:bottom w:val="none" w:sz="0" w:space="0" w:color="auto"/>
                        <w:right w:val="none" w:sz="0" w:space="0" w:color="auto"/>
                      </w:divBdr>
                    </w:div>
                    <w:div w:id="47383153">
                      <w:marLeft w:val="0"/>
                      <w:marRight w:val="0"/>
                      <w:marTop w:val="0"/>
                      <w:marBottom w:val="0"/>
                      <w:divBdr>
                        <w:top w:val="none" w:sz="0" w:space="0" w:color="auto"/>
                        <w:left w:val="none" w:sz="0" w:space="0" w:color="auto"/>
                        <w:bottom w:val="none" w:sz="0" w:space="0" w:color="auto"/>
                        <w:right w:val="none" w:sz="0" w:space="0" w:color="auto"/>
                      </w:divBdr>
                    </w:div>
                    <w:div w:id="1054431107">
                      <w:marLeft w:val="0"/>
                      <w:marRight w:val="0"/>
                      <w:marTop w:val="0"/>
                      <w:marBottom w:val="0"/>
                      <w:divBdr>
                        <w:top w:val="none" w:sz="0" w:space="0" w:color="auto"/>
                        <w:left w:val="none" w:sz="0" w:space="0" w:color="auto"/>
                        <w:bottom w:val="none" w:sz="0" w:space="0" w:color="auto"/>
                        <w:right w:val="none" w:sz="0" w:space="0" w:color="auto"/>
                      </w:divBdr>
                    </w:div>
                    <w:div w:id="1910190720">
                      <w:marLeft w:val="0"/>
                      <w:marRight w:val="0"/>
                      <w:marTop w:val="0"/>
                      <w:marBottom w:val="0"/>
                      <w:divBdr>
                        <w:top w:val="none" w:sz="0" w:space="0" w:color="auto"/>
                        <w:left w:val="none" w:sz="0" w:space="0" w:color="auto"/>
                        <w:bottom w:val="none" w:sz="0" w:space="0" w:color="auto"/>
                        <w:right w:val="none" w:sz="0" w:space="0" w:color="auto"/>
                      </w:divBdr>
                    </w:div>
                    <w:div w:id="2114739499">
                      <w:marLeft w:val="0"/>
                      <w:marRight w:val="0"/>
                      <w:marTop w:val="0"/>
                      <w:marBottom w:val="0"/>
                      <w:divBdr>
                        <w:top w:val="none" w:sz="0" w:space="0" w:color="auto"/>
                        <w:left w:val="none" w:sz="0" w:space="0" w:color="auto"/>
                        <w:bottom w:val="none" w:sz="0" w:space="0" w:color="auto"/>
                        <w:right w:val="none" w:sz="0" w:space="0" w:color="auto"/>
                      </w:divBdr>
                    </w:div>
                    <w:div w:id="1897273825">
                      <w:marLeft w:val="0"/>
                      <w:marRight w:val="0"/>
                      <w:marTop w:val="0"/>
                      <w:marBottom w:val="0"/>
                      <w:divBdr>
                        <w:top w:val="none" w:sz="0" w:space="0" w:color="auto"/>
                        <w:left w:val="none" w:sz="0" w:space="0" w:color="auto"/>
                        <w:bottom w:val="none" w:sz="0" w:space="0" w:color="auto"/>
                        <w:right w:val="none" w:sz="0" w:space="0" w:color="auto"/>
                      </w:divBdr>
                    </w:div>
                    <w:div w:id="1339382042">
                      <w:marLeft w:val="0"/>
                      <w:marRight w:val="0"/>
                      <w:marTop w:val="0"/>
                      <w:marBottom w:val="0"/>
                      <w:divBdr>
                        <w:top w:val="none" w:sz="0" w:space="0" w:color="auto"/>
                        <w:left w:val="none" w:sz="0" w:space="0" w:color="auto"/>
                        <w:bottom w:val="none" w:sz="0" w:space="0" w:color="auto"/>
                        <w:right w:val="none" w:sz="0" w:space="0" w:color="auto"/>
                      </w:divBdr>
                    </w:div>
                    <w:div w:id="1252354818">
                      <w:marLeft w:val="0"/>
                      <w:marRight w:val="0"/>
                      <w:marTop w:val="0"/>
                      <w:marBottom w:val="0"/>
                      <w:divBdr>
                        <w:top w:val="none" w:sz="0" w:space="0" w:color="auto"/>
                        <w:left w:val="none" w:sz="0" w:space="0" w:color="auto"/>
                        <w:bottom w:val="none" w:sz="0" w:space="0" w:color="auto"/>
                        <w:right w:val="none" w:sz="0" w:space="0" w:color="auto"/>
                      </w:divBdr>
                    </w:div>
                    <w:div w:id="1082947837">
                      <w:marLeft w:val="0"/>
                      <w:marRight w:val="0"/>
                      <w:marTop w:val="0"/>
                      <w:marBottom w:val="0"/>
                      <w:divBdr>
                        <w:top w:val="none" w:sz="0" w:space="0" w:color="auto"/>
                        <w:left w:val="none" w:sz="0" w:space="0" w:color="auto"/>
                        <w:bottom w:val="none" w:sz="0" w:space="0" w:color="auto"/>
                        <w:right w:val="none" w:sz="0" w:space="0" w:color="auto"/>
                      </w:divBdr>
                    </w:div>
                    <w:div w:id="805977391">
                      <w:marLeft w:val="0"/>
                      <w:marRight w:val="0"/>
                      <w:marTop w:val="0"/>
                      <w:marBottom w:val="0"/>
                      <w:divBdr>
                        <w:top w:val="none" w:sz="0" w:space="0" w:color="auto"/>
                        <w:left w:val="none" w:sz="0" w:space="0" w:color="auto"/>
                        <w:bottom w:val="none" w:sz="0" w:space="0" w:color="auto"/>
                        <w:right w:val="none" w:sz="0" w:space="0" w:color="auto"/>
                      </w:divBdr>
                    </w:div>
                    <w:div w:id="1459566988">
                      <w:marLeft w:val="0"/>
                      <w:marRight w:val="0"/>
                      <w:marTop w:val="0"/>
                      <w:marBottom w:val="0"/>
                      <w:divBdr>
                        <w:top w:val="none" w:sz="0" w:space="0" w:color="auto"/>
                        <w:left w:val="none" w:sz="0" w:space="0" w:color="auto"/>
                        <w:bottom w:val="none" w:sz="0" w:space="0" w:color="auto"/>
                        <w:right w:val="none" w:sz="0" w:space="0" w:color="auto"/>
                      </w:divBdr>
                    </w:div>
                    <w:div w:id="1240020608">
                      <w:marLeft w:val="0"/>
                      <w:marRight w:val="0"/>
                      <w:marTop w:val="0"/>
                      <w:marBottom w:val="0"/>
                      <w:divBdr>
                        <w:top w:val="none" w:sz="0" w:space="0" w:color="auto"/>
                        <w:left w:val="none" w:sz="0" w:space="0" w:color="auto"/>
                        <w:bottom w:val="none" w:sz="0" w:space="0" w:color="auto"/>
                        <w:right w:val="none" w:sz="0" w:space="0" w:color="auto"/>
                      </w:divBdr>
                    </w:div>
                    <w:div w:id="1976525035">
                      <w:marLeft w:val="0"/>
                      <w:marRight w:val="0"/>
                      <w:marTop w:val="0"/>
                      <w:marBottom w:val="0"/>
                      <w:divBdr>
                        <w:top w:val="none" w:sz="0" w:space="0" w:color="auto"/>
                        <w:left w:val="none" w:sz="0" w:space="0" w:color="auto"/>
                        <w:bottom w:val="none" w:sz="0" w:space="0" w:color="auto"/>
                        <w:right w:val="none" w:sz="0" w:space="0" w:color="auto"/>
                      </w:divBdr>
                    </w:div>
                    <w:div w:id="1161510339">
                      <w:marLeft w:val="0"/>
                      <w:marRight w:val="0"/>
                      <w:marTop w:val="0"/>
                      <w:marBottom w:val="0"/>
                      <w:divBdr>
                        <w:top w:val="none" w:sz="0" w:space="0" w:color="auto"/>
                        <w:left w:val="none" w:sz="0" w:space="0" w:color="auto"/>
                        <w:bottom w:val="none" w:sz="0" w:space="0" w:color="auto"/>
                        <w:right w:val="none" w:sz="0" w:space="0" w:color="auto"/>
                      </w:divBdr>
                    </w:div>
                    <w:div w:id="1820802121">
                      <w:marLeft w:val="0"/>
                      <w:marRight w:val="0"/>
                      <w:marTop w:val="0"/>
                      <w:marBottom w:val="0"/>
                      <w:divBdr>
                        <w:top w:val="none" w:sz="0" w:space="0" w:color="auto"/>
                        <w:left w:val="none" w:sz="0" w:space="0" w:color="auto"/>
                        <w:bottom w:val="none" w:sz="0" w:space="0" w:color="auto"/>
                        <w:right w:val="none" w:sz="0" w:space="0" w:color="auto"/>
                      </w:divBdr>
                    </w:div>
                    <w:div w:id="1410613661">
                      <w:marLeft w:val="0"/>
                      <w:marRight w:val="0"/>
                      <w:marTop w:val="0"/>
                      <w:marBottom w:val="0"/>
                      <w:divBdr>
                        <w:top w:val="none" w:sz="0" w:space="0" w:color="auto"/>
                        <w:left w:val="none" w:sz="0" w:space="0" w:color="auto"/>
                        <w:bottom w:val="none" w:sz="0" w:space="0" w:color="auto"/>
                        <w:right w:val="none" w:sz="0" w:space="0" w:color="auto"/>
                      </w:divBdr>
                    </w:div>
                    <w:div w:id="778253872">
                      <w:marLeft w:val="0"/>
                      <w:marRight w:val="0"/>
                      <w:marTop w:val="0"/>
                      <w:marBottom w:val="0"/>
                      <w:divBdr>
                        <w:top w:val="none" w:sz="0" w:space="0" w:color="auto"/>
                        <w:left w:val="none" w:sz="0" w:space="0" w:color="auto"/>
                        <w:bottom w:val="none" w:sz="0" w:space="0" w:color="auto"/>
                        <w:right w:val="none" w:sz="0" w:space="0" w:color="auto"/>
                      </w:divBdr>
                    </w:div>
                    <w:div w:id="1664428945">
                      <w:marLeft w:val="0"/>
                      <w:marRight w:val="0"/>
                      <w:marTop w:val="0"/>
                      <w:marBottom w:val="0"/>
                      <w:divBdr>
                        <w:top w:val="none" w:sz="0" w:space="0" w:color="auto"/>
                        <w:left w:val="none" w:sz="0" w:space="0" w:color="auto"/>
                        <w:bottom w:val="none" w:sz="0" w:space="0" w:color="auto"/>
                        <w:right w:val="none" w:sz="0" w:space="0" w:color="auto"/>
                      </w:divBdr>
                    </w:div>
                    <w:div w:id="1994793656">
                      <w:marLeft w:val="0"/>
                      <w:marRight w:val="0"/>
                      <w:marTop w:val="0"/>
                      <w:marBottom w:val="0"/>
                      <w:divBdr>
                        <w:top w:val="none" w:sz="0" w:space="0" w:color="auto"/>
                        <w:left w:val="none" w:sz="0" w:space="0" w:color="auto"/>
                        <w:bottom w:val="none" w:sz="0" w:space="0" w:color="auto"/>
                        <w:right w:val="none" w:sz="0" w:space="0" w:color="auto"/>
                      </w:divBdr>
                    </w:div>
                    <w:div w:id="1929072068">
                      <w:marLeft w:val="0"/>
                      <w:marRight w:val="0"/>
                      <w:marTop w:val="0"/>
                      <w:marBottom w:val="0"/>
                      <w:divBdr>
                        <w:top w:val="none" w:sz="0" w:space="0" w:color="auto"/>
                        <w:left w:val="none" w:sz="0" w:space="0" w:color="auto"/>
                        <w:bottom w:val="none" w:sz="0" w:space="0" w:color="auto"/>
                        <w:right w:val="none" w:sz="0" w:space="0" w:color="auto"/>
                      </w:divBdr>
                    </w:div>
                    <w:div w:id="2019379670">
                      <w:marLeft w:val="0"/>
                      <w:marRight w:val="0"/>
                      <w:marTop w:val="0"/>
                      <w:marBottom w:val="0"/>
                      <w:divBdr>
                        <w:top w:val="none" w:sz="0" w:space="0" w:color="auto"/>
                        <w:left w:val="none" w:sz="0" w:space="0" w:color="auto"/>
                        <w:bottom w:val="none" w:sz="0" w:space="0" w:color="auto"/>
                        <w:right w:val="none" w:sz="0" w:space="0" w:color="auto"/>
                      </w:divBdr>
                    </w:div>
                    <w:div w:id="1000281543">
                      <w:marLeft w:val="0"/>
                      <w:marRight w:val="0"/>
                      <w:marTop w:val="0"/>
                      <w:marBottom w:val="0"/>
                      <w:divBdr>
                        <w:top w:val="none" w:sz="0" w:space="0" w:color="auto"/>
                        <w:left w:val="none" w:sz="0" w:space="0" w:color="auto"/>
                        <w:bottom w:val="none" w:sz="0" w:space="0" w:color="auto"/>
                        <w:right w:val="none" w:sz="0" w:space="0" w:color="auto"/>
                      </w:divBdr>
                    </w:div>
                    <w:div w:id="234704392">
                      <w:marLeft w:val="0"/>
                      <w:marRight w:val="0"/>
                      <w:marTop w:val="0"/>
                      <w:marBottom w:val="0"/>
                      <w:divBdr>
                        <w:top w:val="none" w:sz="0" w:space="0" w:color="auto"/>
                        <w:left w:val="none" w:sz="0" w:space="0" w:color="auto"/>
                        <w:bottom w:val="none" w:sz="0" w:space="0" w:color="auto"/>
                        <w:right w:val="none" w:sz="0" w:space="0" w:color="auto"/>
                      </w:divBdr>
                    </w:div>
                    <w:div w:id="735468211">
                      <w:marLeft w:val="0"/>
                      <w:marRight w:val="0"/>
                      <w:marTop w:val="0"/>
                      <w:marBottom w:val="0"/>
                      <w:divBdr>
                        <w:top w:val="none" w:sz="0" w:space="0" w:color="auto"/>
                        <w:left w:val="none" w:sz="0" w:space="0" w:color="auto"/>
                        <w:bottom w:val="none" w:sz="0" w:space="0" w:color="auto"/>
                        <w:right w:val="none" w:sz="0" w:space="0" w:color="auto"/>
                      </w:divBdr>
                    </w:div>
                    <w:div w:id="930505506">
                      <w:marLeft w:val="0"/>
                      <w:marRight w:val="0"/>
                      <w:marTop w:val="0"/>
                      <w:marBottom w:val="0"/>
                      <w:divBdr>
                        <w:top w:val="none" w:sz="0" w:space="0" w:color="auto"/>
                        <w:left w:val="none" w:sz="0" w:space="0" w:color="auto"/>
                        <w:bottom w:val="none" w:sz="0" w:space="0" w:color="auto"/>
                        <w:right w:val="none" w:sz="0" w:space="0" w:color="auto"/>
                      </w:divBdr>
                    </w:div>
                    <w:div w:id="837159145">
                      <w:marLeft w:val="0"/>
                      <w:marRight w:val="0"/>
                      <w:marTop w:val="0"/>
                      <w:marBottom w:val="0"/>
                      <w:divBdr>
                        <w:top w:val="none" w:sz="0" w:space="0" w:color="auto"/>
                        <w:left w:val="none" w:sz="0" w:space="0" w:color="auto"/>
                        <w:bottom w:val="none" w:sz="0" w:space="0" w:color="auto"/>
                        <w:right w:val="none" w:sz="0" w:space="0" w:color="auto"/>
                      </w:divBdr>
                    </w:div>
                    <w:div w:id="1885092010">
                      <w:marLeft w:val="0"/>
                      <w:marRight w:val="0"/>
                      <w:marTop w:val="0"/>
                      <w:marBottom w:val="0"/>
                      <w:divBdr>
                        <w:top w:val="none" w:sz="0" w:space="0" w:color="auto"/>
                        <w:left w:val="none" w:sz="0" w:space="0" w:color="auto"/>
                        <w:bottom w:val="none" w:sz="0" w:space="0" w:color="auto"/>
                        <w:right w:val="none" w:sz="0" w:space="0" w:color="auto"/>
                      </w:divBdr>
                    </w:div>
                    <w:div w:id="1893535262">
                      <w:marLeft w:val="0"/>
                      <w:marRight w:val="0"/>
                      <w:marTop w:val="0"/>
                      <w:marBottom w:val="0"/>
                      <w:divBdr>
                        <w:top w:val="none" w:sz="0" w:space="0" w:color="auto"/>
                        <w:left w:val="none" w:sz="0" w:space="0" w:color="auto"/>
                        <w:bottom w:val="none" w:sz="0" w:space="0" w:color="auto"/>
                        <w:right w:val="none" w:sz="0" w:space="0" w:color="auto"/>
                      </w:divBdr>
                    </w:div>
                    <w:div w:id="402215873">
                      <w:marLeft w:val="0"/>
                      <w:marRight w:val="0"/>
                      <w:marTop w:val="0"/>
                      <w:marBottom w:val="0"/>
                      <w:divBdr>
                        <w:top w:val="none" w:sz="0" w:space="0" w:color="auto"/>
                        <w:left w:val="none" w:sz="0" w:space="0" w:color="auto"/>
                        <w:bottom w:val="none" w:sz="0" w:space="0" w:color="auto"/>
                        <w:right w:val="none" w:sz="0" w:space="0" w:color="auto"/>
                      </w:divBdr>
                    </w:div>
                    <w:div w:id="566108725">
                      <w:marLeft w:val="0"/>
                      <w:marRight w:val="0"/>
                      <w:marTop w:val="0"/>
                      <w:marBottom w:val="0"/>
                      <w:divBdr>
                        <w:top w:val="none" w:sz="0" w:space="0" w:color="auto"/>
                        <w:left w:val="none" w:sz="0" w:space="0" w:color="auto"/>
                        <w:bottom w:val="none" w:sz="0" w:space="0" w:color="auto"/>
                        <w:right w:val="none" w:sz="0" w:space="0" w:color="auto"/>
                      </w:divBdr>
                    </w:div>
                    <w:div w:id="1560021885">
                      <w:marLeft w:val="0"/>
                      <w:marRight w:val="0"/>
                      <w:marTop w:val="0"/>
                      <w:marBottom w:val="0"/>
                      <w:divBdr>
                        <w:top w:val="none" w:sz="0" w:space="0" w:color="auto"/>
                        <w:left w:val="none" w:sz="0" w:space="0" w:color="auto"/>
                        <w:bottom w:val="none" w:sz="0" w:space="0" w:color="auto"/>
                        <w:right w:val="none" w:sz="0" w:space="0" w:color="auto"/>
                      </w:divBdr>
                    </w:div>
                    <w:div w:id="1381128898">
                      <w:marLeft w:val="0"/>
                      <w:marRight w:val="0"/>
                      <w:marTop w:val="0"/>
                      <w:marBottom w:val="0"/>
                      <w:divBdr>
                        <w:top w:val="none" w:sz="0" w:space="0" w:color="auto"/>
                        <w:left w:val="none" w:sz="0" w:space="0" w:color="auto"/>
                        <w:bottom w:val="none" w:sz="0" w:space="0" w:color="auto"/>
                        <w:right w:val="none" w:sz="0" w:space="0" w:color="auto"/>
                      </w:divBdr>
                    </w:div>
                    <w:div w:id="1658729004">
                      <w:marLeft w:val="0"/>
                      <w:marRight w:val="0"/>
                      <w:marTop w:val="0"/>
                      <w:marBottom w:val="0"/>
                      <w:divBdr>
                        <w:top w:val="none" w:sz="0" w:space="0" w:color="auto"/>
                        <w:left w:val="none" w:sz="0" w:space="0" w:color="auto"/>
                        <w:bottom w:val="none" w:sz="0" w:space="0" w:color="auto"/>
                        <w:right w:val="none" w:sz="0" w:space="0" w:color="auto"/>
                      </w:divBdr>
                    </w:div>
                    <w:div w:id="1461803390">
                      <w:marLeft w:val="0"/>
                      <w:marRight w:val="0"/>
                      <w:marTop w:val="0"/>
                      <w:marBottom w:val="0"/>
                      <w:divBdr>
                        <w:top w:val="none" w:sz="0" w:space="0" w:color="auto"/>
                        <w:left w:val="none" w:sz="0" w:space="0" w:color="auto"/>
                        <w:bottom w:val="none" w:sz="0" w:space="0" w:color="auto"/>
                        <w:right w:val="none" w:sz="0" w:space="0" w:color="auto"/>
                      </w:divBdr>
                    </w:div>
                    <w:div w:id="1593389063">
                      <w:marLeft w:val="0"/>
                      <w:marRight w:val="0"/>
                      <w:marTop w:val="0"/>
                      <w:marBottom w:val="0"/>
                      <w:divBdr>
                        <w:top w:val="none" w:sz="0" w:space="0" w:color="auto"/>
                        <w:left w:val="none" w:sz="0" w:space="0" w:color="auto"/>
                        <w:bottom w:val="none" w:sz="0" w:space="0" w:color="auto"/>
                        <w:right w:val="none" w:sz="0" w:space="0" w:color="auto"/>
                      </w:divBdr>
                    </w:div>
                    <w:div w:id="99497573">
                      <w:marLeft w:val="0"/>
                      <w:marRight w:val="0"/>
                      <w:marTop w:val="0"/>
                      <w:marBottom w:val="0"/>
                      <w:divBdr>
                        <w:top w:val="none" w:sz="0" w:space="0" w:color="auto"/>
                        <w:left w:val="none" w:sz="0" w:space="0" w:color="auto"/>
                        <w:bottom w:val="none" w:sz="0" w:space="0" w:color="auto"/>
                        <w:right w:val="none" w:sz="0" w:space="0" w:color="auto"/>
                      </w:divBdr>
                    </w:div>
                    <w:div w:id="1461387291">
                      <w:marLeft w:val="0"/>
                      <w:marRight w:val="0"/>
                      <w:marTop w:val="0"/>
                      <w:marBottom w:val="0"/>
                      <w:divBdr>
                        <w:top w:val="none" w:sz="0" w:space="0" w:color="auto"/>
                        <w:left w:val="none" w:sz="0" w:space="0" w:color="auto"/>
                        <w:bottom w:val="none" w:sz="0" w:space="0" w:color="auto"/>
                        <w:right w:val="none" w:sz="0" w:space="0" w:color="auto"/>
                      </w:divBdr>
                    </w:div>
                    <w:div w:id="52702850">
                      <w:marLeft w:val="0"/>
                      <w:marRight w:val="0"/>
                      <w:marTop w:val="0"/>
                      <w:marBottom w:val="0"/>
                      <w:divBdr>
                        <w:top w:val="none" w:sz="0" w:space="0" w:color="auto"/>
                        <w:left w:val="none" w:sz="0" w:space="0" w:color="auto"/>
                        <w:bottom w:val="none" w:sz="0" w:space="0" w:color="auto"/>
                        <w:right w:val="none" w:sz="0" w:space="0" w:color="auto"/>
                      </w:divBdr>
                    </w:div>
                    <w:div w:id="1480609208">
                      <w:marLeft w:val="0"/>
                      <w:marRight w:val="0"/>
                      <w:marTop w:val="0"/>
                      <w:marBottom w:val="0"/>
                      <w:divBdr>
                        <w:top w:val="none" w:sz="0" w:space="0" w:color="auto"/>
                        <w:left w:val="none" w:sz="0" w:space="0" w:color="auto"/>
                        <w:bottom w:val="none" w:sz="0" w:space="0" w:color="auto"/>
                        <w:right w:val="none" w:sz="0" w:space="0" w:color="auto"/>
                      </w:divBdr>
                    </w:div>
                    <w:div w:id="906383346">
                      <w:marLeft w:val="0"/>
                      <w:marRight w:val="0"/>
                      <w:marTop w:val="0"/>
                      <w:marBottom w:val="0"/>
                      <w:divBdr>
                        <w:top w:val="none" w:sz="0" w:space="0" w:color="auto"/>
                        <w:left w:val="none" w:sz="0" w:space="0" w:color="auto"/>
                        <w:bottom w:val="none" w:sz="0" w:space="0" w:color="auto"/>
                        <w:right w:val="none" w:sz="0" w:space="0" w:color="auto"/>
                      </w:divBdr>
                    </w:div>
                    <w:div w:id="311905656">
                      <w:marLeft w:val="0"/>
                      <w:marRight w:val="0"/>
                      <w:marTop w:val="0"/>
                      <w:marBottom w:val="0"/>
                      <w:divBdr>
                        <w:top w:val="none" w:sz="0" w:space="0" w:color="auto"/>
                        <w:left w:val="none" w:sz="0" w:space="0" w:color="auto"/>
                        <w:bottom w:val="none" w:sz="0" w:space="0" w:color="auto"/>
                        <w:right w:val="none" w:sz="0" w:space="0" w:color="auto"/>
                      </w:divBdr>
                    </w:div>
                    <w:div w:id="415831434">
                      <w:marLeft w:val="0"/>
                      <w:marRight w:val="0"/>
                      <w:marTop w:val="0"/>
                      <w:marBottom w:val="0"/>
                      <w:divBdr>
                        <w:top w:val="none" w:sz="0" w:space="0" w:color="auto"/>
                        <w:left w:val="none" w:sz="0" w:space="0" w:color="auto"/>
                        <w:bottom w:val="none" w:sz="0" w:space="0" w:color="auto"/>
                        <w:right w:val="none" w:sz="0" w:space="0" w:color="auto"/>
                      </w:divBdr>
                    </w:div>
                    <w:div w:id="1821998309">
                      <w:marLeft w:val="0"/>
                      <w:marRight w:val="0"/>
                      <w:marTop w:val="0"/>
                      <w:marBottom w:val="0"/>
                      <w:divBdr>
                        <w:top w:val="none" w:sz="0" w:space="0" w:color="auto"/>
                        <w:left w:val="none" w:sz="0" w:space="0" w:color="auto"/>
                        <w:bottom w:val="none" w:sz="0" w:space="0" w:color="auto"/>
                        <w:right w:val="none" w:sz="0" w:space="0" w:color="auto"/>
                      </w:divBdr>
                    </w:div>
                    <w:div w:id="2043943268">
                      <w:marLeft w:val="0"/>
                      <w:marRight w:val="0"/>
                      <w:marTop w:val="0"/>
                      <w:marBottom w:val="0"/>
                      <w:divBdr>
                        <w:top w:val="none" w:sz="0" w:space="0" w:color="auto"/>
                        <w:left w:val="none" w:sz="0" w:space="0" w:color="auto"/>
                        <w:bottom w:val="none" w:sz="0" w:space="0" w:color="auto"/>
                        <w:right w:val="none" w:sz="0" w:space="0" w:color="auto"/>
                      </w:divBdr>
                    </w:div>
                    <w:div w:id="767119486">
                      <w:marLeft w:val="0"/>
                      <w:marRight w:val="0"/>
                      <w:marTop w:val="0"/>
                      <w:marBottom w:val="0"/>
                      <w:divBdr>
                        <w:top w:val="none" w:sz="0" w:space="0" w:color="auto"/>
                        <w:left w:val="none" w:sz="0" w:space="0" w:color="auto"/>
                        <w:bottom w:val="none" w:sz="0" w:space="0" w:color="auto"/>
                        <w:right w:val="none" w:sz="0" w:space="0" w:color="auto"/>
                      </w:divBdr>
                    </w:div>
                    <w:div w:id="559562349">
                      <w:marLeft w:val="0"/>
                      <w:marRight w:val="0"/>
                      <w:marTop w:val="0"/>
                      <w:marBottom w:val="0"/>
                      <w:divBdr>
                        <w:top w:val="none" w:sz="0" w:space="0" w:color="auto"/>
                        <w:left w:val="none" w:sz="0" w:space="0" w:color="auto"/>
                        <w:bottom w:val="none" w:sz="0" w:space="0" w:color="auto"/>
                        <w:right w:val="none" w:sz="0" w:space="0" w:color="auto"/>
                      </w:divBdr>
                    </w:div>
                    <w:div w:id="1753893586">
                      <w:marLeft w:val="0"/>
                      <w:marRight w:val="0"/>
                      <w:marTop w:val="0"/>
                      <w:marBottom w:val="0"/>
                      <w:divBdr>
                        <w:top w:val="none" w:sz="0" w:space="0" w:color="auto"/>
                        <w:left w:val="none" w:sz="0" w:space="0" w:color="auto"/>
                        <w:bottom w:val="none" w:sz="0" w:space="0" w:color="auto"/>
                        <w:right w:val="none" w:sz="0" w:space="0" w:color="auto"/>
                      </w:divBdr>
                    </w:div>
                    <w:div w:id="2010256377">
                      <w:marLeft w:val="0"/>
                      <w:marRight w:val="0"/>
                      <w:marTop w:val="0"/>
                      <w:marBottom w:val="0"/>
                      <w:divBdr>
                        <w:top w:val="none" w:sz="0" w:space="0" w:color="auto"/>
                        <w:left w:val="none" w:sz="0" w:space="0" w:color="auto"/>
                        <w:bottom w:val="none" w:sz="0" w:space="0" w:color="auto"/>
                        <w:right w:val="none" w:sz="0" w:space="0" w:color="auto"/>
                      </w:divBdr>
                    </w:div>
                    <w:div w:id="1366831461">
                      <w:marLeft w:val="0"/>
                      <w:marRight w:val="0"/>
                      <w:marTop w:val="0"/>
                      <w:marBottom w:val="0"/>
                      <w:divBdr>
                        <w:top w:val="none" w:sz="0" w:space="0" w:color="auto"/>
                        <w:left w:val="none" w:sz="0" w:space="0" w:color="auto"/>
                        <w:bottom w:val="none" w:sz="0" w:space="0" w:color="auto"/>
                        <w:right w:val="none" w:sz="0" w:space="0" w:color="auto"/>
                      </w:divBdr>
                    </w:div>
                    <w:div w:id="2114789027">
                      <w:marLeft w:val="0"/>
                      <w:marRight w:val="0"/>
                      <w:marTop w:val="0"/>
                      <w:marBottom w:val="0"/>
                      <w:divBdr>
                        <w:top w:val="none" w:sz="0" w:space="0" w:color="auto"/>
                        <w:left w:val="none" w:sz="0" w:space="0" w:color="auto"/>
                        <w:bottom w:val="none" w:sz="0" w:space="0" w:color="auto"/>
                        <w:right w:val="none" w:sz="0" w:space="0" w:color="auto"/>
                      </w:divBdr>
                    </w:div>
                    <w:div w:id="1691226011">
                      <w:marLeft w:val="0"/>
                      <w:marRight w:val="0"/>
                      <w:marTop w:val="0"/>
                      <w:marBottom w:val="0"/>
                      <w:divBdr>
                        <w:top w:val="none" w:sz="0" w:space="0" w:color="auto"/>
                        <w:left w:val="none" w:sz="0" w:space="0" w:color="auto"/>
                        <w:bottom w:val="none" w:sz="0" w:space="0" w:color="auto"/>
                        <w:right w:val="none" w:sz="0" w:space="0" w:color="auto"/>
                      </w:divBdr>
                    </w:div>
                    <w:div w:id="903023377">
                      <w:marLeft w:val="0"/>
                      <w:marRight w:val="0"/>
                      <w:marTop w:val="0"/>
                      <w:marBottom w:val="0"/>
                      <w:divBdr>
                        <w:top w:val="none" w:sz="0" w:space="0" w:color="auto"/>
                        <w:left w:val="none" w:sz="0" w:space="0" w:color="auto"/>
                        <w:bottom w:val="none" w:sz="0" w:space="0" w:color="auto"/>
                        <w:right w:val="none" w:sz="0" w:space="0" w:color="auto"/>
                      </w:divBdr>
                    </w:div>
                    <w:div w:id="624888292">
                      <w:marLeft w:val="0"/>
                      <w:marRight w:val="0"/>
                      <w:marTop w:val="0"/>
                      <w:marBottom w:val="0"/>
                      <w:divBdr>
                        <w:top w:val="none" w:sz="0" w:space="0" w:color="auto"/>
                        <w:left w:val="none" w:sz="0" w:space="0" w:color="auto"/>
                        <w:bottom w:val="none" w:sz="0" w:space="0" w:color="auto"/>
                        <w:right w:val="none" w:sz="0" w:space="0" w:color="auto"/>
                      </w:divBdr>
                    </w:div>
                    <w:div w:id="1850482624">
                      <w:marLeft w:val="0"/>
                      <w:marRight w:val="0"/>
                      <w:marTop w:val="0"/>
                      <w:marBottom w:val="0"/>
                      <w:divBdr>
                        <w:top w:val="none" w:sz="0" w:space="0" w:color="auto"/>
                        <w:left w:val="none" w:sz="0" w:space="0" w:color="auto"/>
                        <w:bottom w:val="none" w:sz="0" w:space="0" w:color="auto"/>
                        <w:right w:val="none" w:sz="0" w:space="0" w:color="auto"/>
                      </w:divBdr>
                    </w:div>
                    <w:div w:id="299457017">
                      <w:marLeft w:val="0"/>
                      <w:marRight w:val="0"/>
                      <w:marTop w:val="0"/>
                      <w:marBottom w:val="0"/>
                      <w:divBdr>
                        <w:top w:val="none" w:sz="0" w:space="0" w:color="auto"/>
                        <w:left w:val="none" w:sz="0" w:space="0" w:color="auto"/>
                        <w:bottom w:val="none" w:sz="0" w:space="0" w:color="auto"/>
                        <w:right w:val="none" w:sz="0" w:space="0" w:color="auto"/>
                      </w:divBdr>
                    </w:div>
                    <w:div w:id="1209948261">
                      <w:marLeft w:val="0"/>
                      <w:marRight w:val="0"/>
                      <w:marTop w:val="0"/>
                      <w:marBottom w:val="0"/>
                      <w:divBdr>
                        <w:top w:val="none" w:sz="0" w:space="0" w:color="auto"/>
                        <w:left w:val="none" w:sz="0" w:space="0" w:color="auto"/>
                        <w:bottom w:val="none" w:sz="0" w:space="0" w:color="auto"/>
                        <w:right w:val="none" w:sz="0" w:space="0" w:color="auto"/>
                      </w:divBdr>
                    </w:div>
                    <w:div w:id="1296832669">
                      <w:marLeft w:val="0"/>
                      <w:marRight w:val="0"/>
                      <w:marTop w:val="0"/>
                      <w:marBottom w:val="0"/>
                      <w:divBdr>
                        <w:top w:val="none" w:sz="0" w:space="0" w:color="auto"/>
                        <w:left w:val="none" w:sz="0" w:space="0" w:color="auto"/>
                        <w:bottom w:val="none" w:sz="0" w:space="0" w:color="auto"/>
                        <w:right w:val="none" w:sz="0" w:space="0" w:color="auto"/>
                      </w:divBdr>
                    </w:div>
                    <w:div w:id="1111434537">
                      <w:marLeft w:val="0"/>
                      <w:marRight w:val="0"/>
                      <w:marTop w:val="0"/>
                      <w:marBottom w:val="0"/>
                      <w:divBdr>
                        <w:top w:val="none" w:sz="0" w:space="0" w:color="auto"/>
                        <w:left w:val="none" w:sz="0" w:space="0" w:color="auto"/>
                        <w:bottom w:val="none" w:sz="0" w:space="0" w:color="auto"/>
                        <w:right w:val="none" w:sz="0" w:space="0" w:color="auto"/>
                      </w:divBdr>
                    </w:div>
                    <w:div w:id="632947482">
                      <w:marLeft w:val="0"/>
                      <w:marRight w:val="0"/>
                      <w:marTop w:val="0"/>
                      <w:marBottom w:val="0"/>
                      <w:divBdr>
                        <w:top w:val="none" w:sz="0" w:space="0" w:color="auto"/>
                        <w:left w:val="none" w:sz="0" w:space="0" w:color="auto"/>
                        <w:bottom w:val="none" w:sz="0" w:space="0" w:color="auto"/>
                        <w:right w:val="none" w:sz="0" w:space="0" w:color="auto"/>
                      </w:divBdr>
                    </w:div>
                    <w:div w:id="1972128015">
                      <w:marLeft w:val="0"/>
                      <w:marRight w:val="0"/>
                      <w:marTop w:val="0"/>
                      <w:marBottom w:val="0"/>
                      <w:divBdr>
                        <w:top w:val="none" w:sz="0" w:space="0" w:color="auto"/>
                        <w:left w:val="none" w:sz="0" w:space="0" w:color="auto"/>
                        <w:bottom w:val="none" w:sz="0" w:space="0" w:color="auto"/>
                        <w:right w:val="none" w:sz="0" w:space="0" w:color="auto"/>
                      </w:divBdr>
                    </w:div>
                    <w:div w:id="1751459417">
                      <w:marLeft w:val="0"/>
                      <w:marRight w:val="0"/>
                      <w:marTop w:val="0"/>
                      <w:marBottom w:val="0"/>
                      <w:divBdr>
                        <w:top w:val="none" w:sz="0" w:space="0" w:color="auto"/>
                        <w:left w:val="none" w:sz="0" w:space="0" w:color="auto"/>
                        <w:bottom w:val="none" w:sz="0" w:space="0" w:color="auto"/>
                        <w:right w:val="none" w:sz="0" w:space="0" w:color="auto"/>
                      </w:divBdr>
                    </w:div>
                    <w:div w:id="776752277">
                      <w:marLeft w:val="0"/>
                      <w:marRight w:val="0"/>
                      <w:marTop w:val="0"/>
                      <w:marBottom w:val="0"/>
                      <w:divBdr>
                        <w:top w:val="none" w:sz="0" w:space="0" w:color="auto"/>
                        <w:left w:val="none" w:sz="0" w:space="0" w:color="auto"/>
                        <w:bottom w:val="none" w:sz="0" w:space="0" w:color="auto"/>
                        <w:right w:val="none" w:sz="0" w:space="0" w:color="auto"/>
                      </w:divBdr>
                    </w:div>
                    <w:div w:id="374239088">
                      <w:marLeft w:val="0"/>
                      <w:marRight w:val="0"/>
                      <w:marTop w:val="0"/>
                      <w:marBottom w:val="0"/>
                      <w:divBdr>
                        <w:top w:val="none" w:sz="0" w:space="0" w:color="auto"/>
                        <w:left w:val="none" w:sz="0" w:space="0" w:color="auto"/>
                        <w:bottom w:val="none" w:sz="0" w:space="0" w:color="auto"/>
                        <w:right w:val="none" w:sz="0" w:space="0" w:color="auto"/>
                      </w:divBdr>
                    </w:div>
                    <w:div w:id="1089693246">
                      <w:marLeft w:val="0"/>
                      <w:marRight w:val="0"/>
                      <w:marTop w:val="0"/>
                      <w:marBottom w:val="0"/>
                      <w:divBdr>
                        <w:top w:val="none" w:sz="0" w:space="0" w:color="auto"/>
                        <w:left w:val="none" w:sz="0" w:space="0" w:color="auto"/>
                        <w:bottom w:val="none" w:sz="0" w:space="0" w:color="auto"/>
                        <w:right w:val="none" w:sz="0" w:space="0" w:color="auto"/>
                      </w:divBdr>
                    </w:div>
                    <w:div w:id="2022971024">
                      <w:marLeft w:val="0"/>
                      <w:marRight w:val="0"/>
                      <w:marTop w:val="0"/>
                      <w:marBottom w:val="0"/>
                      <w:divBdr>
                        <w:top w:val="none" w:sz="0" w:space="0" w:color="auto"/>
                        <w:left w:val="none" w:sz="0" w:space="0" w:color="auto"/>
                        <w:bottom w:val="none" w:sz="0" w:space="0" w:color="auto"/>
                        <w:right w:val="none" w:sz="0" w:space="0" w:color="auto"/>
                      </w:divBdr>
                    </w:div>
                    <w:div w:id="805969601">
                      <w:marLeft w:val="0"/>
                      <w:marRight w:val="0"/>
                      <w:marTop w:val="0"/>
                      <w:marBottom w:val="0"/>
                      <w:divBdr>
                        <w:top w:val="none" w:sz="0" w:space="0" w:color="auto"/>
                        <w:left w:val="none" w:sz="0" w:space="0" w:color="auto"/>
                        <w:bottom w:val="none" w:sz="0" w:space="0" w:color="auto"/>
                        <w:right w:val="none" w:sz="0" w:space="0" w:color="auto"/>
                      </w:divBdr>
                    </w:div>
                    <w:div w:id="1769042405">
                      <w:marLeft w:val="0"/>
                      <w:marRight w:val="0"/>
                      <w:marTop w:val="0"/>
                      <w:marBottom w:val="0"/>
                      <w:divBdr>
                        <w:top w:val="none" w:sz="0" w:space="0" w:color="auto"/>
                        <w:left w:val="none" w:sz="0" w:space="0" w:color="auto"/>
                        <w:bottom w:val="none" w:sz="0" w:space="0" w:color="auto"/>
                        <w:right w:val="none" w:sz="0" w:space="0" w:color="auto"/>
                      </w:divBdr>
                    </w:div>
                    <w:div w:id="357239262">
                      <w:marLeft w:val="0"/>
                      <w:marRight w:val="0"/>
                      <w:marTop w:val="0"/>
                      <w:marBottom w:val="0"/>
                      <w:divBdr>
                        <w:top w:val="none" w:sz="0" w:space="0" w:color="auto"/>
                        <w:left w:val="none" w:sz="0" w:space="0" w:color="auto"/>
                        <w:bottom w:val="none" w:sz="0" w:space="0" w:color="auto"/>
                        <w:right w:val="none" w:sz="0" w:space="0" w:color="auto"/>
                      </w:divBdr>
                    </w:div>
                    <w:div w:id="290938269">
                      <w:marLeft w:val="0"/>
                      <w:marRight w:val="0"/>
                      <w:marTop w:val="0"/>
                      <w:marBottom w:val="0"/>
                      <w:divBdr>
                        <w:top w:val="none" w:sz="0" w:space="0" w:color="auto"/>
                        <w:left w:val="none" w:sz="0" w:space="0" w:color="auto"/>
                        <w:bottom w:val="none" w:sz="0" w:space="0" w:color="auto"/>
                        <w:right w:val="none" w:sz="0" w:space="0" w:color="auto"/>
                      </w:divBdr>
                    </w:div>
                    <w:div w:id="1946302826">
                      <w:marLeft w:val="0"/>
                      <w:marRight w:val="0"/>
                      <w:marTop w:val="0"/>
                      <w:marBottom w:val="0"/>
                      <w:divBdr>
                        <w:top w:val="none" w:sz="0" w:space="0" w:color="auto"/>
                        <w:left w:val="none" w:sz="0" w:space="0" w:color="auto"/>
                        <w:bottom w:val="none" w:sz="0" w:space="0" w:color="auto"/>
                        <w:right w:val="none" w:sz="0" w:space="0" w:color="auto"/>
                      </w:divBdr>
                    </w:div>
                    <w:div w:id="1016350963">
                      <w:marLeft w:val="0"/>
                      <w:marRight w:val="0"/>
                      <w:marTop w:val="0"/>
                      <w:marBottom w:val="0"/>
                      <w:divBdr>
                        <w:top w:val="none" w:sz="0" w:space="0" w:color="auto"/>
                        <w:left w:val="none" w:sz="0" w:space="0" w:color="auto"/>
                        <w:bottom w:val="none" w:sz="0" w:space="0" w:color="auto"/>
                        <w:right w:val="none" w:sz="0" w:space="0" w:color="auto"/>
                      </w:divBdr>
                    </w:div>
                    <w:div w:id="496262610">
                      <w:marLeft w:val="0"/>
                      <w:marRight w:val="0"/>
                      <w:marTop w:val="0"/>
                      <w:marBottom w:val="0"/>
                      <w:divBdr>
                        <w:top w:val="none" w:sz="0" w:space="0" w:color="auto"/>
                        <w:left w:val="none" w:sz="0" w:space="0" w:color="auto"/>
                        <w:bottom w:val="none" w:sz="0" w:space="0" w:color="auto"/>
                        <w:right w:val="none" w:sz="0" w:space="0" w:color="auto"/>
                      </w:divBdr>
                    </w:div>
                    <w:div w:id="1894003321">
                      <w:marLeft w:val="0"/>
                      <w:marRight w:val="0"/>
                      <w:marTop w:val="0"/>
                      <w:marBottom w:val="0"/>
                      <w:divBdr>
                        <w:top w:val="none" w:sz="0" w:space="0" w:color="auto"/>
                        <w:left w:val="none" w:sz="0" w:space="0" w:color="auto"/>
                        <w:bottom w:val="none" w:sz="0" w:space="0" w:color="auto"/>
                        <w:right w:val="none" w:sz="0" w:space="0" w:color="auto"/>
                      </w:divBdr>
                    </w:div>
                    <w:div w:id="1358316914">
                      <w:marLeft w:val="0"/>
                      <w:marRight w:val="0"/>
                      <w:marTop w:val="0"/>
                      <w:marBottom w:val="0"/>
                      <w:divBdr>
                        <w:top w:val="none" w:sz="0" w:space="0" w:color="auto"/>
                        <w:left w:val="none" w:sz="0" w:space="0" w:color="auto"/>
                        <w:bottom w:val="none" w:sz="0" w:space="0" w:color="auto"/>
                        <w:right w:val="none" w:sz="0" w:space="0" w:color="auto"/>
                      </w:divBdr>
                    </w:div>
                    <w:div w:id="1024132444">
                      <w:marLeft w:val="0"/>
                      <w:marRight w:val="0"/>
                      <w:marTop w:val="0"/>
                      <w:marBottom w:val="0"/>
                      <w:divBdr>
                        <w:top w:val="none" w:sz="0" w:space="0" w:color="auto"/>
                        <w:left w:val="none" w:sz="0" w:space="0" w:color="auto"/>
                        <w:bottom w:val="none" w:sz="0" w:space="0" w:color="auto"/>
                        <w:right w:val="none" w:sz="0" w:space="0" w:color="auto"/>
                      </w:divBdr>
                    </w:div>
                    <w:div w:id="550111841">
                      <w:marLeft w:val="0"/>
                      <w:marRight w:val="0"/>
                      <w:marTop w:val="0"/>
                      <w:marBottom w:val="0"/>
                      <w:divBdr>
                        <w:top w:val="none" w:sz="0" w:space="0" w:color="auto"/>
                        <w:left w:val="none" w:sz="0" w:space="0" w:color="auto"/>
                        <w:bottom w:val="none" w:sz="0" w:space="0" w:color="auto"/>
                        <w:right w:val="none" w:sz="0" w:space="0" w:color="auto"/>
                      </w:divBdr>
                    </w:div>
                    <w:div w:id="735592589">
                      <w:marLeft w:val="0"/>
                      <w:marRight w:val="0"/>
                      <w:marTop w:val="0"/>
                      <w:marBottom w:val="0"/>
                      <w:divBdr>
                        <w:top w:val="none" w:sz="0" w:space="0" w:color="auto"/>
                        <w:left w:val="none" w:sz="0" w:space="0" w:color="auto"/>
                        <w:bottom w:val="none" w:sz="0" w:space="0" w:color="auto"/>
                        <w:right w:val="none" w:sz="0" w:space="0" w:color="auto"/>
                      </w:divBdr>
                    </w:div>
                    <w:div w:id="1795371218">
                      <w:marLeft w:val="0"/>
                      <w:marRight w:val="0"/>
                      <w:marTop w:val="0"/>
                      <w:marBottom w:val="0"/>
                      <w:divBdr>
                        <w:top w:val="none" w:sz="0" w:space="0" w:color="auto"/>
                        <w:left w:val="none" w:sz="0" w:space="0" w:color="auto"/>
                        <w:bottom w:val="none" w:sz="0" w:space="0" w:color="auto"/>
                        <w:right w:val="none" w:sz="0" w:space="0" w:color="auto"/>
                      </w:divBdr>
                    </w:div>
                    <w:div w:id="211235791">
                      <w:marLeft w:val="0"/>
                      <w:marRight w:val="0"/>
                      <w:marTop w:val="0"/>
                      <w:marBottom w:val="0"/>
                      <w:divBdr>
                        <w:top w:val="none" w:sz="0" w:space="0" w:color="auto"/>
                        <w:left w:val="none" w:sz="0" w:space="0" w:color="auto"/>
                        <w:bottom w:val="none" w:sz="0" w:space="0" w:color="auto"/>
                        <w:right w:val="none" w:sz="0" w:space="0" w:color="auto"/>
                      </w:divBdr>
                    </w:div>
                    <w:div w:id="787552531">
                      <w:marLeft w:val="0"/>
                      <w:marRight w:val="0"/>
                      <w:marTop w:val="0"/>
                      <w:marBottom w:val="0"/>
                      <w:divBdr>
                        <w:top w:val="none" w:sz="0" w:space="0" w:color="auto"/>
                        <w:left w:val="none" w:sz="0" w:space="0" w:color="auto"/>
                        <w:bottom w:val="none" w:sz="0" w:space="0" w:color="auto"/>
                        <w:right w:val="none" w:sz="0" w:space="0" w:color="auto"/>
                      </w:divBdr>
                    </w:div>
                    <w:div w:id="129130015">
                      <w:marLeft w:val="0"/>
                      <w:marRight w:val="0"/>
                      <w:marTop w:val="0"/>
                      <w:marBottom w:val="0"/>
                      <w:divBdr>
                        <w:top w:val="none" w:sz="0" w:space="0" w:color="auto"/>
                        <w:left w:val="none" w:sz="0" w:space="0" w:color="auto"/>
                        <w:bottom w:val="none" w:sz="0" w:space="0" w:color="auto"/>
                        <w:right w:val="none" w:sz="0" w:space="0" w:color="auto"/>
                      </w:divBdr>
                    </w:div>
                    <w:div w:id="1954703368">
                      <w:marLeft w:val="0"/>
                      <w:marRight w:val="0"/>
                      <w:marTop w:val="0"/>
                      <w:marBottom w:val="0"/>
                      <w:divBdr>
                        <w:top w:val="none" w:sz="0" w:space="0" w:color="auto"/>
                        <w:left w:val="none" w:sz="0" w:space="0" w:color="auto"/>
                        <w:bottom w:val="none" w:sz="0" w:space="0" w:color="auto"/>
                        <w:right w:val="none" w:sz="0" w:space="0" w:color="auto"/>
                      </w:divBdr>
                    </w:div>
                    <w:div w:id="714161465">
                      <w:marLeft w:val="0"/>
                      <w:marRight w:val="0"/>
                      <w:marTop w:val="0"/>
                      <w:marBottom w:val="0"/>
                      <w:divBdr>
                        <w:top w:val="none" w:sz="0" w:space="0" w:color="auto"/>
                        <w:left w:val="none" w:sz="0" w:space="0" w:color="auto"/>
                        <w:bottom w:val="none" w:sz="0" w:space="0" w:color="auto"/>
                        <w:right w:val="none" w:sz="0" w:space="0" w:color="auto"/>
                      </w:divBdr>
                    </w:div>
                    <w:div w:id="1047532950">
                      <w:marLeft w:val="0"/>
                      <w:marRight w:val="0"/>
                      <w:marTop w:val="0"/>
                      <w:marBottom w:val="0"/>
                      <w:divBdr>
                        <w:top w:val="none" w:sz="0" w:space="0" w:color="auto"/>
                        <w:left w:val="none" w:sz="0" w:space="0" w:color="auto"/>
                        <w:bottom w:val="none" w:sz="0" w:space="0" w:color="auto"/>
                        <w:right w:val="none" w:sz="0" w:space="0" w:color="auto"/>
                      </w:divBdr>
                    </w:div>
                    <w:div w:id="656760881">
                      <w:marLeft w:val="0"/>
                      <w:marRight w:val="0"/>
                      <w:marTop w:val="0"/>
                      <w:marBottom w:val="0"/>
                      <w:divBdr>
                        <w:top w:val="none" w:sz="0" w:space="0" w:color="auto"/>
                        <w:left w:val="none" w:sz="0" w:space="0" w:color="auto"/>
                        <w:bottom w:val="none" w:sz="0" w:space="0" w:color="auto"/>
                        <w:right w:val="none" w:sz="0" w:space="0" w:color="auto"/>
                      </w:divBdr>
                    </w:div>
                    <w:div w:id="1599173038">
                      <w:marLeft w:val="0"/>
                      <w:marRight w:val="0"/>
                      <w:marTop w:val="0"/>
                      <w:marBottom w:val="0"/>
                      <w:divBdr>
                        <w:top w:val="none" w:sz="0" w:space="0" w:color="auto"/>
                        <w:left w:val="none" w:sz="0" w:space="0" w:color="auto"/>
                        <w:bottom w:val="none" w:sz="0" w:space="0" w:color="auto"/>
                        <w:right w:val="none" w:sz="0" w:space="0" w:color="auto"/>
                      </w:divBdr>
                    </w:div>
                    <w:div w:id="1021972551">
                      <w:marLeft w:val="0"/>
                      <w:marRight w:val="0"/>
                      <w:marTop w:val="0"/>
                      <w:marBottom w:val="0"/>
                      <w:divBdr>
                        <w:top w:val="none" w:sz="0" w:space="0" w:color="auto"/>
                        <w:left w:val="none" w:sz="0" w:space="0" w:color="auto"/>
                        <w:bottom w:val="none" w:sz="0" w:space="0" w:color="auto"/>
                        <w:right w:val="none" w:sz="0" w:space="0" w:color="auto"/>
                      </w:divBdr>
                    </w:div>
                    <w:div w:id="2028025043">
                      <w:marLeft w:val="0"/>
                      <w:marRight w:val="0"/>
                      <w:marTop w:val="0"/>
                      <w:marBottom w:val="0"/>
                      <w:divBdr>
                        <w:top w:val="none" w:sz="0" w:space="0" w:color="auto"/>
                        <w:left w:val="none" w:sz="0" w:space="0" w:color="auto"/>
                        <w:bottom w:val="none" w:sz="0" w:space="0" w:color="auto"/>
                        <w:right w:val="none" w:sz="0" w:space="0" w:color="auto"/>
                      </w:divBdr>
                    </w:div>
                    <w:div w:id="291521289">
                      <w:marLeft w:val="0"/>
                      <w:marRight w:val="0"/>
                      <w:marTop w:val="0"/>
                      <w:marBottom w:val="0"/>
                      <w:divBdr>
                        <w:top w:val="none" w:sz="0" w:space="0" w:color="auto"/>
                        <w:left w:val="none" w:sz="0" w:space="0" w:color="auto"/>
                        <w:bottom w:val="none" w:sz="0" w:space="0" w:color="auto"/>
                        <w:right w:val="none" w:sz="0" w:space="0" w:color="auto"/>
                      </w:divBdr>
                    </w:div>
                    <w:div w:id="1597862427">
                      <w:marLeft w:val="0"/>
                      <w:marRight w:val="0"/>
                      <w:marTop w:val="0"/>
                      <w:marBottom w:val="0"/>
                      <w:divBdr>
                        <w:top w:val="none" w:sz="0" w:space="0" w:color="auto"/>
                        <w:left w:val="none" w:sz="0" w:space="0" w:color="auto"/>
                        <w:bottom w:val="none" w:sz="0" w:space="0" w:color="auto"/>
                        <w:right w:val="none" w:sz="0" w:space="0" w:color="auto"/>
                      </w:divBdr>
                    </w:div>
                    <w:div w:id="352272581">
                      <w:marLeft w:val="0"/>
                      <w:marRight w:val="0"/>
                      <w:marTop w:val="0"/>
                      <w:marBottom w:val="0"/>
                      <w:divBdr>
                        <w:top w:val="none" w:sz="0" w:space="0" w:color="auto"/>
                        <w:left w:val="none" w:sz="0" w:space="0" w:color="auto"/>
                        <w:bottom w:val="none" w:sz="0" w:space="0" w:color="auto"/>
                        <w:right w:val="none" w:sz="0" w:space="0" w:color="auto"/>
                      </w:divBdr>
                    </w:div>
                    <w:div w:id="1682584521">
                      <w:marLeft w:val="0"/>
                      <w:marRight w:val="0"/>
                      <w:marTop w:val="0"/>
                      <w:marBottom w:val="0"/>
                      <w:divBdr>
                        <w:top w:val="none" w:sz="0" w:space="0" w:color="auto"/>
                        <w:left w:val="none" w:sz="0" w:space="0" w:color="auto"/>
                        <w:bottom w:val="none" w:sz="0" w:space="0" w:color="auto"/>
                        <w:right w:val="none" w:sz="0" w:space="0" w:color="auto"/>
                      </w:divBdr>
                    </w:div>
                    <w:div w:id="763040541">
                      <w:marLeft w:val="0"/>
                      <w:marRight w:val="0"/>
                      <w:marTop w:val="0"/>
                      <w:marBottom w:val="0"/>
                      <w:divBdr>
                        <w:top w:val="none" w:sz="0" w:space="0" w:color="auto"/>
                        <w:left w:val="none" w:sz="0" w:space="0" w:color="auto"/>
                        <w:bottom w:val="none" w:sz="0" w:space="0" w:color="auto"/>
                        <w:right w:val="none" w:sz="0" w:space="0" w:color="auto"/>
                      </w:divBdr>
                    </w:div>
                    <w:div w:id="1151486860">
                      <w:marLeft w:val="0"/>
                      <w:marRight w:val="0"/>
                      <w:marTop w:val="0"/>
                      <w:marBottom w:val="0"/>
                      <w:divBdr>
                        <w:top w:val="none" w:sz="0" w:space="0" w:color="auto"/>
                        <w:left w:val="none" w:sz="0" w:space="0" w:color="auto"/>
                        <w:bottom w:val="none" w:sz="0" w:space="0" w:color="auto"/>
                        <w:right w:val="none" w:sz="0" w:space="0" w:color="auto"/>
                      </w:divBdr>
                    </w:div>
                    <w:div w:id="1532646887">
                      <w:marLeft w:val="0"/>
                      <w:marRight w:val="0"/>
                      <w:marTop w:val="0"/>
                      <w:marBottom w:val="0"/>
                      <w:divBdr>
                        <w:top w:val="none" w:sz="0" w:space="0" w:color="auto"/>
                        <w:left w:val="none" w:sz="0" w:space="0" w:color="auto"/>
                        <w:bottom w:val="none" w:sz="0" w:space="0" w:color="auto"/>
                        <w:right w:val="none" w:sz="0" w:space="0" w:color="auto"/>
                      </w:divBdr>
                    </w:div>
                    <w:div w:id="403525309">
                      <w:marLeft w:val="0"/>
                      <w:marRight w:val="0"/>
                      <w:marTop w:val="0"/>
                      <w:marBottom w:val="0"/>
                      <w:divBdr>
                        <w:top w:val="none" w:sz="0" w:space="0" w:color="auto"/>
                        <w:left w:val="none" w:sz="0" w:space="0" w:color="auto"/>
                        <w:bottom w:val="none" w:sz="0" w:space="0" w:color="auto"/>
                        <w:right w:val="none" w:sz="0" w:space="0" w:color="auto"/>
                      </w:divBdr>
                    </w:div>
                    <w:div w:id="1167014756">
                      <w:marLeft w:val="0"/>
                      <w:marRight w:val="0"/>
                      <w:marTop w:val="0"/>
                      <w:marBottom w:val="0"/>
                      <w:divBdr>
                        <w:top w:val="none" w:sz="0" w:space="0" w:color="auto"/>
                        <w:left w:val="none" w:sz="0" w:space="0" w:color="auto"/>
                        <w:bottom w:val="none" w:sz="0" w:space="0" w:color="auto"/>
                        <w:right w:val="none" w:sz="0" w:space="0" w:color="auto"/>
                      </w:divBdr>
                    </w:div>
                    <w:div w:id="3941775">
                      <w:marLeft w:val="0"/>
                      <w:marRight w:val="0"/>
                      <w:marTop w:val="0"/>
                      <w:marBottom w:val="0"/>
                      <w:divBdr>
                        <w:top w:val="none" w:sz="0" w:space="0" w:color="auto"/>
                        <w:left w:val="none" w:sz="0" w:space="0" w:color="auto"/>
                        <w:bottom w:val="none" w:sz="0" w:space="0" w:color="auto"/>
                        <w:right w:val="none" w:sz="0" w:space="0" w:color="auto"/>
                      </w:divBdr>
                    </w:div>
                    <w:div w:id="1986662580">
                      <w:marLeft w:val="0"/>
                      <w:marRight w:val="0"/>
                      <w:marTop w:val="0"/>
                      <w:marBottom w:val="0"/>
                      <w:divBdr>
                        <w:top w:val="none" w:sz="0" w:space="0" w:color="auto"/>
                        <w:left w:val="none" w:sz="0" w:space="0" w:color="auto"/>
                        <w:bottom w:val="none" w:sz="0" w:space="0" w:color="auto"/>
                        <w:right w:val="none" w:sz="0" w:space="0" w:color="auto"/>
                      </w:divBdr>
                    </w:div>
                    <w:div w:id="1277565525">
                      <w:marLeft w:val="0"/>
                      <w:marRight w:val="0"/>
                      <w:marTop w:val="0"/>
                      <w:marBottom w:val="0"/>
                      <w:divBdr>
                        <w:top w:val="none" w:sz="0" w:space="0" w:color="auto"/>
                        <w:left w:val="none" w:sz="0" w:space="0" w:color="auto"/>
                        <w:bottom w:val="none" w:sz="0" w:space="0" w:color="auto"/>
                        <w:right w:val="none" w:sz="0" w:space="0" w:color="auto"/>
                      </w:divBdr>
                    </w:div>
                    <w:div w:id="984043336">
                      <w:marLeft w:val="0"/>
                      <w:marRight w:val="0"/>
                      <w:marTop w:val="0"/>
                      <w:marBottom w:val="0"/>
                      <w:divBdr>
                        <w:top w:val="none" w:sz="0" w:space="0" w:color="auto"/>
                        <w:left w:val="none" w:sz="0" w:space="0" w:color="auto"/>
                        <w:bottom w:val="none" w:sz="0" w:space="0" w:color="auto"/>
                        <w:right w:val="none" w:sz="0" w:space="0" w:color="auto"/>
                      </w:divBdr>
                    </w:div>
                    <w:div w:id="239104274">
                      <w:marLeft w:val="0"/>
                      <w:marRight w:val="0"/>
                      <w:marTop w:val="0"/>
                      <w:marBottom w:val="0"/>
                      <w:divBdr>
                        <w:top w:val="none" w:sz="0" w:space="0" w:color="auto"/>
                        <w:left w:val="none" w:sz="0" w:space="0" w:color="auto"/>
                        <w:bottom w:val="none" w:sz="0" w:space="0" w:color="auto"/>
                        <w:right w:val="none" w:sz="0" w:space="0" w:color="auto"/>
                      </w:divBdr>
                    </w:div>
                    <w:div w:id="1578132722">
                      <w:marLeft w:val="0"/>
                      <w:marRight w:val="0"/>
                      <w:marTop w:val="0"/>
                      <w:marBottom w:val="0"/>
                      <w:divBdr>
                        <w:top w:val="none" w:sz="0" w:space="0" w:color="auto"/>
                        <w:left w:val="none" w:sz="0" w:space="0" w:color="auto"/>
                        <w:bottom w:val="none" w:sz="0" w:space="0" w:color="auto"/>
                        <w:right w:val="none" w:sz="0" w:space="0" w:color="auto"/>
                      </w:divBdr>
                    </w:div>
                    <w:div w:id="797257851">
                      <w:marLeft w:val="0"/>
                      <w:marRight w:val="0"/>
                      <w:marTop w:val="0"/>
                      <w:marBottom w:val="0"/>
                      <w:divBdr>
                        <w:top w:val="none" w:sz="0" w:space="0" w:color="auto"/>
                        <w:left w:val="none" w:sz="0" w:space="0" w:color="auto"/>
                        <w:bottom w:val="none" w:sz="0" w:space="0" w:color="auto"/>
                        <w:right w:val="none" w:sz="0" w:space="0" w:color="auto"/>
                      </w:divBdr>
                    </w:div>
                    <w:div w:id="1824009954">
                      <w:marLeft w:val="0"/>
                      <w:marRight w:val="0"/>
                      <w:marTop w:val="0"/>
                      <w:marBottom w:val="0"/>
                      <w:divBdr>
                        <w:top w:val="none" w:sz="0" w:space="0" w:color="auto"/>
                        <w:left w:val="none" w:sz="0" w:space="0" w:color="auto"/>
                        <w:bottom w:val="none" w:sz="0" w:space="0" w:color="auto"/>
                        <w:right w:val="none" w:sz="0" w:space="0" w:color="auto"/>
                      </w:divBdr>
                    </w:div>
                    <w:div w:id="726993257">
                      <w:marLeft w:val="0"/>
                      <w:marRight w:val="0"/>
                      <w:marTop w:val="0"/>
                      <w:marBottom w:val="0"/>
                      <w:divBdr>
                        <w:top w:val="none" w:sz="0" w:space="0" w:color="auto"/>
                        <w:left w:val="none" w:sz="0" w:space="0" w:color="auto"/>
                        <w:bottom w:val="none" w:sz="0" w:space="0" w:color="auto"/>
                        <w:right w:val="none" w:sz="0" w:space="0" w:color="auto"/>
                      </w:divBdr>
                    </w:div>
                    <w:div w:id="347414779">
                      <w:marLeft w:val="0"/>
                      <w:marRight w:val="0"/>
                      <w:marTop w:val="0"/>
                      <w:marBottom w:val="0"/>
                      <w:divBdr>
                        <w:top w:val="none" w:sz="0" w:space="0" w:color="auto"/>
                        <w:left w:val="none" w:sz="0" w:space="0" w:color="auto"/>
                        <w:bottom w:val="none" w:sz="0" w:space="0" w:color="auto"/>
                        <w:right w:val="none" w:sz="0" w:space="0" w:color="auto"/>
                      </w:divBdr>
                    </w:div>
                    <w:div w:id="1196041204">
                      <w:marLeft w:val="0"/>
                      <w:marRight w:val="0"/>
                      <w:marTop w:val="0"/>
                      <w:marBottom w:val="0"/>
                      <w:divBdr>
                        <w:top w:val="none" w:sz="0" w:space="0" w:color="auto"/>
                        <w:left w:val="none" w:sz="0" w:space="0" w:color="auto"/>
                        <w:bottom w:val="none" w:sz="0" w:space="0" w:color="auto"/>
                        <w:right w:val="none" w:sz="0" w:space="0" w:color="auto"/>
                      </w:divBdr>
                    </w:div>
                    <w:div w:id="1478764518">
                      <w:marLeft w:val="0"/>
                      <w:marRight w:val="0"/>
                      <w:marTop w:val="0"/>
                      <w:marBottom w:val="0"/>
                      <w:divBdr>
                        <w:top w:val="none" w:sz="0" w:space="0" w:color="auto"/>
                        <w:left w:val="none" w:sz="0" w:space="0" w:color="auto"/>
                        <w:bottom w:val="none" w:sz="0" w:space="0" w:color="auto"/>
                        <w:right w:val="none" w:sz="0" w:space="0" w:color="auto"/>
                      </w:divBdr>
                    </w:div>
                    <w:div w:id="793523589">
                      <w:marLeft w:val="0"/>
                      <w:marRight w:val="0"/>
                      <w:marTop w:val="0"/>
                      <w:marBottom w:val="0"/>
                      <w:divBdr>
                        <w:top w:val="none" w:sz="0" w:space="0" w:color="auto"/>
                        <w:left w:val="none" w:sz="0" w:space="0" w:color="auto"/>
                        <w:bottom w:val="none" w:sz="0" w:space="0" w:color="auto"/>
                        <w:right w:val="none" w:sz="0" w:space="0" w:color="auto"/>
                      </w:divBdr>
                    </w:div>
                    <w:div w:id="1453787117">
                      <w:marLeft w:val="0"/>
                      <w:marRight w:val="0"/>
                      <w:marTop w:val="0"/>
                      <w:marBottom w:val="0"/>
                      <w:divBdr>
                        <w:top w:val="none" w:sz="0" w:space="0" w:color="auto"/>
                        <w:left w:val="none" w:sz="0" w:space="0" w:color="auto"/>
                        <w:bottom w:val="none" w:sz="0" w:space="0" w:color="auto"/>
                        <w:right w:val="none" w:sz="0" w:space="0" w:color="auto"/>
                      </w:divBdr>
                    </w:div>
                    <w:div w:id="255791925">
                      <w:marLeft w:val="0"/>
                      <w:marRight w:val="0"/>
                      <w:marTop w:val="0"/>
                      <w:marBottom w:val="0"/>
                      <w:divBdr>
                        <w:top w:val="none" w:sz="0" w:space="0" w:color="auto"/>
                        <w:left w:val="none" w:sz="0" w:space="0" w:color="auto"/>
                        <w:bottom w:val="none" w:sz="0" w:space="0" w:color="auto"/>
                        <w:right w:val="none" w:sz="0" w:space="0" w:color="auto"/>
                      </w:divBdr>
                    </w:div>
                    <w:div w:id="2018534107">
                      <w:marLeft w:val="0"/>
                      <w:marRight w:val="0"/>
                      <w:marTop w:val="0"/>
                      <w:marBottom w:val="0"/>
                      <w:divBdr>
                        <w:top w:val="none" w:sz="0" w:space="0" w:color="auto"/>
                        <w:left w:val="none" w:sz="0" w:space="0" w:color="auto"/>
                        <w:bottom w:val="none" w:sz="0" w:space="0" w:color="auto"/>
                        <w:right w:val="none" w:sz="0" w:space="0" w:color="auto"/>
                      </w:divBdr>
                    </w:div>
                    <w:div w:id="16926492">
                      <w:marLeft w:val="0"/>
                      <w:marRight w:val="0"/>
                      <w:marTop w:val="0"/>
                      <w:marBottom w:val="0"/>
                      <w:divBdr>
                        <w:top w:val="none" w:sz="0" w:space="0" w:color="auto"/>
                        <w:left w:val="none" w:sz="0" w:space="0" w:color="auto"/>
                        <w:bottom w:val="none" w:sz="0" w:space="0" w:color="auto"/>
                        <w:right w:val="none" w:sz="0" w:space="0" w:color="auto"/>
                      </w:divBdr>
                    </w:div>
                    <w:div w:id="139465886">
                      <w:marLeft w:val="0"/>
                      <w:marRight w:val="0"/>
                      <w:marTop w:val="0"/>
                      <w:marBottom w:val="0"/>
                      <w:divBdr>
                        <w:top w:val="none" w:sz="0" w:space="0" w:color="auto"/>
                        <w:left w:val="none" w:sz="0" w:space="0" w:color="auto"/>
                        <w:bottom w:val="none" w:sz="0" w:space="0" w:color="auto"/>
                        <w:right w:val="none" w:sz="0" w:space="0" w:color="auto"/>
                      </w:divBdr>
                    </w:div>
                    <w:div w:id="2011441334">
                      <w:marLeft w:val="0"/>
                      <w:marRight w:val="0"/>
                      <w:marTop w:val="0"/>
                      <w:marBottom w:val="0"/>
                      <w:divBdr>
                        <w:top w:val="none" w:sz="0" w:space="0" w:color="auto"/>
                        <w:left w:val="none" w:sz="0" w:space="0" w:color="auto"/>
                        <w:bottom w:val="none" w:sz="0" w:space="0" w:color="auto"/>
                        <w:right w:val="none" w:sz="0" w:space="0" w:color="auto"/>
                      </w:divBdr>
                    </w:div>
                    <w:div w:id="1512839020">
                      <w:marLeft w:val="0"/>
                      <w:marRight w:val="0"/>
                      <w:marTop w:val="0"/>
                      <w:marBottom w:val="0"/>
                      <w:divBdr>
                        <w:top w:val="none" w:sz="0" w:space="0" w:color="auto"/>
                        <w:left w:val="none" w:sz="0" w:space="0" w:color="auto"/>
                        <w:bottom w:val="none" w:sz="0" w:space="0" w:color="auto"/>
                        <w:right w:val="none" w:sz="0" w:space="0" w:color="auto"/>
                      </w:divBdr>
                    </w:div>
                    <w:div w:id="588126749">
                      <w:marLeft w:val="0"/>
                      <w:marRight w:val="0"/>
                      <w:marTop w:val="0"/>
                      <w:marBottom w:val="0"/>
                      <w:divBdr>
                        <w:top w:val="none" w:sz="0" w:space="0" w:color="auto"/>
                        <w:left w:val="none" w:sz="0" w:space="0" w:color="auto"/>
                        <w:bottom w:val="none" w:sz="0" w:space="0" w:color="auto"/>
                        <w:right w:val="none" w:sz="0" w:space="0" w:color="auto"/>
                      </w:divBdr>
                    </w:div>
                    <w:div w:id="1249116490">
                      <w:marLeft w:val="0"/>
                      <w:marRight w:val="0"/>
                      <w:marTop w:val="0"/>
                      <w:marBottom w:val="0"/>
                      <w:divBdr>
                        <w:top w:val="none" w:sz="0" w:space="0" w:color="auto"/>
                        <w:left w:val="none" w:sz="0" w:space="0" w:color="auto"/>
                        <w:bottom w:val="none" w:sz="0" w:space="0" w:color="auto"/>
                        <w:right w:val="none" w:sz="0" w:space="0" w:color="auto"/>
                      </w:divBdr>
                    </w:div>
                    <w:div w:id="149056651">
                      <w:marLeft w:val="0"/>
                      <w:marRight w:val="0"/>
                      <w:marTop w:val="0"/>
                      <w:marBottom w:val="0"/>
                      <w:divBdr>
                        <w:top w:val="none" w:sz="0" w:space="0" w:color="auto"/>
                        <w:left w:val="none" w:sz="0" w:space="0" w:color="auto"/>
                        <w:bottom w:val="none" w:sz="0" w:space="0" w:color="auto"/>
                        <w:right w:val="none" w:sz="0" w:space="0" w:color="auto"/>
                      </w:divBdr>
                    </w:div>
                    <w:div w:id="998969556">
                      <w:marLeft w:val="0"/>
                      <w:marRight w:val="0"/>
                      <w:marTop w:val="0"/>
                      <w:marBottom w:val="0"/>
                      <w:divBdr>
                        <w:top w:val="none" w:sz="0" w:space="0" w:color="auto"/>
                        <w:left w:val="none" w:sz="0" w:space="0" w:color="auto"/>
                        <w:bottom w:val="none" w:sz="0" w:space="0" w:color="auto"/>
                        <w:right w:val="none" w:sz="0" w:space="0" w:color="auto"/>
                      </w:divBdr>
                    </w:div>
                    <w:div w:id="299844786">
                      <w:marLeft w:val="0"/>
                      <w:marRight w:val="0"/>
                      <w:marTop w:val="0"/>
                      <w:marBottom w:val="0"/>
                      <w:divBdr>
                        <w:top w:val="none" w:sz="0" w:space="0" w:color="auto"/>
                        <w:left w:val="none" w:sz="0" w:space="0" w:color="auto"/>
                        <w:bottom w:val="none" w:sz="0" w:space="0" w:color="auto"/>
                        <w:right w:val="none" w:sz="0" w:space="0" w:color="auto"/>
                      </w:divBdr>
                    </w:div>
                    <w:div w:id="2003662086">
                      <w:marLeft w:val="0"/>
                      <w:marRight w:val="0"/>
                      <w:marTop w:val="0"/>
                      <w:marBottom w:val="0"/>
                      <w:divBdr>
                        <w:top w:val="none" w:sz="0" w:space="0" w:color="auto"/>
                        <w:left w:val="none" w:sz="0" w:space="0" w:color="auto"/>
                        <w:bottom w:val="none" w:sz="0" w:space="0" w:color="auto"/>
                        <w:right w:val="none" w:sz="0" w:space="0" w:color="auto"/>
                      </w:divBdr>
                    </w:div>
                    <w:div w:id="249436694">
                      <w:marLeft w:val="0"/>
                      <w:marRight w:val="0"/>
                      <w:marTop w:val="0"/>
                      <w:marBottom w:val="0"/>
                      <w:divBdr>
                        <w:top w:val="none" w:sz="0" w:space="0" w:color="auto"/>
                        <w:left w:val="none" w:sz="0" w:space="0" w:color="auto"/>
                        <w:bottom w:val="none" w:sz="0" w:space="0" w:color="auto"/>
                        <w:right w:val="none" w:sz="0" w:space="0" w:color="auto"/>
                      </w:divBdr>
                    </w:div>
                    <w:div w:id="1417437449">
                      <w:marLeft w:val="0"/>
                      <w:marRight w:val="0"/>
                      <w:marTop w:val="0"/>
                      <w:marBottom w:val="0"/>
                      <w:divBdr>
                        <w:top w:val="none" w:sz="0" w:space="0" w:color="auto"/>
                        <w:left w:val="none" w:sz="0" w:space="0" w:color="auto"/>
                        <w:bottom w:val="none" w:sz="0" w:space="0" w:color="auto"/>
                        <w:right w:val="none" w:sz="0" w:space="0" w:color="auto"/>
                      </w:divBdr>
                    </w:div>
                    <w:div w:id="1118717012">
                      <w:marLeft w:val="0"/>
                      <w:marRight w:val="0"/>
                      <w:marTop w:val="0"/>
                      <w:marBottom w:val="0"/>
                      <w:divBdr>
                        <w:top w:val="none" w:sz="0" w:space="0" w:color="auto"/>
                        <w:left w:val="none" w:sz="0" w:space="0" w:color="auto"/>
                        <w:bottom w:val="none" w:sz="0" w:space="0" w:color="auto"/>
                        <w:right w:val="none" w:sz="0" w:space="0" w:color="auto"/>
                      </w:divBdr>
                    </w:div>
                    <w:div w:id="1962608660">
                      <w:marLeft w:val="0"/>
                      <w:marRight w:val="0"/>
                      <w:marTop w:val="0"/>
                      <w:marBottom w:val="0"/>
                      <w:divBdr>
                        <w:top w:val="none" w:sz="0" w:space="0" w:color="auto"/>
                        <w:left w:val="none" w:sz="0" w:space="0" w:color="auto"/>
                        <w:bottom w:val="none" w:sz="0" w:space="0" w:color="auto"/>
                        <w:right w:val="none" w:sz="0" w:space="0" w:color="auto"/>
                      </w:divBdr>
                    </w:div>
                    <w:div w:id="31000802">
                      <w:marLeft w:val="0"/>
                      <w:marRight w:val="0"/>
                      <w:marTop w:val="0"/>
                      <w:marBottom w:val="0"/>
                      <w:divBdr>
                        <w:top w:val="none" w:sz="0" w:space="0" w:color="auto"/>
                        <w:left w:val="none" w:sz="0" w:space="0" w:color="auto"/>
                        <w:bottom w:val="none" w:sz="0" w:space="0" w:color="auto"/>
                        <w:right w:val="none" w:sz="0" w:space="0" w:color="auto"/>
                      </w:divBdr>
                    </w:div>
                    <w:div w:id="1592884845">
                      <w:marLeft w:val="0"/>
                      <w:marRight w:val="0"/>
                      <w:marTop w:val="0"/>
                      <w:marBottom w:val="0"/>
                      <w:divBdr>
                        <w:top w:val="none" w:sz="0" w:space="0" w:color="auto"/>
                        <w:left w:val="none" w:sz="0" w:space="0" w:color="auto"/>
                        <w:bottom w:val="none" w:sz="0" w:space="0" w:color="auto"/>
                        <w:right w:val="none" w:sz="0" w:space="0" w:color="auto"/>
                      </w:divBdr>
                    </w:div>
                    <w:div w:id="1357119889">
                      <w:marLeft w:val="0"/>
                      <w:marRight w:val="0"/>
                      <w:marTop w:val="0"/>
                      <w:marBottom w:val="0"/>
                      <w:divBdr>
                        <w:top w:val="none" w:sz="0" w:space="0" w:color="auto"/>
                        <w:left w:val="none" w:sz="0" w:space="0" w:color="auto"/>
                        <w:bottom w:val="none" w:sz="0" w:space="0" w:color="auto"/>
                        <w:right w:val="none" w:sz="0" w:space="0" w:color="auto"/>
                      </w:divBdr>
                    </w:div>
                    <w:div w:id="391462647">
                      <w:marLeft w:val="0"/>
                      <w:marRight w:val="0"/>
                      <w:marTop w:val="0"/>
                      <w:marBottom w:val="0"/>
                      <w:divBdr>
                        <w:top w:val="none" w:sz="0" w:space="0" w:color="auto"/>
                        <w:left w:val="none" w:sz="0" w:space="0" w:color="auto"/>
                        <w:bottom w:val="none" w:sz="0" w:space="0" w:color="auto"/>
                        <w:right w:val="none" w:sz="0" w:space="0" w:color="auto"/>
                      </w:divBdr>
                    </w:div>
                    <w:div w:id="682434769">
                      <w:marLeft w:val="0"/>
                      <w:marRight w:val="0"/>
                      <w:marTop w:val="0"/>
                      <w:marBottom w:val="0"/>
                      <w:divBdr>
                        <w:top w:val="none" w:sz="0" w:space="0" w:color="auto"/>
                        <w:left w:val="none" w:sz="0" w:space="0" w:color="auto"/>
                        <w:bottom w:val="none" w:sz="0" w:space="0" w:color="auto"/>
                        <w:right w:val="none" w:sz="0" w:space="0" w:color="auto"/>
                      </w:divBdr>
                    </w:div>
                    <w:div w:id="38601419">
                      <w:marLeft w:val="0"/>
                      <w:marRight w:val="0"/>
                      <w:marTop w:val="0"/>
                      <w:marBottom w:val="0"/>
                      <w:divBdr>
                        <w:top w:val="none" w:sz="0" w:space="0" w:color="auto"/>
                        <w:left w:val="none" w:sz="0" w:space="0" w:color="auto"/>
                        <w:bottom w:val="none" w:sz="0" w:space="0" w:color="auto"/>
                        <w:right w:val="none" w:sz="0" w:space="0" w:color="auto"/>
                      </w:divBdr>
                    </w:div>
                    <w:div w:id="700203735">
                      <w:marLeft w:val="0"/>
                      <w:marRight w:val="0"/>
                      <w:marTop w:val="0"/>
                      <w:marBottom w:val="0"/>
                      <w:divBdr>
                        <w:top w:val="none" w:sz="0" w:space="0" w:color="auto"/>
                        <w:left w:val="none" w:sz="0" w:space="0" w:color="auto"/>
                        <w:bottom w:val="none" w:sz="0" w:space="0" w:color="auto"/>
                        <w:right w:val="none" w:sz="0" w:space="0" w:color="auto"/>
                      </w:divBdr>
                    </w:div>
                    <w:div w:id="1273248984">
                      <w:marLeft w:val="0"/>
                      <w:marRight w:val="0"/>
                      <w:marTop w:val="0"/>
                      <w:marBottom w:val="0"/>
                      <w:divBdr>
                        <w:top w:val="none" w:sz="0" w:space="0" w:color="auto"/>
                        <w:left w:val="none" w:sz="0" w:space="0" w:color="auto"/>
                        <w:bottom w:val="none" w:sz="0" w:space="0" w:color="auto"/>
                        <w:right w:val="none" w:sz="0" w:space="0" w:color="auto"/>
                      </w:divBdr>
                    </w:div>
                    <w:div w:id="1129280511">
                      <w:marLeft w:val="0"/>
                      <w:marRight w:val="0"/>
                      <w:marTop w:val="0"/>
                      <w:marBottom w:val="0"/>
                      <w:divBdr>
                        <w:top w:val="none" w:sz="0" w:space="0" w:color="auto"/>
                        <w:left w:val="none" w:sz="0" w:space="0" w:color="auto"/>
                        <w:bottom w:val="none" w:sz="0" w:space="0" w:color="auto"/>
                        <w:right w:val="none" w:sz="0" w:space="0" w:color="auto"/>
                      </w:divBdr>
                    </w:div>
                    <w:div w:id="385569002">
                      <w:marLeft w:val="0"/>
                      <w:marRight w:val="0"/>
                      <w:marTop w:val="0"/>
                      <w:marBottom w:val="0"/>
                      <w:divBdr>
                        <w:top w:val="none" w:sz="0" w:space="0" w:color="auto"/>
                        <w:left w:val="none" w:sz="0" w:space="0" w:color="auto"/>
                        <w:bottom w:val="none" w:sz="0" w:space="0" w:color="auto"/>
                        <w:right w:val="none" w:sz="0" w:space="0" w:color="auto"/>
                      </w:divBdr>
                    </w:div>
                    <w:div w:id="877661177">
                      <w:marLeft w:val="0"/>
                      <w:marRight w:val="0"/>
                      <w:marTop w:val="0"/>
                      <w:marBottom w:val="0"/>
                      <w:divBdr>
                        <w:top w:val="none" w:sz="0" w:space="0" w:color="auto"/>
                        <w:left w:val="none" w:sz="0" w:space="0" w:color="auto"/>
                        <w:bottom w:val="none" w:sz="0" w:space="0" w:color="auto"/>
                        <w:right w:val="none" w:sz="0" w:space="0" w:color="auto"/>
                      </w:divBdr>
                    </w:div>
                    <w:div w:id="1254706172">
                      <w:marLeft w:val="0"/>
                      <w:marRight w:val="0"/>
                      <w:marTop w:val="0"/>
                      <w:marBottom w:val="0"/>
                      <w:divBdr>
                        <w:top w:val="none" w:sz="0" w:space="0" w:color="auto"/>
                        <w:left w:val="none" w:sz="0" w:space="0" w:color="auto"/>
                        <w:bottom w:val="none" w:sz="0" w:space="0" w:color="auto"/>
                        <w:right w:val="none" w:sz="0" w:space="0" w:color="auto"/>
                      </w:divBdr>
                    </w:div>
                    <w:div w:id="264967093">
                      <w:marLeft w:val="0"/>
                      <w:marRight w:val="0"/>
                      <w:marTop w:val="0"/>
                      <w:marBottom w:val="0"/>
                      <w:divBdr>
                        <w:top w:val="none" w:sz="0" w:space="0" w:color="auto"/>
                        <w:left w:val="none" w:sz="0" w:space="0" w:color="auto"/>
                        <w:bottom w:val="none" w:sz="0" w:space="0" w:color="auto"/>
                        <w:right w:val="none" w:sz="0" w:space="0" w:color="auto"/>
                      </w:divBdr>
                    </w:div>
                    <w:div w:id="77796642">
                      <w:marLeft w:val="0"/>
                      <w:marRight w:val="0"/>
                      <w:marTop w:val="0"/>
                      <w:marBottom w:val="0"/>
                      <w:divBdr>
                        <w:top w:val="none" w:sz="0" w:space="0" w:color="auto"/>
                        <w:left w:val="none" w:sz="0" w:space="0" w:color="auto"/>
                        <w:bottom w:val="none" w:sz="0" w:space="0" w:color="auto"/>
                        <w:right w:val="none" w:sz="0" w:space="0" w:color="auto"/>
                      </w:divBdr>
                    </w:div>
                    <w:div w:id="1014499619">
                      <w:marLeft w:val="0"/>
                      <w:marRight w:val="0"/>
                      <w:marTop w:val="0"/>
                      <w:marBottom w:val="0"/>
                      <w:divBdr>
                        <w:top w:val="none" w:sz="0" w:space="0" w:color="auto"/>
                        <w:left w:val="none" w:sz="0" w:space="0" w:color="auto"/>
                        <w:bottom w:val="none" w:sz="0" w:space="0" w:color="auto"/>
                        <w:right w:val="none" w:sz="0" w:space="0" w:color="auto"/>
                      </w:divBdr>
                    </w:div>
                    <w:div w:id="309796620">
                      <w:marLeft w:val="0"/>
                      <w:marRight w:val="0"/>
                      <w:marTop w:val="0"/>
                      <w:marBottom w:val="0"/>
                      <w:divBdr>
                        <w:top w:val="none" w:sz="0" w:space="0" w:color="auto"/>
                        <w:left w:val="none" w:sz="0" w:space="0" w:color="auto"/>
                        <w:bottom w:val="none" w:sz="0" w:space="0" w:color="auto"/>
                        <w:right w:val="none" w:sz="0" w:space="0" w:color="auto"/>
                      </w:divBdr>
                    </w:div>
                    <w:div w:id="385227189">
                      <w:marLeft w:val="0"/>
                      <w:marRight w:val="0"/>
                      <w:marTop w:val="0"/>
                      <w:marBottom w:val="0"/>
                      <w:divBdr>
                        <w:top w:val="none" w:sz="0" w:space="0" w:color="auto"/>
                        <w:left w:val="none" w:sz="0" w:space="0" w:color="auto"/>
                        <w:bottom w:val="none" w:sz="0" w:space="0" w:color="auto"/>
                        <w:right w:val="none" w:sz="0" w:space="0" w:color="auto"/>
                      </w:divBdr>
                    </w:div>
                    <w:div w:id="1262184504">
                      <w:marLeft w:val="0"/>
                      <w:marRight w:val="0"/>
                      <w:marTop w:val="0"/>
                      <w:marBottom w:val="0"/>
                      <w:divBdr>
                        <w:top w:val="none" w:sz="0" w:space="0" w:color="auto"/>
                        <w:left w:val="none" w:sz="0" w:space="0" w:color="auto"/>
                        <w:bottom w:val="none" w:sz="0" w:space="0" w:color="auto"/>
                        <w:right w:val="none" w:sz="0" w:space="0" w:color="auto"/>
                      </w:divBdr>
                    </w:div>
                    <w:div w:id="1304500803">
                      <w:marLeft w:val="0"/>
                      <w:marRight w:val="0"/>
                      <w:marTop w:val="0"/>
                      <w:marBottom w:val="0"/>
                      <w:divBdr>
                        <w:top w:val="none" w:sz="0" w:space="0" w:color="auto"/>
                        <w:left w:val="none" w:sz="0" w:space="0" w:color="auto"/>
                        <w:bottom w:val="none" w:sz="0" w:space="0" w:color="auto"/>
                        <w:right w:val="none" w:sz="0" w:space="0" w:color="auto"/>
                      </w:divBdr>
                    </w:div>
                    <w:div w:id="484665327">
                      <w:marLeft w:val="0"/>
                      <w:marRight w:val="0"/>
                      <w:marTop w:val="0"/>
                      <w:marBottom w:val="0"/>
                      <w:divBdr>
                        <w:top w:val="none" w:sz="0" w:space="0" w:color="auto"/>
                        <w:left w:val="none" w:sz="0" w:space="0" w:color="auto"/>
                        <w:bottom w:val="none" w:sz="0" w:space="0" w:color="auto"/>
                        <w:right w:val="none" w:sz="0" w:space="0" w:color="auto"/>
                      </w:divBdr>
                    </w:div>
                    <w:div w:id="1608001142">
                      <w:marLeft w:val="0"/>
                      <w:marRight w:val="0"/>
                      <w:marTop w:val="0"/>
                      <w:marBottom w:val="0"/>
                      <w:divBdr>
                        <w:top w:val="none" w:sz="0" w:space="0" w:color="auto"/>
                        <w:left w:val="none" w:sz="0" w:space="0" w:color="auto"/>
                        <w:bottom w:val="none" w:sz="0" w:space="0" w:color="auto"/>
                        <w:right w:val="none" w:sz="0" w:space="0" w:color="auto"/>
                      </w:divBdr>
                    </w:div>
                    <w:div w:id="379136399">
                      <w:marLeft w:val="0"/>
                      <w:marRight w:val="0"/>
                      <w:marTop w:val="0"/>
                      <w:marBottom w:val="0"/>
                      <w:divBdr>
                        <w:top w:val="none" w:sz="0" w:space="0" w:color="auto"/>
                        <w:left w:val="none" w:sz="0" w:space="0" w:color="auto"/>
                        <w:bottom w:val="none" w:sz="0" w:space="0" w:color="auto"/>
                        <w:right w:val="none" w:sz="0" w:space="0" w:color="auto"/>
                      </w:divBdr>
                    </w:div>
                    <w:div w:id="2040423041">
                      <w:marLeft w:val="0"/>
                      <w:marRight w:val="0"/>
                      <w:marTop w:val="0"/>
                      <w:marBottom w:val="0"/>
                      <w:divBdr>
                        <w:top w:val="none" w:sz="0" w:space="0" w:color="auto"/>
                        <w:left w:val="none" w:sz="0" w:space="0" w:color="auto"/>
                        <w:bottom w:val="none" w:sz="0" w:space="0" w:color="auto"/>
                        <w:right w:val="none" w:sz="0" w:space="0" w:color="auto"/>
                      </w:divBdr>
                    </w:div>
                    <w:div w:id="462773241">
                      <w:marLeft w:val="0"/>
                      <w:marRight w:val="0"/>
                      <w:marTop w:val="0"/>
                      <w:marBottom w:val="0"/>
                      <w:divBdr>
                        <w:top w:val="none" w:sz="0" w:space="0" w:color="auto"/>
                        <w:left w:val="none" w:sz="0" w:space="0" w:color="auto"/>
                        <w:bottom w:val="none" w:sz="0" w:space="0" w:color="auto"/>
                        <w:right w:val="none" w:sz="0" w:space="0" w:color="auto"/>
                      </w:divBdr>
                    </w:div>
                    <w:div w:id="1955942425">
                      <w:marLeft w:val="0"/>
                      <w:marRight w:val="0"/>
                      <w:marTop w:val="0"/>
                      <w:marBottom w:val="0"/>
                      <w:divBdr>
                        <w:top w:val="none" w:sz="0" w:space="0" w:color="auto"/>
                        <w:left w:val="none" w:sz="0" w:space="0" w:color="auto"/>
                        <w:bottom w:val="none" w:sz="0" w:space="0" w:color="auto"/>
                        <w:right w:val="none" w:sz="0" w:space="0" w:color="auto"/>
                      </w:divBdr>
                    </w:div>
                    <w:div w:id="1913806169">
                      <w:marLeft w:val="0"/>
                      <w:marRight w:val="0"/>
                      <w:marTop w:val="0"/>
                      <w:marBottom w:val="0"/>
                      <w:divBdr>
                        <w:top w:val="none" w:sz="0" w:space="0" w:color="auto"/>
                        <w:left w:val="none" w:sz="0" w:space="0" w:color="auto"/>
                        <w:bottom w:val="none" w:sz="0" w:space="0" w:color="auto"/>
                        <w:right w:val="none" w:sz="0" w:space="0" w:color="auto"/>
                      </w:divBdr>
                    </w:div>
                    <w:div w:id="1102799342">
                      <w:marLeft w:val="0"/>
                      <w:marRight w:val="0"/>
                      <w:marTop w:val="0"/>
                      <w:marBottom w:val="0"/>
                      <w:divBdr>
                        <w:top w:val="none" w:sz="0" w:space="0" w:color="auto"/>
                        <w:left w:val="none" w:sz="0" w:space="0" w:color="auto"/>
                        <w:bottom w:val="none" w:sz="0" w:space="0" w:color="auto"/>
                        <w:right w:val="none" w:sz="0" w:space="0" w:color="auto"/>
                      </w:divBdr>
                    </w:div>
                    <w:div w:id="298538984">
                      <w:marLeft w:val="0"/>
                      <w:marRight w:val="0"/>
                      <w:marTop w:val="0"/>
                      <w:marBottom w:val="0"/>
                      <w:divBdr>
                        <w:top w:val="none" w:sz="0" w:space="0" w:color="auto"/>
                        <w:left w:val="none" w:sz="0" w:space="0" w:color="auto"/>
                        <w:bottom w:val="none" w:sz="0" w:space="0" w:color="auto"/>
                        <w:right w:val="none" w:sz="0" w:space="0" w:color="auto"/>
                      </w:divBdr>
                    </w:div>
                    <w:div w:id="319699164">
                      <w:marLeft w:val="0"/>
                      <w:marRight w:val="0"/>
                      <w:marTop w:val="0"/>
                      <w:marBottom w:val="0"/>
                      <w:divBdr>
                        <w:top w:val="none" w:sz="0" w:space="0" w:color="auto"/>
                        <w:left w:val="none" w:sz="0" w:space="0" w:color="auto"/>
                        <w:bottom w:val="none" w:sz="0" w:space="0" w:color="auto"/>
                        <w:right w:val="none" w:sz="0" w:space="0" w:color="auto"/>
                      </w:divBdr>
                    </w:div>
                    <w:div w:id="1763262785">
                      <w:marLeft w:val="0"/>
                      <w:marRight w:val="0"/>
                      <w:marTop w:val="0"/>
                      <w:marBottom w:val="0"/>
                      <w:divBdr>
                        <w:top w:val="none" w:sz="0" w:space="0" w:color="auto"/>
                        <w:left w:val="none" w:sz="0" w:space="0" w:color="auto"/>
                        <w:bottom w:val="none" w:sz="0" w:space="0" w:color="auto"/>
                        <w:right w:val="none" w:sz="0" w:space="0" w:color="auto"/>
                      </w:divBdr>
                    </w:div>
                    <w:div w:id="61955118">
                      <w:marLeft w:val="0"/>
                      <w:marRight w:val="0"/>
                      <w:marTop w:val="0"/>
                      <w:marBottom w:val="0"/>
                      <w:divBdr>
                        <w:top w:val="none" w:sz="0" w:space="0" w:color="auto"/>
                        <w:left w:val="none" w:sz="0" w:space="0" w:color="auto"/>
                        <w:bottom w:val="none" w:sz="0" w:space="0" w:color="auto"/>
                        <w:right w:val="none" w:sz="0" w:space="0" w:color="auto"/>
                      </w:divBdr>
                    </w:div>
                    <w:div w:id="1776827795">
                      <w:marLeft w:val="0"/>
                      <w:marRight w:val="0"/>
                      <w:marTop w:val="0"/>
                      <w:marBottom w:val="0"/>
                      <w:divBdr>
                        <w:top w:val="none" w:sz="0" w:space="0" w:color="auto"/>
                        <w:left w:val="none" w:sz="0" w:space="0" w:color="auto"/>
                        <w:bottom w:val="none" w:sz="0" w:space="0" w:color="auto"/>
                        <w:right w:val="none" w:sz="0" w:space="0" w:color="auto"/>
                      </w:divBdr>
                    </w:div>
                    <w:div w:id="1031148736">
                      <w:marLeft w:val="0"/>
                      <w:marRight w:val="0"/>
                      <w:marTop w:val="0"/>
                      <w:marBottom w:val="0"/>
                      <w:divBdr>
                        <w:top w:val="none" w:sz="0" w:space="0" w:color="auto"/>
                        <w:left w:val="none" w:sz="0" w:space="0" w:color="auto"/>
                        <w:bottom w:val="none" w:sz="0" w:space="0" w:color="auto"/>
                        <w:right w:val="none" w:sz="0" w:space="0" w:color="auto"/>
                      </w:divBdr>
                    </w:div>
                    <w:div w:id="685595790">
                      <w:marLeft w:val="0"/>
                      <w:marRight w:val="0"/>
                      <w:marTop w:val="0"/>
                      <w:marBottom w:val="0"/>
                      <w:divBdr>
                        <w:top w:val="none" w:sz="0" w:space="0" w:color="auto"/>
                        <w:left w:val="none" w:sz="0" w:space="0" w:color="auto"/>
                        <w:bottom w:val="none" w:sz="0" w:space="0" w:color="auto"/>
                        <w:right w:val="none" w:sz="0" w:space="0" w:color="auto"/>
                      </w:divBdr>
                    </w:div>
                    <w:div w:id="1707371755">
                      <w:marLeft w:val="0"/>
                      <w:marRight w:val="0"/>
                      <w:marTop w:val="0"/>
                      <w:marBottom w:val="0"/>
                      <w:divBdr>
                        <w:top w:val="none" w:sz="0" w:space="0" w:color="auto"/>
                        <w:left w:val="none" w:sz="0" w:space="0" w:color="auto"/>
                        <w:bottom w:val="none" w:sz="0" w:space="0" w:color="auto"/>
                        <w:right w:val="none" w:sz="0" w:space="0" w:color="auto"/>
                      </w:divBdr>
                    </w:div>
                    <w:div w:id="267927378">
                      <w:marLeft w:val="0"/>
                      <w:marRight w:val="0"/>
                      <w:marTop w:val="0"/>
                      <w:marBottom w:val="0"/>
                      <w:divBdr>
                        <w:top w:val="none" w:sz="0" w:space="0" w:color="auto"/>
                        <w:left w:val="none" w:sz="0" w:space="0" w:color="auto"/>
                        <w:bottom w:val="none" w:sz="0" w:space="0" w:color="auto"/>
                        <w:right w:val="none" w:sz="0" w:space="0" w:color="auto"/>
                      </w:divBdr>
                    </w:div>
                    <w:div w:id="913201943">
                      <w:marLeft w:val="0"/>
                      <w:marRight w:val="0"/>
                      <w:marTop w:val="0"/>
                      <w:marBottom w:val="0"/>
                      <w:divBdr>
                        <w:top w:val="none" w:sz="0" w:space="0" w:color="auto"/>
                        <w:left w:val="none" w:sz="0" w:space="0" w:color="auto"/>
                        <w:bottom w:val="none" w:sz="0" w:space="0" w:color="auto"/>
                        <w:right w:val="none" w:sz="0" w:space="0" w:color="auto"/>
                      </w:divBdr>
                    </w:div>
                    <w:div w:id="821386333">
                      <w:marLeft w:val="0"/>
                      <w:marRight w:val="0"/>
                      <w:marTop w:val="0"/>
                      <w:marBottom w:val="0"/>
                      <w:divBdr>
                        <w:top w:val="none" w:sz="0" w:space="0" w:color="auto"/>
                        <w:left w:val="none" w:sz="0" w:space="0" w:color="auto"/>
                        <w:bottom w:val="none" w:sz="0" w:space="0" w:color="auto"/>
                        <w:right w:val="none" w:sz="0" w:space="0" w:color="auto"/>
                      </w:divBdr>
                    </w:div>
                    <w:div w:id="227768488">
                      <w:marLeft w:val="0"/>
                      <w:marRight w:val="0"/>
                      <w:marTop w:val="0"/>
                      <w:marBottom w:val="0"/>
                      <w:divBdr>
                        <w:top w:val="none" w:sz="0" w:space="0" w:color="auto"/>
                        <w:left w:val="none" w:sz="0" w:space="0" w:color="auto"/>
                        <w:bottom w:val="none" w:sz="0" w:space="0" w:color="auto"/>
                        <w:right w:val="none" w:sz="0" w:space="0" w:color="auto"/>
                      </w:divBdr>
                    </w:div>
                    <w:div w:id="2033606388">
                      <w:marLeft w:val="0"/>
                      <w:marRight w:val="0"/>
                      <w:marTop w:val="0"/>
                      <w:marBottom w:val="0"/>
                      <w:divBdr>
                        <w:top w:val="none" w:sz="0" w:space="0" w:color="auto"/>
                        <w:left w:val="none" w:sz="0" w:space="0" w:color="auto"/>
                        <w:bottom w:val="none" w:sz="0" w:space="0" w:color="auto"/>
                        <w:right w:val="none" w:sz="0" w:space="0" w:color="auto"/>
                      </w:divBdr>
                    </w:div>
                    <w:div w:id="1321151639">
                      <w:marLeft w:val="0"/>
                      <w:marRight w:val="0"/>
                      <w:marTop w:val="0"/>
                      <w:marBottom w:val="0"/>
                      <w:divBdr>
                        <w:top w:val="none" w:sz="0" w:space="0" w:color="auto"/>
                        <w:left w:val="none" w:sz="0" w:space="0" w:color="auto"/>
                        <w:bottom w:val="none" w:sz="0" w:space="0" w:color="auto"/>
                        <w:right w:val="none" w:sz="0" w:space="0" w:color="auto"/>
                      </w:divBdr>
                    </w:div>
                    <w:div w:id="1096709890">
                      <w:marLeft w:val="0"/>
                      <w:marRight w:val="0"/>
                      <w:marTop w:val="0"/>
                      <w:marBottom w:val="0"/>
                      <w:divBdr>
                        <w:top w:val="none" w:sz="0" w:space="0" w:color="auto"/>
                        <w:left w:val="none" w:sz="0" w:space="0" w:color="auto"/>
                        <w:bottom w:val="none" w:sz="0" w:space="0" w:color="auto"/>
                        <w:right w:val="none" w:sz="0" w:space="0" w:color="auto"/>
                      </w:divBdr>
                    </w:div>
                    <w:div w:id="1012145858">
                      <w:marLeft w:val="0"/>
                      <w:marRight w:val="0"/>
                      <w:marTop w:val="0"/>
                      <w:marBottom w:val="0"/>
                      <w:divBdr>
                        <w:top w:val="none" w:sz="0" w:space="0" w:color="auto"/>
                        <w:left w:val="none" w:sz="0" w:space="0" w:color="auto"/>
                        <w:bottom w:val="none" w:sz="0" w:space="0" w:color="auto"/>
                        <w:right w:val="none" w:sz="0" w:space="0" w:color="auto"/>
                      </w:divBdr>
                    </w:div>
                    <w:div w:id="2078937214">
                      <w:marLeft w:val="0"/>
                      <w:marRight w:val="0"/>
                      <w:marTop w:val="0"/>
                      <w:marBottom w:val="0"/>
                      <w:divBdr>
                        <w:top w:val="none" w:sz="0" w:space="0" w:color="auto"/>
                        <w:left w:val="none" w:sz="0" w:space="0" w:color="auto"/>
                        <w:bottom w:val="none" w:sz="0" w:space="0" w:color="auto"/>
                        <w:right w:val="none" w:sz="0" w:space="0" w:color="auto"/>
                      </w:divBdr>
                    </w:div>
                    <w:div w:id="1273126683">
                      <w:marLeft w:val="0"/>
                      <w:marRight w:val="0"/>
                      <w:marTop w:val="0"/>
                      <w:marBottom w:val="0"/>
                      <w:divBdr>
                        <w:top w:val="none" w:sz="0" w:space="0" w:color="auto"/>
                        <w:left w:val="none" w:sz="0" w:space="0" w:color="auto"/>
                        <w:bottom w:val="none" w:sz="0" w:space="0" w:color="auto"/>
                        <w:right w:val="none" w:sz="0" w:space="0" w:color="auto"/>
                      </w:divBdr>
                    </w:div>
                    <w:div w:id="1072392698">
                      <w:marLeft w:val="0"/>
                      <w:marRight w:val="0"/>
                      <w:marTop w:val="0"/>
                      <w:marBottom w:val="0"/>
                      <w:divBdr>
                        <w:top w:val="none" w:sz="0" w:space="0" w:color="auto"/>
                        <w:left w:val="none" w:sz="0" w:space="0" w:color="auto"/>
                        <w:bottom w:val="none" w:sz="0" w:space="0" w:color="auto"/>
                        <w:right w:val="none" w:sz="0" w:space="0" w:color="auto"/>
                      </w:divBdr>
                    </w:div>
                    <w:div w:id="954560169">
                      <w:marLeft w:val="0"/>
                      <w:marRight w:val="0"/>
                      <w:marTop w:val="0"/>
                      <w:marBottom w:val="0"/>
                      <w:divBdr>
                        <w:top w:val="none" w:sz="0" w:space="0" w:color="auto"/>
                        <w:left w:val="none" w:sz="0" w:space="0" w:color="auto"/>
                        <w:bottom w:val="none" w:sz="0" w:space="0" w:color="auto"/>
                        <w:right w:val="none" w:sz="0" w:space="0" w:color="auto"/>
                      </w:divBdr>
                    </w:div>
                    <w:div w:id="1613629908">
                      <w:marLeft w:val="0"/>
                      <w:marRight w:val="0"/>
                      <w:marTop w:val="0"/>
                      <w:marBottom w:val="0"/>
                      <w:divBdr>
                        <w:top w:val="none" w:sz="0" w:space="0" w:color="auto"/>
                        <w:left w:val="none" w:sz="0" w:space="0" w:color="auto"/>
                        <w:bottom w:val="none" w:sz="0" w:space="0" w:color="auto"/>
                        <w:right w:val="none" w:sz="0" w:space="0" w:color="auto"/>
                      </w:divBdr>
                    </w:div>
                    <w:div w:id="304896161">
                      <w:marLeft w:val="0"/>
                      <w:marRight w:val="0"/>
                      <w:marTop w:val="0"/>
                      <w:marBottom w:val="0"/>
                      <w:divBdr>
                        <w:top w:val="none" w:sz="0" w:space="0" w:color="auto"/>
                        <w:left w:val="none" w:sz="0" w:space="0" w:color="auto"/>
                        <w:bottom w:val="none" w:sz="0" w:space="0" w:color="auto"/>
                        <w:right w:val="none" w:sz="0" w:space="0" w:color="auto"/>
                      </w:divBdr>
                    </w:div>
                    <w:div w:id="951982598">
                      <w:marLeft w:val="0"/>
                      <w:marRight w:val="0"/>
                      <w:marTop w:val="0"/>
                      <w:marBottom w:val="0"/>
                      <w:divBdr>
                        <w:top w:val="none" w:sz="0" w:space="0" w:color="auto"/>
                        <w:left w:val="none" w:sz="0" w:space="0" w:color="auto"/>
                        <w:bottom w:val="none" w:sz="0" w:space="0" w:color="auto"/>
                        <w:right w:val="none" w:sz="0" w:space="0" w:color="auto"/>
                      </w:divBdr>
                    </w:div>
                    <w:div w:id="1543781942">
                      <w:marLeft w:val="0"/>
                      <w:marRight w:val="0"/>
                      <w:marTop w:val="0"/>
                      <w:marBottom w:val="0"/>
                      <w:divBdr>
                        <w:top w:val="none" w:sz="0" w:space="0" w:color="auto"/>
                        <w:left w:val="none" w:sz="0" w:space="0" w:color="auto"/>
                        <w:bottom w:val="none" w:sz="0" w:space="0" w:color="auto"/>
                        <w:right w:val="none" w:sz="0" w:space="0" w:color="auto"/>
                      </w:divBdr>
                    </w:div>
                    <w:div w:id="623466771">
                      <w:marLeft w:val="0"/>
                      <w:marRight w:val="0"/>
                      <w:marTop w:val="0"/>
                      <w:marBottom w:val="0"/>
                      <w:divBdr>
                        <w:top w:val="none" w:sz="0" w:space="0" w:color="auto"/>
                        <w:left w:val="none" w:sz="0" w:space="0" w:color="auto"/>
                        <w:bottom w:val="none" w:sz="0" w:space="0" w:color="auto"/>
                        <w:right w:val="none" w:sz="0" w:space="0" w:color="auto"/>
                      </w:divBdr>
                    </w:div>
                    <w:div w:id="1097141434">
                      <w:marLeft w:val="0"/>
                      <w:marRight w:val="0"/>
                      <w:marTop w:val="0"/>
                      <w:marBottom w:val="0"/>
                      <w:divBdr>
                        <w:top w:val="none" w:sz="0" w:space="0" w:color="auto"/>
                        <w:left w:val="none" w:sz="0" w:space="0" w:color="auto"/>
                        <w:bottom w:val="none" w:sz="0" w:space="0" w:color="auto"/>
                        <w:right w:val="none" w:sz="0" w:space="0" w:color="auto"/>
                      </w:divBdr>
                    </w:div>
                    <w:div w:id="996305327">
                      <w:marLeft w:val="0"/>
                      <w:marRight w:val="0"/>
                      <w:marTop w:val="0"/>
                      <w:marBottom w:val="0"/>
                      <w:divBdr>
                        <w:top w:val="none" w:sz="0" w:space="0" w:color="auto"/>
                        <w:left w:val="none" w:sz="0" w:space="0" w:color="auto"/>
                        <w:bottom w:val="none" w:sz="0" w:space="0" w:color="auto"/>
                        <w:right w:val="none" w:sz="0" w:space="0" w:color="auto"/>
                      </w:divBdr>
                    </w:div>
                    <w:div w:id="338506661">
                      <w:marLeft w:val="0"/>
                      <w:marRight w:val="0"/>
                      <w:marTop w:val="0"/>
                      <w:marBottom w:val="0"/>
                      <w:divBdr>
                        <w:top w:val="none" w:sz="0" w:space="0" w:color="auto"/>
                        <w:left w:val="none" w:sz="0" w:space="0" w:color="auto"/>
                        <w:bottom w:val="none" w:sz="0" w:space="0" w:color="auto"/>
                        <w:right w:val="none" w:sz="0" w:space="0" w:color="auto"/>
                      </w:divBdr>
                    </w:div>
                    <w:div w:id="1316034284">
                      <w:marLeft w:val="0"/>
                      <w:marRight w:val="0"/>
                      <w:marTop w:val="0"/>
                      <w:marBottom w:val="0"/>
                      <w:divBdr>
                        <w:top w:val="none" w:sz="0" w:space="0" w:color="auto"/>
                        <w:left w:val="none" w:sz="0" w:space="0" w:color="auto"/>
                        <w:bottom w:val="none" w:sz="0" w:space="0" w:color="auto"/>
                        <w:right w:val="none" w:sz="0" w:space="0" w:color="auto"/>
                      </w:divBdr>
                    </w:div>
                    <w:div w:id="1992325168">
                      <w:marLeft w:val="0"/>
                      <w:marRight w:val="0"/>
                      <w:marTop w:val="0"/>
                      <w:marBottom w:val="0"/>
                      <w:divBdr>
                        <w:top w:val="none" w:sz="0" w:space="0" w:color="auto"/>
                        <w:left w:val="none" w:sz="0" w:space="0" w:color="auto"/>
                        <w:bottom w:val="none" w:sz="0" w:space="0" w:color="auto"/>
                        <w:right w:val="none" w:sz="0" w:space="0" w:color="auto"/>
                      </w:divBdr>
                    </w:div>
                    <w:div w:id="2129884308">
                      <w:marLeft w:val="0"/>
                      <w:marRight w:val="0"/>
                      <w:marTop w:val="0"/>
                      <w:marBottom w:val="0"/>
                      <w:divBdr>
                        <w:top w:val="none" w:sz="0" w:space="0" w:color="auto"/>
                        <w:left w:val="none" w:sz="0" w:space="0" w:color="auto"/>
                        <w:bottom w:val="none" w:sz="0" w:space="0" w:color="auto"/>
                        <w:right w:val="none" w:sz="0" w:space="0" w:color="auto"/>
                      </w:divBdr>
                    </w:div>
                    <w:div w:id="73936898">
                      <w:marLeft w:val="0"/>
                      <w:marRight w:val="0"/>
                      <w:marTop w:val="0"/>
                      <w:marBottom w:val="0"/>
                      <w:divBdr>
                        <w:top w:val="none" w:sz="0" w:space="0" w:color="auto"/>
                        <w:left w:val="none" w:sz="0" w:space="0" w:color="auto"/>
                        <w:bottom w:val="none" w:sz="0" w:space="0" w:color="auto"/>
                        <w:right w:val="none" w:sz="0" w:space="0" w:color="auto"/>
                      </w:divBdr>
                    </w:div>
                    <w:div w:id="1198860552">
                      <w:marLeft w:val="0"/>
                      <w:marRight w:val="0"/>
                      <w:marTop w:val="0"/>
                      <w:marBottom w:val="0"/>
                      <w:divBdr>
                        <w:top w:val="none" w:sz="0" w:space="0" w:color="auto"/>
                        <w:left w:val="none" w:sz="0" w:space="0" w:color="auto"/>
                        <w:bottom w:val="none" w:sz="0" w:space="0" w:color="auto"/>
                        <w:right w:val="none" w:sz="0" w:space="0" w:color="auto"/>
                      </w:divBdr>
                    </w:div>
                    <w:div w:id="896941751">
                      <w:marLeft w:val="0"/>
                      <w:marRight w:val="0"/>
                      <w:marTop w:val="0"/>
                      <w:marBottom w:val="0"/>
                      <w:divBdr>
                        <w:top w:val="none" w:sz="0" w:space="0" w:color="auto"/>
                        <w:left w:val="none" w:sz="0" w:space="0" w:color="auto"/>
                        <w:bottom w:val="none" w:sz="0" w:space="0" w:color="auto"/>
                        <w:right w:val="none" w:sz="0" w:space="0" w:color="auto"/>
                      </w:divBdr>
                    </w:div>
                    <w:div w:id="2081322957">
                      <w:marLeft w:val="0"/>
                      <w:marRight w:val="0"/>
                      <w:marTop w:val="0"/>
                      <w:marBottom w:val="0"/>
                      <w:divBdr>
                        <w:top w:val="none" w:sz="0" w:space="0" w:color="auto"/>
                        <w:left w:val="none" w:sz="0" w:space="0" w:color="auto"/>
                        <w:bottom w:val="none" w:sz="0" w:space="0" w:color="auto"/>
                        <w:right w:val="none" w:sz="0" w:space="0" w:color="auto"/>
                      </w:divBdr>
                    </w:div>
                    <w:div w:id="621110651">
                      <w:marLeft w:val="0"/>
                      <w:marRight w:val="0"/>
                      <w:marTop w:val="0"/>
                      <w:marBottom w:val="0"/>
                      <w:divBdr>
                        <w:top w:val="none" w:sz="0" w:space="0" w:color="auto"/>
                        <w:left w:val="none" w:sz="0" w:space="0" w:color="auto"/>
                        <w:bottom w:val="none" w:sz="0" w:space="0" w:color="auto"/>
                        <w:right w:val="none" w:sz="0" w:space="0" w:color="auto"/>
                      </w:divBdr>
                    </w:div>
                    <w:div w:id="1277369166">
                      <w:marLeft w:val="0"/>
                      <w:marRight w:val="0"/>
                      <w:marTop w:val="0"/>
                      <w:marBottom w:val="0"/>
                      <w:divBdr>
                        <w:top w:val="none" w:sz="0" w:space="0" w:color="auto"/>
                        <w:left w:val="none" w:sz="0" w:space="0" w:color="auto"/>
                        <w:bottom w:val="none" w:sz="0" w:space="0" w:color="auto"/>
                        <w:right w:val="none" w:sz="0" w:space="0" w:color="auto"/>
                      </w:divBdr>
                    </w:div>
                    <w:div w:id="275256293">
                      <w:marLeft w:val="0"/>
                      <w:marRight w:val="0"/>
                      <w:marTop w:val="0"/>
                      <w:marBottom w:val="0"/>
                      <w:divBdr>
                        <w:top w:val="none" w:sz="0" w:space="0" w:color="auto"/>
                        <w:left w:val="none" w:sz="0" w:space="0" w:color="auto"/>
                        <w:bottom w:val="none" w:sz="0" w:space="0" w:color="auto"/>
                        <w:right w:val="none" w:sz="0" w:space="0" w:color="auto"/>
                      </w:divBdr>
                    </w:div>
                    <w:div w:id="1105878424">
                      <w:marLeft w:val="0"/>
                      <w:marRight w:val="0"/>
                      <w:marTop w:val="0"/>
                      <w:marBottom w:val="0"/>
                      <w:divBdr>
                        <w:top w:val="none" w:sz="0" w:space="0" w:color="auto"/>
                        <w:left w:val="none" w:sz="0" w:space="0" w:color="auto"/>
                        <w:bottom w:val="none" w:sz="0" w:space="0" w:color="auto"/>
                        <w:right w:val="none" w:sz="0" w:space="0" w:color="auto"/>
                      </w:divBdr>
                    </w:div>
                    <w:div w:id="615990717">
                      <w:marLeft w:val="0"/>
                      <w:marRight w:val="0"/>
                      <w:marTop w:val="0"/>
                      <w:marBottom w:val="0"/>
                      <w:divBdr>
                        <w:top w:val="none" w:sz="0" w:space="0" w:color="auto"/>
                        <w:left w:val="none" w:sz="0" w:space="0" w:color="auto"/>
                        <w:bottom w:val="none" w:sz="0" w:space="0" w:color="auto"/>
                        <w:right w:val="none" w:sz="0" w:space="0" w:color="auto"/>
                      </w:divBdr>
                    </w:div>
                    <w:div w:id="177307495">
                      <w:marLeft w:val="0"/>
                      <w:marRight w:val="0"/>
                      <w:marTop w:val="0"/>
                      <w:marBottom w:val="0"/>
                      <w:divBdr>
                        <w:top w:val="none" w:sz="0" w:space="0" w:color="auto"/>
                        <w:left w:val="none" w:sz="0" w:space="0" w:color="auto"/>
                        <w:bottom w:val="none" w:sz="0" w:space="0" w:color="auto"/>
                        <w:right w:val="none" w:sz="0" w:space="0" w:color="auto"/>
                      </w:divBdr>
                    </w:div>
                    <w:div w:id="760688398">
                      <w:marLeft w:val="0"/>
                      <w:marRight w:val="0"/>
                      <w:marTop w:val="0"/>
                      <w:marBottom w:val="0"/>
                      <w:divBdr>
                        <w:top w:val="none" w:sz="0" w:space="0" w:color="auto"/>
                        <w:left w:val="none" w:sz="0" w:space="0" w:color="auto"/>
                        <w:bottom w:val="none" w:sz="0" w:space="0" w:color="auto"/>
                        <w:right w:val="none" w:sz="0" w:space="0" w:color="auto"/>
                      </w:divBdr>
                    </w:div>
                    <w:div w:id="1337076797">
                      <w:marLeft w:val="0"/>
                      <w:marRight w:val="0"/>
                      <w:marTop w:val="0"/>
                      <w:marBottom w:val="0"/>
                      <w:divBdr>
                        <w:top w:val="none" w:sz="0" w:space="0" w:color="auto"/>
                        <w:left w:val="none" w:sz="0" w:space="0" w:color="auto"/>
                        <w:bottom w:val="none" w:sz="0" w:space="0" w:color="auto"/>
                        <w:right w:val="none" w:sz="0" w:space="0" w:color="auto"/>
                      </w:divBdr>
                    </w:div>
                    <w:div w:id="577708859">
                      <w:marLeft w:val="0"/>
                      <w:marRight w:val="0"/>
                      <w:marTop w:val="0"/>
                      <w:marBottom w:val="0"/>
                      <w:divBdr>
                        <w:top w:val="none" w:sz="0" w:space="0" w:color="auto"/>
                        <w:left w:val="none" w:sz="0" w:space="0" w:color="auto"/>
                        <w:bottom w:val="none" w:sz="0" w:space="0" w:color="auto"/>
                        <w:right w:val="none" w:sz="0" w:space="0" w:color="auto"/>
                      </w:divBdr>
                    </w:div>
                    <w:div w:id="337390402">
                      <w:marLeft w:val="0"/>
                      <w:marRight w:val="0"/>
                      <w:marTop w:val="0"/>
                      <w:marBottom w:val="0"/>
                      <w:divBdr>
                        <w:top w:val="none" w:sz="0" w:space="0" w:color="auto"/>
                        <w:left w:val="none" w:sz="0" w:space="0" w:color="auto"/>
                        <w:bottom w:val="none" w:sz="0" w:space="0" w:color="auto"/>
                        <w:right w:val="none" w:sz="0" w:space="0" w:color="auto"/>
                      </w:divBdr>
                    </w:div>
                    <w:div w:id="640769309">
                      <w:marLeft w:val="0"/>
                      <w:marRight w:val="0"/>
                      <w:marTop w:val="0"/>
                      <w:marBottom w:val="0"/>
                      <w:divBdr>
                        <w:top w:val="none" w:sz="0" w:space="0" w:color="auto"/>
                        <w:left w:val="none" w:sz="0" w:space="0" w:color="auto"/>
                        <w:bottom w:val="none" w:sz="0" w:space="0" w:color="auto"/>
                        <w:right w:val="none" w:sz="0" w:space="0" w:color="auto"/>
                      </w:divBdr>
                    </w:div>
                    <w:div w:id="943153239">
                      <w:marLeft w:val="0"/>
                      <w:marRight w:val="0"/>
                      <w:marTop w:val="0"/>
                      <w:marBottom w:val="0"/>
                      <w:divBdr>
                        <w:top w:val="none" w:sz="0" w:space="0" w:color="auto"/>
                        <w:left w:val="none" w:sz="0" w:space="0" w:color="auto"/>
                        <w:bottom w:val="none" w:sz="0" w:space="0" w:color="auto"/>
                        <w:right w:val="none" w:sz="0" w:space="0" w:color="auto"/>
                      </w:divBdr>
                    </w:div>
                    <w:div w:id="398677056">
                      <w:marLeft w:val="0"/>
                      <w:marRight w:val="0"/>
                      <w:marTop w:val="0"/>
                      <w:marBottom w:val="0"/>
                      <w:divBdr>
                        <w:top w:val="none" w:sz="0" w:space="0" w:color="auto"/>
                        <w:left w:val="none" w:sz="0" w:space="0" w:color="auto"/>
                        <w:bottom w:val="none" w:sz="0" w:space="0" w:color="auto"/>
                        <w:right w:val="none" w:sz="0" w:space="0" w:color="auto"/>
                      </w:divBdr>
                    </w:div>
                    <w:div w:id="1209564679">
                      <w:marLeft w:val="0"/>
                      <w:marRight w:val="0"/>
                      <w:marTop w:val="0"/>
                      <w:marBottom w:val="0"/>
                      <w:divBdr>
                        <w:top w:val="none" w:sz="0" w:space="0" w:color="auto"/>
                        <w:left w:val="none" w:sz="0" w:space="0" w:color="auto"/>
                        <w:bottom w:val="none" w:sz="0" w:space="0" w:color="auto"/>
                        <w:right w:val="none" w:sz="0" w:space="0" w:color="auto"/>
                      </w:divBdr>
                    </w:div>
                    <w:div w:id="2023894814">
                      <w:marLeft w:val="0"/>
                      <w:marRight w:val="0"/>
                      <w:marTop w:val="0"/>
                      <w:marBottom w:val="0"/>
                      <w:divBdr>
                        <w:top w:val="none" w:sz="0" w:space="0" w:color="auto"/>
                        <w:left w:val="none" w:sz="0" w:space="0" w:color="auto"/>
                        <w:bottom w:val="none" w:sz="0" w:space="0" w:color="auto"/>
                        <w:right w:val="none" w:sz="0" w:space="0" w:color="auto"/>
                      </w:divBdr>
                    </w:div>
                    <w:div w:id="387918122">
                      <w:marLeft w:val="0"/>
                      <w:marRight w:val="0"/>
                      <w:marTop w:val="0"/>
                      <w:marBottom w:val="0"/>
                      <w:divBdr>
                        <w:top w:val="none" w:sz="0" w:space="0" w:color="auto"/>
                        <w:left w:val="none" w:sz="0" w:space="0" w:color="auto"/>
                        <w:bottom w:val="none" w:sz="0" w:space="0" w:color="auto"/>
                        <w:right w:val="none" w:sz="0" w:space="0" w:color="auto"/>
                      </w:divBdr>
                    </w:div>
                    <w:div w:id="846166450">
                      <w:marLeft w:val="0"/>
                      <w:marRight w:val="0"/>
                      <w:marTop w:val="0"/>
                      <w:marBottom w:val="0"/>
                      <w:divBdr>
                        <w:top w:val="none" w:sz="0" w:space="0" w:color="auto"/>
                        <w:left w:val="none" w:sz="0" w:space="0" w:color="auto"/>
                        <w:bottom w:val="none" w:sz="0" w:space="0" w:color="auto"/>
                        <w:right w:val="none" w:sz="0" w:space="0" w:color="auto"/>
                      </w:divBdr>
                    </w:div>
                    <w:div w:id="1132332120">
                      <w:marLeft w:val="0"/>
                      <w:marRight w:val="0"/>
                      <w:marTop w:val="0"/>
                      <w:marBottom w:val="0"/>
                      <w:divBdr>
                        <w:top w:val="none" w:sz="0" w:space="0" w:color="auto"/>
                        <w:left w:val="none" w:sz="0" w:space="0" w:color="auto"/>
                        <w:bottom w:val="none" w:sz="0" w:space="0" w:color="auto"/>
                        <w:right w:val="none" w:sz="0" w:space="0" w:color="auto"/>
                      </w:divBdr>
                    </w:div>
                    <w:div w:id="946812129">
                      <w:marLeft w:val="0"/>
                      <w:marRight w:val="0"/>
                      <w:marTop w:val="0"/>
                      <w:marBottom w:val="0"/>
                      <w:divBdr>
                        <w:top w:val="none" w:sz="0" w:space="0" w:color="auto"/>
                        <w:left w:val="none" w:sz="0" w:space="0" w:color="auto"/>
                        <w:bottom w:val="none" w:sz="0" w:space="0" w:color="auto"/>
                        <w:right w:val="none" w:sz="0" w:space="0" w:color="auto"/>
                      </w:divBdr>
                    </w:div>
                    <w:div w:id="1143502881">
                      <w:marLeft w:val="0"/>
                      <w:marRight w:val="0"/>
                      <w:marTop w:val="0"/>
                      <w:marBottom w:val="0"/>
                      <w:divBdr>
                        <w:top w:val="none" w:sz="0" w:space="0" w:color="auto"/>
                        <w:left w:val="none" w:sz="0" w:space="0" w:color="auto"/>
                        <w:bottom w:val="none" w:sz="0" w:space="0" w:color="auto"/>
                        <w:right w:val="none" w:sz="0" w:space="0" w:color="auto"/>
                      </w:divBdr>
                    </w:div>
                    <w:div w:id="761488569">
                      <w:marLeft w:val="0"/>
                      <w:marRight w:val="0"/>
                      <w:marTop w:val="0"/>
                      <w:marBottom w:val="0"/>
                      <w:divBdr>
                        <w:top w:val="none" w:sz="0" w:space="0" w:color="auto"/>
                        <w:left w:val="none" w:sz="0" w:space="0" w:color="auto"/>
                        <w:bottom w:val="none" w:sz="0" w:space="0" w:color="auto"/>
                        <w:right w:val="none" w:sz="0" w:space="0" w:color="auto"/>
                      </w:divBdr>
                    </w:div>
                    <w:div w:id="1051736453">
                      <w:marLeft w:val="0"/>
                      <w:marRight w:val="0"/>
                      <w:marTop w:val="0"/>
                      <w:marBottom w:val="0"/>
                      <w:divBdr>
                        <w:top w:val="none" w:sz="0" w:space="0" w:color="auto"/>
                        <w:left w:val="none" w:sz="0" w:space="0" w:color="auto"/>
                        <w:bottom w:val="none" w:sz="0" w:space="0" w:color="auto"/>
                        <w:right w:val="none" w:sz="0" w:space="0" w:color="auto"/>
                      </w:divBdr>
                    </w:div>
                    <w:div w:id="743456049">
                      <w:marLeft w:val="0"/>
                      <w:marRight w:val="0"/>
                      <w:marTop w:val="0"/>
                      <w:marBottom w:val="0"/>
                      <w:divBdr>
                        <w:top w:val="none" w:sz="0" w:space="0" w:color="auto"/>
                        <w:left w:val="none" w:sz="0" w:space="0" w:color="auto"/>
                        <w:bottom w:val="none" w:sz="0" w:space="0" w:color="auto"/>
                        <w:right w:val="none" w:sz="0" w:space="0" w:color="auto"/>
                      </w:divBdr>
                    </w:div>
                    <w:div w:id="589583021">
                      <w:marLeft w:val="0"/>
                      <w:marRight w:val="0"/>
                      <w:marTop w:val="0"/>
                      <w:marBottom w:val="0"/>
                      <w:divBdr>
                        <w:top w:val="none" w:sz="0" w:space="0" w:color="auto"/>
                        <w:left w:val="none" w:sz="0" w:space="0" w:color="auto"/>
                        <w:bottom w:val="none" w:sz="0" w:space="0" w:color="auto"/>
                        <w:right w:val="none" w:sz="0" w:space="0" w:color="auto"/>
                      </w:divBdr>
                    </w:div>
                    <w:div w:id="1561402371">
                      <w:marLeft w:val="0"/>
                      <w:marRight w:val="0"/>
                      <w:marTop w:val="0"/>
                      <w:marBottom w:val="0"/>
                      <w:divBdr>
                        <w:top w:val="none" w:sz="0" w:space="0" w:color="auto"/>
                        <w:left w:val="none" w:sz="0" w:space="0" w:color="auto"/>
                        <w:bottom w:val="none" w:sz="0" w:space="0" w:color="auto"/>
                        <w:right w:val="none" w:sz="0" w:space="0" w:color="auto"/>
                      </w:divBdr>
                    </w:div>
                    <w:div w:id="587614800">
                      <w:marLeft w:val="0"/>
                      <w:marRight w:val="0"/>
                      <w:marTop w:val="0"/>
                      <w:marBottom w:val="0"/>
                      <w:divBdr>
                        <w:top w:val="none" w:sz="0" w:space="0" w:color="auto"/>
                        <w:left w:val="none" w:sz="0" w:space="0" w:color="auto"/>
                        <w:bottom w:val="none" w:sz="0" w:space="0" w:color="auto"/>
                        <w:right w:val="none" w:sz="0" w:space="0" w:color="auto"/>
                      </w:divBdr>
                    </w:div>
                    <w:div w:id="135878963">
                      <w:marLeft w:val="0"/>
                      <w:marRight w:val="0"/>
                      <w:marTop w:val="0"/>
                      <w:marBottom w:val="0"/>
                      <w:divBdr>
                        <w:top w:val="none" w:sz="0" w:space="0" w:color="auto"/>
                        <w:left w:val="none" w:sz="0" w:space="0" w:color="auto"/>
                        <w:bottom w:val="none" w:sz="0" w:space="0" w:color="auto"/>
                        <w:right w:val="none" w:sz="0" w:space="0" w:color="auto"/>
                      </w:divBdr>
                    </w:div>
                    <w:div w:id="594172091">
                      <w:marLeft w:val="0"/>
                      <w:marRight w:val="0"/>
                      <w:marTop w:val="0"/>
                      <w:marBottom w:val="0"/>
                      <w:divBdr>
                        <w:top w:val="none" w:sz="0" w:space="0" w:color="auto"/>
                        <w:left w:val="none" w:sz="0" w:space="0" w:color="auto"/>
                        <w:bottom w:val="none" w:sz="0" w:space="0" w:color="auto"/>
                        <w:right w:val="none" w:sz="0" w:space="0" w:color="auto"/>
                      </w:divBdr>
                    </w:div>
                    <w:div w:id="599458966">
                      <w:marLeft w:val="0"/>
                      <w:marRight w:val="0"/>
                      <w:marTop w:val="0"/>
                      <w:marBottom w:val="0"/>
                      <w:divBdr>
                        <w:top w:val="none" w:sz="0" w:space="0" w:color="auto"/>
                        <w:left w:val="none" w:sz="0" w:space="0" w:color="auto"/>
                        <w:bottom w:val="none" w:sz="0" w:space="0" w:color="auto"/>
                        <w:right w:val="none" w:sz="0" w:space="0" w:color="auto"/>
                      </w:divBdr>
                    </w:div>
                    <w:div w:id="10911522">
                      <w:marLeft w:val="0"/>
                      <w:marRight w:val="0"/>
                      <w:marTop w:val="0"/>
                      <w:marBottom w:val="0"/>
                      <w:divBdr>
                        <w:top w:val="none" w:sz="0" w:space="0" w:color="auto"/>
                        <w:left w:val="none" w:sz="0" w:space="0" w:color="auto"/>
                        <w:bottom w:val="none" w:sz="0" w:space="0" w:color="auto"/>
                        <w:right w:val="none" w:sz="0" w:space="0" w:color="auto"/>
                      </w:divBdr>
                    </w:div>
                    <w:div w:id="1873766495">
                      <w:marLeft w:val="0"/>
                      <w:marRight w:val="0"/>
                      <w:marTop w:val="0"/>
                      <w:marBottom w:val="0"/>
                      <w:divBdr>
                        <w:top w:val="none" w:sz="0" w:space="0" w:color="auto"/>
                        <w:left w:val="none" w:sz="0" w:space="0" w:color="auto"/>
                        <w:bottom w:val="none" w:sz="0" w:space="0" w:color="auto"/>
                        <w:right w:val="none" w:sz="0" w:space="0" w:color="auto"/>
                      </w:divBdr>
                    </w:div>
                    <w:div w:id="515508242">
                      <w:marLeft w:val="0"/>
                      <w:marRight w:val="0"/>
                      <w:marTop w:val="0"/>
                      <w:marBottom w:val="0"/>
                      <w:divBdr>
                        <w:top w:val="none" w:sz="0" w:space="0" w:color="auto"/>
                        <w:left w:val="none" w:sz="0" w:space="0" w:color="auto"/>
                        <w:bottom w:val="none" w:sz="0" w:space="0" w:color="auto"/>
                        <w:right w:val="none" w:sz="0" w:space="0" w:color="auto"/>
                      </w:divBdr>
                    </w:div>
                    <w:div w:id="545797069">
                      <w:marLeft w:val="0"/>
                      <w:marRight w:val="0"/>
                      <w:marTop w:val="0"/>
                      <w:marBottom w:val="0"/>
                      <w:divBdr>
                        <w:top w:val="none" w:sz="0" w:space="0" w:color="auto"/>
                        <w:left w:val="none" w:sz="0" w:space="0" w:color="auto"/>
                        <w:bottom w:val="none" w:sz="0" w:space="0" w:color="auto"/>
                        <w:right w:val="none" w:sz="0" w:space="0" w:color="auto"/>
                      </w:divBdr>
                    </w:div>
                    <w:div w:id="1778284146">
                      <w:marLeft w:val="0"/>
                      <w:marRight w:val="0"/>
                      <w:marTop w:val="0"/>
                      <w:marBottom w:val="0"/>
                      <w:divBdr>
                        <w:top w:val="none" w:sz="0" w:space="0" w:color="auto"/>
                        <w:left w:val="none" w:sz="0" w:space="0" w:color="auto"/>
                        <w:bottom w:val="none" w:sz="0" w:space="0" w:color="auto"/>
                        <w:right w:val="none" w:sz="0" w:space="0" w:color="auto"/>
                      </w:divBdr>
                    </w:div>
                    <w:div w:id="697197974">
                      <w:marLeft w:val="0"/>
                      <w:marRight w:val="0"/>
                      <w:marTop w:val="0"/>
                      <w:marBottom w:val="0"/>
                      <w:divBdr>
                        <w:top w:val="none" w:sz="0" w:space="0" w:color="auto"/>
                        <w:left w:val="none" w:sz="0" w:space="0" w:color="auto"/>
                        <w:bottom w:val="none" w:sz="0" w:space="0" w:color="auto"/>
                        <w:right w:val="none" w:sz="0" w:space="0" w:color="auto"/>
                      </w:divBdr>
                    </w:div>
                    <w:div w:id="1175849931">
                      <w:marLeft w:val="0"/>
                      <w:marRight w:val="0"/>
                      <w:marTop w:val="0"/>
                      <w:marBottom w:val="0"/>
                      <w:divBdr>
                        <w:top w:val="none" w:sz="0" w:space="0" w:color="auto"/>
                        <w:left w:val="none" w:sz="0" w:space="0" w:color="auto"/>
                        <w:bottom w:val="none" w:sz="0" w:space="0" w:color="auto"/>
                        <w:right w:val="none" w:sz="0" w:space="0" w:color="auto"/>
                      </w:divBdr>
                    </w:div>
                    <w:div w:id="2061974768">
                      <w:marLeft w:val="0"/>
                      <w:marRight w:val="0"/>
                      <w:marTop w:val="0"/>
                      <w:marBottom w:val="0"/>
                      <w:divBdr>
                        <w:top w:val="none" w:sz="0" w:space="0" w:color="auto"/>
                        <w:left w:val="none" w:sz="0" w:space="0" w:color="auto"/>
                        <w:bottom w:val="none" w:sz="0" w:space="0" w:color="auto"/>
                        <w:right w:val="none" w:sz="0" w:space="0" w:color="auto"/>
                      </w:divBdr>
                    </w:div>
                    <w:div w:id="1285425614">
                      <w:marLeft w:val="0"/>
                      <w:marRight w:val="0"/>
                      <w:marTop w:val="0"/>
                      <w:marBottom w:val="0"/>
                      <w:divBdr>
                        <w:top w:val="none" w:sz="0" w:space="0" w:color="auto"/>
                        <w:left w:val="none" w:sz="0" w:space="0" w:color="auto"/>
                        <w:bottom w:val="none" w:sz="0" w:space="0" w:color="auto"/>
                        <w:right w:val="none" w:sz="0" w:space="0" w:color="auto"/>
                      </w:divBdr>
                    </w:div>
                    <w:div w:id="988823538">
                      <w:marLeft w:val="0"/>
                      <w:marRight w:val="0"/>
                      <w:marTop w:val="0"/>
                      <w:marBottom w:val="0"/>
                      <w:divBdr>
                        <w:top w:val="none" w:sz="0" w:space="0" w:color="auto"/>
                        <w:left w:val="none" w:sz="0" w:space="0" w:color="auto"/>
                        <w:bottom w:val="none" w:sz="0" w:space="0" w:color="auto"/>
                        <w:right w:val="none" w:sz="0" w:space="0" w:color="auto"/>
                      </w:divBdr>
                    </w:div>
                    <w:div w:id="1169447077">
                      <w:marLeft w:val="0"/>
                      <w:marRight w:val="0"/>
                      <w:marTop w:val="0"/>
                      <w:marBottom w:val="0"/>
                      <w:divBdr>
                        <w:top w:val="none" w:sz="0" w:space="0" w:color="auto"/>
                        <w:left w:val="none" w:sz="0" w:space="0" w:color="auto"/>
                        <w:bottom w:val="none" w:sz="0" w:space="0" w:color="auto"/>
                        <w:right w:val="none" w:sz="0" w:space="0" w:color="auto"/>
                      </w:divBdr>
                    </w:div>
                    <w:div w:id="1312059191">
                      <w:marLeft w:val="0"/>
                      <w:marRight w:val="0"/>
                      <w:marTop w:val="0"/>
                      <w:marBottom w:val="0"/>
                      <w:divBdr>
                        <w:top w:val="none" w:sz="0" w:space="0" w:color="auto"/>
                        <w:left w:val="none" w:sz="0" w:space="0" w:color="auto"/>
                        <w:bottom w:val="none" w:sz="0" w:space="0" w:color="auto"/>
                        <w:right w:val="none" w:sz="0" w:space="0" w:color="auto"/>
                      </w:divBdr>
                    </w:div>
                    <w:div w:id="1058823892">
                      <w:marLeft w:val="0"/>
                      <w:marRight w:val="0"/>
                      <w:marTop w:val="0"/>
                      <w:marBottom w:val="0"/>
                      <w:divBdr>
                        <w:top w:val="none" w:sz="0" w:space="0" w:color="auto"/>
                        <w:left w:val="none" w:sz="0" w:space="0" w:color="auto"/>
                        <w:bottom w:val="none" w:sz="0" w:space="0" w:color="auto"/>
                        <w:right w:val="none" w:sz="0" w:space="0" w:color="auto"/>
                      </w:divBdr>
                    </w:div>
                    <w:div w:id="2091658799">
                      <w:marLeft w:val="0"/>
                      <w:marRight w:val="0"/>
                      <w:marTop w:val="0"/>
                      <w:marBottom w:val="0"/>
                      <w:divBdr>
                        <w:top w:val="none" w:sz="0" w:space="0" w:color="auto"/>
                        <w:left w:val="none" w:sz="0" w:space="0" w:color="auto"/>
                        <w:bottom w:val="none" w:sz="0" w:space="0" w:color="auto"/>
                        <w:right w:val="none" w:sz="0" w:space="0" w:color="auto"/>
                      </w:divBdr>
                    </w:div>
                    <w:div w:id="1447770352">
                      <w:marLeft w:val="0"/>
                      <w:marRight w:val="0"/>
                      <w:marTop w:val="0"/>
                      <w:marBottom w:val="0"/>
                      <w:divBdr>
                        <w:top w:val="none" w:sz="0" w:space="0" w:color="auto"/>
                        <w:left w:val="none" w:sz="0" w:space="0" w:color="auto"/>
                        <w:bottom w:val="none" w:sz="0" w:space="0" w:color="auto"/>
                        <w:right w:val="none" w:sz="0" w:space="0" w:color="auto"/>
                      </w:divBdr>
                    </w:div>
                    <w:div w:id="1599173981">
                      <w:marLeft w:val="0"/>
                      <w:marRight w:val="0"/>
                      <w:marTop w:val="0"/>
                      <w:marBottom w:val="0"/>
                      <w:divBdr>
                        <w:top w:val="none" w:sz="0" w:space="0" w:color="auto"/>
                        <w:left w:val="none" w:sz="0" w:space="0" w:color="auto"/>
                        <w:bottom w:val="none" w:sz="0" w:space="0" w:color="auto"/>
                        <w:right w:val="none" w:sz="0" w:space="0" w:color="auto"/>
                      </w:divBdr>
                    </w:div>
                    <w:div w:id="624123557">
                      <w:marLeft w:val="0"/>
                      <w:marRight w:val="0"/>
                      <w:marTop w:val="0"/>
                      <w:marBottom w:val="0"/>
                      <w:divBdr>
                        <w:top w:val="none" w:sz="0" w:space="0" w:color="auto"/>
                        <w:left w:val="none" w:sz="0" w:space="0" w:color="auto"/>
                        <w:bottom w:val="none" w:sz="0" w:space="0" w:color="auto"/>
                        <w:right w:val="none" w:sz="0" w:space="0" w:color="auto"/>
                      </w:divBdr>
                    </w:div>
                    <w:div w:id="2000965221">
                      <w:marLeft w:val="0"/>
                      <w:marRight w:val="0"/>
                      <w:marTop w:val="0"/>
                      <w:marBottom w:val="0"/>
                      <w:divBdr>
                        <w:top w:val="none" w:sz="0" w:space="0" w:color="auto"/>
                        <w:left w:val="none" w:sz="0" w:space="0" w:color="auto"/>
                        <w:bottom w:val="none" w:sz="0" w:space="0" w:color="auto"/>
                        <w:right w:val="none" w:sz="0" w:space="0" w:color="auto"/>
                      </w:divBdr>
                    </w:div>
                    <w:div w:id="565606961">
                      <w:marLeft w:val="0"/>
                      <w:marRight w:val="0"/>
                      <w:marTop w:val="0"/>
                      <w:marBottom w:val="0"/>
                      <w:divBdr>
                        <w:top w:val="none" w:sz="0" w:space="0" w:color="auto"/>
                        <w:left w:val="none" w:sz="0" w:space="0" w:color="auto"/>
                        <w:bottom w:val="none" w:sz="0" w:space="0" w:color="auto"/>
                        <w:right w:val="none" w:sz="0" w:space="0" w:color="auto"/>
                      </w:divBdr>
                    </w:div>
                    <w:div w:id="1279213445">
                      <w:marLeft w:val="0"/>
                      <w:marRight w:val="0"/>
                      <w:marTop w:val="0"/>
                      <w:marBottom w:val="0"/>
                      <w:divBdr>
                        <w:top w:val="none" w:sz="0" w:space="0" w:color="auto"/>
                        <w:left w:val="none" w:sz="0" w:space="0" w:color="auto"/>
                        <w:bottom w:val="none" w:sz="0" w:space="0" w:color="auto"/>
                        <w:right w:val="none" w:sz="0" w:space="0" w:color="auto"/>
                      </w:divBdr>
                    </w:div>
                    <w:div w:id="1813593619">
                      <w:marLeft w:val="0"/>
                      <w:marRight w:val="0"/>
                      <w:marTop w:val="0"/>
                      <w:marBottom w:val="0"/>
                      <w:divBdr>
                        <w:top w:val="none" w:sz="0" w:space="0" w:color="auto"/>
                        <w:left w:val="none" w:sz="0" w:space="0" w:color="auto"/>
                        <w:bottom w:val="none" w:sz="0" w:space="0" w:color="auto"/>
                        <w:right w:val="none" w:sz="0" w:space="0" w:color="auto"/>
                      </w:divBdr>
                    </w:div>
                    <w:div w:id="1907302959">
                      <w:marLeft w:val="0"/>
                      <w:marRight w:val="0"/>
                      <w:marTop w:val="0"/>
                      <w:marBottom w:val="0"/>
                      <w:divBdr>
                        <w:top w:val="none" w:sz="0" w:space="0" w:color="auto"/>
                        <w:left w:val="none" w:sz="0" w:space="0" w:color="auto"/>
                        <w:bottom w:val="none" w:sz="0" w:space="0" w:color="auto"/>
                        <w:right w:val="none" w:sz="0" w:space="0" w:color="auto"/>
                      </w:divBdr>
                    </w:div>
                    <w:div w:id="92408973">
                      <w:marLeft w:val="0"/>
                      <w:marRight w:val="0"/>
                      <w:marTop w:val="0"/>
                      <w:marBottom w:val="0"/>
                      <w:divBdr>
                        <w:top w:val="none" w:sz="0" w:space="0" w:color="auto"/>
                        <w:left w:val="none" w:sz="0" w:space="0" w:color="auto"/>
                        <w:bottom w:val="none" w:sz="0" w:space="0" w:color="auto"/>
                        <w:right w:val="none" w:sz="0" w:space="0" w:color="auto"/>
                      </w:divBdr>
                    </w:div>
                    <w:div w:id="94715420">
                      <w:marLeft w:val="0"/>
                      <w:marRight w:val="0"/>
                      <w:marTop w:val="0"/>
                      <w:marBottom w:val="0"/>
                      <w:divBdr>
                        <w:top w:val="none" w:sz="0" w:space="0" w:color="auto"/>
                        <w:left w:val="none" w:sz="0" w:space="0" w:color="auto"/>
                        <w:bottom w:val="none" w:sz="0" w:space="0" w:color="auto"/>
                        <w:right w:val="none" w:sz="0" w:space="0" w:color="auto"/>
                      </w:divBdr>
                    </w:div>
                    <w:div w:id="1106274212">
                      <w:marLeft w:val="0"/>
                      <w:marRight w:val="0"/>
                      <w:marTop w:val="0"/>
                      <w:marBottom w:val="0"/>
                      <w:divBdr>
                        <w:top w:val="none" w:sz="0" w:space="0" w:color="auto"/>
                        <w:left w:val="none" w:sz="0" w:space="0" w:color="auto"/>
                        <w:bottom w:val="none" w:sz="0" w:space="0" w:color="auto"/>
                        <w:right w:val="none" w:sz="0" w:space="0" w:color="auto"/>
                      </w:divBdr>
                    </w:div>
                    <w:div w:id="497235000">
                      <w:marLeft w:val="0"/>
                      <w:marRight w:val="0"/>
                      <w:marTop w:val="0"/>
                      <w:marBottom w:val="0"/>
                      <w:divBdr>
                        <w:top w:val="none" w:sz="0" w:space="0" w:color="auto"/>
                        <w:left w:val="none" w:sz="0" w:space="0" w:color="auto"/>
                        <w:bottom w:val="none" w:sz="0" w:space="0" w:color="auto"/>
                        <w:right w:val="none" w:sz="0" w:space="0" w:color="auto"/>
                      </w:divBdr>
                    </w:div>
                    <w:div w:id="1293711229">
                      <w:marLeft w:val="0"/>
                      <w:marRight w:val="0"/>
                      <w:marTop w:val="0"/>
                      <w:marBottom w:val="0"/>
                      <w:divBdr>
                        <w:top w:val="none" w:sz="0" w:space="0" w:color="auto"/>
                        <w:left w:val="none" w:sz="0" w:space="0" w:color="auto"/>
                        <w:bottom w:val="none" w:sz="0" w:space="0" w:color="auto"/>
                        <w:right w:val="none" w:sz="0" w:space="0" w:color="auto"/>
                      </w:divBdr>
                    </w:div>
                    <w:div w:id="421414788">
                      <w:marLeft w:val="0"/>
                      <w:marRight w:val="0"/>
                      <w:marTop w:val="0"/>
                      <w:marBottom w:val="0"/>
                      <w:divBdr>
                        <w:top w:val="none" w:sz="0" w:space="0" w:color="auto"/>
                        <w:left w:val="none" w:sz="0" w:space="0" w:color="auto"/>
                        <w:bottom w:val="none" w:sz="0" w:space="0" w:color="auto"/>
                        <w:right w:val="none" w:sz="0" w:space="0" w:color="auto"/>
                      </w:divBdr>
                    </w:div>
                    <w:div w:id="969432510">
                      <w:marLeft w:val="0"/>
                      <w:marRight w:val="0"/>
                      <w:marTop w:val="0"/>
                      <w:marBottom w:val="0"/>
                      <w:divBdr>
                        <w:top w:val="none" w:sz="0" w:space="0" w:color="auto"/>
                        <w:left w:val="none" w:sz="0" w:space="0" w:color="auto"/>
                        <w:bottom w:val="none" w:sz="0" w:space="0" w:color="auto"/>
                        <w:right w:val="none" w:sz="0" w:space="0" w:color="auto"/>
                      </w:divBdr>
                    </w:div>
                    <w:div w:id="1989816978">
                      <w:marLeft w:val="0"/>
                      <w:marRight w:val="0"/>
                      <w:marTop w:val="0"/>
                      <w:marBottom w:val="0"/>
                      <w:divBdr>
                        <w:top w:val="none" w:sz="0" w:space="0" w:color="auto"/>
                        <w:left w:val="none" w:sz="0" w:space="0" w:color="auto"/>
                        <w:bottom w:val="none" w:sz="0" w:space="0" w:color="auto"/>
                        <w:right w:val="none" w:sz="0" w:space="0" w:color="auto"/>
                      </w:divBdr>
                    </w:div>
                    <w:div w:id="747115583">
                      <w:marLeft w:val="0"/>
                      <w:marRight w:val="0"/>
                      <w:marTop w:val="0"/>
                      <w:marBottom w:val="0"/>
                      <w:divBdr>
                        <w:top w:val="none" w:sz="0" w:space="0" w:color="auto"/>
                        <w:left w:val="none" w:sz="0" w:space="0" w:color="auto"/>
                        <w:bottom w:val="none" w:sz="0" w:space="0" w:color="auto"/>
                        <w:right w:val="none" w:sz="0" w:space="0" w:color="auto"/>
                      </w:divBdr>
                    </w:div>
                    <w:div w:id="984816491">
                      <w:marLeft w:val="0"/>
                      <w:marRight w:val="0"/>
                      <w:marTop w:val="0"/>
                      <w:marBottom w:val="0"/>
                      <w:divBdr>
                        <w:top w:val="none" w:sz="0" w:space="0" w:color="auto"/>
                        <w:left w:val="none" w:sz="0" w:space="0" w:color="auto"/>
                        <w:bottom w:val="none" w:sz="0" w:space="0" w:color="auto"/>
                        <w:right w:val="none" w:sz="0" w:space="0" w:color="auto"/>
                      </w:divBdr>
                    </w:div>
                    <w:div w:id="1683050985">
                      <w:marLeft w:val="0"/>
                      <w:marRight w:val="0"/>
                      <w:marTop w:val="0"/>
                      <w:marBottom w:val="0"/>
                      <w:divBdr>
                        <w:top w:val="none" w:sz="0" w:space="0" w:color="auto"/>
                        <w:left w:val="none" w:sz="0" w:space="0" w:color="auto"/>
                        <w:bottom w:val="none" w:sz="0" w:space="0" w:color="auto"/>
                        <w:right w:val="none" w:sz="0" w:space="0" w:color="auto"/>
                      </w:divBdr>
                    </w:div>
                    <w:div w:id="1927690165">
                      <w:marLeft w:val="0"/>
                      <w:marRight w:val="0"/>
                      <w:marTop w:val="0"/>
                      <w:marBottom w:val="0"/>
                      <w:divBdr>
                        <w:top w:val="none" w:sz="0" w:space="0" w:color="auto"/>
                        <w:left w:val="none" w:sz="0" w:space="0" w:color="auto"/>
                        <w:bottom w:val="none" w:sz="0" w:space="0" w:color="auto"/>
                        <w:right w:val="none" w:sz="0" w:space="0" w:color="auto"/>
                      </w:divBdr>
                    </w:div>
                    <w:div w:id="710960158">
                      <w:marLeft w:val="0"/>
                      <w:marRight w:val="0"/>
                      <w:marTop w:val="0"/>
                      <w:marBottom w:val="0"/>
                      <w:divBdr>
                        <w:top w:val="none" w:sz="0" w:space="0" w:color="auto"/>
                        <w:left w:val="none" w:sz="0" w:space="0" w:color="auto"/>
                        <w:bottom w:val="none" w:sz="0" w:space="0" w:color="auto"/>
                        <w:right w:val="none" w:sz="0" w:space="0" w:color="auto"/>
                      </w:divBdr>
                    </w:div>
                    <w:div w:id="2003464388">
                      <w:marLeft w:val="0"/>
                      <w:marRight w:val="0"/>
                      <w:marTop w:val="0"/>
                      <w:marBottom w:val="0"/>
                      <w:divBdr>
                        <w:top w:val="none" w:sz="0" w:space="0" w:color="auto"/>
                        <w:left w:val="none" w:sz="0" w:space="0" w:color="auto"/>
                        <w:bottom w:val="none" w:sz="0" w:space="0" w:color="auto"/>
                        <w:right w:val="none" w:sz="0" w:space="0" w:color="auto"/>
                      </w:divBdr>
                    </w:div>
                    <w:div w:id="1189835844">
                      <w:marLeft w:val="0"/>
                      <w:marRight w:val="0"/>
                      <w:marTop w:val="0"/>
                      <w:marBottom w:val="0"/>
                      <w:divBdr>
                        <w:top w:val="none" w:sz="0" w:space="0" w:color="auto"/>
                        <w:left w:val="none" w:sz="0" w:space="0" w:color="auto"/>
                        <w:bottom w:val="none" w:sz="0" w:space="0" w:color="auto"/>
                        <w:right w:val="none" w:sz="0" w:space="0" w:color="auto"/>
                      </w:divBdr>
                    </w:div>
                    <w:div w:id="2245960">
                      <w:marLeft w:val="0"/>
                      <w:marRight w:val="0"/>
                      <w:marTop w:val="0"/>
                      <w:marBottom w:val="0"/>
                      <w:divBdr>
                        <w:top w:val="none" w:sz="0" w:space="0" w:color="auto"/>
                        <w:left w:val="none" w:sz="0" w:space="0" w:color="auto"/>
                        <w:bottom w:val="none" w:sz="0" w:space="0" w:color="auto"/>
                        <w:right w:val="none" w:sz="0" w:space="0" w:color="auto"/>
                      </w:divBdr>
                    </w:div>
                    <w:div w:id="51736762">
                      <w:marLeft w:val="0"/>
                      <w:marRight w:val="0"/>
                      <w:marTop w:val="0"/>
                      <w:marBottom w:val="0"/>
                      <w:divBdr>
                        <w:top w:val="none" w:sz="0" w:space="0" w:color="auto"/>
                        <w:left w:val="none" w:sz="0" w:space="0" w:color="auto"/>
                        <w:bottom w:val="none" w:sz="0" w:space="0" w:color="auto"/>
                        <w:right w:val="none" w:sz="0" w:space="0" w:color="auto"/>
                      </w:divBdr>
                    </w:div>
                    <w:div w:id="1221213962">
                      <w:marLeft w:val="0"/>
                      <w:marRight w:val="0"/>
                      <w:marTop w:val="0"/>
                      <w:marBottom w:val="0"/>
                      <w:divBdr>
                        <w:top w:val="none" w:sz="0" w:space="0" w:color="auto"/>
                        <w:left w:val="none" w:sz="0" w:space="0" w:color="auto"/>
                        <w:bottom w:val="none" w:sz="0" w:space="0" w:color="auto"/>
                        <w:right w:val="none" w:sz="0" w:space="0" w:color="auto"/>
                      </w:divBdr>
                    </w:div>
                    <w:div w:id="128062046">
                      <w:marLeft w:val="0"/>
                      <w:marRight w:val="0"/>
                      <w:marTop w:val="0"/>
                      <w:marBottom w:val="0"/>
                      <w:divBdr>
                        <w:top w:val="none" w:sz="0" w:space="0" w:color="auto"/>
                        <w:left w:val="none" w:sz="0" w:space="0" w:color="auto"/>
                        <w:bottom w:val="none" w:sz="0" w:space="0" w:color="auto"/>
                        <w:right w:val="none" w:sz="0" w:space="0" w:color="auto"/>
                      </w:divBdr>
                    </w:div>
                    <w:div w:id="955987034">
                      <w:marLeft w:val="0"/>
                      <w:marRight w:val="0"/>
                      <w:marTop w:val="0"/>
                      <w:marBottom w:val="0"/>
                      <w:divBdr>
                        <w:top w:val="none" w:sz="0" w:space="0" w:color="auto"/>
                        <w:left w:val="none" w:sz="0" w:space="0" w:color="auto"/>
                        <w:bottom w:val="none" w:sz="0" w:space="0" w:color="auto"/>
                        <w:right w:val="none" w:sz="0" w:space="0" w:color="auto"/>
                      </w:divBdr>
                    </w:div>
                    <w:div w:id="75519772">
                      <w:marLeft w:val="0"/>
                      <w:marRight w:val="0"/>
                      <w:marTop w:val="0"/>
                      <w:marBottom w:val="0"/>
                      <w:divBdr>
                        <w:top w:val="none" w:sz="0" w:space="0" w:color="auto"/>
                        <w:left w:val="none" w:sz="0" w:space="0" w:color="auto"/>
                        <w:bottom w:val="none" w:sz="0" w:space="0" w:color="auto"/>
                        <w:right w:val="none" w:sz="0" w:space="0" w:color="auto"/>
                      </w:divBdr>
                    </w:div>
                    <w:div w:id="1833787993">
                      <w:marLeft w:val="0"/>
                      <w:marRight w:val="0"/>
                      <w:marTop w:val="0"/>
                      <w:marBottom w:val="0"/>
                      <w:divBdr>
                        <w:top w:val="none" w:sz="0" w:space="0" w:color="auto"/>
                        <w:left w:val="none" w:sz="0" w:space="0" w:color="auto"/>
                        <w:bottom w:val="none" w:sz="0" w:space="0" w:color="auto"/>
                        <w:right w:val="none" w:sz="0" w:space="0" w:color="auto"/>
                      </w:divBdr>
                    </w:div>
                    <w:div w:id="551119546">
                      <w:marLeft w:val="0"/>
                      <w:marRight w:val="0"/>
                      <w:marTop w:val="0"/>
                      <w:marBottom w:val="0"/>
                      <w:divBdr>
                        <w:top w:val="none" w:sz="0" w:space="0" w:color="auto"/>
                        <w:left w:val="none" w:sz="0" w:space="0" w:color="auto"/>
                        <w:bottom w:val="none" w:sz="0" w:space="0" w:color="auto"/>
                        <w:right w:val="none" w:sz="0" w:space="0" w:color="auto"/>
                      </w:divBdr>
                    </w:div>
                    <w:div w:id="162748124">
                      <w:marLeft w:val="0"/>
                      <w:marRight w:val="0"/>
                      <w:marTop w:val="0"/>
                      <w:marBottom w:val="0"/>
                      <w:divBdr>
                        <w:top w:val="none" w:sz="0" w:space="0" w:color="auto"/>
                        <w:left w:val="none" w:sz="0" w:space="0" w:color="auto"/>
                        <w:bottom w:val="none" w:sz="0" w:space="0" w:color="auto"/>
                        <w:right w:val="none" w:sz="0" w:space="0" w:color="auto"/>
                      </w:divBdr>
                    </w:div>
                    <w:div w:id="1436100969">
                      <w:marLeft w:val="0"/>
                      <w:marRight w:val="0"/>
                      <w:marTop w:val="0"/>
                      <w:marBottom w:val="0"/>
                      <w:divBdr>
                        <w:top w:val="none" w:sz="0" w:space="0" w:color="auto"/>
                        <w:left w:val="none" w:sz="0" w:space="0" w:color="auto"/>
                        <w:bottom w:val="none" w:sz="0" w:space="0" w:color="auto"/>
                        <w:right w:val="none" w:sz="0" w:space="0" w:color="auto"/>
                      </w:divBdr>
                    </w:div>
                    <w:div w:id="794297348">
                      <w:marLeft w:val="0"/>
                      <w:marRight w:val="0"/>
                      <w:marTop w:val="0"/>
                      <w:marBottom w:val="0"/>
                      <w:divBdr>
                        <w:top w:val="none" w:sz="0" w:space="0" w:color="auto"/>
                        <w:left w:val="none" w:sz="0" w:space="0" w:color="auto"/>
                        <w:bottom w:val="none" w:sz="0" w:space="0" w:color="auto"/>
                        <w:right w:val="none" w:sz="0" w:space="0" w:color="auto"/>
                      </w:divBdr>
                    </w:div>
                    <w:div w:id="472328764">
                      <w:marLeft w:val="0"/>
                      <w:marRight w:val="0"/>
                      <w:marTop w:val="0"/>
                      <w:marBottom w:val="0"/>
                      <w:divBdr>
                        <w:top w:val="none" w:sz="0" w:space="0" w:color="auto"/>
                        <w:left w:val="none" w:sz="0" w:space="0" w:color="auto"/>
                        <w:bottom w:val="none" w:sz="0" w:space="0" w:color="auto"/>
                        <w:right w:val="none" w:sz="0" w:space="0" w:color="auto"/>
                      </w:divBdr>
                    </w:div>
                    <w:div w:id="1340354432">
                      <w:marLeft w:val="0"/>
                      <w:marRight w:val="0"/>
                      <w:marTop w:val="0"/>
                      <w:marBottom w:val="0"/>
                      <w:divBdr>
                        <w:top w:val="none" w:sz="0" w:space="0" w:color="auto"/>
                        <w:left w:val="none" w:sz="0" w:space="0" w:color="auto"/>
                        <w:bottom w:val="none" w:sz="0" w:space="0" w:color="auto"/>
                        <w:right w:val="none" w:sz="0" w:space="0" w:color="auto"/>
                      </w:divBdr>
                    </w:div>
                    <w:div w:id="1760128483">
                      <w:marLeft w:val="0"/>
                      <w:marRight w:val="0"/>
                      <w:marTop w:val="0"/>
                      <w:marBottom w:val="0"/>
                      <w:divBdr>
                        <w:top w:val="none" w:sz="0" w:space="0" w:color="auto"/>
                        <w:left w:val="none" w:sz="0" w:space="0" w:color="auto"/>
                        <w:bottom w:val="none" w:sz="0" w:space="0" w:color="auto"/>
                        <w:right w:val="none" w:sz="0" w:space="0" w:color="auto"/>
                      </w:divBdr>
                    </w:div>
                    <w:div w:id="1344161450">
                      <w:marLeft w:val="0"/>
                      <w:marRight w:val="0"/>
                      <w:marTop w:val="0"/>
                      <w:marBottom w:val="0"/>
                      <w:divBdr>
                        <w:top w:val="none" w:sz="0" w:space="0" w:color="auto"/>
                        <w:left w:val="none" w:sz="0" w:space="0" w:color="auto"/>
                        <w:bottom w:val="none" w:sz="0" w:space="0" w:color="auto"/>
                        <w:right w:val="none" w:sz="0" w:space="0" w:color="auto"/>
                      </w:divBdr>
                    </w:div>
                    <w:div w:id="116336812">
                      <w:marLeft w:val="0"/>
                      <w:marRight w:val="0"/>
                      <w:marTop w:val="0"/>
                      <w:marBottom w:val="0"/>
                      <w:divBdr>
                        <w:top w:val="none" w:sz="0" w:space="0" w:color="auto"/>
                        <w:left w:val="none" w:sz="0" w:space="0" w:color="auto"/>
                        <w:bottom w:val="none" w:sz="0" w:space="0" w:color="auto"/>
                        <w:right w:val="none" w:sz="0" w:space="0" w:color="auto"/>
                      </w:divBdr>
                    </w:div>
                    <w:div w:id="1558861268">
                      <w:marLeft w:val="0"/>
                      <w:marRight w:val="0"/>
                      <w:marTop w:val="0"/>
                      <w:marBottom w:val="0"/>
                      <w:divBdr>
                        <w:top w:val="none" w:sz="0" w:space="0" w:color="auto"/>
                        <w:left w:val="none" w:sz="0" w:space="0" w:color="auto"/>
                        <w:bottom w:val="none" w:sz="0" w:space="0" w:color="auto"/>
                        <w:right w:val="none" w:sz="0" w:space="0" w:color="auto"/>
                      </w:divBdr>
                    </w:div>
                    <w:div w:id="1509640643">
                      <w:marLeft w:val="0"/>
                      <w:marRight w:val="0"/>
                      <w:marTop w:val="0"/>
                      <w:marBottom w:val="0"/>
                      <w:divBdr>
                        <w:top w:val="none" w:sz="0" w:space="0" w:color="auto"/>
                        <w:left w:val="none" w:sz="0" w:space="0" w:color="auto"/>
                        <w:bottom w:val="none" w:sz="0" w:space="0" w:color="auto"/>
                        <w:right w:val="none" w:sz="0" w:space="0" w:color="auto"/>
                      </w:divBdr>
                    </w:div>
                    <w:div w:id="1727147398">
                      <w:marLeft w:val="0"/>
                      <w:marRight w:val="0"/>
                      <w:marTop w:val="0"/>
                      <w:marBottom w:val="0"/>
                      <w:divBdr>
                        <w:top w:val="none" w:sz="0" w:space="0" w:color="auto"/>
                        <w:left w:val="none" w:sz="0" w:space="0" w:color="auto"/>
                        <w:bottom w:val="none" w:sz="0" w:space="0" w:color="auto"/>
                        <w:right w:val="none" w:sz="0" w:space="0" w:color="auto"/>
                      </w:divBdr>
                    </w:div>
                    <w:div w:id="276566751">
                      <w:marLeft w:val="0"/>
                      <w:marRight w:val="0"/>
                      <w:marTop w:val="0"/>
                      <w:marBottom w:val="0"/>
                      <w:divBdr>
                        <w:top w:val="none" w:sz="0" w:space="0" w:color="auto"/>
                        <w:left w:val="none" w:sz="0" w:space="0" w:color="auto"/>
                        <w:bottom w:val="none" w:sz="0" w:space="0" w:color="auto"/>
                        <w:right w:val="none" w:sz="0" w:space="0" w:color="auto"/>
                      </w:divBdr>
                    </w:div>
                    <w:div w:id="296841499">
                      <w:marLeft w:val="0"/>
                      <w:marRight w:val="0"/>
                      <w:marTop w:val="0"/>
                      <w:marBottom w:val="0"/>
                      <w:divBdr>
                        <w:top w:val="none" w:sz="0" w:space="0" w:color="auto"/>
                        <w:left w:val="none" w:sz="0" w:space="0" w:color="auto"/>
                        <w:bottom w:val="none" w:sz="0" w:space="0" w:color="auto"/>
                        <w:right w:val="none" w:sz="0" w:space="0" w:color="auto"/>
                      </w:divBdr>
                    </w:div>
                    <w:div w:id="1149441137">
                      <w:marLeft w:val="0"/>
                      <w:marRight w:val="0"/>
                      <w:marTop w:val="0"/>
                      <w:marBottom w:val="0"/>
                      <w:divBdr>
                        <w:top w:val="none" w:sz="0" w:space="0" w:color="auto"/>
                        <w:left w:val="none" w:sz="0" w:space="0" w:color="auto"/>
                        <w:bottom w:val="none" w:sz="0" w:space="0" w:color="auto"/>
                        <w:right w:val="none" w:sz="0" w:space="0" w:color="auto"/>
                      </w:divBdr>
                    </w:div>
                    <w:div w:id="1283996769">
                      <w:marLeft w:val="0"/>
                      <w:marRight w:val="0"/>
                      <w:marTop w:val="0"/>
                      <w:marBottom w:val="0"/>
                      <w:divBdr>
                        <w:top w:val="none" w:sz="0" w:space="0" w:color="auto"/>
                        <w:left w:val="none" w:sz="0" w:space="0" w:color="auto"/>
                        <w:bottom w:val="none" w:sz="0" w:space="0" w:color="auto"/>
                        <w:right w:val="none" w:sz="0" w:space="0" w:color="auto"/>
                      </w:divBdr>
                    </w:div>
                    <w:div w:id="1543977671">
                      <w:marLeft w:val="0"/>
                      <w:marRight w:val="0"/>
                      <w:marTop w:val="0"/>
                      <w:marBottom w:val="0"/>
                      <w:divBdr>
                        <w:top w:val="none" w:sz="0" w:space="0" w:color="auto"/>
                        <w:left w:val="none" w:sz="0" w:space="0" w:color="auto"/>
                        <w:bottom w:val="none" w:sz="0" w:space="0" w:color="auto"/>
                        <w:right w:val="none" w:sz="0" w:space="0" w:color="auto"/>
                      </w:divBdr>
                    </w:div>
                    <w:div w:id="2112358976">
                      <w:marLeft w:val="0"/>
                      <w:marRight w:val="0"/>
                      <w:marTop w:val="0"/>
                      <w:marBottom w:val="0"/>
                      <w:divBdr>
                        <w:top w:val="none" w:sz="0" w:space="0" w:color="auto"/>
                        <w:left w:val="none" w:sz="0" w:space="0" w:color="auto"/>
                        <w:bottom w:val="none" w:sz="0" w:space="0" w:color="auto"/>
                        <w:right w:val="none" w:sz="0" w:space="0" w:color="auto"/>
                      </w:divBdr>
                    </w:div>
                    <w:div w:id="1374690782">
                      <w:marLeft w:val="0"/>
                      <w:marRight w:val="0"/>
                      <w:marTop w:val="0"/>
                      <w:marBottom w:val="0"/>
                      <w:divBdr>
                        <w:top w:val="none" w:sz="0" w:space="0" w:color="auto"/>
                        <w:left w:val="none" w:sz="0" w:space="0" w:color="auto"/>
                        <w:bottom w:val="none" w:sz="0" w:space="0" w:color="auto"/>
                        <w:right w:val="none" w:sz="0" w:space="0" w:color="auto"/>
                      </w:divBdr>
                    </w:div>
                    <w:div w:id="1892956668">
                      <w:marLeft w:val="0"/>
                      <w:marRight w:val="0"/>
                      <w:marTop w:val="0"/>
                      <w:marBottom w:val="0"/>
                      <w:divBdr>
                        <w:top w:val="none" w:sz="0" w:space="0" w:color="auto"/>
                        <w:left w:val="none" w:sz="0" w:space="0" w:color="auto"/>
                        <w:bottom w:val="none" w:sz="0" w:space="0" w:color="auto"/>
                        <w:right w:val="none" w:sz="0" w:space="0" w:color="auto"/>
                      </w:divBdr>
                    </w:div>
                    <w:div w:id="605960953">
                      <w:marLeft w:val="0"/>
                      <w:marRight w:val="0"/>
                      <w:marTop w:val="0"/>
                      <w:marBottom w:val="0"/>
                      <w:divBdr>
                        <w:top w:val="none" w:sz="0" w:space="0" w:color="auto"/>
                        <w:left w:val="none" w:sz="0" w:space="0" w:color="auto"/>
                        <w:bottom w:val="none" w:sz="0" w:space="0" w:color="auto"/>
                        <w:right w:val="none" w:sz="0" w:space="0" w:color="auto"/>
                      </w:divBdr>
                    </w:div>
                    <w:div w:id="1972244193">
                      <w:marLeft w:val="0"/>
                      <w:marRight w:val="0"/>
                      <w:marTop w:val="0"/>
                      <w:marBottom w:val="0"/>
                      <w:divBdr>
                        <w:top w:val="none" w:sz="0" w:space="0" w:color="auto"/>
                        <w:left w:val="none" w:sz="0" w:space="0" w:color="auto"/>
                        <w:bottom w:val="none" w:sz="0" w:space="0" w:color="auto"/>
                        <w:right w:val="none" w:sz="0" w:space="0" w:color="auto"/>
                      </w:divBdr>
                    </w:div>
                    <w:div w:id="1464497039">
                      <w:marLeft w:val="0"/>
                      <w:marRight w:val="0"/>
                      <w:marTop w:val="0"/>
                      <w:marBottom w:val="0"/>
                      <w:divBdr>
                        <w:top w:val="none" w:sz="0" w:space="0" w:color="auto"/>
                        <w:left w:val="none" w:sz="0" w:space="0" w:color="auto"/>
                        <w:bottom w:val="none" w:sz="0" w:space="0" w:color="auto"/>
                        <w:right w:val="none" w:sz="0" w:space="0" w:color="auto"/>
                      </w:divBdr>
                    </w:div>
                    <w:div w:id="1878857605">
                      <w:marLeft w:val="0"/>
                      <w:marRight w:val="0"/>
                      <w:marTop w:val="0"/>
                      <w:marBottom w:val="0"/>
                      <w:divBdr>
                        <w:top w:val="none" w:sz="0" w:space="0" w:color="auto"/>
                        <w:left w:val="none" w:sz="0" w:space="0" w:color="auto"/>
                        <w:bottom w:val="none" w:sz="0" w:space="0" w:color="auto"/>
                        <w:right w:val="none" w:sz="0" w:space="0" w:color="auto"/>
                      </w:divBdr>
                    </w:div>
                    <w:div w:id="1573153086">
                      <w:marLeft w:val="0"/>
                      <w:marRight w:val="0"/>
                      <w:marTop w:val="0"/>
                      <w:marBottom w:val="0"/>
                      <w:divBdr>
                        <w:top w:val="none" w:sz="0" w:space="0" w:color="auto"/>
                        <w:left w:val="none" w:sz="0" w:space="0" w:color="auto"/>
                        <w:bottom w:val="none" w:sz="0" w:space="0" w:color="auto"/>
                        <w:right w:val="none" w:sz="0" w:space="0" w:color="auto"/>
                      </w:divBdr>
                    </w:div>
                    <w:div w:id="232593934">
                      <w:marLeft w:val="0"/>
                      <w:marRight w:val="0"/>
                      <w:marTop w:val="0"/>
                      <w:marBottom w:val="0"/>
                      <w:divBdr>
                        <w:top w:val="none" w:sz="0" w:space="0" w:color="auto"/>
                        <w:left w:val="none" w:sz="0" w:space="0" w:color="auto"/>
                        <w:bottom w:val="none" w:sz="0" w:space="0" w:color="auto"/>
                        <w:right w:val="none" w:sz="0" w:space="0" w:color="auto"/>
                      </w:divBdr>
                    </w:div>
                    <w:div w:id="342368156">
                      <w:marLeft w:val="0"/>
                      <w:marRight w:val="0"/>
                      <w:marTop w:val="0"/>
                      <w:marBottom w:val="0"/>
                      <w:divBdr>
                        <w:top w:val="none" w:sz="0" w:space="0" w:color="auto"/>
                        <w:left w:val="none" w:sz="0" w:space="0" w:color="auto"/>
                        <w:bottom w:val="none" w:sz="0" w:space="0" w:color="auto"/>
                        <w:right w:val="none" w:sz="0" w:space="0" w:color="auto"/>
                      </w:divBdr>
                    </w:div>
                    <w:div w:id="879171533">
                      <w:marLeft w:val="0"/>
                      <w:marRight w:val="0"/>
                      <w:marTop w:val="0"/>
                      <w:marBottom w:val="0"/>
                      <w:divBdr>
                        <w:top w:val="none" w:sz="0" w:space="0" w:color="auto"/>
                        <w:left w:val="none" w:sz="0" w:space="0" w:color="auto"/>
                        <w:bottom w:val="none" w:sz="0" w:space="0" w:color="auto"/>
                        <w:right w:val="none" w:sz="0" w:space="0" w:color="auto"/>
                      </w:divBdr>
                    </w:div>
                    <w:div w:id="351230803">
                      <w:marLeft w:val="0"/>
                      <w:marRight w:val="0"/>
                      <w:marTop w:val="0"/>
                      <w:marBottom w:val="0"/>
                      <w:divBdr>
                        <w:top w:val="none" w:sz="0" w:space="0" w:color="auto"/>
                        <w:left w:val="none" w:sz="0" w:space="0" w:color="auto"/>
                        <w:bottom w:val="none" w:sz="0" w:space="0" w:color="auto"/>
                        <w:right w:val="none" w:sz="0" w:space="0" w:color="auto"/>
                      </w:divBdr>
                    </w:div>
                    <w:div w:id="377434334">
                      <w:marLeft w:val="0"/>
                      <w:marRight w:val="0"/>
                      <w:marTop w:val="0"/>
                      <w:marBottom w:val="0"/>
                      <w:divBdr>
                        <w:top w:val="none" w:sz="0" w:space="0" w:color="auto"/>
                        <w:left w:val="none" w:sz="0" w:space="0" w:color="auto"/>
                        <w:bottom w:val="none" w:sz="0" w:space="0" w:color="auto"/>
                        <w:right w:val="none" w:sz="0" w:space="0" w:color="auto"/>
                      </w:divBdr>
                    </w:div>
                    <w:div w:id="1257907695">
                      <w:marLeft w:val="0"/>
                      <w:marRight w:val="0"/>
                      <w:marTop w:val="0"/>
                      <w:marBottom w:val="0"/>
                      <w:divBdr>
                        <w:top w:val="none" w:sz="0" w:space="0" w:color="auto"/>
                        <w:left w:val="none" w:sz="0" w:space="0" w:color="auto"/>
                        <w:bottom w:val="none" w:sz="0" w:space="0" w:color="auto"/>
                        <w:right w:val="none" w:sz="0" w:space="0" w:color="auto"/>
                      </w:divBdr>
                    </w:div>
                    <w:div w:id="1454441027">
                      <w:marLeft w:val="0"/>
                      <w:marRight w:val="0"/>
                      <w:marTop w:val="0"/>
                      <w:marBottom w:val="0"/>
                      <w:divBdr>
                        <w:top w:val="none" w:sz="0" w:space="0" w:color="auto"/>
                        <w:left w:val="none" w:sz="0" w:space="0" w:color="auto"/>
                        <w:bottom w:val="none" w:sz="0" w:space="0" w:color="auto"/>
                        <w:right w:val="none" w:sz="0" w:space="0" w:color="auto"/>
                      </w:divBdr>
                    </w:div>
                    <w:div w:id="1467041454">
                      <w:marLeft w:val="0"/>
                      <w:marRight w:val="0"/>
                      <w:marTop w:val="0"/>
                      <w:marBottom w:val="0"/>
                      <w:divBdr>
                        <w:top w:val="none" w:sz="0" w:space="0" w:color="auto"/>
                        <w:left w:val="none" w:sz="0" w:space="0" w:color="auto"/>
                        <w:bottom w:val="none" w:sz="0" w:space="0" w:color="auto"/>
                        <w:right w:val="none" w:sz="0" w:space="0" w:color="auto"/>
                      </w:divBdr>
                    </w:div>
                    <w:div w:id="314990173">
                      <w:marLeft w:val="0"/>
                      <w:marRight w:val="0"/>
                      <w:marTop w:val="0"/>
                      <w:marBottom w:val="0"/>
                      <w:divBdr>
                        <w:top w:val="none" w:sz="0" w:space="0" w:color="auto"/>
                        <w:left w:val="none" w:sz="0" w:space="0" w:color="auto"/>
                        <w:bottom w:val="none" w:sz="0" w:space="0" w:color="auto"/>
                        <w:right w:val="none" w:sz="0" w:space="0" w:color="auto"/>
                      </w:divBdr>
                    </w:div>
                    <w:div w:id="869760839">
                      <w:marLeft w:val="0"/>
                      <w:marRight w:val="0"/>
                      <w:marTop w:val="0"/>
                      <w:marBottom w:val="0"/>
                      <w:divBdr>
                        <w:top w:val="none" w:sz="0" w:space="0" w:color="auto"/>
                        <w:left w:val="none" w:sz="0" w:space="0" w:color="auto"/>
                        <w:bottom w:val="none" w:sz="0" w:space="0" w:color="auto"/>
                        <w:right w:val="none" w:sz="0" w:space="0" w:color="auto"/>
                      </w:divBdr>
                    </w:div>
                    <w:div w:id="1659110308">
                      <w:marLeft w:val="0"/>
                      <w:marRight w:val="0"/>
                      <w:marTop w:val="0"/>
                      <w:marBottom w:val="0"/>
                      <w:divBdr>
                        <w:top w:val="none" w:sz="0" w:space="0" w:color="auto"/>
                        <w:left w:val="none" w:sz="0" w:space="0" w:color="auto"/>
                        <w:bottom w:val="none" w:sz="0" w:space="0" w:color="auto"/>
                        <w:right w:val="none" w:sz="0" w:space="0" w:color="auto"/>
                      </w:divBdr>
                    </w:div>
                    <w:div w:id="886796897">
                      <w:marLeft w:val="0"/>
                      <w:marRight w:val="0"/>
                      <w:marTop w:val="0"/>
                      <w:marBottom w:val="0"/>
                      <w:divBdr>
                        <w:top w:val="none" w:sz="0" w:space="0" w:color="auto"/>
                        <w:left w:val="none" w:sz="0" w:space="0" w:color="auto"/>
                        <w:bottom w:val="none" w:sz="0" w:space="0" w:color="auto"/>
                        <w:right w:val="none" w:sz="0" w:space="0" w:color="auto"/>
                      </w:divBdr>
                    </w:div>
                    <w:div w:id="331377113">
                      <w:marLeft w:val="0"/>
                      <w:marRight w:val="0"/>
                      <w:marTop w:val="0"/>
                      <w:marBottom w:val="0"/>
                      <w:divBdr>
                        <w:top w:val="none" w:sz="0" w:space="0" w:color="auto"/>
                        <w:left w:val="none" w:sz="0" w:space="0" w:color="auto"/>
                        <w:bottom w:val="none" w:sz="0" w:space="0" w:color="auto"/>
                        <w:right w:val="none" w:sz="0" w:space="0" w:color="auto"/>
                      </w:divBdr>
                    </w:div>
                    <w:div w:id="1486780431">
                      <w:marLeft w:val="0"/>
                      <w:marRight w:val="0"/>
                      <w:marTop w:val="0"/>
                      <w:marBottom w:val="0"/>
                      <w:divBdr>
                        <w:top w:val="none" w:sz="0" w:space="0" w:color="auto"/>
                        <w:left w:val="none" w:sz="0" w:space="0" w:color="auto"/>
                        <w:bottom w:val="none" w:sz="0" w:space="0" w:color="auto"/>
                        <w:right w:val="none" w:sz="0" w:space="0" w:color="auto"/>
                      </w:divBdr>
                    </w:div>
                    <w:div w:id="100151724">
                      <w:marLeft w:val="0"/>
                      <w:marRight w:val="0"/>
                      <w:marTop w:val="0"/>
                      <w:marBottom w:val="0"/>
                      <w:divBdr>
                        <w:top w:val="none" w:sz="0" w:space="0" w:color="auto"/>
                        <w:left w:val="none" w:sz="0" w:space="0" w:color="auto"/>
                        <w:bottom w:val="none" w:sz="0" w:space="0" w:color="auto"/>
                        <w:right w:val="none" w:sz="0" w:space="0" w:color="auto"/>
                      </w:divBdr>
                    </w:div>
                    <w:div w:id="709110072">
                      <w:marLeft w:val="0"/>
                      <w:marRight w:val="0"/>
                      <w:marTop w:val="0"/>
                      <w:marBottom w:val="0"/>
                      <w:divBdr>
                        <w:top w:val="none" w:sz="0" w:space="0" w:color="auto"/>
                        <w:left w:val="none" w:sz="0" w:space="0" w:color="auto"/>
                        <w:bottom w:val="none" w:sz="0" w:space="0" w:color="auto"/>
                        <w:right w:val="none" w:sz="0" w:space="0" w:color="auto"/>
                      </w:divBdr>
                    </w:div>
                    <w:div w:id="1372262316">
                      <w:marLeft w:val="0"/>
                      <w:marRight w:val="0"/>
                      <w:marTop w:val="0"/>
                      <w:marBottom w:val="0"/>
                      <w:divBdr>
                        <w:top w:val="none" w:sz="0" w:space="0" w:color="auto"/>
                        <w:left w:val="none" w:sz="0" w:space="0" w:color="auto"/>
                        <w:bottom w:val="none" w:sz="0" w:space="0" w:color="auto"/>
                        <w:right w:val="none" w:sz="0" w:space="0" w:color="auto"/>
                      </w:divBdr>
                    </w:div>
                    <w:div w:id="1368918641">
                      <w:marLeft w:val="0"/>
                      <w:marRight w:val="0"/>
                      <w:marTop w:val="0"/>
                      <w:marBottom w:val="0"/>
                      <w:divBdr>
                        <w:top w:val="none" w:sz="0" w:space="0" w:color="auto"/>
                        <w:left w:val="none" w:sz="0" w:space="0" w:color="auto"/>
                        <w:bottom w:val="none" w:sz="0" w:space="0" w:color="auto"/>
                        <w:right w:val="none" w:sz="0" w:space="0" w:color="auto"/>
                      </w:divBdr>
                    </w:div>
                    <w:div w:id="579100718">
                      <w:marLeft w:val="0"/>
                      <w:marRight w:val="0"/>
                      <w:marTop w:val="0"/>
                      <w:marBottom w:val="0"/>
                      <w:divBdr>
                        <w:top w:val="none" w:sz="0" w:space="0" w:color="auto"/>
                        <w:left w:val="none" w:sz="0" w:space="0" w:color="auto"/>
                        <w:bottom w:val="none" w:sz="0" w:space="0" w:color="auto"/>
                        <w:right w:val="none" w:sz="0" w:space="0" w:color="auto"/>
                      </w:divBdr>
                    </w:div>
                    <w:div w:id="1926913274">
                      <w:marLeft w:val="0"/>
                      <w:marRight w:val="0"/>
                      <w:marTop w:val="0"/>
                      <w:marBottom w:val="0"/>
                      <w:divBdr>
                        <w:top w:val="none" w:sz="0" w:space="0" w:color="auto"/>
                        <w:left w:val="none" w:sz="0" w:space="0" w:color="auto"/>
                        <w:bottom w:val="none" w:sz="0" w:space="0" w:color="auto"/>
                        <w:right w:val="none" w:sz="0" w:space="0" w:color="auto"/>
                      </w:divBdr>
                    </w:div>
                    <w:div w:id="148521293">
                      <w:marLeft w:val="0"/>
                      <w:marRight w:val="0"/>
                      <w:marTop w:val="0"/>
                      <w:marBottom w:val="0"/>
                      <w:divBdr>
                        <w:top w:val="none" w:sz="0" w:space="0" w:color="auto"/>
                        <w:left w:val="none" w:sz="0" w:space="0" w:color="auto"/>
                        <w:bottom w:val="none" w:sz="0" w:space="0" w:color="auto"/>
                        <w:right w:val="none" w:sz="0" w:space="0" w:color="auto"/>
                      </w:divBdr>
                    </w:div>
                    <w:div w:id="1257439605">
                      <w:marLeft w:val="0"/>
                      <w:marRight w:val="0"/>
                      <w:marTop w:val="0"/>
                      <w:marBottom w:val="0"/>
                      <w:divBdr>
                        <w:top w:val="none" w:sz="0" w:space="0" w:color="auto"/>
                        <w:left w:val="none" w:sz="0" w:space="0" w:color="auto"/>
                        <w:bottom w:val="none" w:sz="0" w:space="0" w:color="auto"/>
                        <w:right w:val="none" w:sz="0" w:space="0" w:color="auto"/>
                      </w:divBdr>
                    </w:div>
                    <w:div w:id="1859394850">
                      <w:marLeft w:val="0"/>
                      <w:marRight w:val="0"/>
                      <w:marTop w:val="0"/>
                      <w:marBottom w:val="0"/>
                      <w:divBdr>
                        <w:top w:val="none" w:sz="0" w:space="0" w:color="auto"/>
                        <w:left w:val="none" w:sz="0" w:space="0" w:color="auto"/>
                        <w:bottom w:val="none" w:sz="0" w:space="0" w:color="auto"/>
                        <w:right w:val="none" w:sz="0" w:space="0" w:color="auto"/>
                      </w:divBdr>
                    </w:div>
                    <w:div w:id="841117473">
                      <w:marLeft w:val="0"/>
                      <w:marRight w:val="0"/>
                      <w:marTop w:val="0"/>
                      <w:marBottom w:val="0"/>
                      <w:divBdr>
                        <w:top w:val="none" w:sz="0" w:space="0" w:color="auto"/>
                        <w:left w:val="none" w:sz="0" w:space="0" w:color="auto"/>
                        <w:bottom w:val="none" w:sz="0" w:space="0" w:color="auto"/>
                        <w:right w:val="none" w:sz="0" w:space="0" w:color="auto"/>
                      </w:divBdr>
                    </w:div>
                    <w:div w:id="2066178937">
                      <w:marLeft w:val="0"/>
                      <w:marRight w:val="0"/>
                      <w:marTop w:val="0"/>
                      <w:marBottom w:val="0"/>
                      <w:divBdr>
                        <w:top w:val="none" w:sz="0" w:space="0" w:color="auto"/>
                        <w:left w:val="none" w:sz="0" w:space="0" w:color="auto"/>
                        <w:bottom w:val="none" w:sz="0" w:space="0" w:color="auto"/>
                        <w:right w:val="none" w:sz="0" w:space="0" w:color="auto"/>
                      </w:divBdr>
                    </w:div>
                    <w:div w:id="1222449132">
                      <w:marLeft w:val="0"/>
                      <w:marRight w:val="0"/>
                      <w:marTop w:val="0"/>
                      <w:marBottom w:val="0"/>
                      <w:divBdr>
                        <w:top w:val="none" w:sz="0" w:space="0" w:color="auto"/>
                        <w:left w:val="none" w:sz="0" w:space="0" w:color="auto"/>
                        <w:bottom w:val="none" w:sz="0" w:space="0" w:color="auto"/>
                        <w:right w:val="none" w:sz="0" w:space="0" w:color="auto"/>
                      </w:divBdr>
                    </w:div>
                    <w:div w:id="1449426462">
                      <w:marLeft w:val="0"/>
                      <w:marRight w:val="0"/>
                      <w:marTop w:val="0"/>
                      <w:marBottom w:val="0"/>
                      <w:divBdr>
                        <w:top w:val="none" w:sz="0" w:space="0" w:color="auto"/>
                        <w:left w:val="none" w:sz="0" w:space="0" w:color="auto"/>
                        <w:bottom w:val="none" w:sz="0" w:space="0" w:color="auto"/>
                        <w:right w:val="none" w:sz="0" w:space="0" w:color="auto"/>
                      </w:divBdr>
                    </w:div>
                    <w:div w:id="1797094407">
                      <w:marLeft w:val="0"/>
                      <w:marRight w:val="0"/>
                      <w:marTop w:val="0"/>
                      <w:marBottom w:val="0"/>
                      <w:divBdr>
                        <w:top w:val="none" w:sz="0" w:space="0" w:color="auto"/>
                        <w:left w:val="none" w:sz="0" w:space="0" w:color="auto"/>
                        <w:bottom w:val="none" w:sz="0" w:space="0" w:color="auto"/>
                        <w:right w:val="none" w:sz="0" w:space="0" w:color="auto"/>
                      </w:divBdr>
                    </w:div>
                    <w:div w:id="1093432127">
                      <w:marLeft w:val="0"/>
                      <w:marRight w:val="0"/>
                      <w:marTop w:val="0"/>
                      <w:marBottom w:val="0"/>
                      <w:divBdr>
                        <w:top w:val="none" w:sz="0" w:space="0" w:color="auto"/>
                        <w:left w:val="none" w:sz="0" w:space="0" w:color="auto"/>
                        <w:bottom w:val="none" w:sz="0" w:space="0" w:color="auto"/>
                        <w:right w:val="none" w:sz="0" w:space="0" w:color="auto"/>
                      </w:divBdr>
                    </w:div>
                    <w:div w:id="1371615079">
                      <w:marLeft w:val="0"/>
                      <w:marRight w:val="0"/>
                      <w:marTop w:val="0"/>
                      <w:marBottom w:val="0"/>
                      <w:divBdr>
                        <w:top w:val="none" w:sz="0" w:space="0" w:color="auto"/>
                        <w:left w:val="none" w:sz="0" w:space="0" w:color="auto"/>
                        <w:bottom w:val="none" w:sz="0" w:space="0" w:color="auto"/>
                        <w:right w:val="none" w:sz="0" w:space="0" w:color="auto"/>
                      </w:divBdr>
                    </w:div>
                    <w:div w:id="204753021">
                      <w:marLeft w:val="0"/>
                      <w:marRight w:val="0"/>
                      <w:marTop w:val="0"/>
                      <w:marBottom w:val="0"/>
                      <w:divBdr>
                        <w:top w:val="none" w:sz="0" w:space="0" w:color="auto"/>
                        <w:left w:val="none" w:sz="0" w:space="0" w:color="auto"/>
                        <w:bottom w:val="none" w:sz="0" w:space="0" w:color="auto"/>
                        <w:right w:val="none" w:sz="0" w:space="0" w:color="auto"/>
                      </w:divBdr>
                    </w:div>
                    <w:div w:id="194658639">
                      <w:marLeft w:val="0"/>
                      <w:marRight w:val="0"/>
                      <w:marTop w:val="0"/>
                      <w:marBottom w:val="0"/>
                      <w:divBdr>
                        <w:top w:val="none" w:sz="0" w:space="0" w:color="auto"/>
                        <w:left w:val="none" w:sz="0" w:space="0" w:color="auto"/>
                        <w:bottom w:val="none" w:sz="0" w:space="0" w:color="auto"/>
                        <w:right w:val="none" w:sz="0" w:space="0" w:color="auto"/>
                      </w:divBdr>
                    </w:div>
                    <w:div w:id="486017579">
                      <w:marLeft w:val="0"/>
                      <w:marRight w:val="0"/>
                      <w:marTop w:val="0"/>
                      <w:marBottom w:val="0"/>
                      <w:divBdr>
                        <w:top w:val="none" w:sz="0" w:space="0" w:color="auto"/>
                        <w:left w:val="none" w:sz="0" w:space="0" w:color="auto"/>
                        <w:bottom w:val="none" w:sz="0" w:space="0" w:color="auto"/>
                        <w:right w:val="none" w:sz="0" w:space="0" w:color="auto"/>
                      </w:divBdr>
                    </w:div>
                    <w:div w:id="454252248">
                      <w:marLeft w:val="0"/>
                      <w:marRight w:val="0"/>
                      <w:marTop w:val="0"/>
                      <w:marBottom w:val="0"/>
                      <w:divBdr>
                        <w:top w:val="none" w:sz="0" w:space="0" w:color="auto"/>
                        <w:left w:val="none" w:sz="0" w:space="0" w:color="auto"/>
                        <w:bottom w:val="none" w:sz="0" w:space="0" w:color="auto"/>
                        <w:right w:val="none" w:sz="0" w:space="0" w:color="auto"/>
                      </w:divBdr>
                    </w:div>
                    <w:div w:id="1196230751">
                      <w:marLeft w:val="0"/>
                      <w:marRight w:val="0"/>
                      <w:marTop w:val="0"/>
                      <w:marBottom w:val="0"/>
                      <w:divBdr>
                        <w:top w:val="none" w:sz="0" w:space="0" w:color="auto"/>
                        <w:left w:val="none" w:sz="0" w:space="0" w:color="auto"/>
                        <w:bottom w:val="none" w:sz="0" w:space="0" w:color="auto"/>
                        <w:right w:val="none" w:sz="0" w:space="0" w:color="auto"/>
                      </w:divBdr>
                    </w:div>
                    <w:div w:id="822769292">
                      <w:marLeft w:val="0"/>
                      <w:marRight w:val="0"/>
                      <w:marTop w:val="0"/>
                      <w:marBottom w:val="0"/>
                      <w:divBdr>
                        <w:top w:val="none" w:sz="0" w:space="0" w:color="auto"/>
                        <w:left w:val="none" w:sz="0" w:space="0" w:color="auto"/>
                        <w:bottom w:val="none" w:sz="0" w:space="0" w:color="auto"/>
                        <w:right w:val="none" w:sz="0" w:space="0" w:color="auto"/>
                      </w:divBdr>
                    </w:div>
                    <w:div w:id="1989506719">
                      <w:marLeft w:val="0"/>
                      <w:marRight w:val="0"/>
                      <w:marTop w:val="0"/>
                      <w:marBottom w:val="0"/>
                      <w:divBdr>
                        <w:top w:val="none" w:sz="0" w:space="0" w:color="auto"/>
                        <w:left w:val="none" w:sz="0" w:space="0" w:color="auto"/>
                        <w:bottom w:val="none" w:sz="0" w:space="0" w:color="auto"/>
                        <w:right w:val="none" w:sz="0" w:space="0" w:color="auto"/>
                      </w:divBdr>
                    </w:div>
                    <w:div w:id="1799033132">
                      <w:marLeft w:val="0"/>
                      <w:marRight w:val="0"/>
                      <w:marTop w:val="0"/>
                      <w:marBottom w:val="0"/>
                      <w:divBdr>
                        <w:top w:val="none" w:sz="0" w:space="0" w:color="auto"/>
                        <w:left w:val="none" w:sz="0" w:space="0" w:color="auto"/>
                        <w:bottom w:val="none" w:sz="0" w:space="0" w:color="auto"/>
                        <w:right w:val="none" w:sz="0" w:space="0" w:color="auto"/>
                      </w:divBdr>
                    </w:div>
                    <w:div w:id="1239368687">
                      <w:marLeft w:val="0"/>
                      <w:marRight w:val="0"/>
                      <w:marTop w:val="0"/>
                      <w:marBottom w:val="0"/>
                      <w:divBdr>
                        <w:top w:val="none" w:sz="0" w:space="0" w:color="auto"/>
                        <w:left w:val="none" w:sz="0" w:space="0" w:color="auto"/>
                        <w:bottom w:val="none" w:sz="0" w:space="0" w:color="auto"/>
                        <w:right w:val="none" w:sz="0" w:space="0" w:color="auto"/>
                      </w:divBdr>
                    </w:div>
                    <w:div w:id="1348212139">
                      <w:marLeft w:val="0"/>
                      <w:marRight w:val="0"/>
                      <w:marTop w:val="0"/>
                      <w:marBottom w:val="0"/>
                      <w:divBdr>
                        <w:top w:val="none" w:sz="0" w:space="0" w:color="auto"/>
                        <w:left w:val="none" w:sz="0" w:space="0" w:color="auto"/>
                        <w:bottom w:val="none" w:sz="0" w:space="0" w:color="auto"/>
                        <w:right w:val="none" w:sz="0" w:space="0" w:color="auto"/>
                      </w:divBdr>
                    </w:div>
                    <w:div w:id="1374885471">
                      <w:marLeft w:val="0"/>
                      <w:marRight w:val="0"/>
                      <w:marTop w:val="0"/>
                      <w:marBottom w:val="0"/>
                      <w:divBdr>
                        <w:top w:val="none" w:sz="0" w:space="0" w:color="auto"/>
                        <w:left w:val="none" w:sz="0" w:space="0" w:color="auto"/>
                        <w:bottom w:val="none" w:sz="0" w:space="0" w:color="auto"/>
                        <w:right w:val="none" w:sz="0" w:space="0" w:color="auto"/>
                      </w:divBdr>
                    </w:div>
                    <w:div w:id="1062871110">
                      <w:marLeft w:val="0"/>
                      <w:marRight w:val="0"/>
                      <w:marTop w:val="0"/>
                      <w:marBottom w:val="0"/>
                      <w:divBdr>
                        <w:top w:val="none" w:sz="0" w:space="0" w:color="auto"/>
                        <w:left w:val="none" w:sz="0" w:space="0" w:color="auto"/>
                        <w:bottom w:val="none" w:sz="0" w:space="0" w:color="auto"/>
                        <w:right w:val="none" w:sz="0" w:space="0" w:color="auto"/>
                      </w:divBdr>
                    </w:div>
                    <w:div w:id="1065907181">
                      <w:marLeft w:val="0"/>
                      <w:marRight w:val="0"/>
                      <w:marTop w:val="0"/>
                      <w:marBottom w:val="0"/>
                      <w:divBdr>
                        <w:top w:val="none" w:sz="0" w:space="0" w:color="auto"/>
                        <w:left w:val="none" w:sz="0" w:space="0" w:color="auto"/>
                        <w:bottom w:val="none" w:sz="0" w:space="0" w:color="auto"/>
                        <w:right w:val="none" w:sz="0" w:space="0" w:color="auto"/>
                      </w:divBdr>
                    </w:div>
                    <w:div w:id="1887719088">
                      <w:marLeft w:val="0"/>
                      <w:marRight w:val="0"/>
                      <w:marTop w:val="0"/>
                      <w:marBottom w:val="0"/>
                      <w:divBdr>
                        <w:top w:val="none" w:sz="0" w:space="0" w:color="auto"/>
                        <w:left w:val="none" w:sz="0" w:space="0" w:color="auto"/>
                        <w:bottom w:val="none" w:sz="0" w:space="0" w:color="auto"/>
                        <w:right w:val="none" w:sz="0" w:space="0" w:color="auto"/>
                      </w:divBdr>
                    </w:div>
                    <w:div w:id="1285582250">
                      <w:marLeft w:val="0"/>
                      <w:marRight w:val="0"/>
                      <w:marTop w:val="0"/>
                      <w:marBottom w:val="0"/>
                      <w:divBdr>
                        <w:top w:val="none" w:sz="0" w:space="0" w:color="auto"/>
                        <w:left w:val="none" w:sz="0" w:space="0" w:color="auto"/>
                        <w:bottom w:val="none" w:sz="0" w:space="0" w:color="auto"/>
                        <w:right w:val="none" w:sz="0" w:space="0" w:color="auto"/>
                      </w:divBdr>
                    </w:div>
                    <w:div w:id="1140611620">
                      <w:marLeft w:val="0"/>
                      <w:marRight w:val="0"/>
                      <w:marTop w:val="0"/>
                      <w:marBottom w:val="0"/>
                      <w:divBdr>
                        <w:top w:val="none" w:sz="0" w:space="0" w:color="auto"/>
                        <w:left w:val="none" w:sz="0" w:space="0" w:color="auto"/>
                        <w:bottom w:val="none" w:sz="0" w:space="0" w:color="auto"/>
                        <w:right w:val="none" w:sz="0" w:space="0" w:color="auto"/>
                      </w:divBdr>
                    </w:div>
                    <w:div w:id="836921887">
                      <w:marLeft w:val="0"/>
                      <w:marRight w:val="0"/>
                      <w:marTop w:val="0"/>
                      <w:marBottom w:val="0"/>
                      <w:divBdr>
                        <w:top w:val="none" w:sz="0" w:space="0" w:color="auto"/>
                        <w:left w:val="none" w:sz="0" w:space="0" w:color="auto"/>
                        <w:bottom w:val="none" w:sz="0" w:space="0" w:color="auto"/>
                        <w:right w:val="none" w:sz="0" w:space="0" w:color="auto"/>
                      </w:divBdr>
                    </w:div>
                    <w:div w:id="1342464635">
                      <w:marLeft w:val="0"/>
                      <w:marRight w:val="0"/>
                      <w:marTop w:val="0"/>
                      <w:marBottom w:val="0"/>
                      <w:divBdr>
                        <w:top w:val="none" w:sz="0" w:space="0" w:color="auto"/>
                        <w:left w:val="none" w:sz="0" w:space="0" w:color="auto"/>
                        <w:bottom w:val="none" w:sz="0" w:space="0" w:color="auto"/>
                        <w:right w:val="none" w:sz="0" w:space="0" w:color="auto"/>
                      </w:divBdr>
                    </w:div>
                    <w:div w:id="501436991">
                      <w:marLeft w:val="0"/>
                      <w:marRight w:val="0"/>
                      <w:marTop w:val="0"/>
                      <w:marBottom w:val="0"/>
                      <w:divBdr>
                        <w:top w:val="none" w:sz="0" w:space="0" w:color="auto"/>
                        <w:left w:val="none" w:sz="0" w:space="0" w:color="auto"/>
                        <w:bottom w:val="none" w:sz="0" w:space="0" w:color="auto"/>
                        <w:right w:val="none" w:sz="0" w:space="0" w:color="auto"/>
                      </w:divBdr>
                    </w:div>
                    <w:div w:id="1232882866">
                      <w:marLeft w:val="0"/>
                      <w:marRight w:val="0"/>
                      <w:marTop w:val="0"/>
                      <w:marBottom w:val="0"/>
                      <w:divBdr>
                        <w:top w:val="none" w:sz="0" w:space="0" w:color="auto"/>
                        <w:left w:val="none" w:sz="0" w:space="0" w:color="auto"/>
                        <w:bottom w:val="none" w:sz="0" w:space="0" w:color="auto"/>
                        <w:right w:val="none" w:sz="0" w:space="0" w:color="auto"/>
                      </w:divBdr>
                    </w:div>
                    <w:div w:id="1608076064">
                      <w:marLeft w:val="0"/>
                      <w:marRight w:val="0"/>
                      <w:marTop w:val="0"/>
                      <w:marBottom w:val="0"/>
                      <w:divBdr>
                        <w:top w:val="none" w:sz="0" w:space="0" w:color="auto"/>
                        <w:left w:val="none" w:sz="0" w:space="0" w:color="auto"/>
                        <w:bottom w:val="none" w:sz="0" w:space="0" w:color="auto"/>
                        <w:right w:val="none" w:sz="0" w:space="0" w:color="auto"/>
                      </w:divBdr>
                    </w:div>
                    <w:div w:id="736783553">
                      <w:marLeft w:val="0"/>
                      <w:marRight w:val="0"/>
                      <w:marTop w:val="0"/>
                      <w:marBottom w:val="0"/>
                      <w:divBdr>
                        <w:top w:val="none" w:sz="0" w:space="0" w:color="auto"/>
                        <w:left w:val="none" w:sz="0" w:space="0" w:color="auto"/>
                        <w:bottom w:val="none" w:sz="0" w:space="0" w:color="auto"/>
                        <w:right w:val="none" w:sz="0" w:space="0" w:color="auto"/>
                      </w:divBdr>
                    </w:div>
                    <w:div w:id="1163735557">
                      <w:marLeft w:val="0"/>
                      <w:marRight w:val="0"/>
                      <w:marTop w:val="0"/>
                      <w:marBottom w:val="0"/>
                      <w:divBdr>
                        <w:top w:val="none" w:sz="0" w:space="0" w:color="auto"/>
                        <w:left w:val="none" w:sz="0" w:space="0" w:color="auto"/>
                        <w:bottom w:val="none" w:sz="0" w:space="0" w:color="auto"/>
                        <w:right w:val="none" w:sz="0" w:space="0" w:color="auto"/>
                      </w:divBdr>
                    </w:div>
                    <w:div w:id="84886902">
                      <w:marLeft w:val="0"/>
                      <w:marRight w:val="0"/>
                      <w:marTop w:val="0"/>
                      <w:marBottom w:val="0"/>
                      <w:divBdr>
                        <w:top w:val="none" w:sz="0" w:space="0" w:color="auto"/>
                        <w:left w:val="none" w:sz="0" w:space="0" w:color="auto"/>
                        <w:bottom w:val="none" w:sz="0" w:space="0" w:color="auto"/>
                        <w:right w:val="none" w:sz="0" w:space="0" w:color="auto"/>
                      </w:divBdr>
                    </w:div>
                    <w:div w:id="1844513985">
                      <w:marLeft w:val="0"/>
                      <w:marRight w:val="0"/>
                      <w:marTop w:val="0"/>
                      <w:marBottom w:val="0"/>
                      <w:divBdr>
                        <w:top w:val="none" w:sz="0" w:space="0" w:color="auto"/>
                        <w:left w:val="none" w:sz="0" w:space="0" w:color="auto"/>
                        <w:bottom w:val="none" w:sz="0" w:space="0" w:color="auto"/>
                        <w:right w:val="none" w:sz="0" w:space="0" w:color="auto"/>
                      </w:divBdr>
                    </w:div>
                    <w:div w:id="1489513387">
                      <w:marLeft w:val="0"/>
                      <w:marRight w:val="0"/>
                      <w:marTop w:val="0"/>
                      <w:marBottom w:val="0"/>
                      <w:divBdr>
                        <w:top w:val="none" w:sz="0" w:space="0" w:color="auto"/>
                        <w:left w:val="none" w:sz="0" w:space="0" w:color="auto"/>
                        <w:bottom w:val="none" w:sz="0" w:space="0" w:color="auto"/>
                        <w:right w:val="none" w:sz="0" w:space="0" w:color="auto"/>
                      </w:divBdr>
                    </w:div>
                    <w:div w:id="1429427468">
                      <w:marLeft w:val="0"/>
                      <w:marRight w:val="0"/>
                      <w:marTop w:val="0"/>
                      <w:marBottom w:val="0"/>
                      <w:divBdr>
                        <w:top w:val="none" w:sz="0" w:space="0" w:color="auto"/>
                        <w:left w:val="none" w:sz="0" w:space="0" w:color="auto"/>
                        <w:bottom w:val="none" w:sz="0" w:space="0" w:color="auto"/>
                        <w:right w:val="none" w:sz="0" w:space="0" w:color="auto"/>
                      </w:divBdr>
                    </w:div>
                    <w:div w:id="1339846537">
                      <w:marLeft w:val="0"/>
                      <w:marRight w:val="0"/>
                      <w:marTop w:val="0"/>
                      <w:marBottom w:val="0"/>
                      <w:divBdr>
                        <w:top w:val="none" w:sz="0" w:space="0" w:color="auto"/>
                        <w:left w:val="none" w:sz="0" w:space="0" w:color="auto"/>
                        <w:bottom w:val="none" w:sz="0" w:space="0" w:color="auto"/>
                        <w:right w:val="none" w:sz="0" w:space="0" w:color="auto"/>
                      </w:divBdr>
                    </w:div>
                    <w:div w:id="324630478">
                      <w:marLeft w:val="0"/>
                      <w:marRight w:val="0"/>
                      <w:marTop w:val="0"/>
                      <w:marBottom w:val="0"/>
                      <w:divBdr>
                        <w:top w:val="none" w:sz="0" w:space="0" w:color="auto"/>
                        <w:left w:val="none" w:sz="0" w:space="0" w:color="auto"/>
                        <w:bottom w:val="none" w:sz="0" w:space="0" w:color="auto"/>
                        <w:right w:val="none" w:sz="0" w:space="0" w:color="auto"/>
                      </w:divBdr>
                    </w:div>
                    <w:div w:id="1306086408">
                      <w:marLeft w:val="0"/>
                      <w:marRight w:val="0"/>
                      <w:marTop w:val="0"/>
                      <w:marBottom w:val="0"/>
                      <w:divBdr>
                        <w:top w:val="none" w:sz="0" w:space="0" w:color="auto"/>
                        <w:left w:val="none" w:sz="0" w:space="0" w:color="auto"/>
                        <w:bottom w:val="none" w:sz="0" w:space="0" w:color="auto"/>
                        <w:right w:val="none" w:sz="0" w:space="0" w:color="auto"/>
                      </w:divBdr>
                    </w:div>
                    <w:div w:id="1208695">
                      <w:marLeft w:val="0"/>
                      <w:marRight w:val="0"/>
                      <w:marTop w:val="0"/>
                      <w:marBottom w:val="0"/>
                      <w:divBdr>
                        <w:top w:val="none" w:sz="0" w:space="0" w:color="auto"/>
                        <w:left w:val="none" w:sz="0" w:space="0" w:color="auto"/>
                        <w:bottom w:val="none" w:sz="0" w:space="0" w:color="auto"/>
                        <w:right w:val="none" w:sz="0" w:space="0" w:color="auto"/>
                      </w:divBdr>
                    </w:div>
                    <w:div w:id="124473378">
                      <w:marLeft w:val="0"/>
                      <w:marRight w:val="0"/>
                      <w:marTop w:val="0"/>
                      <w:marBottom w:val="0"/>
                      <w:divBdr>
                        <w:top w:val="none" w:sz="0" w:space="0" w:color="auto"/>
                        <w:left w:val="none" w:sz="0" w:space="0" w:color="auto"/>
                        <w:bottom w:val="none" w:sz="0" w:space="0" w:color="auto"/>
                        <w:right w:val="none" w:sz="0" w:space="0" w:color="auto"/>
                      </w:divBdr>
                    </w:div>
                    <w:div w:id="1188522311">
                      <w:marLeft w:val="0"/>
                      <w:marRight w:val="0"/>
                      <w:marTop w:val="0"/>
                      <w:marBottom w:val="0"/>
                      <w:divBdr>
                        <w:top w:val="none" w:sz="0" w:space="0" w:color="auto"/>
                        <w:left w:val="none" w:sz="0" w:space="0" w:color="auto"/>
                        <w:bottom w:val="none" w:sz="0" w:space="0" w:color="auto"/>
                        <w:right w:val="none" w:sz="0" w:space="0" w:color="auto"/>
                      </w:divBdr>
                    </w:div>
                    <w:div w:id="2033415666">
                      <w:marLeft w:val="0"/>
                      <w:marRight w:val="0"/>
                      <w:marTop w:val="0"/>
                      <w:marBottom w:val="0"/>
                      <w:divBdr>
                        <w:top w:val="none" w:sz="0" w:space="0" w:color="auto"/>
                        <w:left w:val="none" w:sz="0" w:space="0" w:color="auto"/>
                        <w:bottom w:val="none" w:sz="0" w:space="0" w:color="auto"/>
                        <w:right w:val="none" w:sz="0" w:space="0" w:color="auto"/>
                      </w:divBdr>
                    </w:div>
                    <w:div w:id="1629626507">
                      <w:marLeft w:val="0"/>
                      <w:marRight w:val="0"/>
                      <w:marTop w:val="0"/>
                      <w:marBottom w:val="0"/>
                      <w:divBdr>
                        <w:top w:val="none" w:sz="0" w:space="0" w:color="auto"/>
                        <w:left w:val="none" w:sz="0" w:space="0" w:color="auto"/>
                        <w:bottom w:val="none" w:sz="0" w:space="0" w:color="auto"/>
                        <w:right w:val="none" w:sz="0" w:space="0" w:color="auto"/>
                      </w:divBdr>
                    </w:div>
                    <w:div w:id="2005887833">
                      <w:marLeft w:val="0"/>
                      <w:marRight w:val="0"/>
                      <w:marTop w:val="0"/>
                      <w:marBottom w:val="0"/>
                      <w:divBdr>
                        <w:top w:val="none" w:sz="0" w:space="0" w:color="auto"/>
                        <w:left w:val="none" w:sz="0" w:space="0" w:color="auto"/>
                        <w:bottom w:val="none" w:sz="0" w:space="0" w:color="auto"/>
                        <w:right w:val="none" w:sz="0" w:space="0" w:color="auto"/>
                      </w:divBdr>
                    </w:div>
                    <w:div w:id="1544711877">
                      <w:marLeft w:val="0"/>
                      <w:marRight w:val="0"/>
                      <w:marTop w:val="0"/>
                      <w:marBottom w:val="0"/>
                      <w:divBdr>
                        <w:top w:val="none" w:sz="0" w:space="0" w:color="auto"/>
                        <w:left w:val="none" w:sz="0" w:space="0" w:color="auto"/>
                        <w:bottom w:val="none" w:sz="0" w:space="0" w:color="auto"/>
                        <w:right w:val="none" w:sz="0" w:space="0" w:color="auto"/>
                      </w:divBdr>
                    </w:div>
                    <w:div w:id="889459712">
                      <w:marLeft w:val="0"/>
                      <w:marRight w:val="0"/>
                      <w:marTop w:val="0"/>
                      <w:marBottom w:val="0"/>
                      <w:divBdr>
                        <w:top w:val="none" w:sz="0" w:space="0" w:color="auto"/>
                        <w:left w:val="none" w:sz="0" w:space="0" w:color="auto"/>
                        <w:bottom w:val="none" w:sz="0" w:space="0" w:color="auto"/>
                        <w:right w:val="none" w:sz="0" w:space="0" w:color="auto"/>
                      </w:divBdr>
                    </w:div>
                    <w:div w:id="1221594130">
                      <w:marLeft w:val="0"/>
                      <w:marRight w:val="0"/>
                      <w:marTop w:val="0"/>
                      <w:marBottom w:val="0"/>
                      <w:divBdr>
                        <w:top w:val="none" w:sz="0" w:space="0" w:color="auto"/>
                        <w:left w:val="none" w:sz="0" w:space="0" w:color="auto"/>
                        <w:bottom w:val="none" w:sz="0" w:space="0" w:color="auto"/>
                        <w:right w:val="none" w:sz="0" w:space="0" w:color="auto"/>
                      </w:divBdr>
                    </w:div>
                    <w:div w:id="700279476">
                      <w:marLeft w:val="0"/>
                      <w:marRight w:val="0"/>
                      <w:marTop w:val="0"/>
                      <w:marBottom w:val="0"/>
                      <w:divBdr>
                        <w:top w:val="none" w:sz="0" w:space="0" w:color="auto"/>
                        <w:left w:val="none" w:sz="0" w:space="0" w:color="auto"/>
                        <w:bottom w:val="none" w:sz="0" w:space="0" w:color="auto"/>
                        <w:right w:val="none" w:sz="0" w:space="0" w:color="auto"/>
                      </w:divBdr>
                    </w:div>
                    <w:div w:id="582834880">
                      <w:marLeft w:val="0"/>
                      <w:marRight w:val="0"/>
                      <w:marTop w:val="0"/>
                      <w:marBottom w:val="0"/>
                      <w:divBdr>
                        <w:top w:val="none" w:sz="0" w:space="0" w:color="auto"/>
                        <w:left w:val="none" w:sz="0" w:space="0" w:color="auto"/>
                        <w:bottom w:val="none" w:sz="0" w:space="0" w:color="auto"/>
                        <w:right w:val="none" w:sz="0" w:space="0" w:color="auto"/>
                      </w:divBdr>
                    </w:div>
                    <w:div w:id="603728941">
                      <w:marLeft w:val="0"/>
                      <w:marRight w:val="0"/>
                      <w:marTop w:val="0"/>
                      <w:marBottom w:val="0"/>
                      <w:divBdr>
                        <w:top w:val="none" w:sz="0" w:space="0" w:color="auto"/>
                        <w:left w:val="none" w:sz="0" w:space="0" w:color="auto"/>
                        <w:bottom w:val="none" w:sz="0" w:space="0" w:color="auto"/>
                        <w:right w:val="none" w:sz="0" w:space="0" w:color="auto"/>
                      </w:divBdr>
                    </w:div>
                    <w:div w:id="1316059626">
                      <w:marLeft w:val="0"/>
                      <w:marRight w:val="0"/>
                      <w:marTop w:val="0"/>
                      <w:marBottom w:val="0"/>
                      <w:divBdr>
                        <w:top w:val="none" w:sz="0" w:space="0" w:color="auto"/>
                        <w:left w:val="none" w:sz="0" w:space="0" w:color="auto"/>
                        <w:bottom w:val="none" w:sz="0" w:space="0" w:color="auto"/>
                        <w:right w:val="none" w:sz="0" w:space="0" w:color="auto"/>
                      </w:divBdr>
                    </w:div>
                    <w:div w:id="602345696">
                      <w:marLeft w:val="0"/>
                      <w:marRight w:val="0"/>
                      <w:marTop w:val="0"/>
                      <w:marBottom w:val="0"/>
                      <w:divBdr>
                        <w:top w:val="none" w:sz="0" w:space="0" w:color="auto"/>
                        <w:left w:val="none" w:sz="0" w:space="0" w:color="auto"/>
                        <w:bottom w:val="none" w:sz="0" w:space="0" w:color="auto"/>
                        <w:right w:val="none" w:sz="0" w:space="0" w:color="auto"/>
                      </w:divBdr>
                    </w:div>
                    <w:div w:id="2076391165">
                      <w:marLeft w:val="0"/>
                      <w:marRight w:val="0"/>
                      <w:marTop w:val="0"/>
                      <w:marBottom w:val="0"/>
                      <w:divBdr>
                        <w:top w:val="none" w:sz="0" w:space="0" w:color="auto"/>
                        <w:left w:val="none" w:sz="0" w:space="0" w:color="auto"/>
                        <w:bottom w:val="none" w:sz="0" w:space="0" w:color="auto"/>
                        <w:right w:val="none" w:sz="0" w:space="0" w:color="auto"/>
                      </w:divBdr>
                    </w:div>
                    <w:div w:id="466316359">
                      <w:marLeft w:val="0"/>
                      <w:marRight w:val="0"/>
                      <w:marTop w:val="0"/>
                      <w:marBottom w:val="0"/>
                      <w:divBdr>
                        <w:top w:val="none" w:sz="0" w:space="0" w:color="auto"/>
                        <w:left w:val="none" w:sz="0" w:space="0" w:color="auto"/>
                        <w:bottom w:val="none" w:sz="0" w:space="0" w:color="auto"/>
                        <w:right w:val="none" w:sz="0" w:space="0" w:color="auto"/>
                      </w:divBdr>
                    </w:div>
                    <w:div w:id="269245214">
                      <w:marLeft w:val="0"/>
                      <w:marRight w:val="0"/>
                      <w:marTop w:val="0"/>
                      <w:marBottom w:val="0"/>
                      <w:divBdr>
                        <w:top w:val="none" w:sz="0" w:space="0" w:color="auto"/>
                        <w:left w:val="none" w:sz="0" w:space="0" w:color="auto"/>
                        <w:bottom w:val="none" w:sz="0" w:space="0" w:color="auto"/>
                        <w:right w:val="none" w:sz="0" w:space="0" w:color="auto"/>
                      </w:divBdr>
                    </w:div>
                    <w:div w:id="560943733">
                      <w:marLeft w:val="0"/>
                      <w:marRight w:val="0"/>
                      <w:marTop w:val="0"/>
                      <w:marBottom w:val="0"/>
                      <w:divBdr>
                        <w:top w:val="none" w:sz="0" w:space="0" w:color="auto"/>
                        <w:left w:val="none" w:sz="0" w:space="0" w:color="auto"/>
                        <w:bottom w:val="none" w:sz="0" w:space="0" w:color="auto"/>
                        <w:right w:val="none" w:sz="0" w:space="0" w:color="auto"/>
                      </w:divBdr>
                    </w:div>
                    <w:div w:id="1818261862">
                      <w:marLeft w:val="0"/>
                      <w:marRight w:val="0"/>
                      <w:marTop w:val="0"/>
                      <w:marBottom w:val="0"/>
                      <w:divBdr>
                        <w:top w:val="none" w:sz="0" w:space="0" w:color="auto"/>
                        <w:left w:val="none" w:sz="0" w:space="0" w:color="auto"/>
                        <w:bottom w:val="none" w:sz="0" w:space="0" w:color="auto"/>
                        <w:right w:val="none" w:sz="0" w:space="0" w:color="auto"/>
                      </w:divBdr>
                    </w:div>
                    <w:div w:id="1741177350">
                      <w:marLeft w:val="0"/>
                      <w:marRight w:val="0"/>
                      <w:marTop w:val="0"/>
                      <w:marBottom w:val="0"/>
                      <w:divBdr>
                        <w:top w:val="none" w:sz="0" w:space="0" w:color="auto"/>
                        <w:left w:val="none" w:sz="0" w:space="0" w:color="auto"/>
                        <w:bottom w:val="none" w:sz="0" w:space="0" w:color="auto"/>
                        <w:right w:val="none" w:sz="0" w:space="0" w:color="auto"/>
                      </w:divBdr>
                    </w:div>
                    <w:div w:id="2080394610">
                      <w:marLeft w:val="0"/>
                      <w:marRight w:val="0"/>
                      <w:marTop w:val="0"/>
                      <w:marBottom w:val="0"/>
                      <w:divBdr>
                        <w:top w:val="none" w:sz="0" w:space="0" w:color="auto"/>
                        <w:left w:val="none" w:sz="0" w:space="0" w:color="auto"/>
                        <w:bottom w:val="none" w:sz="0" w:space="0" w:color="auto"/>
                        <w:right w:val="none" w:sz="0" w:space="0" w:color="auto"/>
                      </w:divBdr>
                    </w:div>
                    <w:div w:id="688800338">
                      <w:marLeft w:val="0"/>
                      <w:marRight w:val="0"/>
                      <w:marTop w:val="0"/>
                      <w:marBottom w:val="0"/>
                      <w:divBdr>
                        <w:top w:val="none" w:sz="0" w:space="0" w:color="auto"/>
                        <w:left w:val="none" w:sz="0" w:space="0" w:color="auto"/>
                        <w:bottom w:val="none" w:sz="0" w:space="0" w:color="auto"/>
                        <w:right w:val="none" w:sz="0" w:space="0" w:color="auto"/>
                      </w:divBdr>
                    </w:div>
                    <w:div w:id="1423453746">
                      <w:marLeft w:val="0"/>
                      <w:marRight w:val="0"/>
                      <w:marTop w:val="0"/>
                      <w:marBottom w:val="0"/>
                      <w:divBdr>
                        <w:top w:val="none" w:sz="0" w:space="0" w:color="auto"/>
                        <w:left w:val="none" w:sz="0" w:space="0" w:color="auto"/>
                        <w:bottom w:val="none" w:sz="0" w:space="0" w:color="auto"/>
                        <w:right w:val="none" w:sz="0" w:space="0" w:color="auto"/>
                      </w:divBdr>
                    </w:div>
                    <w:div w:id="1164852513">
                      <w:marLeft w:val="0"/>
                      <w:marRight w:val="0"/>
                      <w:marTop w:val="0"/>
                      <w:marBottom w:val="0"/>
                      <w:divBdr>
                        <w:top w:val="none" w:sz="0" w:space="0" w:color="auto"/>
                        <w:left w:val="none" w:sz="0" w:space="0" w:color="auto"/>
                        <w:bottom w:val="none" w:sz="0" w:space="0" w:color="auto"/>
                        <w:right w:val="none" w:sz="0" w:space="0" w:color="auto"/>
                      </w:divBdr>
                    </w:div>
                    <w:div w:id="604845953">
                      <w:marLeft w:val="0"/>
                      <w:marRight w:val="0"/>
                      <w:marTop w:val="0"/>
                      <w:marBottom w:val="0"/>
                      <w:divBdr>
                        <w:top w:val="none" w:sz="0" w:space="0" w:color="auto"/>
                        <w:left w:val="none" w:sz="0" w:space="0" w:color="auto"/>
                        <w:bottom w:val="none" w:sz="0" w:space="0" w:color="auto"/>
                        <w:right w:val="none" w:sz="0" w:space="0" w:color="auto"/>
                      </w:divBdr>
                    </w:div>
                    <w:div w:id="1693064854">
                      <w:marLeft w:val="0"/>
                      <w:marRight w:val="0"/>
                      <w:marTop w:val="0"/>
                      <w:marBottom w:val="0"/>
                      <w:divBdr>
                        <w:top w:val="none" w:sz="0" w:space="0" w:color="auto"/>
                        <w:left w:val="none" w:sz="0" w:space="0" w:color="auto"/>
                        <w:bottom w:val="none" w:sz="0" w:space="0" w:color="auto"/>
                        <w:right w:val="none" w:sz="0" w:space="0" w:color="auto"/>
                      </w:divBdr>
                    </w:div>
                    <w:div w:id="1318738">
                      <w:marLeft w:val="0"/>
                      <w:marRight w:val="0"/>
                      <w:marTop w:val="0"/>
                      <w:marBottom w:val="0"/>
                      <w:divBdr>
                        <w:top w:val="none" w:sz="0" w:space="0" w:color="auto"/>
                        <w:left w:val="none" w:sz="0" w:space="0" w:color="auto"/>
                        <w:bottom w:val="none" w:sz="0" w:space="0" w:color="auto"/>
                        <w:right w:val="none" w:sz="0" w:space="0" w:color="auto"/>
                      </w:divBdr>
                    </w:div>
                    <w:div w:id="672995179">
                      <w:marLeft w:val="0"/>
                      <w:marRight w:val="0"/>
                      <w:marTop w:val="0"/>
                      <w:marBottom w:val="0"/>
                      <w:divBdr>
                        <w:top w:val="none" w:sz="0" w:space="0" w:color="auto"/>
                        <w:left w:val="none" w:sz="0" w:space="0" w:color="auto"/>
                        <w:bottom w:val="none" w:sz="0" w:space="0" w:color="auto"/>
                        <w:right w:val="none" w:sz="0" w:space="0" w:color="auto"/>
                      </w:divBdr>
                    </w:div>
                    <w:div w:id="2029135988">
                      <w:marLeft w:val="0"/>
                      <w:marRight w:val="0"/>
                      <w:marTop w:val="0"/>
                      <w:marBottom w:val="0"/>
                      <w:divBdr>
                        <w:top w:val="none" w:sz="0" w:space="0" w:color="auto"/>
                        <w:left w:val="none" w:sz="0" w:space="0" w:color="auto"/>
                        <w:bottom w:val="none" w:sz="0" w:space="0" w:color="auto"/>
                        <w:right w:val="none" w:sz="0" w:space="0" w:color="auto"/>
                      </w:divBdr>
                    </w:div>
                    <w:div w:id="1854369171">
                      <w:marLeft w:val="0"/>
                      <w:marRight w:val="0"/>
                      <w:marTop w:val="0"/>
                      <w:marBottom w:val="0"/>
                      <w:divBdr>
                        <w:top w:val="none" w:sz="0" w:space="0" w:color="auto"/>
                        <w:left w:val="none" w:sz="0" w:space="0" w:color="auto"/>
                        <w:bottom w:val="none" w:sz="0" w:space="0" w:color="auto"/>
                        <w:right w:val="none" w:sz="0" w:space="0" w:color="auto"/>
                      </w:divBdr>
                    </w:div>
                    <w:div w:id="1210651770">
                      <w:marLeft w:val="0"/>
                      <w:marRight w:val="0"/>
                      <w:marTop w:val="0"/>
                      <w:marBottom w:val="0"/>
                      <w:divBdr>
                        <w:top w:val="none" w:sz="0" w:space="0" w:color="auto"/>
                        <w:left w:val="none" w:sz="0" w:space="0" w:color="auto"/>
                        <w:bottom w:val="none" w:sz="0" w:space="0" w:color="auto"/>
                        <w:right w:val="none" w:sz="0" w:space="0" w:color="auto"/>
                      </w:divBdr>
                    </w:div>
                    <w:div w:id="304622605">
                      <w:marLeft w:val="0"/>
                      <w:marRight w:val="0"/>
                      <w:marTop w:val="0"/>
                      <w:marBottom w:val="0"/>
                      <w:divBdr>
                        <w:top w:val="none" w:sz="0" w:space="0" w:color="auto"/>
                        <w:left w:val="none" w:sz="0" w:space="0" w:color="auto"/>
                        <w:bottom w:val="none" w:sz="0" w:space="0" w:color="auto"/>
                        <w:right w:val="none" w:sz="0" w:space="0" w:color="auto"/>
                      </w:divBdr>
                    </w:div>
                    <w:div w:id="2142384640">
                      <w:marLeft w:val="0"/>
                      <w:marRight w:val="0"/>
                      <w:marTop w:val="0"/>
                      <w:marBottom w:val="0"/>
                      <w:divBdr>
                        <w:top w:val="none" w:sz="0" w:space="0" w:color="auto"/>
                        <w:left w:val="none" w:sz="0" w:space="0" w:color="auto"/>
                        <w:bottom w:val="none" w:sz="0" w:space="0" w:color="auto"/>
                        <w:right w:val="none" w:sz="0" w:space="0" w:color="auto"/>
                      </w:divBdr>
                    </w:div>
                    <w:div w:id="1061053155">
                      <w:marLeft w:val="0"/>
                      <w:marRight w:val="0"/>
                      <w:marTop w:val="0"/>
                      <w:marBottom w:val="0"/>
                      <w:divBdr>
                        <w:top w:val="none" w:sz="0" w:space="0" w:color="auto"/>
                        <w:left w:val="none" w:sz="0" w:space="0" w:color="auto"/>
                        <w:bottom w:val="none" w:sz="0" w:space="0" w:color="auto"/>
                        <w:right w:val="none" w:sz="0" w:space="0" w:color="auto"/>
                      </w:divBdr>
                    </w:div>
                    <w:div w:id="954676693">
                      <w:marLeft w:val="0"/>
                      <w:marRight w:val="0"/>
                      <w:marTop w:val="0"/>
                      <w:marBottom w:val="0"/>
                      <w:divBdr>
                        <w:top w:val="none" w:sz="0" w:space="0" w:color="auto"/>
                        <w:left w:val="none" w:sz="0" w:space="0" w:color="auto"/>
                        <w:bottom w:val="none" w:sz="0" w:space="0" w:color="auto"/>
                        <w:right w:val="none" w:sz="0" w:space="0" w:color="auto"/>
                      </w:divBdr>
                    </w:div>
                    <w:div w:id="996037262">
                      <w:marLeft w:val="0"/>
                      <w:marRight w:val="0"/>
                      <w:marTop w:val="0"/>
                      <w:marBottom w:val="0"/>
                      <w:divBdr>
                        <w:top w:val="none" w:sz="0" w:space="0" w:color="auto"/>
                        <w:left w:val="none" w:sz="0" w:space="0" w:color="auto"/>
                        <w:bottom w:val="none" w:sz="0" w:space="0" w:color="auto"/>
                        <w:right w:val="none" w:sz="0" w:space="0" w:color="auto"/>
                      </w:divBdr>
                    </w:div>
                    <w:div w:id="569266788">
                      <w:marLeft w:val="0"/>
                      <w:marRight w:val="0"/>
                      <w:marTop w:val="0"/>
                      <w:marBottom w:val="0"/>
                      <w:divBdr>
                        <w:top w:val="none" w:sz="0" w:space="0" w:color="auto"/>
                        <w:left w:val="none" w:sz="0" w:space="0" w:color="auto"/>
                        <w:bottom w:val="none" w:sz="0" w:space="0" w:color="auto"/>
                        <w:right w:val="none" w:sz="0" w:space="0" w:color="auto"/>
                      </w:divBdr>
                    </w:div>
                    <w:div w:id="1699116357">
                      <w:marLeft w:val="0"/>
                      <w:marRight w:val="0"/>
                      <w:marTop w:val="0"/>
                      <w:marBottom w:val="0"/>
                      <w:divBdr>
                        <w:top w:val="none" w:sz="0" w:space="0" w:color="auto"/>
                        <w:left w:val="none" w:sz="0" w:space="0" w:color="auto"/>
                        <w:bottom w:val="none" w:sz="0" w:space="0" w:color="auto"/>
                        <w:right w:val="none" w:sz="0" w:space="0" w:color="auto"/>
                      </w:divBdr>
                    </w:div>
                    <w:div w:id="315033323">
                      <w:marLeft w:val="0"/>
                      <w:marRight w:val="0"/>
                      <w:marTop w:val="0"/>
                      <w:marBottom w:val="0"/>
                      <w:divBdr>
                        <w:top w:val="none" w:sz="0" w:space="0" w:color="auto"/>
                        <w:left w:val="none" w:sz="0" w:space="0" w:color="auto"/>
                        <w:bottom w:val="none" w:sz="0" w:space="0" w:color="auto"/>
                        <w:right w:val="none" w:sz="0" w:space="0" w:color="auto"/>
                      </w:divBdr>
                    </w:div>
                    <w:div w:id="1813713454">
                      <w:marLeft w:val="0"/>
                      <w:marRight w:val="0"/>
                      <w:marTop w:val="0"/>
                      <w:marBottom w:val="0"/>
                      <w:divBdr>
                        <w:top w:val="none" w:sz="0" w:space="0" w:color="auto"/>
                        <w:left w:val="none" w:sz="0" w:space="0" w:color="auto"/>
                        <w:bottom w:val="none" w:sz="0" w:space="0" w:color="auto"/>
                        <w:right w:val="none" w:sz="0" w:space="0" w:color="auto"/>
                      </w:divBdr>
                    </w:div>
                    <w:div w:id="1835336727">
                      <w:marLeft w:val="0"/>
                      <w:marRight w:val="0"/>
                      <w:marTop w:val="0"/>
                      <w:marBottom w:val="0"/>
                      <w:divBdr>
                        <w:top w:val="none" w:sz="0" w:space="0" w:color="auto"/>
                        <w:left w:val="none" w:sz="0" w:space="0" w:color="auto"/>
                        <w:bottom w:val="none" w:sz="0" w:space="0" w:color="auto"/>
                        <w:right w:val="none" w:sz="0" w:space="0" w:color="auto"/>
                      </w:divBdr>
                    </w:div>
                    <w:div w:id="1688823543">
                      <w:marLeft w:val="0"/>
                      <w:marRight w:val="0"/>
                      <w:marTop w:val="0"/>
                      <w:marBottom w:val="0"/>
                      <w:divBdr>
                        <w:top w:val="none" w:sz="0" w:space="0" w:color="auto"/>
                        <w:left w:val="none" w:sz="0" w:space="0" w:color="auto"/>
                        <w:bottom w:val="none" w:sz="0" w:space="0" w:color="auto"/>
                        <w:right w:val="none" w:sz="0" w:space="0" w:color="auto"/>
                      </w:divBdr>
                    </w:div>
                    <w:div w:id="1117677040">
                      <w:marLeft w:val="0"/>
                      <w:marRight w:val="0"/>
                      <w:marTop w:val="0"/>
                      <w:marBottom w:val="0"/>
                      <w:divBdr>
                        <w:top w:val="none" w:sz="0" w:space="0" w:color="auto"/>
                        <w:left w:val="none" w:sz="0" w:space="0" w:color="auto"/>
                        <w:bottom w:val="none" w:sz="0" w:space="0" w:color="auto"/>
                        <w:right w:val="none" w:sz="0" w:space="0" w:color="auto"/>
                      </w:divBdr>
                    </w:div>
                    <w:div w:id="1419138204">
                      <w:marLeft w:val="0"/>
                      <w:marRight w:val="0"/>
                      <w:marTop w:val="0"/>
                      <w:marBottom w:val="0"/>
                      <w:divBdr>
                        <w:top w:val="none" w:sz="0" w:space="0" w:color="auto"/>
                        <w:left w:val="none" w:sz="0" w:space="0" w:color="auto"/>
                        <w:bottom w:val="none" w:sz="0" w:space="0" w:color="auto"/>
                        <w:right w:val="none" w:sz="0" w:space="0" w:color="auto"/>
                      </w:divBdr>
                    </w:div>
                    <w:div w:id="195001908">
                      <w:marLeft w:val="0"/>
                      <w:marRight w:val="0"/>
                      <w:marTop w:val="0"/>
                      <w:marBottom w:val="0"/>
                      <w:divBdr>
                        <w:top w:val="none" w:sz="0" w:space="0" w:color="auto"/>
                        <w:left w:val="none" w:sz="0" w:space="0" w:color="auto"/>
                        <w:bottom w:val="none" w:sz="0" w:space="0" w:color="auto"/>
                        <w:right w:val="none" w:sz="0" w:space="0" w:color="auto"/>
                      </w:divBdr>
                    </w:div>
                    <w:div w:id="1215773667">
                      <w:marLeft w:val="0"/>
                      <w:marRight w:val="0"/>
                      <w:marTop w:val="0"/>
                      <w:marBottom w:val="0"/>
                      <w:divBdr>
                        <w:top w:val="none" w:sz="0" w:space="0" w:color="auto"/>
                        <w:left w:val="none" w:sz="0" w:space="0" w:color="auto"/>
                        <w:bottom w:val="none" w:sz="0" w:space="0" w:color="auto"/>
                        <w:right w:val="none" w:sz="0" w:space="0" w:color="auto"/>
                      </w:divBdr>
                    </w:div>
                    <w:div w:id="110563613">
                      <w:marLeft w:val="0"/>
                      <w:marRight w:val="0"/>
                      <w:marTop w:val="0"/>
                      <w:marBottom w:val="0"/>
                      <w:divBdr>
                        <w:top w:val="none" w:sz="0" w:space="0" w:color="auto"/>
                        <w:left w:val="none" w:sz="0" w:space="0" w:color="auto"/>
                        <w:bottom w:val="none" w:sz="0" w:space="0" w:color="auto"/>
                        <w:right w:val="none" w:sz="0" w:space="0" w:color="auto"/>
                      </w:divBdr>
                    </w:div>
                    <w:div w:id="558519786">
                      <w:marLeft w:val="0"/>
                      <w:marRight w:val="0"/>
                      <w:marTop w:val="0"/>
                      <w:marBottom w:val="0"/>
                      <w:divBdr>
                        <w:top w:val="none" w:sz="0" w:space="0" w:color="auto"/>
                        <w:left w:val="none" w:sz="0" w:space="0" w:color="auto"/>
                        <w:bottom w:val="none" w:sz="0" w:space="0" w:color="auto"/>
                        <w:right w:val="none" w:sz="0" w:space="0" w:color="auto"/>
                      </w:divBdr>
                    </w:div>
                    <w:div w:id="254441577">
                      <w:marLeft w:val="0"/>
                      <w:marRight w:val="0"/>
                      <w:marTop w:val="0"/>
                      <w:marBottom w:val="0"/>
                      <w:divBdr>
                        <w:top w:val="none" w:sz="0" w:space="0" w:color="auto"/>
                        <w:left w:val="none" w:sz="0" w:space="0" w:color="auto"/>
                        <w:bottom w:val="none" w:sz="0" w:space="0" w:color="auto"/>
                        <w:right w:val="none" w:sz="0" w:space="0" w:color="auto"/>
                      </w:divBdr>
                    </w:div>
                    <w:div w:id="57284498">
                      <w:marLeft w:val="0"/>
                      <w:marRight w:val="0"/>
                      <w:marTop w:val="0"/>
                      <w:marBottom w:val="0"/>
                      <w:divBdr>
                        <w:top w:val="none" w:sz="0" w:space="0" w:color="auto"/>
                        <w:left w:val="none" w:sz="0" w:space="0" w:color="auto"/>
                        <w:bottom w:val="none" w:sz="0" w:space="0" w:color="auto"/>
                        <w:right w:val="none" w:sz="0" w:space="0" w:color="auto"/>
                      </w:divBdr>
                    </w:div>
                    <w:div w:id="1525825249">
                      <w:marLeft w:val="0"/>
                      <w:marRight w:val="0"/>
                      <w:marTop w:val="0"/>
                      <w:marBottom w:val="0"/>
                      <w:divBdr>
                        <w:top w:val="none" w:sz="0" w:space="0" w:color="auto"/>
                        <w:left w:val="none" w:sz="0" w:space="0" w:color="auto"/>
                        <w:bottom w:val="none" w:sz="0" w:space="0" w:color="auto"/>
                        <w:right w:val="none" w:sz="0" w:space="0" w:color="auto"/>
                      </w:divBdr>
                    </w:div>
                    <w:div w:id="1563445240">
                      <w:marLeft w:val="0"/>
                      <w:marRight w:val="0"/>
                      <w:marTop w:val="0"/>
                      <w:marBottom w:val="0"/>
                      <w:divBdr>
                        <w:top w:val="none" w:sz="0" w:space="0" w:color="auto"/>
                        <w:left w:val="none" w:sz="0" w:space="0" w:color="auto"/>
                        <w:bottom w:val="none" w:sz="0" w:space="0" w:color="auto"/>
                        <w:right w:val="none" w:sz="0" w:space="0" w:color="auto"/>
                      </w:divBdr>
                    </w:div>
                    <w:div w:id="107362559">
                      <w:marLeft w:val="0"/>
                      <w:marRight w:val="0"/>
                      <w:marTop w:val="0"/>
                      <w:marBottom w:val="0"/>
                      <w:divBdr>
                        <w:top w:val="none" w:sz="0" w:space="0" w:color="auto"/>
                        <w:left w:val="none" w:sz="0" w:space="0" w:color="auto"/>
                        <w:bottom w:val="none" w:sz="0" w:space="0" w:color="auto"/>
                        <w:right w:val="none" w:sz="0" w:space="0" w:color="auto"/>
                      </w:divBdr>
                    </w:div>
                    <w:div w:id="600603618">
                      <w:marLeft w:val="0"/>
                      <w:marRight w:val="0"/>
                      <w:marTop w:val="0"/>
                      <w:marBottom w:val="0"/>
                      <w:divBdr>
                        <w:top w:val="none" w:sz="0" w:space="0" w:color="auto"/>
                        <w:left w:val="none" w:sz="0" w:space="0" w:color="auto"/>
                        <w:bottom w:val="none" w:sz="0" w:space="0" w:color="auto"/>
                        <w:right w:val="none" w:sz="0" w:space="0" w:color="auto"/>
                      </w:divBdr>
                    </w:div>
                    <w:div w:id="1137914665">
                      <w:marLeft w:val="0"/>
                      <w:marRight w:val="0"/>
                      <w:marTop w:val="0"/>
                      <w:marBottom w:val="0"/>
                      <w:divBdr>
                        <w:top w:val="none" w:sz="0" w:space="0" w:color="auto"/>
                        <w:left w:val="none" w:sz="0" w:space="0" w:color="auto"/>
                        <w:bottom w:val="none" w:sz="0" w:space="0" w:color="auto"/>
                        <w:right w:val="none" w:sz="0" w:space="0" w:color="auto"/>
                      </w:divBdr>
                    </w:div>
                    <w:div w:id="1342973284">
                      <w:marLeft w:val="0"/>
                      <w:marRight w:val="0"/>
                      <w:marTop w:val="0"/>
                      <w:marBottom w:val="0"/>
                      <w:divBdr>
                        <w:top w:val="none" w:sz="0" w:space="0" w:color="auto"/>
                        <w:left w:val="none" w:sz="0" w:space="0" w:color="auto"/>
                        <w:bottom w:val="none" w:sz="0" w:space="0" w:color="auto"/>
                        <w:right w:val="none" w:sz="0" w:space="0" w:color="auto"/>
                      </w:divBdr>
                    </w:div>
                    <w:div w:id="2030640532">
                      <w:marLeft w:val="0"/>
                      <w:marRight w:val="0"/>
                      <w:marTop w:val="0"/>
                      <w:marBottom w:val="0"/>
                      <w:divBdr>
                        <w:top w:val="none" w:sz="0" w:space="0" w:color="auto"/>
                        <w:left w:val="none" w:sz="0" w:space="0" w:color="auto"/>
                        <w:bottom w:val="none" w:sz="0" w:space="0" w:color="auto"/>
                        <w:right w:val="none" w:sz="0" w:space="0" w:color="auto"/>
                      </w:divBdr>
                    </w:div>
                    <w:div w:id="951979437">
                      <w:marLeft w:val="0"/>
                      <w:marRight w:val="0"/>
                      <w:marTop w:val="0"/>
                      <w:marBottom w:val="0"/>
                      <w:divBdr>
                        <w:top w:val="none" w:sz="0" w:space="0" w:color="auto"/>
                        <w:left w:val="none" w:sz="0" w:space="0" w:color="auto"/>
                        <w:bottom w:val="none" w:sz="0" w:space="0" w:color="auto"/>
                        <w:right w:val="none" w:sz="0" w:space="0" w:color="auto"/>
                      </w:divBdr>
                    </w:div>
                    <w:div w:id="615866822">
                      <w:marLeft w:val="0"/>
                      <w:marRight w:val="0"/>
                      <w:marTop w:val="0"/>
                      <w:marBottom w:val="0"/>
                      <w:divBdr>
                        <w:top w:val="none" w:sz="0" w:space="0" w:color="auto"/>
                        <w:left w:val="none" w:sz="0" w:space="0" w:color="auto"/>
                        <w:bottom w:val="none" w:sz="0" w:space="0" w:color="auto"/>
                        <w:right w:val="none" w:sz="0" w:space="0" w:color="auto"/>
                      </w:divBdr>
                    </w:div>
                    <w:div w:id="78139440">
                      <w:marLeft w:val="0"/>
                      <w:marRight w:val="0"/>
                      <w:marTop w:val="0"/>
                      <w:marBottom w:val="0"/>
                      <w:divBdr>
                        <w:top w:val="none" w:sz="0" w:space="0" w:color="auto"/>
                        <w:left w:val="none" w:sz="0" w:space="0" w:color="auto"/>
                        <w:bottom w:val="none" w:sz="0" w:space="0" w:color="auto"/>
                        <w:right w:val="none" w:sz="0" w:space="0" w:color="auto"/>
                      </w:divBdr>
                    </w:div>
                    <w:div w:id="1944914932">
                      <w:marLeft w:val="0"/>
                      <w:marRight w:val="0"/>
                      <w:marTop w:val="0"/>
                      <w:marBottom w:val="0"/>
                      <w:divBdr>
                        <w:top w:val="none" w:sz="0" w:space="0" w:color="auto"/>
                        <w:left w:val="none" w:sz="0" w:space="0" w:color="auto"/>
                        <w:bottom w:val="none" w:sz="0" w:space="0" w:color="auto"/>
                        <w:right w:val="none" w:sz="0" w:space="0" w:color="auto"/>
                      </w:divBdr>
                    </w:div>
                    <w:div w:id="195047203">
                      <w:marLeft w:val="0"/>
                      <w:marRight w:val="0"/>
                      <w:marTop w:val="0"/>
                      <w:marBottom w:val="0"/>
                      <w:divBdr>
                        <w:top w:val="none" w:sz="0" w:space="0" w:color="auto"/>
                        <w:left w:val="none" w:sz="0" w:space="0" w:color="auto"/>
                        <w:bottom w:val="none" w:sz="0" w:space="0" w:color="auto"/>
                        <w:right w:val="none" w:sz="0" w:space="0" w:color="auto"/>
                      </w:divBdr>
                    </w:div>
                    <w:div w:id="1979601613">
                      <w:marLeft w:val="0"/>
                      <w:marRight w:val="0"/>
                      <w:marTop w:val="0"/>
                      <w:marBottom w:val="0"/>
                      <w:divBdr>
                        <w:top w:val="none" w:sz="0" w:space="0" w:color="auto"/>
                        <w:left w:val="none" w:sz="0" w:space="0" w:color="auto"/>
                        <w:bottom w:val="none" w:sz="0" w:space="0" w:color="auto"/>
                        <w:right w:val="none" w:sz="0" w:space="0" w:color="auto"/>
                      </w:divBdr>
                    </w:div>
                    <w:div w:id="386488316">
                      <w:marLeft w:val="0"/>
                      <w:marRight w:val="0"/>
                      <w:marTop w:val="0"/>
                      <w:marBottom w:val="0"/>
                      <w:divBdr>
                        <w:top w:val="none" w:sz="0" w:space="0" w:color="auto"/>
                        <w:left w:val="none" w:sz="0" w:space="0" w:color="auto"/>
                        <w:bottom w:val="none" w:sz="0" w:space="0" w:color="auto"/>
                        <w:right w:val="none" w:sz="0" w:space="0" w:color="auto"/>
                      </w:divBdr>
                    </w:div>
                    <w:div w:id="279531373">
                      <w:marLeft w:val="0"/>
                      <w:marRight w:val="0"/>
                      <w:marTop w:val="0"/>
                      <w:marBottom w:val="0"/>
                      <w:divBdr>
                        <w:top w:val="none" w:sz="0" w:space="0" w:color="auto"/>
                        <w:left w:val="none" w:sz="0" w:space="0" w:color="auto"/>
                        <w:bottom w:val="none" w:sz="0" w:space="0" w:color="auto"/>
                        <w:right w:val="none" w:sz="0" w:space="0" w:color="auto"/>
                      </w:divBdr>
                    </w:div>
                    <w:div w:id="483860837">
                      <w:marLeft w:val="0"/>
                      <w:marRight w:val="0"/>
                      <w:marTop w:val="0"/>
                      <w:marBottom w:val="0"/>
                      <w:divBdr>
                        <w:top w:val="none" w:sz="0" w:space="0" w:color="auto"/>
                        <w:left w:val="none" w:sz="0" w:space="0" w:color="auto"/>
                        <w:bottom w:val="none" w:sz="0" w:space="0" w:color="auto"/>
                        <w:right w:val="none" w:sz="0" w:space="0" w:color="auto"/>
                      </w:divBdr>
                    </w:div>
                    <w:div w:id="652371242">
                      <w:marLeft w:val="0"/>
                      <w:marRight w:val="0"/>
                      <w:marTop w:val="0"/>
                      <w:marBottom w:val="0"/>
                      <w:divBdr>
                        <w:top w:val="none" w:sz="0" w:space="0" w:color="auto"/>
                        <w:left w:val="none" w:sz="0" w:space="0" w:color="auto"/>
                        <w:bottom w:val="none" w:sz="0" w:space="0" w:color="auto"/>
                        <w:right w:val="none" w:sz="0" w:space="0" w:color="auto"/>
                      </w:divBdr>
                    </w:div>
                    <w:div w:id="373576170">
                      <w:marLeft w:val="0"/>
                      <w:marRight w:val="0"/>
                      <w:marTop w:val="0"/>
                      <w:marBottom w:val="0"/>
                      <w:divBdr>
                        <w:top w:val="none" w:sz="0" w:space="0" w:color="auto"/>
                        <w:left w:val="none" w:sz="0" w:space="0" w:color="auto"/>
                        <w:bottom w:val="none" w:sz="0" w:space="0" w:color="auto"/>
                        <w:right w:val="none" w:sz="0" w:space="0" w:color="auto"/>
                      </w:divBdr>
                    </w:div>
                    <w:div w:id="797801036">
                      <w:marLeft w:val="0"/>
                      <w:marRight w:val="0"/>
                      <w:marTop w:val="0"/>
                      <w:marBottom w:val="0"/>
                      <w:divBdr>
                        <w:top w:val="none" w:sz="0" w:space="0" w:color="auto"/>
                        <w:left w:val="none" w:sz="0" w:space="0" w:color="auto"/>
                        <w:bottom w:val="none" w:sz="0" w:space="0" w:color="auto"/>
                        <w:right w:val="none" w:sz="0" w:space="0" w:color="auto"/>
                      </w:divBdr>
                    </w:div>
                    <w:div w:id="1769037683">
                      <w:marLeft w:val="0"/>
                      <w:marRight w:val="0"/>
                      <w:marTop w:val="0"/>
                      <w:marBottom w:val="0"/>
                      <w:divBdr>
                        <w:top w:val="none" w:sz="0" w:space="0" w:color="auto"/>
                        <w:left w:val="none" w:sz="0" w:space="0" w:color="auto"/>
                        <w:bottom w:val="none" w:sz="0" w:space="0" w:color="auto"/>
                        <w:right w:val="none" w:sz="0" w:space="0" w:color="auto"/>
                      </w:divBdr>
                    </w:div>
                    <w:div w:id="1972707068">
                      <w:marLeft w:val="0"/>
                      <w:marRight w:val="0"/>
                      <w:marTop w:val="0"/>
                      <w:marBottom w:val="0"/>
                      <w:divBdr>
                        <w:top w:val="none" w:sz="0" w:space="0" w:color="auto"/>
                        <w:left w:val="none" w:sz="0" w:space="0" w:color="auto"/>
                        <w:bottom w:val="none" w:sz="0" w:space="0" w:color="auto"/>
                        <w:right w:val="none" w:sz="0" w:space="0" w:color="auto"/>
                      </w:divBdr>
                    </w:div>
                    <w:div w:id="787508513">
                      <w:marLeft w:val="0"/>
                      <w:marRight w:val="0"/>
                      <w:marTop w:val="0"/>
                      <w:marBottom w:val="0"/>
                      <w:divBdr>
                        <w:top w:val="none" w:sz="0" w:space="0" w:color="auto"/>
                        <w:left w:val="none" w:sz="0" w:space="0" w:color="auto"/>
                        <w:bottom w:val="none" w:sz="0" w:space="0" w:color="auto"/>
                        <w:right w:val="none" w:sz="0" w:space="0" w:color="auto"/>
                      </w:divBdr>
                    </w:div>
                    <w:div w:id="861554822">
                      <w:marLeft w:val="0"/>
                      <w:marRight w:val="0"/>
                      <w:marTop w:val="0"/>
                      <w:marBottom w:val="0"/>
                      <w:divBdr>
                        <w:top w:val="none" w:sz="0" w:space="0" w:color="auto"/>
                        <w:left w:val="none" w:sz="0" w:space="0" w:color="auto"/>
                        <w:bottom w:val="none" w:sz="0" w:space="0" w:color="auto"/>
                        <w:right w:val="none" w:sz="0" w:space="0" w:color="auto"/>
                      </w:divBdr>
                    </w:div>
                    <w:div w:id="1498571013">
                      <w:marLeft w:val="0"/>
                      <w:marRight w:val="0"/>
                      <w:marTop w:val="0"/>
                      <w:marBottom w:val="0"/>
                      <w:divBdr>
                        <w:top w:val="none" w:sz="0" w:space="0" w:color="auto"/>
                        <w:left w:val="none" w:sz="0" w:space="0" w:color="auto"/>
                        <w:bottom w:val="none" w:sz="0" w:space="0" w:color="auto"/>
                        <w:right w:val="none" w:sz="0" w:space="0" w:color="auto"/>
                      </w:divBdr>
                    </w:div>
                    <w:div w:id="397245283">
                      <w:marLeft w:val="0"/>
                      <w:marRight w:val="0"/>
                      <w:marTop w:val="0"/>
                      <w:marBottom w:val="0"/>
                      <w:divBdr>
                        <w:top w:val="none" w:sz="0" w:space="0" w:color="auto"/>
                        <w:left w:val="none" w:sz="0" w:space="0" w:color="auto"/>
                        <w:bottom w:val="none" w:sz="0" w:space="0" w:color="auto"/>
                        <w:right w:val="none" w:sz="0" w:space="0" w:color="auto"/>
                      </w:divBdr>
                    </w:div>
                    <w:div w:id="833034029">
                      <w:marLeft w:val="0"/>
                      <w:marRight w:val="0"/>
                      <w:marTop w:val="0"/>
                      <w:marBottom w:val="0"/>
                      <w:divBdr>
                        <w:top w:val="none" w:sz="0" w:space="0" w:color="auto"/>
                        <w:left w:val="none" w:sz="0" w:space="0" w:color="auto"/>
                        <w:bottom w:val="none" w:sz="0" w:space="0" w:color="auto"/>
                        <w:right w:val="none" w:sz="0" w:space="0" w:color="auto"/>
                      </w:divBdr>
                    </w:div>
                    <w:div w:id="910820715">
                      <w:marLeft w:val="0"/>
                      <w:marRight w:val="0"/>
                      <w:marTop w:val="0"/>
                      <w:marBottom w:val="0"/>
                      <w:divBdr>
                        <w:top w:val="none" w:sz="0" w:space="0" w:color="auto"/>
                        <w:left w:val="none" w:sz="0" w:space="0" w:color="auto"/>
                        <w:bottom w:val="none" w:sz="0" w:space="0" w:color="auto"/>
                        <w:right w:val="none" w:sz="0" w:space="0" w:color="auto"/>
                      </w:divBdr>
                    </w:div>
                    <w:div w:id="1607538110">
                      <w:marLeft w:val="0"/>
                      <w:marRight w:val="0"/>
                      <w:marTop w:val="0"/>
                      <w:marBottom w:val="0"/>
                      <w:divBdr>
                        <w:top w:val="none" w:sz="0" w:space="0" w:color="auto"/>
                        <w:left w:val="none" w:sz="0" w:space="0" w:color="auto"/>
                        <w:bottom w:val="none" w:sz="0" w:space="0" w:color="auto"/>
                        <w:right w:val="none" w:sz="0" w:space="0" w:color="auto"/>
                      </w:divBdr>
                    </w:div>
                    <w:div w:id="788427549">
                      <w:marLeft w:val="0"/>
                      <w:marRight w:val="0"/>
                      <w:marTop w:val="0"/>
                      <w:marBottom w:val="0"/>
                      <w:divBdr>
                        <w:top w:val="none" w:sz="0" w:space="0" w:color="auto"/>
                        <w:left w:val="none" w:sz="0" w:space="0" w:color="auto"/>
                        <w:bottom w:val="none" w:sz="0" w:space="0" w:color="auto"/>
                        <w:right w:val="none" w:sz="0" w:space="0" w:color="auto"/>
                      </w:divBdr>
                    </w:div>
                    <w:div w:id="1183785674">
                      <w:marLeft w:val="0"/>
                      <w:marRight w:val="0"/>
                      <w:marTop w:val="0"/>
                      <w:marBottom w:val="0"/>
                      <w:divBdr>
                        <w:top w:val="none" w:sz="0" w:space="0" w:color="auto"/>
                        <w:left w:val="none" w:sz="0" w:space="0" w:color="auto"/>
                        <w:bottom w:val="none" w:sz="0" w:space="0" w:color="auto"/>
                        <w:right w:val="none" w:sz="0" w:space="0" w:color="auto"/>
                      </w:divBdr>
                    </w:div>
                    <w:div w:id="557009318">
                      <w:marLeft w:val="0"/>
                      <w:marRight w:val="0"/>
                      <w:marTop w:val="0"/>
                      <w:marBottom w:val="0"/>
                      <w:divBdr>
                        <w:top w:val="none" w:sz="0" w:space="0" w:color="auto"/>
                        <w:left w:val="none" w:sz="0" w:space="0" w:color="auto"/>
                        <w:bottom w:val="none" w:sz="0" w:space="0" w:color="auto"/>
                        <w:right w:val="none" w:sz="0" w:space="0" w:color="auto"/>
                      </w:divBdr>
                    </w:div>
                    <w:div w:id="1882857205">
                      <w:marLeft w:val="0"/>
                      <w:marRight w:val="0"/>
                      <w:marTop w:val="0"/>
                      <w:marBottom w:val="0"/>
                      <w:divBdr>
                        <w:top w:val="none" w:sz="0" w:space="0" w:color="auto"/>
                        <w:left w:val="none" w:sz="0" w:space="0" w:color="auto"/>
                        <w:bottom w:val="none" w:sz="0" w:space="0" w:color="auto"/>
                        <w:right w:val="none" w:sz="0" w:space="0" w:color="auto"/>
                      </w:divBdr>
                    </w:div>
                    <w:div w:id="975985595">
                      <w:marLeft w:val="0"/>
                      <w:marRight w:val="0"/>
                      <w:marTop w:val="0"/>
                      <w:marBottom w:val="0"/>
                      <w:divBdr>
                        <w:top w:val="none" w:sz="0" w:space="0" w:color="auto"/>
                        <w:left w:val="none" w:sz="0" w:space="0" w:color="auto"/>
                        <w:bottom w:val="none" w:sz="0" w:space="0" w:color="auto"/>
                        <w:right w:val="none" w:sz="0" w:space="0" w:color="auto"/>
                      </w:divBdr>
                    </w:div>
                    <w:div w:id="870845898">
                      <w:marLeft w:val="0"/>
                      <w:marRight w:val="0"/>
                      <w:marTop w:val="0"/>
                      <w:marBottom w:val="0"/>
                      <w:divBdr>
                        <w:top w:val="none" w:sz="0" w:space="0" w:color="auto"/>
                        <w:left w:val="none" w:sz="0" w:space="0" w:color="auto"/>
                        <w:bottom w:val="none" w:sz="0" w:space="0" w:color="auto"/>
                        <w:right w:val="none" w:sz="0" w:space="0" w:color="auto"/>
                      </w:divBdr>
                    </w:div>
                    <w:div w:id="226184245">
                      <w:marLeft w:val="0"/>
                      <w:marRight w:val="0"/>
                      <w:marTop w:val="0"/>
                      <w:marBottom w:val="0"/>
                      <w:divBdr>
                        <w:top w:val="none" w:sz="0" w:space="0" w:color="auto"/>
                        <w:left w:val="none" w:sz="0" w:space="0" w:color="auto"/>
                        <w:bottom w:val="none" w:sz="0" w:space="0" w:color="auto"/>
                        <w:right w:val="none" w:sz="0" w:space="0" w:color="auto"/>
                      </w:divBdr>
                    </w:div>
                    <w:div w:id="825705639">
                      <w:marLeft w:val="0"/>
                      <w:marRight w:val="0"/>
                      <w:marTop w:val="0"/>
                      <w:marBottom w:val="0"/>
                      <w:divBdr>
                        <w:top w:val="none" w:sz="0" w:space="0" w:color="auto"/>
                        <w:left w:val="none" w:sz="0" w:space="0" w:color="auto"/>
                        <w:bottom w:val="none" w:sz="0" w:space="0" w:color="auto"/>
                        <w:right w:val="none" w:sz="0" w:space="0" w:color="auto"/>
                      </w:divBdr>
                    </w:div>
                    <w:div w:id="1753314293">
                      <w:marLeft w:val="0"/>
                      <w:marRight w:val="0"/>
                      <w:marTop w:val="0"/>
                      <w:marBottom w:val="0"/>
                      <w:divBdr>
                        <w:top w:val="none" w:sz="0" w:space="0" w:color="auto"/>
                        <w:left w:val="none" w:sz="0" w:space="0" w:color="auto"/>
                        <w:bottom w:val="none" w:sz="0" w:space="0" w:color="auto"/>
                        <w:right w:val="none" w:sz="0" w:space="0" w:color="auto"/>
                      </w:divBdr>
                    </w:div>
                    <w:div w:id="806435544">
                      <w:marLeft w:val="0"/>
                      <w:marRight w:val="0"/>
                      <w:marTop w:val="0"/>
                      <w:marBottom w:val="0"/>
                      <w:divBdr>
                        <w:top w:val="none" w:sz="0" w:space="0" w:color="auto"/>
                        <w:left w:val="none" w:sz="0" w:space="0" w:color="auto"/>
                        <w:bottom w:val="none" w:sz="0" w:space="0" w:color="auto"/>
                        <w:right w:val="none" w:sz="0" w:space="0" w:color="auto"/>
                      </w:divBdr>
                    </w:div>
                    <w:div w:id="143277937">
                      <w:marLeft w:val="0"/>
                      <w:marRight w:val="0"/>
                      <w:marTop w:val="0"/>
                      <w:marBottom w:val="0"/>
                      <w:divBdr>
                        <w:top w:val="none" w:sz="0" w:space="0" w:color="auto"/>
                        <w:left w:val="none" w:sz="0" w:space="0" w:color="auto"/>
                        <w:bottom w:val="none" w:sz="0" w:space="0" w:color="auto"/>
                        <w:right w:val="none" w:sz="0" w:space="0" w:color="auto"/>
                      </w:divBdr>
                    </w:div>
                    <w:div w:id="1689329630">
                      <w:marLeft w:val="0"/>
                      <w:marRight w:val="0"/>
                      <w:marTop w:val="0"/>
                      <w:marBottom w:val="0"/>
                      <w:divBdr>
                        <w:top w:val="none" w:sz="0" w:space="0" w:color="auto"/>
                        <w:left w:val="none" w:sz="0" w:space="0" w:color="auto"/>
                        <w:bottom w:val="none" w:sz="0" w:space="0" w:color="auto"/>
                        <w:right w:val="none" w:sz="0" w:space="0" w:color="auto"/>
                      </w:divBdr>
                    </w:div>
                    <w:div w:id="191501964">
                      <w:marLeft w:val="0"/>
                      <w:marRight w:val="0"/>
                      <w:marTop w:val="0"/>
                      <w:marBottom w:val="0"/>
                      <w:divBdr>
                        <w:top w:val="none" w:sz="0" w:space="0" w:color="auto"/>
                        <w:left w:val="none" w:sz="0" w:space="0" w:color="auto"/>
                        <w:bottom w:val="none" w:sz="0" w:space="0" w:color="auto"/>
                        <w:right w:val="none" w:sz="0" w:space="0" w:color="auto"/>
                      </w:divBdr>
                    </w:div>
                    <w:div w:id="2144695544">
                      <w:marLeft w:val="0"/>
                      <w:marRight w:val="0"/>
                      <w:marTop w:val="0"/>
                      <w:marBottom w:val="0"/>
                      <w:divBdr>
                        <w:top w:val="none" w:sz="0" w:space="0" w:color="auto"/>
                        <w:left w:val="none" w:sz="0" w:space="0" w:color="auto"/>
                        <w:bottom w:val="none" w:sz="0" w:space="0" w:color="auto"/>
                        <w:right w:val="none" w:sz="0" w:space="0" w:color="auto"/>
                      </w:divBdr>
                    </w:div>
                    <w:div w:id="1735160912">
                      <w:marLeft w:val="0"/>
                      <w:marRight w:val="0"/>
                      <w:marTop w:val="0"/>
                      <w:marBottom w:val="0"/>
                      <w:divBdr>
                        <w:top w:val="none" w:sz="0" w:space="0" w:color="auto"/>
                        <w:left w:val="none" w:sz="0" w:space="0" w:color="auto"/>
                        <w:bottom w:val="none" w:sz="0" w:space="0" w:color="auto"/>
                        <w:right w:val="none" w:sz="0" w:space="0" w:color="auto"/>
                      </w:divBdr>
                    </w:div>
                    <w:div w:id="1453472795">
                      <w:marLeft w:val="0"/>
                      <w:marRight w:val="0"/>
                      <w:marTop w:val="0"/>
                      <w:marBottom w:val="0"/>
                      <w:divBdr>
                        <w:top w:val="none" w:sz="0" w:space="0" w:color="auto"/>
                        <w:left w:val="none" w:sz="0" w:space="0" w:color="auto"/>
                        <w:bottom w:val="none" w:sz="0" w:space="0" w:color="auto"/>
                        <w:right w:val="none" w:sz="0" w:space="0" w:color="auto"/>
                      </w:divBdr>
                    </w:div>
                    <w:div w:id="60637112">
                      <w:marLeft w:val="0"/>
                      <w:marRight w:val="0"/>
                      <w:marTop w:val="0"/>
                      <w:marBottom w:val="0"/>
                      <w:divBdr>
                        <w:top w:val="none" w:sz="0" w:space="0" w:color="auto"/>
                        <w:left w:val="none" w:sz="0" w:space="0" w:color="auto"/>
                        <w:bottom w:val="none" w:sz="0" w:space="0" w:color="auto"/>
                        <w:right w:val="none" w:sz="0" w:space="0" w:color="auto"/>
                      </w:divBdr>
                    </w:div>
                    <w:div w:id="377122721">
                      <w:marLeft w:val="0"/>
                      <w:marRight w:val="0"/>
                      <w:marTop w:val="0"/>
                      <w:marBottom w:val="0"/>
                      <w:divBdr>
                        <w:top w:val="none" w:sz="0" w:space="0" w:color="auto"/>
                        <w:left w:val="none" w:sz="0" w:space="0" w:color="auto"/>
                        <w:bottom w:val="none" w:sz="0" w:space="0" w:color="auto"/>
                        <w:right w:val="none" w:sz="0" w:space="0" w:color="auto"/>
                      </w:divBdr>
                    </w:div>
                    <w:div w:id="179006636">
                      <w:marLeft w:val="0"/>
                      <w:marRight w:val="0"/>
                      <w:marTop w:val="0"/>
                      <w:marBottom w:val="0"/>
                      <w:divBdr>
                        <w:top w:val="none" w:sz="0" w:space="0" w:color="auto"/>
                        <w:left w:val="none" w:sz="0" w:space="0" w:color="auto"/>
                        <w:bottom w:val="none" w:sz="0" w:space="0" w:color="auto"/>
                        <w:right w:val="none" w:sz="0" w:space="0" w:color="auto"/>
                      </w:divBdr>
                    </w:div>
                    <w:div w:id="818810909">
                      <w:marLeft w:val="0"/>
                      <w:marRight w:val="0"/>
                      <w:marTop w:val="0"/>
                      <w:marBottom w:val="0"/>
                      <w:divBdr>
                        <w:top w:val="none" w:sz="0" w:space="0" w:color="auto"/>
                        <w:left w:val="none" w:sz="0" w:space="0" w:color="auto"/>
                        <w:bottom w:val="none" w:sz="0" w:space="0" w:color="auto"/>
                        <w:right w:val="none" w:sz="0" w:space="0" w:color="auto"/>
                      </w:divBdr>
                    </w:div>
                    <w:div w:id="608587830">
                      <w:marLeft w:val="0"/>
                      <w:marRight w:val="0"/>
                      <w:marTop w:val="0"/>
                      <w:marBottom w:val="0"/>
                      <w:divBdr>
                        <w:top w:val="none" w:sz="0" w:space="0" w:color="auto"/>
                        <w:left w:val="none" w:sz="0" w:space="0" w:color="auto"/>
                        <w:bottom w:val="none" w:sz="0" w:space="0" w:color="auto"/>
                        <w:right w:val="none" w:sz="0" w:space="0" w:color="auto"/>
                      </w:divBdr>
                    </w:div>
                    <w:div w:id="931084420">
                      <w:marLeft w:val="0"/>
                      <w:marRight w:val="0"/>
                      <w:marTop w:val="0"/>
                      <w:marBottom w:val="0"/>
                      <w:divBdr>
                        <w:top w:val="none" w:sz="0" w:space="0" w:color="auto"/>
                        <w:left w:val="none" w:sz="0" w:space="0" w:color="auto"/>
                        <w:bottom w:val="none" w:sz="0" w:space="0" w:color="auto"/>
                        <w:right w:val="none" w:sz="0" w:space="0" w:color="auto"/>
                      </w:divBdr>
                    </w:div>
                    <w:div w:id="764617253">
                      <w:marLeft w:val="0"/>
                      <w:marRight w:val="0"/>
                      <w:marTop w:val="0"/>
                      <w:marBottom w:val="0"/>
                      <w:divBdr>
                        <w:top w:val="none" w:sz="0" w:space="0" w:color="auto"/>
                        <w:left w:val="none" w:sz="0" w:space="0" w:color="auto"/>
                        <w:bottom w:val="none" w:sz="0" w:space="0" w:color="auto"/>
                        <w:right w:val="none" w:sz="0" w:space="0" w:color="auto"/>
                      </w:divBdr>
                    </w:div>
                    <w:div w:id="1813982724">
                      <w:marLeft w:val="0"/>
                      <w:marRight w:val="0"/>
                      <w:marTop w:val="0"/>
                      <w:marBottom w:val="0"/>
                      <w:divBdr>
                        <w:top w:val="none" w:sz="0" w:space="0" w:color="auto"/>
                        <w:left w:val="none" w:sz="0" w:space="0" w:color="auto"/>
                        <w:bottom w:val="none" w:sz="0" w:space="0" w:color="auto"/>
                        <w:right w:val="none" w:sz="0" w:space="0" w:color="auto"/>
                      </w:divBdr>
                    </w:div>
                    <w:div w:id="1669207290">
                      <w:marLeft w:val="0"/>
                      <w:marRight w:val="0"/>
                      <w:marTop w:val="0"/>
                      <w:marBottom w:val="0"/>
                      <w:divBdr>
                        <w:top w:val="none" w:sz="0" w:space="0" w:color="auto"/>
                        <w:left w:val="none" w:sz="0" w:space="0" w:color="auto"/>
                        <w:bottom w:val="none" w:sz="0" w:space="0" w:color="auto"/>
                        <w:right w:val="none" w:sz="0" w:space="0" w:color="auto"/>
                      </w:divBdr>
                    </w:div>
                    <w:div w:id="979190118">
                      <w:marLeft w:val="0"/>
                      <w:marRight w:val="0"/>
                      <w:marTop w:val="0"/>
                      <w:marBottom w:val="0"/>
                      <w:divBdr>
                        <w:top w:val="none" w:sz="0" w:space="0" w:color="auto"/>
                        <w:left w:val="none" w:sz="0" w:space="0" w:color="auto"/>
                        <w:bottom w:val="none" w:sz="0" w:space="0" w:color="auto"/>
                        <w:right w:val="none" w:sz="0" w:space="0" w:color="auto"/>
                      </w:divBdr>
                    </w:div>
                    <w:div w:id="132407023">
                      <w:marLeft w:val="0"/>
                      <w:marRight w:val="0"/>
                      <w:marTop w:val="0"/>
                      <w:marBottom w:val="0"/>
                      <w:divBdr>
                        <w:top w:val="none" w:sz="0" w:space="0" w:color="auto"/>
                        <w:left w:val="none" w:sz="0" w:space="0" w:color="auto"/>
                        <w:bottom w:val="none" w:sz="0" w:space="0" w:color="auto"/>
                        <w:right w:val="none" w:sz="0" w:space="0" w:color="auto"/>
                      </w:divBdr>
                    </w:div>
                    <w:div w:id="574438042">
                      <w:marLeft w:val="0"/>
                      <w:marRight w:val="0"/>
                      <w:marTop w:val="0"/>
                      <w:marBottom w:val="0"/>
                      <w:divBdr>
                        <w:top w:val="none" w:sz="0" w:space="0" w:color="auto"/>
                        <w:left w:val="none" w:sz="0" w:space="0" w:color="auto"/>
                        <w:bottom w:val="none" w:sz="0" w:space="0" w:color="auto"/>
                        <w:right w:val="none" w:sz="0" w:space="0" w:color="auto"/>
                      </w:divBdr>
                    </w:div>
                    <w:div w:id="1197355428">
                      <w:marLeft w:val="0"/>
                      <w:marRight w:val="0"/>
                      <w:marTop w:val="0"/>
                      <w:marBottom w:val="0"/>
                      <w:divBdr>
                        <w:top w:val="none" w:sz="0" w:space="0" w:color="auto"/>
                        <w:left w:val="none" w:sz="0" w:space="0" w:color="auto"/>
                        <w:bottom w:val="none" w:sz="0" w:space="0" w:color="auto"/>
                        <w:right w:val="none" w:sz="0" w:space="0" w:color="auto"/>
                      </w:divBdr>
                    </w:div>
                    <w:div w:id="2144928852">
                      <w:marLeft w:val="0"/>
                      <w:marRight w:val="0"/>
                      <w:marTop w:val="0"/>
                      <w:marBottom w:val="0"/>
                      <w:divBdr>
                        <w:top w:val="none" w:sz="0" w:space="0" w:color="auto"/>
                        <w:left w:val="none" w:sz="0" w:space="0" w:color="auto"/>
                        <w:bottom w:val="none" w:sz="0" w:space="0" w:color="auto"/>
                        <w:right w:val="none" w:sz="0" w:space="0" w:color="auto"/>
                      </w:divBdr>
                    </w:div>
                    <w:div w:id="207766825">
                      <w:marLeft w:val="0"/>
                      <w:marRight w:val="0"/>
                      <w:marTop w:val="0"/>
                      <w:marBottom w:val="0"/>
                      <w:divBdr>
                        <w:top w:val="none" w:sz="0" w:space="0" w:color="auto"/>
                        <w:left w:val="none" w:sz="0" w:space="0" w:color="auto"/>
                        <w:bottom w:val="none" w:sz="0" w:space="0" w:color="auto"/>
                        <w:right w:val="none" w:sz="0" w:space="0" w:color="auto"/>
                      </w:divBdr>
                    </w:div>
                    <w:div w:id="1507328237">
                      <w:marLeft w:val="0"/>
                      <w:marRight w:val="0"/>
                      <w:marTop w:val="0"/>
                      <w:marBottom w:val="0"/>
                      <w:divBdr>
                        <w:top w:val="none" w:sz="0" w:space="0" w:color="auto"/>
                        <w:left w:val="none" w:sz="0" w:space="0" w:color="auto"/>
                        <w:bottom w:val="none" w:sz="0" w:space="0" w:color="auto"/>
                        <w:right w:val="none" w:sz="0" w:space="0" w:color="auto"/>
                      </w:divBdr>
                    </w:div>
                    <w:div w:id="379520231">
                      <w:marLeft w:val="0"/>
                      <w:marRight w:val="0"/>
                      <w:marTop w:val="0"/>
                      <w:marBottom w:val="0"/>
                      <w:divBdr>
                        <w:top w:val="none" w:sz="0" w:space="0" w:color="auto"/>
                        <w:left w:val="none" w:sz="0" w:space="0" w:color="auto"/>
                        <w:bottom w:val="none" w:sz="0" w:space="0" w:color="auto"/>
                        <w:right w:val="none" w:sz="0" w:space="0" w:color="auto"/>
                      </w:divBdr>
                    </w:div>
                    <w:div w:id="353390027">
                      <w:marLeft w:val="0"/>
                      <w:marRight w:val="0"/>
                      <w:marTop w:val="0"/>
                      <w:marBottom w:val="0"/>
                      <w:divBdr>
                        <w:top w:val="none" w:sz="0" w:space="0" w:color="auto"/>
                        <w:left w:val="none" w:sz="0" w:space="0" w:color="auto"/>
                        <w:bottom w:val="none" w:sz="0" w:space="0" w:color="auto"/>
                        <w:right w:val="none" w:sz="0" w:space="0" w:color="auto"/>
                      </w:divBdr>
                    </w:div>
                    <w:div w:id="2009021731">
                      <w:marLeft w:val="0"/>
                      <w:marRight w:val="0"/>
                      <w:marTop w:val="0"/>
                      <w:marBottom w:val="0"/>
                      <w:divBdr>
                        <w:top w:val="none" w:sz="0" w:space="0" w:color="auto"/>
                        <w:left w:val="none" w:sz="0" w:space="0" w:color="auto"/>
                        <w:bottom w:val="none" w:sz="0" w:space="0" w:color="auto"/>
                        <w:right w:val="none" w:sz="0" w:space="0" w:color="auto"/>
                      </w:divBdr>
                    </w:div>
                    <w:div w:id="30999063">
                      <w:marLeft w:val="0"/>
                      <w:marRight w:val="0"/>
                      <w:marTop w:val="0"/>
                      <w:marBottom w:val="0"/>
                      <w:divBdr>
                        <w:top w:val="none" w:sz="0" w:space="0" w:color="auto"/>
                        <w:left w:val="none" w:sz="0" w:space="0" w:color="auto"/>
                        <w:bottom w:val="none" w:sz="0" w:space="0" w:color="auto"/>
                        <w:right w:val="none" w:sz="0" w:space="0" w:color="auto"/>
                      </w:divBdr>
                    </w:div>
                    <w:div w:id="1189879968">
                      <w:marLeft w:val="0"/>
                      <w:marRight w:val="0"/>
                      <w:marTop w:val="0"/>
                      <w:marBottom w:val="0"/>
                      <w:divBdr>
                        <w:top w:val="none" w:sz="0" w:space="0" w:color="auto"/>
                        <w:left w:val="none" w:sz="0" w:space="0" w:color="auto"/>
                        <w:bottom w:val="none" w:sz="0" w:space="0" w:color="auto"/>
                        <w:right w:val="none" w:sz="0" w:space="0" w:color="auto"/>
                      </w:divBdr>
                    </w:div>
                    <w:div w:id="810946162">
                      <w:marLeft w:val="0"/>
                      <w:marRight w:val="0"/>
                      <w:marTop w:val="0"/>
                      <w:marBottom w:val="0"/>
                      <w:divBdr>
                        <w:top w:val="none" w:sz="0" w:space="0" w:color="auto"/>
                        <w:left w:val="none" w:sz="0" w:space="0" w:color="auto"/>
                        <w:bottom w:val="none" w:sz="0" w:space="0" w:color="auto"/>
                        <w:right w:val="none" w:sz="0" w:space="0" w:color="auto"/>
                      </w:divBdr>
                    </w:div>
                    <w:div w:id="1214005413">
                      <w:marLeft w:val="0"/>
                      <w:marRight w:val="0"/>
                      <w:marTop w:val="0"/>
                      <w:marBottom w:val="0"/>
                      <w:divBdr>
                        <w:top w:val="none" w:sz="0" w:space="0" w:color="auto"/>
                        <w:left w:val="none" w:sz="0" w:space="0" w:color="auto"/>
                        <w:bottom w:val="none" w:sz="0" w:space="0" w:color="auto"/>
                        <w:right w:val="none" w:sz="0" w:space="0" w:color="auto"/>
                      </w:divBdr>
                    </w:div>
                    <w:div w:id="534199245">
                      <w:marLeft w:val="0"/>
                      <w:marRight w:val="0"/>
                      <w:marTop w:val="0"/>
                      <w:marBottom w:val="0"/>
                      <w:divBdr>
                        <w:top w:val="none" w:sz="0" w:space="0" w:color="auto"/>
                        <w:left w:val="none" w:sz="0" w:space="0" w:color="auto"/>
                        <w:bottom w:val="none" w:sz="0" w:space="0" w:color="auto"/>
                        <w:right w:val="none" w:sz="0" w:space="0" w:color="auto"/>
                      </w:divBdr>
                    </w:div>
                    <w:div w:id="926379792">
                      <w:marLeft w:val="0"/>
                      <w:marRight w:val="0"/>
                      <w:marTop w:val="0"/>
                      <w:marBottom w:val="0"/>
                      <w:divBdr>
                        <w:top w:val="none" w:sz="0" w:space="0" w:color="auto"/>
                        <w:left w:val="none" w:sz="0" w:space="0" w:color="auto"/>
                        <w:bottom w:val="none" w:sz="0" w:space="0" w:color="auto"/>
                        <w:right w:val="none" w:sz="0" w:space="0" w:color="auto"/>
                      </w:divBdr>
                    </w:div>
                    <w:div w:id="1907716927">
                      <w:marLeft w:val="0"/>
                      <w:marRight w:val="0"/>
                      <w:marTop w:val="0"/>
                      <w:marBottom w:val="0"/>
                      <w:divBdr>
                        <w:top w:val="none" w:sz="0" w:space="0" w:color="auto"/>
                        <w:left w:val="none" w:sz="0" w:space="0" w:color="auto"/>
                        <w:bottom w:val="none" w:sz="0" w:space="0" w:color="auto"/>
                        <w:right w:val="none" w:sz="0" w:space="0" w:color="auto"/>
                      </w:divBdr>
                    </w:div>
                    <w:div w:id="1667592525">
                      <w:marLeft w:val="0"/>
                      <w:marRight w:val="0"/>
                      <w:marTop w:val="0"/>
                      <w:marBottom w:val="0"/>
                      <w:divBdr>
                        <w:top w:val="none" w:sz="0" w:space="0" w:color="auto"/>
                        <w:left w:val="none" w:sz="0" w:space="0" w:color="auto"/>
                        <w:bottom w:val="none" w:sz="0" w:space="0" w:color="auto"/>
                        <w:right w:val="none" w:sz="0" w:space="0" w:color="auto"/>
                      </w:divBdr>
                    </w:div>
                    <w:div w:id="1013217314">
                      <w:marLeft w:val="0"/>
                      <w:marRight w:val="0"/>
                      <w:marTop w:val="0"/>
                      <w:marBottom w:val="0"/>
                      <w:divBdr>
                        <w:top w:val="none" w:sz="0" w:space="0" w:color="auto"/>
                        <w:left w:val="none" w:sz="0" w:space="0" w:color="auto"/>
                        <w:bottom w:val="none" w:sz="0" w:space="0" w:color="auto"/>
                        <w:right w:val="none" w:sz="0" w:space="0" w:color="auto"/>
                      </w:divBdr>
                    </w:div>
                    <w:div w:id="1273441484">
                      <w:marLeft w:val="0"/>
                      <w:marRight w:val="0"/>
                      <w:marTop w:val="0"/>
                      <w:marBottom w:val="0"/>
                      <w:divBdr>
                        <w:top w:val="none" w:sz="0" w:space="0" w:color="auto"/>
                        <w:left w:val="none" w:sz="0" w:space="0" w:color="auto"/>
                        <w:bottom w:val="none" w:sz="0" w:space="0" w:color="auto"/>
                        <w:right w:val="none" w:sz="0" w:space="0" w:color="auto"/>
                      </w:divBdr>
                    </w:div>
                    <w:div w:id="648247161">
                      <w:marLeft w:val="0"/>
                      <w:marRight w:val="0"/>
                      <w:marTop w:val="0"/>
                      <w:marBottom w:val="0"/>
                      <w:divBdr>
                        <w:top w:val="none" w:sz="0" w:space="0" w:color="auto"/>
                        <w:left w:val="none" w:sz="0" w:space="0" w:color="auto"/>
                        <w:bottom w:val="none" w:sz="0" w:space="0" w:color="auto"/>
                        <w:right w:val="none" w:sz="0" w:space="0" w:color="auto"/>
                      </w:divBdr>
                    </w:div>
                    <w:div w:id="18286559">
                      <w:marLeft w:val="0"/>
                      <w:marRight w:val="0"/>
                      <w:marTop w:val="0"/>
                      <w:marBottom w:val="0"/>
                      <w:divBdr>
                        <w:top w:val="none" w:sz="0" w:space="0" w:color="auto"/>
                        <w:left w:val="none" w:sz="0" w:space="0" w:color="auto"/>
                        <w:bottom w:val="none" w:sz="0" w:space="0" w:color="auto"/>
                        <w:right w:val="none" w:sz="0" w:space="0" w:color="auto"/>
                      </w:divBdr>
                    </w:div>
                    <w:div w:id="1933707767">
                      <w:marLeft w:val="0"/>
                      <w:marRight w:val="0"/>
                      <w:marTop w:val="0"/>
                      <w:marBottom w:val="0"/>
                      <w:divBdr>
                        <w:top w:val="none" w:sz="0" w:space="0" w:color="auto"/>
                        <w:left w:val="none" w:sz="0" w:space="0" w:color="auto"/>
                        <w:bottom w:val="none" w:sz="0" w:space="0" w:color="auto"/>
                        <w:right w:val="none" w:sz="0" w:space="0" w:color="auto"/>
                      </w:divBdr>
                    </w:div>
                    <w:div w:id="1397626153">
                      <w:marLeft w:val="0"/>
                      <w:marRight w:val="0"/>
                      <w:marTop w:val="0"/>
                      <w:marBottom w:val="0"/>
                      <w:divBdr>
                        <w:top w:val="none" w:sz="0" w:space="0" w:color="auto"/>
                        <w:left w:val="none" w:sz="0" w:space="0" w:color="auto"/>
                        <w:bottom w:val="none" w:sz="0" w:space="0" w:color="auto"/>
                        <w:right w:val="none" w:sz="0" w:space="0" w:color="auto"/>
                      </w:divBdr>
                    </w:div>
                    <w:div w:id="1656448274">
                      <w:marLeft w:val="0"/>
                      <w:marRight w:val="0"/>
                      <w:marTop w:val="0"/>
                      <w:marBottom w:val="0"/>
                      <w:divBdr>
                        <w:top w:val="none" w:sz="0" w:space="0" w:color="auto"/>
                        <w:left w:val="none" w:sz="0" w:space="0" w:color="auto"/>
                        <w:bottom w:val="none" w:sz="0" w:space="0" w:color="auto"/>
                        <w:right w:val="none" w:sz="0" w:space="0" w:color="auto"/>
                      </w:divBdr>
                    </w:div>
                    <w:div w:id="259149283">
                      <w:marLeft w:val="0"/>
                      <w:marRight w:val="0"/>
                      <w:marTop w:val="0"/>
                      <w:marBottom w:val="0"/>
                      <w:divBdr>
                        <w:top w:val="none" w:sz="0" w:space="0" w:color="auto"/>
                        <w:left w:val="none" w:sz="0" w:space="0" w:color="auto"/>
                        <w:bottom w:val="none" w:sz="0" w:space="0" w:color="auto"/>
                        <w:right w:val="none" w:sz="0" w:space="0" w:color="auto"/>
                      </w:divBdr>
                    </w:div>
                    <w:div w:id="594362889">
                      <w:marLeft w:val="0"/>
                      <w:marRight w:val="0"/>
                      <w:marTop w:val="0"/>
                      <w:marBottom w:val="0"/>
                      <w:divBdr>
                        <w:top w:val="none" w:sz="0" w:space="0" w:color="auto"/>
                        <w:left w:val="none" w:sz="0" w:space="0" w:color="auto"/>
                        <w:bottom w:val="none" w:sz="0" w:space="0" w:color="auto"/>
                        <w:right w:val="none" w:sz="0" w:space="0" w:color="auto"/>
                      </w:divBdr>
                    </w:div>
                    <w:div w:id="1671105167">
                      <w:marLeft w:val="0"/>
                      <w:marRight w:val="0"/>
                      <w:marTop w:val="0"/>
                      <w:marBottom w:val="0"/>
                      <w:divBdr>
                        <w:top w:val="none" w:sz="0" w:space="0" w:color="auto"/>
                        <w:left w:val="none" w:sz="0" w:space="0" w:color="auto"/>
                        <w:bottom w:val="none" w:sz="0" w:space="0" w:color="auto"/>
                        <w:right w:val="none" w:sz="0" w:space="0" w:color="auto"/>
                      </w:divBdr>
                    </w:div>
                    <w:div w:id="701829745">
                      <w:marLeft w:val="0"/>
                      <w:marRight w:val="0"/>
                      <w:marTop w:val="0"/>
                      <w:marBottom w:val="0"/>
                      <w:divBdr>
                        <w:top w:val="none" w:sz="0" w:space="0" w:color="auto"/>
                        <w:left w:val="none" w:sz="0" w:space="0" w:color="auto"/>
                        <w:bottom w:val="none" w:sz="0" w:space="0" w:color="auto"/>
                        <w:right w:val="none" w:sz="0" w:space="0" w:color="auto"/>
                      </w:divBdr>
                    </w:div>
                    <w:div w:id="2118058034">
                      <w:marLeft w:val="0"/>
                      <w:marRight w:val="0"/>
                      <w:marTop w:val="0"/>
                      <w:marBottom w:val="0"/>
                      <w:divBdr>
                        <w:top w:val="none" w:sz="0" w:space="0" w:color="auto"/>
                        <w:left w:val="none" w:sz="0" w:space="0" w:color="auto"/>
                        <w:bottom w:val="none" w:sz="0" w:space="0" w:color="auto"/>
                        <w:right w:val="none" w:sz="0" w:space="0" w:color="auto"/>
                      </w:divBdr>
                    </w:div>
                    <w:div w:id="246351473">
                      <w:marLeft w:val="0"/>
                      <w:marRight w:val="0"/>
                      <w:marTop w:val="0"/>
                      <w:marBottom w:val="0"/>
                      <w:divBdr>
                        <w:top w:val="none" w:sz="0" w:space="0" w:color="auto"/>
                        <w:left w:val="none" w:sz="0" w:space="0" w:color="auto"/>
                        <w:bottom w:val="none" w:sz="0" w:space="0" w:color="auto"/>
                        <w:right w:val="none" w:sz="0" w:space="0" w:color="auto"/>
                      </w:divBdr>
                    </w:div>
                    <w:div w:id="712583422">
                      <w:marLeft w:val="0"/>
                      <w:marRight w:val="0"/>
                      <w:marTop w:val="0"/>
                      <w:marBottom w:val="0"/>
                      <w:divBdr>
                        <w:top w:val="none" w:sz="0" w:space="0" w:color="auto"/>
                        <w:left w:val="none" w:sz="0" w:space="0" w:color="auto"/>
                        <w:bottom w:val="none" w:sz="0" w:space="0" w:color="auto"/>
                        <w:right w:val="none" w:sz="0" w:space="0" w:color="auto"/>
                      </w:divBdr>
                    </w:div>
                    <w:div w:id="702051456">
                      <w:marLeft w:val="0"/>
                      <w:marRight w:val="0"/>
                      <w:marTop w:val="0"/>
                      <w:marBottom w:val="0"/>
                      <w:divBdr>
                        <w:top w:val="none" w:sz="0" w:space="0" w:color="auto"/>
                        <w:left w:val="none" w:sz="0" w:space="0" w:color="auto"/>
                        <w:bottom w:val="none" w:sz="0" w:space="0" w:color="auto"/>
                        <w:right w:val="none" w:sz="0" w:space="0" w:color="auto"/>
                      </w:divBdr>
                    </w:div>
                    <w:div w:id="2072533208">
                      <w:marLeft w:val="0"/>
                      <w:marRight w:val="0"/>
                      <w:marTop w:val="0"/>
                      <w:marBottom w:val="0"/>
                      <w:divBdr>
                        <w:top w:val="none" w:sz="0" w:space="0" w:color="auto"/>
                        <w:left w:val="none" w:sz="0" w:space="0" w:color="auto"/>
                        <w:bottom w:val="none" w:sz="0" w:space="0" w:color="auto"/>
                        <w:right w:val="none" w:sz="0" w:space="0" w:color="auto"/>
                      </w:divBdr>
                    </w:div>
                    <w:div w:id="1733238585">
                      <w:marLeft w:val="0"/>
                      <w:marRight w:val="0"/>
                      <w:marTop w:val="0"/>
                      <w:marBottom w:val="0"/>
                      <w:divBdr>
                        <w:top w:val="none" w:sz="0" w:space="0" w:color="auto"/>
                        <w:left w:val="none" w:sz="0" w:space="0" w:color="auto"/>
                        <w:bottom w:val="none" w:sz="0" w:space="0" w:color="auto"/>
                        <w:right w:val="none" w:sz="0" w:space="0" w:color="auto"/>
                      </w:divBdr>
                    </w:div>
                    <w:div w:id="1676348000">
                      <w:marLeft w:val="0"/>
                      <w:marRight w:val="0"/>
                      <w:marTop w:val="0"/>
                      <w:marBottom w:val="0"/>
                      <w:divBdr>
                        <w:top w:val="none" w:sz="0" w:space="0" w:color="auto"/>
                        <w:left w:val="none" w:sz="0" w:space="0" w:color="auto"/>
                        <w:bottom w:val="none" w:sz="0" w:space="0" w:color="auto"/>
                        <w:right w:val="none" w:sz="0" w:space="0" w:color="auto"/>
                      </w:divBdr>
                    </w:div>
                    <w:div w:id="180898893">
                      <w:marLeft w:val="0"/>
                      <w:marRight w:val="0"/>
                      <w:marTop w:val="0"/>
                      <w:marBottom w:val="0"/>
                      <w:divBdr>
                        <w:top w:val="none" w:sz="0" w:space="0" w:color="auto"/>
                        <w:left w:val="none" w:sz="0" w:space="0" w:color="auto"/>
                        <w:bottom w:val="none" w:sz="0" w:space="0" w:color="auto"/>
                        <w:right w:val="none" w:sz="0" w:space="0" w:color="auto"/>
                      </w:divBdr>
                    </w:div>
                    <w:div w:id="1354071951">
                      <w:marLeft w:val="0"/>
                      <w:marRight w:val="0"/>
                      <w:marTop w:val="0"/>
                      <w:marBottom w:val="0"/>
                      <w:divBdr>
                        <w:top w:val="none" w:sz="0" w:space="0" w:color="auto"/>
                        <w:left w:val="none" w:sz="0" w:space="0" w:color="auto"/>
                        <w:bottom w:val="none" w:sz="0" w:space="0" w:color="auto"/>
                        <w:right w:val="none" w:sz="0" w:space="0" w:color="auto"/>
                      </w:divBdr>
                    </w:div>
                    <w:div w:id="814226214">
                      <w:marLeft w:val="0"/>
                      <w:marRight w:val="0"/>
                      <w:marTop w:val="0"/>
                      <w:marBottom w:val="0"/>
                      <w:divBdr>
                        <w:top w:val="none" w:sz="0" w:space="0" w:color="auto"/>
                        <w:left w:val="none" w:sz="0" w:space="0" w:color="auto"/>
                        <w:bottom w:val="none" w:sz="0" w:space="0" w:color="auto"/>
                        <w:right w:val="none" w:sz="0" w:space="0" w:color="auto"/>
                      </w:divBdr>
                    </w:div>
                    <w:div w:id="375861303">
                      <w:marLeft w:val="0"/>
                      <w:marRight w:val="0"/>
                      <w:marTop w:val="0"/>
                      <w:marBottom w:val="0"/>
                      <w:divBdr>
                        <w:top w:val="none" w:sz="0" w:space="0" w:color="auto"/>
                        <w:left w:val="none" w:sz="0" w:space="0" w:color="auto"/>
                        <w:bottom w:val="none" w:sz="0" w:space="0" w:color="auto"/>
                        <w:right w:val="none" w:sz="0" w:space="0" w:color="auto"/>
                      </w:divBdr>
                    </w:div>
                    <w:div w:id="1186023315">
                      <w:marLeft w:val="0"/>
                      <w:marRight w:val="0"/>
                      <w:marTop w:val="0"/>
                      <w:marBottom w:val="0"/>
                      <w:divBdr>
                        <w:top w:val="none" w:sz="0" w:space="0" w:color="auto"/>
                        <w:left w:val="none" w:sz="0" w:space="0" w:color="auto"/>
                        <w:bottom w:val="none" w:sz="0" w:space="0" w:color="auto"/>
                        <w:right w:val="none" w:sz="0" w:space="0" w:color="auto"/>
                      </w:divBdr>
                    </w:div>
                    <w:div w:id="2048332040">
                      <w:marLeft w:val="0"/>
                      <w:marRight w:val="0"/>
                      <w:marTop w:val="0"/>
                      <w:marBottom w:val="0"/>
                      <w:divBdr>
                        <w:top w:val="none" w:sz="0" w:space="0" w:color="auto"/>
                        <w:left w:val="none" w:sz="0" w:space="0" w:color="auto"/>
                        <w:bottom w:val="none" w:sz="0" w:space="0" w:color="auto"/>
                        <w:right w:val="none" w:sz="0" w:space="0" w:color="auto"/>
                      </w:divBdr>
                    </w:div>
                    <w:div w:id="2005156696">
                      <w:marLeft w:val="0"/>
                      <w:marRight w:val="0"/>
                      <w:marTop w:val="0"/>
                      <w:marBottom w:val="0"/>
                      <w:divBdr>
                        <w:top w:val="none" w:sz="0" w:space="0" w:color="auto"/>
                        <w:left w:val="none" w:sz="0" w:space="0" w:color="auto"/>
                        <w:bottom w:val="none" w:sz="0" w:space="0" w:color="auto"/>
                        <w:right w:val="none" w:sz="0" w:space="0" w:color="auto"/>
                      </w:divBdr>
                    </w:div>
                    <w:div w:id="754012091">
                      <w:marLeft w:val="0"/>
                      <w:marRight w:val="0"/>
                      <w:marTop w:val="0"/>
                      <w:marBottom w:val="0"/>
                      <w:divBdr>
                        <w:top w:val="none" w:sz="0" w:space="0" w:color="auto"/>
                        <w:left w:val="none" w:sz="0" w:space="0" w:color="auto"/>
                        <w:bottom w:val="none" w:sz="0" w:space="0" w:color="auto"/>
                        <w:right w:val="none" w:sz="0" w:space="0" w:color="auto"/>
                      </w:divBdr>
                    </w:div>
                    <w:div w:id="1415080260">
                      <w:marLeft w:val="0"/>
                      <w:marRight w:val="0"/>
                      <w:marTop w:val="0"/>
                      <w:marBottom w:val="0"/>
                      <w:divBdr>
                        <w:top w:val="none" w:sz="0" w:space="0" w:color="auto"/>
                        <w:left w:val="none" w:sz="0" w:space="0" w:color="auto"/>
                        <w:bottom w:val="none" w:sz="0" w:space="0" w:color="auto"/>
                        <w:right w:val="none" w:sz="0" w:space="0" w:color="auto"/>
                      </w:divBdr>
                    </w:div>
                    <w:div w:id="1821119406">
                      <w:marLeft w:val="0"/>
                      <w:marRight w:val="0"/>
                      <w:marTop w:val="0"/>
                      <w:marBottom w:val="0"/>
                      <w:divBdr>
                        <w:top w:val="none" w:sz="0" w:space="0" w:color="auto"/>
                        <w:left w:val="none" w:sz="0" w:space="0" w:color="auto"/>
                        <w:bottom w:val="none" w:sz="0" w:space="0" w:color="auto"/>
                        <w:right w:val="none" w:sz="0" w:space="0" w:color="auto"/>
                      </w:divBdr>
                    </w:div>
                    <w:div w:id="67654265">
                      <w:marLeft w:val="0"/>
                      <w:marRight w:val="0"/>
                      <w:marTop w:val="0"/>
                      <w:marBottom w:val="0"/>
                      <w:divBdr>
                        <w:top w:val="none" w:sz="0" w:space="0" w:color="auto"/>
                        <w:left w:val="none" w:sz="0" w:space="0" w:color="auto"/>
                        <w:bottom w:val="none" w:sz="0" w:space="0" w:color="auto"/>
                        <w:right w:val="none" w:sz="0" w:space="0" w:color="auto"/>
                      </w:divBdr>
                    </w:div>
                    <w:div w:id="2094548538">
                      <w:marLeft w:val="0"/>
                      <w:marRight w:val="0"/>
                      <w:marTop w:val="0"/>
                      <w:marBottom w:val="0"/>
                      <w:divBdr>
                        <w:top w:val="none" w:sz="0" w:space="0" w:color="auto"/>
                        <w:left w:val="none" w:sz="0" w:space="0" w:color="auto"/>
                        <w:bottom w:val="none" w:sz="0" w:space="0" w:color="auto"/>
                        <w:right w:val="none" w:sz="0" w:space="0" w:color="auto"/>
                      </w:divBdr>
                    </w:div>
                    <w:div w:id="969558724">
                      <w:marLeft w:val="0"/>
                      <w:marRight w:val="0"/>
                      <w:marTop w:val="0"/>
                      <w:marBottom w:val="0"/>
                      <w:divBdr>
                        <w:top w:val="none" w:sz="0" w:space="0" w:color="auto"/>
                        <w:left w:val="none" w:sz="0" w:space="0" w:color="auto"/>
                        <w:bottom w:val="none" w:sz="0" w:space="0" w:color="auto"/>
                        <w:right w:val="none" w:sz="0" w:space="0" w:color="auto"/>
                      </w:divBdr>
                    </w:div>
                    <w:div w:id="1498154933">
                      <w:marLeft w:val="0"/>
                      <w:marRight w:val="0"/>
                      <w:marTop w:val="0"/>
                      <w:marBottom w:val="0"/>
                      <w:divBdr>
                        <w:top w:val="none" w:sz="0" w:space="0" w:color="auto"/>
                        <w:left w:val="none" w:sz="0" w:space="0" w:color="auto"/>
                        <w:bottom w:val="none" w:sz="0" w:space="0" w:color="auto"/>
                        <w:right w:val="none" w:sz="0" w:space="0" w:color="auto"/>
                      </w:divBdr>
                    </w:div>
                    <w:div w:id="913508523">
                      <w:marLeft w:val="0"/>
                      <w:marRight w:val="0"/>
                      <w:marTop w:val="0"/>
                      <w:marBottom w:val="0"/>
                      <w:divBdr>
                        <w:top w:val="none" w:sz="0" w:space="0" w:color="auto"/>
                        <w:left w:val="none" w:sz="0" w:space="0" w:color="auto"/>
                        <w:bottom w:val="none" w:sz="0" w:space="0" w:color="auto"/>
                        <w:right w:val="none" w:sz="0" w:space="0" w:color="auto"/>
                      </w:divBdr>
                    </w:div>
                    <w:div w:id="15935915">
                      <w:marLeft w:val="0"/>
                      <w:marRight w:val="0"/>
                      <w:marTop w:val="0"/>
                      <w:marBottom w:val="0"/>
                      <w:divBdr>
                        <w:top w:val="none" w:sz="0" w:space="0" w:color="auto"/>
                        <w:left w:val="none" w:sz="0" w:space="0" w:color="auto"/>
                        <w:bottom w:val="none" w:sz="0" w:space="0" w:color="auto"/>
                        <w:right w:val="none" w:sz="0" w:space="0" w:color="auto"/>
                      </w:divBdr>
                    </w:div>
                    <w:div w:id="329187508">
                      <w:marLeft w:val="0"/>
                      <w:marRight w:val="0"/>
                      <w:marTop w:val="0"/>
                      <w:marBottom w:val="0"/>
                      <w:divBdr>
                        <w:top w:val="none" w:sz="0" w:space="0" w:color="auto"/>
                        <w:left w:val="none" w:sz="0" w:space="0" w:color="auto"/>
                        <w:bottom w:val="none" w:sz="0" w:space="0" w:color="auto"/>
                        <w:right w:val="none" w:sz="0" w:space="0" w:color="auto"/>
                      </w:divBdr>
                    </w:div>
                    <w:div w:id="2072802443">
                      <w:marLeft w:val="0"/>
                      <w:marRight w:val="0"/>
                      <w:marTop w:val="0"/>
                      <w:marBottom w:val="0"/>
                      <w:divBdr>
                        <w:top w:val="none" w:sz="0" w:space="0" w:color="auto"/>
                        <w:left w:val="none" w:sz="0" w:space="0" w:color="auto"/>
                        <w:bottom w:val="none" w:sz="0" w:space="0" w:color="auto"/>
                        <w:right w:val="none" w:sz="0" w:space="0" w:color="auto"/>
                      </w:divBdr>
                    </w:div>
                    <w:div w:id="360402946">
                      <w:marLeft w:val="0"/>
                      <w:marRight w:val="0"/>
                      <w:marTop w:val="0"/>
                      <w:marBottom w:val="0"/>
                      <w:divBdr>
                        <w:top w:val="none" w:sz="0" w:space="0" w:color="auto"/>
                        <w:left w:val="none" w:sz="0" w:space="0" w:color="auto"/>
                        <w:bottom w:val="none" w:sz="0" w:space="0" w:color="auto"/>
                        <w:right w:val="none" w:sz="0" w:space="0" w:color="auto"/>
                      </w:divBdr>
                    </w:div>
                    <w:div w:id="1892689345">
                      <w:marLeft w:val="0"/>
                      <w:marRight w:val="0"/>
                      <w:marTop w:val="0"/>
                      <w:marBottom w:val="0"/>
                      <w:divBdr>
                        <w:top w:val="none" w:sz="0" w:space="0" w:color="auto"/>
                        <w:left w:val="none" w:sz="0" w:space="0" w:color="auto"/>
                        <w:bottom w:val="none" w:sz="0" w:space="0" w:color="auto"/>
                        <w:right w:val="none" w:sz="0" w:space="0" w:color="auto"/>
                      </w:divBdr>
                    </w:div>
                    <w:div w:id="1576236022">
                      <w:marLeft w:val="0"/>
                      <w:marRight w:val="0"/>
                      <w:marTop w:val="0"/>
                      <w:marBottom w:val="0"/>
                      <w:divBdr>
                        <w:top w:val="none" w:sz="0" w:space="0" w:color="auto"/>
                        <w:left w:val="none" w:sz="0" w:space="0" w:color="auto"/>
                        <w:bottom w:val="none" w:sz="0" w:space="0" w:color="auto"/>
                        <w:right w:val="none" w:sz="0" w:space="0" w:color="auto"/>
                      </w:divBdr>
                    </w:div>
                    <w:div w:id="1111779112">
                      <w:marLeft w:val="0"/>
                      <w:marRight w:val="0"/>
                      <w:marTop w:val="0"/>
                      <w:marBottom w:val="0"/>
                      <w:divBdr>
                        <w:top w:val="none" w:sz="0" w:space="0" w:color="auto"/>
                        <w:left w:val="none" w:sz="0" w:space="0" w:color="auto"/>
                        <w:bottom w:val="none" w:sz="0" w:space="0" w:color="auto"/>
                        <w:right w:val="none" w:sz="0" w:space="0" w:color="auto"/>
                      </w:divBdr>
                    </w:div>
                    <w:div w:id="469251016">
                      <w:marLeft w:val="0"/>
                      <w:marRight w:val="0"/>
                      <w:marTop w:val="0"/>
                      <w:marBottom w:val="0"/>
                      <w:divBdr>
                        <w:top w:val="none" w:sz="0" w:space="0" w:color="auto"/>
                        <w:left w:val="none" w:sz="0" w:space="0" w:color="auto"/>
                        <w:bottom w:val="none" w:sz="0" w:space="0" w:color="auto"/>
                        <w:right w:val="none" w:sz="0" w:space="0" w:color="auto"/>
                      </w:divBdr>
                    </w:div>
                    <w:div w:id="145976472">
                      <w:marLeft w:val="0"/>
                      <w:marRight w:val="0"/>
                      <w:marTop w:val="0"/>
                      <w:marBottom w:val="0"/>
                      <w:divBdr>
                        <w:top w:val="none" w:sz="0" w:space="0" w:color="auto"/>
                        <w:left w:val="none" w:sz="0" w:space="0" w:color="auto"/>
                        <w:bottom w:val="none" w:sz="0" w:space="0" w:color="auto"/>
                        <w:right w:val="none" w:sz="0" w:space="0" w:color="auto"/>
                      </w:divBdr>
                    </w:div>
                    <w:div w:id="548568927">
                      <w:marLeft w:val="0"/>
                      <w:marRight w:val="0"/>
                      <w:marTop w:val="0"/>
                      <w:marBottom w:val="0"/>
                      <w:divBdr>
                        <w:top w:val="none" w:sz="0" w:space="0" w:color="auto"/>
                        <w:left w:val="none" w:sz="0" w:space="0" w:color="auto"/>
                        <w:bottom w:val="none" w:sz="0" w:space="0" w:color="auto"/>
                        <w:right w:val="none" w:sz="0" w:space="0" w:color="auto"/>
                      </w:divBdr>
                    </w:div>
                    <w:div w:id="2107994532">
                      <w:marLeft w:val="0"/>
                      <w:marRight w:val="0"/>
                      <w:marTop w:val="0"/>
                      <w:marBottom w:val="0"/>
                      <w:divBdr>
                        <w:top w:val="none" w:sz="0" w:space="0" w:color="auto"/>
                        <w:left w:val="none" w:sz="0" w:space="0" w:color="auto"/>
                        <w:bottom w:val="none" w:sz="0" w:space="0" w:color="auto"/>
                        <w:right w:val="none" w:sz="0" w:space="0" w:color="auto"/>
                      </w:divBdr>
                    </w:div>
                    <w:div w:id="1389306435">
                      <w:marLeft w:val="0"/>
                      <w:marRight w:val="0"/>
                      <w:marTop w:val="0"/>
                      <w:marBottom w:val="0"/>
                      <w:divBdr>
                        <w:top w:val="none" w:sz="0" w:space="0" w:color="auto"/>
                        <w:left w:val="none" w:sz="0" w:space="0" w:color="auto"/>
                        <w:bottom w:val="none" w:sz="0" w:space="0" w:color="auto"/>
                        <w:right w:val="none" w:sz="0" w:space="0" w:color="auto"/>
                      </w:divBdr>
                    </w:div>
                    <w:div w:id="1839227531">
                      <w:marLeft w:val="0"/>
                      <w:marRight w:val="0"/>
                      <w:marTop w:val="0"/>
                      <w:marBottom w:val="0"/>
                      <w:divBdr>
                        <w:top w:val="none" w:sz="0" w:space="0" w:color="auto"/>
                        <w:left w:val="none" w:sz="0" w:space="0" w:color="auto"/>
                        <w:bottom w:val="none" w:sz="0" w:space="0" w:color="auto"/>
                        <w:right w:val="none" w:sz="0" w:space="0" w:color="auto"/>
                      </w:divBdr>
                    </w:div>
                    <w:div w:id="616135018">
                      <w:marLeft w:val="0"/>
                      <w:marRight w:val="0"/>
                      <w:marTop w:val="0"/>
                      <w:marBottom w:val="0"/>
                      <w:divBdr>
                        <w:top w:val="none" w:sz="0" w:space="0" w:color="auto"/>
                        <w:left w:val="none" w:sz="0" w:space="0" w:color="auto"/>
                        <w:bottom w:val="none" w:sz="0" w:space="0" w:color="auto"/>
                        <w:right w:val="none" w:sz="0" w:space="0" w:color="auto"/>
                      </w:divBdr>
                    </w:div>
                    <w:div w:id="2141724157">
                      <w:marLeft w:val="0"/>
                      <w:marRight w:val="0"/>
                      <w:marTop w:val="0"/>
                      <w:marBottom w:val="0"/>
                      <w:divBdr>
                        <w:top w:val="none" w:sz="0" w:space="0" w:color="auto"/>
                        <w:left w:val="none" w:sz="0" w:space="0" w:color="auto"/>
                        <w:bottom w:val="none" w:sz="0" w:space="0" w:color="auto"/>
                        <w:right w:val="none" w:sz="0" w:space="0" w:color="auto"/>
                      </w:divBdr>
                    </w:div>
                    <w:div w:id="273175896">
                      <w:marLeft w:val="0"/>
                      <w:marRight w:val="0"/>
                      <w:marTop w:val="0"/>
                      <w:marBottom w:val="0"/>
                      <w:divBdr>
                        <w:top w:val="none" w:sz="0" w:space="0" w:color="auto"/>
                        <w:left w:val="none" w:sz="0" w:space="0" w:color="auto"/>
                        <w:bottom w:val="none" w:sz="0" w:space="0" w:color="auto"/>
                        <w:right w:val="none" w:sz="0" w:space="0" w:color="auto"/>
                      </w:divBdr>
                    </w:div>
                    <w:div w:id="690761510">
                      <w:marLeft w:val="0"/>
                      <w:marRight w:val="0"/>
                      <w:marTop w:val="0"/>
                      <w:marBottom w:val="0"/>
                      <w:divBdr>
                        <w:top w:val="none" w:sz="0" w:space="0" w:color="auto"/>
                        <w:left w:val="none" w:sz="0" w:space="0" w:color="auto"/>
                        <w:bottom w:val="none" w:sz="0" w:space="0" w:color="auto"/>
                        <w:right w:val="none" w:sz="0" w:space="0" w:color="auto"/>
                      </w:divBdr>
                    </w:div>
                    <w:div w:id="1333755113">
                      <w:marLeft w:val="0"/>
                      <w:marRight w:val="0"/>
                      <w:marTop w:val="0"/>
                      <w:marBottom w:val="0"/>
                      <w:divBdr>
                        <w:top w:val="none" w:sz="0" w:space="0" w:color="auto"/>
                        <w:left w:val="none" w:sz="0" w:space="0" w:color="auto"/>
                        <w:bottom w:val="none" w:sz="0" w:space="0" w:color="auto"/>
                        <w:right w:val="none" w:sz="0" w:space="0" w:color="auto"/>
                      </w:divBdr>
                    </w:div>
                    <w:div w:id="836842216">
                      <w:marLeft w:val="0"/>
                      <w:marRight w:val="0"/>
                      <w:marTop w:val="0"/>
                      <w:marBottom w:val="0"/>
                      <w:divBdr>
                        <w:top w:val="none" w:sz="0" w:space="0" w:color="auto"/>
                        <w:left w:val="none" w:sz="0" w:space="0" w:color="auto"/>
                        <w:bottom w:val="none" w:sz="0" w:space="0" w:color="auto"/>
                        <w:right w:val="none" w:sz="0" w:space="0" w:color="auto"/>
                      </w:divBdr>
                    </w:div>
                    <w:div w:id="2000034317">
                      <w:marLeft w:val="0"/>
                      <w:marRight w:val="0"/>
                      <w:marTop w:val="0"/>
                      <w:marBottom w:val="0"/>
                      <w:divBdr>
                        <w:top w:val="none" w:sz="0" w:space="0" w:color="auto"/>
                        <w:left w:val="none" w:sz="0" w:space="0" w:color="auto"/>
                        <w:bottom w:val="none" w:sz="0" w:space="0" w:color="auto"/>
                        <w:right w:val="none" w:sz="0" w:space="0" w:color="auto"/>
                      </w:divBdr>
                    </w:div>
                    <w:div w:id="2068529915">
                      <w:marLeft w:val="0"/>
                      <w:marRight w:val="0"/>
                      <w:marTop w:val="0"/>
                      <w:marBottom w:val="0"/>
                      <w:divBdr>
                        <w:top w:val="none" w:sz="0" w:space="0" w:color="auto"/>
                        <w:left w:val="none" w:sz="0" w:space="0" w:color="auto"/>
                        <w:bottom w:val="none" w:sz="0" w:space="0" w:color="auto"/>
                        <w:right w:val="none" w:sz="0" w:space="0" w:color="auto"/>
                      </w:divBdr>
                    </w:div>
                    <w:div w:id="613899800">
                      <w:marLeft w:val="0"/>
                      <w:marRight w:val="0"/>
                      <w:marTop w:val="0"/>
                      <w:marBottom w:val="0"/>
                      <w:divBdr>
                        <w:top w:val="none" w:sz="0" w:space="0" w:color="auto"/>
                        <w:left w:val="none" w:sz="0" w:space="0" w:color="auto"/>
                        <w:bottom w:val="none" w:sz="0" w:space="0" w:color="auto"/>
                        <w:right w:val="none" w:sz="0" w:space="0" w:color="auto"/>
                      </w:divBdr>
                    </w:div>
                    <w:div w:id="1748111892">
                      <w:marLeft w:val="0"/>
                      <w:marRight w:val="0"/>
                      <w:marTop w:val="0"/>
                      <w:marBottom w:val="0"/>
                      <w:divBdr>
                        <w:top w:val="none" w:sz="0" w:space="0" w:color="auto"/>
                        <w:left w:val="none" w:sz="0" w:space="0" w:color="auto"/>
                        <w:bottom w:val="none" w:sz="0" w:space="0" w:color="auto"/>
                        <w:right w:val="none" w:sz="0" w:space="0" w:color="auto"/>
                      </w:divBdr>
                    </w:div>
                    <w:div w:id="328561545">
                      <w:marLeft w:val="0"/>
                      <w:marRight w:val="0"/>
                      <w:marTop w:val="0"/>
                      <w:marBottom w:val="0"/>
                      <w:divBdr>
                        <w:top w:val="none" w:sz="0" w:space="0" w:color="auto"/>
                        <w:left w:val="none" w:sz="0" w:space="0" w:color="auto"/>
                        <w:bottom w:val="none" w:sz="0" w:space="0" w:color="auto"/>
                        <w:right w:val="none" w:sz="0" w:space="0" w:color="auto"/>
                      </w:divBdr>
                    </w:div>
                    <w:div w:id="2068798970">
                      <w:marLeft w:val="0"/>
                      <w:marRight w:val="0"/>
                      <w:marTop w:val="0"/>
                      <w:marBottom w:val="0"/>
                      <w:divBdr>
                        <w:top w:val="none" w:sz="0" w:space="0" w:color="auto"/>
                        <w:left w:val="none" w:sz="0" w:space="0" w:color="auto"/>
                        <w:bottom w:val="none" w:sz="0" w:space="0" w:color="auto"/>
                        <w:right w:val="none" w:sz="0" w:space="0" w:color="auto"/>
                      </w:divBdr>
                    </w:div>
                    <w:div w:id="1735273010">
                      <w:marLeft w:val="0"/>
                      <w:marRight w:val="0"/>
                      <w:marTop w:val="0"/>
                      <w:marBottom w:val="0"/>
                      <w:divBdr>
                        <w:top w:val="none" w:sz="0" w:space="0" w:color="auto"/>
                        <w:left w:val="none" w:sz="0" w:space="0" w:color="auto"/>
                        <w:bottom w:val="none" w:sz="0" w:space="0" w:color="auto"/>
                        <w:right w:val="none" w:sz="0" w:space="0" w:color="auto"/>
                      </w:divBdr>
                    </w:div>
                    <w:div w:id="1195725577">
                      <w:marLeft w:val="0"/>
                      <w:marRight w:val="0"/>
                      <w:marTop w:val="0"/>
                      <w:marBottom w:val="0"/>
                      <w:divBdr>
                        <w:top w:val="none" w:sz="0" w:space="0" w:color="auto"/>
                        <w:left w:val="none" w:sz="0" w:space="0" w:color="auto"/>
                        <w:bottom w:val="none" w:sz="0" w:space="0" w:color="auto"/>
                        <w:right w:val="none" w:sz="0" w:space="0" w:color="auto"/>
                      </w:divBdr>
                    </w:div>
                    <w:div w:id="496194753">
                      <w:marLeft w:val="0"/>
                      <w:marRight w:val="0"/>
                      <w:marTop w:val="0"/>
                      <w:marBottom w:val="0"/>
                      <w:divBdr>
                        <w:top w:val="none" w:sz="0" w:space="0" w:color="auto"/>
                        <w:left w:val="none" w:sz="0" w:space="0" w:color="auto"/>
                        <w:bottom w:val="none" w:sz="0" w:space="0" w:color="auto"/>
                        <w:right w:val="none" w:sz="0" w:space="0" w:color="auto"/>
                      </w:divBdr>
                    </w:div>
                    <w:div w:id="255134981">
                      <w:marLeft w:val="0"/>
                      <w:marRight w:val="0"/>
                      <w:marTop w:val="0"/>
                      <w:marBottom w:val="0"/>
                      <w:divBdr>
                        <w:top w:val="none" w:sz="0" w:space="0" w:color="auto"/>
                        <w:left w:val="none" w:sz="0" w:space="0" w:color="auto"/>
                        <w:bottom w:val="none" w:sz="0" w:space="0" w:color="auto"/>
                        <w:right w:val="none" w:sz="0" w:space="0" w:color="auto"/>
                      </w:divBdr>
                    </w:div>
                    <w:div w:id="69894067">
                      <w:marLeft w:val="0"/>
                      <w:marRight w:val="0"/>
                      <w:marTop w:val="0"/>
                      <w:marBottom w:val="0"/>
                      <w:divBdr>
                        <w:top w:val="none" w:sz="0" w:space="0" w:color="auto"/>
                        <w:left w:val="none" w:sz="0" w:space="0" w:color="auto"/>
                        <w:bottom w:val="none" w:sz="0" w:space="0" w:color="auto"/>
                        <w:right w:val="none" w:sz="0" w:space="0" w:color="auto"/>
                      </w:divBdr>
                    </w:div>
                    <w:div w:id="403527403">
                      <w:marLeft w:val="0"/>
                      <w:marRight w:val="0"/>
                      <w:marTop w:val="0"/>
                      <w:marBottom w:val="0"/>
                      <w:divBdr>
                        <w:top w:val="none" w:sz="0" w:space="0" w:color="auto"/>
                        <w:left w:val="none" w:sz="0" w:space="0" w:color="auto"/>
                        <w:bottom w:val="none" w:sz="0" w:space="0" w:color="auto"/>
                        <w:right w:val="none" w:sz="0" w:space="0" w:color="auto"/>
                      </w:divBdr>
                    </w:div>
                    <w:div w:id="558782982">
                      <w:marLeft w:val="0"/>
                      <w:marRight w:val="0"/>
                      <w:marTop w:val="0"/>
                      <w:marBottom w:val="0"/>
                      <w:divBdr>
                        <w:top w:val="none" w:sz="0" w:space="0" w:color="auto"/>
                        <w:left w:val="none" w:sz="0" w:space="0" w:color="auto"/>
                        <w:bottom w:val="none" w:sz="0" w:space="0" w:color="auto"/>
                        <w:right w:val="none" w:sz="0" w:space="0" w:color="auto"/>
                      </w:divBdr>
                    </w:div>
                    <w:div w:id="1305162143">
                      <w:marLeft w:val="0"/>
                      <w:marRight w:val="0"/>
                      <w:marTop w:val="0"/>
                      <w:marBottom w:val="0"/>
                      <w:divBdr>
                        <w:top w:val="none" w:sz="0" w:space="0" w:color="auto"/>
                        <w:left w:val="none" w:sz="0" w:space="0" w:color="auto"/>
                        <w:bottom w:val="none" w:sz="0" w:space="0" w:color="auto"/>
                        <w:right w:val="none" w:sz="0" w:space="0" w:color="auto"/>
                      </w:divBdr>
                    </w:div>
                    <w:div w:id="989331608">
                      <w:marLeft w:val="0"/>
                      <w:marRight w:val="0"/>
                      <w:marTop w:val="0"/>
                      <w:marBottom w:val="0"/>
                      <w:divBdr>
                        <w:top w:val="none" w:sz="0" w:space="0" w:color="auto"/>
                        <w:left w:val="none" w:sz="0" w:space="0" w:color="auto"/>
                        <w:bottom w:val="none" w:sz="0" w:space="0" w:color="auto"/>
                        <w:right w:val="none" w:sz="0" w:space="0" w:color="auto"/>
                      </w:divBdr>
                    </w:div>
                    <w:div w:id="1447887925">
                      <w:marLeft w:val="0"/>
                      <w:marRight w:val="0"/>
                      <w:marTop w:val="0"/>
                      <w:marBottom w:val="0"/>
                      <w:divBdr>
                        <w:top w:val="none" w:sz="0" w:space="0" w:color="auto"/>
                        <w:left w:val="none" w:sz="0" w:space="0" w:color="auto"/>
                        <w:bottom w:val="none" w:sz="0" w:space="0" w:color="auto"/>
                        <w:right w:val="none" w:sz="0" w:space="0" w:color="auto"/>
                      </w:divBdr>
                    </w:div>
                    <w:div w:id="1795097862">
                      <w:marLeft w:val="0"/>
                      <w:marRight w:val="0"/>
                      <w:marTop w:val="0"/>
                      <w:marBottom w:val="0"/>
                      <w:divBdr>
                        <w:top w:val="none" w:sz="0" w:space="0" w:color="auto"/>
                        <w:left w:val="none" w:sz="0" w:space="0" w:color="auto"/>
                        <w:bottom w:val="none" w:sz="0" w:space="0" w:color="auto"/>
                        <w:right w:val="none" w:sz="0" w:space="0" w:color="auto"/>
                      </w:divBdr>
                    </w:div>
                    <w:div w:id="863249144">
                      <w:marLeft w:val="0"/>
                      <w:marRight w:val="0"/>
                      <w:marTop w:val="0"/>
                      <w:marBottom w:val="0"/>
                      <w:divBdr>
                        <w:top w:val="none" w:sz="0" w:space="0" w:color="auto"/>
                        <w:left w:val="none" w:sz="0" w:space="0" w:color="auto"/>
                        <w:bottom w:val="none" w:sz="0" w:space="0" w:color="auto"/>
                        <w:right w:val="none" w:sz="0" w:space="0" w:color="auto"/>
                      </w:divBdr>
                    </w:div>
                    <w:div w:id="101189011">
                      <w:marLeft w:val="0"/>
                      <w:marRight w:val="0"/>
                      <w:marTop w:val="0"/>
                      <w:marBottom w:val="0"/>
                      <w:divBdr>
                        <w:top w:val="none" w:sz="0" w:space="0" w:color="auto"/>
                        <w:left w:val="none" w:sz="0" w:space="0" w:color="auto"/>
                        <w:bottom w:val="none" w:sz="0" w:space="0" w:color="auto"/>
                        <w:right w:val="none" w:sz="0" w:space="0" w:color="auto"/>
                      </w:divBdr>
                    </w:div>
                    <w:div w:id="1521243349">
                      <w:marLeft w:val="0"/>
                      <w:marRight w:val="0"/>
                      <w:marTop w:val="0"/>
                      <w:marBottom w:val="0"/>
                      <w:divBdr>
                        <w:top w:val="none" w:sz="0" w:space="0" w:color="auto"/>
                        <w:left w:val="none" w:sz="0" w:space="0" w:color="auto"/>
                        <w:bottom w:val="none" w:sz="0" w:space="0" w:color="auto"/>
                        <w:right w:val="none" w:sz="0" w:space="0" w:color="auto"/>
                      </w:divBdr>
                    </w:div>
                    <w:div w:id="103809489">
                      <w:marLeft w:val="0"/>
                      <w:marRight w:val="0"/>
                      <w:marTop w:val="0"/>
                      <w:marBottom w:val="0"/>
                      <w:divBdr>
                        <w:top w:val="none" w:sz="0" w:space="0" w:color="auto"/>
                        <w:left w:val="none" w:sz="0" w:space="0" w:color="auto"/>
                        <w:bottom w:val="none" w:sz="0" w:space="0" w:color="auto"/>
                        <w:right w:val="none" w:sz="0" w:space="0" w:color="auto"/>
                      </w:divBdr>
                    </w:div>
                    <w:div w:id="1218004732">
                      <w:marLeft w:val="0"/>
                      <w:marRight w:val="0"/>
                      <w:marTop w:val="0"/>
                      <w:marBottom w:val="0"/>
                      <w:divBdr>
                        <w:top w:val="none" w:sz="0" w:space="0" w:color="auto"/>
                        <w:left w:val="none" w:sz="0" w:space="0" w:color="auto"/>
                        <w:bottom w:val="none" w:sz="0" w:space="0" w:color="auto"/>
                        <w:right w:val="none" w:sz="0" w:space="0" w:color="auto"/>
                      </w:divBdr>
                    </w:div>
                    <w:div w:id="1210149404">
                      <w:marLeft w:val="0"/>
                      <w:marRight w:val="0"/>
                      <w:marTop w:val="0"/>
                      <w:marBottom w:val="0"/>
                      <w:divBdr>
                        <w:top w:val="none" w:sz="0" w:space="0" w:color="auto"/>
                        <w:left w:val="none" w:sz="0" w:space="0" w:color="auto"/>
                        <w:bottom w:val="none" w:sz="0" w:space="0" w:color="auto"/>
                        <w:right w:val="none" w:sz="0" w:space="0" w:color="auto"/>
                      </w:divBdr>
                    </w:div>
                    <w:div w:id="1418407200">
                      <w:marLeft w:val="0"/>
                      <w:marRight w:val="0"/>
                      <w:marTop w:val="0"/>
                      <w:marBottom w:val="0"/>
                      <w:divBdr>
                        <w:top w:val="none" w:sz="0" w:space="0" w:color="auto"/>
                        <w:left w:val="none" w:sz="0" w:space="0" w:color="auto"/>
                        <w:bottom w:val="none" w:sz="0" w:space="0" w:color="auto"/>
                        <w:right w:val="none" w:sz="0" w:space="0" w:color="auto"/>
                      </w:divBdr>
                    </w:div>
                    <w:div w:id="1288198653">
                      <w:marLeft w:val="0"/>
                      <w:marRight w:val="0"/>
                      <w:marTop w:val="0"/>
                      <w:marBottom w:val="0"/>
                      <w:divBdr>
                        <w:top w:val="none" w:sz="0" w:space="0" w:color="auto"/>
                        <w:left w:val="none" w:sz="0" w:space="0" w:color="auto"/>
                        <w:bottom w:val="none" w:sz="0" w:space="0" w:color="auto"/>
                        <w:right w:val="none" w:sz="0" w:space="0" w:color="auto"/>
                      </w:divBdr>
                    </w:div>
                    <w:div w:id="1426422684">
                      <w:marLeft w:val="0"/>
                      <w:marRight w:val="0"/>
                      <w:marTop w:val="0"/>
                      <w:marBottom w:val="0"/>
                      <w:divBdr>
                        <w:top w:val="none" w:sz="0" w:space="0" w:color="auto"/>
                        <w:left w:val="none" w:sz="0" w:space="0" w:color="auto"/>
                        <w:bottom w:val="none" w:sz="0" w:space="0" w:color="auto"/>
                        <w:right w:val="none" w:sz="0" w:space="0" w:color="auto"/>
                      </w:divBdr>
                    </w:div>
                    <w:div w:id="1202016437">
                      <w:marLeft w:val="0"/>
                      <w:marRight w:val="0"/>
                      <w:marTop w:val="0"/>
                      <w:marBottom w:val="0"/>
                      <w:divBdr>
                        <w:top w:val="none" w:sz="0" w:space="0" w:color="auto"/>
                        <w:left w:val="none" w:sz="0" w:space="0" w:color="auto"/>
                        <w:bottom w:val="none" w:sz="0" w:space="0" w:color="auto"/>
                        <w:right w:val="none" w:sz="0" w:space="0" w:color="auto"/>
                      </w:divBdr>
                    </w:div>
                    <w:div w:id="1593974085">
                      <w:marLeft w:val="0"/>
                      <w:marRight w:val="0"/>
                      <w:marTop w:val="0"/>
                      <w:marBottom w:val="0"/>
                      <w:divBdr>
                        <w:top w:val="none" w:sz="0" w:space="0" w:color="auto"/>
                        <w:left w:val="none" w:sz="0" w:space="0" w:color="auto"/>
                        <w:bottom w:val="none" w:sz="0" w:space="0" w:color="auto"/>
                        <w:right w:val="none" w:sz="0" w:space="0" w:color="auto"/>
                      </w:divBdr>
                    </w:div>
                    <w:div w:id="1819955576">
                      <w:marLeft w:val="0"/>
                      <w:marRight w:val="0"/>
                      <w:marTop w:val="0"/>
                      <w:marBottom w:val="0"/>
                      <w:divBdr>
                        <w:top w:val="none" w:sz="0" w:space="0" w:color="auto"/>
                        <w:left w:val="none" w:sz="0" w:space="0" w:color="auto"/>
                        <w:bottom w:val="none" w:sz="0" w:space="0" w:color="auto"/>
                        <w:right w:val="none" w:sz="0" w:space="0" w:color="auto"/>
                      </w:divBdr>
                    </w:div>
                    <w:div w:id="231308623">
                      <w:marLeft w:val="0"/>
                      <w:marRight w:val="0"/>
                      <w:marTop w:val="0"/>
                      <w:marBottom w:val="0"/>
                      <w:divBdr>
                        <w:top w:val="none" w:sz="0" w:space="0" w:color="auto"/>
                        <w:left w:val="none" w:sz="0" w:space="0" w:color="auto"/>
                        <w:bottom w:val="none" w:sz="0" w:space="0" w:color="auto"/>
                        <w:right w:val="none" w:sz="0" w:space="0" w:color="auto"/>
                      </w:divBdr>
                    </w:div>
                    <w:div w:id="2145654830">
                      <w:marLeft w:val="0"/>
                      <w:marRight w:val="0"/>
                      <w:marTop w:val="0"/>
                      <w:marBottom w:val="0"/>
                      <w:divBdr>
                        <w:top w:val="none" w:sz="0" w:space="0" w:color="auto"/>
                        <w:left w:val="none" w:sz="0" w:space="0" w:color="auto"/>
                        <w:bottom w:val="none" w:sz="0" w:space="0" w:color="auto"/>
                        <w:right w:val="none" w:sz="0" w:space="0" w:color="auto"/>
                      </w:divBdr>
                    </w:div>
                    <w:div w:id="917179490">
                      <w:marLeft w:val="0"/>
                      <w:marRight w:val="0"/>
                      <w:marTop w:val="0"/>
                      <w:marBottom w:val="0"/>
                      <w:divBdr>
                        <w:top w:val="none" w:sz="0" w:space="0" w:color="auto"/>
                        <w:left w:val="none" w:sz="0" w:space="0" w:color="auto"/>
                        <w:bottom w:val="none" w:sz="0" w:space="0" w:color="auto"/>
                        <w:right w:val="none" w:sz="0" w:space="0" w:color="auto"/>
                      </w:divBdr>
                    </w:div>
                    <w:div w:id="543910174">
                      <w:marLeft w:val="0"/>
                      <w:marRight w:val="0"/>
                      <w:marTop w:val="0"/>
                      <w:marBottom w:val="0"/>
                      <w:divBdr>
                        <w:top w:val="none" w:sz="0" w:space="0" w:color="auto"/>
                        <w:left w:val="none" w:sz="0" w:space="0" w:color="auto"/>
                        <w:bottom w:val="none" w:sz="0" w:space="0" w:color="auto"/>
                        <w:right w:val="none" w:sz="0" w:space="0" w:color="auto"/>
                      </w:divBdr>
                    </w:div>
                    <w:div w:id="1460148230">
                      <w:marLeft w:val="0"/>
                      <w:marRight w:val="0"/>
                      <w:marTop w:val="0"/>
                      <w:marBottom w:val="0"/>
                      <w:divBdr>
                        <w:top w:val="none" w:sz="0" w:space="0" w:color="auto"/>
                        <w:left w:val="none" w:sz="0" w:space="0" w:color="auto"/>
                        <w:bottom w:val="none" w:sz="0" w:space="0" w:color="auto"/>
                        <w:right w:val="none" w:sz="0" w:space="0" w:color="auto"/>
                      </w:divBdr>
                    </w:div>
                    <w:div w:id="628240203">
                      <w:marLeft w:val="0"/>
                      <w:marRight w:val="0"/>
                      <w:marTop w:val="0"/>
                      <w:marBottom w:val="0"/>
                      <w:divBdr>
                        <w:top w:val="none" w:sz="0" w:space="0" w:color="auto"/>
                        <w:left w:val="none" w:sz="0" w:space="0" w:color="auto"/>
                        <w:bottom w:val="none" w:sz="0" w:space="0" w:color="auto"/>
                        <w:right w:val="none" w:sz="0" w:space="0" w:color="auto"/>
                      </w:divBdr>
                    </w:div>
                    <w:div w:id="1579364834">
                      <w:marLeft w:val="0"/>
                      <w:marRight w:val="0"/>
                      <w:marTop w:val="0"/>
                      <w:marBottom w:val="0"/>
                      <w:divBdr>
                        <w:top w:val="none" w:sz="0" w:space="0" w:color="auto"/>
                        <w:left w:val="none" w:sz="0" w:space="0" w:color="auto"/>
                        <w:bottom w:val="none" w:sz="0" w:space="0" w:color="auto"/>
                        <w:right w:val="none" w:sz="0" w:space="0" w:color="auto"/>
                      </w:divBdr>
                    </w:div>
                    <w:div w:id="846363454">
                      <w:marLeft w:val="0"/>
                      <w:marRight w:val="0"/>
                      <w:marTop w:val="0"/>
                      <w:marBottom w:val="0"/>
                      <w:divBdr>
                        <w:top w:val="none" w:sz="0" w:space="0" w:color="auto"/>
                        <w:left w:val="none" w:sz="0" w:space="0" w:color="auto"/>
                        <w:bottom w:val="none" w:sz="0" w:space="0" w:color="auto"/>
                        <w:right w:val="none" w:sz="0" w:space="0" w:color="auto"/>
                      </w:divBdr>
                    </w:div>
                    <w:div w:id="850028382">
                      <w:marLeft w:val="0"/>
                      <w:marRight w:val="0"/>
                      <w:marTop w:val="0"/>
                      <w:marBottom w:val="0"/>
                      <w:divBdr>
                        <w:top w:val="none" w:sz="0" w:space="0" w:color="auto"/>
                        <w:left w:val="none" w:sz="0" w:space="0" w:color="auto"/>
                        <w:bottom w:val="none" w:sz="0" w:space="0" w:color="auto"/>
                        <w:right w:val="none" w:sz="0" w:space="0" w:color="auto"/>
                      </w:divBdr>
                    </w:div>
                    <w:div w:id="599527958">
                      <w:marLeft w:val="0"/>
                      <w:marRight w:val="0"/>
                      <w:marTop w:val="0"/>
                      <w:marBottom w:val="0"/>
                      <w:divBdr>
                        <w:top w:val="none" w:sz="0" w:space="0" w:color="auto"/>
                        <w:left w:val="none" w:sz="0" w:space="0" w:color="auto"/>
                        <w:bottom w:val="none" w:sz="0" w:space="0" w:color="auto"/>
                        <w:right w:val="none" w:sz="0" w:space="0" w:color="auto"/>
                      </w:divBdr>
                    </w:div>
                    <w:div w:id="1352613080">
                      <w:marLeft w:val="0"/>
                      <w:marRight w:val="0"/>
                      <w:marTop w:val="0"/>
                      <w:marBottom w:val="0"/>
                      <w:divBdr>
                        <w:top w:val="none" w:sz="0" w:space="0" w:color="auto"/>
                        <w:left w:val="none" w:sz="0" w:space="0" w:color="auto"/>
                        <w:bottom w:val="none" w:sz="0" w:space="0" w:color="auto"/>
                        <w:right w:val="none" w:sz="0" w:space="0" w:color="auto"/>
                      </w:divBdr>
                    </w:div>
                    <w:div w:id="1300263042">
                      <w:marLeft w:val="0"/>
                      <w:marRight w:val="0"/>
                      <w:marTop w:val="0"/>
                      <w:marBottom w:val="0"/>
                      <w:divBdr>
                        <w:top w:val="none" w:sz="0" w:space="0" w:color="auto"/>
                        <w:left w:val="none" w:sz="0" w:space="0" w:color="auto"/>
                        <w:bottom w:val="none" w:sz="0" w:space="0" w:color="auto"/>
                        <w:right w:val="none" w:sz="0" w:space="0" w:color="auto"/>
                      </w:divBdr>
                    </w:div>
                    <w:div w:id="1637030631">
                      <w:marLeft w:val="0"/>
                      <w:marRight w:val="0"/>
                      <w:marTop w:val="0"/>
                      <w:marBottom w:val="0"/>
                      <w:divBdr>
                        <w:top w:val="none" w:sz="0" w:space="0" w:color="auto"/>
                        <w:left w:val="none" w:sz="0" w:space="0" w:color="auto"/>
                        <w:bottom w:val="none" w:sz="0" w:space="0" w:color="auto"/>
                        <w:right w:val="none" w:sz="0" w:space="0" w:color="auto"/>
                      </w:divBdr>
                    </w:div>
                    <w:div w:id="597642487">
                      <w:marLeft w:val="0"/>
                      <w:marRight w:val="0"/>
                      <w:marTop w:val="0"/>
                      <w:marBottom w:val="0"/>
                      <w:divBdr>
                        <w:top w:val="none" w:sz="0" w:space="0" w:color="auto"/>
                        <w:left w:val="none" w:sz="0" w:space="0" w:color="auto"/>
                        <w:bottom w:val="none" w:sz="0" w:space="0" w:color="auto"/>
                        <w:right w:val="none" w:sz="0" w:space="0" w:color="auto"/>
                      </w:divBdr>
                    </w:div>
                    <w:div w:id="1033530990">
                      <w:marLeft w:val="0"/>
                      <w:marRight w:val="0"/>
                      <w:marTop w:val="0"/>
                      <w:marBottom w:val="0"/>
                      <w:divBdr>
                        <w:top w:val="none" w:sz="0" w:space="0" w:color="auto"/>
                        <w:left w:val="none" w:sz="0" w:space="0" w:color="auto"/>
                        <w:bottom w:val="none" w:sz="0" w:space="0" w:color="auto"/>
                        <w:right w:val="none" w:sz="0" w:space="0" w:color="auto"/>
                      </w:divBdr>
                    </w:div>
                    <w:div w:id="739451584">
                      <w:marLeft w:val="0"/>
                      <w:marRight w:val="0"/>
                      <w:marTop w:val="0"/>
                      <w:marBottom w:val="0"/>
                      <w:divBdr>
                        <w:top w:val="none" w:sz="0" w:space="0" w:color="auto"/>
                        <w:left w:val="none" w:sz="0" w:space="0" w:color="auto"/>
                        <w:bottom w:val="none" w:sz="0" w:space="0" w:color="auto"/>
                        <w:right w:val="none" w:sz="0" w:space="0" w:color="auto"/>
                      </w:divBdr>
                    </w:div>
                    <w:div w:id="560677861">
                      <w:marLeft w:val="0"/>
                      <w:marRight w:val="0"/>
                      <w:marTop w:val="0"/>
                      <w:marBottom w:val="0"/>
                      <w:divBdr>
                        <w:top w:val="none" w:sz="0" w:space="0" w:color="auto"/>
                        <w:left w:val="none" w:sz="0" w:space="0" w:color="auto"/>
                        <w:bottom w:val="none" w:sz="0" w:space="0" w:color="auto"/>
                        <w:right w:val="none" w:sz="0" w:space="0" w:color="auto"/>
                      </w:divBdr>
                    </w:div>
                    <w:div w:id="1245188076">
                      <w:marLeft w:val="0"/>
                      <w:marRight w:val="0"/>
                      <w:marTop w:val="0"/>
                      <w:marBottom w:val="0"/>
                      <w:divBdr>
                        <w:top w:val="none" w:sz="0" w:space="0" w:color="auto"/>
                        <w:left w:val="none" w:sz="0" w:space="0" w:color="auto"/>
                        <w:bottom w:val="none" w:sz="0" w:space="0" w:color="auto"/>
                        <w:right w:val="none" w:sz="0" w:space="0" w:color="auto"/>
                      </w:divBdr>
                    </w:div>
                    <w:div w:id="1336569856">
                      <w:marLeft w:val="0"/>
                      <w:marRight w:val="0"/>
                      <w:marTop w:val="0"/>
                      <w:marBottom w:val="0"/>
                      <w:divBdr>
                        <w:top w:val="none" w:sz="0" w:space="0" w:color="auto"/>
                        <w:left w:val="none" w:sz="0" w:space="0" w:color="auto"/>
                        <w:bottom w:val="none" w:sz="0" w:space="0" w:color="auto"/>
                        <w:right w:val="none" w:sz="0" w:space="0" w:color="auto"/>
                      </w:divBdr>
                    </w:div>
                    <w:div w:id="1497114063">
                      <w:marLeft w:val="0"/>
                      <w:marRight w:val="0"/>
                      <w:marTop w:val="0"/>
                      <w:marBottom w:val="0"/>
                      <w:divBdr>
                        <w:top w:val="none" w:sz="0" w:space="0" w:color="auto"/>
                        <w:left w:val="none" w:sz="0" w:space="0" w:color="auto"/>
                        <w:bottom w:val="none" w:sz="0" w:space="0" w:color="auto"/>
                        <w:right w:val="none" w:sz="0" w:space="0" w:color="auto"/>
                      </w:divBdr>
                    </w:div>
                    <w:div w:id="212927840">
                      <w:marLeft w:val="0"/>
                      <w:marRight w:val="0"/>
                      <w:marTop w:val="0"/>
                      <w:marBottom w:val="0"/>
                      <w:divBdr>
                        <w:top w:val="none" w:sz="0" w:space="0" w:color="auto"/>
                        <w:left w:val="none" w:sz="0" w:space="0" w:color="auto"/>
                        <w:bottom w:val="none" w:sz="0" w:space="0" w:color="auto"/>
                        <w:right w:val="none" w:sz="0" w:space="0" w:color="auto"/>
                      </w:divBdr>
                    </w:div>
                    <w:div w:id="753625399">
                      <w:marLeft w:val="0"/>
                      <w:marRight w:val="0"/>
                      <w:marTop w:val="0"/>
                      <w:marBottom w:val="0"/>
                      <w:divBdr>
                        <w:top w:val="none" w:sz="0" w:space="0" w:color="auto"/>
                        <w:left w:val="none" w:sz="0" w:space="0" w:color="auto"/>
                        <w:bottom w:val="none" w:sz="0" w:space="0" w:color="auto"/>
                        <w:right w:val="none" w:sz="0" w:space="0" w:color="auto"/>
                      </w:divBdr>
                    </w:div>
                    <w:div w:id="158473146">
                      <w:marLeft w:val="0"/>
                      <w:marRight w:val="0"/>
                      <w:marTop w:val="0"/>
                      <w:marBottom w:val="0"/>
                      <w:divBdr>
                        <w:top w:val="none" w:sz="0" w:space="0" w:color="auto"/>
                        <w:left w:val="none" w:sz="0" w:space="0" w:color="auto"/>
                        <w:bottom w:val="none" w:sz="0" w:space="0" w:color="auto"/>
                        <w:right w:val="none" w:sz="0" w:space="0" w:color="auto"/>
                      </w:divBdr>
                    </w:div>
                    <w:div w:id="1015115491">
                      <w:marLeft w:val="0"/>
                      <w:marRight w:val="0"/>
                      <w:marTop w:val="0"/>
                      <w:marBottom w:val="0"/>
                      <w:divBdr>
                        <w:top w:val="none" w:sz="0" w:space="0" w:color="auto"/>
                        <w:left w:val="none" w:sz="0" w:space="0" w:color="auto"/>
                        <w:bottom w:val="none" w:sz="0" w:space="0" w:color="auto"/>
                        <w:right w:val="none" w:sz="0" w:space="0" w:color="auto"/>
                      </w:divBdr>
                    </w:div>
                    <w:div w:id="416830968">
                      <w:marLeft w:val="0"/>
                      <w:marRight w:val="0"/>
                      <w:marTop w:val="0"/>
                      <w:marBottom w:val="0"/>
                      <w:divBdr>
                        <w:top w:val="none" w:sz="0" w:space="0" w:color="auto"/>
                        <w:left w:val="none" w:sz="0" w:space="0" w:color="auto"/>
                        <w:bottom w:val="none" w:sz="0" w:space="0" w:color="auto"/>
                        <w:right w:val="none" w:sz="0" w:space="0" w:color="auto"/>
                      </w:divBdr>
                    </w:div>
                    <w:div w:id="672490998">
                      <w:marLeft w:val="0"/>
                      <w:marRight w:val="0"/>
                      <w:marTop w:val="0"/>
                      <w:marBottom w:val="0"/>
                      <w:divBdr>
                        <w:top w:val="none" w:sz="0" w:space="0" w:color="auto"/>
                        <w:left w:val="none" w:sz="0" w:space="0" w:color="auto"/>
                        <w:bottom w:val="none" w:sz="0" w:space="0" w:color="auto"/>
                        <w:right w:val="none" w:sz="0" w:space="0" w:color="auto"/>
                      </w:divBdr>
                    </w:div>
                    <w:div w:id="905147858">
                      <w:marLeft w:val="0"/>
                      <w:marRight w:val="0"/>
                      <w:marTop w:val="0"/>
                      <w:marBottom w:val="0"/>
                      <w:divBdr>
                        <w:top w:val="none" w:sz="0" w:space="0" w:color="auto"/>
                        <w:left w:val="none" w:sz="0" w:space="0" w:color="auto"/>
                        <w:bottom w:val="none" w:sz="0" w:space="0" w:color="auto"/>
                        <w:right w:val="none" w:sz="0" w:space="0" w:color="auto"/>
                      </w:divBdr>
                    </w:div>
                    <w:div w:id="571736449">
                      <w:marLeft w:val="0"/>
                      <w:marRight w:val="0"/>
                      <w:marTop w:val="0"/>
                      <w:marBottom w:val="0"/>
                      <w:divBdr>
                        <w:top w:val="none" w:sz="0" w:space="0" w:color="auto"/>
                        <w:left w:val="none" w:sz="0" w:space="0" w:color="auto"/>
                        <w:bottom w:val="none" w:sz="0" w:space="0" w:color="auto"/>
                        <w:right w:val="none" w:sz="0" w:space="0" w:color="auto"/>
                      </w:divBdr>
                    </w:div>
                    <w:div w:id="852501380">
                      <w:marLeft w:val="0"/>
                      <w:marRight w:val="0"/>
                      <w:marTop w:val="0"/>
                      <w:marBottom w:val="0"/>
                      <w:divBdr>
                        <w:top w:val="none" w:sz="0" w:space="0" w:color="auto"/>
                        <w:left w:val="none" w:sz="0" w:space="0" w:color="auto"/>
                        <w:bottom w:val="none" w:sz="0" w:space="0" w:color="auto"/>
                        <w:right w:val="none" w:sz="0" w:space="0" w:color="auto"/>
                      </w:divBdr>
                    </w:div>
                    <w:div w:id="145704425">
                      <w:marLeft w:val="0"/>
                      <w:marRight w:val="0"/>
                      <w:marTop w:val="0"/>
                      <w:marBottom w:val="0"/>
                      <w:divBdr>
                        <w:top w:val="none" w:sz="0" w:space="0" w:color="auto"/>
                        <w:left w:val="none" w:sz="0" w:space="0" w:color="auto"/>
                        <w:bottom w:val="none" w:sz="0" w:space="0" w:color="auto"/>
                        <w:right w:val="none" w:sz="0" w:space="0" w:color="auto"/>
                      </w:divBdr>
                    </w:div>
                    <w:div w:id="667639913">
                      <w:marLeft w:val="0"/>
                      <w:marRight w:val="0"/>
                      <w:marTop w:val="0"/>
                      <w:marBottom w:val="0"/>
                      <w:divBdr>
                        <w:top w:val="none" w:sz="0" w:space="0" w:color="auto"/>
                        <w:left w:val="none" w:sz="0" w:space="0" w:color="auto"/>
                        <w:bottom w:val="none" w:sz="0" w:space="0" w:color="auto"/>
                        <w:right w:val="none" w:sz="0" w:space="0" w:color="auto"/>
                      </w:divBdr>
                    </w:div>
                    <w:div w:id="1100756028">
                      <w:marLeft w:val="0"/>
                      <w:marRight w:val="0"/>
                      <w:marTop w:val="0"/>
                      <w:marBottom w:val="0"/>
                      <w:divBdr>
                        <w:top w:val="none" w:sz="0" w:space="0" w:color="auto"/>
                        <w:left w:val="none" w:sz="0" w:space="0" w:color="auto"/>
                        <w:bottom w:val="none" w:sz="0" w:space="0" w:color="auto"/>
                        <w:right w:val="none" w:sz="0" w:space="0" w:color="auto"/>
                      </w:divBdr>
                    </w:div>
                    <w:div w:id="2011905616">
                      <w:marLeft w:val="0"/>
                      <w:marRight w:val="0"/>
                      <w:marTop w:val="0"/>
                      <w:marBottom w:val="0"/>
                      <w:divBdr>
                        <w:top w:val="none" w:sz="0" w:space="0" w:color="auto"/>
                        <w:left w:val="none" w:sz="0" w:space="0" w:color="auto"/>
                        <w:bottom w:val="none" w:sz="0" w:space="0" w:color="auto"/>
                        <w:right w:val="none" w:sz="0" w:space="0" w:color="auto"/>
                      </w:divBdr>
                    </w:div>
                    <w:div w:id="742873413">
                      <w:marLeft w:val="0"/>
                      <w:marRight w:val="0"/>
                      <w:marTop w:val="0"/>
                      <w:marBottom w:val="0"/>
                      <w:divBdr>
                        <w:top w:val="none" w:sz="0" w:space="0" w:color="auto"/>
                        <w:left w:val="none" w:sz="0" w:space="0" w:color="auto"/>
                        <w:bottom w:val="none" w:sz="0" w:space="0" w:color="auto"/>
                        <w:right w:val="none" w:sz="0" w:space="0" w:color="auto"/>
                      </w:divBdr>
                    </w:div>
                    <w:div w:id="1376469859">
                      <w:marLeft w:val="0"/>
                      <w:marRight w:val="0"/>
                      <w:marTop w:val="0"/>
                      <w:marBottom w:val="0"/>
                      <w:divBdr>
                        <w:top w:val="none" w:sz="0" w:space="0" w:color="auto"/>
                        <w:left w:val="none" w:sz="0" w:space="0" w:color="auto"/>
                        <w:bottom w:val="none" w:sz="0" w:space="0" w:color="auto"/>
                        <w:right w:val="none" w:sz="0" w:space="0" w:color="auto"/>
                      </w:divBdr>
                    </w:div>
                    <w:div w:id="1027486390">
                      <w:marLeft w:val="0"/>
                      <w:marRight w:val="0"/>
                      <w:marTop w:val="0"/>
                      <w:marBottom w:val="0"/>
                      <w:divBdr>
                        <w:top w:val="none" w:sz="0" w:space="0" w:color="auto"/>
                        <w:left w:val="none" w:sz="0" w:space="0" w:color="auto"/>
                        <w:bottom w:val="none" w:sz="0" w:space="0" w:color="auto"/>
                        <w:right w:val="none" w:sz="0" w:space="0" w:color="auto"/>
                      </w:divBdr>
                    </w:div>
                    <w:div w:id="368917443">
                      <w:marLeft w:val="0"/>
                      <w:marRight w:val="0"/>
                      <w:marTop w:val="0"/>
                      <w:marBottom w:val="0"/>
                      <w:divBdr>
                        <w:top w:val="none" w:sz="0" w:space="0" w:color="auto"/>
                        <w:left w:val="none" w:sz="0" w:space="0" w:color="auto"/>
                        <w:bottom w:val="none" w:sz="0" w:space="0" w:color="auto"/>
                        <w:right w:val="none" w:sz="0" w:space="0" w:color="auto"/>
                      </w:divBdr>
                    </w:div>
                    <w:div w:id="1363483391">
                      <w:marLeft w:val="0"/>
                      <w:marRight w:val="0"/>
                      <w:marTop w:val="0"/>
                      <w:marBottom w:val="0"/>
                      <w:divBdr>
                        <w:top w:val="none" w:sz="0" w:space="0" w:color="auto"/>
                        <w:left w:val="none" w:sz="0" w:space="0" w:color="auto"/>
                        <w:bottom w:val="none" w:sz="0" w:space="0" w:color="auto"/>
                        <w:right w:val="none" w:sz="0" w:space="0" w:color="auto"/>
                      </w:divBdr>
                    </w:div>
                    <w:div w:id="1154951635">
                      <w:marLeft w:val="0"/>
                      <w:marRight w:val="0"/>
                      <w:marTop w:val="0"/>
                      <w:marBottom w:val="0"/>
                      <w:divBdr>
                        <w:top w:val="none" w:sz="0" w:space="0" w:color="auto"/>
                        <w:left w:val="none" w:sz="0" w:space="0" w:color="auto"/>
                        <w:bottom w:val="none" w:sz="0" w:space="0" w:color="auto"/>
                        <w:right w:val="none" w:sz="0" w:space="0" w:color="auto"/>
                      </w:divBdr>
                    </w:div>
                    <w:div w:id="601649702">
                      <w:marLeft w:val="0"/>
                      <w:marRight w:val="0"/>
                      <w:marTop w:val="0"/>
                      <w:marBottom w:val="0"/>
                      <w:divBdr>
                        <w:top w:val="none" w:sz="0" w:space="0" w:color="auto"/>
                        <w:left w:val="none" w:sz="0" w:space="0" w:color="auto"/>
                        <w:bottom w:val="none" w:sz="0" w:space="0" w:color="auto"/>
                        <w:right w:val="none" w:sz="0" w:space="0" w:color="auto"/>
                      </w:divBdr>
                    </w:div>
                    <w:div w:id="1236554766">
                      <w:marLeft w:val="0"/>
                      <w:marRight w:val="0"/>
                      <w:marTop w:val="0"/>
                      <w:marBottom w:val="0"/>
                      <w:divBdr>
                        <w:top w:val="none" w:sz="0" w:space="0" w:color="auto"/>
                        <w:left w:val="none" w:sz="0" w:space="0" w:color="auto"/>
                        <w:bottom w:val="none" w:sz="0" w:space="0" w:color="auto"/>
                        <w:right w:val="none" w:sz="0" w:space="0" w:color="auto"/>
                      </w:divBdr>
                    </w:div>
                    <w:div w:id="812254852">
                      <w:marLeft w:val="0"/>
                      <w:marRight w:val="0"/>
                      <w:marTop w:val="0"/>
                      <w:marBottom w:val="0"/>
                      <w:divBdr>
                        <w:top w:val="none" w:sz="0" w:space="0" w:color="auto"/>
                        <w:left w:val="none" w:sz="0" w:space="0" w:color="auto"/>
                        <w:bottom w:val="none" w:sz="0" w:space="0" w:color="auto"/>
                        <w:right w:val="none" w:sz="0" w:space="0" w:color="auto"/>
                      </w:divBdr>
                    </w:div>
                    <w:div w:id="65037020">
                      <w:marLeft w:val="0"/>
                      <w:marRight w:val="0"/>
                      <w:marTop w:val="0"/>
                      <w:marBottom w:val="0"/>
                      <w:divBdr>
                        <w:top w:val="none" w:sz="0" w:space="0" w:color="auto"/>
                        <w:left w:val="none" w:sz="0" w:space="0" w:color="auto"/>
                        <w:bottom w:val="none" w:sz="0" w:space="0" w:color="auto"/>
                        <w:right w:val="none" w:sz="0" w:space="0" w:color="auto"/>
                      </w:divBdr>
                    </w:div>
                    <w:div w:id="686248622">
                      <w:marLeft w:val="0"/>
                      <w:marRight w:val="0"/>
                      <w:marTop w:val="0"/>
                      <w:marBottom w:val="0"/>
                      <w:divBdr>
                        <w:top w:val="none" w:sz="0" w:space="0" w:color="auto"/>
                        <w:left w:val="none" w:sz="0" w:space="0" w:color="auto"/>
                        <w:bottom w:val="none" w:sz="0" w:space="0" w:color="auto"/>
                        <w:right w:val="none" w:sz="0" w:space="0" w:color="auto"/>
                      </w:divBdr>
                    </w:div>
                    <w:div w:id="1810510242">
                      <w:marLeft w:val="0"/>
                      <w:marRight w:val="0"/>
                      <w:marTop w:val="0"/>
                      <w:marBottom w:val="0"/>
                      <w:divBdr>
                        <w:top w:val="none" w:sz="0" w:space="0" w:color="auto"/>
                        <w:left w:val="none" w:sz="0" w:space="0" w:color="auto"/>
                        <w:bottom w:val="none" w:sz="0" w:space="0" w:color="auto"/>
                        <w:right w:val="none" w:sz="0" w:space="0" w:color="auto"/>
                      </w:divBdr>
                    </w:div>
                    <w:div w:id="705524080">
                      <w:marLeft w:val="0"/>
                      <w:marRight w:val="0"/>
                      <w:marTop w:val="0"/>
                      <w:marBottom w:val="0"/>
                      <w:divBdr>
                        <w:top w:val="none" w:sz="0" w:space="0" w:color="auto"/>
                        <w:left w:val="none" w:sz="0" w:space="0" w:color="auto"/>
                        <w:bottom w:val="none" w:sz="0" w:space="0" w:color="auto"/>
                        <w:right w:val="none" w:sz="0" w:space="0" w:color="auto"/>
                      </w:divBdr>
                    </w:div>
                    <w:div w:id="87892227">
                      <w:marLeft w:val="0"/>
                      <w:marRight w:val="0"/>
                      <w:marTop w:val="0"/>
                      <w:marBottom w:val="0"/>
                      <w:divBdr>
                        <w:top w:val="none" w:sz="0" w:space="0" w:color="auto"/>
                        <w:left w:val="none" w:sz="0" w:space="0" w:color="auto"/>
                        <w:bottom w:val="none" w:sz="0" w:space="0" w:color="auto"/>
                        <w:right w:val="none" w:sz="0" w:space="0" w:color="auto"/>
                      </w:divBdr>
                    </w:div>
                    <w:div w:id="1905676991">
                      <w:marLeft w:val="0"/>
                      <w:marRight w:val="0"/>
                      <w:marTop w:val="0"/>
                      <w:marBottom w:val="0"/>
                      <w:divBdr>
                        <w:top w:val="none" w:sz="0" w:space="0" w:color="auto"/>
                        <w:left w:val="none" w:sz="0" w:space="0" w:color="auto"/>
                        <w:bottom w:val="none" w:sz="0" w:space="0" w:color="auto"/>
                        <w:right w:val="none" w:sz="0" w:space="0" w:color="auto"/>
                      </w:divBdr>
                    </w:div>
                    <w:div w:id="415828889">
                      <w:marLeft w:val="0"/>
                      <w:marRight w:val="0"/>
                      <w:marTop w:val="0"/>
                      <w:marBottom w:val="0"/>
                      <w:divBdr>
                        <w:top w:val="none" w:sz="0" w:space="0" w:color="auto"/>
                        <w:left w:val="none" w:sz="0" w:space="0" w:color="auto"/>
                        <w:bottom w:val="none" w:sz="0" w:space="0" w:color="auto"/>
                        <w:right w:val="none" w:sz="0" w:space="0" w:color="auto"/>
                      </w:divBdr>
                    </w:div>
                    <w:div w:id="131169234">
                      <w:marLeft w:val="0"/>
                      <w:marRight w:val="0"/>
                      <w:marTop w:val="0"/>
                      <w:marBottom w:val="0"/>
                      <w:divBdr>
                        <w:top w:val="none" w:sz="0" w:space="0" w:color="auto"/>
                        <w:left w:val="none" w:sz="0" w:space="0" w:color="auto"/>
                        <w:bottom w:val="none" w:sz="0" w:space="0" w:color="auto"/>
                        <w:right w:val="none" w:sz="0" w:space="0" w:color="auto"/>
                      </w:divBdr>
                    </w:div>
                    <w:div w:id="1317687659">
                      <w:marLeft w:val="0"/>
                      <w:marRight w:val="0"/>
                      <w:marTop w:val="0"/>
                      <w:marBottom w:val="0"/>
                      <w:divBdr>
                        <w:top w:val="none" w:sz="0" w:space="0" w:color="auto"/>
                        <w:left w:val="none" w:sz="0" w:space="0" w:color="auto"/>
                        <w:bottom w:val="none" w:sz="0" w:space="0" w:color="auto"/>
                        <w:right w:val="none" w:sz="0" w:space="0" w:color="auto"/>
                      </w:divBdr>
                    </w:div>
                    <w:div w:id="167838964">
                      <w:marLeft w:val="0"/>
                      <w:marRight w:val="0"/>
                      <w:marTop w:val="0"/>
                      <w:marBottom w:val="0"/>
                      <w:divBdr>
                        <w:top w:val="none" w:sz="0" w:space="0" w:color="auto"/>
                        <w:left w:val="none" w:sz="0" w:space="0" w:color="auto"/>
                        <w:bottom w:val="none" w:sz="0" w:space="0" w:color="auto"/>
                        <w:right w:val="none" w:sz="0" w:space="0" w:color="auto"/>
                      </w:divBdr>
                    </w:div>
                    <w:div w:id="349336173">
                      <w:marLeft w:val="0"/>
                      <w:marRight w:val="0"/>
                      <w:marTop w:val="0"/>
                      <w:marBottom w:val="0"/>
                      <w:divBdr>
                        <w:top w:val="none" w:sz="0" w:space="0" w:color="auto"/>
                        <w:left w:val="none" w:sz="0" w:space="0" w:color="auto"/>
                        <w:bottom w:val="none" w:sz="0" w:space="0" w:color="auto"/>
                        <w:right w:val="none" w:sz="0" w:space="0" w:color="auto"/>
                      </w:divBdr>
                    </w:div>
                    <w:div w:id="1819495620">
                      <w:marLeft w:val="0"/>
                      <w:marRight w:val="0"/>
                      <w:marTop w:val="0"/>
                      <w:marBottom w:val="0"/>
                      <w:divBdr>
                        <w:top w:val="none" w:sz="0" w:space="0" w:color="auto"/>
                        <w:left w:val="none" w:sz="0" w:space="0" w:color="auto"/>
                        <w:bottom w:val="none" w:sz="0" w:space="0" w:color="auto"/>
                        <w:right w:val="none" w:sz="0" w:space="0" w:color="auto"/>
                      </w:divBdr>
                    </w:div>
                    <w:div w:id="386539639">
                      <w:marLeft w:val="0"/>
                      <w:marRight w:val="0"/>
                      <w:marTop w:val="0"/>
                      <w:marBottom w:val="0"/>
                      <w:divBdr>
                        <w:top w:val="none" w:sz="0" w:space="0" w:color="auto"/>
                        <w:left w:val="none" w:sz="0" w:space="0" w:color="auto"/>
                        <w:bottom w:val="none" w:sz="0" w:space="0" w:color="auto"/>
                        <w:right w:val="none" w:sz="0" w:space="0" w:color="auto"/>
                      </w:divBdr>
                    </w:div>
                    <w:div w:id="120656589">
                      <w:marLeft w:val="0"/>
                      <w:marRight w:val="0"/>
                      <w:marTop w:val="0"/>
                      <w:marBottom w:val="0"/>
                      <w:divBdr>
                        <w:top w:val="none" w:sz="0" w:space="0" w:color="auto"/>
                        <w:left w:val="none" w:sz="0" w:space="0" w:color="auto"/>
                        <w:bottom w:val="none" w:sz="0" w:space="0" w:color="auto"/>
                        <w:right w:val="none" w:sz="0" w:space="0" w:color="auto"/>
                      </w:divBdr>
                    </w:div>
                    <w:div w:id="1447693988">
                      <w:marLeft w:val="0"/>
                      <w:marRight w:val="0"/>
                      <w:marTop w:val="0"/>
                      <w:marBottom w:val="0"/>
                      <w:divBdr>
                        <w:top w:val="none" w:sz="0" w:space="0" w:color="auto"/>
                        <w:left w:val="none" w:sz="0" w:space="0" w:color="auto"/>
                        <w:bottom w:val="none" w:sz="0" w:space="0" w:color="auto"/>
                        <w:right w:val="none" w:sz="0" w:space="0" w:color="auto"/>
                      </w:divBdr>
                    </w:div>
                    <w:div w:id="684598775">
                      <w:marLeft w:val="0"/>
                      <w:marRight w:val="0"/>
                      <w:marTop w:val="0"/>
                      <w:marBottom w:val="0"/>
                      <w:divBdr>
                        <w:top w:val="none" w:sz="0" w:space="0" w:color="auto"/>
                        <w:left w:val="none" w:sz="0" w:space="0" w:color="auto"/>
                        <w:bottom w:val="none" w:sz="0" w:space="0" w:color="auto"/>
                        <w:right w:val="none" w:sz="0" w:space="0" w:color="auto"/>
                      </w:divBdr>
                    </w:div>
                    <w:div w:id="2093231758">
                      <w:marLeft w:val="0"/>
                      <w:marRight w:val="0"/>
                      <w:marTop w:val="0"/>
                      <w:marBottom w:val="0"/>
                      <w:divBdr>
                        <w:top w:val="none" w:sz="0" w:space="0" w:color="auto"/>
                        <w:left w:val="none" w:sz="0" w:space="0" w:color="auto"/>
                        <w:bottom w:val="none" w:sz="0" w:space="0" w:color="auto"/>
                        <w:right w:val="none" w:sz="0" w:space="0" w:color="auto"/>
                      </w:divBdr>
                    </w:div>
                    <w:div w:id="377894639">
                      <w:marLeft w:val="0"/>
                      <w:marRight w:val="0"/>
                      <w:marTop w:val="0"/>
                      <w:marBottom w:val="0"/>
                      <w:divBdr>
                        <w:top w:val="none" w:sz="0" w:space="0" w:color="auto"/>
                        <w:left w:val="none" w:sz="0" w:space="0" w:color="auto"/>
                        <w:bottom w:val="none" w:sz="0" w:space="0" w:color="auto"/>
                        <w:right w:val="none" w:sz="0" w:space="0" w:color="auto"/>
                      </w:divBdr>
                    </w:div>
                    <w:div w:id="1967078342">
                      <w:marLeft w:val="0"/>
                      <w:marRight w:val="0"/>
                      <w:marTop w:val="0"/>
                      <w:marBottom w:val="0"/>
                      <w:divBdr>
                        <w:top w:val="none" w:sz="0" w:space="0" w:color="auto"/>
                        <w:left w:val="none" w:sz="0" w:space="0" w:color="auto"/>
                        <w:bottom w:val="none" w:sz="0" w:space="0" w:color="auto"/>
                        <w:right w:val="none" w:sz="0" w:space="0" w:color="auto"/>
                      </w:divBdr>
                    </w:div>
                    <w:div w:id="736325318">
                      <w:marLeft w:val="0"/>
                      <w:marRight w:val="0"/>
                      <w:marTop w:val="0"/>
                      <w:marBottom w:val="0"/>
                      <w:divBdr>
                        <w:top w:val="none" w:sz="0" w:space="0" w:color="auto"/>
                        <w:left w:val="none" w:sz="0" w:space="0" w:color="auto"/>
                        <w:bottom w:val="none" w:sz="0" w:space="0" w:color="auto"/>
                        <w:right w:val="none" w:sz="0" w:space="0" w:color="auto"/>
                      </w:divBdr>
                    </w:div>
                    <w:div w:id="1289169841">
                      <w:marLeft w:val="0"/>
                      <w:marRight w:val="0"/>
                      <w:marTop w:val="0"/>
                      <w:marBottom w:val="0"/>
                      <w:divBdr>
                        <w:top w:val="none" w:sz="0" w:space="0" w:color="auto"/>
                        <w:left w:val="none" w:sz="0" w:space="0" w:color="auto"/>
                        <w:bottom w:val="none" w:sz="0" w:space="0" w:color="auto"/>
                        <w:right w:val="none" w:sz="0" w:space="0" w:color="auto"/>
                      </w:divBdr>
                    </w:div>
                    <w:div w:id="1143081879">
                      <w:marLeft w:val="0"/>
                      <w:marRight w:val="0"/>
                      <w:marTop w:val="0"/>
                      <w:marBottom w:val="0"/>
                      <w:divBdr>
                        <w:top w:val="none" w:sz="0" w:space="0" w:color="auto"/>
                        <w:left w:val="none" w:sz="0" w:space="0" w:color="auto"/>
                        <w:bottom w:val="none" w:sz="0" w:space="0" w:color="auto"/>
                        <w:right w:val="none" w:sz="0" w:space="0" w:color="auto"/>
                      </w:divBdr>
                    </w:div>
                    <w:div w:id="406729406">
                      <w:marLeft w:val="0"/>
                      <w:marRight w:val="0"/>
                      <w:marTop w:val="0"/>
                      <w:marBottom w:val="0"/>
                      <w:divBdr>
                        <w:top w:val="none" w:sz="0" w:space="0" w:color="auto"/>
                        <w:left w:val="none" w:sz="0" w:space="0" w:color="auto"/>
                        <w:bottom w:val="none" w:sz="0" w:space="0" w:color="auto"/>
                        <w:right w:val="none" w:sz="0" w:space="0" w:color="auto"/>
                      </w:divBdr>
                    </w:div>
                    <w:div w:id="8920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8599">
              <w:marLeft w:val="0"/>
              <w:marRight w:val="0"/>
              <w:marTop w:val="0"/>
              <w:marBottom w:val="0"/>
              <w:divBdr>
                <w:top w:val="none" w:sz="0" w:space="0" w:color="auto"/>
                <w:left w:val="none" w:sz="0" w:space="0" w:color="auto"/>
                <w:bottom w:val="none" w:sz="0" w:space="0" w:color="auto"/>
                <w:right w:val="none" w:sz="0" w:space="0" w:color="auto"/>
              </w:divBdr>
              <w:divsChild>
                <w:div w:id="347029543">
                  <w:marLeft w:val="0"/>
                  <w:marRight w:val="0"/>
                  <w:marTop w:val="0"/>
                  <w:marBottom w:val="0"/>
                  <w:divBdr>
                    <w:top w:val="none" w:sz="0" w:space="0" w:color="auto"/>
                    <w:left w:val="none" w:sz="0" w:space="0" w:color="auto"/>
                    <w:bottom w:val="none" w:sz="0" w:space="0" w:color="auto"/>
                    <w:right w:val="none" w:sz="0" w:space="0" w:color="auto"/>
                  </w:divBdr>
                  <w:divsChild>
                    <w:div w:id="167866084">
                      <w:marLeft w:val="0"/>
                      <w:marRight w:val="0"/>
                      <w:marTop w:val="0"/>
                      <w:marBottom w:val="0"/>
                      <w:divBdr>
                        <w:top w:val="none" w:sz="0" w:space="0" w:color="auto"/>
                        <w:left w:val="none" w:sz="0" w:space="0" w:color="auto"/>
                        <w:bottom w:val="none" w:sz="0" w:space="0" w:color="auto"/>
                        <w:right w:val="none" w:sz="0" w:space="0" w:color="auto"/>
                      </w:divBdr>
                    </w:div>
                    <w:div w:id="1060637978">
                      <w:marLeft w:val="0"/>
                      <w:marRight w:val="0"/>
                      <w:marTop w:val="0"/>
                      <w:marBottom w:val="0"/>
                      <w:divBdr>
                        <w:top w:val="none" w:sz="0" w:space="0" w:color="auto"/>
                        <w:left w:val="none" w:sz="0" w:space="0" w:color="auto"/>
                        <w:bottom w:val="none" w:sz="0" w:space="0" w:color="auto"/>
                        <w:right w:val="none" w:sz="0" w:space="0" w:color="auto"/>
                      </w:divBdr>
                    </w:div>
                    <w:div w:id="781654543">
                      <w:marLeft w:val="0"/>
                      <w:marRight w:val="0"/>
                      <w:marTop w:val="0"/>
                      <w:marBottom w:val="0"/>
                      <w:divBdr>
                        <w:top w:val="none" w:sz="0" w:space="0" w:color="auto"/>
                        <w:left w:val="none" w:sz="0" w:space="0" w:color="auto"/>
                        <w:bottom w:val="none" w:sz="0" w:space="0" w:color="auto"/>
                        <w:right w:val="none" w:sz="0" w:space="0" w:color="auto"/>
                      </w:divBdr>
                    </w:div>
                    <w:div w:id="1064834109">
                      <w:marLeft w:val="0"/>
                      <w:marRight w:val="0"/>
                      <w:marTop w:val="0"/>
                      <w:marBottom w:val="0"/>
                      <w:divBdr>
                        <w:top w:val="none" w:sz="0" w:space="0" w:color="auto"/>
                        <w:left w:val="none" w:sz="0" w:space="0" w:color="auto"/>
                        <w:bottom w:val="none" w:sz="0" w:space="0" w:color="auto"/>
                        <w:right w:val="none" w:sz="0" w:space="0" w:color="auto"/>
                      </w:divBdr>
                    </w:div>
                    <w:div w:id="29233610">
                      <w:marLeft w:val="0"/>
                      <w:marRight w:val="0"/>
                      <w:marTop w:val="0"/>
                      <w:marBottom w:val="0"/>
                      <w:divBdr>
                        <w:top w:val="none" w:sz="0" w:space="0" w:color="auto"/>
                        <w:left w:val="none" w:sz="0" w:space="0" w:color="auto"/>
                        <w:bottom w:val="none" w:sz="0" w:space="0" w:color="auto"/>
                        <w:right w:val="none" w:sz="0" w:space="0" w:color="auto"/>
                      </w:divBdr>
                    </w:div>
                    <w:div w:id="2044749256">
                      <w:marLeft w:val="0"/>
                      <w:marRight w:val="0"/>
                      <w:marTop w:val="0"/>
                      <w:marBottom w:val="0"/>
                      <w:divBdr>
                        <w:top w:val="none" w:sz="0" w:space="0" w:color="auto"/>
                        <w:left w:val="none" w:sz="0" w:space="0" w:color="auto"/>
                        <w:bottom w:val="none" w:sz="0" w:space="0" w:color="auto"/>
                        <w:right w:val="none" w:sz="0" w:space="0" w:color="auto"/>
                      </w:divBdr>
                    </w:div>
                    <w:div w:id="1031028239">
                      <w:marLeft w:val="0"/>
                      <w:marRight w:val="0"/>
                      <w:marTop w:val="0"/>
                      <w:marBottom w:val="0"/>
                      <w:divBdr>
                        <w:top w:val="none" w:sz="0" w:space="0" w:color="auto"/>
                        <w:left w:val="none" w:sz="0" w:space="0" w:color="auto"/>
                        <w:bottom w:val="none" w:sz="0" w:space="0" w:color="auto"/>
                        <w:right w:val="none" w:sz="0" w:space="0" w:color="auto"/>
                      </w:divBdr>
                    </w:div>
                    <w:div w:id="1433891818">
                      <w:marLeft w:val="0"/>
                      <w:marRight w:val="0"/>
                      <w:marTop w:val="0"/>
                      <w:marBottom w:val="0"/>
                      <w:divBdr>
                        <w:top w:val="none" w:sz="0" w:space="0" w:color="auto"/>
                        <w:left w:val="none" w:sz="0" w:space="0" w:color="auto"/>
                        <w:bottom w:val="none" w:sz="0" w:space="0" w:color="auto"/>
                        <w:right w:val="none" w:sz="0" w:space="0" w:color="auto"/>
                      </w:divBdr>
                    </w:div>
                    <w:div w:id="259997145">
                      <w:marLeft w:val="0"/>
                      <w:marRight w:val="0"/>
                      <w:marTop w:val="0"/>
                      <w:marBottom w:val="0"/>
                      <w:divBdr>
                        <w:top w:val="none" w:sz="0" w:space="0" w:color="auto"/>
                        <w:left w:val="none" w:sz="0" w:space="0" w:color="auto"/>
                        <w:bottom w:val="none" w:sz="0" w:space="0" w:color="auto"/>
                        <w:right w:val="none" w:sz="0" w:space="0" w:color="auto"/>
                      </w:divBdr>
                    </w:div>
                    <w:div w:id="1276063160">
                      <w:marLeft w:val="0"/>
                      <w:marRight w:val="0"/>
                      <w:marTop w:val="0"/>
                      <w:marBottom w:val="0"/>
                      <w:divBdr>
                        <w:top w:val="none" w:sz="0" w:space="0" w:color="auto"/>
                        <w:left w:val="none" w:sz="0" w:space="0" w:color="auto"/>
                        <w:bottom w:val="none" w:sz="0" w:space="0" w:color="auto"/>
                        <w:right w:val="none" w:sz="0" w:space="0" w:color="auto"/>
                      </w:divBdr>
                    </w:div>
                    <w:div w:id="1953782682">
                      <w:marLeft w:val="0"/>
                      <w:marRight w:val="0"/>
                      <w:marTop w:val="0"/>
                      <w:marBottom w:val="0"/>
                      <w:divBdr>
                        <w:top w:val="none" w:sz="0" w:space="0" w:color="auto"/>
                        <w:left w:val="none" w:sz="0" w:space="0" w:color="auto"/>
                        <w:bottom w:val="none" w:sz="0" w:space="0" w:color="auto"/>
                        <w:right w:val="none" w:sz="0" w:space="0" w:color="auto"/>
                      </w:divBdr>
                    </w:div>
                    <w:div w:id="901017461">
                      <w:marLeft w:val="0"/>
                      <w:marRight w:val="0"/>
                      <w:marTop w:val="0"/>
                      <w:marBottom w:val="0"/>
                      <w:divBdr>
                        <w:top w:val="none" w:sz="0" w:space="0" w:color="auto"/>
                        <w:left w:val="none" w:sz="0" w:space="0" w:color="auto"/>
                        <w:bottom w:val="none" w:sz="0" w:space="0" w:color="auto"/>
                        <w:right w:val="none" w:sz="0" w:space="0" w:color="auto"/>
                      </w:divBdr>
                    </w:div>
                    <w:div w:id="311568036">
                      <w:marLeft w:val="0"/>
                      <w:marRight w:val="0"/>
                      <w:marTop w:val="0"/>
                      <w:marBottom w:val="0"/>
                      <w:divBdr>
                        <w:top w:val="none" w:sz="0" w:space="0" w:color="auto"/>
                        <w:left w:val="none" w:sz="0" w:space="0" w:color="auto"/>
                        <w:bottom w:val="none" w:sz="0" w:space="0" w:color="auto"/>
                        <w:right w:val="none" w:sz="0" w:space="0" w:color="auto"/>
                      </w:divBdr>
                    </w:div>
                    <w:div w:id="2129657890">
                      <w:marLeft w:val="0"/>
                      <w:marRight w:val="0"/>
                      <w:marTop w:val="0"/>
                      <w:marBottom w:val="0"/>
                      <w:divBdr>
                        <w:top w:val="none" w:sz="0" w:space="0" w:color="auto"/>
                        <w:left w:val="none" w:sz="0" w:space="0" w:color="auto"/>
                        <w:bottom w:val="none" w:sz="0" w:space="0" w:color="auto"/>
                        <w:right w:val="none" w:sz="0" w:space="0" w:color="auto"/>
                      </w:divBdr>
                    </w:div>
                    <w:div w:id="624118265">
                      <w:marLeft w:val="0"/>
                      <w:marRight w:val="0"/>
                      <w:marTop w:val="0"/>
                      <w:marBottom w:val="0"/>
                      <w:divBdr>
                        <w:top w:val="none" w:sz="0" w:space="0" w:color="auto"/>
                        <w:left w:val="none" w:sz="0" w:space="0" w:color="auto"/>
                        <w:bottom w:val="none" w:sz="0" w:space="0" w:color="auto"/>
                        <w:right w:val="none" w:sz="0" w:space="0" w:color="auto"/>
                      </w:divBdr>
                    </w:div>
                    <w:div w:id="1687562305">
                      <w:marLeft w:val="0"/>
                      <w:marRight w:val="0"/>
                      <w:marTop w:val="0"/>
                      <w:marBottom w:val="0"/>
                      <w:divBdr>
                        <w:top w:val="none" w:sz="0" w:space="0" w:color="auto"/>
                        <w:left w:val="none" w:sz="0" w:space="0" w:color="auto"/>
                        <w:bottom w:val="none" w:sz="0" w:space="0" w:color="auto"/>
                        <w:right w:val="none" w:sz="0" w:space="0" w:color="auto"/>
                      </w:divBdr>
                    </w:div>
                    <w:div w:id="1479608127">
                      <w:marLeft w:val="0"/>
                      <w:marRight w:val="0"/>
                      <w:marTop w:val="0"/>
                      <w:marBottom w:val="0"/>
                      <w:divBdr>
                        <w:top w:val="none" w:sz="0" w:space="0" w:color="auto"/>
                        <w:left w:val="none" w:sz="0" w:space="0" w:color="auto"/>
                        <w:bottom w:val="none" w:sz="0" w:space="0" w:color="auto"/>
                        <w:right w:val="none" w:sz="0" w:space="0" w:color="auto"/>
                      </w:divBdr>
                    </w:div>
                    <w:div w:id="397172935">
                      <w:marLeft w:val="0"/>
                      <w:marRight w:val="0"/>
                      <w:marTop w:val="0"/>
                      <w:marBottom w:val="0"/>
                      <w:divBdr>
                        <w:top w:val="none" w:sz="0" w:space="0" w:color="auto"/>
                        <w:left w:val="none" w:sz="0" w:space="0" w:color="auto"/>
                        <w:bottom w:val="none" w:sz="0" w:space="0" w:color="auto"/>
                        <w:right w:val="none" w:sz="0" w:space="0" w:color="auto"/>
                      </w:divBdr>
                    </w:div>
                    <w:div w:id="1455363679">
                      <w:marLeft w:val="0"/>
                      <w:marRight w:val="0"/>
                      <w:marTop w:val="0"/>
                      <w:marBottom w:val="0"/>
                      <w:divBdr>
                        <w:top w:val="none" w:sz="0" w:space="0" w:color="auto"/>
                        <w:left w:val="none" w:sz="0" w:space="0" w:color="auto"/>
                        <w:bottom w:val="none" w:sz="0" w:space="0" w:color="auto"/>
                        <w:right w:val="none" w:sz="0" w:space="0" w:color="auto"/>
                      </w:divBdr>
                    </w:div>
                    <w:div w:id="982076882">
                      <w:marLeft w:val="0"/>
                      <w:marRight w:val="0"/>
                      <w:marTop w:val="0"/>
                      <w:marBottom w:val="0"/>
                      <w:divBdr>
                        <w:top w:val="none" w:sz="0" w:space="0" w:color="auto"/>
                        <w:left w:val="none" w:sz="0" w:space="0" w:color="auto"/>
                        <w:bottom w:val="none" w:sz="0" w:space="0" w:color="auto"/>
                        <w:right w:val="none" w:sz="0" w:space="0" w:color="auto"/>
                      </w:divBdr>
                    </w:div>
                    <w:div w:id="142503932">
                      <w:marLeft w:val="0"/>
                      <w:marRight w:val="0"/>
                      <w:marTop w:val="0"/>
                      <w:marBottom w:val="0"/>
                      <w:divBdr>
                        <w:top w:val="none" w:sz="0" w:space="0" w:color="auto"/>
                        <w:left w:val="none" w:sz="0" w:space="0" w:color="auto"/>
                        <w:bottom w:val="none" w:sz="0" w:space="0" w:color="auto"/>
                        <w:right w:val="none" w:sz="0" w:space="0" w:color="auto"/>
                      </w:divBdr>
                    </w:div>
                    <w:div w:id="971206457">
                      <w:marLeft w:val="0"/>
                      <w:marRight w:val="0"/>
                      <w:marTop w:val="0"/>
                      <w:marBottom w:val="0"/>
                      <w:divBdr>
                        <w:top w:val="none" w:sz="0" w:space="0" w:color="auto"/>
                        <w:left w:val="none" w:sz="0" w:space="0" w:color="auto"/>
                        <w:bottom w:val="none" w:sz="0" w:space="0" w:color="auto"/>
                        <w:right w:val="none" w:sz="0" w:space="0" w:color="auto"/>
                      </w:divBdr>
                    </w:div>
                    <w:div w:id="264307142">
                      <w:marLeft w:val="0"/>
                      <w:marRight w:val="0"/>
                      <w:marTop w:val="0"/>
                      <w:marBottom w:val="0"/>
                      <w:divBdr>
                        <w:top w:val="none" w:sz="0" w:space="0" w:color="auto"/>
                        <w:left w:val="none" w:sz="0" w:space="0" w:color="auto"/>
                        <w:bottom w:val="none" w:sz="0" w:space="0" w:color="auto"/>
                        <w:right w:val="none" w:sz="0" w:space="0" w:color="auto"/>
                      </w:divBdr>
                    </w:div>
                    <w:div w:id="95951644">
                      <w:marLeft w:val="0"/>
                      <w:marRight w:val="0"/>
                      <w:marTop w:val="0"/>
                      <w:marBottom w:val="0"/>
                      <w:divBdr>
                        <w:top w:val="none" w:sz="0" w:space="0" w:color="auto"/>
                        <w:left w:val="none" w:sz="0" w:space="0" w:color="auto"/>
                        <w:bottom w:val="none" w:sz="0" w:space="0" w:color="auto"/>
                        <w:right w:val="none" w:sz="0" w:space="0" w:color="auto"/>
                      </w:divBdr>
                    </w:div>
                    <w:div w:id="2140956333">
                      <w:marLeft w:val="0"/>
                      <w:marRight w:val="0"/>
                      <w:marTop w:val="0"/>
                      <w:marBottom w:val="0"/>
                      <w:divBdr>
                        <w:top w:val="none" w:sz="0" w:space="0" w:color="auto"/>
                        <w:left w:val="none" w:sz="0" w:space="0" w:color="auto"/>
                        <w:bottom w:val="none" w:sz="0" w:space="0" w:color="auto"/>
                        <w:right w:val="none" w:sz="0" w:space="0" w:color="auto"/>
                      </w:divBdr>
                    </w:div>
                    <w:div w:id="323627663">
                      <w:marLeft w:val="0"/>
                      <w:marRight w:val="0"/>
                      <w:marTop w:val="0"/>
                      <w:marBottom w:val="0"/>
                      <w:divBdr>
                        <w:top w:val="none" w:sz="0" w:space="0" w:color="auto"/>
                        <w:left w:val="none" w:sz="0" w:space="0" w:color="auto"/>
                        <w:bottom w:val="none" w:sz="0" w:space="0" w:color="auto"/>
                        <w:right w:val="none" w:sz="0" w:space="0" w:color="auto"/>
                      </w:divBdr>
                    </w:div>
                    <w:div w:id="1280643124">
                      <w:marLeft w:val="0"/>
                      <w:marRight w:val="0"/>
                      <w:marTop w:val="0"/>
                      <w:marBottom w:val="0"/>
                      <w:divBdr>
                        <w:top w:val="none" w:sz="0" w:space="0" w:color="auto"/>
                        <w:left w:val="none" w:sz="0" w:space="0" w:color="auto"/>
                        <w:bottom w:val="none" w:sz="0" w:space="0" w:color="auto"/>
                        <w:right w:val="none" w:sz="0" w:space="0" w:color="auto"/>
                      </w:divBdr>
                    </w:div>
                    <w:div w:id="761070899">
                      <w:marLeft w:val="0"/>
                      <w:marRight w:val="0"/>
                      <w:marTop w:val="0"/>
                      <w:marBottom w:val="0"/>
                      <w:divBdr>
                        <w:top w:val="none" w:sz="0" w:space="0" w:color="auto"/>
                        <w:left w:val="none" w:sz="0" w:space="0" w:color="auto"/>
                        <w:bottom w:val="none" w:sz="0" w:space="0" w:color="auto"/>
                        <w:right w:val="none" w:sz="0" w:space="0" w:color="auto"/>
                      </w:divBdr>
                    </w:div>
                    <w:div w:id="1876967912">
                      <w:marLeft w:val="0"/>
                      <w:marRight w:val="0"/>
                      <w:marTop w:val="0"/>
                      <w:marBottom w:val="0"/>
                      <w:divBdr>
                        <w:top w:val="none" w:sz="0" w:space="0" w:color="auto"/>
                        <w:left w:val="none" w:sz="0" w:space="0" w:color="auto"/>
                        <w:bottom w:val="none" w:sz="0" w:space="0" w:color="auto"/>
                        <w:right w:val="none" w:sz="0" w:space="0" w:color="auto"/>
                      </w:divBdr>
                    </w:div>
                    <w:div w:id="37977201">
                      <w:marLeft w:val="0"/>
                      <w:marRight w:val="0"/>
                      <w:marTop w:val="0"/>
                      <w:marBottom w:val="0"/>
                      <w:divBdr>
                        <w:top w:val="none" w:sz="0" w:space="0" w:color="auto"/>
                        <w:left w:val="none" w:sz="0" w:space="0" w:color="auto"/>
                        <w:bottom w:val="none" w:sz="0" w:space="0" w:color="auto"/>
                        <w:right w:val="none" w:sz="0" w:space="0" w:color="auto"/>
                      </w:divBdr>
                    </w:div>
                    <w:div w:id="528448702">
                      <w:marLeft w:val="0"/>
                      <w:marRight w:val="0"/>
                      <w:marTop w:val="0"/>
                      <w:marBottom w:val="0"/>
                      <w:divBdr>
                        <w:top w:val="none" w:sz="0" w:space="0" w:color="auto"/>
                        <w:left w:val="none" w:sz="0" w:space="0" w:color="auto"/>
                        <w:bottom w:val="none" w:sz="0" w:space="0" w:color="auto"/>
                        <w:right w:val="none" w:sz="0" w:space="0" w:color="auto"/>
                      </w:divBdr>
                    </w:div>
                    <w:div w:id="807864651">
                      <w:marLeft w:val="0"/>
                      <w:marRight w:val="0"/>
                      <w:marTop w:val="0"/>
                      <w:marBottom w:val="0"/>
                      <w:divBdr>
                        <w:top w:val="none" w:sz="0" w:space="0" w:color="auto"/>
                        <w:left w:val="none" w:sz="0" w:space="0" w:color="auto"/>
                        <w:bottom w:val="none" w:sz="0" w:space="0" w:color="auto"/>
                        <w:right w:val="none" w:sz="0" w:space="0" w:color="auto"/>
                      </w:divBdr>
                    </w:div>
                    <w:div w:id="59527956">
                      <w:marLeft w:val="0"/>
                      <w:marRight w:val="0"/>
                      <w:marTop w:val="0"/>
                      <w:marBottom w:val="0"/>
                      <w:divBdr>
                        <w:top w:val="none" w:sz="0" w:space="0" w:color="auto"/>
                        <w:left w:val="none" w:sz="0" w:space="0" w:color="auto"/>
                        <w:bottom w:val="none" w:sz="0" w:space="0" w:color="auto"/>
                        <w:right w:val="none" w:sz="0" w:space="0" w:color="auto"/>
                      </w:divBdr>
                    </w:div>
                    <w:div w:id="955403174">
                      <w:marLeft w:val="0"/>
                      <w:marRight w:val="0"/>
                      <w:marTop w:val="0"/>
                      <w:marBottom w:val="0"/>
                      <w:divBdr>
                        <w:top w:val="none" w:sz="0" w:space="0" w:color="auto"/>
                        <w:left w:val="none" w:sz="0" w:space="0" w:color="auto"/>
                        <w:bottom w:val="none" w:sz="0" w:space="0" w:color="auto"/>
                        <w:right w:val="none" w:sz="0" w:space="0" w:color="auto"/>
                      </w:divBdr>
                    </w:div>
                    <w:div w:id="1214075637">
                      <w:marLeft w:val="0"/>
                      <w:marRight w:val="0"/>
                      <w:marTop w:val="0"/>
                      <w:marBottom w:val="0"/>
                      <w:divBdr>
                        <w:top w:val="none" w:sz="0" w:space="0" w:color="auto"/>
                        <w:left w:val="none" w:sz="0" w:space="0" w:color="auto"/>
                        <w:bottom w:val="none" w:sz="0" w:space="0" w:color="auto"/>
                        <w:right w:val="none" w:sz="0" w:space="0" w:color="auto"/>
                      </w:divBdr>
                    </w:div>
                    <w:div w:id="711001917">
                      <w:marLeft w:val="0"/>
                      <w:marRight w:val="0"/>
                      <w:marTop w:val="0"/>
                      <w:marBottom w:val="0"/>
                      <w:divBdr>
                        <w:top w:val="none" w:sz="0" w:space="0" w:color="auto"/>
                        <w:left w:val="none" w:sz="0" w:space="0" w:color="auto"/>
                        <w:bottom w:val="none" w:sz="0" w:space="0" w:color="auto"/>
                        <w:right w:val="none" w:sz="0" w:space="0" w:color="auto"/>
                      </w:divBdr>
                    </w:div>
                    <w:div w:id="782111960">
                      <w:marLeft w:val="0"/>
                      <w:marRight w:val="0"/>
                      <w:marTop w:val="0"/>
                      <w:marBottom w:val="0"/>
                      <w:divBdr>
                        <w:top w:val="none" w:sz="0" w:space="0" w:color="auto"/>
                        <w:left w:val="none" w:sz="0" w:space="0" w:color="auto"/>
                        <w:bottom w:val="none" w:sz="0" w:space="0" w:color="auto"/>
                        <w:right w:val="none" w:sz="0" w:space="0" w:color="auto"/>
                      </w:divBdr>
                    </w:div>
                    <w:div w:id="1135836374">
                      <w:marLeft w:val="0"/>
                      <w:marRight w:val="0"/>
                      <w:marTop w:val="0"/>
                      <w:marBottom w:val="0"/>
                      <w:divBdr>
                        <w:top w:val="none" w:sz="0" w:space="0" w:color="auto"/>
                        <w:left w:val="none" w:sz="0" w:space="0" w:color="auto"/>
                        <w:bottom w:val="none" w:sz="0" w:space="0" w:color="auto"/>
                        <w:right w:val="none" w:sz="0" w:space="0" w:color="auto"/>
                      </w:divBdr>
                    </w:div>
                    <w:div w:id="1245411772">
                      <w:marLeft w:val="0"/>
                      <w:marRight w:val="0"/>
                      <w:marTop w:val="0"/>
                      <w:marBottom w:val="0"/>
                      <w:divBdr>
                        <w:top w:val="none" w:sz="0" w:space="0" w:color="auto"/>
                        <w:left w:val="none" w:sz="0" w:space="0" w:color="auto"/>
                        <w:bottom w:val="none" w:sz="0" w:space="0" w:color="auto"/>
                        <w:right w:val="none" w:sz="0" w:space="0" w:color="auto"/>
                      </w:divBdr>
                    </w:div>
                    <w:div w:id="1475441030">
                      <w:marLeft w:val="0"/>
                      <w:marRight w:val="0"/>
                      <w:marTop w:val="0"/>
                      <w:marBottom w:val="0"/>
                      <w:divBdr>
                        <w:top w:val="none" w:sz="0" w:space="0" w:color="auto"/>
                        <w:left w:val="none" w:sz="0" w:space="0" w:color="auto"/>
                        <w:bottom w:val="none" w:sz="0" w:space="0" w:color="auto"/>
                        <w:right w:val="none" w:sz="0" w:space="0" w:color="auto"/>
                      </w:divBdr>
                    </w:div>
                    <w:div w:id="993988672">
                      <w:marLeft w:val="0"/>
                      <w:marRight w:val="0"/>
                      <w:marTop w:val="0"/>
                      <w:marBottom w:val="0"/>
                      <w:divBdr>
                        <w:top w:val="none" w:sz="0" w:space="0" w:color="auto"/>
                        <w:left w:val="none" w:sz="0" w:space="0" w:color="auto"/>
                        <w:bottom w:val="none" w:sz="0" w:space="0" w:color="auto"/>
                        <w:right w:val="none" w:sz="0" w:space="0" w:color="auto"/>
                      </w:divBdr>
                    </w:div>
                    <w:div w:id="1644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2759">
              <w:marLeft w:val="0"/>
              <w:marRight w:val="0"/>
              <w:marTop w:val="0"/>
              <w:marBottom w:val="0"/>
              <w:divBdr>
                <w:top w:val="none" w:sz="0" w:space="0" w:color="auto"/>
                <w:left w:val="none" w:sz="0" w:space="0" w:color="auto"/>
                <w:bottom w:val="none" w:sz="0" w:space="0" w:color="auto"/>
                <w:right w:val="none" w:sz="0" w:space="0" w:color="auto"/>
              </w:divBdr>
              <w:divsChild>
                <w:div w:id="1911961927">
                  <w:marLeft w:val="0"/>
                  <w:marRight w:val="0"/>
                  <w:marTop w:val="0"/>
                  <w:marBottom w:val="0"/>
                  <w:divBdr>
                    <w:top w:val="none" w:sz="0" w:space="0" w:color="auto"/>
                    <w:left w:val="none" w:sz="0" w:space="0" w:color="auto"/>
                    <w:bottom w:val="none" w:sz="0" w:space="0" w:color="auto"/>
                    <w:right w:val="none" w:sz="0" w:space="0" w:color="auto"/>
                  </w:divBdr>
                  <w:divsChild>
                    <w:div w:id="1836526261">
                      <w:marLeft w:val="0"/>
                      <w:marRight w:val="0"/>
                      <w:marTop w:val="0"/>
                      <w:marBottom w:val="0"/>
                      <w:divBdr>
                        <w:top w:val="none" w:sz="0" w:space="0" w:color="auto"/>
                        <w:left w:val="none" w:sz="0" w:space="0" w:color="auto"/>
                        <w:bottom w:val="none" w:sz="0" w:space="0" w:color="auto"/>
                        <w:right w:val="none" w:sz="0" w:space="0" w:color="auto"/>
                      </w:divBdr>
                    </w:div>
                    <w:div w:id="1818298123">
                      <w:marLeft w:val="0"/>
                      <w:marRight w:val="0"/>
                      <w:marTop w:val="0"/>
                      <w:marBottom w:val="0"/>
                      <w:divBdr>
                        <w:top w:val="none" w:sz="0" w:space="0" w:color="auto"/>
                        <w:left w:val="none" w:sz="0" w:space="0" w:color="auto"/>
                        <w:bottom w:val="none" w:sz="0" w:space="0" w:color="auto"/>
                        <w:right w:val="none" w:sz="0" w:space="0" w:color="auto"/>
                      </w:divBdr>
                    </w:div>
                    <w:div w:id="747919896">
                      <w:marLeft w:val="0"/>
                      <w:marRight w:val="0"/>
                      <w:marTop w:val="0"/>
                      <w:marBottom w:val="0"/>
                      <w:divBdr>
                        <w:top w:val="none" w:sz="0" w:space="0" w:color="auto"/>
                        <w:left w:val="none" w:sz="0" w:space="0" w:color="auto"/>
                        <w:bottom w:val="none" w:sz="0" w:space="0" w:color="auto"/>
                        <w:right w:val="none" w:sz="0" w:space="0" w:color="auto"/>
                      </w:divBdr>
                    </w:div>
                    <w:div w:id="1883591371">
                      <w:marLeft w:val="0"/>
                      <w:marRight w:val="0"/>
                      <w:marTop w:val="0"/>
                      <w:marBottom w:val="0"/>
                      <w:divBdr>
                        <w:top w:val="none" w:sz="0" w:space="0" w:color="auto"/>
                        <w:left w:val="none" w:sz="0" w:space="0" w:color="auto"/>
                        <w:bottom w:val="none" w:sz="0" w:space="0" w:color="auto"/>
                        <w:right w:val="none" w:sz="0" w:space="0" w:color="auto"/>
                      </w:divBdr>
                    </w:div>
                    <w:div w:id="1160848819">
                      <w:marLeft w:val="0"/>
                      <w:marRight w:val="0"/>
                      <w:marTop w:val="0"/>
                      <w:marBottom w:val="0"/>
                      <w:divBdr>
                        <w:top w:val="none" w:sz="0" w:space="0" w:color="auto"/>
                        <w:left w:val="none" w:sz="0" w:space="0" w:color="auto"/>
                        <w:bottom w:val="none" w:sz="0" w:space="0" w:color="auto"/>
                        <w:right w:val="none" w:sz="0" w:space="0" w:color="auto"/>
                      </w:divBdr>
                    </w:div>
                    <w:div w:id="1287615905">
                      <w:marLeft w:val="0"/>
                      <w:marRight w:val="0"/>
                      <w:marTop w:val="0"/>
                      <w:marBottom w:val="0"/>
                      <w:divBdr>
                        <w:top w:val="none" w:sz="0" w:space="0" w:color="auto"/>
                        <w:left w:val="none" w:sz="0" w:space="0" w:color="auto"/>
                        <w:bottom w:val="none" w:sz="0" w:space="0" w:color="auto"/>
                        <w:right w:val="none" w:sz="0" w:space="0" w:color="auto"/>
                      </w:divBdr>
                    </w:div>
                    <w:div w:id="1373118054">
                      <w:marLeft w:val="0"/>
                      <w:marRight w:val="0"/>
                      <w:marTop w:val="0"/>
                      <w:marBottom w:val="0"/>
                      <w:divBdr>
                        <w:top w:val="none" w:sz="0" w:space="0" w:color="auto"/>
                        <w:left w:val="none" w:sz="0" w:space="0" w:color="auto"/>
                        <w:bottom w:val="none" w:sz="0" w:space="0" w:color="auto"/>
                        <w:right w:val="none" w:sz="0" w:space="0" w:color="auto"/>
                      </w:divBdr>
                    </w:div>
                    <w:div w:id="934821640">
                      <w:marLeft w:val="0"/>
                      <w:marRight w:val="0"/>
                      <w:marTop w:val="0"/>
                      <w:marBottom w:val="0"/>
                      <w:divBdr>
                        <w:top w:val="none" w:sz="0" w:space="0" w:color="auto"/>
                        <w:left w:val="none" w:sz="0" w:space="0" w:color="auto"/>
                        <w:bottom w:val="none" w:sz="0" w:space="0" w:color="auto"/>
                        <w:right w:val="none" w:sz="0" w:space="0" w:color="auto"/>
                      </w:divBdr>
                    </w:div>
                    <w:div w:id="822545743">
                      <w:marLeft w:val="0"/>
                      <w:marRight w:val="0"/>
                      <w:marTop w:val="0"/>
                      <w:marBottom w:val="0"/>
                      <w:divBdr>
                        <w:top w:val="none" w:sz="0" w:space="0" w:color="auto"/>
                        <w:left w:val="none" w:sz="0" w:space="0" w:color="auto"/>
                        <w:bottom w:val="none" w:sz="0" w:space="0" w:color="auto"/>
                        <w:right w:val="none" w:sz="0" w:space="0" w:color="auto"/>
                      </w:divBdr>
                    </w:div>
                    <w:div w:id="271936762">
                      <w:marLeft w:val="0"/>
                      <w:marRight w:val="0"/>
                      <w:marTop w:val="0"/>
                      <w:marBottom w:val="0"/>
                      <w:divBdr>
                        <w:top w:val="none" w:sz="0" w:space="0" w:color="auto"/>
                        <w:left w:val="none" w:sz="0" w:space="0" w:color="auto"/>
                        <w:bottom w:val="none" w:sz="0" w:space="0" w:color="auto"/>
                        <w:right w:val="none" w:sz="0" w:space="0" w:color="auto"/>
                      </w:divBdr>
                    </w:div>
                    <w:div w:id="1709187065">
                      <w:marLeft w:val="0"/>
                      <w:marRight w:val="0"/>
                      <w:marTop w:val="0"/>
                      <w:marBottom w:val="0"/>
                      <w:divBdr>
                        <w:top w:val="none" w:sz="0" w:space="0" w:color="auto"/>
                        <w:left w:val="none" w:sz="0" w:space="0" w:color="auto"/>
                        <w:bottom w:val="none" w:sz="0" w:space="0" w:color="auto"/>
                        <w:right w:val="none" w:sz="0" w:space="0" w:color="auto"/>
                      </w:divBdr>
                    </w:div>
                    <w:div w:id="621108842">
                      <w:marLeft w:val="0"/>
                      <w:marRight w:val="0"/>
                      <w:marTop w:val="0"/>
                      <w:marBottom w:val="0"/>
                      <w:divBdr>
                        <w:top w:val="none" w:sz="0" w:space="0" w:color="auto"/>
                        <w:left w:val="none" w:sz="0" w:space="0" w:color="auto"/>
                        <w:bottom w:val="none" w:sz="0" w:space="0" w:color="auto"/>
                        <w:right w:val="none" w:sz="0" w:space="0" w:color="auto"/>
                      </w:divBdr>
                    </w:div>
                    <w:div w:id="819232674">
                      <w:marLeft w:val="0"/>
                      <w:marRight w:val="0"/>
                      <w:marTop w:val="0"/>
                      <w:marBottom w:val="0"/>
                      <w:divBdr>
                        <w:top w:val="none" w:sz="0" w:space="0" w:color="auto"/>
                        <w:left w:val="none" w:sz="0" w:space="0" w:color="auto"/>
                        <w:bottom w:val="none" w:sz="0" w:space="0" w:color="auto"/>
                        <w:right w:val="none" w:sz="0" w:space="0" w:color="auto"/>
                      </w:divBdr>
                    </w:div>
                    <w:div w:id="173425591">
                      <w:marLeft w:val="0"/>
                      <w:marRight w:val="0"/>
                      <w:marTop w:val="0"/>
                      <w:marBottom w:val="0"/>
                      <w:divBdr>
                        <w:top w:val="none" w:sz="0" w:space="0" w:color="auto"/>
                        <w:left w:val="none" w:sz="0" w:space="0" w:color="auto"/>
                        <w:bottom w:val="none" w:sz="0" w:space="0" w:color="auto"/>
                        <w:right w:val="none" w:sz="0" w:space="0" w:color="auto"/>
                      </w:divBdr>
                    </w:div>
                    <w:div w:id="1447772855">
                      <w:marLeft w:val="0"/>
                      <w:marRight w:val="0"/>
                      <w:marTop w:val="0"/>
                      <w:marBottom w:val="0"/>
                      <w:divBdr>
                        <w:top w:val="none" w:sz="0" w:space="0" w:color="auto"/>
                        <w:left w:val="none" w:sz="0" w:space="0" w:color="auto"/>
                        <w:bottom w:val="none" w:sz="0" w:space="0" w:color="auto"/>
                        <w:right w:val="none" w:sz="0" w:space="0" w:color="auto"/>
                      </w:divBdr>
                    </w:div>
                    <w:div w:id="2085300624">
                      <w:marLeft w:val="0"/>
                      <w:marRight w:val="0"/>
                      <w:marTop w:val="0"/>
                      <w:marBottom w:val="0"/>
                      <w:divBdr>
                        <w:top w:val="none" w:sz="0" w:space="0" w:color="auto"/>
                        <w:left w:val="none" w:sz="0" w:space="0" w:color="auto"/>
                        <w:bottom w:val="none" w:sz="0" w:space="0" w:color="auto"/>
                        <w:right w:val="none" w:sz="0" w:space="0" w:color="auto"/>
                      </w:divBdr>
                    </w:div>
                    <w:div w:id="297416271">
                      <w:marLeft w:val="0"/>
                      <w:marRight w:val="0"/>
                      <w:marTop w:val="0"/>
                      <w:marBottom w:val="0"/>
                      <w:divBdr>
                        <w:top w:val="none" w:sz="0" w:space="0" w:color="auto"/>
                        <w:left w:val="none" w:sz="0" w:space="0" w:color="auto"/>
                        <w:bottom w:val="none" w:sz="0" w:space="0" w:color="auto"/>
                        <w:right w:val="none" w:sz="0" w:space="0" w:color="auto"/>
                      </w:divBdr>
                    </w:div>
                    <w:div w:id="2089157400">
                      <w:marLeft w:val="0"/>
                      <w:marRight w:val="0"/>
                      <w:marTop w:val="0"/>
                      <w:marBottom w:val="0"/>
                      <w:divBdr>
                        <w:top w:val="none" w:sz="0" w:space="0" w:color="auto"/>
                        <w:left w:val="none" w:sz="0" w:space="0" w:color="auto"/>
                        <w:bottom w:val="none" w:sz="0" w:space="0" w:color="auto"/>
                        <w:right w:val="none" w:sz="0" w:space="0" w:color="auto"/>
                      </w:divBdr>
                    </w:div>
                    <w:div w:id="1255093058">
                      <w:marLeft w:val="0"/>
                      <w:marRight w:val="0"/>
                      <w:marTop w:val="0"/>
                      <w:marBottom w:val="0"/>
                      <w:divBdr>
                        <w:top w:val="none" w:sz="0" w:space="0" w:color="auto"/>
                        <w:left w:val="none" w:sz="0" w:space="0" w:color="auto"/>
                        <w:bottom w:val="none" w:sz="0" w:space="0" w:color="auto"/>
                        <w:right w:val="none" w:sz="0" w:space="0" w:color="auto"/>
                      </w:divBdr>
                    </w:div>
                    <w:div w:id="196358052">
                      <w:marLeft w:val="0"/>
                      <w:marRight w:val="0"/>
                      <w:marTop w:val="0"/>
                      <w:marBottom w:val="0"/>
                      <w:divBdr>
                        <w:top w:val="none" w:sz="0" w:space="0" w:color="auto"/>
                        <w:left w:val="none" w:sz="0" w:space="0" w:color="auto"/>
                        <w:bottom w:val="none" w:sz="0" w:space="0" w:color="auto"/>
                        <w:right w:val="none" w:sz="0" w:space="0" w:color="auto"/>
                      </w:divBdr>
                    </w:div>
                    <w:div w:id="1003170837">
                      <w:marLeft w:val="0"/>
                      <w:marRight w:val="0"/>
                      <w:marTop w:val="0"/>
                      <w:marBottom w:val="0"/>
                      <w:divBdr>
                        <w:top w:val="none" w:sz="0" w:space="0" w:color="auto"/>
                        <w:left w:val="none" w:sz="0" w:space="0" w:color="auto"/>
                        <w:bottom w:val="none" w:sz="0" w:space="0" w:color="auto"/>
                        <w:right w:val="none" w:sz="0" w:space="0" w:color="auto"/>
                      </w:divBdr>
                    </w:div>
                    <w:div w:id="974601972">
                      <w:marLeft w:val="0"/>
                      <w:marRight w:val="0"/>
                      <w:marTop w:val="0"/>
                      <w:marBottom w:val="0"/>
                      <w:divBdr>
                        <w:top w:val="none" w:sz="0" w:space="0" w:color="auto"/>
                        <w:left w:val="none" w:sz="0" w:space="0" w:color="auto"/>
                        <w:bottom w:val="none" w:sz="0" w:space="0" w:color="auto"/>
                        <w:right w:val="none" w:sz="0" w:space="0" w:color="auto"/>
                      </w:divBdr>
                    </w:div>
                    <w:div w:id="1093280044">
                      <w:marLeft w:val="0"/>
                      <w:marRight w:val="0"/>
                      <w:marTop w:val="0"/>
                      <w:marBottom w:val="0"/>
                      <w:divBdr>
                        <w:top w:val="none" w:sz="0" w:space="0" w:color="auto"/>
                        <w:left w:val="none" w:sz="0" w:space="0" w:color="auto"/>
                        <w:bottom w:val="none" w:sz="0" w:space="0" w:color="auto"/>
                        <w:right w:val="none" w:sz="0" w:space="0" w:color="auto"/>
                      </w:divBdr>
                    </w:div>
                    <w:div w:id="951860129">
                      <w:marLeft w:val="0"/>
                      <w:marRight w:val="0"/>
                      <w:marTop w:val="0"/>
                      <w:marBottom w:val="0"/>
                      <w:divBdr>
                        <w:top w:val="none" w:sz="0" w:space="0" w:color="auto"/>
                        <w:left w:val="none" w:sz="0" w:space="0" w:color="auto"/>
                        <w:bottom w:val="none" w:sz="0" w:space="0" w:color="auto"/>
                        <w:right w:val="none" w:sz="0" w:space="0" w:color="auto"/>
                      </w:divBdr>
                    </w:div>
                    <w:div w:id="664673094">
                      <w:marLeft w:val="0"/>
                      <w:marRight w:val="0"/>
                      <w:marTop w:val="0"/>
                      <w:marBottom w:val="0"/>
                      <w:divBdr>
                        <w:top w:val="none" w:sz="0" w:space="0" w:color="auto"/>
                        <w:left w:val="none" w:sz="0" w:space="0" w:color="auto"/>
                        <w:bottom w:val="none" w:sz="0" w:space="0" w:color="auto"/>
                        <w:right w:val="none" w:sz="0" w:space="0" w:color="auto"/>
                      </w:divBdr>
                    </w:div>
                    <w:div w:id="1730033920">
                      <w:marLeft w:val="0"/>
                      <w:marRight w:val="0"/>
                      <w:marTop w:val="0"/>
                      <w:marBottom w:val="0"/>
                      <w:divBdr>
                        <w:top w:val="none" w:sz="0" w:space="0" w:color="auto"/>
                        <w:left w:val="none" w:sz="0" w:space="0" w:color="auto"/>
                        <w:bottom w:val="none" w:sz="0" w:space="0" w:color="auto"/>
                        <w:right w:val="none" w:sz="0" w:space="0" w:color="auto"/>
                      </w:divBdr>
                    </w:div>
                    <w:div w:id="1126510486">
                      <w:marLeft w:val="0"/>
                      <w:marRight w:val="0"/>
                      <w:marTop w:val="0"/>
                      <w:marBottom w:val="0"/>
                      <w:divBdr>
                        <w:top w:val="none" w:sz="0" w:space="0" w:color="auto"/>
                        <w:left w:val="none" w:sz="0" w:space="0" w:color="auto"/>
                        <w:bottom w:val="none" w:sz="0" w:space="0" w:color="auto"/>
                        <w:right w:val="none" w:sz="0" w:space="0" w:color="auto"/>
                      </w:divBdr>
                    </w:div>
                    <w:div w:id="469519079">
                      <w:marLeft w:val="0"/>
                      <w:marRight w:val="0"/>
                      <w:marTop w:val="0"/>
                      <w:marBottom w:val="0"/>
                      <w:divBdr>
                        <w:top w:val="none" w:sz="0" w:space="0" w:color="auto"/>
                        <w:left w:val="none" w:sz="0" w:space="0" w:color="auto"/>
                        <w:bottom w:val="none" w:sz="0" w:space="0" w:color="auto"/>
                        <w:right w:val="none" w:sz="0" w:space="0" w:color="auto"/>
                      </w:divBdr>
                    </w:div>
                    <w:div w:id="287971474">
                      <w:marLeft w:val="0"/>
                      <w:marRight w:val="0"/>
                      <w:marTop w:val="0"/>
                      <w:marBottom w:val="0"/>
                      <w:divBdr>
                        <w:top w:val="none" w:sz="0" w:space="0" w:color="auto"/>
                        <w:left w:val="none" w:sz="0" w:space="0" w:color="auto"/>
                        <w:bottom w:val="none" w:sz="0" w:space="0" w:color="auto"/>
                        <w:right w:val="none" w:sz="0" w:space="0" w:color="auto"/>
                      </w:divBdr>
                    </w:div>
                    <w:div w:id="712651760">
                      <w:marLeft w:val="0"/>
                      <w:marRight w:val="0"/>
                      <w:marTop w:val="0"/>
                      <w:marBottom w:val="0"/>
                      <w:divBdr>
                        <w:top w:val="none" w:sz="0" w:space="0" w:color="auto"/>
                        <w:left w:val="none" w:sz="0" w:space="0" w:color="auto"/>
                        <w:bottom w:val="none" w:sz="0" w:space="0" w:color="auto"/>
                        <w:right w:val="none" w:sz="0" w:space="0" w:color="auto"/>
                      </w:divBdr>
                    </w:div>
                    <w:div w:id="106195015">
                      <w:marLeft w:val="0"/>
                      <w:marRight w:val="0"/>
                      <w:marTop w:val="0"/>
                      <w:marBottom w:val="0"/>
                      <w:divBdr>
                        <w:top w:val="none" w:sz="0" w:space="0" w:color="auto"/>
                        <w:left w:val="none" w:sz="0" w:space="0" w:color="auto"/>
                        <w:bottom w:val="none" w:sz="0" w:space="0" w:color="auto"/>
                        <w:right w:val="none" w:sz="0" w:space="0" w:color="auto"/>
                      </w:divBdr>
                    </w:div>
                    <w:div w:id="365298601">
                      <w:marLeft w:val="0"/>
                      <w:marRight w:val="0"/>
                      <w:marTop w:val="0"/>
                      <w:marBottom w:val="0"/>
                      <w:divBdr>
                        <w:top w:val="none" w:sz="0" w:space="0" w:color="auto"/>
                        <w:left w:val="none" w:sz="0" w:space="0" w:color="auto"/>
                        <w:bottom w:val="none" w:sz="0" w:space="0" w:color="auto"/>
                        <w:right w:val="none" w:sz="0" w:space="0" w:color="auto"/>
                      </w:divBdr>
                    </w:div>
                    <w:div w:id="83888143">
                      <w:marLeft w:val="0"/>
                      <w:marRight w:val="0"/>
                      <w:marTop w:val="0"/>
                      <w:marBottom w:val="0"/>
                      <w:divBdr>
                        <w:top w:val="none" w:sz="0" w:space="0" w:color="auto"/>
                        <w:left w:val="none" w:sz="0" w:space="0" w:color="auto"/>
                        <w:bottom w:val="none" w:sz="0" w:space="0" w:color="auto"/>
                        <w:right w:val="none" w:sz="0" w:space="0" w:color="auto"/>
                      </w:divBdr>
                    </w:div>
                    <w:div w:id="627395811">
                      <w:marLeft w:val="0"/>
                      <w:marRight w:val="0"/>
                      <w:marTop w:val="0"/>
                      <w:marBottom w:val="0"/>
                      <w:divBdr>
                        <w:top w:val="none" w:sz="0" w:space="0" w:color="auto"/>
                        <w:left w:val="none" w:sz="0" w:space="0" w:color="auto"/>
                        <w:bottom w:val="none" w:sz="0" w:space="0" w:color="auto"/>
                        <w:right w:val="none" w:sz="0" w:space="0" w:color="auto"/>
                      </w:divBdr>
                    </w:div>
                    <w:div w:id="1334841495">
                      <w:marLeft w:val="0"/>
                      <w:marRight w:val="0"/>
                      <w:marTop w:val="0"/>
                      <w:marBottom w:val="0"/>
                      <w:divBdr>
                        <w:top w:val="none" w:sz="0" w:space="0" w:color="auto"/>
                        <w:left w:val="none" w:sz="0" w:space="0" w:color="auto"/>
                        <w:bottom w:val="none" w:sz="0" w:space="0" w:color="auto"/>
                        <w:right w:val="none" w:sz="0" w:space="0" w:color="auto"/>
                      </w:divBdr>
                    </w:div>
                    <w:div w:id="1928995936">
                      <w:marLeft w:val="0"/>
                      <w:marRight w:val="0"/>
                      <w:marTop w:val="0"/>
                      <w:marBottom w:val="0"/>
                      <w:divBdr>
                        <w:top w:val="none" w:sz="0" w:space="0" w:color="auto"/>
                        <w:left w:val="none" w:sz="0" w:space="0" w:color="auto"/>
                        <w:bottom w:val="none" w:sz="0" w:space="0" w:color="auto"/>
                        <w:right w:val="none" w:sz="0" w:space="0" w:color="auto"/>
                      </w:divBdr>
                    </w:div>
                    <w:div w:id="2105607790">
                      <w:marLeft w:val="0"/>
                      <w:marRight w:val="0"/>
                      <w:marTop w:val="0"/>
                      <w:marBottom w:val="0"/>
                      <w:divBdr>
                        <w:top w:val="none" w:sz="0" w:space="0" w:color="auto"/>
                        <w:left w:val="none" w:sz="0" w:space="0" w:color="auto"/>
                        <w:bottom w:val="none" w:sz="0" w:space="0" w:color="auto"/>
                        <w:right w:val="none" w:sz="0" w:space="0" w:color="auto"/>
                      </w:divBdr>
                    </w:div>
                    <w:div w:id="558439835">
                      <w:marLeft w:val="0"/>
                      <w:marRight w:val="0"/>
                      <w:marTop w:val="0"/>
                      <w:marBottom w:val="0"/>
                      <w:divBdr>
                        <w:top w:val="none" w:sz="0" w:space="0" w:color="auto"/>
                        <w:left w:val="none" w:sz="0" w:space="0" w:color="auto"/>
                        <w:bottom w:val="none" w:sz="0" w:space="0" w:color="auto"/>
                        <w:right w:val="none" w:sz="0" w:space="0" w:color="auto"/>
                      </w:divBdr>
                    </w:div>
                    <w:div w:id="1660035358">
                      <w:marLeft w:val="0"/>
                      <w:marRight w:val="0"/>
                      <w:marTop w:val="0"/>
                      <w:marBottom w:val="0"/>
                      <w:divBdr>
                        <w:top w:val="none" w:sz="0" w:space="0" w:color="auto"/>
                        <w:left w:val="none" w:sz="0" w:space="0" w:color="auto"/>
                        <w:bottom w:val="none" w:sz="0" w:space="0" w:color="auto"/>
                        <w:right w:val="none" w:sz="0" w:space="0" w:color="auto"/>
                      </w:divBdr>
                    </w:div>
                    <w:div w:id="216357095">
                      <w:marLeft w:val="0"/>
                      <w:marRight w:val="0"/>
                      <w:marTop w:val="0"/>
                      <w:marBottom w:val="0"/>
                      <w:divBdr>
                        <w:top w:val="none" w:sz="0" w:space="0" w:color="auto"/>
                        <w:left w:val="none" w:sz="0" w:space="0" w:color="auto"/>
                        <w:bottom w:val="none" w:sz="0" w:space="0" w:color="auto"/>
                        <w:right w:val="none" w:sz="0" w:space="0" w:color="auto"/>
                      </w:divBdr>
                    </w:div>
                    <w:div w:id="1191721607">
                      <w:marLeft w:val="0"/>
                      <w:marRight w:val="0"/>
                      <w:marTop w:val="0"/>
                      <w:marBottom w:val="0"/>
                      <w:divBdr>
                        <w:top w:val="none" w:sz="0" w:space="0" w:color="auto"/>
                        <w:left w:val="none" w:sz="0" w:space="0" w:color="auto"/>
                        <w:bottom w:val="none" w:sz="0" w:space="0" w:color="auto"/>
                        <w:right w:val="none" w:sz="0" w:space="0" w:color="auto"/>
                      </w:divBdr>
                    </w:div>
                    <w:div w:id="2023698106">
                      <w:marLeft w:val="0"/>
                      <w:marRight w:val="0"/>
                      <w:marTop w:val="0"/>
                      <w:marBottom w:val="0"/>
                      <w:divBdr>
                        <w:top w:val="none" w:sz="0" w:space="0" w:color="auto"/>
                        <w:left w:val="none" w:sz="0" w:space="0" w:color="auto"/>
                        <w:bottom w:val="none" w:sz="0" w:space="0" w:color="auto"/>
                        <w:right w:val="none" w:sz="0" w:space="0" w:color="auto"/>
                      </w:divBdr>
                    </w:div>
                    <w:div w:id="578179132">
                      <w:marLeft w:val="0"/>
                      <w:marRight w:val="0"/>
                      <w:marTop w:val="0"/>
                      <w:marBottom w:val="0"/>
                      <w:divBdr>
                        <w:top w:val="none" w:sz="0" w:space="0" w:color="auto"/>
                        <w:left w:val="none" w:sz="0" w:space="0" w:color="auto"/>
                        <w:bottom w:val="none" w:sz="0" w:space="0" w:color="auto"/>
                        <w:right w:val="none" w:sz="0" w:space="0" w:color="auto"/>
                      </w:divBdr>
                    </w:div>
                    <w:div w:id="911818223">
                      <w:marLeft w:val="0"/>
                      <w:marRight w:val="0"/>
                      <w:marTop w:val="0"/>
                      <w:marBottom w:val="0"/>
                      <w:divBdr>
                        <w:top w:val="none" w:sz="0" w:space="0" w:color="auto"/>
                        <w:left w:val="none" w:sz="0" w:space="0" w:color="auto"/>
                        <w:bottom w:val="none" w:sz="0" w:space="0" w:color="auto"/>
                        <w:right w:val="none" w:sz="0" w:space="0" w:color="auto"/>
                      </w:divBdr>
                    </w:div>
                    <w:div w:id="497352906">
                      <w:marLeft w:val="0"/>
                      <w:marRight w:val="0"/>
                      <w:marTop w:val="0"/>
                      <w:marBottom w:val="0"/>
                      <w:divBdr>
                        <w:top w:val="none" w:sz="0" w:space="0" w:color="auto"/>
                        <w:left w:val="none" w:sz="0" w:space="0" w:color="auto"/>
                        <w:bottom w:val="none" w:sz="0" w:space="0" w:color="auto"/>
                        <w:right w:val="none" w:sz="0" w:space="0" w:color="auto"/>
                      </w:divBdr>
                    </w:div>
                    <w:div w:id="1416974886">
                      <w:marLeft w:val="0"/>
                      <w:marRight w:val="0"/>
                      <w:marTop w:val="0"/>
                      <w:marBottom w:val="0"/>
                      <w:divBdr>
                        <w:top w:val="none" w:sz="0" w:space="0" w:color="auto"/>
                        <w:left w:val="none" w:sz="0" w:space="0" w:color="auto"/>
                        <w:bottom w:val="none" w:sz="0" w:space="0" w:color="auto"/>
                        <w:right w:val="none" w:sz="0" w:space="0" w:color="auto"/>
                      </w:divBdr>
                    </w:div>
                    <w:div w:id="285740989">
                      <w:marLeft w:val="0"/>
                      <w:marRight w:val="0"/>
                      <w:marTop w:val="0"/>
                      <w:marBottom w:val="0"/>
                      <w:divBdr>
                        <w:top w:val="none" w:sz="0" w:space="0" w:color="auto"/>
                        <w:left w:val="none" w:sz="0" w:space="0" w:color="auto"/>
                        <w:bottom w:val="none" w:sz="0" w:space="0" w:color="auto"/>
                        <w:right w:val="none" w:sz="0" w:space="0" w:color="auto"/>
                      </w:divBdr>
                    </w:div>
                    <w:div w:id="1630164243">
                      <w:marLeft w:val="0"/>
                      <w:marRight w:val="0"/>
                      <w:marTop w:val="0"/>
                      <w:marBottom w:val="0"/>
                      <w:divBdr>
                        <w:top w:val="none" w:sz="0" w:space="0" w:color="auto"/>
                        <w:left w:val="none" w:sz="0" w:space="0" w:color="auto"/>
                        <w:bottom w:val="none" w:sz="0" w:space="0" w:color="auto"/>
                        <w:right w:val="none" w:sz="0" w:space="0" w:color="auto"/>
                      </w:divBdr>
                    </w:div>
                    <w:div w:id="1285817942">
                      <w:marLeft w:val="0"/>
                      <w:marRight w:val="0"/>
                      <w:marTop w:val="0"/>
                      <w:marBottom w:val="0"/>
                      <w:divBdr>
                        <w:top w:val="none" w:sz="0" w:space="0" w:color="auto"/>
                        <w:left w:val="none" w:sz="0" w:space="0" w:color="auto"/>
                        <w:bottom w:val="none" w:sz="0" w:space="0" w:color="auto"/>
                        <w:right w:val="none" w:sz="0" w:space="0" w:color="auto"/>
                      </w:divBdr>
                    </w:div>
                    <w:div w:id="240915021">
                      <w:marLeft w:val="0"/>
                      <w:marRight w:val="0"/>
                      <w:marTop w:val="0"/>
                      <w:marBottom w:val="0"/>
                      <w:divBdr>
                        <w:top w:val="none" w:sz="0" w:space="0" w:color="auto"/>
                        <w:left w:val="none" w:sz="0" w:space="0" w:color="auto"/>
                        <w:bottom w:val="none" w:sz="0" w:space="0" w:color="auto"/>
                        <w:right w:val="none" w:sz="0" w:space="0" w:color="auto"/>
                      </w:divBdr>
                    </w:div>
                    <w:div w:id="768240921">
                      <w:marLeft w:val="0"/>
                      <w:marRight w:val="0"/>
                      <w:marTop w:val="0"/>
                      <w:marBottom w:val="0"/>
                      <w:divBdr>
                        <w:top w:val="none" w:sz="0" w:space="0" w:color="auto"/>
                        <w:left w:val="none" w:sz="0" w:space="0" w:color="auto"/>
                        <w:bottom w:val="none" w:sz="0" w:space="0" w:color="auto"/>
                        <w:right w:val="none" w:sz="0" w:space="0" w:color="auto"/>
                      </w:divBdr>
                    </w:div>
                    <w:div w:id="156041497">
                      <w:marLeft w:val="0"/>
                      <w:marRight w:val="0"/>
                      <w:marTop w:val="0"/>
                      <w:marBottom w:val="0"/>
                      <w:divBdr>
                        <w:top w:val="none" w:sz="0" w:space="0" w:color="auto"/>
                        <w:left w:val="none" w:sz="0" w:space="0" w:color="auto"/>
                        <w:bottom w:val="none" w:sz="0" w:space="0" w:color="auto"/>
                        <w:right w:val="none" w:sz="0" w:space="0" w:color="auto"/>
                      </w:divBdr>
                    </w:div>
                    <w:div w:id="395251044">
                      <w:marLeft w:val="0"/>
                      <w:marRight w:val="0"/>
                      <w:marTop w:val="0"/>
                      <w:marBottom w:val="0"/>
                      <w:divBdr>
                        <w:top w:val="none" w:sz="0" w:space="0" w:color="auto"/>
                        <w:left w:val="none" w:sz="0" w:space="0" w:color="auto"/>
                        <w:bottom w:val="none" w:sz="0" w:space="0" w:color="auto"/>
                        <w:right w:val="none" w:sz="0" w:space="0" w:color="auto"/>
                      </w:divBdr>
                    </w:div>
                    <w:div w:id="1410153427">
                      <w:marLeft w:val="0"/>
                      <w:marRight w:val="0"/>
                      <w:marTop w:val="0"/>
                      <w:marBottom w:val="0"/>
                      <w:divBdr>
                        <w:top w:val="none" w:sz="0" w:space="0" w:color="auto"/>
                        <w:left w:val="none" w:sz="0" w:space="0" w:color="auto"/>
                        <w:bottom w:val="none" w:sz="0" w:space="0" w:color="auto"/>
                        <w:right w:val="none" w:sz="0" w:space="0" w:color="auto"/>
                      </w:divBdr>
                    </w:div>
                    <w:div w:id="343702916">
                      <w:marLeft w:val="0"/>
                      <w:marRight w:val="0"/>
                      <w:marTop w:val="0"/>
                      <w:marBottom w:val="0"/>
                      <w:divBdr>
                        <w:top w:val="none" w:sz="0" w:space="0" w:color="auto"/>
                        <w:left w:val="none" w:sz="0" w:space="0" w:color="auto"/>
                        <w:bottom w:val="none" w:sz="0" w:space="0" w:color="auto"/>
                        <w:right w:val="none" w:sz="0" w:space="0" w:color="auto"/>
                      </w:divBdr>
                    </w:div>
                    <w:div w:id="1800109441">
                      <w:marLeft w:val="0"/>
                      <w:marRight w:val="0"/>
                      <w:marTop w:val="0"/>
                      <w:marBottom w:val="0"/>
                      <w:divBdr>
                        <w:top w:val="none" w:sz="0" w:space="0" w:color="auto"/>
                        <w:left w:val="none" w:sz="0" w:space="0" w:color="auto"/>
                        <w:bottom w:val="none" w:sz="0" w:space="0" w:color="auto"/>
                        <w:right w:val="none" w:sz="0" w:space="0" w:color="auto"/>
                      </w:divBdr>
                    </w:div>
                    <w:div w:id="2043358831">
                      <w:marLeft w:val="0"/>
                      <w:marRight w:val="0"/>
                      <w:marTop w:val="0"/>
                      <w:marBottom w:val="0"/>
                      <w:divBdr>
                        <w:top w:val="none" w:sz="0" w:space="0" w:color="auto"/>
                        <w:left w:val="none" w:sz="0" w:space="0" w:color="auto"/>
                        <w:bottom w:val="none" w:sz="0" w:space="0" w:color="auto"/>
                        <w:right w:val="none" w:sz="0" w:space="0" w:color="auto"/>
                      </w:divBdr>
                    </w:div>
                    <w:div w:id="1699046193">
                      <w:marLeft w:val="0"/>
                      <w:marRight w:val="0"/>
                      <w:marTop w:val="0"/>
                      <w:marBottom w:val="0"/>
                      <w:divBdr>
                        <w:top w:val="none" w:sz="0" w:space="0" w:color="auto"/>
                        <w:left w:val="none" w:sz="0" w:space="0" w:color="auto"/>
                        <w:bottom w:val="none" w:sz="0" w:space="0" w:color="auto"/>
                        <w:right w:val="none" w:sz="0" w:space="0" w:color="auto"/>
                      </w:divBdr>
                    </w:div>
                    <w:div w:id="1968388869">
                      <w:marLeft w:val="0"/>
                      <w:marRight w:val="0"/>
                      <w:marTop w:val="0"/>
                      <w:marBottom w:val="0"/>
                      <w:divBdr>
                        <w:top w:val="none" w:sz="0" w:space="0" w:color="auto"/>
                        <w:left w:val="none" w:sz="0" w:space="0" w:color="auto"/>
                        <w:bottom w:val="none" w:sz="0" w:space="0" w:color="auto"/>
                        <w:right w:val="none" w:sz="0" w:space="0" w:color="auto"/>
                      </w:divBdr>
                    </w:div>
                    <w:div w:id="1244605288">
                      <w:marLeft w:val="0"/>
                      <w:marRight w:val="0"/>
                      <w:marTop w:val="0"/>
                      <w:marBottom w:val="0"/>
                      <w:divBdr>
                        <w:top w:val="none" w:sz="0" w:space="0" w:color="auto"/>
                        <w:left w:val="none" w:sz="0" w:space="0" w:color="auto"/>
                        <w:bottom w:val="none" w:sz="0" w:space="0" w:color="auto"/>
                        <w:right w:val="none" w:sz="0" w:space="0" w:color="auto"/>
                      </w:divBdr>
                    </w:div>
                    <w:div w:id="1159077790">
                      <w:marLeft w:val="0"/>
                      <w:marRight w:val="0"/>
                      <w:marTop w:val="0"/>
                      <w:marBottom w:val="0"/>
                      <w:divBdr>
                        <w:top w:val="none" w:sz="0" w:space="0" w:color="auto"/>
                        <w:left w:val="none" w:sz="0" w:space="0" w:color="auto"/>
                        <w:bottom w:val="none" w:sz="0" w:space="0" w:color="auto"/>
                        <w:right w:val="none" w:sz="0" w:space="0" w:color="auto"/>
                      </w:divBdr>
                    </w:div>
                    <w:div w:id="1886140773">
                      <w:marLeft w:val="0"/>
                      <w:marRight w:val="0"/>
                      <w:marTop w:val="0"/>
                      <w:marBottom w:val="0"/>
                      <w:divBdr>
                        <w:top w:val="none" w:sz="0" w:space="0" w:color="auto"/>
                        <w:left w:val="none" w:sz="0" w:space="0" w:color="auto"/>
                        <w:bottom w:val="none" w:sz="0" w:space="0" w:color="auto"/>
                        <w:right w:val="none" w:sz="0" w:space="0" w:color="auto"/>
                      </w:divBdr>
                    </w:div>
                    <w:div w:id="1883246385">
                      <w:marLeft w:val="0"/>
                      <w:marRight w:val="0"/>
                      <w:marTop w:val="0"/>
                      <w:marBottom w:val="0"/>
                      <w:divBdr>
                        <w:top w:val="none" w:sz="0" w:space="0" w:color="auto"/>
                        <w:left w:val="none" w:sz="0" w:space="0" w:color="auto"/>
                        <w:bottom w:val="none" w:sz="0" w:space="0" w:color="auto"/>
                        <w:right w:val="none" w:sz="0" w:space="0" w:color="auto"/>
                      </w:divBdr>
                    </w:div>
                    <w:div w:id="1244293314">
                      <w:marLeft w:val="0"/>
                      <w:marRight w:val="0"/>
                      <w:marTop w:val="0"/>
                      <w:marBottom w:val="0"/>
                      <w:divBdr>
                        <w:top w:val="none" w:sz="0" w:space="0" w:color="auto"/>
                        <w:left w:val="none" w:sz="0" w:space="0" w:color="auto"/>
                        <w:bottom w:val="none" w:sz="0" w:space="0" w:color="auto"/>
                        <w:right w:val="none" w:sz="0" w:space="0" w:color="auto"/>
                      </w:divBdr>
                    </w:div>
                    <w:div w:id="1976715605">
                      <w:marLeft w:val="0"/>
                      <w:marRight w:val="0"/>
                      <w:marTop w:val="0"/>
                      <w:marBottom w:val="0"/>
                      <w:divBdr>
                        <w:top w:val="none" w:sz="0" w:space="0" w:color="auto"/>
                        <w:left w:val="none" w:sz="0" w:space="0" w:color="auto"/>
                        <w:bottom w:val="none" w:sz="0" w:space="0" w:color="auto"/>
                        <w:right w:val="none" w:sz="0" w:space="0" w:color="auto"/>
                      </w:divBdr>
                    </w:div>
                    <w:div w:id="1899510602">
                      <w:marLeft w:val="0"/>
                      <w:marRight w:val="0"/>
                      <w:marTop w:val="0"/>
                      <w:marBottom w:val="0"/>
                      <w:divBdr>
                        <w:top w:val="none" w:sz="0" w:space="0" w:color="auto"/>
                        <w:left w:val="none" w:sz="0" w:space="0" w:color="auto"/>
                        <w:bottom w:val="none" w:sz="0" w:space="0" w:color="auto"/>
                        <w:right w:val="none" w:sz="0" w:space="0" w:color="auto"/>
                      </w:divBdr>
                    </w:div>
                    <w:div w:id="670526034">
                      <w:marLeft w:val="0"/>
                      <w:marRight w:val="0"/>
                      <w:marTop w:val="0"/>
                      <w:marBottom w:val="0"/>
                      <w:divBdr>
                        <w:top w:val="none" w:sz="0" w:space="0" w:color="auto"/>
                        <w:left w:val="none" w:sz="0" w:space="0" w:color="auto"/>
                        <w:bottom w:val="none" w:sz="0" w:space="0" w:color="auto"/>
                        <w:right w:val="none" w:sz="0" w:space="0" w:color="auto"/>
                      </w:divBdr>
                    </w:div>
                    <w:div w:id="1955282173">
                      <w:marLeft w:val="0"/>
                      <w:marRight w:val="0"/>
                      <w:marTop w:val="0"/>
                      <w:marBottom w:val="0"/>
                      <w:divBdr>
                        <w:top w:val="none" w:sz="0" w:space="0" w:color="auto"/>
                        <w:left w:val="none" w:sz="0" w:space="0" w:color="auto"/>
                        <w:bottom w:val="none" w:sz="0" w:space="0" w:color="auto"/>
                        <w:right w:val="none" w:sz="0" w:space="0" w:color="auto"/>
                      </w:divBdr>
                    </w:div>
                    <w:div w:id="1169565758">
                      <w:marLeft w:val="0"/>
                      <w:marRight w:val="0"/>
                      <w:marTop w:val="0"/>
                      <w:marBottom w:val="0"/>
                      <w:divBdr>
                        <w:top w:val="none" w:sz="0" w:space="0" w:color="auto"/>
                        <w:left w:val="none" w:sz="0" w:space="0" w:color="auto"/>
                        <w:bottom w:val="none" w:sz="0" w:space="0" w:color="auto"/>
                        <w:right w:val="none" w:sz="0" w:space="0" w:color="auto"/>
                      </w:divBdr>
                    </w:div>
                    <w:div w:id="1546453382">
                      <w:marLeft w:val="0"/>
                      <w:marRight w:val="0"/>
                      <w:marTop w:val="0"/>
                      <w:marBottom w:val="0"/>
                      <w:divBdr>
                        <w:top w:val="none" w:sz="0" w:space="0" w:color="auto"/>
                        <w:left w:val="none" w:sz="0" w:space="0" w:color="auto"/>
                        <w:bottom w:val="none" w:sz="0" w:space="0" w:color="auto"/>
                        <w:right w:val="none" w:sz="0" w:space="0" w:color="auto"/>
                      </w:divBdr>
                    </w:div>
                    <w:div w:id="46878904">
                      <w:marLeft w:val="0"/>
                      <w:marRight w:val="0"/>
                      <w:marTop w:val="0"/>
                      <w:marBottom w:val="0"/>
                      <w:divBdr>
                        <w:top w:val="none" w:sz="0" w:space="0" w:color="auto"/>
                        <w:left w:val="none" w:sz="0" w:space="0" w:color="auto"/>
                        <w:bottom w:val="none" w:sz="0" w:space="0" w:color="auto"/>
                        <w:right w:val="none" w:sz="0" w:space="0" w:color="auto"/>
                      </w:divBdr>
                    </w:div>
                    <w:div w:id="928083971">
                      <w:marLeft w:val="0"/>
                      <w:marRight w:val="0"/>
                      <w:marTop w:val="0"/>
                      <w:marBottom w:val="0"/>
                      <w:divBdr>
                        <w:top w:val="none" w:sz="0" w:space="0" w:color="auto"/>
                        <w:left w:val="none" w:sz="0" w:space="0" w:color="auto"/>
                        <w:bottom w:val="none" w:sz="0" w:space="0" w:color="auto"/>
                        <w:right w:val="none" w:sz="0" w:space="0" w:color="auto"/>
                      </w:divBdr>
                    </w:div>
                    <w:div w:id="1498226985">
                      <w:marLeft w:val="0"/>
                      <w:marRight w:val="0"/>
                      <w:marTop w:val="0"/>
                      <w:marBottom w:val="0"/>
                      <w:divBdr>
                        <w:top w:val="none" w:sz="0" w:space="0" w:color="auto"/>
                        <w:left w:val="none" w:sz="0" w:space="0" w:color="auto"/>
                        <w:bottom w:val="none" w:sz="0" w:space="0" w:color="auto"/>
                        <w:right w:val="none" w:sz="0" w:space="0" w:color="auto"/>
                      </w:divBdr>
                    </w:div>
                    <w:div w:id="946277253">
                      <w:marLeft w:val="0"/>
                      <w:marRight w:val="0"/>
                      <w:marTop w:val="0"/>
                      <w:marBottom w:val="0"/>
                      <w:divBdr>
                        <w:top w:val="none" w:sz="0" w:space="0" w:color="auto"/>
                        <w:left w:val="none" w:sz="0" w:space="0" w:color="auto"/>
                        <w:bottom w:val="none" w:sz="0" w:space="0" w:color="auto"/>
                        <w:right w:val="none" w:sz="0" w:space="0" w:color="auto"/>
                      </w:divBdr>
                    </w:div>
                    <w:div w:id="2109885060">
                      <w:marLeft w:val="0"/>
                      <w:marRight w:val="0"/>
                      <w:marTop w:val="0"/>
                      <w:marBottom w:val="0"/>
                      <w:divBdr>
                        <w:top w:val="none" w:sz="0" w:space="0" w:color="auto"/>
                        <w:left w:val="none" w:sz="0" w:space="0" w:color="auto"/>
                        <w:bottom w:val="none" w:sz="0" w:space="0" w:color="auto"/>
                        <w:right w:val="none" w:sz="0" w:space="0" w:color="auto"/>
                      </w:divBdr>
                    </w:div>
                    <w:div w:id="1448620475">
                      <w:marLeft w:val="0"/>
                      <w:marRight w:val="0"/>
                      <w:marTop w:val="0"/>
                      <w:marBottom w:val="0"/>
                      <w:divBdr>
                        <w:top w:val="none" w:sz="0" w:space="0" w:color="auto"/>
                        <w:left w:val="none" w:sz="0" w:space="0" w:color="auto"/>
                        <w:bottom w:val="none" w:sz="0" w:space="0" w:color="auto"/>
                        <w:right w:val="none" w:sz="0" w:space="0" w:color="auto"/>
                      </w:divBdr>
                    </w:div>
                    <w:div w:id="1901792956">
                      <w:marLeft w:val="0"/>
                      <w:marRight w:val="0"/>
                      <w:marTop w:val="0"/>
                      <w:marBottom w:val="0"/>
                      <w:divBdr>
                        <w:top w:val="none" w:sz="0" w:space="0" w:color="auto"/>
                        <w:left w:val="none" w:sz="0" w:space="0" w:color="auto"/>
                        <w:bottom w:val="none" w:sz="0" w:space="0" w:color="auto"/>
                        <w:right w:val="none" w:sz="0" w:space="0" w:color="auto"/>
                      </w:divBdr>
                    </w:div>
                    <w:div w:id="1428649913">
                      <w:marLeft w:val="0"/>
                      <w:marRight w:val="0"/>
                      <w:marTop w:val="0"/>
                      <w:marBottom w:val="0"/>
                      <w:divBdr>
                        <w:top w:val="none" w:sz="0" w:space="0" w:color="auto"/>
                        <w:left w:val="none" w:sz="0" w:space="0" w:color="auto"/>
                        <w:bottom w:val="none" w:sz="0" w:space="0" w:color="auto"/>
                        <w:right w:val="none" w:sz="0" w:space="0" w:color="auto"/>
                      </w:divBdr>
                    </w:div>
                    <w:div w:id="676618598">
                      <w:marLeft w:val="0"/>
                      <w:marRight w:val="0"/>
                      <w:marTop w:val="0"/>
                      <w:marBottom w:val="0"/>
                      <w:divBdr>
                        <w:top w:val="none" w:sz="0" w:space="0" w:color="auto"/>
                        <w:left w:val="none" w:sz="0" w:space="0" w:color="auto"/>
                        <w:bottom w:val="none" w:sz="0" w:space="0" w:color="auto"/>
                        <w:right w:val="none" w:sz="0" w:space="0" w:color="auto"/>
                      </w:divBdr>
                    </w:div>
                    <w:div w:id="962811836">
                      <w:marLeft w:val="0"/>
                      <w:marRight w:val="0"/>
                      <w:marTop w:val="0"/>
                      <w:marBottom w:val="0"/>
                      <w:divBdr>
                        <w:top w:val="none" w:sz="0" w:space="0" w:color="auto"/>
                        <w:left w:val="none" w:sz="0" w:space="0" w:color="auto"/>
                        <w:bottom w:val="none" w:sz="0" w:space="0" w:color="auto"/>
                        <w:right w:val="none" w:sz="0" w:space="0" w:color="auto"/>
                      </w:divBdr>
                    </w:div>
                    <w:div w:id="1626816575">
                      <w:marLeft w:val="0"/>
                      <w:marRight w:val="0"/>
                      <w:marTop w:val="0"/>
                      <w:marBottom w:val="0"/>
                      <w:divBdr>
                        <w:top w:val="none" w:sz="0" w:space="0" w:color="auto"/>
                        <w:left w:val="none" w:sz="0" w:space="0" w:color="auto"/>
                        <w:bottom w:val="none" w:sz="0" w:space="0" w:color="auto"/>
                        <w:right w:val="none" w:sz="0" w:space="0" w:color="auto"/>
                      </w:divBdr>
                    </w:div>
                    <w:div w:id="1141967774">
                      <w:marLeft w:val="0"/>
                      <w:marRight w:val="0"/>
                      <w:marTop w:val="0"/>
                      <w:marBottom w:val="0"/>
                      <w:divBdr>
                        <w:top w:val="none" w:sz="0" w:space="0" w:color="auto"/>
                        <w:left w:val="none" w:sz="0" w:space="0" w:color="auto"/>
                        <w:bottom w:val="none" w:sz="0" w:space="0" w:color="auto"/>
                        <w:right w:val="none" w:sz="0" w:space="0" w:color="auto"/>
                      </w:divBdr>
                    </w:div>
                    <w:div w:id="678309256">
                      <w:marLeft w:val="0"/>
                      <w:marRight w:val="0"/>
                      <w:marTop w:val="0"/>
                      <w:marBottom w:val="0"/>
                      <w:divBdr>
                        <w:top w:val="none" w:sz="0" w:space="0" w:color="auto"/>
                        <w:left w:val="none" w:sz="0" w:space="0" w:color="auto"/>
                        <w:bottom w:val="none" w:sz="0" w:space="0" w:color="auto"/>
                        <w:right w:val="none" w:sz="0" w:space="0" w:color="auto"/>
                      </w:divBdr>
                    </w:div>
                    <w:div w:id="1249271564">
                      <w:marLeft w:val="0"/>
                      <w:marRight w:val="0"/>
                      <w:marTop w:val="0"/>
                      <w:marBottom w:val="0"/>
                      <w:divBdr>
                        <w:top w:val="none" w:sz="0" w:space="0" w:color="auto"/>
                        <w:left w:val="none" w:sz="0" w:space="0" w:color="auto"/>
                        <w:bottom w:val="none" w:sz="0" w:space="0" w:color="auto"/>
                        <w:right w:val="none" w:sz="0" w:space="0" w:color="auto"/>
                      </w:divBdr>
                    </w:div>
                    <w:div w:id="2019624547">
                      <w:marLeft w:val="0"/>
                      <w:marRight w:val="0"/>
                      <w:marTop w:val="0"/>
                      <w:marBottom w:val="0"/>
                      <w:divBdr>
                        <w:top w:val="none" w:sz="0" w:space="0" w:color="auto"/>
                        <w:left w:val="none" w:sz="0" w:space="0" w:color="auto"/>
                        <w:bottom w:val="none" w:sz="0" w:space="0" w:color="auto"/>
                        <w:right w:val="none" w:sz="0" w:space="0" w:color="auto"/>
                      </w:divBdr>
                    </w:div>
                    <w:div w:id="34432248">
                      <w:marLeft w:val="0"/>
                      <w:marRight w:val="0"/>
                      <w:marTop w:val="0"/>
                      <w:marBottom w:val="0"/>
                      <w:divBdr>
                        <w:top w:val="none" w:sz="0" w:space="0" w:color="auto"/>
                        <w:left w:val="none" w:sz="0" w:space="0" w:color="auto"/>
                        <w:bottom w:val="none" w:sz="0" w:space="0" w:color="auto"/>
                        <w:right w:val="none" w:sz="0" w:space="0" w:color="auto"/>
                      </w:divBdr>
                    </w:div>
                    <w:div w:id="617874019">
                      <w:marLeft w:val="0"/>
                      <w:marRight w:val="0"/>
                      <w:marTop w:val="0"/>
                      <w:marBottom w:val="0"/>
                      <w:divBdr>
                        <w:top w:val="none" w:sz="0" w:space="0" w:color="auto"/>
                        <w:left w:val="none" w:sz="0" w:space="0" w:color="auto"/>
                        <w:bottom w:val="none" w:sz="0" w:space="0" w:color="auto"/>
                        <w:right w:val="none" w:sz="0" w:space="0" w:color="auto"/>
                      </w:divBdr>
                    </w:div>
                    <w:div w:id="146672551">
                      <w:marLeft w:val="0"/>
                      <w:marRight w:val="0"/>
                      <w:marTop w:val="0"/>
                      <w:marBottom w:val="0"/>
                      <w:divBdr>
                        <w:top w:val="none" w:sz="0" w:space="0" w:color="auto"/>
                        <w:left w:val="none" w:sz="0" w:space="0" w:color="auto"/>
                        <w:bottom w:val="none" w:sz="0" w:space="0" w:color="auto"/>
                        <w:right w:val="none" w:sz="0" w:space="0" w:color="auto"/>
                      </w:divBdr>
                    </w:div>
                    <w:div w:id="14770387">
                      <w:marLeft w:val="0"/>
                      <w:marRight w:val="0"/>
                      <w:marTop w:val="0"/>
                      <w:marBottom w:val="0"/>
                      <w:divBdr>
                        <w:top w:val="none" w:sz="0" w:space="0" w:color="auto"/>
                        <w:left w:val="none" w:sz="0" w:space="0" w:color="auto"/>
                        <w:bottom w:val="none" w:sz="0" w:space="0" w:color="auto"/>
                        <w:right w:val="none" w:sz="0" w:space="0" w:color="auto"/>
                      </w:divBdr>
                    </w:div>
                    <w:div w:id="405349236">
                      <w:marLeft w:val="0"/>
                      <w:marRight w:val="0"/>
                      <w:marTop w:val="0"/>
                      <w:marBottom w:val="0"/>
                      <w:divBdr>
                        <w:top w:val="none" w:sz="0" w:space="0" w:color="auto"/>
                        <w:left w:val="none" w:sz="0" w:space="0" w:color="auto"/>
                        <w:bottom w:val="none" w:sz="0" w:space="0" w:color="auto"/>
                        <w:right w:val="none" w:sz="0" w:space="0" w:color="auto"/>
                      </w:divBdr>
                    </w:div>
                    <w:div w:id="704525369">
                      <w:marLeft w:val="0"/>
                      <w:marRight w:val="0"/>
                      <w:marTop w:val="0"/>
                      <w:marBottom w:val="0"/>
                      <w:divBdr>
                        <w:top w:val="none" w:sz="0" w:space="0" w:color="auto"/>
                        <w:left w:val="none" w:sz="0" w:space="0" w:color="auto"/>
                        <w:bottom w:val="none" w:sz="0" w:space="0" w:color="auto"/>
                        <w:right w:val="none" w:sz="0" w:space="0" w:color="auto"/>
                      </w:divBdr>
                    </w:div>
                    <w:div w:id="290140294">
                      <w:marLeft w:val="0"/>
                      <w:marRight w:val="0"/>
                      <w:marTop w:val="0"/>
                      <w:marBottom w:val="0"/>
                      <w:divBdr>
                        <w:top w:val="none" w:sz="0" w:space="0" w:color="auto"/>
                        <w:left w:val="none" w:sz="0" w:space="0" w:color="auto"/>
                        <w:bottom w:val="none" w:sz="0" w:space="0" w:color="auto"/>
                        <w:right w:val="none" w:sz="0" w:space="0" w:color="auto"/>
                      </w:divBdr>
                    </w:div>
                    <w:div w:id="273681475">
                      <w:marLeft w:val="0"/>
                      <w:marRight w:val="0"/>
                      <w:marTop w:val="0"/>
                      <w:marBottom w:val="0"/>
                      <w:divBdr>
                        <w:top w:val="none" w:sz="0" w:space="0" w:color="auto"/>
                        <w:left w:val="none" w:sz="0" w:space="0" w:color="auto"/>
                        <w:bottom w:val="none" w:sz="0" w:space="0" w:color="auto"/>
                        <w:right w:val="none" w:sz="0" w:space="0" w:color="auto"/>
                      </w:divBdr>
                    </w:div>
                    <w:div w:id="1923024273">
                      <w:marLeft w:val="0"/>
                      <w:marRight w:val="0"/>
                      <w:marTop w:val="0"/>
                      <w:marBottom w:val="0"/>
                      <w:divBdr>
                        <w:top w:val="none" w:sz="0" w:space="0" w:color="auto"/>
                        <w:left w:val="none" w:sz="0" w:space="0" w:color="auto"/>
                        <w:bottom w:val="none" w:sz="0" w:space="0" w:color="auto"/>
                        <w:right w:val="none" w:sz="0" w:space="0" w:color="auto"/>
                      </w:divBdr>
                    </w:div>
                    <w:div w:id="303897790">
                      <w:marLeft w:val="0"/>
                      <w:marRight w:val="0"/>
                      <w:marTop w:val="0"/>
                      <w:marBottom w:val="0"/>
                      <w:divBdr>
                        <w:top w:val="none" w:sz="0" w:space="0" w:color="auto"/>
                        <w:left w:val="none" w:sz="0" w:space="0" w:color="auto"/>
                        <w:bottom w:val="none" w:sz="0" w:space="0" w:color="auto"/>
                        <w:right w:val="none" w:sz="0" w:space="0" w:color="auto"/>
                      </w:divBdr>
                    </w:div>
                    <w:div w:id="938828468">
                      <w:marLeft w:val="0"/>
                      <w:marRight w:val="0"/>
                      <w:marTop w:val="0"/>
                      <w:marBottom w:val="0"/>
                      <w:divBdr>
                        <w:top w:val="none" w:sz="0" w:space="0" w:color="auto"/>
                        <w:left w:val="none" w:sz="0" w:space="0" w:color="auto"/>
                        <w:bottom w:val="none" w:sz="0" w:space="0" w:color="auto"/>
                        <w:right w:val="none" w:sz="0" w:space="0" w:color="auto"/>
                      </w:divBdr>
                    </w:div>
                    <w:div w:id="1105465054">
                      <w:marLeft w:val="0"/>
                      <w:marRight w:val="0"/>
                      <w:marTop w:val="0"/>
                      <w:marBottom w:val="0"/>
                      <w:divBdr>
                        <w:top w:val="none" w:sz="0" w:space="0" w:color="auto"/>
                        <w:left w:val="none" w:sz="0" w:space="0" w:color="auto"/>
                        <w:bottom w:val="none" w:sz="0" w:space="0" w:color="auto"/>
                        <w:right w:val="none" w:sz="0" w:space="0" w:color="auto"/>
                      </w:divBdr>
                    </w:div>
                    <w:div w:id="1912302212">
                      <w:marLeft w:val="0"/>
                      <w:marRight w:val="0"/>
                      <w:marTop w:val="0"/>
                      <w:marBottom w:val="0"/>
                      <w:divBdr>
                        <w:top w:val="none" w:sz="0" w:space="0" w:color="auto"/>
                        <w:left w:val="none" w:sz="0" w:space="0" w:color="auto"/>
                        <w:bottom w:val="none" w:sz="0" w:space="0" w:color="auto"/>
                        <w:right w:val="none" w:sz="0" w:space="0" w:color="auto"/>
                      </w:divBdr>
                    </w:div>
                    <w:div w:id="1587110769">
                      <w:marLeft w:val="0"/>
                      <w:marRight w:val="0"/>
                      <w:marTop w:val="0"/>
                      <w:marBottom w:val="0"/>
                      <w:divBdr>
                        <w:top w:val="none" w:sz="0" w:space="0" w:color="auto"/>
                        <w:left w:val="none" w:sz="0" w:space="0" w:color="auto"/>
                        <w:bottom w:val="none" w:sz="0" w:space="0" w:color="auto"/>
                        <w:right w:val="none" w:sz="0" w:space="0" w:color="auto"/>
                      </w:divBdr>
                    </w:div>
                    <w:div w:id="2561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2576">
              <w:marLeft w:val="0"/>
              <w:marRight w:val="0"/>
              <w:marTop w:val="0"/>
              <w:marBottom w:val="0"/>
              <w:divBdr>
                <w:top w:val="none" w:sz="0" w:space="0" w:color="auto"/>
                <w:left w:val="none" w:sz="0" w:space="0" w:color="auto"/>
                <w:bottom w:val="none" w:sz="0" w:space="0" w:color="auto"/>
                <w:right w:val="none" w:sz="0" w:space="0" w:color="auto"/>
              </w:divBdr>
              <w:divsChild>
                <w:div w:id="2055421880">
                  <w:marLeft w:val="0"/>
                  <w:marRight w:val="0"/>
                  <w:marTop w:val="0"/>
                  <w:marBottom w:val="0"/>
                  <w:divBdr>
                    <w:top w:val="none" w:sz="0" w:space="0" w:color="auto"/>
                    <w:left w:val="none" w:sz="0" w:space="0" w:color="auto"/>
                    <w:bottom w:val="none" w:sz="0" w:space="0" w:color="auto"/>
                    <w:right w:val="none" w:sz="0" w:space="0" w:color="auto"/>
                  </w:divBdr>
                  <w:divsChild>
                    <w:div w:id="688063952">
                      <w:marLeft w:val="0"/>
                      <w:marRight w:val="0"/>
                      <w:marTop w:val="0"/>
                      <w:marBottom w:val="0"/>
                      <w:divBdr>
                        <w:top w:val="none" w:sz="0" w:space="0" w:color="auto"/>
                        <w:left w:val="none" w:sz="0" w:space="0" w:color="auto"/>
                        <w:bottom w:val="none" w:sz="0" w:space="0" w:color="auto"/>
                        <w:right w:val="none" w:sz="0" w:space="0" w:color="auto"/>
                      </w:divBdr>
                    </w:div>
                    <w:div w:id="45953794">
                      <w:marLeft w:val="0"/>
                      <w:marRight w:val="0"/>
                      <w:marTop w:val="0"/>
                      <w:marBottom w:val="0"/>
                      <w:divBdr>
                        <w:top w:val="none" w:sz="0" w:space="0" w:color="auto"/>
                        <w:left w:val="none" w:sz="0" w:space="0" w:color="auto"/>
                        <w:bottom w:val="none" w:sz="0" w:space="0" w:color="auto"/>
                        <w:right w:val="none" w:sz="0" w:space="0" w:color="auto"/>
                      </w:divBdr>
                    </w:div>
                    <w:div w:id="1503659626">
                      <w:marLeft w:val="0"/>
                      <w:marRight w:val="0"/>
                      <w:marTop w:val="0"/>
                      <w:marBottom w:val="0"/>
                      <w:divBdr>
                        <w:top w:val="none" w:sz="0" w:space="0" w:color="auto"/>
                        <w:left w:val="none" w:sz="0" w:space="0" w:color="auto"/>
                        <w:bottom w:val="none" w:sz="0" w:space="0" w:color="auto"/>
                        <w:right w:val="none" w:sz="0" w:space="0" w:color="auto"/>
                      </w:divBdr>
                    </w:div>
                    <w:div w:id="133564415">
                      <w:marLeft w:val="0"/>
                      <w:marRight w:val="0"/>
                      <w:marTop w:val="0"/>
                      <w:marBottom w:val="0"/>
                      <w:divBdr>
                        <w:top w:val="none" w:sz="0" w:space="0" w:color="auto"/>
                        <w:left w:val="none" w:sz="0" w:space="0" w:color="auto"/>
                        <w:bottom w:val="none" w:sz="0" w:space="0" w:color="auto"/>
                        <w:right w:val="none" w:sz="0" w:space="0" w:color="auto"/>
                      </w:divBdr>
                    </w:div>
                    <w:div w:id="1331178722">
                      <w:marLeft w:val="0"/>
                      <w:marRight w:val="0"/>
                      <w:marTop w:val="0"/>
                      <w:marBottom w:val="0"/>
                      <w:divBdr>
                        <w:top w:val="none" w:sz="0" w:space="0" w:color="auto"/>
                        <w:left w:val="none" w:sz="0" w:space="0" w:color="auto"/>
                        <w:bottom w:val="none" w:sz="0" w:space="0" w:color="auto"/>
                        <w:right w:val="none" w:sz="0" w:space="0" w:color="auto"/>
                      </w:divBdr>
                    </w:div>
                    <w:div w:id="1646546187">
                      <w:marLeft w:val="0"/>
                      <w:marRight w:val="0"/>
                      <w:marTop w:val="0"/>
                      <w:marBottom w:val="0"/>
                      <w:divBdr>
                        <w:top w:val="none" w:sz="0" w:space="0" w:color="auto"/>
                        <w:left w:val="none" w:sz="0" w:space="0" w:color="auto"/>
                        <w:bottom w:val="none" w:sz="0" w:space="0" w:color="auto"/>
                        <w:right w:val="none" w:sz="0" w:space="0" w:color="auto"/>
                      </w:divBdr>
                    </w:div>
                    <w:div w:id="1290017811">
                      <w:marLeft w:val="0"/>
                      <w:marRight w:val="0"/>
                      <w:marTop w:val="0"/>
                      <w:marBottom w:val="0"/>
                      <w:divBdr>
                        <w:top w:val="none" w:sz="0" w:space="0" w:color="auto"/>
                        <w:left w:val="none" w:sz="0" w:space="0" w:color="auto"/>
                        <w:bottom w:val="none" w:sz="0" w:space="0" w:color="auto"/>
                        <w:right w:val="none" w:sz="0" w:space="0" w:color="auto"/>
                      </w:divBdr>
                    </w:div>
                    <w:div w:id="81293456">
                      <w:marLeft w:val="0"/>
                      <w:marRight w:val="0"/>
                      <w:marTop w:val="0"/>
                      <w:marBottom w:val="0"/>
                      <w:divBdr>
                        <w:top w:val="none" w:sz="0" w:space="0" w:color="auto"/>
                        <w:left w:val="none" w:sz="0" w:space="0" w:color="auto"/>
                        <w:bottom w:val="none" w:sz="0" w:space="0" w:color="auto"/>
                        <w:right w:val="none" w:sz="0" w:space="0" w:color="auto"/>
                      </w:divBdr>
                    </w:div>
                    <w:div w:id="1685747933">
                      <w:marLeft w:val="0"/>
                      <w:marRight w:val="0"/>
                      <w:marTop w:val="0"/>
                      <w:marBottom w:val="0"/>
                      <w:divBdr>
                        <w:top w:val="none" w:sz="0" w:space="0" w:color="auto"/>
                        <w:left w:val="none" w:sz="0" w:space="0" w:color="auto"/>
                        <w:bottom w:val="none" w:sz="0" w:space="0" w:color="auto"/>
                        <w:right w:val="none" w:sz="0" w:space="0" w:color="auto"/>
                      </w:divBdr>
                    </w:div>
                    <w:div w:id="1582525029">
                      <w:marLeft w:val="0"/>
                      <w:marRight w:val="0"/>
                      <w:marTop w:val="0"/>
                      <w:marBottom w:val="0"/>
                      <w:divBdr>
                        <w:top w:val="none" w:sz="0" w:space="0" w:color="auto"/>
                        <w:left w:val="none" w:sz="0" w:space="0" w:color="auto"/>
                        <w:bottom w:val="none" w:sz="0" w:space="0" w:color="auto"/>
                        <w:right w:val="none" w:sz="0" w:space="0" w:color="auto"/>
                      </w:divBdr>
                    </w:div>
                    <w:div w:id="1218008015">
                      <w:marLeft w:val="0"/>
                      <w:marRight w:val="0"/>
                      <w:marTop w:val="0"/>
                      <w:marBottom w:val="0"/>
                      <w:divBdr>
                        <w:top w:val="none" w:sz="0" w:space="0" w:color="auto"/>
                        <w:left w:val="none" w:sz="0" w:space="0" w:color="auto"/>
                        <w:bottom w:val="none" w:sz="0" w:space="0" w:color="auto"/>
                        <w:right w:val="none" w:sz="0" w:space="0" w:color="auto"/>
                      </w:divBdr>
                    </w:div>
                    <w:div w:id="1082025527">
                      <w:marLeft w:val="0"/>
                      <w:marRight w:val="0"/>
                      <w:marTop w:val="0"/>
                      <w:marBottom w:val="0"/>
                      <w:divBdr>
                        <w:top w:val="none" w:sz="0" w:space="0" w:color="auto"/>
                        <w:left w:val="none" w:sz="0" w:space="0" w:color="auto"/>
                        <w:bottom w:val="none" w:sz="0" w:space="0" w:color="auto"/>
                        <w:right w:val="none" w:sz="0" w:space="0" w:color="auto"/>
                      </w:divBdr>
                    </w:div>
                    <w:div w:id="1791317099">
                      <w:marLeft w:val="0"/>
                      <w:marRight w:val="0"/>
                      <w:marTop w:val="0"/>
                      <w:marBottom w:val="0"/>
                      <w:divBdr>
                        <w:top w:val="none" w:sz="0" w:space="0" w:color="auto"/>
                        <w:left w:val="none" w:sz="0" w:space="0" w:color="auto"/>
                        <w:bottom w:val="none" w:sz="0" w:space="0" w:color="auto"/>
                        <w:right w:val="none" w:sz="0" w:space="0" w:color="auto"/>
                      </w:divBdr>
                    </w:div>
                    <w:div w:id="489444428">
                      <w:marLeft w:val="0"/>
                      <w:marRight w:val="0"/>
                      <w:marTop w:val="0"/>
                      <w:marBottom w:val="0"/>
                      <w:divBdr>
                        <w:top w:val="none" w:sz="0" w:space="0" w:color="auto"/>
                        <w:left w:val="none" w:sz="0" w:space="0" w:color="auto"/>
                        <w:bottom w:val="none" w:sz="0" w:space="0" w:color="auto"/>
                        <w:right w:val="none" w:sz="0" w:space="0" w:color="auto"/>
                      </w:divBdr>
                    </w:div>
                    <w:div w:id="180049134">
                      <w:marLeft w:val="0"/>
                      <w:marRight w:val="0"/>
                      <w:marTop w:val="0"/>
                      <w:marBottom w:val="0"/>
                      <w:divBdr>
                        <w:top w:val="none" w:sz="0" w:space="0" w:color="auto"/>
                        <w:left w:val="none" w:sz="0" w:space="0" w:color="auto"/>
                        <w:bottom w:val="none" w:sz="0" w:space="0" w:color="auto"/>
                        <w:right w:val="none" w:sz="0" w:space="0" w:color="auto"/>
                      </w:divBdr>
                    </w:div>
                    <w:div w:id="1490168588">
                      <w:marLeft w:val="0"/>
                      <w:marRight w:val="0"/>
                      <w:marTop w:val="0"/>
                      <w:marBottom w:val="0"/>
                      <w:divBdr>
                        <w:top w:val="none" w:sz="0" w:space="0" w:color="auto"/>
                        <w:left w:val="none" w:sz="0" w:space="0" w:color="auto"/>
                        <w:bottom w:val="none" w:sz="0" w:space="0" w:color="auto"/>
                        <w:right w:val="none" w:sz="0" w:space="0" w:color="auto"/>
                      </w:divBdr>
                    </w:div>
                    <w:div w:id="275328086">
                      <w:marLeft w:val="0"/>
                      <w:marRight w:val="0"/>
                      <w:marTop w:val="0"/>
                      <w:marBottom w:val="0"/>
                      <w:divBdr>
                        <w:top w:val="none" w:sz="0" w:space="0" w:color="auto"/>
                        <w:left w:val="none" w:sz="0" w:space="0" w:color="auto"/>
                        <w:bottom w:val="none" w:sz="0" w:space="0" w:color="auto"/>
                        <w:right w:val="none" w:sz="0" w:space="0" w:color="auto"/>
                      </w:divBdr>
                    </w:div>
                    <w:div w:id="1944604957">
                      <w:marLeft w:val="0"/>
                      <w:marRight w:val="0"/>
                      <w:marTop w:val="0"/>
                      <w:marBottom w:val="0"/>
                      <w:divBdr>
                        <w:top w:val="none" w:sz="0" w:space="0" w:color="auto"/>
                        <w:left w:val="none" w:sz="0" w:space="0" w:color="auto"/>
                        <w:bottom w:val="none" w:sz="0" w:space="0" w:color="auto"/>
                        <w:right w:val="none" w:sz="0" w:space="0" w:color="auto"/>
                      </w:divBdr>
                    </w:div>
                    <w:div w:id="1903827868">
                      <w:marLeft w:val="0"/>
                      <w:marRight w:val="0"/>
                      <w:marTop w:val="0"/>
                      <w:marBottom w:val="0"/>
                      <w:divBdr>
                        <w:top w:val="none" w:sz="0" w:space="0" w:color="auto"/>
                        <w:left w:val="none" w:sz="0" w:space="0" w:color="auto"/>
                        <w:bottom w:val="none" w:sz="0" w:space="0" w:color="auto"/>
                        <w:right w:val="none" w:sz="0" w:space="0" w:color="auto"/>
                      </w:divBdr>
                    </w:div>
                    <w:div w:id="1230338569">
                      <w:marLeft w:val="0"/>
                      <w:marRight w:val="0"/>
                      <w:marTop w:val="0"/>
                      <w:marBottom w:val="0"/>
                      <w:divBdr>
                        <w:top w:val="none" w:sz="0" w:space="0" w:color="auto"/>
                        <w:left w:val="none" w:sz="0" w:space="0" w:color="auto"/>
                        <w:bottom w:val="none" w:sz="0" w:space="0" w:color="auto"/>
                        <w:right w:val="none" w:sz="0" w:space="0" w:color="auto"/>
                      </w:divBdr>
                    </w:div>
                    <w:div w:id="1667323478">
                      <w:marLeft w:val="0"/>
                      <w:marRight w:val="0"/>
                      <w:marTop w:val="0"/>
                      <w:marBottom w:val="0"/>
                      <w:divBdr>
                        <w:top w:val="none" w:sz="0" w:space="0" w:color="auto"/>
                        <w:left w:val="none" w:sz="0" w:space="0" w:color="auto"/>
                        <w:bottom w:val="none" w:sz="0" w:space="0" w:color="auto"/>
                        <w:right w:val="none" w:sz="0" w:space="0" w:color="auto"/>
                      </w:divBdr>
                    </w:div>
                    <w:div w:id="1029180860">
                      <w:marLeft w:val="0"/>
                      <w:marRight w:val="0"/>
                      <w:marTop w:val="0"/>
                      <w:marBottom w:val="0"/>
                      <w:divBdr>
                        <w:top w:val="none" w:sz="0" w:space="0" w:color="auto"/>
                        <w:left w:val="none" w:sz="0" w:space="0" w:color="auto"/>
                        <w:bottom w:val="none" w:sz="0" w:space="0" w:color="auto"/>
                        <w:right w:val="none" w:sz="0" w:space="0" w:color="auto"/>
                      </w:divBdr>
                    </w:div>
                    <w:div w:id="30420962">
                      <w:marLeft w:val="0"/>
                      <w:marRight w:val="0"/>
                      <w:marTop w:val="0"/>
                      <w:marBottom w:val="0"/>
                      <w:divBdr>
                        <w:top w:val="none" w:sz="0" w:space="0" w:color="auto"/>
                        <w:left w:val="none" w:sz="0" w:space="0" w:color="auto"/>
                        <w:bottom w:val="none" w:sz="0" w:space="0" w:color="auto"/>
                        <w:right w:val="none" w:sz="0" w:space="0" w:color="auto"/>
                      </w:divBdr>
                    </w:div>
                    <w:div w:id="1989430398">
                      <w:marLeft w:val="0"/>
                      <w:marRight w:val="0"/>
                      <w:marTop w:val="0"/>
                      <w:marBottom w:val="0"/>
                      <w:divBdr>
                        <w:top w:val="none" w:sz="0" w:space="0" w:color="auto"/>
                        <w:left w:val="none" w:sz="0" w:space="0" w:color="auto"/>
                        <w:bottom w:val="none" w:sz="0" w:space="0" w:color="auto"/>
                        <w:right w:val="none" w:sz="0" w:space="0" w:color="auto"/>
                      </w:divBdr>
                    </w:div>
                    <w:div w:id="451748154">
                      <w:marLeft w:val="0"/>
                      <w:marRight w:val="0"/>
                      <w:marTop w:val="0"/>
                      <w:marBottom w:val="0"/>
                      <w:divBdr>
                        <w:top w:val="none" w:sz="0" w:space="0" w:color="auto"/>
                        <w:left w:val="none" w:sz="0" w:space="0" w:color="auto"/>
                        <w:bottom w:val="none" w:sz="0" w:space="0" w:color="auto"/>
                        <w:right w:val="none" w:sz="0" w:space="0" w:color="auto"/>
                      </w:divBdr>
                    </w:div>
                    <w:div w:id="778842097">
                      <w:marLeft w:val="0"/>
                      <w:marRight w:val="0"/>
                      <w:marTop w:val="0"/>
                      <w:marBottom w:val="0"/>
                      <w:divBdr>
                        <w:top w:val="none" w:sz="0" w:space="0" w:color="auto"/>
                        <w:left w:val="none" w:sz="0" w:space="0" w:color="auto"/>
                        <w:bottom w:val="none" w:sz="0" w:space="0" w:color="auto"/>
                        <w:right w:val="none" w:sz="0" w:space="0" w:color="auto"/>
                      </w:divBdr>
                    </w:div>
                    <w:div w:id="880168936">
                      <w:marLeft w:val="0"/>
                      <w:marRight w:val="0"/>
                      <w:marTop w:val="0"/>
                      <w:marBottom w:val="0"/>
                      <w:divBdr>
                        <w:top w:val="none" w:sz="0" w:space="0" w:color="auto"/>
                        <w:left w:val="none" w:sz="0" w:space="0" w:color="auto"/>
                        <w:bottom w:val="none" w:sz="0" w:space="0" w:color="auto"/>
                        <w:right w:val="none" w:sz="0" w:space="0" w:color="auto"/>
                      </w:divBdr>
                    </w:div>
                    <w:div w:id="552011491">
                      <w:marLeft w:val="0"/>
                      <w:marRight w:val="0"/>
                      <w:marTop w:val="0"/>
                      <w:marBottom w:val="0"/>
                      <w:divBdr>
                        <w:top w:val="none" w:sz="0" w:space="0" w:color="auto"/>
                        <w:left w:val="none" w:sz="0" w:space="0" w:color="auto"/>
                        <w:bottom w:val="none" w:sz="0" w:space="0" w:color="auto"/>
                        <w:right w:val="none" w:sz="0" w:space="0" w:color="auto"/>
                      </w:divBdr>
                    </w:div>
                    <w:div w:id="1193954332">
                      <w:marLeft w:val="0"/>
                      <w:marRight w:val="0"/>
                      <w:marTop w:val="0"/>
                      <w:marBottom w:val="0"/>
                      <w:divBdr>
                        <w:top w:val="none" w:sz="0" w:space="0" w:color="auto"/>
                        <w:left w:val="none" w:sz="0" w:space="0" w:color="auto"/>
                        <w:bottom w:val="none" w:sz="0" w:space="0" w:color="auto"/>
                        <w:right w:val="none" w:sz="0" w:space="0" w:color="auto"/>
                      </w:divBdr>
                    </w:div>
                    <w:div w:id="1685132229">
                      <w:marLeft w:val="0"/>
                      <w:marRight w:val="0"/>
                      <w:marTop w:val="0"/>
                      <w:marBottom w:val="0"/>
                      <w:divBdr>
                        <w:top w:val="none" w:sz="0" w:space="0" w:color="auto"/>
                        <w:left w:val="none" w:sz="0" w:space="0" w:color="auto"/>
                        <w:bottom w:val="none" w:sz="0" w:space="0" w:color="auto"/>
                        <w:right w:val="none" w:sz="0" w:space="0" w:color="auto"/>
                      </w:divBdr>
                    </w:div>
                    <w:div w:id="1996297294">
                      <w:marLeft w:val="0"/>
                      <w:marRight w:val="0"/>
                      <w:marTop w:val="0"/>
                      <w:marBottom w:val="0"/>
                      <w:divBdr>
                        <w:top w:val="none" w:sz="0" w:space="0" w:color="auto"/>
                        <w:left w:val="none" w:sz="0" w:space="0" w:color="auto"/>
                        <w:bottom w:val="none" w:sz="0" w:space="0" w:color="auto"/>
                        <w:right w:val="none" w:sz="0" w:space="0" w:color="auto"/>
                      </w:divBdr>
                    </w:div>
                    <w:div w:id="2054772771">
                      <w:marLeft w:val="0"/>
                      <w:marRight w:val="0"/>
                      <w:marTop w:val="0"/>
                      <w:marBottom w:val="0"/>
                      <w:divBdr>
                        <w:top w:val="none" w:sz="0" w:space="0" w:color="auto"/>
                        <w:left w:val="none" w:sz="0" w:space="0" w:color="auto"/>
                        <w:bottom w:val="none" w:sz="0" w:space="0" w:color="auto"/>
                        <w:right w:val="none" w:sz="0" w:space="0" w:color="auto"/>
                      </w:divBdr>
                    </w:div>
                    <w:div w:id="1565873430">
                      <w:marLeft w:val="0"/>
                      <w:marRight w:val="0"/>
                      <w:marTop w:val="0"/>
                      <w:marBottom w:val="0"/>
                      <w:divBdr>
                        <w:top w:val="none" w:sz="0" w:space="0" w:color="auto"/>
                        <w:left w:val="none" w:sz="0" w:space="0" w:color="auto"/>
                        <w:bottom w:val="none" w:sz="0" w:space="0" w:color="auto"/>
                        <w:right w:val="none" w:sz="0" w:space="0" w:color="auto"/>
                      </w:divBdr>
                    </w:div>
                    <w:div w:id="1269238369">
                      <w:marLeft w:val="0"/>
                      <w:marRight w:val="0"/>
                      <w:marTop w:val="0"/>
                      <w:marBottom w:val="0"/>
                      <w:divBdr>
                        <w:top w:val="none" w:sz="0" w:space="0" w:color="auto"/>
                        <w:left w:val="none" w:sz="0" w:space="0" w:color="auto"/>
                        <w:bottom w:val="none" w:sz="0" w:space="0" w:color="auto"/>
                        <w:right w:val="none" w:sz="0" w:space="0" w:color="auto"/>
                      </w:divBdr>
                    </w:div>
                    <w:div w:id="644361262">
                      <w:marLeft w:val="0"/>
                      <w:marRight w:val="0"/>
                      <w:marTop w:val="0"/>
                      <w:marBottom w:val="0"/>
                      <w:divBdr>
                        <w:top w:val="none" w:sz="0" w:space="0" w:color="auto"/>
                        <w:left w:val="none" w:sz="0" w:space="0" w:color="auto"/>
                        <w:bottom w:val="none" w:sz="0" w:space="0" w:color="auto"/>
                        <w:right w:val="none" w:sz="0" w:space="0" w:color="auto"/>
                      </w:divBdr>
                    </w:div>
                    <w:div w:id="23100842">
                      <w:marLeft w:val="0"/>
                      <w:marRight w:val="0"/>
                      <w:marTop w:val="0"/>
                      <w:marBottom w:val="0"/>
                      <w:divBdr>
                        <w:top w:val="none" w:sz="0" w:space="0" w:color="auto"/>
                        <w:left w:val="none" w:sz="0" w:space="0" w:color="auto"/>
                        <w:bottom w:val="none" w:sz="0" w:space="0" w:color="auto"/>
                        <w:right w:val="none" w:sz="0" w:space="0" w:color="auto"/>
                      </w:divBdr>
                    </w:div>
                    <w:div w:id="313726382">
                      <w:marLeft w:val="0"/>
                      <w:marRight w:val="0"/>
                      <w:marTop w:val="0"/>
                      <w:marBottom w:val="0"/>
                      <w:divBdr>
                        <w:top w:val="none" w:sz="0" w:space="0" w:color="auto"/>
                        <w:left w:val="none" w:sz="0" w:space="0" w:color="auto"/>
                        <w:bottom w:val="none" w:sz="0" w:space="0" w:color="auto"/>
                        <w:right w:val="none" w:sz="0" w:space="0" w:color="auto"/>
                      </w:divBdr>
                    </w:div>
                    <w:div w:id="817190586">
                      <w:marLeft w:val="0"/>
                      <w:marRight w:val="0"/>
                      <w:marTop w:val="0"/>
                      <w:marBottom w:val="0"/>
                      <w:divBdr>
                        <w:top w:val="none" w:sz="0" w:space="0" w:color="auto"/>
                        <w:left w:val="none" w:sz="0" w:space="0" w:color="auto"/>
                        <w:bottom w:val="none" w:sz="0" w:space="0" w:color="auto"/>
                        <w:right w:val="none" w:sz="0" w:space="0" w:color="auto"/>
                      </w:divBdr>
                    </w:div>
                    <w:div w:id="787234906">
                      <w:marLeft w:val="0"/>
                      <w:marRight w:val="0"/>
                      <w:marTop w:val="0"/>
                      <w:marBottom w:val="0"/>
                      <w:divBdr>
                        <w:top w:val="none" w:sz="0" w:space="0" w:color="auto"/>
                        <w:left w:val="none" w:sz="0" w:space="0" w:color="auto"/>
                        <w:bottom w:val="none" w:sz="0" w:space="0" w:color="auto"/>
                        <w:right w:val="none" w:sz="0" w:space="0" w:color="auto"/>
                      </w:divBdr>
                    </w:div>
                    <w:div w:id="1210798574">
                      <w:marLeft w:val="0"/>
                      <w:marRight w:val="0"/>
                      <w:marTop w:val="0"/>
                      <w:marBottom w:val="0"/>
                      <w:divBdr>
                        <w:top w:val="none" w:sz="0" w:space="0" w:color="auto"/>
                        <w:left w:val="none" w:sz="0" w:space="0" w:color="auto"/>
                        <w:bottom w:val="none" w:sz="0" w:space="0" w:color="auto"/>
                        <w:right w:val="none" w:sz="0" w:space="0" w:color="auto"/>
                      </w:divBdr>
                    </w:div>
                    <w:div w:id="1131095790">
                      <w:marLeft w:val="0"/>
                      <w:marRight w:val="0"/>
                      <w:marTop w:val="0"/>
                      <w:marBottom w:val="0"/>
                      <w:divBdr>
                        <w:top w:val="none" w:sz="0" w:space="0" w:color="auto"/>
                        <w:left w:val="none" w:sz="0" w:space="0" w:color="auto"/>
                        <w:bottom w:val="none" w:sz="0" w:space="0" w:color="auto"/>
                        <w:right w:val="none" w:sz="0" w:space="0" w:color="auto"/>
                      </w:divBdr>
                    </w:div>
                    <w:div w:id="423964424">
                      <w:marLeft w:val="0"/>
                      <w:marRight w:val="0"/>
                      <w:marTop w:val="0"/>
                      <w:marBottom w:val="0"/>
                      <w:divBdr>
                        <w:top w:val="none" w:sz="0" w:space="0" w:color="auto"/>
                        <w:left w:val="none" w:sz="0" w:space="0" w:color="auto"/>
                        <w:bottom w:val="none" w:sz="0" w:space="0" w:color="auto"/>
                        <w:right w:val="none" w:sz="0" w:space="0" w:color="auto"/>
                      </w:divBdr>
                    </w:div>
                    <w:div w:id="1674844854">
                      <w:marLeft w:val="0"/>
                      <w:marRight w:val="0"/>
                      <w:marTop w:val="0"/>
                      <w:marBottom w:val="0"/>
                      <w:divBdr>
                        <w:top w:val="none" w:sz="0" w:space="0" w:color="auto"/>
                        <w:left w:val="none" w:sz="0" w:space="0" w:color="auto"/>
                        <w:bottom w:val="none" w:sz="0" w:space="0" w:color="auto"/>
                        <w:right w:val="none" w:sz="0" w:space="0" w:color="auto"/>
                      </w:divBdr>
                    </w:div>
                    <w:div w:id="1451827233">
                      <w:marLeft w:val="0"/>
                      <w:marRight w:val="0"/>
                      <w:marTop w:val="0"/>
                      <w:marBottom w:val="0"/>
                      <w:divBdr>
                        <w:top w:val="none" w:sz="0" w:space="0" w:color="auto"/>
                        <w:left w:val="none" w:sz="0" w:space="0" w:color="auto"/>
                        <w:bottom w:val="none" w:sz="0" w:space="0" w:color="auto"/>
                        <w:right w:val="none" w:sz="0" w:space="0" w:color="auto"/>
                      </w:divBdr>
                    </w:div>
                    <w:div w:id="647246226">
                      <w:marLeft w:val="0"/>
                      <w:marRight w:val="0"/>
                      <w:marTop w:val="0"/>
                      <w:marBottom w:val="0"/>
                      <w:divBdr>
                        <w:top w:val="none" w:sz="0" w:space="0" w:color="auto"/>
                        <w:left w:val="none" w:sz="0" w:space="0" w:color="auto"/>
                        <w:bottom w:val="none" w:sz="0" w:space="0" w:color="auto"/>
                        <w:right w:val="none" w:sz="0" w:space="0" w:color="auto"/>
                      </w:divBdr>
                    </w:div>
                    <w:div w:id="1117068179">
                      <w:marLeft w:val="0"/>
                      <w:marRight w:val="0"/>
                      <w:marTop w:val="0"/>
                      <w:marBottom w:val="0"/>
                      <w:divBdr>
                        <w:top w:val="none" w:sz="0" w:space="0" w:color="auto"/>
                        <w:left w:val="none" w:sz="0" w:space="0" w:color="auto"/>
                        <w:bottom w:val="none" w:sz="0" w:space="0" w:color="auto"/>
                        <w:right w:val="none" w:sz="0" w:space="0" w:color="auto"/>
                      </w:divBdr>
                    </w:div>
                    <w:div w:id="1407073170">
                      <w:marLeft w:val="0"/>
                      <w:marRight w:val="0"/>
                      <w:marTop w:val="0"/>
                      <w:marBottom w:val="0"/>
                      <w:divBdr>
                        <w:top w:val="none" w:sz="0" w:space="0" w:color="auto"/>
                        <w:left w:val="none" w:sz="0" w:space="0" w:color="auto"/>
                        <w:bottom w:val="none" w:sz="0" w:space="0" w:color="auto"/>
                        <w:right w:val="none" w:sz="0" w:space="0" w:color="auto"/>
                      </w:divBdr>
                    </w:div>
                    <w:div w:id="1827282706">
                      <w:marLeft w:val="0"/>
                      <w:marRight w:val="0"/>
                      <w:marTop w:val="0"/>
                      <w:marBottom w:val="0"/>
                      <w:divBdr>
                        <w:top w:val="none" w:sz="0" w:space="0" w:color="auto"/>
                        <w:left w:val="none" w:sz="0" w:space="0" w:color="auto"/>
                        <w:bottom w:val="none" w:sz="0" w:space="0" w:color="auto"/>
                        <w:right w:val="none" w:sz="0" w:space="0" w:color="auto"/>
                      </w:divBdr>
                    </w:div>
                    <w:div w:id="260990867">
                      <w:marLeft w:val="0"/>
                      <w:marRight w:val="0"/>
                      <w:marTop w:val="0"/>
                      <w:marBottom w:val="0"/>
                      <w:divBdr>
                        <w:top w:val="none" w:sz="0" w:space="0" w:color="auto"/>
                        <w:left w:val="none" w:sz="0" w:space="0" w:color="auto"/>
                        <w:bottom w:val="none" w:sz="0" w:space="0" w:color="auto"/>
                        <w:right w:val="none" w:sz="0" w:space="0" w:color="auto"/>
                      </w:divBdr>
                    </w:div>
                    <w:div w:id="672684354">
                      <w:marLeft w:val="0"/>
                      <w:marRight w:val="0"/>
                      <w:marTop w:val="0"/>
                      <w:marBottom w:val="0"/>
                      <w:divBdr>
                        <w:top w:val="none" w:sz="0" w:space="0" w:color="auto"/>
                        <w:left w:val="none" w:sz="0" w:space="0" w:color="auto"/>
                        <w:bottom w:val="none" w:sz="0" w:space="0" w:color="auto"/>
                        <w:right w:val="none" w:sz="0" w:space="0" w:color="auto"/>
                      </w:divBdr>
                    </w:div>
                    <w:div w:id="1569344649">
                      <w:marLeft w:val="0"/>
                      <w:marRight w:val="0"/>
                      <w:marTop w:val="0"/>
                      <w:marBottom w:val="0"/>
                      <w:divBdr>
                        <w:top w:val="none" w:sz="0" w:space="0" w:color="auto"/>
                        <w:left w:val="none" w:sz="0" w:space="0" w:color="auto"/>
                        <w:bottom w:val="none" w:sz="0" w:space="0" w:color="auto"/>
                        <w:right w:val="none" w:sz="0" w:space="0" w:color="auto"/>
                      </w:divBdr>
                    </w:div>
                    <w:div w:id="1175534425">
                      <w:marLeft w:val="0"/>
                      <w:marRight w:val="0"/>
                      <w:marTop w:val="0"/>
                      <w:marBottom w:val="0"/>
                      <w:divBdr>
                        <w:top w:val="none" w:sz="0" w:space="0" w:color="auto"/>
                        <w:left w:val="none" w:sz="0" w:space="0" w:color="auto"/>
                        <w:bottom w:val="none" w:sz="0" w:space="0" w:color="auto"/>
                        <w:right w:val="none" w:sz="0" w:space="0" w:color="auto"/>
                      </w:divBdr>
                    </w:div>
                    <w:div w:id="1569684791">
                      <w:marLeft w:val="0"/>
                      <w:marRight w:val="0"/>
                      <w:marTop w:val="0"/>
                      <w:marBottom w:val="0"/>
                      <w:divBdr>
                        <w:top w:val="none" w:sz="0" w:space="0" w:color="auto"/>
                        <w:left w:val="none" w:sz="0" w:space="0" w:color="auto"/>
                        <w:bottom w:val="none" w:sz="0" w:space="0" w:color="auto"/>
                        <w:right w:val="none" w:sz="0" w:space="0" w:color="auto"/>
                      </w:divBdr>
                    </w:div>
                    <w:div w:id="1148474714">
                      <w:marLeft w:val="0"/>
                      <w:marRight w:val="0"/>
                      <w:marTop w:val="0"/>
                      <w:marBottom w:val="0"/>
                      <w:divBdr>
                        <w:top w:val="none" w:sz="0" w:space="0" w:color="auto"/>
                        <w:left w:val="none" w:sz="0" w:space="0" w:color="auto"/>
                        <w:bottom w:val="none" w:sz="0" w:space="0" w:color="auto"/>
                        <w:right w:val="none" w:sz="0" w:space="0" w:color="auto"/>
                      </w:divBdr>
                    </w:div>
                    <w:div w:id="2102411061">
                      <w:marLeft w:val="0"/>
                      <w:marRight w:val="0"/>
                      <w:marTop w:val="0"/>
                      <w:marBottom w:val="0"/>
                      <w:divBdr>
                        <w:top w:val="none" w:sz="0" w:space="0" w:color="auto"/>
                        <w:left w:val="none" w:sz="0" w:space="0" w:color="auto"/>
                        <w:bottom w:val="none" w:sz="0" w:space="0" w:color="auto"/>
                        <w:right w:val="none" w:sz="0" w:space="0" w:color="auto"/>
                      </w:divBdr>
                    </w:div>
                    <w:div w:id="1549224938">
                      <w:marLeft w:val="0"/>
                      <w:marRight w:val="0"/>
                      <w:marTop w:val="0"/>
                      <w:marBottom w:val="0"/>
                      <w:divBdr>
                        <w:top w:val="none" w:sz="0" w:space="0" w:color="auto"/>
                        <w:left w:val="none" w:sz="0" w:space="0" w:color="auto"/>
                        <w:bottom w:val="none" w:sz="0" w:space="0" w:color="auto"/>
                        <w:right w:val="none" w:sz="0" w:space="0" w:color="auto"/>
                      </w:divBdr>
                    </w:div>
                    <w:div w:id="1573469203">
                      <w:marLeft w:val="0"/>
                      <w:marRight w:val="0"/>
                      <w:marTop w:val="0"/>
                      <w:marBottom w:val="0"/>
                      <w:divBdr>
                        <w:top w:val="none" w:sz="0" w:space="0" w:color="auto"/>
                        <w:left w:val="none" w:sz="0" w:space="0" w:color="auto"/>
                        <w:bottom w:val="none" w:sz="0" w:space="0" w:color="auto"/>
                        <w:right w:val="none" w:sz="0" w:space="0" w:color="auto"/>
                      </w:divBdr>
                    </w:div>
                    <w:div w:id="899366109">
                      <w:marLeft w:val="0"/>
                      <w:marRight w:val="0"/>
                      <w:marTop w:val="0"/>
                      <w:marBottom w:val="0"/>
                      <w:divBdr>
                        <w:top w:val="none" w:sz="0" w:space="0" w:color="auto"/>
                        <w:left w:val="none" w:sz="0" w:space="0" w:color="auto"/>
                        <w:bottom w:val="none" w:sz="0" w:space="0" w:color="auto"/>
                        <w:right w:val="none" w:sz="0" w:space="0" w:color="auto"/>
                      </w:divBdr>
                    </w:div>
                    <w:div w:id="1942297863">
                      <w:marLeft w:val="0"/>
                      <w:marRight w:val="0"/>
                      <w:marTop w:val="0"/>
                      <w:marBottom w:val="0"/>
                      <w:divBdr>
                        <w:top w:val="none" w:sz="0" w:space="0" w:color="auto"/>
                        <w:left w:val="none" w:sz="0" w:space="0" w:color="auto"/>
                        <w:bottom w:val="none" w:sz="0" w:space="0" w:color="auto"/>
                        <w:right w:val="none" w:sz="0" w:space="0" w:color="auto"/>
                      </w:divBdr>
                    </w:div>
                    <w:div w:id="339620449">
                      <w:marLeft w:val="0"/>
                      <w:marRight w:val="0"/>
                      <w:marTop w:val="0"/>
                      <w:marBottom w:val="0"/>
                      <w:divBdr>
                        <w:top w:val="none" w:sz="0" w:space="0" w:color="auto"/>
                        <w:left w:val="none" w:sz="0" w:space="0" w:color="auto"/>
                        <w:bottom w:val="none" w:sz="0" w:space="0" w:color="auto"/>
                        <w:right w:val="none" w:sz="0" w:space="0" w:color="auto"/>
                      </w:divBdr>
                    </w:div>
                    <w:div w:id="985740521">
                      <w:marLeft w:val="0"/>
                      <w:marRight w:val="0"/>
                      <w:marTop w:val="0"/>
                      <w:marBottom w:val="0"/>
                      <w:divBdr>
                        <w:top w:val="none" w:sz="0" w:space="0" w:color="auto"/>
                        <w:left w:val="none" w:sz="0" w:space="0" w:color="auto"/>
                        <w:bottom w:val="none" w:sz="0" w:space="0" w:color="auto"/>
                        <w:right w:val="none" w:sz="0" w:space="0" w:color="auto"/>
                      </w:divBdr>
                    </w:div>
                    <w:div w:id="1655528882">
                      <w:marLeft w:val="0"/>
                      <w:marRight w:val="0"/>
                      <w:marTop w:val="0"/>
                      <w:marBottom w:val="0"/>
                      <w:divBdr>
                        <w:top w:val="none" w:sz="0" w:space="0" w:color="auto"/>
                        <w:left w:val="none" w:sz="0" w:space="0" w:color="auto"/>
                        <w:bottom w:val="none" w:sz="0" w:space="0" w:color="auto"/>
                        <w:right w:val="none" w:sz="0" w:space="0" w:color="auto"/>
                      </w:divBdr>
                    </w:div>
                    <w:div w:id="303632342">
                      <w:marLeft w:val="0"/>
                      <w:marRight w:val="0"/>
                      <w:marTop w:val="0"/>
                      <w:marBottom w:val="0"/>
                      <w:divBdr>
                        <w:top w:val="none" w:sz="0" w:space="0" w:color="auto"/>
                        <w:left w:val="none" w:sz="0" w:space="0" w:color="auto"/>
                        <w:bottom w:val="none" w:sz="0" w:space="0" w:color="auto"/>
                        <w:right w:val="none" w:sz="0" w:space="0" w:color="auto"/>
                      </w:divBdr>
                    </w:div>
                    <w:div w:id="465388983">
                      <w:marLeft w:val="0"/>
                      <w:marRight w:val="0"/>
                      <w:marTop w:val="0"/>
                      <w:marBottom w:val="0"/>
                      <w:divBdr>
                        <w:top w:val="none" w:sz="0" w:space="0" w:color="auto"/>
                        <w:left w:val="none" w:sz="0" w:space="0" w:color="auto"/>
                        <w:bottom w:val="none" w:sz="0" w:space="0" w:color="auto"/>
                        <w:right w:val="none" w:sz="0" w:space="0" w:color="auto"/>
                      </w:divBdr>
                    </w:div>
                    <w:div w:id="277025671">
                      <w:marLeft w:val="0"/>
                      <w:marRight w:val="0"/>
                      <w:marTop w:val="0"/>
                      <w:marBottom w:val="0"/>
                      <w:divBdr>
                        <w:top w:val="none" w:sz="0" w:space="0" w:color="auto"/>
                        <w:left w:val="none" w:sz="0" w:space="0" w:color="auto"/>
                        <w:bottom w:val="none" w:sz="0" w:space="0" w:color="auto"/>
                        <w:right w:val="none" w:sz="0" w:space="0" w:color="auto"/>
                      </w:divBdr>
                    </w:div>
                    <w:div w:id="716974915">
                      <w:marLeft w:val="0"/>
                      <w:marRight w:val="0"/>
                      <w:marTop w:val="0"/>
                      <w:marBottom w:val="0"/>
                      <w:divBdr>
                        <w:top w:val="none" w:sz="0" w:space="0" w:color="auto"/>
                        <w:left w:val="none" w:sz="0" w:space="0" w:color="auto"/>
                        <w:bottom w:val="none" w:sz="0" w:space="0" w:color="auto"/>
                        <w:right w:val="none" w:sz="0" w:space="0" w:color="auto"/>
                      </w:divBdr>
                    </w:div>
                    <w:div w:id="996152649">
                      <w:marLeft w:val="0"/>
                      <w:marRight w:val="0"/>
                      <w:marTop w:val="0"/>
                      <w:marBottom w:val="0"/>
                      <w:divBdr>
                        <w:top w:val="none" w:sz="0" w:space="0" w:color="auto"/>
                        <w:left w:val="none" w:sz="0" w:space="0" w:color="auto"/>
                        <w:bottom w:val="none" w:sz="0" w:space="0" w:color="auto"/>
                        <w:right w:val="none" w:sz="0" w:space="0" w:color="auto"/>
                      </w:divBdr>
                    </w:div>
                    <w:div w:id="518785455">
                      <w:marLeft w:val="0"/>
                      <w:marRight w:val="0"/>
                      <w:marTop w:val="0"/>
                      <w:marBottom w:val="0"/>
                      <w:divBdr>
                        <w:top w:val="none" w:sz="0" w:space="0" w:color="auto"/>
                        <w:left w:val="none" w:sz="0" w:space="0" w:color="auto"/>
                        <w:bottom w:val="none" w:sz="0" w:space="0" w:color="auto"/>
                        <w:right w:val="none" w:sz="0" w:space="0" w:color="auto"/>
                      </w:divBdr>
                    </w:div>
                    <w:div w:id="2133594468">
                      <w:marLeft w:val="0"/>
                      <w:marRight w:val="0"/>
                      <w:marTop w:val="0"/>
                      <w:marBottom w:val="0"/>
                      <w:divBdr>
                        <w:top w:val="none" w:sz="0" w:space="0" w:color="auto"/>
                        <w:left w:val="none" w:sz="0" w:space="0" w:color="auto"/>
                        <w:bottom w:val="none" w:sz="0" w:space="0" w:color="auto"/>
                        <w:right w:val="none" w:sz="0" w:space="0" w:color="auto"/>
                      </w:divBdr>
                    </w:div>
                    <w:div w:id="1232545183">
                      <w:marLeft w:val="0"/>
                      <w:marRight w:val="0"/>
                      <w:marTop w:val="0"/>
                      <w:marBottom w:val="0"/>
                      <w:divBdr>
                        <w:top w:val="none" w:sz="0" w:space="0" w:color="auto"/>
                        <w:left w:val="none" w:sz="0" w:space="0" w:color="auto"/>
                        <w:bottom w:val="none" w:sz="0" w:space="0" w:color="auto"/>
                        <w:right w:val="none" w:sz="0" w:space="0" w:color="auto"/>
                      </w:divBdr>
                    </w:div>
                    <w:div w:id="1409304671">
                      <w:marLeft w:val="0"/>
                      <w:marRight w:val="0"/>
                      <w:marTop w:val="0"/>
                      <w:marBottom w:val="0"/>
                      <w:divBdr>
                        <w:top w:val="none" w:sz="0" w:space="0" w:color="auto"/>
                        <w:left w:val="none" w:sz="0" w:space="0" w:color="auto"/>
                        <w:bottom w:val="none" w:sz="0" w:space="0" w:color="auto"/>
                        <w:right w:val="none" w:sz="0" w:space="0" w:color="auto"/>
                      </w:divBdr>
                    </w:div>
                    <w:div w:id="258871684">
                      <w:marLeft w:val="0"/>
                      <w:marRight w:val="0"/>
                      <w:marTop w:val="0"/>
                      <w:marBottom w:val="0"/>
                      <w:divBdr>
                        <w:top w:val="none" w:sz="0" w:space="0" w:color="auto"/>
                        <w:left w:val="none" w:sz="0" w:space="0" w:color="auto"/>
                        <w:bottom w:val="none" w:sz="0" w:space="0" w:color="auto"/>
                        <w:right w:val="none" w:sz="0" w:space="0" w:color="auto"/>
                      </w:divBdr>
                    </w:div>
                    <w:div w:id="1954021686">
                      <w:marLeft w:val="0"/>
                      <w:marRight w:val="0"/>
                      <w:marTop w:val="0"/>
                      <w:marBottom w:val="0"/>
                      <w:divBdr>
                        <w:top w:val="none" w:sz="0" w:space="0" w:color="auto"/>
                        <w:left w:val="none" w:sz="0" w:space="0" w:color="auto"/>
                        <w:bottom w:val="none" w:sz="0" w:space="0" w:color="auto"/>
                        <w:right w:val="none" w:sz="0" w:space="0" w:color="auto"/>
                      </w:divBdr>
                    </w:div>
                    <w:div w:id="88504041">
                      <w:marLeft w:val="0"/>
                      <w:marRight w:val="0"/>
                      <w:marTop w:val="0"/>
                      <w:marBottom w:val="0"/>
                      <w:divBdr>
                        <w:top w:val="none" w:sz="0" w:space="0" w:color="auto"/>
                        <w:left w:val="none" w:sz="0" w:space="0" w:color="auto"/>
                        <w:bottom w:val="none" w:sz="0" w:space="0" w:color="auto"/>
                        <w:right w:val="none" w:sz="0" w:space="0" w:color="auto"/>
                      </w:divBdr>
                    </w:div>
                    <w:div w:id="1918512618">
                      <w:marLeft w:val="0"/>
                      <w:marRight w:val="0"/>
                      <w:marTop w:val="0"/>
                      <w:marBottom w:val="0"/>
                      <w:divBdr>
                        <w:top w:val="none" w:sz="0" w:space="0" w:color="auto"/>
                        <w:left w:val="none" w:sz="0" w:space="0" w:color="auto"/>
                        <w:bottom w:val="none" w:sz="0" w:space="0" w:color="auto"/>
                        <w:right w:val="none" w:sz="0" w:space="0" w:color="auto"/>
                      </w:divBdr>
                    </w:div>
                    <w:div w:id="132796469">
                      <w:marLeft w:val="0"/>
                      <w:marRight w:val="0"/>
                      <w:marTop w:val="0"/>
                      <w:marBottom w:val="0"/>
                      <w:divBdr>
                        <w:top w:val="none" w:sz="0" w:space="0" w:color="auto"/>
                        <w:left w:val="none" w:sz="0" w:space="0" w:color="auto"/>
                        <w:bottom w:val="none" w:sz="0" w:space="0" w:color="auto"/>
                        <w:right w:val="none" w:sz="0" w:space="0" w:color="auto"/>
                      </w:divBdr>
                    </w:div>
                    <w:div w:id="654266755">
                      <w:marLeft w:val="0"/>
                      <w:marRight w:val="0"/>
                      <w:marTop w:val="0"/>
                      <w:marBottom w:val="0"/>
                      <w:divBdr>
                        <w:top w:val="none" w:sz="0" w:space="0" w:color="auto"/>
                        <w:left w:val="none" w:sz="0" w:space="0" w:color="auto"/>
                        <w:bottom w:val="none" w:sz="0" w:space="0" w:color="auto"/>
                        <w:right w:val="none" w:sz="0" w:space="0" w:color="auto"/>
                      </w:divBdr>
                    </w:div>
                    <w:div w:id="1066689201">
                      <w:marLeft w:val="0"/>
                      <w:marRight w:val="0"/>
                      <w:marTop w:val="0"/>
                      <w:marBottom w:val="0"/>
                      <w:divBdr>
                        <w:top w:val="none" w:sz="0" w:space="0" w:color="auto"/>
                        <w:left w:val="none" w:sz="0" w:space="0" w:color="auto"/>
                        <w:bottom w:val="none" w:sz="0" w:space="0" w:color="auto"/>
                        <w:right w:val="none" w:sz="0" w:space="0" w:color="auto"/>
                      </w:divBdr>
                    </w:div>
                    <w:div w:id="966349347">
                      <w:marLeft w:val="0"/>
                      <w:marRight w:val="0"/>
                      <w:marTop w:val="0"/>
                      <w:marBottom w:val="0"/>
                      <w:divBdr>
                        <w:top w:val="none" w:sz="0" w:space="0" w:color="auto"/>
                        <w:left w:val="none" w:sz="0" w:space="0" w:color="auto"/>
                        <w:bottom w:val="none" w:sz="0" w:space="0" w:color="auto"/>
                        <w:right w:val="none" w:sz="0" w:space="0" w:color="auto"/>
                      </w:divBdr>
                    </w:div>
                    <w:div w:id="865362952">
                      <w:marLeft w:val="0"/>
                      <w:marRight w:val="0"/>
                      <w:marTop w:val="0"/>
                      <w:marBottom w:val="0"/>
                      <w:divBdr>
                        <w:top w:val="none" w:sz="0" w:space="0" w:color="auto"/>
                        <w:left w:val="none" w:sz="0" w:space="0" w:color="auto"/>
                        <w:bottom w:val="none" w:sz="0" w:space="0" w:color="auto"/>
                        <w:right w:val="none" w:sz="0" w:space="0" w:color="auto"/>
                      </w:divBdr>
                    </w:div>
                    <w:div w:id="810561795">
                      <w:marLeft w:val="0"/>
                      <w:marRight w:val="0"/>
                      <w:marTop w:val="0"/>
                      <w:marBottom w:val="0"/>
                      <w:divBdr>
                        <w:top w:val="none" w:sz="0" w:space="0" w:color="auto"/>
                        <w:left w:val="none" w:sz="0" w:space="0" w:color="auto"/>
                        <w:bottom w:val="none" w:sz="0" w:space="0" w:color="auto"/>
                        <w:right w:val="none" w:sz="0" w:space="0" w:color="auto"/>
                      </w:divBdr>
                    </w:div>
                    <w:div w:id="1522625624">
                      <w:marLeft w:val="0"/>
                      <w:marRight w:val="0"/>
                      <w:marTop w:val="0"/>
                      <w:marBottom w:val="0"/>
                      <w:divBdr>
                        <w:top w:val="none" w:sz="0" w:space="0" w:color="auto"/>
                        <w:left w:val="none" w:sz="0" w:space="0" w:color="auto"/>
                        <w:bottom w:val="none" w:sz="0" w:space="0" w:color="auto"/>
                        <w:right w:val="none" w:sz="0" w:space="0" w:color="auto"/>
                      </w:divBdr>
                    </w:div>
                    <w:div w:id="236019944">
                      <w:marLeft w:val="0"/>
                      <w:marRight w:val="0"/>
                      <w:marTop w:val="0"/>
                      <w:marBottom w:val="0"/>
                      <w:divBdr>
                        <w:top w:val="none" w:sz="0" w:space="0" w:color="auto"/>
                        <w:left w:val="none" w:sz="0" w:space="0" w:color="auto"/>
                        <w:bottom w:val="none" w:sz="0" w:space="0" w:color="auto"/>
                        <w:right w:val="none" w:sz="0" w:space="0" w:color="auto"/>
                      </w:divBdr>
                    </w:div>
                    <w:div w:id="1102644475">
                      <w:marLeft w:val="0"/>
                      <w:marRight w:val="0"/>
                      <w:marTop w:val="0"/>
                      <w:marBottom w:val="0"/>
                      <w:divBdr>
                        <w:top w:val="none" w:sz="0" w:space="0" w:color="auto"/>
                        <w:left w:val="none" w:sz="0" w:space="0" w:color="auto"/>
                        <w:bottom w:val="none" w:sz="0" w:space="0" w:color="auto"/>
                        <w:right w:val="none" w:sz="0" w:space="0" w:color="auto"/>
                      </w:divBdr>
                    </w:div>
                    <w:div w:id="286157845">
                      <w:marLeft w:val="0"/>
                      <w:marRight w:val="0"/>
                      <w:marTop w:val="0"/>
                      <w:marBottom w:val="0"/>
                      <w:divBdr>
                        <w:top w:val="none" w:sz="0" w:space="0" w:color="auto"/>
                        <w:left w:val="none" w:sz="0" w:space="0" w:color="auto"/>
                        <w:bottom w:val="none" w:sz="0" w:space="0" w:color="auto"/>
                        <w:right w:val="none" w:sz="0" w:space="0" w:color="auto"/>
                      </w:divBdr>
                    </w:div>
                    <w:div w:id="86391387">
                      <w:marLeft w:val="0"/>
                      <w:marRight w:val="0"/>
                      <w:marTop w:val="0"/>
                      <w:marBottom w:val="0"/>
                      <w:divBdr>
                        <w:top w:val="none" w:sz="0" w:space="0" w:color="auto"/>
                        <w:left w:val="none" w:sz="0" w:space="0" w:color="auto"/>
                        <w:bottom w:val="none" w:sz="0" w:space="0" w:color="auto"/>
                        <w:right w:val="none" w:sz="0" w:space="0" w:color="auto"/>
                      </w:divBdr>
                    </w:div>
                    <w:div w:id="1181697460">
                      <w:marLeft w:val="0"/>
                      <w:marRight w:val="0"/>
                      <w:marTop w:val="0"/>
                      <w:marBottom w:val="0"/>
                      <w:divBdr>
                        <w:top w:val="none" w:sz="0" w:space="0" w:color="auto"/>
                        <w:left w:val="none" w:sz="0" w:space="0" w:color="auto"/>
                        <w:bottom w:val="none" w:sz="0" w:space="0" w:color="auto"/>
                        <w:right w:val="none" w:sz="0" w:space="0" w:color="auto"/>
                      </w:divBdr>
                    </w:div>
                    <w:div w:id="527570667">
                      <w:marLeft w:val="0"/>
                      <w:marRight w:val="0"/>
                      <w:marTop w:val="0"/>
                      <w:marBottom w:val="0"/>
                      <w:divBdr>
                        <w:top w:val="none" w:sz="0" w:space="0" w:color="auto"/>
                        <w:left w:val="none" w:sz="0" w:space="0" w:color="auto"/>
                        <w:bottom w:val="none" w:sz="0" w:space="0" w:color="auto"/>
                        <w:right w:val="none" w:sz="0" w:space="0" w:color="auto"/>
                      </w:divBdr>
                    </w:div>
                    <w:div w:id="895968800">
                      <w:marLeft w:val="0"/>
                      <w:marRight w:val="0"/>
                      <w:marTop w:val="0"/>
                      <w:marBottom w:val="0"/>
                      <w:divBdr>
                        <w:top w:val="none" w:sz="0" w:space="0" w:color="auto"/>
                        <w:left w:val="none" w:sz="0" w:space="0" w:color="auto"/>
                        <w:bottom w:val="none" w:sz="0" w:space="0" w:color="auto"/>
                        <w:right w:val="none" w:sz="0" w:space="0" w:color="auto"/>
                      </w:divBdr>
                    </w:div>
                    <w:div w:id="291448400">
                      <w:marLeft w:val="0"/>
                      <w:marRight w:val="0"/>
                      <w:marTop w:val="0"/>
                      <w:marBottom w:val="0"/>
                      <w:divBdr>
                        <w:top w:val="none" w:sz="0" w:space="0" w:color="auto"/>
                        <w:left w:val="none" w:sz="0" w:space="0" w:color="auto"/>
                        <w:bottom w:val="none" w:sz="0" w:space="0" w:color="auto"/>
                        <w:right w:val="none" w:sz="0" w:space="0" w:color="auto"/>
                      </w:divBdr>
                    </w:div>
                    <w:div w:id="1267730821">
                      <w:marLeft w:val="0"/>
                      <w:marRight w:val="0"/>
                      <w:marTop w:val="0"/>
                      <w:marBottom w:val="0"/>
                      <w:divBdr>
                        <w:top w:val="none" w:sz="0" w:space="0" w:color="auto"/>
                        <w:left w:val="none" w:sz="0" w:space="0" w:color="auto"/>
                        <w:bottom w:val="none" w:sz="0" w:space="0" w:color="auto"/>
                        <w:right w:val="none" w:sz="0" w:space="0" w:color="auto"/>
                      </w:divBdr>
                    </w:div>
                    <w:div w:id="739601921">
                      <w:marLeft w:val="0"/>
                      <w:marRight w:val="0"/>
                      <w:marTop w:val="0"/>
                      <w:marBottom w:val="0"/>
                      <w:divBdr>
                        <w:top w:val="none" w:sz="0" w:space="0" w:color="auto"/>
                        <w:left w:val="none" w:sz="0" w:space="0" w:color="auto"/>
                        <w:bottom w:val="none" w:sz="0" w:space="0" w:color="auto"/>
                        <w:right w:val="none" w:sz="0" w:space="0" w:color="auto"/>
                      </w:divBdr>
                    </w:div>
                    <w:div w:id="1141770934">
                      <w:marLeft w:val="0"/>
                      <w:marRight w:val="0"/>
                      <w:marTop w:val="0"/>
                      <w:marBottom w:val="0"/>
                      <w:divBdr>
                        <w:top w:val="none" w:sz="0" w:space="0" w:color="auto"/>
                        <w:left w:val="none" w:sz="0" w:space="0" w:color="auto"/>
                        <w:bottom w:val="none" w:sz="0" w:space="0" w:color="auto"/>
                        <w:right w:val="none" w:sz="0" w:space="0" w:color="auto"/>
                      </w:divBdr>
                    </w:div>
                    <w:div w:id="1790050443">
                      <w:marLeft w:val="0"/>
                      <w:marRight w:val="0"/>
                      <w:marTop w:val="0"/>
                      <w:marBottom w:val="0"/>
                      <w:divBdr>
                        <w:top w:val="none" w:sz="0" w:space="0" w:color="auto"/>
                        <w:left w:val="none" w:sz="0" w:space="0" w:color="auto"/>
                        <w:bottom w:val="none" w:sz="0" w:space="0" w:color="auto"/>
                        <w:right w:val="none" w:sz="0" w:space="0" w:color="auto"/>
                      </w:divBdr>
                    </w:div>
                    <w:div w:id="1634408373">
                      <w:marLeft w:val="0"/>
                      <w:marRight w:val="0"/>
                      <w:marTop w:val="0"/>
                      <w:marBottom w:val="0"/>
                      <w:divBdr>
                        <w:top w:val="none" w:sz="0" w:space="0" w:color="auto"/>
                        <w:left w:val="none" w:sz="0" w:space="0" w:color="auto"/>
                        <w:bottom w:val="none" w:sz="0" w:space="0" w:color="auto"/>
                        <w:right w:val="none" w:sz="0" w:space="0" w:color="auto"/>
                      </w:divBdr>
                    </w:div>
                    <w:div w:id="332416779">
                      <w:marLeft w:val="0"/>
                      <w:marRight w:val="0"/>
                      <w:marTop w:val="0"/>
                      <w:marBottom w:val="0"/>
                      <w:divBdr>
                        <w:top w:val="none" w:sz="0" w:space="0" w:color="auto"/>
                        <w:left w:val="none" w:sz="0" w:space="0" w:color="auto"/>
                        <w:bottom w:val="none" w:sz="0" w:space="0" w:color="auto"/>
                        <w:right w:val="none" w:sz="0" w:space="0" w:color="auto"/>
                      </w:divBdr>
                    </w:div>
                    <w:div w:id="347761023">
                      <w:marLeft w:val="0"/>
                      <w:marRight w:val="0"/>
                      <w:marTop w:val="0"/>
                      <w:marBottom w:val="0"/>
                      <w:divBdr>
                        <w:top w:val="none" w:sz="0" w:space="0" w:color="auto"/>
                        <w:left w:val="none" w:sz="0" w:space="0" w:color="auto"/>
                        <w:bottom w:val="none" w:sz="0" w:space="0" w:color="auto"/>
                        <w:right w:val="none" w:sz="0" w:space="0" w:color="auto"/>
                      </w:divBdr>
                    </w:div>
                    <w:div w:id="1708026224">
                      <w:marLeft w:val="0"/>
                      <w:marRight w:val="0"/>
                      <w:marTop w:val="0"/>
                      <w:marBottom w:val="0"/>
                      <w:divBdr>
                        <w:top w:val="none" w:sz="0" w:space="0" w:color="auto"/>
                        <w:left w:val="none" w:sz="0" w:space="0" w:color="auto"/>
                        <w:bottom w:val="none" w:sz="0" w:space="0" w:color="auto"/>
                        <w:right w:val="none" w:sz="0" w:space="0" w:color="auto"/>
                      </w:divBdr>
                    </w:div>
                    <w:div w:id="341050144">
                      <w:marLeft w:val="0"/>
                      <w:marRight w:val="0"/>
                      <w:marTop w:val="0"/>
                      <w:marBottom w:val="0"/>
                      <w:divBdr>
                        <w:top w:val="none" w:sz="0" w:space="0" w:color="auto"/>
                        <w:left w:val="none" w:sz="0" w:space="0" w:color="auto"/>
                        <w:bottom w:val="none" w:sz="0" w:space="0" w:color="auto"/>
                        <w:right w:val="none" w:sz="0" w:space="0" w:color="auto"/>
                      </w:divBdr>
                    </w:div>
                    <w:div w:id="19313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8155">
              <w:marLeft w:val="0"/>
              <w:marRight w:val="0"/>
              <w:marTop w:val="0"/>
              <w:marBottom w:val="0"/>
              <w:divBdr>
                <w:top w:val="none" w:sz="0" w:space="0" w:color="auto"/>
                <w:left w:val="none" w:sz="0" w:space="0" w:color="auto"/>
                <w:bottom w:val="none" w:sz="0" w:space="0" w:color="auto"/>
                <w:right w:val="none" w:sz="0" w:space="0" w:color="auto"/>
              </w:divBdr>
              <w:divsChild>
                <w:div w:id="312879146">
                  <w:marLeft w:val="0"/>
                  <w:marRight w:val="0"/>
                  <w:marTop w:val="0"/>
                  <w:marBottom w:val="0"/>
                  <w:divBdr>
                    <w:top w:val="none" w:sz="0" w:space="0" w:color="auto"/>
                    <w:left w:val="none" w:sz="0" w:space="0" w:color="auto"/>
                    <w:bottom w:val="none" w:sz="0" w:space="0" w:color="auto"/>
                    <w:right w:val="none" w:sz="0" w:space="0" w:color="auto"/>
                  </w:divBdr>
                  <w:divsChild>
                    <w:div w:id="1421835073">
                      <w:marLeft w:val="0"/>
                      <w:marRight w:val="0"/>
                      <w:marTop w:val="0"/>
                      <w:marBottom w:val="0"/>
                      <w:divBdr>
                        <w:top w:val="none" w:sz="0" w:space="0" w:color="auto"/>
                        <w:left w:val="none" w:sz="0" w:space="0" w:color="auto"/>
                        <w:bottom w:val="none" w:sz="0" w:space="0" w:color="auto"/>
                        <w:right w:val="none" w:sz="0" w:space="0" w:color="auto"/>
                      </w:divBdr>
                    </w:div>
                    <w:div w:id="669721698">
                      <w:marLeft w:val="0"/>
                      <w:marRight w:val="0"/>
                      <w:marTop w:val="0"/>
                      <w:marBottom w:val="0"/>
                      <w:divBdr>
                        <w:top w:val="none" w:sz="0" w:space="0" w:color="auto"/>
                        <w:left w:val="none" w:sz="0" w:space="0" w:color="auto"/>
                        <w:bottom w:val="none" w:sz="0" w:space="0" w:color="auto"/>
                        <w:right w:val="none" w:sz="0" w:space="0" w:color="auto"/>
                      </w:divBdr>
                    </w:div>
                    <w:div w:id="1148402026">
                      <w:marLeft w:val="0"/>
                      <w:marRight w:val="0"/>
                      <w:marTop w:val="0"/>
                      <w:marBottom w:val="0"/>
                      <w:divBdr>
                        <w:top w:val="none" w:sz="0" w:space="0" w:color="auto"/>
                        <w:left w:val="none" w:sz="0" w:space="0" w:color="auto"/>
                        <w:bottom w:val="none" w:sz="0" w:space="0" w:color="auto"/>
                        <w:right w:val="none" w:sz="0" w:space="0" w:color="auto"/>
                      </w:divBdr>
                    </w:div>
                    <w:div w:id="602759602">
                      <w:marLeft w:val="0"/>
                      <w:marRight w:val="0"/>
                      <w:marTop w:val="0"/>
                      <w:marBottom w:val="0"/>
                      <w:divBdr>
                        <w:top w:val="none" w:sz="0" w:space="0" w:color="auto"/>
                        <w:left w:val="none" w:sz="0" w:space="0" w:color="auto"/>
                        <w:bottom w:val="none" w:sz="0" w:space="0" w:color="auto"/>
                        <w:right w:val="none" w:sz="0" w:space="0" w:color="auto"/>
                      </w:divBdr>
                    </w:div>
                    <w:div w:id="430974987">
                      <w:marLeft w:val="0"/>
                      <w:marRight w:val="0"/>
                      <w:marTop w:val="0"/>
                      <w:marBottom w:val="0"/>
                      <w:divBdr>
                        <w:top w:val="none" w:sz="0" w:space="0" w:color="auto"/>
                        <w:left w:val="none" w:sz="0" w:space="0" w:color="auto"/>
                        <w:bottom w:val="none" w:sz="0" w:space="0" w:color="auto"/>
                        <w:right w:val="none" w:sz="0" w:space="0" w:color="auto"/>
                      </w:divBdr>
                    </w:div>
                    <w:div w:id="1410036391">
                      <w:marLeft w:val="0"/>
                      <w:marRight w:val="0"/>
                      <w:marTop w:val="0"/>
                      <w:marBottom w:val="0"/>
                      <w:divBdr>
                        <w:top w:val="none" w:sz="0" w:space="0" w:color="auto"/>
                        <w:left w:val="none" w:sz="0" w:space="0" w:color="auto"/>
                        <w:bottom w:val="none" w:sz="0" w:space="0" w:color="auto"/>
                        <w:right w:val="none" w:sz="0" w:space="0" w:color="auto"/>
                      </w:divBdr>
                    </w:div>
                    <w:div w:id="363407656">
                      <w:marLeft w:val="0"/>
                      <w:marRight w:val="0"/>
                      <w:marTop w:val="0"/>
                      <w:marBottom w:val="0"/>
                      <w:divBdr>
                        <w:top w:val="none" w:sz="0" w:space="0" w:color="auto"/>
                        <w:left w:val="none" w:sz="0" w:space="0" w:color="auto"/>
                        <w:bottom w:val="none" w:sz="0" w:space="0" w:color="auto"/>
                        <w:right w:val="none" w:sz="0" w:space="0" w:color="auto"/>
                      </w:divBdr>
                    </w:div>
                    <w:div w:id="2074499599">
                      <w:marLeft w:val="0"/>
                      <w:marRight w:val="0"/>
                      <w:marTop w:val="0"/>
                      <w:marBottom w:val="0"/>
                      <w:divBdr>
                        <w:top w:val="none" w:sz="0" w:space="0" w:color="auto"/>
                        <w:left w:val="none" w:sz="0" w:space="0" w:color="auto"/>
                        <w:bottom w:val="none" w:sz="0" w:space="0" w:color="auto"/>
                        <w:right w:val="none" w:sz="0" w:space="0" w:color="auto"/>
                      </w:divBdr>
                    </w:div>
                    <w:div w:id="411857658">
                      <w:marLeft w:val="0"/>
                      <w:marRight w:val="0"/>
                      <w:marTop w:val="0"/>
                      <w:marBottom w:val="0"/>
                      <w:divBdr>
                        <w:top w:val="none" w:sz="0" w:space="0" w:color="auto"/>
                        <w:left w:val="none" w:sz="0" w:space="0" w:color="auto"/>
                        <w:bottom w:val="none" w:sz="0" w:space="0" w:color="auto"/>
                        <w:right w:val="none" w:sz="0" w:space="0" w:color="auto"/>
                      </w:divBdr>
                    </w:div>
                    <w:div w:id="75976457">
                      <w:marLeft w:val="0"/>
                      <w:marRight w:val="0"/>
                      <w:marTop w:val="0"/>
                      <w:marBottom w:val="0"/>
                      <w:divBdr>
                        <w:top w:val="none" w:sz="0" w:space="0" w:color="auto"/>
                        <w:left w:val="none" w:sz="0" w:space="0" w:color="auto"/>
                        <w:bottom w:val="none" w:sz="0" w:space="0" w:color="auto"/>
                        <w:right w:val="none" w:sz="0" w:space="0" w:color="auto"/>
                      </w:divBdr>
                    </w:div>
                    <w:div w:id="1036271317">
                      <w:marLeft w:val="0"/>
                      <w:marRight w:val="0"/>
                      <w:marTop w:val="0"/>
                      <w:marBottom w:val="0"/>
                      <w:divBdr>
                        <w:top w:val="none" w:sz="0" w:space="0" w:color="auto"/>
                        <w:left w:val="none" w:sz="0" w:space="0" w:color="auto"/>
                        <w:bottom w:val="none" w:sz="0" w:space="0" w:color="auto"/>
                        <w:right w:val="none" w:sz="0" w:space="0" w:color="auto"/>
                      </w:divBdr>
                    </w:div>
                    <w:div w:id="162206163">
                      <w:marLeft w:val="0"/>
                      <w:marRight w:val="0"/>
                      <w:marTop w:val="0"/>
                      <w:marBottom w:val="0"/>
                      <w:divBdr>
                        <w:top w:val="none" w:sz="0" w:space="0" w:color="auto"/>
                        <w:left w:val="none" w:sz="0" w:space="0" w:color="auto"/>
                        <w:bottom w:val="none" w:sz="0" w:space="0" w:color="auto"/>
                        <w:right w:val="none" w:sz="0" w:space="0" w:color="auto"/>
                      </w:divBdr>
                    </w:div>
                    <w:div w:id="1705247152">
                      <w:marLeft w:val="0"/>
                      <w:marRight w:val="0"/>
                      <w:marTop w:val="0"/>
                      <w:marBottom w:val="0"/>
                      <w:divBdr>
                        <w:top w:val="none" w:sz="0" w:space="0" w:color="auto"/>
                        <w:left w:val="none" w:sz="0" w:space="0" w:color="auto"/>
                        <w:bottom w:val="none" w:sz="0" w:space="0" w:color="auto"/>
                        <w:right w:val="none" w:sz="0" w:space="0" w:color="auto"/>
                      </w:divBdr>
                    </w:div>
                    <w:div w:id="946081605">
                      <w:marLeft w:val="0"/>
                      <w:marRight w:val="0"/>
                      <w:marTop w:val="0"/>
                      <w:marBottom w:val="0"/>
                      <w:divBdr>
                        <w:top w:val="none" w:sz="0" w:space="0" w:color="auto"/>
                        <w:left w:val="none" w:sz="0" w:space="0" w:color="auto"/>
                        <w:bottom w:val="none" w:sz="0" w:space="0" w:color="auto"/>
                        <w:right w:val="none" w:sz="0" w:space="0" w:color="auto"/>
                      </w:divBdr>
                    </w:div>
                    <w:div w:id="1136097435">
                      <w:marLeft w:val="0"/>
                      <w:marRight w:val="0"/>
                      <w:marTop w:val="0"/>
                      <w:marBottom w:val="0"/>
                      <w:divBdr>
                        <w:top w:val="none" w:sz="0" w:space="0" w:color="auto"/>
                        <w:left w:val="none" w:sz="0" w:space="0" w:color="auto"/>
                        <w:bottom w:val="none" w:sz="0" w:space="0" w:color="auto"/>
                        <w:right w:val="none" w:sz="0" w:space="0" w:color="auto"/>
                      </w:divBdr>
                    </w:div>
                    <w:div w:id="1947735982">
                      <w:marLeft w:val="0"/>
                      <w:marRight w:val="0"/>
                      <w:marTop w:val="0"/>
                      <w:marBottom w:val="0"/>
                      <w:divBdr>
                        <w:top w:val="none" w:sz="0" w:space="0" w:color="auto"/>
                        <w:left w:val="none" w:sz="0" w:space="0" w:color="auto"/>
                        <w:bottom w:val="none" w:sz="0" w:space="0" w:color="auto"/>
                        <w:right w:val="none" w:sz="0" w:space="0" w:color="auto"/>
                      </w:divBdr>
                    </w:div>
                    <w:div w:id="2059471197">
                      <w:marLeft w:val="0"/>
                      <w:marRight w:val="0"/>
                      <w:marTop w:val="0"/>
                      <w:marBottom w:val="0"/>
                      <w:divBdr>
                        <w:top w:val="none" w:sz="0" w:space="0" w:color="auto"/>
                        <w:left w:val="none" w:sz="0" w:space="0" w:color="auto"/>
                        <w:bottom w:val="none" w:sz="0" w:space="0" w:color="auto"/>
                        <w:right w:val="none" w:sz="0" w:space="0" w:color="auto"/>
                      </w:divBdr>
                    </w:div>
                    <w:div w:id="883101445">
                      <w:marLeft w:val="0"/>
                      <w:marRight w:val="0"/>
                      <w:marTop w:val="0"/>
                      <w:marBottom w:val="0"/>
                      <w:divBdr>
                        <w:top w:val="none" w:sz="0" w:space="0" w:color="auto"/>
                        <w:left w:val="none" w:sz="0" w:space="0" w:color="auto"/>
                        <w:bottom w:val="none" w:sz="0" w:space="0" w:color="auto"/>
                        <w:right w:val="none" w:sz="0" w:space="0" w:color="auto"/>
                      </w:divBdr>
                    </w:div>
                    <w:div w:id="762410729">
                      <w:marLeft w:val="0"/>
                      <w:marRight w:val="0"/>
                      <w:marTop w:val="0"/>
                      <w:marBottom w:val="0"/>
                      <w:divBdr>
                        <w:top w:val="none" w:sz="0" w:space="0" w:color="auto"/>
                        <w:left w:val="none" w:sz="0" w:space="0" w:color="auto"/>
                        <w:bottom w:val="none" w:sz="0" w:space="0" w:color="auto"/>
                        <w:right w:val="none" w:sz="0" w:space="0" w:color="auto"/>
                      </w:divBdr>
                    </w:div>
                    <w:div w:id="1646010925">
                      <w:marLeft w:val="0"/>
                      <w:marRight w:val="0"/>
                      <w:marTop w:val="0"/>
                      <w:marBottom w:val="0"/>
                      <w:divBdr>
                        <w:top w:val="none" w:sz="0" w:space="0" w:color="auto"/>
                        <w:left w:val="none" w:sz="0" w:space="0" w:color="auto"/>
                        <w:bottom w:val="none" w:sz="0" w:space="0" w:color="auto"/>
                        <w:right w:val="none" w:sz="0" w:space="0" w:color="auto"/>
                      </w:divBdr>
                    </w:div>
                    <w:div w:id="1000616347">
                      <w:marLeft w:val="0"/>
                      <w:marRight w:val="0"/>
                      <w:marTop w:val="0"/>
                      <w:marBottom w:val="0"/>
                      <w:divBdr>
                        <w:top w:val="none" w:sz="0" w:space="0" w:color="auto"/>
                        <w:left w:val="none" w:sz="0" w:space="0" w:color="auto"/>
                        <w:bottom w:val="none" w:sz="0" w:space="0" w:color="auto"/>
                        <w:right w:val="none" w:sz="0" w:space="0" w:color="auto"/>
                      </w:divBdr>
                    </w:div>
                    <w:div w:id="247617251">
                      <w:marLeft w:val="0"/>
                      <w:marRight w:val="0"/>
                      <w:marTop w:val="0"/>
                      <w:marBottom w:val="0"/>
                      <w:divBdr>
                        <w:top w:val="none" w:sz="0" w:space="0" w:color="auto"/>
                        <w:left w:val="none" w:sz="0" w:space="0" w:color="auto"/>
                        <w:bottom w:val="none" w:sz="0" w:space="0" w:color="auto"/>
                        <w:right w:val="none" w:sz="0" w:space="0" w:color="auto"/>
                      </w:divBdr>
                    </w:div>
                    <w:div w:id="1672751666">
                      <w:marLeft w:val="0"/>
                      <w:marRight w:val="0"/>
                      <w:marTop w:val="0"/>
                      <w:marBottom w:val="0"/>
                      <w:divBdr>
                        <w:top w:val="none" w:sz="0" w:space="0" w:color="auto"/>
                        <w:left w:val="none" w:sz="0" w:space="0" w:color="auto"/>
                        <w:bottom w:val="none" w:sz="0" w:space="0" w:color="auto"/>
                        <w:right w:val="none" w:sz="0" w:space="0" w:color="auto"/>
                      </w:divBdr>
                    </w:div>
                    <w:div w:id="1129785539">
                      <w:marLeft w:val="0"/>
                      <w:marRight w:val="0"/>
                      <w:marTop w:val="0"/>
                      <w:marBottom w:val="0"/>
                      <w:divBdr>
                        <w:top w:val="none" w:sz="0" w:space="0" w:color="auto"/>
                        <w:left w:val="none" w:sz="0" w:space="0" w:color="auto"/>
                        <w:bottom w:val="none" w:sz="0" w:space="0" w:color="auto"/>
                        <w:right w:val="none" w:sz="0" w:space="0" w:color="auto"/>
                      </w:divBdr>
                    </w:div>
                    <w:div w:id="1375541236">
                      <w:marLeft w:val="0"/>
                      <w:marRight w:val="0"/>
                      <w:marTop w:val="0"/>
                      <w:marBottom w:val="0"/>
                      <w:divBdr>
                        <w:top w:val="none" w:sz="0" w:space="0" w:color="auto"/>
                        <w:left w:val="none" w:sz="0" w:space="0" w:color="auto"/>
                        <w:bottom w:val="none" w:sz="0" w:space="0" w:color="auto"/>
                        <w:right w:val="none" w:sz="0" w:space="0" w:color="auto"/>
                      </w:divBdr>
                    </w:div>
                    <w:div w:id="65108836">
                      <w:marLeft w:val="0"/>
                      <w:marRight w:val="0"/>
                      <w:marTop w:val="0"/>
                      <w:marBottom w:val="0"/>
                      <w:divBdr>
                        <w:top w:val="none" w:sz="0" w:space="0" w:color="auto"/>
                        <w:left w:val="none" w:sz="0" w:space="0" w:color="auto"/>
                        <w:bottom w:val="none" w:sz="0" w:space="0" w:color="auto"/>
                        <w:right w:val="none" w:sz="0" w:space="0" w:color="auto"/>
                      </w:divBdr>
                    </w:div>
                    <w:div w:id="1767995249">
                      <w:marLeft w:val="0"/>
                      <w:marRight w:val="0"/>
                      <w:marTop w:val="0"/>
                      <w:marBottom w:val="0"/>
                      <w:divBdr>
                        <w:top w:val="none" w:sz="0" w:space="0" w:color="auto"/>
                        <w:left w:val="none" w:sz="0" w:space="0" w:color="auto"/>
                        <w:bottom w:val="none" w:sz="0" w:space="0" w:color="auto"/>
                        <w:right w:val="none" w:sz="0" w:space="0" w:color="auto"/>
                      </w:divBdr>
                    </w:div>
                    <w:div w:id="1638031334">
                      <w:marLeft w:val="0"/>
                      <w:marRight w:val="0"/>
                      <w:marTop w:val="0"/>
                      <w:marBottom w:val="0"/>
                      <w:divBdr>
                        <w:top w:val="none" w:sz="0" w:space="0" w:color="auto"/>
                        <w:left w:val="none" w:sz="0" w:space="0" w:color="auto"/>
                        <w:bottom w:val="none" w:sz="0" w:space="0" w:color="auto"/>
                        <w:right w:val="none" w:sz="0" w:space="0" w:color="auto"/>
                      </w:divBdr>
                    </w:div>
                    <w:div w:id="777144197">
                      <w:marLeft w:val="0"/>
                      <w:marRight w:val="0"/>
                      <w:marTop w:val="0"/>
                      <w:marBottom w:val="0"/>
                      <w:divBdr>
                        <w:top w:val="none" w:sz="0" w:space="0" w:color="auto"/>
                        <w:left w:val="none" w:sz="0" w:space="0" w:color="auto"/>
                        <w:bottom w:val="none" w:sz="0" w:space="0" w:color="auto"/>
                        <w:right w:val="none" w:sz="0" w:space="0" w:color="auto"/>
                      </w:divBdr>
                    </w:div>
                    <w:div w:id="1644042952">
                      <w:marLeft w:val="0"/>
                      <w:marRight w:val="0"/>
                      <w:marTop w:val="0"/>
                      <w:marBottom w:val="0"/>
                      <w:divBdr>
                        <w:top w:val="none" w:sz="0" w:space="0" w:color="auto"/>
                        <w:left w:val="none" w:sz="0" w:space="0" w:color="auto"/>
                        <w:bottom w:val="none" w:sz="0" w:space="0" w:color="auto"/>
                        <w:right w:val="none" w:sz="0" w:space="0" w:color="auto"/>
                      </w:divBdr>
                    </w:div>
                    <w:div w:id="61032080">
                      <w:marLeft w:val="0"/>
                      <w:marRight w:val="0"/>
                      <w:marTop w:val="0"/>
                      <w:marBottom w:val="0"/>
                      <w:divBdr>
                        <w:top w:val="none" w:sz="0" w:space="0" w:color="auto"/>
                        <w:left w:val="none" w:sz="0" w:space="0" w:color="auto"/>
                        <w:bottom w:val="none" w:sz="0" w:space="0" w:color="auto"/>
                        <w:right w:val="none" w:sz="0" w:space="0" w:color="auto"/>
                      </w:divBdr>
                    </w:div>
                    <w:div w:id="651830394">
                      <w:marLeft w:val="0"/>
                      <w:marRight w:val="0"/>
                      <w:marTop w:val="0"/>
                      <w:marBottom w:val="0"/>
                      <w:divBdr>
                        <w:top w:val="none" w:sz="0" w:space="0" w:color="auto"/>
                        <w:left w:val="none" w:sz="0" w:space="0" w:color="auto"/>
                        <w:bottom w:val="none" w:sz="0" w:space="0" w:color="auto"/>
                        <w:right w:val="none" w:sz="0" w:space="0" w:color="auto"/>
                      </w:divBdr>
                    </w:div>
                    <w:div w:id="1883663317">
                      <w:marLeft w:val="0"/>
                      <w:marRight w:val="0"/>
                      <w:marTop w:val="0"/>
                      <w:marBottom w:val="0"/>
                      <w:divBdr>
                        <w:top w:val="none" w:sz="0" w:space="0" w:color="auto"/>
                        <w:left w:val="none" w:sz="0" w:space="0" w:color="auto"/>
                        <w:bottom w:val="none" w:sz="0" w:space="0" w:color="auto"/>
                        <w:right w:val="none" w:sz="0" w:space="0" w:color="auto"/>
                      </w:divBdr>
                    </w:div>
                    <w:div w:id="1882397332">
                      <w:marLeft w:val="0"/>
                      <w:marRight w:val="0"/>
                      <w:marTop w:val="0"/>
                      <w:marBottom w:val="0"/>
                      <w:divBdr>
                        <w:top w:val="none" w:sz="0" w:space="0" w:color="auto"/>
                        <w:left w:val="none" w:sz="0" w:space="0" w:color="auto"/>
                        <w:bottom w:val="none" w:sz="0" w:space="0" w:color="auto"/>
                        <w:right w:val="none" w:sz="0" w:space="0" w:color="auto"/>
                      </w:divBdr>
                    </w:div>
                    <w:div w:id="896286476">
                      <w:marLeft w:val="0"/>
                      <w:marRight w:val="0"/>
                      <w:marTop w:val="0"/>
                      <w:marBottom w:val="0"/>
                      <w:divBdr>
                        <w:top w:val="none" w:sz="0" w:space="0" w:color="auto"/>
                        <w:left w:val="none" w:sz="0" w:space="0" w:color="auto"/>
                        <w:bottom w:val="none" w:sz="0" w:space="0" w:color="auto"/>
                        <w:right w:val="none" w:sz="0" w:space="0" w:color="auto"/>
                      </w:divBdr>
                    </w:div>
                    <w:div w:id="1012538269">
                      <w:marLeft w:val="0"/>
                      <w:marRight w:val="0"/>
                      <w:marTop w:val="0"/>
                      <w:marBottom w:val="0"/>
                      <w:divBdr>
                        <w:top w:val="none" w:sz="0" w:space="0" w:color="auto"/>
                        <w:left w:val="none" w:sz="0" w:space="0" w:color="auto"/>
                        <w:bottom w:val="none" w:sz="0" w:space="0" w:color="auto"/>
                        <w:right w:val="none" w:sz="0" w:space="0" w:color="auto"/>
                      </w:divBdr>
                    </w:div>
                    <w:div w:id="1547451914">
                      <w:marLeft w:val="0"/>
                      <w:marRight w:val="0"/>
                      <w:marTop w:val="0"/>
                      <w:marBottom w:val="0"/>
                      <w:divBdr>
                        <w:top w:val="none" w:sz="0" w:space="0" w:color="auto"/>
                        <w:left w:val="none" w:sz="0" w:space="0" w:color="auto"/>
                        <w:bottom w:val="none" w:sz="0" w:space="0" w:color="auto"/>
                        <w:right w:val="none" w:sz="0" w:space="0" w:color="auto"/>
                      </w:divBdr>
                    </w:div>
                    <w:div w:id="324866081">
                      <w:marLeft w:val="0"/>
                      <w:marRight w:val="0"/>
                      <w:marTop w:val="0"/>
                      <w:marBottom w:val="0"/>
                      <w:divBdr>
                        <w:top w:val="none" w:sz="0" w:space="0" w:color="auto"/>
                        <w:left w:val="none" w:sz="0" w:space="0" w:color="auto"/>
                        <w:bottom w:val="none" w:sz="0" w:space="0" w:color="auto"/>
                        <w:right w:val="none" w:sz="0" w:space="0" w:color="auto"/>
                      </w:divBdr>
                    </w:div>
                    <w:div w:id="1492676622">
                      <w:marLeft w:val="0"/>
                      <w:marRight w:val="0"/>
                      <w:marTop w:val="0"/>
                      <w:marBottom w:val="0"/>
                      <w:divBdr>
                        <w:top w:val="none" w:sz="0" w:space="0" w:color="auto"/>
                        <w:left w:val="none" w:sz="0" w:space="0" w:color="auto"/>
                        <w:bottom w:val="none" w:sz="0" w:space="0" w:color="auto"/>
                        <w:right w:val="none" w:sz="0" w:space="0" w:color="auto"/>
                      </w:divBdr>
                    </w:div>
                    <w:div w:id="2040005234">
                      <w:marLeft w:val="0"/>
                      <w:marRight w:val="0"/>
                      <w:marTop w:val="0"/>
                      <w:marBottom w:val="0"/>
                      <w:divBdr>
                        <w:top w:val="none" w:sz="0" w:space="0" w:color="auto"/>
                        <w:left w:val="none" w:sz="0" w:space="0" w:color="auto"/>
                        <w:bottom w:val="none" w:sz="0" w:space="0" w:color="auto"/>
                        <w:right w:val="none" w:sz="0" w:space="0" w:color="auto"/>
                      </w:divBdr>
                    </w:div>
                    <w:div w:id="1321738407">
                      <w:marLeft w:val="0"/>
                      <w:marRight w:val="0"/>
                      <w:marTop w:val="0"/>
                      <w:marBottom w:val="0"/>
                      <w:divBdr>
                        <w:top w:val="none" w:sz="0" w:space="0" w:color="auto"/>
                        <w:left w:val="none" w:sz="0" w:space="0" w:color="auto"/>
                        <w:bottom w:val="none" w:sz="0" w:space="0" w:color="auto"/>
                        <w:right w:val="none" w:sz="0" w:space="0" w:color="auto"/>
                      </w:divBdr>
                    </w:div>
                    <w:div w:id="954294155">
                      <w:marLeft w:val="0"/>
                      <w:marRight w:val="0"/>
                      <w:marTop w:val="0"/>
                      <w:marBottom w:val="0"/>
                      <w:divBdr>
                        <w:top w:val="none" w:sz="0" w:space="0" w:color="auto"/>
                        <w:left w:val="none" w:sz="0" w:space="0" w:color="auto"/>
                        <w:bottom w:val="none" w:sz="0" w:space="0" w:color="auto"/>
                        <w:right w:val="none" w:sz="0" w:space="0" w:color="auto"/>
                      </w:divBdr>
                    </w:div>
                    <w:div w:id="1948653112">
                      <w:marLeft w:val="0"/>
                      <w:marRight w:val="0"/>
                      <w:marTop w:val="0"/>
                      <w:marBottom w:val="0"/>
                      <w:divBdr>
                        <w:top w:val="none" w:sz="0" w:space="0" w:color="auto"/>
                        <w:left w:val="none" w:sz="0" w:space="0" w:color="auto"/>
                        <w:bottom w:val="none" w:sz="0" w:space="0" w:color="auto"/>
                        <w:right w:val="none" w:sz="0" w:space="0" w:color="auto"/>
                      </w:divBdr>
                    </w:div>
                    <w:div w:id="2038579380">
                      <w:marLeft w:val="0"/>
                      <w:marRight w:val="0"/>
                      <w:marTop w:val="0"/>
                      <w:marBottom w:val="0"/>
                      <w:divBdr>
                        <w:top w:val="none" w:sz="0" w:space="0" w:color="auto"/>
                        <w:left w:val="none" w:sz="0" w:space="0" w:color="auto"/>
                        <w:bottom w:val="none" w:sz="0" w:space="0" w:color="auto"/>
                        <w:right w:val="none" w:sz="0" w:space="0" w:color="auto"/>
                      </w:divBdr>
                    </w:div>
                    <w:div w:id="1303734195">
                      <w:marLeft w:val="0"/>
                      <w:marRight w:val="0"/>
                      <w:marTop w:val="0"/>
                      <w:marBottom w:val="0"/>
                      <w:divBdr>
                        <w:top w:val="none" w:sz="0" w:space="0" w:color="auto"/>
                        <w:left w:val="none" w:sz="0" w:space="0" w:color="auto"/>
                        <w:bottom w:val="none" w:sz="0" w:space="0" w:color="auto"/>
                        <w:right w:val="none" w:sz="0" w:space="0" w:color="auto"/>
                      </w:divBdr>
                    </w:div>
                    <w:div w:id="1426195744">
                      <w:marLeft w:val="0"/>
                      <w:marRight w:val="0"/>
                      <w:marTop w:val="0"/>
                      <w:marBottom w:val="0"/>
                      <w:divBdr>
                        <w:top w:val="none" w:sz="0" w:space="0" w:color="auto"/>
                        <w:left w:val="none" w:sz="0" w:space="0" w:color="auto"/>
                        <w:bottom w:val="none" w:sz="0" w:space="0" w:color="auto"/>
                        <w:right w:val="none" w:sz="0" w:space="0" w:color="auto"/>
                      </w:divBdr>
                    </w:div>
                    <w:div w:id="377360651">
                      <w:marLeft w:val="0"/>
                      <w:marRight w:val="0"/>
                      <w:marTop w:val="0"/>
                      <w:marBottom w:val="0"/>
                      <w:divBdr>
                        <w:top w:val="none" w:sz="0" w:space="0" w:color="auto"/>
                        <w:left w:val="none" w:sz="0" w:space="0" w:color="auto"/>
                        <w:bottom w:val="none" w:sz="0" w:space="0" w:color="auto"/>
                        <w:right w:val="none" w:sz="0" w:space="0" w:color="auto"/>
                      </w:divBdr>
                    </w:div>
                    <w:div w:id="1488088875">
                      <w:marLeft w:val="0"/>
                      <w:marRight w:val="0"/>
                      <w:marTop w:val="0"/>
                      <w:marBottom w:val="0"/>
                      <w:divBdr>
                        <w:top w:val="none" w:sz="0" w:space="0" w:color="auto"/>
                        <w:left w:val="none" w:sz="0" w:space="0" w:color="auto"/>
                        <w:bottom w:val="none" w:sz="0" w:space="0" w:color="auto"/>
                        <w:right w:val="none" w:sz="0" w:space="0" w:color="auto"/>
                      </w:divBdr>
                    </w:div>
                    <w:div w:id="1616863341">
                      <w:marLeft w:val="0"/>
                      <w:marRight w:val="0"/>
                      <w:marTop w:val="0"/>
                      <w:marBottom w:val="0"/>
                      <w:divBdr>
                        <w:top w:val="none" w:sz="0" w:space="0" w:color="auto"/>
                        <w:left w:val="none" w:sz="0" w:space="0" w:color="auto"/>
                        <w:bottom w:val="none" w:sz="0" w:space="0" w:color="auto"/>
                        <w:right w:val="none" w:sz="0" w:space="0" w:color="auto"/>
                      </w:divBdr>
                    </w:div>
                    <w:div w:id="1238202008">
                      <w:marLeft w:val="0"/>
                      <w:marRight w:val="0"/>
                      <w:marTop w:val="0"/>
                      <w:marBottom w:val="0"/>
                      <w:divBdr>
                        <w:top w:val="none" w:sz="0" w:space="0" w:color="auto"/>
                        <w:left w:val="none" w:sz="0" w:space="0" w:color="auto"/>
                        <w:bottom w:val="none" w:sz="0" w:space="0" w:color="auto"/>
                        <w:right w:val="none" w:sz="0" w:space="0" w:color="auto"/>
                      </w:divBdr>
                    </w:div>
                    <w:div w:id="1113478074">
                      <w:marLeft w:val="0"/>
                      <w:marRight w:val="0"/>
                      <w:marTop w:val="0"/>
                      <w:marBottom w:val="0"/>
                      <w:divBdr>
                        <w:top w:val="none" w:sz="0" w:space="0" w:color="auto"/>
                        <w:left w:val="none" w:sz="0" w:space="0" w:color="auto"/>
                        <w:bottom w:val="none" w:sz="0" w:space="0" w:color="auto"/>
                        <w:right w:val="none" w:sz="0" w:space="0" w:color="auto"/>
                      </w:divBdr>
                    </w:div>
                    <w:div w:id="438570707">
                      <w:marLeft w:val="0"/>
                      <w:marRight w:val="0"/>
                      <w:marTop w:val="0"/>
                      <w:marBottom w:val="0"/>
                      <w:divBdr>
                        <w:top w:val="none" w:sz="0" w:space="0" w:color="auto"/>
                        <w:left w:val="none" w:sz="0" w:space="0" w:color="auto"/>
                        <w:bottom w:val="none" w:sz="0" w:space="0" w:color="auto"/>
                        <w:right w:val="none" w:sz="0" w:space="0" w:color="auto"/>
                      </w:divBdr>
                    </w:div>
                    <w:div w:id="840312197">
                      <w:marLeft w:val="0"/>
                      <w:marRight w:val="0"/>
                      <w:marTop w:val="0"/>
                      <w:marBottom w:val="0"/>
                      <w:divBdr>
                        <w:top w:val="none" w:sz="0" w:space="0" w:color="auto"/>
                        <w:left w:val="none" w:sz="0" w:space="0" w:color="auto"/>
                        <w:bottom w:val="none" w:sz="0" w:space="0" w:color="auto"/>
                        <w:right w:val="none" w:sz="0" w:space="0" w:color="auto"/>
                      </w:divBdr>
                    </w:div>
                    <w:div w:id="1771776095">
                      <w:marLeft w:val="0"/>
                      <w:marRight w:val="0"/>
                      <w:marTop w:val="0"/>
                      <w:marBottom w:val="0"/>
                      <w:divBdr>
                        <w:top w:val="none" w:sz="0" w:space="0" w:color="auto"/>
                        <w:left w:val="none" w:sz="0" w:space="0" w:color="auto"/>
                        <w:bottom w:val="none" w:sz="0" w:space="0" w:color="auto"/>
                        <w:right w:val="none" w:sz="0" w:space="0" w:color="auto"/>
                      </w:divBdr>
                    </w:div>
                    <w:div w:id="1547645435">
                      <w:marLeft w:val="0"/>
                      <w:marRight w:val="0"/>
                      <w:marTop w:val="0"/>
                      <w:marBottom w:val="0"/>
                      <w:divBdr>
                        <w:top w:val="none" w:sz="0" w:space="0" w:color="auto"/>
                        <w:left w:val="none" w:sz="0" w:space="0" w:color="auto"/>
                        <w:bottom w:val="none" w:sz="0" w:space="0" w:color="auto"/>
                        <w:right w:val="none" w:sz="0" w:space="0" w:color="auto"/>
                      </w:divBdr>
                    </w:div>
                    <w:div w:id="246425828">
                      <w:marLeft w:val="0"/>
                      <w:marRight w:val="0"/>
                      <w:marTop w:val="0"/>
                      <w:marBottom w:val="0"/>
                      <w:divBdr>
                        <w:top w:val="none" w:sz="0" w:space="0" w:color="auto"/>
                        <w:left w:val="none" w:sz="0" w:space="0" w:color="auto"/>
                        <w:bottom w:val="none" w:sz="0" w:space="0" w:color="auto"/>
                        <w:right w:val="none" w:sz="0" w:space="0" w:color="auto"/>
                      </w:divBdr>
                    </w:div>
                    <w:div w:id="1469862541">
                      <w:marLeft w:val="0"/>
                      <w:marRight w:val="0"/>
                      <w:marTop w:val="0"/>
                      <w:marBottom w:val="0"/>
                      <w:divBdr>
                        <w:top w:val="none" w:sz="0" w:space="0" w:color="auto"/>
                        <w:left w:val="none" w:sz="0" w:space="0" w:color="auto"/>
                        <w:bottom w:val="none" w:sz="0" w:space="0" w:color="auto"/>
                        <w:right w:val="none" w:sz="0" w:space="0" w:color="auto"/>
                      </w:divBdr>
                    </w:div>
                    <w:div w:id="3476967">
                      <w:marLeft w:val="0"/>
                      <w:marRight w:val="0"/>
                      <w:marTop w:val="0"/>
                      <w:marBottom w:val="0"/>
                      <w:divBdr>
                        <w:top w:val="none" w:sz="0" w:space="0" w:color="auto"/>
                        <w:left w:val="none" w:sz="0" w:space="0" w:color="auto"/>
                        <w:bottom w:val="none" w:sz="0" w:space="0" w:color="auto"/>
                        <w:right w:val="none" w:sz="0" w:space="0" w:color="auto"/>
                      </w:divBdr>
                    </w:div>
                    <w:div w:id="1356467390">
                      <w:marLeft w:val="0"/>
                      <w:marRight w:val="0"/>
                      <w:marTop w:val="0"/>
                      <w:marBottom w:val="0"/>
                      <w:divBdr>
                        <w:top w:val="none" w:sz="0" w:space="0" w:color="auto"/>
                        <w:left w:val="none" w:sz="0" w:space="0" w:color="auto"/>
                        <w:bottom w:val="none" w:sz="0" w:space="0" w:color="auto"/>
                        <w:right w:val="none" w:sz="0" w:space="0" w:color="auto"/>
                      </w:divBdr>
                    </w:div>
                    <w:div w:id="1932006934">
                      <w:marLeft w:val="0"/>
                      <w:marRight w:val="0"/>
                      <w:marTop w:val="0"/>
                      <w:marBottom w:val="0"/>
                      <w:divBdr>
                        <w:top w:val="none" w:sz="0" w:space="0" w:color="auto"/>
                        <w:left w:val="none" w:sz="0" w:space="0" w:color="auto"/>
                        <w:bottom w:val="none" w:sz="0" w:space="0" w:color="auto"/>
                        <w:right w:val="none" w:sz="0" w:space="0" w:color="auto"/>
                      </w:divBdr>
                    </w:div>
                    <w:div w:id="1627851128">
                      <w:marLeft w:val="0"/>
                      <w:marRight w:val="0"/>
                      <w:marTop w:val="0"/>
                      <w:marBottom w:val="0"/>
                      <w:divBdr>
                        <w:top w:val="none" w:sz="0" w:space="0" w:color="auto"/>
                        <w:left w:val="none" w:sz="0" w:space="0" w:color="auto"/>
                        <w:bottom w:val="none" w:sz="0" w:space="0" w:color="auto"/>
                        <w:right w:val="none" w:sz="0" w:space="0" w:color="auto"/>
                      </w:divBdr>
                    </w:div>
                    <w:div w:id="1072239232">
                      <w:marLeft w:val="0"/>
                      <w:marRight w:val="0"/>
                      <w:marTop w:val="0"/>
                      <w:marBottom w:val="0"/>
                      <w:divBdr>
                        <w:top w:val="none" w:sz="0" w:space="0" w:color="auto"/>
                        <w:left w:val="none" w:sz="0" w:space="0" w:color="auto"/>
                        <w:bottom w:val="none" w:sz="0" w:space="0" w:color="auto"/>
                        <w:right w:val="none" w:sz="0" w:space="0" w:color="auto"/>
                      </w:divBdr>
                    </w:div>
                    <w:div w:id="1433089757">
                      <w:marLeft w:val="0"/>
                      <w:marRight w:val="0"/>
                      <w:marTop w:val="0"/>
                      <w:marBottom w:val="0"/>
                      <w:divBdr>
                        <w:top w:val="none" w:sz="0" w:space="0" w:color="auto"/>
                        <w:left w:val="none" w:sz="0" w:space="0" w:color="auto"/>
                        <w:bottom w:val="none" w:sz="0" w:space="0" w:color="auto"/>
                        <w:right w:val="none" w:sz="0" w:space="0" w:color="auto"/>
                      </w:divBdr>
                    </w:div>
                    <w:div w:id="1362395027">
                      <w:marLeft w:val="0"/>
                      <w:marRight w:val="0"/>
                      <w:marTop w:val="0"/>
                      <w:marBottom w:val="0"/>
                      <w:divBdr>
                        <w:top w:val="none" w:sz="0" w:space="0" w:color="auto"/>
                        <w:left w:val="none" w:sz="0" w:space="0" w:color="auto"/>
                        <w:bottom w:val="none" w:sz="0" w:space="0" w:color="auto"/>
                        <w:right w:val="none" w:sz="0" w:space="0" w:color="auto"/>
                      </w:divBdr>
                    </w:div>
                    <w:div w:id="1594702718">
                      <w:marLeft w:val="0"/>
                      <w:marRight w:val="0"/>
                      <w:marTop w:val="0"/>
                      <w:marBottom w:val="0"/>
                      <w:divBdr>
                        <w:top w:val="none" w:sz="0" w:space="0" w:color="auto"/>
                        <w:left w:val="none" w:sz="0" w:space="0" w:color="auto"/>
                        <w:bottom w:val="none" w:sz="0" w:space="0" w:color="auto"/>
                        <w:right w:val="none" w:sz="0" w:space="0" w:color="auto"/>
                      </w:divBdr>
                    </w:div>
                    <w:div w:id="1965885622">
                      <w:marLeft w:val="0"/>
                      <w:marRight w:val="0"/>
                      <w:marTop w:val="0"/>
                      <w:marBottom w:val="0"/>
                      <w:divBdr>
                        <w:top w:val="none" w:sz="0" w:space="0" w:color="auto"/>
                        <w:left w:val="none" w:sz="0" w:space="0" w:color="auto"/>
                        <w:bottom w:val="none" w:sz="0" w:space="0" w:color="auto"/>
                        <w:right w:val="none" w:sz="0" w:space="0" w:color="auto"/>
                      </w:divBdr>
                    </w:div>
                    <w:div w:id="983896526">
                      <w:marLeft w:val="0"/>
                      <w:marRight w:val="0"/>
                      <w:marTop w:val="0"/>
                      <w:marBottom w:val="0"/>
                      <w:divBdr>
                        <w:top w:val="none" w:sz="0" w:space="0" w:color="auto"/>
                        <w:left w:val="none" w:sz="0" w:space="0" w:color="auto"/>
                        <w:bottom w:val="none" w:sz="0" w:space="0" w:color="auto"/>
                        <w:right w:val="none" w:sz="0" w:space="0" w:color="auto"/>
                      </w:divBdr>
                    </w:div>
                    <w:div w:id="451170206">
                      <w:marLeft w:val="0"/>
                      <w:marRight w:val="0"/>
                      <w:marTop w:val="0"/>
                      <w:marBottom w:val="0"/>
                      <w:divBdr>
                        <w:top w:val="none" w:sz="0" w:space="0" w:color="auto"/>
                        <w:left w:val="none" w:sz="0" w:space="0" w:color="auto"/>
                        <w:bottom w:val="none" w:sz="0" w:space="0" w:color="auto"/>
                        <w:right w:val="none" w:sz="0" w:space="0" w:color="auto"/>
                      </w:divBdr>
                    </w:div>
                    <w:div w:id="294606683">
                      <w:marLeft w:val="0"/>
                      <w:marRight w:val="0"/>
                      <w:marTop w:val="0"/>
                      <w:marBottom w:val="0"/>
                      <w:divBdr>
                        <w:top w:val="none" w:sz="0" w:space="0" w:color="auto"/>
                        <w:left w:val="none" w:sz="0" w:space="0" w:color="auto"/>
                        <w:bottom w:val="none" w:sz="0" w:space="0" w:color="auto"/>
                        <w:right w:val="none" w:sz="0" w:space="0" w:color="auto"/>
                      </w:divBdr>
                    </w:div>
                    <w:div w:id="1642147639">
                      <w:marLeft w:val="0"/>
                      <w:marRight w:val="0"/>
                      <w:marTop w:val="0"/>
                      <w:marBottom w:val="0"/>
                      <w:divBdr>
                        <w:top w:val="none" w:sz="0" w:space="0" w:color="auto"/>
                        <w:left w:val="none" w:sz="0" w:space="0" w:color="auto"/>
                        <w:bottom w:val="none" w:sz="0" w:space="0" w:color="auto"/>
                        <w:right w:val="none" w:sz="0" w:space="0" w:color="auto"/>
                      </w:divBdr>
                    </w:div>
                    <w:div w:id="2030905828">
                      <w:marLeft w:val="0"/>
                      <w:marRight w:val="0"/>
                      <w:marTop w:val="0"/>
                      <w:marBottom w:val="0"/>
                      <w:divBdr>
                        <w:top w:val="none" w:sz="0" w:space="0" w:color="auto"/>
                        <w:left w:val="none" w:sz="0" w:space="0" w:color="auto"/>
                        <w:bottom w:val="none" w:sz="0" w:space="0" w:color="auto"/>
                        <w:right w:val="none" w:sz="0" w:space="0" w:color="auto"/>
                      </w:divBdr>
                    </w:div>
                    <w:div w:id="629633466">
                      <w:marLeft w:val="0"/>
                      <w:marRight w:val="0"/>
                      <w:marTop w:val="0"/>
                      <w:marBottom w:val="0"/>
                      <w:divBdr>
                        <w:top w:val="none" w:sz="0" w:space="0" w:color="auto"/>
                        <w:left w:val="none" w:sz="0" w:space="0" w:color="auto"/>
                        <w:bottom w:val="none" w:sz="0" w:space="0" w:color="auto"/>
                        <w:right w:val="none" w:sz="0" w:space="0" w:color="auto"/>
                      </w:divBdr>
                    </w:div>
                    <w:div w:id="648020741">
                      <w:marLeft w:val="0"/>
                      <w:marRight w:val="0"/>
                      <w:marTop w:val="0"/>
                      <w:marBottom w:val="0"/>
                      <w:divBdr>
                        <w:top w:val="none" w:sz="0" w:space="0" w:color="auto"/>
                        <w:left w:val="none" w:sz="0" w:space="0" w:color="auto"/>
                        <w:bottom w:val="none" w:sz="0" w:space="0" w:color="auto"/>
                        <w:right w:val="none" w:sz="0" w:space="0" w:color="auto"/>
                      </w:divBdr>
                    </w:div>
                    <w:div w:id="1399135030">
                      <w:marLeft w:val="0"/>
                      <w:marRight w:val="0"/>
                      <w:marTop w:val="0"/>
                      <w:marBottom w:val="0"/>
                      <w:divBdr>
                        <w:top w:val="none" w:sz="0" w:space="0" w:color="auto"/>
                        <w:left w:val="none" w:sz="0" w:space="0" w:color="auto"/>
                        <w:bottom w:val="none" w:sz="0" w:space="0" w:color="auto"/>
                        <w:right w:val="none" w:sz="0" w:space="0" w:color="auto"/>
                      </w:divBdr>
                    </w:div>
                    <w:div w:id="45186311">
                      <w:marLeft w:val="0"/>
                      <w:marRight w:val="0"/>
                      <w:marTop w:val="0"/>
                      <w:marBottom w:val="0"/>
                      <w:divBdr>
                        <w:top w:val="none" w:sz="0" w:space="0" w:color="auto"/>
                        <w:left w:val="none" w:sz="0" w:space="0" w:color="auto"/>
                        <w:bottom w:val="none" w:sz="0" w:space="0" w:color="auto"/>
                        <w:right w:val="none" w:sz="0" w:space="0" w:color="auto"/>
                      </w:divBdr>
                    </w:div>
                    <w:div w:id="688263111">
                      <w:marLeft w:val="0"/>
                      <w:marRight w:val="0"/>
                      <w:marTop w:val="0"/>
                      <w:marBottom w:val="0"/>
                      <w:divBdr>
                        <w:top w:val="none" w:sz="0" w:space="0" w:color="auto"/>
                        <w:left w:val="none" w:sz="0" w:space="0" w:color="auto"/>
                        <w:bottom w:val="none" w:sz="0" w:space="0" w:color="auto"/>
                        <w:right w:val="none" w:sz="0" w:space="0" w:color="auto"/>
                      </w:divBdr>
                    </w:div>
                    <w:div w:id="1589843604">
                      <w:marLeft w:val="0"/>
                      <w:marRight w:val="0"/>
                      <w:marTop w:val="0"/>
                      <w:marBottom w:val="0"/>
                      <w:divBdr>
                        <w:top w:val="none" w:sz="0" w:space="0" w:color="auto"/>
                        <w:left w:val="none" w:sz="0" w:space="0" w:color="auto"/>
                        <w:bottom w:val="none" w:sz="0" w:space="0" w:color="auto"/>
                        <w:right w:val="none" w:sz="0" w:space="0" w:color="auto"/>
                      </w:divBdr>
                    </w:div>
                    <w:div w:id="1011297408">
                      <w:marLeft w:val="0"/>
                      <w:marRight w:val="0"/>
                      <w:marTop w:val="0"/>
                      <w:marBottom w:val="0"/>
                      <w:divBdr>
                        <w:top w:val="none" w:sz="0" w:space="0" w:color="auto"/>
                        <w:left w:val="none" w:sz="0" w:space="0" w:color="auto"/>
                        <w:bottom w:val="none" w:sz="0" w:space="0" w:color="auto"/>
                        <w:right w:val="none" w:sz="0" w:space="0" w:color="auto"/>
                      </w:divBdr>
                    </w:div>
                    <w:div w:id="1140458995">
                      <w:marLeft w:val="0"/>
                      <w:marRight w:val="0"/>
                      <w:marTop w:val="0"/>
                      <w:marBottom w:val="0"/>
                      <w:divBdr>
                        <w:top w:val="none" w:sz="0" w:space="0" w:color="auto"/>
                        <w:left w:val="none" w:sz="0" w:space="0" w:color="auto"/>
                        <w:bottom w:val="none" w:sz="0" w:space="0" w:color="auto"/>
                        <w:right w:val="none" w:sz="0" w:space="0" w:color="auto"/>
                      </w:divBdr>
                    </w:div>
                    <w:div w:id="1291127265">
                      <w:marLeft w:val="0"/>
                      <w:marRight w:val="0"/>
                      <w:marTop w:val="0"/>
                      <w:marBottom w:val="0"/>
                      <w:divBdr>
                        <w:top w:val="none" w:sz="0" w:space="0" w:color="auto"/>
                        <w:left w:val="none" w:sz="0" w:space="0" w:color="auto"/>
                        <w:bottom w:val="none" w:sz="0" w:space="0" w:color="auto"/>
                        <w:right w:val="none" w:sz="0" w:space="0" w:color="auto"/>
                      </w:divBdr>
                    </w:div>
                    <w:div w:id="173112190">
                      <w:marLeft w:val="0"/>
                      <w:marRight w:val="0"/>
                      <w:marTop w:val="0"/>
                      <w:marBottom w:val="0"/>
                      <w:divBdr>
                        <w:top w:val="none" w:sz="0" w:space="0" w:color="auto"/>
                        <w:left w:val="none" w:sz="0" w:space="0" w:color="auto"/>
                        <w:bottom w:val="none" w:sz="0" w:space="0" w:color="auto"/>
                        <w:right w:val="none" w:sz="0" w:space="0" w:color="auto"/>
                      </w:divBdr>
                    </w:div>
                    <w:div w:id="1205170884">
                      <w:marLeft w:val="0"/>
                      <w:marRight w:val="0"/>
                      <w:marTop w:val="0"/>
                      <w:marBottom w:val="0"/>
                      <w:divBdr>
                        <w:top w:val="none" w:sz="0" w:space="0" w:color="auto"/>
                        <w:left w:val="none" w:sz="0" w:space="0" w:color="auto"/>
                        <w:bottom w:val="none" w:sz="0" w:space="0" w:color="auto"/>
                        <w:right w:val="none" w:sz="0" w:space="0" w:color="auto"/>
                      </w:divBdr>
                    </w:div>
                    <w:div w:id="82919350">
                      <w:marLeft w:val="0"/>
                      <w:marRight w:val="0"/>
                      <w:marTop w:val="0"/>
                      <w:marBottom w:val="0"/>
                      <w:divBdr>
                        <w:top w:val="none" w:sz="0" w:space="0" w:color="auto"/>
                        <w:left w:val="none" w:sz="0" w:space="0" w:color="auto"/>
                        <w:bottom w:val="none" w:sz="0" w:space="0" w:color="auto"/>
                        <w:right w:val="none" w:sz="0" w:space="0" w:color="auto"/>
                      </w:divBdr>
                    </w:div>
                    <w:div w:id="1304429691">
                      <w:marLeft w:val="0"/>
                      <w:marRight w:val="0"/>
                      <w:marTop w:val="0"/>
                      <w:marBottom w:val="0"/>
                      <w:divBdr>
                        <w:top w:val="none" w:sz="0" w:space="0" w:color="auto"/>
                        <w:left w:val="none" w:sz="0" w:space="0" w:color="auto"/>
                        <w:bottom w:val="none" w:sz="0" w:space="0" w:color="auto"/>
                        <w:right w:val="none" w:sz="0" w:space="0" w:color="auto"/>
                      </w:divBdr>
                    </w:div>
                    <w:div w:id="2077973934">
                      <w:marLeft w:val="0"/>
                      <w:marRight w:val="0"/>
                      <w:marTop w:val="0"/>
                      <w:marBottom w:val="0"/>
                      <w:divBdr>
                        <w:top w:val="none" w:sz="0" w:space="0" w:color="auto"/>
                        <w:left w:val="none" w:sz="0" w:space="0" w:color="auto"/>
                        <w:bottom w:val="none" w:sz="0" w:space="0" w:color="auto"/>
                        <w:right w:val="none" w:sz="0" w:space="0" w:color="auto"/>
                      </w:divBdr>
                    </w:div>
                    <w:div w:id="316112692">
                      <w:marLeft w:val="0"/>
                      <w:marRight w:val="0"/>
                      <w:marTop w:val="0"/>
                      <w:marBottom w:val="0"/>
                      <w:divBdr>
                        <w:top w:val="none" w:sz="0" w:space="0" w:color="auto"/>
                        <w:left w:val="none" w:sz="0" w:space="0" w:color="auto"/>
                        <w:bottom w:val="none" w:sz="0" w:space="0" w:color="auto"/>
                        <w:right w:val="none" w:sz="0" w:space="0" w:color="auto"/>
                      </w:divBdr>
                    </w:div>
                    <w:div w:id="184833242">
                      <w:marLeft w:val="0"/>
                      <w:marRight w:val="0"/>
                      <w:marTop w:val="0"/>
                      <w:marBottom w:val="0"/>
                      <w:divBdr>
                        <w:top w:val="none" w:sz="0" w:space="0" w:color="auto"/>
                        <w:left w:val="none" w:sz="0" w:space="0" w:color="auto"/>
                        <w:bottom w:val="none" w:sz="0" w:space="0" w:color="auto"/>
                        <w:right w:val="none" w:sz="0" w:space="0" w:color="auto"/>
                      </w:divBdr>
                    </w:div>
                    <w:div w:id="1155101170">
                      <w:marLeft w:val="0"/>
                      <w:marRight w:val="0"/>
                      <w:marTop w:val="0"/>
                      <w:marBottom w:val="0"/>
                      <w:divBdr>
                        <w:top w:val="none" w:sz="0" w:space="0" w:color="auto"/>
                        <w:left w:val="none" w:sz="0" w:space="0" w:color="auto"/>
                        <w:bottom w:val="none" w:sz="0" w:space="0" w:color="auto"/>
                        <w:right w:val="none" w:sz="0" w:space="0" w:color="auto"/>
                      </w:divBdr>
                    </w:div>
                    <w:div w:id="1786146618">
                      <w:marLeft w:val="0"/>
                      <w:marRight w:val="0"/>
                      <w:marTop w:val="0"/>
                      <w:marBottom w:val="0"/>
                      <w:divBdr>
                        <w:top w:val="none" w:sz="0" w:space="0" w:color="auto"/>
                        <w:left w:val="none" w:sz="0" w:space="0" w:color="auto"/>
                        <w:bottom w:val="none" w:sz="0" w:space="0" w:color="auto"/>
                        <w:right w:val="none" w:sz="0" w:space="0" w:color="auto"/>
                      </w:divBdr>
                    </w:div>
                    <w:div w:id="945580728">
                      <w:marLeft w:val="0"/>
                      <w:marRight w:val="0"/>
                      <w:marTop w:val="0"/>
                      <w:marBottom w:val="0"/>
                      <w:divBdr>
                        <w:top w:val="none" w:sz="0" w:space="0" w:color="auto"/>
                        <w:left w:val="none" w:sz="0" w:space="0" w:color="auto"/>
                        <w:bottom w:val="none" w:sz="0" w:space="0" w:color="auto"/>
                        <w:right w:val="none" w:sz="0" w:space="0" w:color="auto"/>
                      </w:divBdr>
                    </w:div>
                    <w:div w:id="1126584685">
                      <w:marLeft w:val="0"/>
                      <w:marRight w:val="0"/>
                      <w:marTop w:val="0"/>
                      <w:marBottom w:val="0"/>
                      <w:divBdr>
                        <w:top w:val="none" w:sz="0" w:space="0" w:color="auto"/>
                        <w:left w:val="none" w:sz="0" w:space="0" w:color="auto"/>
                        <w:bottom w:val="none" w:sz="0" w:space="0" w:color="auto"/>
                        <w:right w:val="none" w:sz="0" w:space="0" w:color="auto"/>
                      </w:divBdr>
                    </w:div>
                    <w:div w:id="1736314009">
                      <w:marLeft w:val="0"/>
                      <w:marRight w:val="0"/>
                      <w:marTop w:val="0"/>
                      <w:marBottom w:val="0"/>
                      <w:divBdr>
                        <w:top w:val="none" w:sz="0" w:space="0" w:color="auto"/>
                        <w:left w:val="none" w:sz="0" w:space="0" w:color="auto"/>
                        <w:bottom w:val="none" w:sz="0" w:space="0" w:color="auto"/>
                        <w:right w:val="none" w:sz="0" w:space="0" w:color="auto"/>
                      </w:divBdr>
                    </w:div>
                    <w:div w:id="1254050989">
                      <w:marLeft w:val="0"/>
                      <w:marRight w:val="0"/>
                      <w:marTop w:val="0"/>
                      <w:marBottom w:val="0"/>
                      <w:divBdr>
                        <w:top w:val="none" w:sz="0" w:space="0" w:color="auto"/>
                        <w:left w:val="none" w:sz="0" w:space="0" w:color="auto"/>
                        <w:bottom w:val="none" w:sz="0" w:space="0" w:color="auto"/>
                        <w:right w:val="none" w:sz="0" w:space="0" w:color="auto"/>
                      </w:divBdr>
                    </w:div>
                    <w:div w:id="755783877">
                      <w:marLeft w:val="0"/>
                      <w:marRight w:val="0"/>
                      <w:marTop w:val="0"/>
                      <w:marBottom w:val="0"/>
                      <w:divBdr>
                        <w:top w:val="none" w:sz="0" w:space="0" w:color="auto"/>
                        <w:left w:val="none" w:sz="0" w:space="0" w:color="auto"/>
                        <w:bottom w:val="none" w:sz="0" w:space="0" w:color="auto"/>
                        <w:right w:val="none" w:sz="0" w:space="0" w:color="auto"/>
                      </w:divBdr>
                    </w:div>
                    <w:div w:id="806122561">
                      <w:marLeft w:val="0"/>
                      <w:marRight w:val="0"/>
                      <w:marTop w:val="0"/>
                      <w:marBottom w:val="0"/>
                      <w:divBdr>
                        <w:top w:val="none" w:sz="0" w:space="0" w:color="auto"/>
                        <w:left w:val="none" w:sz="0" w:space="0" w:color="auto"/>
                        <w:bottom w:val="none" w:sz="0" w:space="0" w:color="auto"/>
                        <w:right w:val="none" w:sz="0" w:space="0" w:color="auto"/>
                      </w:divBdr>
                    </w:div>
                    <w:div w:id="2040157181">
                      <w:marLeft w:val="0"/>
                      <w:marRight w:val="0"/>
                      <w:marTop w:val="0"/>
                      <w:marBottom w:val="0"/>
                      <w:divBdr>
                        <w:top w:val="none" w:sz="0" w:space="0" w:color="auto"/>
                        <w:left w:val="none" w:sz="0" w:space="0" w:color="auto"/>
                        <w:bottom w:val="none" w:sz="0" w:space="0" w:color="auto"/>
                        <w:right w:val="none" w:sz="0" w:space="0" w:color="auto"/>
                      </w:divBdr>
                    </w:div>
                    <w:div w:id="1065031961">
                      <w:marLeft w:val="0"/>
                      <w:marRight w:val="0"/>
                      <w:marTop w:val="0"/>
                      <w:marBottom w:val="0"/>
                      <w:divBdr>
                        <w:top w:val="none" w:sz="0" w:space="0" w:color="auto"/>
                        <w:left w:val="none" w:sz="0" w:space="0" w:color="auto"/>
                        <w:bottom w:val="none" w:sz="0" w:space="0" w:color="auto"/>
                        <w:right w:val="none" w:sz="0" w:space="0" w:color="auto"/>
                      </w:divBdr>
                    </w:div>
                    <w:div w:id="1425801403">
                      <w:marLeft w:val="0"/>
                      <w:marRight w:val="0"/>
                      <w:marTop w:val="0"/>
                      <w:marBottom w:val="0"/>
                      <w:divBdr>
                        <w:top w:val="none" w:sz="0" w:space="0" w:color="auto"/>
                        <w:left w:val="none" w:sz="0" w:space="0" w:color="auto"/>
                        <w:bottom w:val="none" w:sz="0" w:space="0" w:color="auto"/>
                        <w:right w:val="none" w:sz="0" w:space="0" w:color="auto"/>
                      </w:divBdr>
                    </w:div>
                    <w:div w:id="115681036">
                      <w:marLeft w:val="0"/>
                      <w:marRight w:val="0"/>
                      <w:marTop w:val="0"/>
                      <w:marBottom w:val="0"/>
                      <w:divBdr>
                        <w:top w:val="none" w:sz="0" w:space="0" w:color="auto"/>
                        <w:left w:val="none" w:sz="0" w:space="0" w:color="auto"/>
                        <w:bottom w:val="none" w:sz="0" w:space="0" w:color="auto"/>
                        <w:right w:val="none" w:sz="0" w:space="0" w:color="auto"/>
                      </w:divBdr>
                    </w:div>
                    <w:div w:id="2828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1139">
              <w:marLeft w:val="0"/>
              <w:marRight w:val="0"/>
              <w:marTop w:val="0"/>
              <w:marBottom w:val="0"/>
              <w:divBdr>
                <w:top w:val="none" w:sz="0" w:space="0" w:color="auto"/>
                <w:left w:val="none" w:sz="0" w:space="0" w:color="auto"/>
                <w:bottom w:val="none" w:sz="0" w:space="0" w:color="auto"/>
                <w:right w:val="none" w:sz="0" w:space="0" w:color="auto"/>
              </w:divBdr>
              <w:divsChild>
                <w:div w:id="1351838588">
                  <w:marLeft w:val="0"/>
                  <w:marRight w:val="0"/>
                  <w:marTop w:val="0"/>
                  <w:marBottom w:val="0"/>
                  <w:divBdr>
                    <w:top w:val="none" w:sz="0" w:space="0" w:color="auto"/>
                    <w:left w:val="none" w:sz="0" w:space="0" w:color="auto"/>
                    <w:bottom w:val="none" w:sz="0" w:space="0" w:color="auto"/>
                    <w:right w:val="none" w:sz="0" w:space="0" w:color="auto"/>
                  </w:divBdr>
                  <w:divsChild>
                    <w:div w:id="759831244">
                      <w:marLeft w:val="0"/>
                      <w:marRight w:val="0"/>
                      <w:marTop w:val="0"/>
                      <w:marBottom w:val="0"/>
                      <w:divBdr>
                        <w:top w:val="none" w:sz="0" w:space="0" w:color="auto"/>
                        <w:left w:val="none" w:sz="0" w:space="0" w:color="auto"/>
                        <w:bottom w:val="none" w:sz="0" w:space="0" w:color="auto"/>
                        <w:right w:val="none" w:sz="0" w:space="0" w:color="auto"/>
                      </w:divBdr>
                    </w:div>
                    <w:div w:id="43066160">
                      <w:marLeft w:val="0"/>
                      <w:marRight w:val="0"/>
                      <w:marTop w:val="0"/>
                      <w:marBottom w:val="0"/>
                      <w:divBdr>
                        <w:top w:val="none" w:sz="0" w:space="0" w:color="auto"/>
                        <w:left w:val="none" w:sz="0" w:space="0" w:color="auto"/>
                        <w:bottom w:val="none" w:sz="0" w:space="0" w:color="auto"/>
                        <w:right w:val="none" w:sz="0" w:space="0" w:color="auto"/>
                      </w:divBdr>
                    </w:div>
                    <w:div w:id="73356971">
                      <w:marLeft w:val="0"/>
                      <w:marRight w:val="0"/>
                      <w:marTop w:val="0"/>
                      <w:marBottom w:val="0"/>
                      <w:divBdr>
                        <w:top w:val="none" w:sz="0" w:space="0" w:color="auto"/>
                        <w:left w:val="none" w:sz="0" w:space="0" w:color="auto"/>
                        <w:bottom w:val="none" w:sz="0" w:space="0" w:color="auto"/>
                        <w:right w:val="none" w:sz="0" w:space="0" w:color="auto"/>
                      </w:divBdr>
                    </w:div>
                    <w:div w:id="1954440854">
                      <w:marLeft w:val="0"/>
                      <w:marRight w:val="0"/>
                      <w:marTop w:val="0"/>
                      <w:marBottom w:val="0"/>
                      <w:divBdr>
                        <w:top w:val="none" w:sz="0" w:space="0" w:color="auto"/>
                        <w:left w:val="none" w:sz="0" w:space="0" w:color="auto"/>
                        <w:bottom w:val="none" w:sz="0" w:space="0" w:color="auto"/>
                        <w:right w:val="none" w:sz="0" w:space="0" w:color="auto"/>
                      </w:divBdr>
                    </w:div>
                    <w:div w:id="494346995">
                      <w:marLeft w:val="0"/>
                      <w:marRight w:val="0"/>
                      <w:marTop w:val="0"/>
                      <w:marBottom w:val="0"/>
                      <w:divBdr>
                        <w:top w:val="none" w:sz="0" w:space="0" w:color="auto"/>
                        <w:left w:val="none" w:sz="0" w:space="0" w:color="auto"/>
                        <w:bottom w:val="none" w:sz="0" w:space="0" w:color="auto"/>
                        <w:right w:val="none" w:sz="0" w:space="0" w:color="auto"/>
                      </w:divBdr>
                    </w:div>
                    <w:div w:id="1365668990">
                      <w:marLeft w:val="0"/>
                      <w:marRight w:val="0"/>
                      <w:marTop w:val="0"/>
                      <w:marBottom w:val="0"/>
                      <w:divBdr>
                        <w:top w:val="none" w:sz="0" w:space="0" w:color="auto"/>
                        <w:left w:val="none" w:sz="0" w:space="0" w:color="auto"/>
                        <w:bottom w:val="none" w:sz="0" w:space="0" w:color="auto"/>
                        <w:right w:val="none" w:sz="0" w:space="0" w:color="auto"/>
                      </w:divBdr>
                    </w:div>
                    <w:div w:id="499272944">
                      <w:marLeft w:val="0"/>
                      <w:marRight w:val="0"/>
                      <w:marTop w:val="0"/>
                      <w:marBottom w:val="0"/>
                      <w:divBdr>
                        <w:top w:val="none" w:sz="0" w:space="0" w:color="auto"/>
                        <w:left w:val="none" w:sz="0" w:space="0" w:color="auto"/>
                        <w:bottom w:val="none" w:sz="0" w:space="0" w:color="auto"/>
                        <w:right w:val="none" w:sz="0" w:space="0" w:color="auto"/>
                      </w:divBdr>
                    </w:div>
                    <w:div w:id="943809916">
                      <w:marLeft w:val="0"/>
                      <w:marRight w:val="0"/>
                      <w:marTop w:val="0"/>
                      <w:marBottom w:val="0"/>
                      <w:divBdr>
                        <w:top w:val="none" w:sz="0" w:space="0" w:color="auto"/>
                        <w:left w:val="none" w:sz="0" w:space="0" w:color="auto"/>
                        <w:bottom w:val="none" w:sz="0" w:space="0" w:color="auto"/>
                        <w:right w:val="none" w:sz="0" w:space="0" w:color="auto"/>
                      </w:divBdr>
                    </w:div>
                    <w:div w:id="2053340953">
                      <w:marLeft w:val="0"/>
                      <w:marRight w:val="0"/>
                      <w:marTop w:val="0"/>
                      <w:marBottom w:val="0"/>
                      <w:divBdr>
                        <w:top w:val="none" w:sz="0" w:space="0" w:color="auto"/>
                        <w:left w:val="none" w:sz="0" w:space="0" w:color="auto"/>
                        <w:bottom w:val="none" w:sz="0" w:space="0" w:color="auto"/>
                        <w:right w:val="none" w:sz="0" w:space="0" w:color="auto"/>
                      </w:divBdr>
                    </w:div>
                    <w:div w:id="235677283">
                      <w:marLeft w:val="0"/>
                      <w:marRight w:val="0"/>
                      <w:marTop w:val="0"/>
                      <w:marBottom w:val="0"/>
                      <w:divBdr>
                        <w:top w:val="none" w:sz="0" w:space="0" w:color="auto"/>
                        <w:left w:val="none" w:sz="0" w:space="0" w:color="auto"/>
                        <w:bottom w:val="none" w:sz="0" w:space="0" w:color="auto"/>
                        <w:right w:val="none" w:sz="0" w:space="0" w:color="auto"/>
                      </w:divBdr>
                    </w:div>
                    <w:div w:id="709646293">
                      <w:marLeft w:val="0"/>
                      <w:marRight w:val="0"/>
                      <w:marTop w:val="0"/>
                      <w:marBottom w:val="0"/>
                      <w:divBdr>
                        <w:top w:val="none" w:sz="0" w:space="0" w:color="auto"/>
                        <w:left w:val="none" w:sz="0" w:space="0" w:color="auto"/>
                        <w:bottom w:val="none" w:sz="0" w:space="0" w:color="auto"/>
                        <w:right w:val="none" w:sz="0" w:space="0" w:color="auto"/>
                      </w:divBdr>
                    </w:div>
                    <w:div w:id="962662448">
                      <w:marLeft w:val="0"/>
                      <w:marRight w:val="0"/>
                      <w:marTop w:val="0"/>
                      <w:marBottom w:val="0"/>
                      <w:divBdr>
                        <w:top w:val="none" w:sz="0" w:space="0" w:color="auto"/>
                        <w:left w:val="none" w:sz="0" w:space="0" w:color="auto"/>
                        <w:bottom w:val="none" w:sz="0" w:space="0" w:color="auto"/>
                        <w:right w:val="none" w:sz="0" w:space="0" w:color="auto"/>
                      </w:divBdr>
                    </w:div>
                    <w:div w:id="2104565279">
                      <w:marLeft w:val="0"/>
                      <w:marRight w:val="0"/>
                      <w:marTop w:val="0"/>
                      <w:marBottom w:val="0"/>
                      <w:divBdr>
                        <w:top w:val="none" w:sz="0" w:space="0" w:color="auto"/>
                        <w:left w:val="none" w:sz="0" w:space="0" w:color="auto"/>
                        <w:bottom w:val="none" w:sz="0" w:space="0" w:color="auto"/>
                        <w:right w:val="none" w:sz="0" w:space="0" w:color="auto"/>
                      </w:divBdr>
                    </w:div>
                    <w:div w:id="490368383">
                      <w:marLeft w:val="0"/>
                      <w:marRight w:val="0"/>
                      <w:marTop w:val="0"/>
                      <w:marBottom w:val="0"/>
                      <w:divBdr>
                        <w:top w:val="none" w:sz="0" w:space="0" w:color="auto"/>
                        <w:left w:val="none" w:sz="0" w:space="0" w:color="auto"/>
                        <w:bottom w:val="none" w:sz="0" w:space="0" w:color="auto"/>
                        <w:right w:val="none" w:sz="0" w:space="0" w:color="auto"/>
                      </w:divBdr>
                    </w:div>
                    <w:div w:id="1448161361">
                      <w:marLeft w:val="0"/>
                      <w:marRight w:val="0"/>
                      <w:marTop w:val="0"/>
                      <w:marBottom w:val="0"/>
                      <w:divBdr>
                        <w:top w:val="none" w:sz="0" w:space="0" w:color="auto"/>
                        <w:left w:val="none" w:sz="0" w:space="0" w:color="auto"/>
                        <w:bottom w:val="none" w:sz="0" w:space="0" w:color="auto"/>
                        <w:right w:val="none" w:sz="0" w:space="0" w:color="auto"/>
                      </w:divBdr>
                    </w:div>
                    <w:div w:id="1003780205">
                      <w:marLeft w:val="0"/>
                      <w:marRight w:val="0"/>
                      <w:marTop w:val="0"/>
                      <w:marBottom w:val="0"/>
                      <w:divBdr>
                        <w:top w:val="none" w:sz="0" w:space="0" w:color="auto"/>
                        <w:left w:val="none" w:sz="0" w:space="0" w:color="auto"/>
                        <w:bottom w:val="none" w:sz="0" w:space="0" w:color="auto"/>
                        <w:right w:val="none" w:sz="0" w:space="0" w:color="auto"/>
                      </w:divBdr>
                    </w:div>
                    <w:div w:id="579489215">
                      <w:marLeft w:val="0"/>
                      <w:marRight w:val="0"/>
                      <w:marTop w:val="0"/>
                      <w:marBottom w:val="0"/>
                      <w:divBdr>
                        <w:top w:val="none" w:sz="0" w:space="0" w:color="auto"/>
                        <w:left w:val="none" w:sz="0" w:space="0" w:color="auto"/>
                        <w:bottom w:val="none" w:sz="0" w:space="0" w:color="auto"/>
                        <w:right w:val="none" w:sz="0" w:space="0" w:color="auto"/>
                      </w:divBdr>
                    </w:div>
                    <w:div w:id="815688221">
                      <w:marLeft w:val="0"/>
                      <w:marRight w:val="0"/>
                      <w:marTop w:val="0"/>
                      <w:marBottom w:val="0"/>
                      <w:divBdr>
                        <w:top w:val="none" w:sz="0" w:space="0" w:color="auto"/>
                        <w:left w:val="none" w:sz="0" w:space="0" w:color="auto"/>
                        <w:bottom w:val="none" w:sz="0" w:space="0" w:color="auto"/>
                        <w:right w:val="none" w:sz="0" w:space="0" w:color="auto"/>
                      </w:divBdr>
                    </w:div>
                    <w:div w:id="2083409750">
                      <w:marLeft w:val="0"/>
                      <w:marRight w:val="0"/>
                      <w:marTop w:val="0"/>
                      <w:marBottom w:val="0"/>
                      <w:divBdr>
                        <w:top w:val="none" w:sz="0" w:space="0" w:color="auto"/>
                        <w:left w:val="none" w:sz="0" w:space="0" w:color="auto"/>
                        <w:bottom w:val="none" w:sz="0" w:space="0" w:color="auto"/>
                        <w:right w:val="none" w:sz="0" w:space="0" w:color="auto"/>
                      </w:divBdr>
                    </w:div>
                    <w:div w:id="1127821092">
                      <w:marLeft w:val="0"/>
                      <w:marRight w:val="0"/>
                      <w:marTop w:val="0"/>
                      <w:marBottom w:val="0"/>
                      <w:divBdr>
                        <w:top w:val="none" w:sz="0" w:space="0" w:color="auto"/>
                        <w:left w:val="none" w:sz="0" w:space="0" w:color="auto"/>
                        <w:bottom w:val="none" w:sz="0" w:space="0" w:color="auto"/>
                        <w:right w:val="none" w:sz="0" w:space="0" w:color="auto"/>
                      </w:divBdr>
                    </w:div>
                    <w:div w:id="338697241">
                      <w:marLeft w:val="0"/>
                      <w:marRight w:val="0"/>
                      <w:marTop w:val="0"/>
                      <w:marBottom w:val="0"/>
                      <w:divBdr>
                        <w:top w:val="none" w:sz="0" w:space="0" w:color="auto"/>
                        <w:left w:val="none" w:sz="0" w:space="0" w:color="auto"/>
                        <w:bottom w:val="none" w:sz="0" w:space="0" w:color="auto"/>
                        <w:right w:val="none" w:sz="0" w:space="0" w:color="auto"/>
                      </w:divBdr>
                    </w:div>
                    <w:div w:id="164588430">
                      <w:marLeft w:val="0"/>
                      <w:marRight w:val="0"/>
                      <w:marTop w:val="0"/>
                      <w:marBottom w:val="0"/>
                      <w:divBdr>
                        <w:top w:val="none" w:sz="0" w:space="0" w:color="auto"/>
                        <w:left w:val="none" w:sz="0" w:space="0" w:color="auto"/>
                        <w:bottom w:val="none" w:sz="0" w:space="0" w:color="auto"/>
                        <w:right w:val="none" w:sz="0" w:space="0" w:color="auto"/>
                      </w:divBdr>
                    </w:div>
                    <w:div w:id="1530795108">
                      <w:marLeft w:val="0"/>
                      <w:marRight w:val="0"/>
                      <w:marTop w:val="0"/>
                      <w:marBottom w:val="0"/>
                      <w:divBdr>
                        <w:top w:val="none" w:sz="0" w:space="0" w:color="auto"/>
                        <w:left w:val="none" w:sz="0" w:space="0" w:color="auto"/>
                        <w:bottom w:val="none" w:sz="0" w:space="0" w:color="auto"/>
                        <w:right w:val="none" w:sz="0" w:space="0" w:color="auto"/>
                      </w:divBdr>
                    </w:div>
                    <w:div w:id="1232155413">
                      <w:marLeft w:val="0"/>
                      <w:marRight w:val="0"/>
                      <w:marTop w:val="0"/>
                      <w:marBottom w:val="0"/>
                      <w:divBdr>
                        <w:top w:val="none" w:sz="0" w:space="0" w:color="auto"/>
                        <w:left w:val="none" w:sz="0" w:space="0" w:color="auto"/>
                        <w:bottom w:val="none" w:sz="0" w:space="0" w:color="auto"/>
                        <w:right w:val="none" w:sz="0" w:space="0" w:color="auto"/>
                      </w:divBdr>
                    </w:div>
                    <w:div w:id="1292395246">
                      <w:marLeft w:val="0"/>
                      <w:marRight w:val="0"/>
                      <w:marTop w:val="0"/>
                      <w:marBottom w:val="0"/>
                      <w:divBdr>
                        <w:top w:val="none" w:sz="0" w:space="0" w:color="auto"/>
                        <w:left w:val="none" w:sz="0" w:space="0" w:color="auto"/>
                        <w:bottom w:val="none" w:sz="0" w:space="0" w:color="auto"/>
                        <w:right w:val="none" w:sz="0" w:space="0" w:color="auto"/>
                      </w:divBdr>
                    </w:div>
                    <w:div w:id="1515996703">
                      <w:marLeft w:val="0"/>
                      <w:marRight w:val="0"/>
                      <w:marTop w:val="0"/>
                      <w:marBottom w:val="0"/>
                      <w:divBdr>
                        <w:top w:val="none" w:sz="0" w:space="0" w:color="auto"/>
                        <w:left w:val="none" w:sz="0" w:space="0" w:color="auto"/>
                        <w:bottom w:val="none" w:sz="0" w:space="0" w:color="auto"/>
                        <w:right w:val="none" w:sz="0" w:space="0" w:color="auto"/>
                      </w:divBdr>
                    </w:div>
                    <w:div w:id="733164788">
                      <w:marLeft w:val="0"/>
                      <w:marRight w:val="0"/>
                      <w:marTop w:val="0"/>
                      <w:marBottom w:val="0"/>
                      <w:divBdr>
                        <w:top w:val="none" w:sz="0" w:space="0" w:color="auto"/>
                        <w:left w:val="none" w:sz="0" w:space="0" w:color="auto"/>
                        <w:bottom w:val="none" w:sz="0" w:space="0" w:color="auto"/>
                        <w:right w:val="none" w:sz="0" w:space="0" w:color="auto"/>
                      </w:divBdr>
                    </w:div>
                    <w:div w:id="349986176">
                      <w:marLeft w:val="0"/>
                      <w:marRight w:val="0"/>
                      <w:marTop w:val="0"/>
                      <w:marBottom w:val="0"/>
                      <w:divBdr>
                        <w:top w:val="none" w:sz="0" w:space="0" w:color="auto"/>
                        <w:left w:val="none" w:sz="0" w:space="0" w:color="auto"/>
                        <w:bottom w:val="none" w:sz="0" w:space="0" w:color="auto"/>
                        <w:right w:val="none" w:sz="0" w:space="0" w:color="auto"/>
                      </w:divBdr>
                    </w:div>
                    <w:div w:id="441459227">
                      <w:marLeft w:val="0"/>
                      <w:marRight w:val="0"/>
                      <w:marTop w:val="0"/>
                      <w:marBottom w:val="0"/>
                      <w:divBdr>
                        <w:top w:val="none" w:sz="0" w:space="0" w:color="auto"/>
                        <w:left w:val="none" w:sz="0" w:space="0" w:color="auto"/>
                        <w:bottom w:val="none" w:sz="0" w:space="0" w:color="auto"/>
                        <w:right w:val="none" w:sz="0" w:space="0" w:color="auto"/>
                      </w:divBdr>
                    </w:div>
                    <w:div w:id="82458556">
                      <w:marLeft w:val="0"/>
                      <w:marRight w:val="0"/>
                      <w:marTop w:val="0"/>
                      <w:marBottom w:val="0"/>
                      <w:divBdr>
                        <w:top w:val="none" w:sz="0" w:space="0" w:color="auto"/>
                        <w:left w:val="none" w:sz="0" w:space="0" w:color="auto"/>
                        <w:bottom w:val="none" w:sz="0" w:space="0" w:color="auto"/>
                        <w:right w:val="none" w:sz="0" w:space="0" w:color="auto"/>
                      </w:divBdr>
                    </w:div>
                    <w:div w:id="1009866522">
                      <w:marLeft w:val="0"/>
                      <w:marRight w:val="0"/>
                      <w:marTop w:val="0"/>
                      <w:marBottom w:val="0"/>
                      <w:divBdr>
                        <w:top w:val="none" w:sz="0" w:space="0" w:color="auto"/>
                        <w:left w:val="none" w:sz="0" w:space="0" w:color="auto"/>
                        <w:bottom w:val="none" w:sz="0" w:space="0" w:color="auto"/>
                        <w:right w:val="none" w:sz="0" w:space="0" w:color="auto"/>
                      </w:divBdr>
                    </w:div>
                    <w:div w:id="664284538">
                      <w:marLeft w:val="0"/>
                      <w:marRight w:val="0"/>
                      <w:marTop w:val="0"/>
                      <w:marBottom w:val="0"/>
                      <w:divBdr>
                        <w:top w:val="none" w:sz="0" w:space="0" w:color="auto"/>
                        <w:left w:val="none" w:sz="0" w:space="0" w:color="auto"/>
                        <w:bottom w:val="none" w:sz="0" w:space="0" w:color="auto"/>
                        <w:right w:val="none" w:sz="0" w:space="0" w:color="auto"/>
                      </w:divBdr>
                    </w:div>
                    <w:div w:id="1097365068">
                      <w:marLeft w:val="0"/>
                      <w:marRight w:val="0"/>
                      <w:marTop w:val="0"/>
                      <w:marBottom w:val="0"/>
                      <w:divBdr>
                        <w:top w:val="none" w:sz="0" w:space="0" w:color="auto"/>
                        <w:left w:val="none" w:sz="0" w:space="0" w:color="auto"/>
                        <w:bottom w:val="none" w:sz="0" w:space="0" w:color="auto"/>
                        <w:right w:val="none" w:sz="0" w:space="0" w:color="auto"/>
                      </w:divBdr>
                    </w:div>
                    <w:div w:id="1624920066">
                      <w:marLeft w:val="0"/>
                      <w:marRight w:val="0"/>
                      <w:marTop w:val="0"/>
                      <w:marBottom w:val="0"/>
                      <w:divBdr>
                        <w:top w:val="none" w:sz="0" w:space="0" w:color="auto"/>
                        <w:left w:val="none" w:sz="0" w:space="0" w:color="auto"/>
                        <w:bottom w:val="none" w:sz="0" w:space="0" w:color="auto"/>
                        <w:right w:val="none" w:sz="0" w:space="0" w:color="auto"/>
                      </w:divBdr>
                    </w:div>
                    <w:div w:id="258416972">
                      <w:marLeft w:val="0"/>
                      <w:marRight w:val="0"/>
                      <w:marTop w:val="0"/>
                      <w:marBottom w:val="0"/>
                      <w:divBdr>
                        <w:top w:val="none" w:sz="0" w:space="0" w:color="auto"/>
                        <w:left w:val="none" w:sz="0" w:space="0" w:color="auto"/>
                        <w:bottom w:val="none" w:sz="0" w:space="0" w:color="auto"/>
                        <w:right w:val="none" w:sz="0" w:space="0" w:color="auto"/>
                      </w:divBdr>
                    </w:div>
                    <w:div w:id="1949897069">
                      <w:marLeft w:val="0"/>
                      <w:marRight w:val="0"/>
                      <w:marTop w:val="0"/>
                      <w:marBottom w:val="0"/>
                      <w:divBdr>
                        <w:top w:val="none" w:sz="0" w:space="0" w:color="auto"/>
                        <w:left w:val="none" w:sz="0" w:space="0" w:color="auto"/>
                        <w:bottom w:val="none" w:sz="0" w:space="0" w:color="auto"/>
                        <w:right w:val="none" w:sz="0" w:space="0" w:color="auto"/>
                      </w:divBdr>
                    </w:div>
                    <w:div w:id="535049727">
                      <w:marLeft w:val="0"/>
                      <w:marRight w:val="0"/>
                      <w:marTop w:val="0"/>
                      <w:marBottom w:val="0"/>
                      <w:divBdr>
                        <w:top w:val="none" w:sz="0" w:space="0" w:color="auto"/>
                        <w:left w:val="none" w:sz="0" w:space="0" w:color="auto"/>
                        <w:bottom w:val="none" w:sz="0" w:space="0" w:color="auto"/>
                        <w:right w:val="none" w:sz="0" w:space="0" w:color="auto"/>
                      </w:divBdr>
                    </w:div>
                    <w:div w:id="224529536">
                      <w:marLeft w:val="0"/>
                      <w:marRight w:val="0"/>
                      <w:marTop w:val="0"/>
                      <w:marBottom w:val="0"/>
                      <w:divBdr>
                        <w:top w:val="none" w:sz="0" w:space="0" w:color="auto"/>
                        <w:left w:val="none" w:sz="0" w:space="0" w:color="auto"/>
                        <w:bottom w:val="none" w:sz="0" w:space="0" w:color="auto"/>
                        <w:right w:val="none" w:sz="0" w:space="0" w:color="auto"/>
                      </w:divBdr>
                    </w:div>
                    <w:div w:id="544026837">
                      <w:marLeft w:val="0"/>
                      <w:marRight w:val="0"/>
                      <w:marTop w:val="0"/>
                      <w:marBottom w:val="0"/>
                      <w:divBdr>
                        <w:top w:val="none" w:sz="0" w:space="0" w:color="auto"/>
                        <w:left w:val="none" w:sz="0" w:space="0" w:color="auto"/>
                        <w:bottom w:val="none" w:sz="0" w:space="0" w:color="auto"/>
                        <w:right w:val="none" w:sz="0" w:space="0" w:color="auto"/>
                      </w:divBdr>
                    </w:div>
                    <w:div w:id="2096710399">
                      <w:marLeft w:val="0"/>
                      <w:marRight w:val="0"/>
                      <w:marTop w:val="0"/>
                      <w:marBottom w:val="0"/>
                      <w:divBdr>
                        <w:top w:val="none" w:sz="0" w:space="0" w:color="auto"/>
                        <w:left w:val="none" w:sz="0" w:space="0" w:color="auto"/>
                        <w:bottom w:val="none" w:sz="0" w:space="0" w:color="auto"/>
                        <w:right w:val="none" w:sz="0" w:space="0" w:color="auto"/>
                      </w:divBdr>
                    </w:div>
                    <w:div w:id="1542934567">
                      <w:marLeft w:val="0"/>
                      <w:marRight w:val="0"/>
                      <w:marTop w:val="0"/>
                      <w:marBottom w:val="0"/>
                      <w:divBdr>
                        <w:top w:val="none" w:sz="0" w:space="0" w:color="auto"/>
                        <w:left w:val="none" w:sz="0" w:space="0" w:color="auto"/>
                        <w:bottom w:val="none" w:sz="0" w:space="0" w:color="auto"/>
                        <w:right w:val="none" w:sz="0" w:space="0" w:color="auto"/>
                      </w:divBdr>
                    </w:div>
                    <w:div w:id="2101023755">
                      <w:marLeft w:val="0"/>
                      <w:marRight w:val="0"/>
                      <w:marTop w:val="0"/>
                      <w:marBottom w:val="0"/>
                      <w:divBdr>
                        <w:top w:val="none" w:sz="0" w:space="0" w:color="auto"/>
                        <w:left w:val="none" w:sz="0" w:space="0" w:color="auto"/>
                        <w:bottom w:val="none" w:sz="0" w:space="0" w:color="auto"/>
                        <w:right w:val="none" w:sz="0" w:space="0" w:color="auto"/>
                      </w:divBdr>
                    </w:div>
                    <w:div w:id="2083484505">
                      <w:marLeft w:val="0"/>
                      <w:marRight w:val="0"/>
                      <w:marTop w:val="0"/>
                      <w:marBottom w:val="0"/>
                      <w:divBdr>
                        <w:top w:val="none" w:sz="0" w:space="0" w:color="auto"/>
                        <w:left w:val="none" w:sz="0" w:space="0" w:color="auto"/>
                        <w:bottom w:val="none" w:sz="0" w:space="0" w:color="auto"/>
                        <w:right w:val="none" w:sz="0" w:space="0" w:color="auto"/>
                      </w:divBdr>
                    </w:div>
                    <w:div w:id="1243102219">
                      <w:marLeft w:val="0"/>
                      <w:marRight w:val="0"/>
                      <w:marTop w:val="0"/>
                      <w:marBottom w:val="0"/>
                      <w:divBdr>
                        <w:top w:val="none" w:sz="0" w:space="0" w:color="auto"/>
                        <w:left w:val="none" w:sz="0" w:space="0" w:color="auto"/>
                        <w:bottom w:val="none" w:sz="0" w:space="0" w:color="auto"/>
                        <w:right w:val="none" w:sz="0" w:space="0" w:color="auto"/>
                      </w:divBdr>
                    </w:div>
                    <w:div w:id="3659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3058">
              <w:marLeft w:val="0"/>
              <w:marRight w:val="0"/>
              <w:marTop w:val="0"/>
              <w:marBottom w:val="0"/>
              <w:divBdr>
                <w:top w:val="none" w:sz="0" w:space="0" w:color="auto"/>
                <w:left w:val="none" w:sz="0" w:space="0" w:color="auto"/>
                <w:bottom w:val="none" w:sz="0" w:space="0" w:color="auto"/>
                <w:right w:val="none" w:sz="0" w:space="0" w:color="auto"/>
              </w:divBdr>
              <w:divsChild>
                <w:div w:id="1010137412">
                  <w:marLeft w:val="0"/>
                  <w:marRight w:val="0"/>
                  <w:marTop w:val="0"/>
                  <w:marBottom w:val="0"/>
                  <w:divBdr>
                    <w:top w:val="none" w:sz="0" w:space="0" w:color="auto"/>
                    <w:left w:val="none" w:sz="0" w:space="0" w:color="auto"/>
                    <w:bottom w:val="none" w:sz="0" w:space="0" w:color="auto"/>
                    <w:right w:val="none" w:sz="0" w:space="0" w:color="auto"/>
                  </w:divBdr>
                  <w:divsChild>
                    <w:div w:id="17781330">
                      <w:marLeft w:val="0"/>
                      <w:marRight w:val="0"/>
                      <w:marTop w:val="0"/>
                      <w:marBottom w:val="0"/>
                      <w:divBdr>
                        <w:top w:val="none" w:sz="0" w:space="0" w:color="auto"/>
                        <w:left w:val="none" w:sz="0" w:space="0" w:color="auto"/>
                        <w:bottom w:val="none" w:sz="0" w:space="0" w:color="auto"/>
                        <w:right w:val="none" w:sz="0" w:space="0" w:color="auto"/>
                      </w:divBdr>
                    </w:div>
                    <w:div w:id="933979991">
                      <w:marLeft w:val="0"/>
                      <w:marRight w:val="0"/>
                      <w:marTop w:val="0"/>
                      <w:marBottom w:val="0"/>
                      <w:divBdr>
                        <w:top w:val="none" w:sz="0" w:space="0" w:color="auto"/>
                        <w:left w:val="none" w:sz="0" w:space="0" w:color="auto"/>
                        <w:bottom w:val="none" w:sz="0" w:space="0" w:color="auto"/>
                        <w:right w:val="none" w:sz="0" w:space="0" w:color="auto"/>
                      </w:divBdr>
                    </w:div>
                    <w:div w:id="308441571">
                      <w:marLeft w:val="0"/>
                      <w:marRight w:val="0"/>
                      <w:marTop w:val="0"/>
                      <w:marBottom w:val="0"/>
                      <w:divBdr>
                        <w:top w:val="none" w:sz="0" w:space="0" w:color="auto"/>
                        <w:left w:val="none" w:sz="0" w:space="0" w:color="auto"/>
                        <w:bottom w:val="none" w:sz="0" w:space="0" w:color="auto"/>
                        <w:right w:val="none" w:sz="0" w:space="0" w:color="auto"/>
                      </w:divBdr>
                    </w:div>
                    <w:div w:id="780808440">
                      <w:marLeft w:val="0"/>
                      <w:marRight w:val="0"/>
                      <w:marTop w:val="0"/>
                      <w:marBottom w:val="0"/>
                      <w:divBdr>
                        <w:top w:val="none" w:sz="0" w:space="0" w:color="auto"/>
                        <w:left w:val="none" w:sz="0" w:space="0" w:color="auto"/>
                        <w:bottom w:val="none" w:sz="0" w:space="0" w:color="auto"/>
                        <w:right w:val="none" w:sz="0" w:space="0" w:color="auto"/>
                      </w:divBdr>
                    </w:div>
                    <w:div w:id="607002593">
                      <w:marLeft w:val="0"/>
                      <w:marRight w:val="0"/>
                      <w:marTop w:val="0"/>
                      <w:marBottom w:val="0"/>
                      <w:divBdr>
                        <w:top w:val="none" w:sz="0" w:space="0" w:color="auto"/>
                        <w:left w:val="none" w:sz="0" w:space="0" w:color="auto"/>
                        <w:bottom w:val="none" w:sz="0" w:space="0" w:color="auto"/>
                        <w:right w:val="none" w:sz="0" w:space="0" w:color="auto"/>
                      </w:divBdr>
                    </w:div>
                    <w:div w:id="5442760">
                      <w:marLeft w:val="0"/>
                      <w:marRight w:val="0"/>
                      <w:marTop w:val="0"/>
                      <w:marBottom w:val="0"/>
                      <w:divBdr>
                        <w:top w:val="none" w:sz="0" w:space="0" w:color="auto"/>
                        <w:left w:val="none" w:sz="0" w:space="0" w:color="auto"/>
                        <w:bottom w:val="none" w:sz="0" w:space="0" w:color="auto"/>
                        <w:right w:val="none" w:sz="0" w:space="0" w:color="auto"/>
                      </w:divBdr>
                    </w:div>
                    <w:div w:id="1881241645">
                      <w:marLeft w:val="0"/>
                      <w:marRight w:val="0"/>
                      <w:marTop w:val="0"/>
                      <w:marBottom w:val="0"/>
                      <w:divBdr>
                        <w:top w:val="none" w:sz="0" w:space="0" w:color="auto"/>
                        <w:left w:val="none" w:sz="0" w:space="0" w:color="auto"/>
                        <w:bottom w:val="none" w:sz="0" w:space="0" w:color="auto"/>
                        <w:right w:val="none" w:sz="0" w:space="0" w:color="auto"/>
                      </w:divBdr>
                    </w:div>
                    <w:div w:id="61296467">
                      <w:marLeft w:val="0"/>
                      <w:marRight w:val="0"/>
                      <w:marTop w:val="0"/>
                      <w:marBottom w:val="0"/>
                      <w:divBdr>
                        <w:top w:val="none" w:sz="0" w:space="0" w:color="auto"/>
                        <w:left w:val="none" w:sz="0" w:space="0" w:color="auto"/>
                        <w:bottom w:val="none" w:sz="0" w:space="0" w:color="auto"/>
                        <w:right w:val="none" w:sz="0" w:space="0" w:color="auto"/>
                      </w:divBdr>
                    </w:div>
                    <w:div w:id="1056466858">
                      <w:marLeft w:val="0"/>
                      <w:marRight w:val="0"/>
                      <w:marTop w:val="0"/>
                      <w:marBottom w:val="0"/>
                      <w:divBdr>
                        <w:top w:val="none" w:sz="0" w:space="0" w:color="auto"/>
                        <w:left w:val="none" w:sz="0" w:space="0" w:color="auto"/>
                        <w:bottom w:val="none" w:sz="0" w:space="0" w:color="auto"/>
                        <w:right w:val="none" w:sz="0" w:space="0" w:color="auto"/>
                      </w:divBdr>
                    </w:div>
                    <w:div w:id="99565706">
                      <w:marLeft w:val="0"/>
                      <w:marRight w:val="0"/>
                      <w:marTop w:val="0"/>
                      <w:marBottom w:val="0"/>
                      <w:divBdr>
                        <w:top w:val="none" w:sz="0" w:space="0" w:color="auto"/>
                        <w:left w:val="none" w:sz="0" w:space="0" w:color="auto"/>
                        <w:bottom w:val="none" w:sz="0" w:space="0" w:color="auto"/>
                        <w:right w:val="none" w:sz="0" w:space="0" w:color="auto"/>
                      </w:divBdr>
                    </w:div>
                    <w:div w:id="129831768">
                      <w:marLeft w:val="0"/>
                      <w:marRight w:val="0"/>
                      <w:marTop w:val="0"/>
                      <w:marBottom w:val="0"/>
                      <w:divBdr>
                        <w:top w:val="none" w:sz="0" w:space="0" w:color="auto"/>
                        <w:left w:val="none" w:sz="0" w:space="0" w:color="auto"/>
                        <w:bottom w:val="none" w:sz="0" w:space="0" w:color="auto"/>
                        <w:right w:val="none" w:sz="0" w:space="0" w:color="auto"/>
                      </w:divBdr>
                    </w:div>
                    <w:div w:id="618998554">
                      <w:marLeft w:val="0"/>
                      <w:marRight w:val="0"/>
                      <w:marTop w:val="0"/>
                      <w:marBottom w:val="0"/>
                      <w:divBdr>
                        <w:top w:val="none" w:sz="0" w:space="0" w:color="auto"/>
                        <w:left w:val="none" w:sz="0" w:space="0" w:color="auto"/>
                        <w:bottom w:val="none" w:sz="0" w:space="0" w:color="auto"/>
                        <w:right w:val="none" w:sz="0" w:space="0" w:color="auto"/>
                      </w:divBdr>
                    </w:div>
                    <w:div w:id="144783239">
                      <w:marLeft w:val="0"/>
                      <w:marRight w:val="0"/>
                      <w:marTop w:val="0"/>
                      <w:marBottom w:val="0"/>
                      <w:divBdr>
                        <w:top w:val="none" w:sz="0" w:space="0" w:color="auto"/>
                        <w:left w:val="none" w:sz="0" w:space="0" w:color="auto"/>
                        <w:bottom w:val="none" w:sz="0" w:space="0" w:color="auto"/>
                        <w:right w:val="none" w:sz="0" w:space="0" w:color="auto"/>
                      </w:divBdr>
                    </w:div>
                    <w:div w:id="1241525641">
                      <w:marLeft w:val="0"/>
                      <w:marRight w:val="0"/>
                      <w:marTop w:val="0"/>
                      <w:marBottom w:val="0"/>
                      <w:divBdr>
                        <w:top w:val="none" w:sz="0" w:space="0" w:color="auto"/>
                        <w:left w:val="none" w:sz="0" w:space="0" w:color="auto"/>
                        <w:bottom w:val="none" w:sz="0" w:space="0" w:color="auto"/>
                        <w:right w:val="none" w:sz="0" w:space="0" w:color="auto"/>
                      </w:divBdr>
                    </w:div>
                    <w:div w:id="1893300290">
                      <w:marLeft w:val="0"/>
                      <w:marRight w:val="0"/>
                      <w:marTop w:val="0"/>
                      <w:marBottom w:val="0"/>
                      <w:divBdr>
                        <w:top w:val="none" w:sz="0" w:space="0" w:color="auto"/>
                        <w:left w:val="none" w:sz="0" w:space="0" w:color="auto"/>
                        <w:bottom w:val="none" w:sz="0" w:space="0" w:color="auto"/>
                        <w:right w:val="none" w:sz="0" w:space="0" w:color="auto"/>
                      </w:divBdr>
                    </w:div>
                    <w:div w:id="863908265">
                      <w:marLeft w:val="0"/>
                      <w:marRight w:val="0"/>
                      <w:marTop w:val="0"/>
                      <w:marBottom w:val="0"/>
                      <w:divBdr>
                        <w:top w:val="none" w:sz="0" w:space="0" w:color="auto"/>
                        <w:left w:val="none" w:sz="0" w:space="0" w:color="auto"/>
                        <w:bottom w:val="none" w:sz="0" w:space="0" w:color="auto"/>
                        <w:right w:val="none" w:sz="0" w:space="0" w:color="auto"/>
                      </w:divBdr>
                    </w:div>
                    <w:div w:id="658265304">
                      <w:marLeft w:val="0"/>
                      <w:marRight w:val="0"/>
                      <w:marTop w:val="0"/>
                      <w:marBottom w:val="0"/>
                      <w:divBdr>
                        <w:top w:val="none" w:sz="0" w:space="0" w:color="auto"/>
                        <w:left w:val="none" w:sz="0" w:space="0" w:color="auto"/>
                        <w:bottom w:val="none" w:sz="0" w:space="0" w:color="auto"/>
                        <w:right w:val="none" w:sz="0" w:space="0" w:color="auto"/>
                      </w:divBdr>
                    </w:div>
                    <w:div w:id="294913369">
                      <w:marLeft w:val="0"/>
                      <w:marRight w:val="0"/>
                      <w:marTop w:val="0"/>
                      <w:marBottom w:val="0"/>
                      <w:divBdr>
                        <w:top w:val="none" w:sz="0" w:space="0" w:color="auto"/>
                        <w:left w:val="none" w:sz="0" w:space="0" w:color="auto"/>
                        <w:bottom w:val="none" w:sz="0" w:space="0" w:color="auto"/>
                        <w:right w:val="none" w:sz="0" w:space="0" w:color="auto"/>
                      </w:divBdr>
                    </w:div>
                    <w:div w:id="504367848">
                      <w:marLeft w:val="0"/>
                      <w:marRight w:val="0"/>
                      <w:marTop w:val="0"/>
                      <w:marBottom w:val="0"/>
                      <w:divBdr>
                        <w:top w:val="none" w:sz="0" w:space="0" w:color="auto"/>
                        <w:left w:val="none" w:sz="0" w:space="0" w:color="auto"/>
                        <w:bottom w:val="none" w:sz="0" w:space="0" w:color="auto"/>
                        <w:right w:val="none" w:sz="0" w:space="0" w:color="auto"/>
                      </w:divBdr>
                    </w:div>
                    <w:div w:id="1636136875">
                      <w:marLeft w:val="0"/>
                      <w:marRight w:val="0"/>
                      <w:marTop w:val="0"/>
                      <w:marBottom w:val="0"/>
                      <w:divBdr>
                        <w:top w:val="none" w:sz="0" w:space="0" w:color="auto"/>
                        <w:left w:val="none" w:sz="0" w:space="0" w:color="auto"/>
                        <w:bottom w:val="none" w:sz="0" w:space="0" w:color="auto"/>
                        <w:right w:val="none" w:sz="0" w:space="0" w:color="auto"/>
                      </w:divBdr>
                    </w:div>
                    <w:div w:id="173347735">
                      <w:marLeft w:val="0"/>
                      <w:marRight w:val="0"/>
                      <w:marTop w:val="0"/>
                      <w:marBottom w:val="0"/>
                      <w:divBdr>
                        <w:top w:val="none" w:sz="0" w:space="0" w:color="auto"/>
                        <w:left w:val="none" w:sz="0" w:space="0" w:color="auto"/>
                        <w:bottom w:val="none" w:sz="0" w:space="0" w:color="auto"/>
                        <w:right w:val="none" w:sz="0" w:space="0" w:color="auto"/>
                      </w:divBdr>
                    </w:div>
                    <w:div w:id="567307715">
                      <w:marLeft w:val="0"/>
                      <w:marRight w:val="0"/>
                      <w:marTop w:val="0"/>
                      <w:marBottom w:val="0"/>
                      <w:divBdr>
                        <w:top w:val="none" w:sz="0" w:space="0" w:color="auto"/>
                        <w:left w:val="none" w:sz="0" w:space="0" w:color="auto"/>
                        <w:bottom w:val="none" w:sz="0" w:space="0" w:color="auto"/>
                        <w:right w:val="none" w:sz="0" w:space="0" w:color="auto"/>
                      </w:divBdr>
                    </w:div>
                    <w:div w:id="1904214855">
                      <w:marLeft w:val="0"/>
                      <w:marRight w:val="0"/>
                      <w:marTop w:val="0"/>
                      <w:marBottom w:val="0"/>
                      <w:divBdr>
                        <w:top w:val="none" w:sz="0" w:space="0" w:color="auto"/>
                        <w:left w:val="none" w:sz="0" w:space="0" w:color="auto"/>
                        <w:bottom w:val="none" w:sz="0" w:space="0" w:color="auto"/>
                        <w:right w:val="none" w:sz="0" w:space="0" w:color="auto"/>
                      </w:divBdr>
                    </w:div>
                    <w:div w:id="1312176876">
                      <w:marLeft w:val="0"/>
                      <w:marRight w:val="0"/>
                      <w:marTop w:val="0"/>
                      <w:marBottom w:val="0"/>
                      <w:divBdr>
                        <w:top w:val="none" w:sz="0" w:space="0" w:color="auto"/>
                        <w:left w:val="none" w:sz="0" w:space="0" w:color="auto"/>
                        <w:bottom w:val="none" w:sz="0" w:space="0" w:color="auto"/>
                        <w:right w:val="none" w:sz="0" w:space="0" w:color="auto"/>
                      </w:divBdr>
                    </w:div>
                    <w:div w:id="468405416">
                      <w:marLeft w:val="0"/>
                      <w:marRight w:val="0"/>
                      <w:marTop w:val="0"/>
                      <w:marBottom w:val="0"/>
                      <w:divBdr>
                        <w:top w:val="none" w:sz="0" w:space="0" w:color="auto"/>
                        <w:left w:val="none" w:sz="0" w:space="0" w:color="auto"/>
                        <w:bottom w:val="none" w:sz="0" w:space="0" w:color="auto"/>
                        <w:right w:val="none" w:sz="0" w:space="0" w:color="auto"/>
                      </w:divBdr>
                    </w:div>
                    <w:div w:id="1889611259">
                      <w:marLeft w:val="0"/>
                      <w:marRight w:val="0"/>
                      <w:marTop w:val="0"/>
                      <w:marBottom w:val="0"/>
                      <w:divBdr>
                        <w:top w:val="none" w:sz="0" w:space="0" w:color="auto"/>
                        <w:left w:val="none" w:sz="0" w:space="0" w:color="auto"/>
                        <w:bottom w:val="none" w:sz="0" w:space="0" w:color="auto"/>
                        <w:right w:val="none" w:sz="0" w:space="0" w:color="auto"/>
                      </w:divBdr>
                    </w:div>
                    <w:div w:id="515458519">
                      <w:marLeft w:val="0"/>
                      <w:marRight w:val="0"/>
                      <w:marTop w:val="0"/>
                      <w:marBottom w:val="0"/>
                      <w:divBdr>
                        <w:top w:val="none" w:sz="0" w:space="0" w:color="auto"/>
                        <w:left w:val="none" w:sz="0" w:space="0" w:color="auto"/>
                        <w:bottom w:val="none" w:sz="0" w:space="0" w:color="auto"/>
                        <w:right w:val="none" w:sz="0" w:space="0" w:color="auto"/>
                      </w:divBdr>
                    </w:div>
                    <w:div w:id="1989162734">
                      <w:marLeft w:val="0"/>
                      <w:marRight w:val="0"/>
                      <w:marTop w:val="0"/>
                      <w:marBottom w:val="0"/>
                      <w:divBdr>
                        <w:top w:val="none" w:sz="0" w:space="0" w:color="auto"/>
                        <w:left w:val="none" w:sz="0" w:space="0" w:color="auto"/>
                        <w:bottom w:val="none" w:sz="0" w:space="0" w:color="auto"/>
                        <w:right w:val="none" w:sz="0" w:space="0" w:color="auto"/>
                      </w:divBdr>
                    </w:div>
                    <w:div w:id="1574776694">
                      <w:marLeft w:val="0"/>
                      <w:marRight w:val="0"/>
                      <w:marTop w:val="0"/>
                      <w:marBottom w:val="0"/>
                      <w:divBdr>
                        <w:top w:val="none" w:sz="0" w:space="0" w:color="auto"/>
                        <w:left w:val="none" w:sz="0" w:space="0" w:color="auto"/>
                        <w:bottom w:val="none" w:sz="0" w:space="0" w:color="auto"/>
                        <w:right w:val="none" w:sz="0" w:space="0" w:color="auto"/>
                      </w:divBdr>
                    </w:div>
                    <w:div w:id="1476412270">
                      <w:marLeft w:val="0"/>
                      <w:marRight w:val="0"/>
                      <w:marTop w:val="0"/>
                      <w:marBottom w:val="0"/>
                      <w:divBdr>
                        <w:top w:val="none" w:sz="0" w:space="0" w:color="auto"/>
                        <w:left w:val="none" w:sz="0" w:space="0" w:color="auto"/>
                        <w:bottom w:val="none" w:sz="0" w:space="0" w:color="auto"/>
                        <w:right w:val="none" w:sz="0" w:space="0" w:color="auto"/>
                      </w:divBdr>
                    </w:div>
                    <w:div w:id="1661812588">
                      <w:marLeft w:val="0"/>
                      <w:marRight w:val="0"/>
                      <w:marTop w:val="0"/>
                      <w:marBottom w:val="0"/>
                      <w:divBdr>
                        <w:top w:val="none" w:sz="0" w:space="0" w:color="auto"/>
                        <w:left w:val="none" w:sz="0" w:space="0" w:color="auto"/>
                        <w:bottom w:val="none" w:sz="0" w:space="0" w:color="auto"/>
                        <w:right w:val="none" w:sz="0" w:space="0" w:color="auto"/>
                      </w:divBdr>
                    </w:div>
                    <w:div w:id="835074080">
                      <w:marLeft w:val="0"/>
                      <w:marRight w:val="0"/>
                      <w:marTop w:val="0"/>
                      <w:marBottom w:val="0"/>
                      <w:divBdr>
                        <w:top w:val="none" w:sz="0" w:space="0" w:color="auto"/>
                        <w:left w:val="none" w:sz="0" w:space="0" w:color="auto"/>
                        <w:bottom w:val="none" w:sz="0" w:space="0" w:color="auto"/>
                        <w:right w:val="none" w:sz="0" w:space="0" w:color="auto"/>
                      </w:divBdr>
                    </w:div>
                    <w:div w:id="773523201">
                      <w:marLeft w:val="0"/>
                      <w:marRight w:val="0"/>
                      <w:marTop w:val="0"/>
                      <w:marBottom w:val="0"/>
                      <w:divBdr>
                        <w:top w:val="none" w:sz="0" w:space="0" w:color="auto"/>
                        <w:left w:val="none" w:sz="0" w:space="0" w:color="auto"/>
                        <w:bottom w:val="none" w:sz="0" w:space="0" w:color="auto"/>
                        <w:right w:val="none" w:sz="0" w:space="0" w:color="auto"/>
                      </w:divBdr>
                    </w:div>
                    <w:div w:id="1210458520">
                      <w:marLeft w:val="0"/>
                      <w:marRight w:val="0"/>
                      <w:marTop w:val="0"/>
                      <w:marBottom w:val="0"/>
                      <w:divBdr>
                        <w:top w:val="none" w:sz="0" w:space="0" w:color="auto"/>
                        <w:left w:val="none" w:sz="0" w:space="0" w:color="auto"/>
                        <w:bottom w:val="none" w:sz="0" w:space="0" w:color="auto"/>
                        <w:right w:val="none" w:sz="0" w:space="0" w:color="auto"/>
                      </w:divBdr>
                    </w:div>
                    <w:div w:id="1364673317">
                      <w:marLeft w:val="0"/>
                      <w:marRight w:val="0"/>
                      <w:marTop w:val="0"/>
                      <w:marBottom w:val="0"/>
                      <w:divBdr>
                        <w:top w:val="none" w:sz="0" w:space="0" w:color="auto"/>
                        <w:left w:val="none" w:sz="0" w:space="0" w:color="auto"/>
                        <w:bottom w:val="none" w:sz="0" w:space="0" w:color="auto"/>
                        <w:right w:val="none" w:sz="0" w:space="0" w:color="auto"/>
                      </w:divBdr>
                    </w:div>
                    <w:div w:id="141771535">
                      <w:marLeft w:val="0"/>
                      <w:marRight w:val="0"/>
                      <w:marTop w:val="0"/>
                      <w:marBottom w:val="0"/>
                      <w:divBdr>
                        <w:top w:val="none" w:sz="0" w:space="0" w:color="auto"/>
                        <w:left w:val="none" w:sz="0" w:space="0" w:color="auto"/>
                        <w:bottom w:val="none" w:sz="0" w:space="0" w:color="auto"/>
                        <w:right w:val="none" w:sz="0" w:space="0" w:color="auto"/>
                      </w:divBdr>
                    </w:div>
                    <w:div w:id="673192716">
                      <w:marLeft w:val="0"/>
                      <w:marRight w:val="0"/>
                      <w:marTop w:val="0"/>
                      <w:marBottom w:val="0"/>
                      <w:divBdr>
                        <w:top w:val="none" w:sz="0" w:space="0" w:color="auto"/>
                        <w:left w:val="none" w:sz="0" w:space="0" w:color="auto"/>
                        <w:bottom w:val="none" w:sz="0" w:space="0" w:color="auto"/>
                        <w:right w:val="none" w:sz="0" w:space="0" w:color="auto"/>
                      </w:divBdr>
                    </w:div>
                    <w:div w:id="594484006">
                      <w:marLeft w:val="0"/>
                      <w:marRight w:val="0"/>
                      <w:marTop w:val="0"/>
                      <w:marBottom w:val="0"/>
                      <w:divBdr>
                        <w:top w:val="none" w:sz="0" w:space="0" w:color="auto"/>
                        <w:left w:val="none" w:sz="0" w:space="0" w:color="auto"/>
                        <w:bottom w:val="none" w:sz="0" w:space="0" w:color="auto"/>
                        <w:right w:val="none" w:sz="0" w:space="0" w:color="auto"/>
                      </w:divBdr>
                    </w:div>
                    <w:div w:id="469707355">
                      <w:marLeft w:val="0"/>
                      <w:marRight w:val="0"/>
                      <w:marTop w:val="0"/>
                      <w:marBottom w:val="0"/>
                      <w:divBdr>
                        <w:top w:val="none" w:sz="0" w:space="0" w:color="auto"/>
                        <w:left w:val="none" w:sz="0" w:space="0" w:color="auto"/>
                        <w:bottom w:val="none" w:sz="0" w:space="0" w:color="auto"/>
                        <w:right w:val="none" w:sz="0" w:space="0" w:color="auto"/>
                      </w:divBdr>
                    </w:div>
                    <w:div w:id="28917196">
                      <w:marLeft w:val="0"/>
                      <w:marRight w:val="0"/>
                      <w:marTop w:val="0"/>
                      <w:marBottom w:val="0"/>
                      <w:divBdr>
                        <w:top w:val="none" w:sz="0" w:space="0" w:color="auto"/>
                        <w:left w:val="none" w:sz="0" w:space="0" w:color="auto"/>
                        <w:bottom w:val="none" w:sz="0" w:space="0" w:color="auto"/>
                        <w:right w:val="none" w:sz="0" w:space="0" w:color="auto"/>
                      </w:divBdr>
                    </w:div>
                    <w:div w:id="1421415916">
                      <w:marLeft w:val="0"/>
                      <w:marRight w:val="0"/>
                      <w:marTop w:val="0"/>
                      <w:marBottom w:val="0"/>
                      <w:divBdr>
                        <w:top w:val="none" w:sz="0" w:space="0" w:color="auto"/>
                        <w:left w:val="none" w:sz="0" w:space="0" w:color="auto"/>
                        <w:bottom w:val="none" w:sz="0" w:space="0" w:color="auto"/>
                        <w:right w:val="none" w:sz="0" w:space="0" w:color="auto"/>
                      </w:divBdr>
                    </w:div>
                    <w:div w:id="171799654">
                      <w:marLeft w:val="0"/>
                      <w:marRight w:val="0"/>
                      <w:marTop w:val="0"/>
                      <w:marBottom w:val="0"/>
                      <w:divBdr>
                        <w:top w:val="none" w:sz="0" w:space="0" w:color="auto"/>
                        <w:left w:val="none" w:sz="0" w:space="0" w:color="auto"/>
                        <w:bottom w:val="none" w:sz="0" w:space="0" w:color="auto"/>
                        <w:right w:val="none" w:sz="0" w:space="0" w:color="auto"/>
                      </w:divBdr>
                    </w:div>
                    <w:div w:id="513037738">
                      <w:marLeft w:val="0"/>
                      <w:marRight w:val="0"/>
                      <w:marTop w:val="0"/>
                      <w:marBottom w:val="0"/>
                      <w:divBdr>
                        <w:top w:val="none" w:sz="0" w:space="0" w:color="auto"/>
                        <w:left w:val="none" w:sz="0" w:space="0" w:color="auto"/>
                        <w:bottom w:val="none" w:sz="0" w:space="0" w:color="auto"/>
                        <w:right w:val="none" w:sz="0" w:space="0" w:color="auto"/>
                      </w:divBdr>
                    </w:div>
                    <w:div w:id="47539948">
                      <w:marLeft w:val="0"/>
                      <w:marRight w:val="0"/>
                      <w:marTop w:val="0"/>
                      <w:marBottom w:val="0"/>
                      <w:divBdr>
                        <w:top w:val="none" w:sz="0" w:space="0" w:color="auto"/>
                        <w:left w:val="none" w:sz="0" w:space="0" w:color="auto"/>
                        <w:bottom w:val="none" w:sz="0" w:space="0" w:color="auto"/>
                        <w:right w:val="none" w:sz="0" w:space="0" w:color="auto"/>
                      </w:divBdr>
                    </w:div>
                    <w:div w:id="1381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3602">
              <w:marLeft w:val="0"/>
              <w:marRight w:val="0"/>
              <w:marTop w:val="0"/>
              <w:marBottom w:val="0"/>
              <w:divBdr>
                <w:top w:val="none" w:sz="0" w:space="0" w:color="auto"/>
                <w:left w:val="none" w:sz="0" w:space="0" w:color="auto"/>
                <w:bottom w:val="none" w:sz="0" w:space="0" w:color="auto"/>
                <w:right w:val="none" w:sz="0" w:space="0" w:color="auto"/>
              </w:divBdr>
              <w:divsChild>
                <w:div w:id="1395347550">
                  <w:marLeft w:val="0"/>
                  <w:marRight w:val="0"/>
                  <w:marTop w:val="0"/>
                  <w:marBottom w:val="0"/>
                  <w:divBdr>
                    <w:top w:val="none" w:sz="0" w:space="0" w:color="auto"/>
                    <w:left w:val="none" w:sz="0" w:space="0" w:color="auto"/>
                    <w:bottom w:val="none" w:sz="0" w:space="0" w:color="auto"/>
                    <w:right w:val="none" w:sz="0" w:space="0" w:color="auto"/>
                  </w:divBdr>
                  <w:divsChild>
                    <w:div w:id="1502044391">
                      <w:marLeft w:val="0"/>
                      <w:marRight w:val="0"/>
                      <w:marTop w:val="0"/>
                      <w:marBottom w:val="0"/>
                      <w:divBdr>
                        <w:top w:val="none" w:sz="0" w:space="0" w:color="auto"/>
                        <w:left w:val="none" w:sz="0" w:space="0" w:color="auto"/>
                        <w:bottom w:val="none" w:sz="0" w:space="0" w:color="auto"/>
                        <w:right w:val="none" w:sz="0" w:space="0" w:color="auto"/>
                      </w:divBdr>
                    </w:div>
                    <w:div w:id="462577568">
                      <w:marLeft w:val="0"/>
                      <w:marRight w:val="0"/>
                      <w:marTop w:val="0"/>
                      <w:marBottom w:val="0"/>
                      <w:divBdr>
                        <w:top w:val="none" w:sz="0" w:space="0" w:color="auto"/>
                        <w:left w:val="none" w:sz="0" w:space="0" w:color="auto"/>
                        <w:bottom w:val="none" w:sz="0" w:space="0" w:color="auto"/>
                        <w:right w:val="none" w:sz="0" w:space="0" w:color="auto"/>
                      </w:divBdr>
                    </w:div>
                    <w:div w:id="358046480">
                      <w:marLeft w:val="0"/>
                      <w:marRight w:val="0"/>
                      <w:marTop w:val="0"/>
                      <w:marBottom w:val="0"/>
                      <w:divBdr>
                        <w:top w:val="none" w:sz="0" w:space="0" w:color="auto"/>
                        <w:left w:val="none" w:sz="0" w:space="0" w:color="auto"/>
                        <w:bottom w:val="none" w:sz="0" w:space="0" w:color="auto"/>
                        <w:right w:val="none" w:sz="0" w:space="0" w:color="auto"/>
                      </w:divBdr>
                    </w:div>
                    <w:div w:id="409235941">
                      <w:marLeft w:val="0"/>
                      <w:marRight w:val="0"/>
                      <w:marTop w:val="0"/>
                      <w:marBottom w:val="0"/>
                      <w:divBdr>
                        <w:top w:val="none" w:sz="0" w:space="0" w:color="auto"/>
                        <w:left w:val="none" w:sz="0" w:space="0" w:color="auto"/>
                        <w:bottom w:val="none" w:sz="0" w:space="0" w:color="auto"/>
                        <w:right w:val="none" w:sz="0" w:space="0" w:color="auto"/>
                      </w:divBdr>
                    </w:div>
                    <w:div w:id="184026539">
                      <w:marLeft w:val="0"/>
                      <w:marRight w:val="0"/>
                      <w:marTop w:val="0"/>
                      <w:marBottom w:val="0"/>
                      <w:divBdr>
                        <w:top w:val="none" w:sz="0" w:space="0" w:color="auto"/>
                        <w:left w:val="none" w:sz="0" w:space="0" w:color="auto"/>
                        <w:bottom w:val="none" w:sz="0" w:space="0" w:color="auto"/>
                        <w:right w:val="none" w:sz="0" w:space="0" w:color="auto"/>
                      </w:divBdr>
                    </w:div>
                    <w:div w:id="2141266344">
                      <w:marLeft w:val="0"/>
                      <w:marRight w:val="0"/>
                      <w:marTop w:val="0"/>
                      <w:marBottom w:val="0"/>
                      <w:divBdr>
                        <w:top w:val="none" w:sz="0" w:space="0" w:color="auto"/>
                        <w:left w:val="none" w:sz="0" w:space="0" w:color="auto"/>
                        <w:bottom w:val="none" w:sz="0" w:space="0" w:color="auto"/>
                        <w:right w:val="none" w:sz="0" w:space="0" w:color="auto"/>
                      </w:divBdr>
                    </w:div>
                    <w:div w:id="1087653514">
                      <w:marLeft w:val="0"/>
                      <w:marRight w:val="0"/>
                      <w:marTop w:val="0"/>
                      <w:marBottom w:val="0"/>
                      <w:divBdr>
                        <w:top w:val="none" w:sz="0" w:space="0" w:color="auto"/>
                        <w:left w:val="none" w:sz="0" w:space="0" w:color="auto"/>
                        <w:bottom w:val="none" w:sz="0" w:space="0" w:color="auto"/>
                        <w:right w:val="none" w:sz="0" w:space="0" w:color="auto"/>
                      </w:divBdr>
                    </w:div>
                    <w:div w:id="1080759209">
                      <w:marLeft w:val="0"/>
                      <w:marRight w:val="0"/>
                      <w:marTop w:val="0"/>
                      <w:marBottom w:val="0"/>
                      <w:divBdr>
                        <w:top w:val="none" w:sz="0" w:space="0" w:color="auto"/>
                        <w:left w:val="none" w:sz="0" w:space="0" w:color="auto"/>
                        <w:bottom w:val="none" w:sz="0" w:space="0" w:color="auto"/>
                        <w:right w:val="none" w:sz="0" w:space="0" w:color="auto"/>
                      </w:divBdr>
                    </w:div>
                    <w:div w:id="1248267499">
                      <w:marLeft w:val="0"/>
                      <w:marRight w:val="0"/>
                      <w:marTop w:val="0"/>
                      <w:marBottom w:val="0"/>
                      <w:divBdr>
                        <w:top w:val="none" w:sz="0" w:space="0" w:color="auto"/>
                        <w:left w:val="none" w:sz="0" w:space="0" w:color="auto"/>
                        <w:bottom w:val="none" w:sz="0" w:space="0" w:color="auto"/>
                        <w:right w:val="none" w:sz="0" w:space="0" w:color="auto"/>
                      </w:divBdr>
                    </w:div>
                    <w:div w:id="644746122">
                      <w:marLeft w:val="0"/>
                      <w:marRight w:val="0"/>
                      <w:marTop w:val="0"/>
                      <w:marBottom w:val="0"/>
                      <w:divBdr>
                        <w:top w:val="none" w:sz="0" w:space="0" w:color="auto"/>
                        <w:left w:val="none" w:sz="0" w:space="0" w:color="auto"/>
                        <w:bottom w:val="none" w:sz="0" w:space="0" w:color="auto"/>
                        <w:right w:val="none" w:sz="0" w:space="0" w:color="auto"/>
                      </w:divBdr>
                    </w:div>
                    <w:div w:id="738599959">
                      <w:marLeft w:val="0"/>
                      <w:marRight w:val="0"/>
                      <w:marTop w:val="0"/>
                      <w:marBottom w:val="0"/>
                      <w:divBdr>
                        <w:top w:val="none" w:sz="0" w:space="0" w:color="auto"/>
                        <w:left w:val="none" w:sz="0" w:space="0" w:color="auto"/>
                        <w:bottom w:val="none" w:sz="0" w:space="0" w:color="auto"/>
                        <w:right w:val="none" w:sz="0" w:space="0" w:color="auto"/>
                      </w:divBdr>
                    </w:div>
                    <w:div w:id="1195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7760">
              <w:marLeft w:val="0"/>
              <w:marRight w:val="0"/>
              <w:marTop w:val="0"/>
              <w:marBottom w:val="0"/>
              <w:divBdr>
                <w:top w:val="none" w:sz="0" w:space="0" w:color="auto"/>
                <w:left w:val="none" w:sz="0" w:space="0" w:color="auto"/>
                <w:bottom w:val="none" w:sz="0" w:space="0" w:color="auto"/>
                <w:right w:val="none" w:sz="0" w:space="0" w:color="auto"/>
              </w:divBdr>
              <w:divsChild>
                <w:div w:id="810294611">
                  <w:marLeft w:val="0"/>
                  <w:marRight w:val="0"/>
                  <w:marTop w:val="0"/>
                  <w:marBottom w:val="0"/>
                  <w:divBdr>
                    <w:top w:val="none" w:sz="0" w:space="0" w:color="auto"/>
                    <w:left w:val="none" w:sz="0" w:space="0" w:color="auto"/>
                    <w:bottom w:val="none" w:sz="0" w:space="0" w:color="auto"/>
                    <w:right w:val="none" w:sz="0" w:space="0" w:color="auto"/>
                  </w:divBdr>
                  <w:divsChild>
                    <w:div w:id="727848553">
                      <w:marLeft w:val="0"/>
                      <w:marRight w:val="0"/>
                      <w:marTop w:val="0"/>
                      <w:marBottom w:val="0"/>
                      <w:divBdr>
                        <w:top w:val="none" w:sz="0" w:space="0" w:color="auto"/>
                        <w:left w:val="none" w:sz="0" w:space="0" w:color="auto"/>
                        <w:bottom w:val="none" w:sz="0" w:space="0" w:color="auto"/>
                        <w:right w:val="none" w:sz="0" w:space="0" w:color="auto"/>
                      </w:divBdr>
                    </w:div>
                    <w:div w:id="1121071906">
                      <w:marLeft w:val="0"/>
                      <w:marRight w:val="0"/>
                      <w:marTop w:val="0"/>
                      <w:marBottom w:val="0"/>
                      <w:divBdr>
                        <w:top w:val="none" w:sz="0" w:space="0" w:color="auto"/>
                        <w:left w:val="none" w:sz="0" w:space="0" w:color="auto"/>
                        <w:bottom w:val="none" w:sz="0" w:space="0" w:color="auto"/>
                        <w:right w:val="none" w:sz="0" w:space="0" w:color="auto"/>
                      </w:divBdr>
                    </w:div>
                    <w:div w:id="734937041">
                      <w:marLeft w:val="0"/>
                      <w:marRight w:val="0"/>
                      <w:marTop w:val="0"/>
                      <w:marBottom w:val="0"/>
                      <w:divBdr>
                        <w:top w:val="none" w:sz="0" w:space="0" w:color="auto"/>
                        <w:left w:val="none" w:sz="0" w:space="0" w:color="auto"/>
                        <w:bottom w:val="none" w:sz="0" w:space="0" w:color="auto"/>
                        <w:right w:val="none" w:sz="0" w:space="0" w:color="auto"/>
                      </w:divBdr>
                    </w:div>
                    <w:div w:id="1522475153">
                      <w:marLeft w:val="0"/>
                      <w:marRight w:val="0"/>
                      <w:marTop w:val="0"/>
                      <w:marBottom w:val="0"/>
                      <w:divBdr>
                        <w:top w:val="none" w:sz="0" w:space="0" w:color="auto"/>
                        <w:left w:val="none" w:sz="0" w:space="0" w:color="auto"/>
                        <w:bottom w:val="none" w:sz="0" w:space="0" w:color="auto"/>
                        <w:right w:val="none" w:sz="0" w:space="0" w:color="auto"/>
                      </w:divBdr>
                    </w:div>
                    <w:div w:id="1861435097">
                      <w:marLeft w:val="0"/>
                      <w:marRight w:val="0"/>
                      <w:marTop w:val="0"/>
                      <w:marBottom w:val="0"/>
                      <w:divBdr>
                        <w:top w:val="none" w:sz="0" w:space="0" w:color="auto"/>
                        <w:left w:val="none" w:sz="0" w:space="0" w:color="auto"/>
                        <w:bottom w:val="none" w:sz="0" w:space="0" w:color="auto"/>
                        <w:right w:val="none" w:sz="0" w:space="0" w:color="auto"/>
                      </w:divBdr>
                    </w:div>
                    <w:div w:id="669020688">
                      <w:marLeft w:val="0"/>
                      <w:marRight w:val="0"/>
                      <w:marTop w:val="0"/>
                      <w:marBottom w:val="0"/>
                      <w:divBdr>
                        <w:top w:val="none" w:sz="0" w:space="0" w:color="auto"/>
                        <w:left w:val="none" w:sz="0" w:space="0" w:color="auto"/>
                        <w:bottom w:val="none" w:sz="0" w:space="0" w:color="auto"/>
                        <w:right w:val="none" w:sz="0" w:space="0" w:color="auto"/>
                      </w:divBdr>
                    </w:div>
                    <w:div w:id="68112415">
                      <w:marLeft w:val="0"/>
                      <w:marRight w:val="0"/>
                      <w:marTop w:val="0"/>
                      <w:marBottom w:val="0"/>
                      <w:divBdr>
                        <w:top w:val="none" w:sz="0" w:space="0" w:color="auto"/>
                        <w:left w:val="none" w:sz="0" w:space="0" w:color="auto"/>
                        <w:bottom w:val="none" w:sz="0" w:space="0" w:color="auto"/>
                        <w:right w:val="none" w:sz="0" w:space="0" w:color="auto"/>
                      </w:divBdr>
                    </w:div>
                    <w:div w:id="1424911045">
                      <w:marLeft w:val="0"/>
                      <w:marRight w:val="0"/>
                      <w:marTop w:val="0"/>
                      <w:marBottom w:val="0"/>
                      <w:divBdr>
                        <w:top w:val="none" w:sz="0" w:space="0" w:color="auto"/>
                        <w:left w:val="none" w:sz="0" w:space="0" w:color="auto"/>
                        <w:bottom w:val="none" w:sz="0" w:space="0" w:color="auto"/>
                        <w:right w:val="none" w:sz="0" w:space="0" w:color="auto"/>
                      </w:divBdr>
                    </w:div>
                    <w:div w:id="815688850">
                      <w:marLeft w:val="0"/>
                      <w:marRight w:val="0"/>
                      <w:marTop w:val="0"/>
                      <w:marBottom w:val="0"/>
                      <w:divBdr>
                        <w:top w:val="none" w:sz="0" w:space="0" w:color="auto"/>
                        <w:left w:val="none" w:sz="0" w:space="0" w:color="auto"/>
                        <w:bottom w:val="none" w:sz="0" w:space="0" w:color="auto"/>
                        <w:right w:val="none" w:sz="0" w:space="0" w:color="auto"/>
                      </w:divBdr>
                    </w:div>
                    <w:div w:id="1215311641">
                      <w:marLeft w:val="0"/>
                      <w:marRight w:val="0"/>
                      <w:marTop w:val="0"/>
                      <w:marBottom w:val="0"/>
                      <w:divBdr>
                        <w:top w:val="none" w:sz="0" w:space="0" w:color="auto"/>
                        <w:left w:val="none" w:sz="0" w:space="0" w:color="auto"/>
                        <w:bottom w:val="none" w:sz="0" w:space="0" w:color="auto"/>
                        <w:right w:val="none" w:sz="0" w:space="0" w:color="auto"/>
                      </w:divBdr>
                    </w:div>
                    <w:div w:id="2060744349">
                      <w:marLeft w:val="0"/>
                      <w:marRight w:val="0"/>
                      <w:marTop w:val="0"/>
                      <w:marBottom w:val="0"/>
                      <w:divBdr>
                        <w:top w:val="none" w:sz="0" w:space="0" w:color="auto"/>
                        <w:left w:val="none" w:sz="0" w:space="0" w:color="auto"/>
                        <w:bottom w:val="none" w:sz="0" w:space="0" w:color="auto"/>
                        <w:right w:val="none" w:sz="0" w:space="0" w:color="auto"/>
                      </w:divBdr>
                    </w:div>
                    <w:div w:id="2037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7962">
          <w:marLeft w:val="640"/>
          <w:marRight w:val="0"/>
          <w:marTop w:val="0"/>
          <w:marBottom w:val="0"/>
          <w:divBdr>
            <w:top w:val="none" w:sz="0" w:space="0" w:color="auto"/>
            <w:left w:val="none" w:sz="0" w:space="0" w:color="auto"/>
            <w:bottom w:val="none" w:sz="0" w:space="0" w:color="auto"/>
            <w:right w:val="none" w:sz="0" w:space="0" w:color="auto"/>
          </w:divBdr>
        </w:div>
        <w:div w:id="1108425671">
          <w:marLeft w:val="640"/>
          <w:marRight w:val="0"/>
          <w:marTop w:val="0"/>
          <w:marBottom w:val="0"/>
          <w:divBdr>
            <w:top w:val="none" w:sz="0" w:space="0" w:color="auto"/>
            <w:left w:val="none" w:sz="0" w:space="0" w:color="auto"/>
            <w:bottom w:val="none" w:sz="0" w:space="0" w:color="auto"/>
            <w:right w:val="none" w:sz="0" w:space="0" w:color="auto"/>
          </w:divBdr>
        </w:div>
        <w:div w:id="1337880799">
          <w:marLeft w:val="640"/>
          <w:marRight w:val="0"/>
          <w:marTop w:val="0"/>
          <w:marBottom w:val="0"/>
          <w:divBdr>
            <w:top w:val="none" w:sz="0" w:space="0" w:color="auto"/>
            <w:left w:val="none" w:sz="0" w:space="0" w:color="auto"/>
            <w:bottom w:val="none" w:sz="0" w:space="0" w:color="auto"/>
            <w:right w:val="none" w:sz="0" w:space="0" w:color="auto"/>
          </w:divBdr>
        </w:div>
        <w:div w:id="854419945">
          <w:marLeft w:val="640"/>
          <w:marRight w:val="0"/>
          <w:marTop w:val="0"/>
          <w:marBottom w:val="0"/>
          <w:divBdr>
            <w:top w:val="none" w:sz="0" w:space="0" w:color="auto"/>
            <w:left w:val="none" w:sz="0" w:space="0" w:color="auto"/>
            <w:bottom w:val="none" w:sz="0" w:space="0" w:color="auto"/>
            <w:right w:val="none" w:sz="0" w:space="0" w:color="auto"/>
          </w:divBdr>
        </w:div>
        <w:div w:id="708648057">
          <w:marLeft w:val="640"/>
          <w:marRight w:val="0"/>
          <w:marTop w:val="0"/>
          <w:marBottom w:val="0"/>
          <w:divBdr>
            <w:top w:val="none" w:sz="0" w:space="0" w:color="auto"/>
            <w:left w:val="none" w:sz="0" w:space="0" w:color="auto"/>
            <w:bottom w:val="none" w:sz="0" w:space="0" w:color="auto"/>
            <w:right w:val="none" w:sz="0" w:space="0" w:color="auto"/>
          </w:divBdr>
        </w:div>
        <w:div w:id="1731272692">
          <w:marLeft w:val="640"/>
          <w:marRight w:val="0"/>
          <w:marTop w:val="0"/>
          <w:marBottom w:val="0"/>
          <w:divBdr>
            <w:top w:val="none" w:sz="0" w:space="0" w:color="auto"/>
            <w:left w:val="none" w:sz="0" w:space="0" w:color="auto"/>
            <w:bottom w:val="none" w:sz="0" w:space="0" w:color="auto"/>
            <w:right w:val="none" w:sz="0" w:space="0" w:color="auto"/>
          </w:divBdr>
        </w:div>
        <w:div w:id="1600721927">
          <w:marLeft w:val="640"/>
          <w:marRight w:val="0"/>
          <w:marTop w:val="0"/>
          <w:marBottom w:val="0"/>
          <w:divBdr>
            <w:top w:val="none" w:sz="0" w:space="0" w:color="auto"/>
            <w:left w:val="none" w:sz="0" w:space="0" w:color="auto"/>
            <w:bottom w:val="none" w:sz="0" w:space="0" w:color="auto"/>
            <w:right w:val="none" w:sz="0" w:space="0" w:color="auto"/>
          </w:divBdr>
        </w:div>
        <w:div w:id="1309357811">
          <w:marLeft w:val="640"/>
          <w:marRight w:val="0"/>
          <w:marTop w:val="0"/>
          <w:marBottom w:val="0"/>
          <w:divBdr>
            <w:top w:val="none" w:sz="0" w:space="0" w:color="auto"/>
            <w:left w:val="none" w:sz="0" w:space="0" w:color="auto"/>
            <w:bottom w:val="none" w:sz="0" w:space="0" w:color="auto"/>
            <w:right w:val="none" w:sz="0" w:space="0" w:color="auto"/>
          </w:divBdr>
        </w:div>
        <w:div w:id="725956983">
          <w:marLeft w:val="640"/>
          <w:marRight w:val="0"/>
          <w:marTop w:val="0"/>
          <w:marBottom w:val="0"/>
          <w:divBdr>
            <w:top w:val="none" w:sz="0" w:space="0" w:color="auto"/>
            <w:left w:val="none" w:sz="0" w:space="0" w:color="auto"/>
            <w:bottom w:val="none" w:sz="0" w:space="0" w:color="auto"/>
            <w:right w:val="none" w:sz="0" w:space="0" w:color="auto"/>
          </w:divBdr>
        </w:div>
        <w:div w:id="287050766">
          <w:marLeft w:val="640"/>
          <w:marRight w:val="0"/>
          <w:marTop w:val="0"/>
          <w:marBottom w:val="0"/>
          <w:divBdr>
            <w:top w:val="none" w:sz="0" w:space="0" w:color="auto"/>
            <w:left w:val="none" w:sz="0" w:space="0" w:color="auto"/>
            <w:bottom w:val="none" w:sz="0" w:space="0" w:color="auto"/>
            <w:right w:val="none" w:sz="0" w:space="0" w:color="auto"/>
          </w:divBdr>
        </w:div>
        <w:div w:id="1919706477">
          <w:marLeft w:val="640"/>
          <w:marRight w:val="0"/>
          <w:marTop w:val="0"/>
          <w:marBottom w:val="0"/>
          <w:divBdr>
            <w:top w:val="none" w:sz="0" w:space="0" w:color="auto"/>
            <w:left w:val="none" w:sz="0" w:space="0" w:color="auto"/>
            <w:bottom w:val="none" w:sz="0" w:space="0" w:color="auto"/>
            <w:right w:val="none" w:sz="0" w:space="0" w:color="auto"/>
          </w:divBdr>
        </w:div>
        <w:div w:id="676076413">
          <w:marLeft w:val="640"/>
          <w:marRight w:val="0"/>
          <w:marTop w:val="0"/>
          <w:marBottom w:val="0"/>
          <w:divBdr>
            <w:top w:val="none" w:sz="0" w:space="0" w:color="auto"/>
            <w:left w:val="none" w:sz="0" w:space="0" w:color="auto"/>
            <w:bottom w:val="none" w:sz="0" w:space="0" w:color="auto"/>
            <w:right w:val="none" w:sz="0" w:space="0" w:color="auto"/>
          </w:divBdr>
        </w:div>
        <w:div w:id="488055839">
          <w:marLeft w:val="640"/>
          <w:marRight w:val="0"/>
          <w:marTop w:val="0"/>
          <w:marBottom w:val="0"/>
          <w:divBdr>
            <w:top w:val="none" w:sz="0" w:space="0" w:color="auto"/>
            <w:left w:val="none" w:sz="0" w:space="0" w:color="auto"/>
            <w:bottom w:val="none" w:sz="0" w:space="0" w:color="auto"/>
            <w:right w:val="none" w:sz="0" w:space="0" w:color="auto"/>
          </w:divBdr>
        </w:div>
        <w:div w:id="966471568">
          <w:marLeft w:val="640"/>
          <w:marRight w:val="0"/>
          <w:marTop w:val="0"/>
          <w:marBottom w:val="0"/>
          <w:divBdr>
            <w:top w:val="none" w:sz="0" w:space="0" w:color="auto"/>
            <w:left w:val="none" w:sz="0" w:space="0" w:color="auto"/>
            <w:bottom w:val="none" w:sz="0" w:space="0" w:color="auto"/>
            <w:right w:val="none" w:sz="0" w:space="0" w:color="auto"/>
          </w:divBdr>
        </w:div>
        <w:div w:id="996886893">
          <w:marLeft w:val="640"/>
          <w:marRight w:val="0"/>
          <w:marTop w:val="0"/>
          <w:marBottom w:val="0"/>
          <w:divBdr>
            <w:top w:val="none" w:sz="0" w:space="0" w:color="auto"/>
            <w:left w:val="none" w:sz="0" w:space="0" w:color="auto"/>
            <w:bottom w:val="none" w:sz="0" w:space="0" w:color="auto"/>
            <w:right w:val="none" w:sz="0" w:space="0" w:color="auto"/>
          </w:divBdr>
        </w:div>
        <w:div w:id="1961107931">
          <w:marLeft w:val="640"/>
          <w:marRight w:val="0"/>
          <w:marTop w:val="0"/>
          <w:marBottom w:val="0"/>
          <w:divBdr>
            <w:top w:val="none" w:sz="0" w:space="0" w:color="auto"/>
            <w:left w:val="none" w:sz="0" w:space="0" w:color="auto"/>
            <w:bottom w:val="none" w:sz="0" w:space="0" w:color="auto"/>
            <w:right w:val="none" w:sz="0" w:space="0" w:color="auto"/>
          </w:divBdr>
        </w:div>
        <w:div w:id="1570725560">
          <w:marLeft w:val="640"/>
          <w:marRight w:val="0"/>
          <w:marTop w:val="0"/>
          <w:marBottom w:val="0"/>
          <w:divBdr>
            <w:top w:val="none" w:sz="0" w:space="0" w:color="auto"/>
            <w:left w:val="none" w:sz="0" w:space="0" w:color="auto"/>
            <w:bottom w:val="none" w:sz="0" w:space="0" w:color="auto"/>
            <w:right w:val="none" w:sz="0" w:space="0" w:color="auto"/>
          </w:divBdr>
        </w:div>
        <w:div w:id="1691950236">
          <w:marLeft w:val="640"/>
          <w:marRight w:val="0"/>
          <w:marTop w:val="0"/>
          <w:marBottom w:val="0"/>
          <w:divBdr>
            <w:top w:val="none" w:sz="0" w:space="0" w:color="auto"/>
            <w:left w:val="none" w:sz="0" w:space="0" w:color="auto"/>
            <w:bottom w:val="none" w:sz="0" w:space="0" w:color="auto"/>
            <w:right w:val="none" w:sz="0" w:space="0" w:color="auto"/>
          </w:divBdr>
        </w:div>
        <w:div w:id="802117031">
          <w:marLeft w:val="640"/>
          <w:marRight w:val="0"/>
          <w:marTop w:val="0"/>
          <w:marBottom w:val="0"/>
          <w:divBdr>
            <w:top w:val="none" w:sz="0" w:space="0" w:color="auto"/>
            <w:left w:val="none" w:sz="0" w:space="0" w:color="auto"/>
            <w:bottom w:val="none" w:sz="0" w:space="0" w:color="auto"/>
            <w:right w:val="none" w:sz="0" w:space="0" w:color="auto"/>
          </w:divBdr>
        </w:div>
      </w:divsChild>
    </w:div>
    <w:div w:id="222831458">
      <w:bodyDiv w:val="1"/>
      <w:marLeft w:val="0"/>
      <w:marRight w:val="0"/>
      <w:marTop w:val="0"/>
      <w:marBottom w:val="0"/>
      <w:divBdr>
        <w:top w:val="none" w:sz="0" w:space="0" w:color="auto"/>
        <w:left w:val="none" w:sz="0" w:space="0" w:color="auto"/>
        <w:bottom w:val="none" w:sz="0" w:space="0" w:color="auto"/>
        <w:right w:val="none" w:sz="0" w:space="0" w:color="auto"/>
      </w:divBdr>
      <w:divsChild>
        <w:div w:id="388649859">
          <w:marLeft w:val="640"/>
          <w:marRight w:val="0"/>
          <w:marTop w:val="0"/>
          <w:marBottom w:val="0"/>
          <w:divBdr>
            <w:top w:val="none" w:sz="0" w:space="0" w:color="auto"/>
            <w:left w:val="none" w:sz="0" w:space="0" w:color="auto"/>
            <w:bottom w:val="none" w:sz="0" w:space="0" w:color="auto"/>
            <w:right w:val="none" w:sz="0" w:space="0" w:color="auto"/>
          </w:divBdr>
        </w:div>
        <w:div w:id="1946620680">
          <w:marLeft w:val="640"/>
          <w:marRight w:val="0"/>
          <w:marTop w:val="0"/>
          <w:marBottom w:val="0"/>
          <w:divBdr>
            <w:top w:val="none" w:sz="0" w:space="0" w:color="auto"/>
            <w:left w:val="none" w:sz="0" w:space="0" w:color="auto"/>
            <w:bottom w:val="none" w:sz="0" w:space="0" w:color="auto"/>
            <w:right w:val="none" w:sz="0" w:space="0" w:color="auto"/>
          </w:divBdr>
        </w:div>
        <w:div w:id="951790452">
          <w:marLeft w:val="640"/>
          <w:marRight w:val="0"/>
          <w:marTop w:val="0"/>
          <w:marBottom w:val="0"/>
          <w:divBdr>
            <w:top w:val="none" w:sz="0" w:space="0" w:color="auto"/>
            <w:left w:val="none" w:sz="0" w:space="0" w:color="auto"/>
            <w:bottom w:val="none" w:sz="0" w:space="0" w:color="auto"/>
            <w:right w:val="none" w:sz="0" w:space="0" w:color="auto"/>
          </w:divBdr>
        </w:div>
        <w:div w:id="492793098">
          <w:marLeft w:val="640"/>
          <w:marRight w:val="0"/>
          <w:marTop w:val="0"/>
          <w:marBottom w:val="0"/>
          <w:divBdr>
            <w:top w:val="none" w:sz="0" w:space="0" w:color="auto"/>
            <w:left w:val="none" w:sz="0" w:space="0" w:color="auto"/>
            <w:bottom w:val="none" w:sz="0" w:space="0" w:color="auto"/>
            <w:right w:val="none" w:sz="0" w:space="0" w:color="auto"/>
          </w:divBdr>
        </w:div>
        <w:div w:id="1221598453">
          <w:marLeft w:val="640"/>
          <w:marRight w:val="0"/>
          <w:marTop w:val="0"/>
          <w:marBottom w:val="0"/>
          <w:divBdr>
            <w:top w:val="none" w:sz="0" w:space="0" w:color="auto"/>
            <w:left w:val="none" w:sz="0" w:space="0" w:color="auto"/>
            <w:bottom w:val="none" w:sz="0" w:space="0" w:color="auto"/>
            <w:right w:val="none" w:sz="0" w:space="0" w:color="auto"/>
          </w:divBdr>
        </w:div>
        <w:div w:id="44255711">
          <w:marLeft w:val="640"/>
          <w:marRight w:val="0"/>
          <w:marTop w:val="0"/>
          <w:marBottom w:val="0"/>
          <w:divBdr>
            <w:top w:val="none" w:sz="0" w:space="0" w:color="auto"/>
            <w:left w:val="none" w:sz="0" w:space="0" w:color="auto"/>
            <w:bottom w:val="none" w:sz="0" w:space="0" w:color="auto"/>
            <w:right w:val="none" w:sz="0" w:space="0" w:color="auto"/>
          </w:divBdr>
        </w:div>
        <w:div w:id="380709859">
          <w:marLeft w:val="640"/>
          <w:marRight w:val="0"/>
          <w:marTop w:val="0"/>
          <w:marBottom w:val="0"/>
          <w:divBdr>
            <w:top w:val="none" w:sz="0" w:space="0" w:color="auto"/>
            <w:left w:val="none" w:sz="0" w:space="0" w:color="auto"/>
            <w:bottom w:val="none" w:sz="0" w:space="0" w:color="auto"/>
            <w:right w:val="none" w:sz="0" w:space="0" w:color="auto"/>
          </w:divBdr>
        </w:div>
        <w:div w:id="1194071598">
          <w:marLeft w:val="640"/>
          <w:marRight w:val="0"/>
          <w:marTop w:val="0"/>
          <w:marBottom w:val="0"/>
          <w:divBdr>
            <w:top w:val="none" w:sz="0" w:space="0" w:color="auto"/>
            <w:left w:val="none" w:sz="0" w:space="0" w:color="auto"/>
            <w:bottom w:val="none" w:sz="0" w:space="0" w:color="auto"/>
            <w:right w:val="none" w:sz="0" w:space="0" w:color="auto"/>
          </w:divBdr>
        </w:div>
        <w:div w:id="2091191688">
          <w:marLeft w:val="640"/>
          <w:marRight w:val="0"/>
          <w:marTop w:val="0"/>
          <w:marBottom w:val="0"/>
          <w:divBdr>
            <w:top w:val="none" w:sz="0" w:space="0" w:color="auto"/>
            <w:left w:val="none" w:sz="0" w:space="0" w:color="auto"/>
            <w:bottom w:val="none" w:sz="0" w:space="0" w:color="auto"/>
            <w:right w:val="none" w:sz="0" w:space="0" w:color="auto"/>
          </w:divBdr>
        </w:div>
        <w:div w:id="410125580">
          <w:marLeft w:val="640"/>
          <w:marRight w:val="0"/>
          <w:marTop w:val="0"/>
          <w:marBottom w:val="0"/>
          <w:divBdr>
            <w:top w:val="none" w:sz="0" w:space="0" w:color="auto"/>
            <w:left w:val="none" w:sz="0" w:space="0" w:color="auto"/>
            <w:bottom w:val="none" w:sz="0" w:space="0" w:color="auto"/>
            <w:right w:val="none" w:sz="0" w:space="0" w:color="auto"/>
          </w:divBdr>
        </w:div>
        <w:div w:id="813912689">
          <w:marLeft w:val="640"/>
          <w:marRight w:val="0"/>
          <w:marTop w:val="0"/>
          <w:marBottom w:val="0"/>
          <w:divBdr>
            <w:top w:val="none" w:sz="0" w:space="0" w:color="auto"/>
            <w:left w:val="none" w:sz="0" w:space="0" w:color="auto"/>
            <w:bottom w:val="none" w:sz="0" w:space="0" w:color="auto"/>
            <w:right w:val="none" w:sz="0" w:space="0" w:color="auto"/>
          </w:divBdr>
        </w:div>
        <w:div w:id="1491210357">
          <w:marLeft w:val="640"/>
          <w:marRight w:val="0"/>
          <w:marTop w:val="0"/>
          <w:marBottom w:val="0"/>
          <w:divBdr>
            <w:top w:val="none" w:sz="0" w:space="0" w:color="auto"/>
            <w:left w:val="none" w:sz="0" w:space="0" w:color="auto"/>
            <w:bottom w:val="none" w:sz="0" w:space="0" w:color="auto"/>
            <w:right w:val="none" w:sz="0" w:space="0" w:color="auto"/>
          </w:divBdr>
        </w:div>
        <w:div w:id="1672365294">
          <w:marLeft w:val="640"/>
          <w:marRight w:val="0"/>
          <w:marTop w:val="0"/>
          <w:marBottom w:val="0"/>
          <w:divBdr>
            <w:top w:val="none" w:sz="0" w:space="0" w:color="auto"/>
            <w:left w:val="none" w:sz="0" w:space="0" w:color="auto"/>
            <w:bottom w:val="none" w:sz="0" w:space="0" w:color="auto"/>
            <w:right w:val="none" w:sz="0" w:space="0" w:color="auto"/>
          </w:divBdr>
        </w:div>
        <w:div w:id="137652258">
          <w:marLeft w:val="640"/>
          <w:marRight w:val="0"/>
          <w:marTop w:val="0"/>
          <w:marBottom w:val="0"/>
          <w:divBdr>
            <w:top w:val="none" w:sz="0" w:space="0" w:color="auto"/>
            <w:left w:val="none" w:sz="0" w:space="0" w:color="auto"/>
            <w:bottom w:val="none" w:sz="0" w:space="0" w:color="auto"/>
            <w:right w:val="none" w:sz="0" w:space="0" w:color="auto"/>
          </w:divBdr>
        </w:div>
      </w:divsChild>
    </w:div>
    <w:div w:id="224221857">
      <w:bodyDiv w:val="1"/>
      <w:marLeft w:val="0"/>
      <w:marRight w:val="0"/>
      <w:marTop w:val="0"/>
      <w:marBottom w:val="0"/>
      <w:divBdr>
        <w:top w:val="none" w:sz="0" w:space="0" w:color="auto"/>
        <w:left w:val="none" w:sz="0" w:space="0" w:color="auto"/>
        <w:bottom w:val="none" w:sz="0" w:space="0" w:color="auto"/>
        <w:right w:val="none" w:sz="0" w:space="0" w:color="auto"/>
      </w:divBdr>
    </w:div>
    <w:div w:id="228536105">
      <w:bodyDiv w:val="1"/>
      <w:marLeft w:val="0"/>
      <w:marRight w:val="0"/>
      <w:marTop w:val="0"/>
      <w:marBottom w:val="0"/>
      <w:divBdr>
        <w:top w:val="none" w:sz="0" w:space="0" w:color="auto"/>
        <w:left w:val="none" w:sz="0" w:space="0" w:color="auto"/>
        <w:bottom w:val="none" w:sz="0" w:space="0" w:color="auto"/>
        <w:right w:val="none" w:sz="0" w:space="0" w:color="auto"/>
      </w:divBdr>
    </w:div>
    <w:div w:id="232661029">
      <w:bodyDiv w:val="1"/>
      <w:marLeft w:val="0"/>
      <w:marRight w:val="0"/>
      <w:marTop w:val="0"/>
      <w:marBottom w:val="0"/>
      <w:divBdr>
        <w:top w:val="none" w:sz="0" w:space="0" w:color="auto"/>
        <w:left w:val="none" w:sz="0" w:space="0" w:color="auto"/>
        <w:bottom w:val="none" w:sz="0" w:space="0" w:color="auto"/>
        <w:right w:val="none" w:sz="0" w:space="0" w:color="auto"/>
      </w:divBdr>
      <w:divsChild>
        <w:div w:id="1039234367">
          <w:marLeft w:val="640"/>
          <w:marRight w:val="0"/>
          <w:marTop w:val="0"/>
          <w:marBottom w:val="0"/>
          <w:divBdr>
            <w:top w:val="none" w:sz="0" w:space="0" w:color="auto"/>
            <w:left w:val="none" w:sz="0" w:space="0" w:color="auto"/>
            <w:bottom w:val="none" w:sz="0" w:space="0" w:color="auto"/>
            <w:right w:val="none" w:sz="0" w:space="0" w:color="auto"/>
          </w:divBdr>
        </w:div>
        <w:div w:id="246311622">
          <w:marLeft w:val="640"/>
          <w:marRight w:val="0"/>
          <w:marTop w:val="0"/>
          <w:marBottom w:val="0"/>
          <w:divBdr>
            <w:top w:val="none" w:sz="0" w:space="0" w:color="auto"/>
            <w:left w:val="none" w:sz="0" w:space="0" w:color="auto"/>
            <w:bottom w:val="none" w:sz="0" w:space="0" w:color="auto"/>
            <w:right w:val="none" w:sz="0" w:space="0" w:color="auto"/>
          </w:divBdr>
        </w:div>
        <w:div w:id="1360735528">
          <w:marLeft w:val="640"/>
          <w:marRight w:val="0"/>
          <w:marTop w:val="0"/>
          <w:marBottom w:val="0"/>
          <w:divBdr>
            <w:top w:val="none" w:sz="0" w:space="0" w:color="auto"/>
            <w:left w:val="none" w:sz="0" w:space="0" w:color="auto"/>
            <w:bottom w:val="none" w:sz="0" w:space="0" w:color="auto"/>
            <w:right w:val="none" w:sz="0" w:space="0" w:color="auto"/>
          </w:divBdr>
        </w:div>
        <w:div w:id="1941643806">
          <w:marLeft w:val="640"/>
          <w:marRight w:val="0"/>
          <w:marTop w:val="0"/>
          <w:marBottom w:val="0"/>
          <w:divBdr>
            <w:top w:val="none" w:sz="0" w:space="0" w:color="auto"/>
            <w:left w:val="none" w:sz="0" w:space="0" w:color="auto"/>
            <w:bottom w:val="none" w:sz="0" w:space="0" w:color="auto"/>
            <w:right w:val="none" w:sz="0" w:space="0" w:color="auto"/>
          </w:divBdr>
        </w:div>
        <w:div w:id="1739205647">
          <w:marLeft w:val="640"/>
          <w:marRight w:val="0"/>
          <w:marTop w:val="0"/>
          <w:marBottom w:val="0"/>
          <w:divBdr>
            <w:top w:val="none" w:sz="0" w:space="0" w:color="auto"/>
            <w:left w:val="none" w:sz="0" w:space="0" w:color="auto"/>
            <w:bottom w:val="none" w:sz="0" w:space="0" w:color="auto"/>
            <w:right w:val="none" w:sz="0" w:space="0" w:color="auto"/>
          </w:divBdr>
        </w:div>
        <w:div w:id="1211310919">
          <w:marLeft w:val="640"/>
          <w:marRight w:val="0"/>
          <w:marTop w:val="0"/>
          <w:marBottom w:val="0"/>
          <w:divBdr>
            <w:top w:val="none" w:sz="0" w:space="0" w:color="auto"/>
            <w:left w:val="none" w:sz="0" w:space="0" w:color="auto"/>
            <w:bottom w:val="none" w:sz="0" w:space="0" w:color="auto"/>
            <w:right w:val="none" w:sz="0" w:space="0" w:color="auto"/>
          </w:divBdr>
        </w:div>
        <w:div w:id="1523863083">
          <w:marLeft w:val="640"/>
          <w:marRight w:val="0"/>
          <w:marTop w:val="0"/>
          <w:marBottom w:val="0"/>
          <w:divBdr>
            <w:top w:val="none" w:sz="0" w:space="0" w:color="auto"/>
            <w:left w:val="none" w:sz="0" w:space="0" w:color="auto"/>
            <w:bottom w:val="none" w:sz="0" w:space="0" w:color="auto"/>
            <w:right w:val="none" w:sz="0" w:space="0" w:color="auto"/>
          </w:divBdr>
        </w:div>
        <w:div w:id="1747068099">
          <w:marLeft w:val="640"/>
          <w:marRight w:val="0"/>
          <w:marTop w:val="0"/>
          <w:marBottom w:val="0"/>
          <w:divBdr>
            <w:top w:val="none" w:sz="0" w:space="0" w:color="auto"/>
            <w:left w:val="none" w:sz="0" w:space="0" w:color="auto"/>
            <w:bottom w:val="none" w:sz="0" w:space="0" w:color="auto"/>
            <w:right w:val="none" w:sz="0" w:space="0" w:color="auto"/>
          </w:divBdr>
        </w:div>
        <w:div w:id="1621037322">
          <w:marLeft w:val="640"/>
          <w:marRight w:val="0"/>
          <w:marTop w:val="0"/>
          <w:marBottom w:val="0"/>
          <w:divBdr>
            <w:top w:val="none" w:sz="0" w:space="0" w:color="auto"/>
            <w:left w:val="none" w:sz="0" w:space="0" w:color="auto"/>
            <w:bottom w:val="none" w:sz="0" w:space="0" w:color="auto"/>
            <w:right w:val="none" w:sz="0" w:space="0" w:color="auto"/>
          </w:divBdr>
        </w:div>
        <w:div w:id="855467122">
          <w:marLeft w:val="640"/>
          <w:marRight w:val="0"/>
          <w:marTop w:val="0"/>
          <w:marBottom w:val="0"/>
          <w:divBdr>
            <w:top w:val="none" w:sz="0" w:space="0" w:color="auto"/>
            <w:left w:val="none" w:sz="0" w:space="0" w:color="auto"/>
            <w:bottom w:val="none" w:sz="0" w:space="0" w:color="auto"/>
            <w:right w:val="none" w:sz="0" w:space="0" w:color="auto"/>
          </w:divBdr>
        </w:div>
        <w:div w:id="94057502">
          <w:marLeft w:val="640"/>
          <w:marRight w:val="0"/>
          <w:marTop w:val="0"/>
          <w:marBottom w:val="0"/>
          <w:divBdr>
            <w:top w:val="none" w:sz="0" w:space="0" w:color="auto"/>
            <w:left w:val="none" w:sz="0" w:space="0" w:color="auto"/>
            <w:bottom w:val="none" w:sz="0" w:space="0" w:color="auto"/>
            <w:right w:val="none" w:sz="0" w:space="0" w:color="auto"/>
          </w:divBdr>
        </w:div>
        <w:div w:id="128590711">
          <w:marLeft w:val="640"/>
          <w:marRight w:val="0"/>
          <w:marTop w:val="0"/>
          <w:marBottom w:val="0"/>
          <w:divBdr>
            <w:top w:val="none" w:sz="0" w:space="0" w:color="auto"/>
            <w:left w:val="none" w:sz="0" w:space="0" w:color="auto"/>
            <w:bottom w:val="none" w:sz="0" w:space="0" w:color="auto"/>
            <w:right w:val="none" w:sz="0" w:space="0" w:color="auto"/>
          </w:divBdr>
        </w:div>
        <w:div w:id="593365516">
          <w:marLeft w:val="640"/>
          <w:marRight w:val="0"/>
          <w:marTop w:val="0"/>
          <w:marBottom w:val="0"/>
          <w:divBdr>
            <w:top w:val="none" w:sz="0" w:space="0" w:color="auto"/>
            <w:left w:val="none" w:sz="0" w:space="0" w:color="auto"/>
            <w:bottom w:val="none" w:sz="0" w:space="0" w:color="auto"/>
            <w:right w:val="none" w:sz="0" w:space="0" w:color="auto"/>
          </w:divBdr>
        </w:div>
        <w:div w:id="1846705130">
          <w:marLeft w:val="640"/>
          <w:marRight w:val="0"/>
          <w:marTop w:val="0"/>
          <w:marBottom w:val="0"/>
          <w:divBdr>
            <w:top w:val="none" w:sz="0" w:space="0" w:color="auto"/>
            <w:left w:val="none" w:sz="0" w:space="0" w:color="auto"/>
            <w:bottom w:val="none" w:sz="0" w:space="0" w:color="auto"/>
            <w:right w:val="none" w:sz="0" w:space="0" w:color="auto"/>
          </w:divBdr>
        </w:div>
        <w:div w:id="2055345714">
          <w:marLeft w:val="640"/>
          <w:marRight w:val="0"/>
          <w:marTop w:val="0"/>
          <w:marBottom w:val="0"/>
          <w:divBdr>
            <w:top w:val="none" w:sz="0" w:space="0" w:color="auto"/>
            <w:left w:val="none" w:sz="0" w:space="0" w:color="auto"/>
            <w:bottom w:val="none" w:sz="0" w:space="0" w:color="auto"/>
            <w:right w:val="none" w:sz="0" w:space="0" w:color="auto"/>
          </w:divBdr>
        </w:div>
        <w:div w:id="105663314">
          <w:marLeft w:val="640"/>
          <w:marRight w:val="0"/>
          <w:marTop w:val="0"/>
          <w:marBottom w:val="0"/>
          <w:divBdr>
            <w:top w:val="none" w:sz="0" w:space="0" w:color="auto"/>
            <w:left w:val="none" w:sz="0" w:space="0" w:color="auto"/>
            <w:bottom w:val="none" w:sz="0" w:space="0" w:color="auto"/>
            <w:right w:val="none" w:sz="0" w:space="0" w:color="auto"/>
          </w:divBdr>
        </w:div>
        <w:div w:id="935330393">
          <w:marLeft w:val="640"/>
          <w:marRight w:val="0"/>
          <w:marTop w:val="0"/>
          <w:marBottom w:val="0"/>
          <w:divBdr>
            <w:top w:val="none" w:sz="0" w:space="0" w:color="auto"/>
            <w:left w:val="none" w:sz="0" w:space="0" w:color="auto"/>
            <w:bottom w:val="none" w:sz="0" w:space="0" w:color="auto"/>
            <w:right w:val="none" w:sz="0" w:space="0" w:color="auto"/>
          </w:divBdr>
        </w:div>
      </w:divsChild>
    </w:div>
    <w:div w:id="241572498">
      <w:bodyDiv w:val="1"/>
      <w:marLeft w:val="0"/>
      <w:marRight w:val="0"/>
      <w:marTop w:val="0"/>
      <w:marBottom w:val="0"/>
      <w:divBdr>
        <w:top w:val="none" w:sz="0" w:space="0" w:color="auto"/>
        <w:left w:val="none" w:sz="0" w:space="0" w:color="auto"/>
        <w:bottom w:val="none" w:sz="0" w:space="0" w:color="auto"/>
        <w:right w:val="none" w:sz="0" w:space="0" w:color="auto"/>
      </w:divBdr>
      <w:divsChild>
        <w:div w:id="1607040755">
          <w:marLeft w:val="640"/>
          <w:marRight w:val="0"/>
          <w:marTop w:val="0"/>
          <w:marBottom w:val="0"/>
          <w:divBdr>
            <w:top w:val="none" w:sz="0" w:space="0" w:color="auto"/>
            <w:left w:val="none" w:sz="0" w:space="0" w:color="auto"/>
            <w:bottom w:val="none" w:sz="0" w:space="0" w:color="auto"/>
            <w:right w:val="none" w:sz="0" w:space="0" w:color="auto"/>
          </w:divBdr>
        </w:div>
        <w:div w:id="1604876202">
          <w:marLeft w:val="640"/>
          <w:marRight w:val="0"/>
          <w:marTop w:val="0"/>
          <w:marBottom w:val="0"/>
          <w:divBdr>
            <w:top w:val="none" w:sz="0" w:space="0" w:color="auto"/>
            <w:left w:val="none" w:sz="0" w:space="0" w:color="auto"/>
            <w:bottom w:val="none" w:sz="0" w:space="0" w:color="auto"/>
            <w:right w:val="none" w:sz="0" w:space="0" w:color="auto"/>
          </w:divBdr>
        </w:div>
        <w:div w:id="1356805121">
          <w:marLeft w:val="640"/>
          <w:marRight w:val="0"/>
          <w:marTop w:val="0"/>
          <w:marBottom w:val="0"/>
          <w:divBdr>
            <w:top w:val="none" w:sz="0" w:space="0" w:color="auto"/>
            <w:left w:val="none" w:sz="0" w:space="0" w:color="auto"/>
            <w:bottom w:val="none" w:sz="0" w:space="0" w:color="auto"/>
            <w:right w:val="none" w:sz="0" w:space="0" w:color="auto"/>
          </w:divBdr>
        </w:div>
        <w:div w:id="254899099">
          <w:marLeft w:val="640"/>
          <w:marRight w:val="0"/>
          <w:marTop w:val="0"/>
          <w:marBottom w:val="0"/>
          <w:divBdr>
            <w:top w:val="none" w:sz="0" w:space="0" w:color="auto"/>
            <w:left w:val="none" w:sz="0" w:space="0" w:color="auto"/>
            <w:bottom w:val="none" w:sz="0" w:space="0" w:color="auto"/>
            <w:right w:val="none" w:sz="0" w:space="0" w:color="auto"/>
          </w:divBdr>
        </w:div>
        <w:div w:id="672956312">
          <w:marLeft w:val="640"/>
          <w:marRight w:val="0"/>
          <w:marTop w:val="0"/>
          <w:marBottom w:val="0"/>
          <w:divBdr>
            <w:top w:val="none" w:sz="0" w:space="0" w:color="auto"/>
            <w:left w:val="none" w:sz="0" w:space="0" w:color="auto"/>
            <w:bottom w:val="none" w:sz="0" w:space="0" w:color="auto"/>
            <w:right w:val="none" w:sz="0" w:space="0" w:color="auto"/>
          </w:divBdr>
        </w:div>
        <w:div w:id="595283816">
          <w:marLeft w:val="640"/>
          <w:marRight w:val="0"/>
          <w:marTop w:val="0"/>
          <w:marBottom w:val="0"/>
          <w:divBdr>
            <w:top w:val="none" w:sz="0" w:space="0" w:color="auto"/>
            <w:left w:val="none" w:sz="0" w:space="0" w:color="auto"/>
            <w:bottom w:val="none" w:sz="0" w:space="0" w:color="auto"/>
            <w:right w:val="none" w:sz="0" w:space="0" w:color="auto"/>
          </w:divBdr>
        </w:div>
        <w:div w:id="1501500558">
          <w:marLeft w:val="640"/>
          <w:marRight w:val="0"/>
          <w:marTop w:val="0"/>
          <w:marBottom w:val="0"/>
          <w:divBdr>
            <w:top w:val="none" w:sz="0" w:space="0" w:color="auto"/>
            <w:left w:val="none" w:sz="0" w:space="0" w:color="auto"/>
            <w:bottom w:val="none" w:sz="0" w:space="0" w:color="auto"/>
            <w:right w:val="none" w:sz="0" w:space="0" w:color="auto"/>
          </w:divBdr>
        </w:div>
        <w:div w:id="291177408">
          <w:marLeft w:val="640"/>
          <w:marRight w:val="0"/>
          <w:marTop w:val="0"/>
          <w:marBottom w:val="0"/>
          <w:divBdr>
            <w:top w:val="none" w:sz="0" w:space="0" w:color="auto"/>
            <w:left w:val="none" w:sz="0" w:space="0" w:color="auto"/>
            <w:bottom w:val="none" w:sz="0" w:space="0" w:color="auto"/>
            <w:right w:val="none" w:sz="0" w:space="0" w:color="auto"/>
          </w:divBdr>
        </w:div>
        <w:div w:id="1753551723">
          <w:marLeft w:val="640"/>
          <w:marRight w:val="0"/>
          <w:marTop w:val="0"/>
          <w:marBottom w:val="0"/>
          <w:divBdr>
            <w:top w:val="none" w:sz="0" w:space="0" w:color="auto"/>
            <w:left w:val="none" w:sz="0" w:space="0" w:color="auto"/>
            <w:bottom w:val="none" w:sz="0" w:space="0" w:color="auto"/>
            <w:right w:val="none" w:sz="0" w:space="0" w:color="auto"/>
          </w:divBdr>
        </w:div>
        <w:div w:id="1918710453">
          <w:marLeft w:val="640"/>
          <w:marRight w:val="0"/>
          <w:marTop w:val="0"/>
          <w:marBottom w:val="0"/>
          <w:divBdr>
            <w:top w:val="none" w:sz="0" w:space="0" w:color="auto"/>
            <w:left w:val="none" w:sz="0" w:space="0" w:color="auto"/>
            <w:bottom w:val="none" w:sz="0" w:space="0" w:color="auto"/>
            <w:right w:val="none" w:sz="0" w:space="0" w:color="auto"/>
          </w:divBdr>
        </w:div>
        <w:div w:id="1393114317">
          <w:marLeft w:val="640"/>
          <w:marRight w:val="0"/>
          <w:marTop w:val="0"/>
          <w:marBottom w:val="0"/>
          <w:divBdr>
            <w:top w:val="none" w:sz="0" w:space="0" w:color="auto"/>
            <w:left w:val="none" w:sz="0" w:space="0" w:color="auto"/>
            <w:bottom w:val="none" w:sz="0" w:space="0" w:color="auto"/>
            <w:right w:val="none" w:sz="0" w:space="0" w:color="auto"/>
          </w:divBdr>
        </w:div>
        <w:div w:id="309597048">
          <w:marLeft w:val="640"/>
          <w:marRight w:val="0"/>
          <w:marTop w:val="0"/>
          <w:marBottom w:val="0"/>
          <w:divBdr>
            <w:top w:val="none" w:sz="0" w:space="0" w:color="auto"/>
            <w:left w:val="none" w:sz="0" w:space="0" w:color="auto"/>
            <w:bottom w:val="none" w:sz="0" w:space="0" w:color="auto"/>
            <w:right w:val="none" w:sz="0" w:space="0" w:color="auto"/>
          </w:divBdr>
        </w:div>
        <w:div w:id="2102020348">
          <w:marLeft w:val="640"/>
          <w:marRight w:val="0"/>
          <w:marTop w:val="0"/>
          <w:marBottom w:val="0"/>
          <w:divBdr>
            <w:top w:val="none" w:sz="0" w:space="0" w:color="auto"/>
            <w:left w:val="none" w:sz="0" w:space="0" w:color="auto"/>
            <w:bottom w:val="none" w:sz="0" w:space="0" w:color="auto"/>
            <w:right w:val="none" w:sz="0" w:space="0" w:color="auto"/>
          </w:divBdr>
        </w:div>
        <w:div w:id="179246375">
          <w:marLeft w:val="640"/>
          <w:marRight w:val="0"/>
          <w:marTop w:val="0"/>
          <w:marBottom w:val="0"/>
          <w:divBdr>
            <w:top w:val="none" w:sz="0" w:space="0" w:color="auto"/>
            <w:left w:val="none" w:sz="0" w:space="0" w:color="auto"/>
            <w:bottom w:val="none" w:sz="0" w:space="0" w:color="auto"/>
            <w:right w:val="none" w:sz="0" w:space="0" w:color="auto"/>
          </w:divBdr>
        </w:div>
      </w:divsChild>
    </w:div>
    <w:div w:id="248006227">
      <w:bodyDiv w:val="1"/>
      <w:marLeft w:val="0"/>
      <w:marRight w:val="0"/>
      <w:marTop w:val="0"/>
      <w:marBottom w:val="0"/>
      <w:divBdr>
        <w:top w:val="none" w:sz="0" w:space="0" w:color="auto"/>
        <w:left w:val="none" w:sz="0" w:space="0" w:color="auto"/>
        <w:bottom w:val="none" w:sz="0" w:space="0" w:color="auto"/>
        <w:right w:val="none" w:sz="0" w:space="0" w:color="auto"/>
      </w:divBdr>
      <w:divsChild>
        <w:div w:id="270405079">
          <w:marLeft w:val="640"/>
          <w:marRight w:val="0"/>
          <w:marTop w:val="0"/>
          <w:marBottom w:val="0"/>
          <w:divBdr>
            <w:top w:val="none" w:sz="0" w:space="0" w:color="auto"/>
            <w:left w:val="none" w:sz="0" w:space="0" w:color="auto"/>
            <w:bottom w:val="none" w:sz="0" w:space="0" w:color="auto"/>
            <w:right w:val="none" w:sz="0" w:space="0" w:color="auto"/>
          </w:divBdr>
        </w:div>
        <w:div w:id="140387886">
          <w:marLeft w:val="640"/>
          <w:marRight w:val="0"/>
          <w:marTop w:val="0"/>
          <w:marBottom w:val="0"/>
          <w:divBdr>
            <w:top w:val="none" w:sz="0" w:space="0" w:color="auto"/>
            <w:left w:val="none" w:sz="0" w:space="0" w:color="auto"/>
            <w:bottom w:val="none" w:sz="0" w:space="0" w:color="auto"/>
            <w:right w:val="none" w:sz="0" w:space="0" w:color="auto"/>
          </w:divBdr>
        </w:div>
        <w:div w:id="1220480222">
          <w:marLeft w:val="640"/>
          <w:marRight w:val="0"/>
          <w:marTop w:val="0"/>
          <w:marBottom w:val="0"/>
          <w:divBdr>
            <w:top w:val="none" w:sz="0" w:space="0" w:color="auto"/>
            <w:left w:val="none" w:sz="0" w:space="0" w:color="auto"/>
            <w:bottom w:val="none" w:sz="0" w:space="0" w:color="auto"/>
            <w:right w:val="none" w:sz="0" w:space="0" w:color="auto"/>
          </w:divBdr>
        </w:div>
        <w:div w:id="523400330">
          <w:marLeft w:val="640"/>
          <w:marRight w:val="0"/>
          <w:marTop w:val="0"/>
          <w:marBottom w:val="0"/>
          <w:divBdr>
            <w:top w:val="none" w:sz="0" w:space="0" w:color="auto"/>
            <w:left w:val="none" w:sz="0" w:space="0" w:color="auto"/>
            <w:bottom w:val="none" w:sz="0" w:space="0" w:color="auto"/>
            <w:right w:val="none" w:sz="0" w:space="0" w:color="auto"/>
          </w:divBdr>
        </w:div>
        <w:div w:id="1980574884">
          <w:marLeft w:val="640"/>
          <w:marRight w:val="0"/>
          <w:marTop w:val="0"/>
          <w:marBottom w:val="0"/>
          <w:divBdr>
            <w:top w:val="none" w:sz="0" w:space="0" w:color="auto"/>
            <w:left w:val="none" w:sz="0" w:space="0" w:color="auto"/>
            <w:bottom w:val="none" w:sz="0" w:space="0" w:color="auto"/>
            <w:right w:val="none" w:sz="0" w:space="0" w:color="auto"/>
          </w:divBdr>
        </w:div>
        <w:div w:id="432090911">
          <w:marLeft w:val="640"/>
          <w:marRight w:val="0"/>
          <w:marTop w:val="0"/>
          <w:marBottom w:val="0"/>
          <w:divBdr>
            <w:top w:val="none" w:sz="0" w:space="0" w:color="auto"/>
            <w:left w:val="none" w:sz="0" w:space="0" w:color="auto"/>
            <w:bottom w:val="none" w:sz="0" w:space="0" w:color="auto"/>
            <w:right w:val="none" w:sz="0" w:space="0" w:color="auto"/>
          </w:divBdr>
        </w:div>
        <w:div w:id="1114403826">
          <w:marLeft w:val="640"/>
          <w:marRight w:val="0"/>
          <w:marTop w:val="0"/>
          <w:marBottom w:val="0"/>
          <w:divBdr>
            <w:top w:val="none" w:sz="0" w:space="0" w:color="auto"/>
            <w:left w:val="none" w:sz="0" w:space="0" w:color="auto"/>
            <w:bottom w:val="none" w:sz="0" w:space="0" w:color="auto"/>
            <w:right w:val="none" w:sz="0" w:space="0" w:color="auto"/>
          </w:divBdr>
        </w:div>
        <w:div w:id="586962300">
          <w:marLeft w:val="640"/>
          <w:marRight w:val="0"/>
          <w:marTop w:val="0"/>
          <w:marBottom w:val="0"/>
          <w:divBdr>
            <w:top w:val="none" w:sz="0" w:space="0" w:color="auto"/>
            <w:left w:val="none" w:sz="0" w:space="0" w:color="auto"/>
            <w:bottom w:val="none" w:sz="0" w:space="0" w:color="auto"/>
            <w:right w:val="none" w:sz="0" w:space="0" w:color="auto"/>
          </w:divBdr>
        </w:div>
        <w:div w:id="446393290">
          <w:marLeft w:val="640"/>
          <w:marRight w:val="0"/>
          <w:marTop w:val="0"/>
          <w:marBottom w:val="0"/>
          <w:divBdr>
            <w:top w:val="none" w:sz="0" w:space="0" w:color="auto"/>
            <w:left w:val="none" w:sz="0" w:space="0" w:color="auto"/>
            <w:bottom w:val="none" w:sz="0" w:space="0" w:color="auto"/>
            <w:right w:val="none" w:sz="0" w:space="0" w:color="auto"/>
          </w:divBdr>
        </w:div>
        <w:div w:id="1081102645">
          <w:marLeft w:val="640"/>
          <w:marRight w:val="0"/>
          <w:marTop w:val="0"/>
          <w:marBottom w:val="0"/>
          <w:divBdr>
            <w:top w:val="none" w:sz="0" w:space="0" w:color="auto"/>
            <w:left w:val="none" w:sz="0" w:space="0" w:color="auto"/>
            <w:bottom w:val="none" w:sz="0" w:space="0" w:color="auto"/>
            <w:right w:val="none" w:sz="0" w:space="0" w:color="auto"/>
          </w:divBdr>
        </w:div>
        <w:div w:id="1945916976">
          <w:marLeft w:val="640"/>
          <w:marRight w:val="0"/>
          <w:marTop w:val="0"/>
          <w:marBottom w:val="0"/>
          <w:divBdr>
            <w:top w:val="none" w:sz="0" w:space="0" w:color="auto"/>
            <w:left w:val="none" w:sz="0" w:space="0" w:color="auto"/>
            <w:bottom w:val="none" w:sz="0" w:space="0" w:color="auto"/>
            <w:right w:val="none" w:sz="0" w:space="0" w:color="auto"/>
          </w:divBdr>
        </w:div>
        <w:div w:id="84158998">
          <w:marLeft w:val="640"/>
          <w:marRight w:val="0"/>
          <w:marTop w:val="0"/>
          <w:marBottom w:val="0"/>
          <w:divBdr>
            <w:top w:val="none" w:sz="0" w:space="0" w:color="auto"/>
            <w:left w:val="none" w:sz="0" w:space="0" w:color="auto"/>
            <w:bottom w:val="none" w:sz="0" w:space="0" w:color="auto"/>
            <w:right w:val="none" w:sz="0" w:space="0" w:color="auto"/>
          </w:divBdr>
        </w:div>
        <w:div w:id="261572929">
          <w:marLeft w:val="640"/>
          <w:marRight w:val="0"/>
          <w:marTop w:val="0"/>
          <w:marBottom w:val="0"/>
          <w:divBdr>
            <w:top w:val="none" w:sz="0" w:space="0" w:color="auto"/>
            <w:left w:val="none" w:sz="0" w:space="0" w:color="auto"/>
            <w:bottom w:val="none" w:sz="0" w:space="0" w:color="auto"/>
            <w:right w:val="none" w:sz="0" w:space="0" w:color="auto"/>
          </w:divBdr>
        </w:div>
        <w:div w:id="1579709545">
          <w:marLeft w:val="640"/>
          <w:marRight w:val="0"/>
          <w:marTop w:val="0"/>
          <w:marBottom w:val="0"/>
          <w:divBdr>
            <w:top w:val="none" w:sz="0" w:space="0" w:color="auto"/>
            <w:left w:val="none" w:sz="0" w:space="0" w:color="auto"/>
            <w:bottom w:val="none" w:sz="0" w:space="0" w:color="auto"/>
            <w:right w:val="none" w:sz="0" w:space="0" w:color="auto"/>
          </w:divBdr>
        </w:div>
      </w:divsChild>
    </w:div>
    <w:div w:id="278536611">
      <w:bodyDiv w:val="1"/>
      <w:marLeft w:val="0"/>
      <w:marRight w:val="0"/>
      <w:marTop w:val="0"/>
      <w:marBottom w:val="0"/>
      <w:divBdr>
        <w:top w:val="none" w:sz="0" w:space="0" w:color="auto"/>
        <w:left w:val="none" w:sz="0" w:space="0" w:color="auto"/>
        <w:bottom w:val="none" w:sz="0" w:space="0" w:color="auto"/>
        <w:right w:val="none" w:sz="0" w:space="0" w:color="auto"/>
      </w:divBdr>
    </w:div>
    <w:div w:id="281961563">
      <w:bodyDiv w:val="1"/>
      <w:marLeft w:val="0"/>
      <w:marRight w:val="0"/>
      <w:marTop w:val="0"/>
      <w:marBottom w:val="0"/>
      <w:divBdr>
        <w:top w:val="none" w:sz="0" w:space="0" w:color="auto"/>
        <w:left w:val="none" w:sz="0" w:space="0" w:color="auto"/>
        <w:bottom w:val="none" w:sz="0" w:space="0" w:color="auto"/>
        <w:right w:val="none" w:sz="0" w:space="0" w:color="auto"/>
      </w:divBdr>
      <w:divsChild>
        <w:div w:id="554438444">
          <w:marLeft w:val="640"/>
          <w:marRight w:val="0"/>
          <w:marTop w:val="0"/>
          <w:marBottom w:val="0"/>
          <w:divBdr>
            <w:top w:val="none" w:sz="0" w:space="0" w:color="auto"/>
            <w:left w:val="none" w:sz="0" w:space="0" w:color="auto"/>
            <w:bottom w:val="none" w:sz="0" w:space="0" w:color="auto"/>
            <w:right w:val="none" w:sz="0" w:space="0" w:color="auto"/>
          </w:divBdr>
        </w:div>
        <w:div w:id="505052783">
          <w:marLeft w:val="640"/>
          <w:marRight w:val="0"/>
          <w:marTop w:val="0"/>
          <w:marBottom w:val="0"/>
          <w:divBdr>
            <w:top w:val="none" w:sz="0" w:space="0" w:color="auto"/>
            <w:left w:val="none" w:sz="0" w:space="0" w:color="auto"/>
            <w:bottom w:val="none" w:sz="0" w:space="0" w:color="auto"/>
            <w:right w:val="none" w:sz="0" w:space="0" w:color="auto"/>
          </w:divBdr>
        </w:div>
        <w:div w:id="238298672">
          <w:marLeft w:val="640"/>
          <w:marRight w:val="0"/>
          <w:marTop w:val="0"/>
          <w:marBottom w:val="0"/>
          <w:divBdr>
            <w:top w:val="none" w:sz="0" w:space="0" w:color="auto"/>
            <w:left w:val="none" w:sz="0" w:space="0" w:color="auto"/>
            <w:bottom w:val="none" w:sz="0" w:space="0" w:color="auto"/>
            <w:right w:val="none" w:sz="0" w:space="0" w:color="auto"/>
          </w:divBdr>
        </w:div>
        <w:div w:id="607471630">
          <w:marLeft w:val="640"/>
          <w:marRight w:val="0"/>
          <w:marTop w:val="0"/>
          <w:marBottom w:val="0"/>
          <w:divBdr>
            <w:top w:val="none" w:sz="0" w:space="0" w:color="auto"/>
            <w:left w:val="none" w:sz="0" w:space="0" w:color="auto"/>
            <w:bottom w:val="none" w:sz="0" w:space="0" w:color="auto"/>
            <w:right w:val="none" w:sz="0" w:space="0" w:color="auto"/>
          </w:divBdr>
        </w:div>
        <w:div w:id="1335449199">
          <w:marLeft w:val="640"/>
          <w:marRight w:val="0"/>
          <w:marTop w:val="0"/>
          <w:marBottom w:val="0"/>
          <w:divBdr>
            <w:top w:val="none" w:sz="0" w:space="0" w:color="auto"/>
            <w:left w:val="none" w:sz="0" w:space="0" w:color="auto"/>
            <w:bottom w:val="none" w:sz="0" w:space="0" w:color="auto"/>
            <w:right w:val="none" w:sz="0" w:space="0" w:color="auto"/>
          </w:divBdr>
        </w:div>
        <w:div w:id="1894191228">
          <w:marLeft w:val="640"/>
          <w:marRight w:val="0"/>
          <w:marTop w:val="0"/>
          <w:marBottom w:val="0"/>
          <w:divBdr>
            <w:top w:val="none" w:sz="0" w:space="0" w:color="auto"/>
            <w:left w:val="none" w:sz="0" w:space="0" w:color="auto"/>
            <w:bottom w:val="none" w:sz="0" w:space="0" w:color="auto"/>
            <w:right w:val="none" w:sz="0" w:space="0" w:color="auto"/>
          </w:divBdr>
        </w:div>
        <w:div w:id="2054768265">
          <w:marLeft w:val="640"/>
          <w:marRight w:val="0"/>
          <w:marTop w:val="0"/>
          <w:marBottom w:val="0"/>
          <w:divBdr>
            <w:top w:val="none" w:sz="0" w:space="0" w:color="auto"/>
            <w:left w:val="none" w:sz="0" w:space="0" w:color="auto"/>
            <w:bottom w:val="none" w:sz="0" w:space="0" w:color="auto"/>
            <w:right w:val="none" w:sz="0" w:space="0" w:color="auto"/>
          </w:divBdr>
        </w:div>
        <w:div w:id="152111981">
          <w:marLeft w:val="640"/>
          <w:marRight w:val="0"/>
          <w:marTop w:val="0"/>
          <w:marBottom w:val="0"/>
          <w:divBdr>
            <w:top w:val="none" w:sz="0" w:space="0" w:color="auto"/>
            <w:left w:val="none" w:sz="0" w:space="0" w:color="auto"/>
            <w:bottom w:val="none" w:sz="0" w:space="0" w:color="auto"/>
            <w:right w:val="none" w:sz="0" w:space="0" w:color="auto"/>
          </w:divBdr>
        </w:div>
        <w:div w:id="1429036310">
          <w:marLeft w:val="640"/>
          <w:marRight w:val="0"/>
          <w:marTop w:val="0"/>
          <w:marBottom w:val="0"/>
          <w:divBdr>
            <w:top w:val="none" w:sz="0" w:space="0" w:color="auto"/>
            <w:left w:val="none" w:sz="0" w:space="0" w:color="auto"/>
            <w:bottom w:val="none" w:sz="0" w:space="0" w:color="auto"/>
            <w:right w:val="none" w:sz="0" w:space="0" w:color="auto"/>
          </w:divBdr>
        </w:div>
        <w:div w:id="723984485">
          <w:marLeft w:val="640"/>
          <w:marRight w:val="0"/>
          <w:marTop w:val="0"/>
          <w:marBottom w:val="0"/>
          <w:divBdr>
            <w:top w:val="none" w:sz="0" w:space="0" w:color="auto"/>
            <w:left w:val="none" w:sz="0" w:space="0" w:color="auto"/>
            <w:bottom w:val="none" w:sz="0" w:space="0" w:color="auto"/>
            <w:right w:val="none" w:sz="0" w:space="0" w:color="auto"/>
          </w:divBdr>
        </w:div>
        <w:div w:id="1200242271">
          <w:marLeft w:val="640"/>
          <w:marRight w:val="0"/>
          <w:marTop w:val="0"/>
          <w:marBottom w:val="0"/>
          <w:divBdr>
            <w:top w:val="none" w:sz="0" w:space="0" w:color="auto"/>
            <w:left w:val="none" w:sz="0" w:space="0" w:color="auto"/>
            <w:bottom w:val="none" w:sz="0" w:space="0" w:color="auto"/>
            <w:right w:val="none" w:sz="0" w:space="0" w:color="auto"/>
          </w:divBdr>
        </w:div>
        <w:div w:id="1262185842">
          <w:marLeft w:val="640"/>
          <w:marRight w:val="0"/>
          <w:marTop w:val="0"/>
          <w:marBottom w:val="0"/>
          <w:divBdr>
            <w:top w:val="none" w:sz="0" w:space="0" w:color="auto"/>
            <w:left w:val="none" w:sz="0" w:space="0" w:color="auto"/>
            <w:bottom w:val="none" w:sz="0" w:space="0" w:color="auto"/>
            <w:right w:val="none" w:sz="0" w:space="0" w:color="auto"/>
          </w:divBdr>
        </w:div>
        <w:div w:id="1239709836">
          <w:marLeft w:val="640"/>
          <w:marRight w:val="0"/>
          <w:marTop w:val="0"/>
          <w:marBottom w:val="0"/>
          <w:divBdr>
            <w:top w:val="none" w:sz="0" w:space="0" w:color="auto"/>
            <w:left w:val="none" w:sz="0" w:space="0" w:color="auto"/>
            <w:bottom w:val="none" w:sz="0" w:space="0" w:color="auto"/>
            <w:right w:val="none" w:sz="0" w:space="0" w:color="auto"/>
          </w:divBdr>
        </w:div>
        <w:div w:id="882865981">
          <w:marLeft w:val="640"/>
          <w:marRight w:val="0"/>
          <w:marTop w:val="0"/>
          <w:marBottom w:val="0"/>
          <w:divBdr>
            <w:top w:val="none" w:sz="0" w:space="0" w:color="auto"/>
            <w:left w:val="none" w:sz="0" w:space="0" w:color="auto"/>
            <w:bottom w:val="none" w:sz="0" w:space="0" w:color="auto"/>
            <w:right w:val="none" w:sz="0" w:space="0" w:color="auto"/>
          </w:divBdr>
        </w:div>
      </w:divsChild>
    </w:div>
    <w:div w:id="289939280">
      <w:bodyDiv w:val="1"/>
      <w:marLeft w:val="0"/>
      <w:marRight w:val="0"/>
      <w:marTop w:val="0"/>
      <w:marBottom w:val="0"/>
      <w:divBdr>
        <w:top w:val="none" w:sz="0" w:space="0" w:color="auto"/>
        <w:left w:val="none" w:sz="0" w:space="0" w:color="auto"/>
        <w:bottom w:val="none" w:sz="0" w:space="0" w:color="auto"/>
        <w:right w:val="none" w:sz="0" w:space="0" w:color="auto"/>
      </w:divBdr>
    </w:div>
    <w:div w:id="290719755">
      <w:bodyDiv w:val="1"/>
      <w:marLeft w:val="0"/>
      <w:marRight w:val="0"/>
      <w:marTop w:val="0"/>
      <w:marBottom w:val="0"/>
      <w:divBdr>
        <w:top w:val="none" w:sz="0" w:space="0" w:color="auto"/>
        <w:left w:val="none" w:sz="0" w:space="0" w:color="auto"/>
        <w:bottom w:val="none" w:sz="0" w:space="0" w:color="auto"/>
        <w:right w:val="none" w:sz="0" w:space="0" w:color="auto"/>
      </w:divBdr>
      <w:divsChild>
        <w:div w:id="1768042904">
          <w:marLeft w:val="640"/>
          <w:marRight w:val="0"/>
          <w:marTop w:val="0"/>
          <w:marBottom w:val="0"/>
          <w:divBdr>
            <w:top w:val="none" w:sz="0" w:space="0" w:color="auto"/>
            <w:left w:val="none" w:sz="0" w:space="0" w:color="auto"/>
            <w:bottom w:val="none" w:sz="0" w:space="0" w:color="auto"/>
            <w:right w:val="none" w:sz="0" w:space="0" w:color="auto"/>
          </w:divBdr>
        </w:div>
        <w:div w:id="871386628">
          <w:marLeft w:val="640"/>
          <w:marRight w:val="0"/>
          <w:marTop w:val="0"/>
          <w:marBottom w:val="0"/>
          <w:divBdr>
            <w:top w:val="none" w:sz="0" w:space="0" w:color="auto"/>
            <w:left w:val="none" w:sz="0" w:space="0" w:color="auto"/>
            <w:bottom w:val="none" w:sz="0" w:space="0" w:color="auto"/>
            <w:right w:val="none" w:sz="0" w:space="0" w:color="auto"/>
          </w:divBdr>
        </w:div>
        <w:div w:id="46877647">
          <w:marLeft w:val="640"/>
          <w:marRight w:val="0"/>
          <w:marTop w:val="0"/>
          <w:marBottom w:val="0"/>
          <w:divBdr>
            <w:top w:val="none" w:sz="0" w:space="0" w:color="auto"/>
            <w:left w:val="none" w:sz="0" w:space="0" w:color="auto"/>
            <w:bottom w:val="none" w:sz="0" w:space="0" w:color="auto"/>
            <w:right w:val="none" w:sz="0" w:space="0" w:color="auto"/>
          </w:divBdr>
        </w:div>
        <w:div w:id="1667005432">
          <w:marLeft w:val="640"/>
          <w:marRight w:val="0"/>
          <w:marTop w:val="0"/>
          <w:marBottom w:val="0"/>
          <w:divBdr>
            <w:top w:val="none" w:sz="0" w:space="0" w:color="auto"/>
            <w:left w:val="none" w:sz="0" w:space="0" w:color="auto"/>
            <w:bottom w:val="none" w:sz="0" w:space="0" w:color="auto"/>
            <w:right w:val="none" w:sz="0" w:space="0" w:color="auto"/>
          </w:divBdr>
        </w:div>
        <w:div w:id="2024892535">
          <w:marLeft w:val="640"/>
          <w:marRight w:val="0"/>
          <w:marTop w:val="0"/>
          <w:marBottom w:val="0"/>
          <w:divBdr>
            <w:top w:val="none" w:sz="0" w:space="0" w:color="auto"/>
            <w:left w:val="none" w:sz="0" w:space="0" w:color="auto"/>
            <w:bottom w:val="none" w:sz="0" w:space="0" w:color="auto"/>
            <w:right w:val="none" w:sz="0" w:space="0" w:color="auto"/>
          </w:divBdr>
        </w:div>
        <w:div w:id="902368793">
          <w:marLeft w:val="640"/>
          <w:marRight w:val="0"/>
          <w:marTop w:val="0"/>
          <w:marBottom w:val="0"/>
          <w:divBdr>
            <w:top w:val="none" w:sz="0" w:space="0" w:color="auto"/>
            <w:left w:val="none" w:sz="0" w:space="0" w:color="auto"/>
            <w:bottom w:val="none" w:sz="0" w:space="0" w:color="auto"/>
            <w:right w:val="none" w:sz="0" w:space="0" w:color="auto"/>
          </w:divBdr>
        </w:div>
        <w:div w:id="1345741646">
          <w:marLeft w:val="640"/>
          <w:marRight w:val="0"/>
          <w:marTop w:val="0"/>
          <w:marBottom w:val="0"/>
          <w:divBdr>
            <w:top w:val="none" w:sz="0" w:space="0" w:color="auto"/>
            <w:left w:val="none" w:sz="0" w:space="0" w:color="auto"/>
            <w:bottom w:val="none" w:sz="0" w:space="0" w:color="auto"/>
            <w:right w:val="none" w:sz="0" w:space="0" w:color="auto"/>
          </w:divBdr>
        </w:div>
        <w:div w:id="1260605080">
          <w:marLeft w:val="640"/>
          <w:marRight w:val="0"/>
          <w:marTop w:val="0"/>
          <w:marBottom w:val="0"/>
          <w:divBdr>
            <w:top w:val="none" w:sz="0" w:space="0" w:color="auto"/>
            <w:left w:val="none" w:sz="0" w:space="0" w:color="auto"/>
            <w:bottom w:val="none" w:sz="0" w:space="0" w:color="auto"/>
            <w:right w:val="none" w:sz="0" w:space="0" w:color="auto"/>
          </w:divBdr>
        </w:div>
        <w:div w:id="919293584">
          <w:marLeft w:val="640"/>
          <w:marRight w:val="0"/>
          <w:marTop w:val="0"/>
          <w:marBottom w:val="0"/>
          <w:divBdr>
            <w:top w:val="none" w:sz="0" w:space="0" w:color="auto"/>
            <w:left w:val="none" w:sz="0" w:space="0" w:color="auto"/>
            <w:bottom w:val="none" w:sz="0" w:space="0" w:color="auto"/>
            <w:right w:val="none" w:sz="0" w:space="0" w:color="auto"/>
          </w:divBdr>
        </w:div>
        <w:div w:id="32047471">
          <w:marLeft w:val="640"/>
          <w:marRight w:val="0"/>
          <w:marTop w:val="0"/>
          <w:marBottom w:val="0"/>
          <w:divBdr>
            <w:top w:val="none" w:sz="0" w:space="0" w:color="auto"/>
            <w:left w:val="none" w:sz="0" w:space="0" w:color="auto"/>
            <w:bottom w:val="none" w:sz="0" w:space="0" w:color="auto"/>
            <w:right w:val="none" w:sz="0" w:space="0" w:color="auto"/>
          </w:divBdr>
        </w:div>
        <w:div w:id="127017720">
          <w:marLeft w:val="640"/>
          <w:marRight w:val="0"/>
          <w:marTop w:val="0"/>
          <w:marBottom w:val="0"/>
          <w:divBdr>
            <w:top w:val="none" w:sz="0" w:space="0" w:color="auto"/>
            <w:left w:val="none" w:sz="0" w:space="0" w:color="auto"/>
            <w:bottom w:val="none" w:sz="0" w:space="0" w:color="auto"/>
            <w:right w:val="none" w:sz="0" w:space="0" w:color="auto"/>
          </w:divBdr>
        </w:div>
      </w:divsChild>
    </w:div>
    <w:div w:id="293869248">
      <w:bodyDiv w:val="1"/>
      <w:marLeft w:val="0"/>
      <w:marRight w:val="0"/>
      <w:marTop w:val="0"/>
      <w:marBottom w:val="0"/>
      <w:divBdr>
        <w:top w:val="none" w:sz="0" w:space="0" w:color="auto"/>
        <w:left w:val="none" w:sz="0" w:space="0" w:color="auto"/>
        <w:bottom w:val="none" w:sz="0" w:space="0" w:color="auto"/>
        <w:right w:val="none" w:sz="0" w:space="0" w:color="auto"/>
      </w:divBdr>
      <w:divsChild>
        <w:div w:id="1822430441">
          <w:marLeft w:val="640"/>
          <w:marRight w:val="0"/>
          <w:marTop w:val="0"/>
          <w:marBottom w:val="0"/>
          <w:divBdr>
            <w:top w:val="none" w:sz="0" w:space="0" w:color="auto"/>
            <w:left w:val="none" w:sz="0" w:space="0" w:color="auto"/>
            <w:bottom w:val="none" w:sz="0" w:space="0" w:color="auto"/>
            <w:right w:val="none" w:sz="0" w:space="0" w:color="auto"/>
          </w:divBdr>
        </w:div>
        <w:div w:id="954097031">
          <w:marLeft w:val="640"/>
          <w:marRight w:val="0"/>
          <w:marTop w:val="0"/>
          <w:marBottom w:val="0"/>
          <w:divBdr>
            <w:top w:val="none" w:sz="0" w:space="0" w:color="auto"/>
            <w:left w:val="none" w:sz="0" w:space="0" w:color="auto"/>
            <w:bottom w:val="none" w:sz="0" w:space="0" w:color="auto"/>
            <w:right w:val="none" w:sz="0" w:space="0" w:color="auto"/>
          </w:divBdr>
        </w:div>
        <w:div w:id="520827426">
          <w:marLeft w:val="640"/>
          <w:marRight w:val="0"/>
          <w:marTop w:val="0"/>
          <w:marBottom w:val="0"/>
          <w:divBdr>
            <w:top w:val="none" w:sz="0" w:space="0" w:color="auto"/>
            <w:left w:val="none" w:sz="0" w:space="0" w:color="auto"/>
            <w:bottom w:val="none" w:sz="0" w:space="0" w:color="auto"/>
            <w:right w:val="none" w:sz="0" w:space="0" w:color="auto"/>
          </w:divBdr>
        </w:div>
        <w:div w:id="1713335579">
          <w:marLeft w:val="640"/>
          <w:marRight w:val="0"/>
          <w:marTop w:val="0"/>
          <w:marBottom w:val="0"/>
          <w:divBdr>
            <w:top w:val="none" w:sz="0" w:space="0" w:color="auto"/>
            <w:left w:val="none" w:sz="0" w:space="0" w:color="auto"/>
            <w:bottom w:val="none" w:sz="0" w:space="0" w:color="auto"/>
            <w:right w:val="none" w:sz="0" w:space="0" w:color="auto"/>
          </w:divBdr>
        </w:div>
        <w:div w:id="1589995086">
          <w:marLeft w:val="640"/>
          <w:marRight w:val="0"/>
          <w:marTop w:val="0"/>
          <w:marBottom w:val="0"/>
          <w:divBdr>
            <w:top w:val="none" w:sz="0" w:space="0" w:color="auto"/>
            <w:left w:val="none" w:sz="0" w:space="0" w:color="auto"/>
            <w:bottom w:val="none" w:sz="0" w:space="0" w:color="auto"/>
            <w:right w:val="none" w:sz="0" w:space="0" w:color="auto"/>
          </w:divBdr>
        </w:div>
        <w:div w:id="1587497145">
          <w:marLeft w:val="640"/>
          <w:marRight w:val="0"/>
          <w:marTop w:val="0"/>
          <w:marBottom w:val="0"/>
          <w:divBdr>
            <w:top w:val="none" w:sz="0" w:space="0" w:color="auto"/>
            <w:left w:val="none" w:sz="0" w:space="0" w:color="auto"/>
            <w:bottom w:val="none" w:sz="0" w:space="0" w:color="auto"/>
            <w:right w:val="none" w:sz="0" w:space="0" w:color="auto"/>
          </w:divBdr>
        </w:div>
        <w:div w:id="142310828">
          <w:marLeft w:val="640"/>
          <w:marRight w:val="0"/>
          <w:marTop w:val="0"/>
          <w:marBottom w:val="0"/>
          <w:divBdr>
            <w:top w:val="none" w:sz="0" w:space="0" w:color="auto"/>
            <w:left w:val="none" w:sz="0" w:space="0" w:color="auto"/>
            <w:bottom w:val="none" w:sz="0" w:space="0" w:color="auto"/>
            <w:right w:val="none" w:sz="0" w:space="0" w:color="auto"/>
          </w:divBdr>
        </w:div>
        <w:div w:id="1290041722">
          <w:marLeft w:val="640"/>
          <w:marRight w:val="0"/>
          <w:marTop w:val="0"/>
          <w:marBottom w:val="0"/>
          <w:divBdr>
            <w:top w:val="none" w:sz="0" w:space="0" w:color="auto"/>
            <w:left w:val="none" w:sz="0" w:space="0" w:color="auto"/>
            <w:bottom w:val="none" w:sz="0" w:space="0" w:color="auto"/>
            <w:right w:val="none" w:sz="0" w:space="0" w:color="auto"/>
          </w:divBdr>
        </w:div>
        <w:div w:id="1579749556">
          <w:marLeft w:val="640"/>
          <w:marRight w:val="0"/>
          <w:marTop w:val="0"/>
          <w:marBottom w:val="0"/>
          <w:divBdr>
            <w:top w:val="none" w:sz="0" w:space="0" w:color="auto"/>
            <w:left w:val="none" w:sz="0" w:space="0" w:color="auto"/>
            <w:bottom w:val="none" w:sz="0" w:space="0" w:color="auto"/>
            <w:right w:val="none" w:sz="0" w:space="0" w:color="auto"/>
          </w:divBdr>
        </w:div>
        <w:div w:id="1614091498">
          <w:marLeft w:val="640"/>
          <w:marRight w:val="0"/>
          <w:marTop w:val="0"/>
          <w:marBottom w:val="0"/>
          <w:divBdr>
            <w:top w:val="none" w:sz="0" w:space="0" w:color="auto"/>
            <w:left w:val="none" w:sz="0" w:space="0" w:color="auto"/>
            <w:bottom w:val="none" w:sz="0" w:space="0" w:color="auto"/>
            <w:right w:val="none" w:sz="0" w:space="0" w:color="auto"/>
          </w:divBdr>
        </w:div>
        <w:div w:id="1487280261">
          <w:marLeft w:val="640"/>
          <w:marRight w:val="0"/>
          <w:marTop w:val="0"/>
          <w:marBottom w:val="0"/>
          <w:divBdr>
            <w:top w:val="none" w:sz="0" w:space="0" w:color="auto"/>
            <w:left w:val="none" w:sz="0" w:space="0" w:color="auto"/>
            <w:bottom w:val="none" w:sz="0" w:space="0" w:color="auto"/>
            <w:right w:val="none" w:sz="0" w:space="0" w:color="auto"/>
          </w:divBdr>
        </w:div>
        <w:div w:id="585572591">
          <w:marLeft w:val="640"/>
          <w:marRight w:val="0"/>
          <w:marTop w:val="0"/>
          <w:marBottom w:val="0"/>
          <w:divBdr>
            <w:top w:val="none" w:sz="0" w:space="0" w:color="auto"/>
            <w:left w:val="none" w:sz="0" w:space="0" w:color="auto"/>
            <w:bottom w:val="none" w:sz="0" w:space="0" w:color="auto"/>
            <w:right w:val="none" w:sz="0" w:space="0" w:color="auto"/>
          </w:divBdr>
        </w:div>
      </w:divsChild>
    </w:div>
    <w:div w:id="299385493">
      <w:bodyDiv w:val="1"/>
      <w:marLeft w:val="0"/>
      <w:marRight w:val="0"/>
      <w:marTop w:val="0"/>
      <w:marBottom w:val="0"/>
      <w:divBdr>
        <w:top w:val="none" w:sz="0" w:space="0" w:color="auto"/>
        <w:left w:val="none" w:sz="0" w:space="0" w:color="auto"/>
        <w:bottom w:val="none" w:sz="0" w:space="0" w:color="auto"/>
        <w:right w:val="none" w:sz="0" w:space="0" w:color="auto"/>
      </w:divBdr>
      <w:divsChild>
        <w:div w:id="395056285">
          <w:marLeft w:val="640"/>
          <w:marRight w:val="0"/>
          <w:marTop w:val="0"/>
          <w:marBottom w:val="0"/>
          <w:divBdr>
            <w:top w:val="none" w:sz="0" w:space="0" w:color="auto"/>
            <w:left w:val="none" w:sz="0" w:space="0" w:color="auto"/>
            <w:bottom w:val="none" w:sz="0" w:space="0" w:color="auto"/>
            <w:right w:val="none" w:sz="0" w:space="0" w:color="auto"/>
          </w:divBdr>
        </w:div>
        <w:div w:id="1359894838">
          <w:marLeft w:val="640"/>
          <w:marRight w:val="0"/>
          <w:marTop w:val="0"/>
          <w:marBottom w:val="0"/>
          <w:divBdr>
            <w:top w:val="none" w:sz="0" w:space="0" w:color="auto"/>
            <w:left w:val="none" w:sz="0" w:space="0" w:color="auto"/>
            <w:bottom w:val="none" w:sz="0" w:space="0" w:color="auto"/>
            <w:right w:val="none" w:sz="0" w:space="0" w:color="auto"/>
          </w:divBdr>
        </w:div>
        <w:div w:id="111823928">
          <w:marLeft w:val="640"/>
          <w:marRight w:val="0"/>
          <w:marTop w:val="0"/>
          <w:marBottom w:val="0"/>
          <w:divBdr>
            <w:top w:val="none" w:sz="0" w:space="0" w:color="auto"/>
            <w:left w:val="none" w:sz="0" w:space="0" w:color="auto"/>
            <w:bottom w:val="none" w:sz="0" w:space="0" w:color="auto"/>
            <w:right w:val="none" w:sz="0" w:space="0" w:color="auto"/>
          </w:divBdr>
        </w:div>
        <w:div w:id="231351560">
          <w:marLeft w:val="640"/>
          <w:marRight w:val="0"/>
          <w:marTop w:val="0"/>
          <w:marBottom w:val="0"/>
          <w:divBdr>
            <w:top w:val="none" w:sz="0" w:space="0" w:color="auto"/>
            <w:left w:val="none" w:sz="0" w:space="0" w:color="auto"/>
            <w:bottom w:val="none" w:sz="0" w:space="0" w:color="auto"/>
            <w:right w:val="none" w:sz="0" w:space="0" w:color="auto"/>
          </w:divBdr>
        </w:div>
        <w:div w:id="642930908">
          <w:marLeft w:val="640"/>
          <w:marRight w:val="0"/>
          <w:marTop w:val="0"/>
          <w:marBottom w:val="0"/>
          <w:divBdr>
            <w:top w:val="none" w:sz="0" w:space="0" w:color="auto"/>
            <w:left w:val="none" w:sz="0" w:space="0" w:color="auto"/>
            <w:bottom w:val="none" w:sz="0" w:space="0" w:color="auto"/>
            <w:right w:val="none" w:sz="0" w:space="0" w:color="auto"/>
          </w:divBdr>
        </w:div>
        <w:div w:id="267589150">
          <w:marLeft w:val="640"/>
          <w:marRight w:val="0"/>
          <w:marTop w:val="0"/>
          <w:marBottom w:val="0"/>
          <w:divBdr>
            <w:top w:val="none" w:sz="0" w:space="0" w:color="auto"/>
            <w:left w:val="none" w:sz="0" w:space="0" w:color="auto"/>
            <w:bottom w:val="none" w:sz="0" w:space="0" w:color="auto"/>
            <w:right w:val="none" w:sz="0" w:space="0" w:color="auto"/>
          </w:divBdr>
        </w:div>
        <w:div w:id="66922563">
          <w:marLeft w:val="640"/>
          <w:marRight w:val="0"/>
          <w:marTop w:val="0"/>
          <w:marBottom w:val="0"/>
          <w:divBdr>
            <w:top w:val="none" w:sz="0" w:space="0" w:color="auto"/>
            <w:left w:val="none" w:sz="0" w:space="0" w:color="auto"/>
            <w:bottom w:val="none" w:sz="0" w:space="0" w:color="auto"/>
            <w:right w:val="none" w:sz="0" w:space="0" w:color="auto"/>
          </w:divBdr>
        </w:div>
        <w:div w:id="613829155">
          <w:marLeft w:val="640"/>
          <w:marRight w:val="0"/>
          <w:marTop w:val="0"/>
          <w:marBottom w:val="0"/>
          <w:divBdr>
            <w:top w:val="none" w:sz="0" w:space="0" w:color="auto"/>
            <w:left w:val="none" w:sz="0" w:space="0" w:color="auto"/>
            <w:bottom w:val="none" w:sz="0" w:space="0" w:color="auto"/>
            <w:right w:val="none" w:sz="0" w:space="0" w:color="auto"/>
          </w:divBdr>
        </w:div>
        <w:div w:id="1108743611">
          <w:marLeft w:val="640"/>
          <w:marRight w:val="0"/>
          <w:marTop w:val="0"/>
          <w:marBottom w:val="0"/>
          <w:divBdr>
            <w:top w:val="none" w:sz="0" w:space="0" w:color="auto"/>
            <w:left w:val="none" w:sz="0" w:space="0" w:color="auto"/>
            <w:bottom w:val="none" w:sz="0" w:space="0" w:color="auto"/>
            <w:right w:val="none" w:sz="0" w:space="0" w:color="auto"/>
          </w:divBdr>
        </w:div>
        <w:div w:id="1079327960">
          <w:marLeft w:val="640"/>
          <w:marRight w:val="0"/>
          <w:marTop w:val="0"/>
          <w:marBottom w:val="0"/>
          <w:divBdr>
            <w:top w:val="none" w:sz="0" w:space="0" w:color="auto"/>
            <w:left w:val="none" w:sz="0" w:space="0" w:color="auto"/>
            <w:bottom w:val="none" w:sz="0" w:space="0" w:color="auto"/>
            <w:right w:val="none" w:sz="0" w:space="0" w:color="auto"/>
          </w:divBdr>
        </w:div>
        <w:div w:id="1277712494">
          <w:marLeft w:val="640"/>
          <w:marRight w:val="0"/>
          <w:marTop w:val="0"/>
          <w:marBottom w:val="0"/>
          <w:divBdr>
            <w:top w:val="none" w:sz="0" w:space="0" w:color="auto"/>
            <w:left w:val="none" w:sz="0" w:space="0" w:color="auto"/>
            <w:bottom w:val="none" w:sz="0" w:space="0" w:color="auto"/>
            <w:right w:val="none" w:sz="0" w:space="0" w:color="auto"/>
          </w:divBdr>
        </w:div>
        <w:div w:id="543955274">
          <w:marLeft w:val="640"/>
          <w:marRight w:val="0"/>
          <w:marTop w:val="0"/>
          <w:marBottom w:val="0"/>
          <w:divBdr>
            <w:top w:val="none" w:sz="0" w:space="0" w:color="auto"/>
            <w:left w:val="none" w:sz="0" w:space="0" w:color="auto"/>
            <w:bottom w:val="none" w:sz="0" w:space="0" w:color="auto"/>
            <w:right w:val="none" w:sz="0" w:space="0" w:color="auto"/>
          </w:divBdr>
        </w:div>
        <w:div w:id="779490685">
          <w:marLeft w:val="640"/>
          <w:marRight w:val="0"/>
          <w:marTop w:val="0"/>
          <w:marBottom w:val="0"/>
          <w:divBdr>
            <w:top w:val="none" w:sz="0" w:space="0" w:color="auto"/>
            <w:left w:val="none" w:sz="0" w:space="0" w:color="auto"/>
            <w:bottom w:val="none" w:sz="0" w:space="0" w:color="auto"/>
            <w:right w:val="none" w:sz="0" w:space="0" w:color="auto"/>
          </w:divBdr>
        </w:div>
        <w:div w:id="1603953041">
          <w:marLeft w:val="640"/>
          <w:marRight w:val="0"/>
          <w:marTop w:val="0"/>
          <w:marBottom w:val="0"/>
          <w:divBdr>
            <w:top w:val="none" w:sz="0" w:space="0" w:color="auto"/>
            <w:left w:val="none" w:sz="0" w:space="0" w:color="auto"/>
            <w:bottom w:val="none" w:sz="0" w:space="0" w:color="auto"/>
            <w:right w:val="none" w:sz="0" w:space="0" w:color="auto"/>
          </w:divBdr>
        </w:div>
      </w:divsChild>
    </w:div>
    <w:div w:id="300577330">
      <w:bodyDiv w:val="1"/>
      <w:marLeft w:val="0"/>
      <w:marRight w:val="0"/>
      <w:marTop w:val="0"/>
      <w:marBottom w:val="0"/>
      <w:divBdr>
        <w:top w:val="none" w:sz="0" w:space="0" w:color="auto"/>
        <w:left w:val="none" w:sz="0" w:space="0" w:color="auto"/>
        <w:bottom w:val="none" w:sz="0" w:space="0" w:color="auto"/>
        <w:right w:val="none" w:sz="0" w:space="0" w:color="auto"/>
      </w:divBdr>
    </w:div>
    <w:div w:id="304089846">
      <w:bodyDiv w:val="1"/>
      <w:marLeft w:val="0"/>
      <w:marRight w:val="0"/>
      <w:marTop w:val="0"/>
      <w:marBottom w:val="0"/>
      <w:divBdr>
        <w:top w:val="none" w:sz="0" w:space="0" w:color="auto"/>
        <w:left w:val="none" w:sz="0" w:space="0" w:color="auto"/>
        <w:bottom w:val="none" w:sz="0" w:space="0" w:color="auto"/>
        <w:right w:val="none" w:sz="0" w:space="0" w:color="auto"/>
      </w:divBdr>
      <w:divsChild>
        <w:div w:id="1528643907">
          <w:marLeft w:val="640"/>
          <w:marRight w:val="0"/>
          <w:marTop w:val="0"/>
          <w:marBottom w:val="0"/>
          <w:divBdr>
            <w:top w:val="none" w:sz="0" w:space="0" w:color="auto"/>
            <w:left w:val="none" w:sz="0" w:space="0" w:color="auto"/>
            <w:bottom w:val="none" w:sz="0" w:space="0" w:color="auto"/>
            <w:right w:val="none" w:sz="0" w:space="0" w:color="auto"/>
          </w:divBdr>
        </w:div>
        <w:div w:id="1118110717">
          <w:marLeft w:val="640"/>
          <w:marRight w:val="0"/>
          <w:marTop w:val="0"/>
          <w:marBottom w:val="0"/>
          <w:divBdr>
            <w:top w:val="none" w:sz="0" w:space="0" w:color="auto"/>
            <w:left w:val="none" w:sz="0" w:space="0" w:color="auto"/>
            <w:bottom w:val="none" w:sz="0" w:space="0" w:color="auto"/>
            <w:right w:val="none" w:sz="0" w:space="0" w:color="auto"/>
          </w:divBdr>
        </w:div>
        <w:div w:id="172308675">
          <w:marLeft w:val="640"/>
          <w:marRight w:val="0"/>
          <w:marTop w:val="0"/>
          <w:marBottom w:val="0"/>
          <w:divBdr>
            <w:top w:val="none" w:sz="0" w:space="0" w:color="auto"/>
            <w:left w:val="none" w:sz="0" w:space="0" w:color="auto"/>
            <w:bottom w:val="none" w:sz="0" w:space="0" w:color="auto"/>
            <w:right w:val="none" w:sz="0" w:space="0" w:color="auto"/>
          </w:divBdr>
        </w:div>
        <w:div w:id="895311616">
          <w:marLeft w:val="640"/>
          <w:marRight w:val="0"/>
          <w:marTop w:val="0"/>
          <w:marBottom w:val="0"/>
          <w:divBdr>
            <w:top w:val="none" w:sz="0" w:space="0" w:color="auto"/>
            <w:left w:val="none" w:sz="0" w:space="0" w:color="auto"/>
            <w:bottom w:val="none" w:sz="0" w:space="0" w:color="auto"/>
            <w:right w:val="none" w:sz="0" w:space="0" w:color="auto"/>
          </w:divBdr>
        </w:div>
        <w:div w:id="640579956">
          <w:marLeft w:val="640"/>
          <w:marRight w:val="0"/>
          <w:marTop w:val="0"/>
          <w:marBottom w:val="0"/>
          <w:divBdr>
            <w:top w:val="none" w:sz="0" w:space="0" w:color="auto"/>
            <w:left w:val="none" w:sz="0" w:space="0" w:color="auto"/>
            <w:bottom w:val="none" w:sz="0" w:space="0" w:color="auto"/>
            <w:right w:val="none" w:sz="0" w:space="0" w:color="auto"/>
          </w:divBdr>
        </w:div>
        <w:div w:id="155000527">
          <w:marLeft w:val="640"/>
          <w:marRight w:val="0"/>
          <w:marTop w:val="0"/>
          <w:marBottom w:val="0"/>
          <w:divBdr>
            <w:top w:val="none" w:sz="0" w:space="0" w:color="auto"/>
            <w:left w:val="none" w:sz="0" w:space="0" w:color="auto"/>
            <w:bottom w:val="none" w:sz="0" w:space="0" w:color="auto"/>
            <w:right w:val="none" w:sz="0" w:space="0" w:color="auto"/>
          </w:divBdr>
        </w:div>
        <w:div w:id="1958945278">
          <w:marLeft w:val="640"/>
          <w:marRight w:val="0"/>
          <w:marTop w:val="0"/>
          <w:marBottom w:val="0"/>
          <w:divBdr>
            <w:top w:val="none" w:sz="0" w:space="0" w:color="auto"/>
            <w:left w:val="none" w:sz="0" w:space="0" w:color="auto"/>
            <w:bottom w:val="none" w:sz="0" w:space="0" w:color="auto"/>
            <w:right w:val="none" w:sz="0" w:space="0" w:color="auto"/>
          </w:divBdr>
        </w:div>
        <w:div w:id="435053429">
          <w:marLeft w:val="640"/>
          <w:marRight w:val="0"/>
          <w:marTop w:val="0"/>
          <w:marBottom w:val="0"/>
          <w:divBdr>
            <w:top w:val="none" w:sz="0" w:space="0" w:color="auto"/>
            <w:left w:val="none" w:sz="0" w:space="0" w:color="auto"/>
            <w:bottom w:val="none" w:sz="0" w:space="0" w:color="auto"/>
            <w:right w:val="none" w:sz="0" w:space="0" w:color="auto"/>
          </w:divBdr>
        </w:div>
        <w:div w:id="930160225">
          <w:marLeft w:val="640"/>
          <w:marRight w:val="0"/>
          <w:marTop w:val="0"/>
          <w:marBottom w:val="0"/>
          <w:divBdr>
            <w:top w:val="none" w:sz="0" w:space="0" w:color="auto"/>
            <w:left w:val="none" w:sz="0" w:space="0" w:color="auto"/>
            <w:bottom w:val="none" w:sz="0" w:space="0" w:color="auto"/>
            <w:right w:val="none" w:sz="0" w:space="0" w:color="auto"/>
          </w:divBdr>
        </w:div>
        <w:div w:id="5449922">
          <w:marLeft w:val="640"/>
          <w:marRight w:val="0"/>
          <w:marTop w:val="0"/>
          <w:marBottom w:val="0"/>
          <w:divBdr>
            <w:top w:val="none" w:sz="0" w:space="0" w:color="auto"/>
            <w:left w:val="none" w:sz="0" w:space="0" w:color="auto"/>
            <w:bottom w:val="none" w:sz="0" w:space="0" w:color="auto"/>
            <w:right w:val="none" w:sz="0" w:space="0" w:color="auto"/>
          </w:divBdr>
        </w:div>
        <w:div w:id="928391334">
          <w:marLeft w:val="640"/>
          <w:marRight w:val="0"/>
          <w:marTop w:val="0"/>
          <w:marBottom w:val="0"/>
          <w:divBdr>
            <w:top w:val="none" w:sz="0" w:space="0" w:color="auto"/>
            <w:left w:val="none" w:sz="0" w:space="0" w:color="auto"/>
            <w:bottom w:val="none" w:sz="0" w:space="0" w:color="auto"/>
            <w:right w:val="none" w:sz="0" w:space="0" w:color="auto"/>
          </w:divBdr>
        </w:div>
        <w:div w:id="2131822566">
          <w:marLeft w:val="640"/>
          <w:marRight w:val="0"/>
          <w:marTop w:val="0"/>
          <w:marBottom w:val="0"/>
          <w:divBdr>
            <w:top w:val="none" w:sz="0" w:space="0" w:color="auto"/>
            <w:left w:val="none" w:sz="0" w:space="0" w:color="auto"/>
            <w:bottom w:val="none" w:sz="0" w:space="0" w:color="auto"/>
            <w:right w:val="none" w:sz="0" w:space="0" w:color="auto"/>
          </w:divBdr>
        </w:div>
        <w:div w:id="333385738">
          <w:marLeft w:val="640"/>
          <w:marRight w:val="0"/>
          <w:marTop w:val="0"/>
          <w:marBottom w:val="0"/>
          <w:divBdr>
            <w:top w:val="none" w:sz="0" w:space="0" w:color="auto"/>
            <w:left w:val="none" w:sz="0" w:space="0" w:color="auto"/>
            <w:bottom w:val="none" w:sz="0" w:space="0" w:color="auto"/>
            <w:right w:val="none" w:sz="0" w:space="0" w:color="auto"/>
          </w:divBdr>
        </w:div>
        <w:div w:id="1287617962">
          <w:marLeft w:val="640"/>
          <w:marRight w:val="0"/>
          <w:marTop w:val="0"/>
          <w:marBottom w:val="0"/>
          <w:divBdr>
            <w:top w:val="none" w:sz="0" w:space="0" w:color="auto"/>
            <w:left w:val="none" w:sz="0" w:space="0" w:color="auto"/>
            <w:bottom w:val="none" w:sz="0" w:space="0" w:color="auto"/>
            <w:right w:val="none" w:sz="0" w:space="0" w:color="auto"/>
          </w:divBdr>
        </w:div>
        <w:div w:id="366177393">
          <w:marLeft w:val="640"/>
          <w:marRight w:val="0"/>
          <w:marTop w:val="0"/>
          <w:marBottom w:val="0"/>
          <w:divBdr>
            <w:top w:val="none" w:sz="0" w:space="0" w:color="auto"/>
            <w:left w:val="none" w:sz="0" w:space="0" w:color="auto"/>
            <w:bottom w:val="none" w:sz="0" w:space="0" w:color="auto"/>
            <w:right w:val="none" w:sz="0" w:space="0" w:color="auto"/>
          </w:divBdr>
        </w:div>
        <w:div w:id="1109084430">
          <w:marLeft w:val="640"/>
          <w:marRight w:val="0"/>
          <w:marTop w:val="0"/>
          <w:marBottom w:val="0"/>
          <w:divBdr>
            <w:top w:val="none" w:sz="0" w:space="0" w:color="auto"/>
            <w:left w:val="none" w:sz="0" w:space="0" w:color="auto"/>
            <w:bottom w:val="none" w:sz="0" w:space="0" w:color="auto"/>
            <w:right w:val="none" w:sz="0" w:space="0" w:color="auto"/>
          </w:divBdr>
        </w:div>
        <w:div w:id="1037857280">
          <w:marLeft w:val="640"/>
          <w:marRight w:val="0"/>
          <w:marTop w:val="0"/>
          <w:marBottom w:val="0"/>
          <w:divBdr>
            <w:top w:val="none" w:sz="0" w:space="0" w:color="auto"/>
            <w:left w:val="none" w:sz="0" w:space="0" w:color="auto"/>
            <w:bottom w:val="none" w:sz="0" w:space="0" w:color="auto"/>
            <w:right w:val="none" w:sz="0" w:space="0" w:color="auto"/>
          </w:divBdr>
        </w:div>
        <w:div w:id="457185586">
          <w:marLeft w:val="640"/>
          <w:marRight w:val="0"/>
          <w:marTop w:val="0"/>
          <w:marBottom w:val="0"/>
          <w:divBdr>
            <w:top w:val="none" w:sz="0" w:space="0" w:color="auto"/>
            <w:left w:val="none" w:sz="0" w:space="0" w:color="auto"/>
            <w:bottom w:val="none" w:sz="0" w:space="0" w:color="auto"/>
            <w:right w:val="none" w:sz="0" w:space="0" w:color="auto"/>
          </w:divBdr>
        </w:div>
        <w:div w:id="506017312">
          <w:marLeft w:val="640"/>
          <w:marRight w:val="0"/>
          <w:marTop w:val="0"/>
          <w:marBottom w:val="0"/>
          <w:divBdr>
            <w:top w:val="none" w:sz="0" w:space="0" w:color="auto"/>
            <w:left w:val="none" w:sz="0" w:space="0" w:color="auto"/>
            <w:bottom w:val="none" w:sz="0" w:space="0" w:color="auto"/>
            <w:right w:val="none" w:sz="0" w:space="0" w:color="auto"/>
          </w:divBdr>
        </w:div>
      </w:divsChild>
    </w:div>
    <w:div w:id="331495705">
      <w:bodyDiv w:val="1"/>
      <w:marLeft w:val="0"/>
      <w:marRight w:val="0"/>
      <w:marTop w:val="0"/>
      <w:marBottom w:val="0"/>
      <w:divBdr>
        <w:top w:val="none" w:sz="0" w:space="0" w:color="auto"/>
        <w:left w:val="none" w:sz="0" w:space="0" w:color="auto"/>
        <w:bottom w:val="none" w:sz="0" w:space="0" w:color="auto"/>
        <w:right w:val="none" w:sz="0" w:space="0" w:color="auto"/>
      </w:divBdr>
    </w:div>
    <w:div w:id="356349660">
      <w:bodyDiv w:val="1"/>
      <w:marLeft w:val="0"/>
      <w:marRight w:val="0"/>
      <w:marTop w:val="0"/>
      <w:marBottom w:val="0"/>
      <w:divBdr>
        <w:top w:val="none" w:sz="0" w:space="0" w:color="auto"/>
        <w:left w:val="none" w:sz="0" w:space="0" w:color="auto"/>
        <w:bottom w:val="none" w:sz="0" w:space="0" w:color="auto"/>
        <w:right w:val="none" w:sz="0" w:space="0" w:color="auto"/>
      </w:divBdr>
      <w:divsChild>
        <w:div w:id="1021515224">
          <w:marLeft w:val="640"/>
          <w:marRight w:val="0"/>
          <w:marTop w:val="0"/>
          <w:marBottom w:val="0"/>
          <w:divBdr>
            <w:top w:val="none" w:sz="0" w:space="0" w:color="auto"/>
            <w:left w:val="none" w:sz="0" w:space="0" w:color="auto"/>
            <w:bottom w:val="none" w:sz="0" w:space="0" w:color="auto"/>
            <w:right w:val="none" w:sz="0" w:space="0" w:color="auto"/>
          </w:divBdr>
        </w:div>
        <w:div w:id="90593458">
          <w:marLeft w:val="640"/>
          <w:marRight w:val="0"/>
          <w:marTop w:val="0"/>
          <w:marBottom w:val="0"/>
          <w:divBdr>
            <w:top w:val="none" w:sz="0" w:space="0" w:color="auto"/>
            <w:left w:val="none" w:sz="0" w:space="0" w:color="auto"/>
            <w:bottom w:val="none" w:sz="0" w:space="0" w:color="auto"/>
            <w:right w:val="none" w:sz="0" w:space="0" w:color="auto"/>
          </w:divBdr>
        </w:div>
        <w:div w:id="1289824116">
          <w:marLeft w:val="640"/>
          <w:marRight w:val="0"/>
          <w:marTop w:val="0"/>
          <w:marBottom w:val="0"/>
          <w:divBdr>
            <w:top w:val="none" w:sz="0" w:space="0" w:color="auto"/>
            <w:left w:val="none" w:sz="0" w:space="0" w:color="auto"/>
            <w:bottom w:val="none" w:sz="0" w:space="0" w:color="auto"/>
            <w:right w:val="none" w:sz="0" w:space="0" w:color="auto"/>
          </w:divBdr>
        </w:div>
        <w:div w:id="728501488">
          <w:marLeft w:val="640"/>
          <w:marRight w:val="0"/>
          <w:marTop w:val="0"/>
          <w:marBottom w:val="0"/>
          <w:divBdr>
            <w:top w:val="none" w:sz="0" w:space="0" w:color="auto"/>
            <w:left w:val="none" w:sz="0" w:space="0" w:color="auto"/>
            <w:bottom w:val="none" w:sz="0" w:space="0" w:color="auto"/>
            <w:right w:val="none" w:sz="0" w:space="0" w:color="auto"/>
          </w:divBdr>
        </w:div>
        <w:div w:id="1840265604">
          <w:marLeft w:val="640"/>
          <w:marRight w:val="0"/>
          <w:marTop w:val="0"/>
          <w:marBottom w:val="0"/>
          <w:divBdr>
            <w:top w:val="none" w:sz="0" w:space="0" w:color="auto"/>
            <w:left w:val="none" w:sz="0" w:space="0" w:color="auto"/>
            <w:bottom w:val="none" w:sz="0" w:space="0" w:color="auto"/>
            <w:right w:val="none" w:sz="0" w:space="0" w:color="auto"/>
          </w:divBdr>
        </w:div>
        <w:div w:id="669674146">
          <w:marLeft w:val="640"/>
          <w:marRight w:val="0"/>
          <w:marTop w:val="0"/>
          <w:marBottom w:val="0"/>
          <w:divBdr>
            <w:top w:val="none" w:sz="0" w:space="0" w:color="auto"/>
            <w:left w:val="none" w:sz="0" w:space="0" w:color="auto"/>
            <w:bottom w:val="none" w:sz="0" w:space="0" w:color="auto"/>
            <w:right w:val="none" w:sz="0" w:space="0" w:color="auto"/>
          </w:divBdr>
        </w:div>
        <w:div w:id="1999916370">
          <w:marLeft w:val="640"/>
          <w:marRight w:val="0"/>
          <w:marTop w:val="0"/>
          <w:marBottom w:val="0"/>
          <w:divBdr>
            <w:top w:val="none" w:sz="0" w:space="0" w:color="auto"/>
            <w:left w:val="none" w:sz="0" w:space="0" w:color="auto"/>
            <w:bottom w:val="none" w:sz="0" w:space="0" w:color="auto"/>
            <w:right w:val="none" w:sz="0" w:space="0" w:color="auto"/>
          </w:divBdr>
        </w:div>
        <w:div w:id="1557231055">
          <w:marLeft w:val="640"/>
          <w:marRight w:val="0"/>
          <w:marTop w:val="0"/>
          <w:marBottom w:val="0"/>
          <w:divBdr>
            <w:top w:val="none" w:sz="0" w:space="0" w:color="auto"/>
            <w:left w:val="none" w:sz="0" w:space="0" w:color="auto"/>
            <w:bottom w:val="none" w:sz="0" w:space="0" w:color="auto"/>
            <w:right w:val="none" w:sz="0" w:space="0" w:color="auto"/>
          </w:divBdr>
        </w:div>
        <w:div w:id="896624685">
          <w:marLeft w:val="640"/>
          <w:marRight w:val="0"/>
          <w:marTop w:val="0"/>
          <w:marBottom w:val="0"/>
          <w:divBdr>
            <w:top w:val="none" w:sz="0" w:space="0" w:color="auto"/>
            <w:left w:val="none" w:sz="0" w:space="0" w:color="auto"/>
            <w:bottom w:val="none" w:sz="0" w:space="0" w:color="auto"/>
            <w:right w:val="none" w:sz="0" w:space="0" w:color="auto"/>
          </w:divBdr>
        </w:div>
        <w:div w:id="808280316">
          <w:marLeft w:val="640"/>
          <w:marRight w:val="0"/>
          <w:marTop w:val="0"/>
          <w:marBottom w:val="0"/>
          <w:divBdr>
            <w:top w:val="none" w:sz="0" w:space="0" w:color="auto"/>
            <w:left w:val="none" w:sz="0" w:space="0" w:color="auto"/>
            <w:bottom w:val="none" w:sz="0" w:space="0" w:color="auto"/>
            <w:right w:val="none" w:sz="0" w:space="0" w:color="auto"/>
          </w:divBdr>
        </w:div>
        <w:div w:id="1041441601">
          <w:marLeft w:val="640"/>
          <w:marRight w:val="0"/>
          <w:marTop w:val="0"/>
          <w:marBottom w:val="0"/>
          <w:divBdr>
            <w:top w:val="none" w:sz="0" w:space="0" w:color="auto"/>
            <w:left w:val="none" w:sz="0" w:space="0" w:color="auto"/>
            <w:bottom w:val="none" w:sz="0" w:space="0" w:color="auto"/>
            <w:right w:val="none" w:sz="0" w:space="0" w:color="auto"/>
          </w:divBdr>
        </w:div>
        <w:div w:id="45960681">
          <w:marLeft w:val="640"/>
          <w:marRight w:val="0"/>
          <w:marTop w:val="0"/>
          <w:marBottom w:val="0"/>
          <w:divBdr>
            <w:top w:val="none" w:sz="0" w:space="0" w:color="auto"/>
            <w:left w:val="none" w:sz="0" w:space="0" w:color="auto"/>
            <w:bottom w:val="none" w:sz="0" w:space="0" w:color="auto"/>
            <w:right w:val="none" w:sz="0" w:space="0" w:color="auto"/>
          </w:divBdr>
        </w:div>
      </w:divsChild>
    </w:div>
    <w:div w:id="364411408">
      <w:bodyDiv w:val="1"/>
      <w:marLeft w:val="0"/>
      <w:marRight w:val="0"/>
      <w:marTop w:val="0"/>
      <w:marBottom w:val="0"/>
      <w:divBdr>
        <w:top w:val="none" w:sz="0" w:space="0" w:color="auto"/>
        <w:left w:val="none" w:sz="0" w:space="0" w:color="auto"/>
        <w:bottom w:val="none" w:sz="0" w:space="0" w:color="auto"/>
        <w:right w:val="none" w:sz="0" w:space="0" w:color="auto"/>
      </w:divBdr>
    </w:div>
    <w:div w:id="368143577">
      <w:bodyDiv w:val="1"/>
      <w:marLeft w:val="0"/>
      <w:marRight w:val="0"/>
      <w:marTop w:val="0"/>
      <w:marBottom w:val="0"/>
      <w:divBdr>
        <w:top w:val="none" w:sz="0" w:space="0" w:color="auto"/>
        <w:left w:val="none" w:sz="0" w:space="0" w:color="auto"/>
        <w:bottom w:val="none" w:sz="0" w:space="0" w:color="auto"/>
        <w:right w:val="none" w:sz="0" w:space="0" w:color="auto"/>
      </w:divBdr>
      <w:divsChild>
        <w:div w:id="2054696237">
          <w:marLeft w:val="640"/>
          <w:marRight w:val="0"/>
          <w:marTop w:val="0"/>
          <w:marBottom w:val="0"/>
          <w:divBdr>
            <w:top w:val="none" w:sz="0" w:space="0" w:color="auto"/>
            <w:left w:val="none" w:sz="0" w:space="0" w:color="auto"/>
            <w:bottom w:val="none" w:sz="0" w:space="0" w:color="auto"/>
            <w:right w:val="none" w:sz="0" w:space="0" w:color="auto"/>
          </w:divBdr>
        </w:div>
        <w:div w:id="994532580">
          <w:marLeft w:val="640"/>
          <w:marRight w:val="0"/>
          <w:marTop w:val="0"/>
          <w:marBottom w:val="0"/>
          <w:divBdr>
            <w:top w:val="none" w:sz="0" w:space="0" w:color="auto"/>
            <w:left w:val="none" w:sz="0" w:space="0" w:color="auto"/>
            <w:bottom w:val="none" w:sz="0" w:space="0" w:color="auto"/>
            <w:right w:val="none" w:sz="0" w:space="0" w:color="auto"/>
          </w:divBdr>
        </w:div>
        <w:div w:id="1035541661">
          <w:marLeft w:val="640"/>
          <w:marRight w:val="0"/>
          <w:marTop w:val="0"/>
          <w:marBottom w:val="0"/>
          <w:divBdr>
            <w:top w:val="none" w:sz="0" w:space="0" w:color="auto"/>
            <w:left w:val="none" w:sz="0" w:space="0" w:color="auto"/>
            <w:bottom w:val="none" w:sz="0" w:space="0" w:color="auto"/>
            <w:right w:val="none" w:sz="0" w:space="0" w:color="auto"/>
          </w:divBdr>
        </w:div>
        <w:div w:id="1139107090">
          <w:marLeft w:val="640"/>
          <w:marRight w:val="0"/>
          <w:marTop w:val="0"/>
          <w:marBottom w:val="0"/>
          <w:divBdr>
            <w:top w:val="none" w:sz="0" w:space="0" w:color="auto"/>
            <w:left w:val="none" w:sz="0" w:space="0" w:color="auto"/>
            <w:bottom w:val="none" w:sz="0" w:space="0" w:color="auto"/>
            <w:right w:val="none" w:sz="0" w:space="0" w:color="auto"/>
          </w:divBdr>
        </w:div>
        <w:div w:id="434979598">
          <w:marLeft w:val="640"/>
          <w:marRight w:val="0"/>
          <w:marTop w:val="0"/>
          <w:marBottom w:val="0"/>
          <w:divBdr>
            <w:top w:val="none" w:sz="0" w:space="0" w:color="auto"/>
            <w:left w:val="none" w:sz="0" w:space="0" w:color="auto"/>
            <w:bottom w:val="none" w:sz="0" w:space="0" w:color="auto"/>
            <w:right w:val="none" w:sz="0" w:space="0" w:color="auto"/>
          </w:divBdr>
        </w:div>
        <w:div w:id="2126387524">
          <w:marLeft w:val="640"/>
          <w:marRight w:val="0"/>
          <w:marTop w:val="0"/>
          <w:marBottom w:val="0"/>
          <w:divBdr>
            <w:top w:val="none" w:sz="0" w:space="0" w:color="auto"/>
            <w:left w:val="none" w:sz="0" w:space="0" w:color="auto"/>
            <w:bottom w:val="none" w:sz="0" w:space="0" w:color="auto"/>
            <w:right w:val="none" w:sz="0" w:space="0" w:color="auto"/>
          </w:divBdr>
        </w:div>
        <w:div w:id="1206868609">
          <w:marLeft w:val="640"/>
          <w:marRight w:val="0"/>
          <w:marTop w:val="0"/>
          <w:marBottom w:val="0"/>
          <w:divBdr>
            <w:top w:val="none" w:sz="0" w:space="0" w:color="auto"/>
            <w:left w:val="none" w:sz="0" w:space="0" w:color="auto"/>
            <w:bottom w:val="none" w:sz="0" w:space="0" w:color="auto"/>
            <w:right w:val="none" w:sz="0" w:space="0" w:color="auto"/>
          </w:divBdr>
        </w:div>
        <w:div w:id="880482279">
          <w:marLeft w:val="640"/>
          <w:marRight w:val="0"/>
          <w:marTop w:val="0"/>
          <w:marBottom w:val="0"/>
          <w:divBdr>
            <w:top w:val="none" w:sz="0" w:space="0" w:color="auto"/>
            <w:left w:val="none" w:sz="0" w:space="0" w:color="auto"/>
            <w:bottom w:val="none" w:sz="0" w:space="0" w:color="auto"/>
            <w:right w:val="none" w:sz="0" w:space="0" w:color="auto"/>
          </w:divBdr>
        </w:div>
        <w:div w:id="2038387713">
          <w:marLeft w:val="640"/>
          <w:marRight w:val="0"/>
          <w:marTop w:val="0"/>
          <w:marBottom w:val="0"/>
          <w:divBdr>
            <w:top w:val="none" w:sz="0" w:space="0" w:color="auto"/>
            <w:left w:val="none" w:sz="0" w:space="0" w:color="auto"/>
            <w:bottom w:val="none" w:sz="0" w:space="0" w:color="auto"/>
            <w:right w:val="none" w:sz="0" w:space="0" w:color="auto"/>
          </w:divBdr>
        </w:div>
        <w:div w:id="1159346985">
          <w:marLeft w:val="640"/>
          <w:marRight w:val="0"/>
          <w:marTop w:val="0"/>
          <w:marBottom w:val="0"/>
          <w:divBdr>
            <w:top w:val="none" w:sz="0" w:space="0" w:color="auto"/>
            <w:left w:val="none" w:sz="0" w:space="0" w:color="auto"/>
            <w:bottom w:val="none" w:sz="0" w:space="0" w:color="auto"/>
            <w:right w:val="none" w:sz="0" w:space="0" w:color="auto"/>
          </w:divBdr>
        </w:div>
        <w:div w:id="992217822">
          <w:marLeft w:val="640"/>
          <w:marRight w:val="0"/>
          <w:marTop w:val="0"/>
          <w:marBottom w:val="0"/>
          <w:divBdr>
            <w:top w:val="none" w:sz="0" w:space="0" w:color="auto"/>
            <w:left w:val="none" w:sz="0" w:space="0" w:color="auto"/>
            <w:bottom w:val="none" w:sz="0" w:space="0" w:color="auto"/>
            <w:right w:val="none" w:sz="0" w:space="0" w:color="auto"/>
          </w:divBdr>
        </w:div>
        <w:div w:id="65567234">
          <w:marLeft w:val="640"/>
          <w:marRight w:val="0"/>
          <w:marTop w:val="0"/>
          <w:marBottom w:val="0"/>
          <w:divBdr>
            <w:top w:val="none" w:sz="0" w:space="0" w:color="auto"/>
            <w:left w:val="none" w:sz="0" w:space="0" w:color="auto"/>
            <w:bottom w:val="none" w:sz="0" w:space="0" w:color="auto"/>
            <w:right w:val="none" w:sz="0" w:space="0" w:color="auto"/>
          </w:divBdr>
        </w:div>
        <w:div w:id="1136752187">
          <w:marLeft w:val="640"/>
          <w:marRight w:val="0"/>
          <w:marTop w:val="0"/>
          <w:marBottom w:val="0"/>
          <w:divBdr>
            <w:top w:val="none" w:sz="0" w:space="0" w:color="auto"/>
            <w:left w:val="none" w:sz="0" w:space="0" w:color="auto"/>
            <w:bottom w:val="none" w:sz="0" w:space="0" w:color="auto"/>
            <w:right w:val="none" w:sz="0" w:space="0" w:color="auto"/>
          </w:divBdr>
        </w:div>
        <w:div w:id="1407143371">
          <w:marLeft w:val="640"/>
          <w:marRight w:val="0"/>
          <w:marTop w:val="0"/>
          <w:marBottom w:val="0"/>
          <w:divBdr>
            <w:top w:val="none" w:sz="0" w:space="0" w:color="auto"/>
            <w:left w:val="none" w:sz="0" w:space="0" w:color="auto"/>
            <w:bottom w:val="none" w:sz="0" w:space="0" w:color="auto"/>
            <w:right w:val="none" w:sz="0" w:space="0" w:color="auto"/>
          </w:divBdr>
        </w:div>
      </w:divsChild>
    </w:div>
    <w:div w:id="369915571">
      <w:bodyDiv w:val="1"/>
      <w:marLeft w:val="0"/>
      <w:marRight w:val="0"/>
      <w:marTop w:val="0"/>
      <w:marBottom w:val="0"/>
      <w:divBdr>
        <w:top w:val="none" w:sz="0" w:space="0" w:color="auto"/>
        <w:left w:val="none" w:sz="0" w:space="0" w:color="auto"/>
        <w:bottom w:val="none" w:sz="0" w:space="0" w:color="auto"/>
        <w:right w:val="none" w:sz="0" w:space="0" w:color="auto"/>
      </w:divBdr>
      <w:divsChild>
        <w:div w:id="783814675">
          <w:marLeft w:val="640"/>
          <w:marRight w:val="0"/>
          <w:marTop w:val="0"/>
          <w:marBottom w:val="0"/>
          <w:divBdr>
            <w:top w:val="none" w:sz="0" w:space="0" w:color="auto"/>
            <w:left w:val="none" w:sz="0" w:space="0" w:color="auto"/>
            <w:bottom w:val="none" w:sz="0" w:space="0" w:color="auto"/>
            <w:right w:val="none" w:sz="0" w:space="0" w:color="auto"/>
          </w:divBdr>
        </w:div>
        <w:div w:id="1006402605">
          <w:marLeft w:val="640"/>
          <w:marRight w:val="0"/>
          <w:marTop w:val="0"/>
          <w:marBottom w:val="0"/>
          <w:divBdr>
            <w:top w:val="none" w:sz="0" w:space="0" w:color="auto"/>
            <w:left w:val="none" w:sz="0" w:space="0" w:color="auto"/>
            <w:bottom w:val="none" w:sz="0" w:space="0" w:color="auto"/>
            <w:right w:val="none" w:sz="0" w:space="0" w:color="auto"/>
          </w:divBdr>
        </w:div>
        <w:div w:id="1973168002">
          <w:marLeft w:val="640"/>
          <w:marRight w:val="0"/>
          <w:marTop w:val="0"/>
          <w:marBottom w:val="0"/>
          <w:divBdr>
            <w:top w:val="none" w:sz="0" w:space="0" w:color="auto"/>
            <w:left w:val="none" w:sz="0" w:space="0" w:color="auto"/>
            <w:bottom w:val="none" w:sz="0" w:space="0" w:color="auto"/>
            <w:right w:val="none" w:sz="0" w:space="0" w:color="auto"/>
          </w:divBdr>
        </w:div>
        <w:div w:id="730234690">
          <w:marLeft w:val="640"/>
          <w:marRight w:val="0"/>
          <w:marTop w:val="0"/>
          <w:marBottom w:val="0"/>
          <w:divBdr>
            <w:top w:val="none" w:sz="0" w:space="0" w:color="auto"/>
            <w:left w:val="none" w:sz="0" w:space="0" w:color="auto"/>
            <w:bottom w:val="none" w:sz="0" w:space="0" w:color="auto"/>
            <w:right w:val="none" w:sz="0" w:space="0" w:color="auto"/>
          </w:divBdr>
        </w:div>
        <w:div w:id="890968896">
          <w:marLeft w:val="640"/>
          <w:marRight w:val="0"/>
          <w:marTop w:val="0"/>
          <w:marBottom w:val="0"/>
          <w:divBdr>
            <w:top w:val="none" w:sz="0" w:space="0" w:color="auto"/>
            <w:left w:val="none" w:sz="0" w:space="0" w:color="auto"/>
            <w:bottom w:val="none" w:sz="0" w:space="0" w:color="auto"/>
            <w:right w:val="none" w:sz="0" w:space="0" w:color="auto"/>
          </w:divBdr>
        </w:div>
        <w:div w:id="1712337191">
          <w:marLeft w:val="640"/>
          <w:marRight w:val="0"/>
          <w:marTop w:val="0"/>
          <w:marBottom w:val="0"/>
          <w:divBdr>
            <w:top w:val="none" w:sz="0" w:space="0" w:color="auto"/>
            <w:left w:val="none" w:sz="0" w:space="0" w:color="auto"/>
            <w:bottom w:val="none" w:sz="0" w:space="0" w:color="auto"/>
            <w:right w:val="none" w:sz="0" w:space="0" w:color="auto"/>
          </w:divBdr>
        </w:div>
        <w:div w:id="1277178923">
          <w:marLeft w:val="640"/>
          <w:marRight w:val="0"/>
          <w:marTop w:val="0"/>
          <w:marBottom w:val="0"/>
          <w:divBdr>
            <w:top w:val="none" w:sz="0" w:space="0" w:color="auto"/>
            <w:left w:val="none" w:sz="0" w:space="0" w:color="auto"/>
            <w:bottom w:val="none" w:sz="0" w:space="0" w:color="auto"/>
            <w:right w:val="none" w:sz="0" w:space="0" w:color="auto"/>
          </w:divBdr>
        </w:div>
        <w:div w:id="2004433170">
          <w:marLeft w:val="640"/>
          <w:marRight w:val="0"/>
          <w:marTop w:val="0"/>
          <w:marBottom w:val="0"/>
          <w:divBdr>
            <w:top w:val="none" w:sz="0" w:space="0" w:color="auto"/>
            <w:left w:val="none" w:sz="0" w:space="0" w:color="auto"/>
            <w:bottom w:val="none" w:sz="0" w:space="0" w:color="auto"/>
            <w:right w:val="none" w:sz="0" w:space="0" w:color="auto"/>
          </w:divBdr>
        </w:div>
        <w:div w:id="109594503">
          <w:marLeft w:val="640"/>
          <w:marRight w:val="0"/>
          <w:marTop w:val="0"/>
          <w:marBottom w:val="0"/>
          <w:divBdr>
            <w:top w:val="none" w:sz="0" w:space="0" w:color="auto"/>
            <w:left w:val="none" w:sz="0" w:space="0" w:color="auto"/>
            <w:bottom w:val="none" w:sz="0" w:space="0" w:color="auto"/>
            <w:right w:val="none" w:sz="0" w:space="0" w:color="auto"/>
          </w:divBdr>
        </w:div>
        <w:div w:id="410856427">
          <w:marLeft w:val="640"/>
          <w:marRight w:val="0"/>
          <w:marTop w:val="0"/>
          <w:marBottom w:val="0"/>
          <w:divBdr>
            <w:top w:val="none" w:sz="0" w:space="0" w:color="auto"/>
            <w:left w:val="none" w:sz="0" w:space="0" w:color="auto"/>
            <w:bottom w:val="none" w:sz="0" w:space="0" w:color="auto"/>
            <w:right w:val="none" w:sz="0" w:space="0" w:color="auto"/>
          </w:divBdr>
        </w:div>
        <w:div w:id="1520122009">
          <w:marLeft w:val="640"/>
          <w:marRight w:val="0"/>
          <w:marTop w:val="0"/>
          <w:marBottom w:val="0"/>
          <w:divBdr>
            <w:top w:val="none" w:sz="0" w:space="0" w:color="auto"/>
            <w:left w:val="none" w:sz="0" w:space="0" w:color="auto"/>
            <w:bottom w:val="none" w:sz="0" w:space="0" w:color="auto"/>
            <w:right w:val="none" w:sz="0" w:space="0" w:color="auto"/>
          </w:divBdr>
        </w:div>
        <w:div w:id="1901868817">
          <w:marLeft w:val="640"/>
          <w:marRight w:val="0"/>
          <w:marTop w:val="0"/>
          <w:marBottom w:val="0"/>
          <w:divBdr>
            <w:top w:val="none" w:sz="0" w:space="0" w:color="auto"/>
            <w:left w:val="none" w:sz="0" w:space="0" w:color="auto"/>
            <w:bottom w:val="none" w:sz="0" w:space="0" w:color="auto"/>
            <w:right w:val="none" w:sz="0" w:space="0" w:color="auto"/>
          </w:divBdr>
        </w:div>
        <w:div w:id="586965915">
          <w:marLeft w:val="640"/>
          <w:marRight w:val="0"/>
          <w:marTop w:val="0"/>
          <w:marBottom w:val="0"/>
          <w:divBdr>
            <w:top w:val="none" w:sz="0" w:space="0" w:color="auto"/>
            <w:left w:val="none" w:sz="0" w:space="0" w:color="auto"/>
            <w:bottom w:val="none" w:sz="0" w:space="0" w:color="auto"/>
            <w:right w:val="none" w:sz="0" w:space="0" w:color="auto"/>
          </w:divBdr>
        </w:div>
        <w:div w:id="1174764363">
          <w:marLeft w:val="640"/>
          <w:marRight w:val="0"/>
          <w:marTop w:val="0"/>
          <w:marBottom w:val="0"/>
          <w:divBdr>
            <w:top w:val="none" w:sz="0" w:space="0" w:color="auto"/>
            <w:left w:val="none" w:sz="0" w:space="0" w:color="auto"/>
            <w:bottom w:val="none" w:sz="0" w:space="0" w:color="auto"/>
            <w:right w:val="none" w:sz="0" w:space="0" w:color="auto"/>
          </w:divBdr>
        </w:div>
      </w:divsChild>
    </w:div>
    <w:div w:id="378406741">
      <w:bodyDiv w:val="1"/>
      <w:marLeft w:val="0"/>
      <w:marRight w:val="0"/>
      <w:marTop w:val="0"/>
      <w:marBottom w:val="0"/>
      <w:divBdr>
        <w:top w:val="none" w:sz="0" w:space="0" w:color="auto"/>
        <w:left w:val="none" w:sz="0" w:space="0" w:color="auto"/>
        <w:bottom w:val="none" w:sz="0" w:space="0" w:color="auto"/>
        <w:right w:val="none" w:sz="0" w:space="0" w:color="auto"/>
      </w:divBdr>
      <w:divsChild>
        <w:div w:id="172914613">
          <w:marLeft w:val="640"/>
          <w:marRight w:val="0"/>
          <w:marTop w:val="0"/>
          <w:marBottom w:val="0"/>
          <w:divBdr>
            <w:top w:val="none" w:sz="0" w:space="0" w:color="auto"/>
            <w:left w:val="none" w:sz="0" w:space="0" w:color="auto"/>
            <w:bottom w:val="none" w:sz="0" w:space="0" w:color="auto"/>
            <w:right w:val="none" w:sz="0" w:space="0" w:color="auto"/>
          </w:divBdr>
        </w:div>
        <w:div w:id="193735220">
          <w:marLeft w:val="640"/>
          <w:marRight w:val="0"/>
          <w:marTop w:val="0"/>
          <w:marBottom w:val="0"/>
          <w:divBdr>
            <w:top w:val="none" w:sz="0" w:space="0" w:color="auto"/>
            <w:left w:val="none" w:sz="0" w:space="0" w:color="auto"/>
            <w:bottom w:val="none" w:sz="0" w:space="0" w:color="auto"/>
            <w:right w:val="none" w:sz="0" w:space="0" w:color="auto"/>
          </w:divBdr>
        </w:div>
        <w:div w:id="277879982">
          <w:marLeft w:val="640"/>
          <w:marRight w:val="0"/>
          <w:marTop w:val="0"/>
          <w:marBottom w:val="0"/>
          <w:divBdr>
            <w:top w:val="none" w:sz="0" w:space="0" w:color="auto"/>
            <w:left w:val="none" w:sz="0" w:space="0" w:color="auto"/>
            <w:bottom w:val="none" w:sz="0" w:space="0" w:color="auto"/>
            <w:right w:val="none" w:sz="0" w:space="0" w:color="auto"/>
          </w:divBdr>
        </w:div>
        <w:div w:id="1193109993">
          <w:marLeft w:val="640"/>
          <w:marRight w:val="0"/>
          <w:marTop w:val="0"/>
          <w:marBottom w:val="0"/>
          <w:divBdr>
            <w:top w:val="none" w:sz="0" w:space="0" w:color="auto"/>
            <w:left w:val="none" w:sz="0" w:space="0" w:color="auto"/>
            <w:bottom w:val="none" w:sz="0" w:space="0" w:color="auto"/>
            <w:right w:val="none" w:sz="0" w:space="0" w:color="auto"/>
          </w:divBdr>
        </w:div>
        <w:div w:id="952904231">
          <w:marLeft w:val="640"/>
          <w:marRight w:val="0"/>
          <w:marTop w:val="0"/>
          <w:marBottom w:val="0"/>
          <w:divBdr>
            <w:top w:val="none" w:sz="0" w:space="0" w:color="auto"/>
            <w:left w:val="none" w:sz="0" w:space="0" w:color="auto"/>
            <w:bottom w:val="none" w:sz="0" w:space="0" w:color="auto"/>
            <w:right w:val="none" w:sz="0" w:space="0" w:color="auto"/>
          </w:divBdr>
        </w:div>
        <w:div w:id="719400401">
          <w:marLeft w:val="640"/>
          <w:marRight w:val="0"/>
          <w:marTop w:val="0"/>
          <w:marBottom w:val="0"/>
          <w:divBdr>
            <w:top w:val="none" w:sz="0" w:space="0" w:color="auto"/>
            <w:left w:val="none" w:sz="0" w:space="0" w:color="auto"/>
            <w:bottom w:val="none" w:sz="0" w:space="0" w:color="auto"/>
            <w:right w:val="none" w:sz="0" w:space="0" w:color="auto"/>
          </w:divBdr>
        </w:div>
        <w:div w:id="898177419">
          <w:marLeft w:val="640"/>
          <w:marRight w:val="0"/>
          <w:marTop w:val="0"/>
          <w:marBottom w:val="0"/>
          <w:divBdr>
            <w:top w:val="none" w:sz="0" w:space="0" w:color="auto"/>
            <w:left w:val="none" w:sz="0" w:space="0" w:color="auto"/>
            <w:bottom w:val="none" w:sz="0" w:space="0" w:color="auto"/>
            <w:right w:val="none" w:sz="0" w:space="0" w:color="auto"/>
          </w:divBdr>
        </w:div>
        <w:div w:id="98911355">
          <w:marLeft w:val="640"/>
          <w:marRight w:val="0"/>
          <w:marTop w:val="0"/>
          <w:marBottom w:val="0"/>
          <w:divBdr>
            <w:top w:val="none" w:sz="0" w:space="0" w:color="auto"/>
            <w:left w:val="none" w:sz="0" w:space="0" w:color="auto"/>
            <w:bottom w:val="none" w:sz="0" w:space="0" w:color="auto"/>
            <w:right w:val="none" w:sz="0" w:space="0" w:color="auto"/>
          </w:divBdr>
        </w:div>
        <w:div w:id="838693736">
          <w:marLeft w:val="640"/>
          <w:marRight w:val="0"/>
          <w:marTop w:val="0"/>
          <w:marBottom w:val="0"/>
          <w:divBdr>
            <w:top w:val="none" w:sz="0" w:space="0" w:color="auto"/>
            <w:left w:val="none" w:sz="0" w:space="0" w:color="auto"/>
            <w:bottom w:val="none" w:sz="0" w:space="0" w:color="auto"/>
            <w:right w:val="none" w:sz="0" w:space="0" w:color="auto"/>
          </w:divBdr>
        </w:div>
      </w:divsChild>
    </w:div>
    <w:div w:id="401218845">
      <w:bodyDiv w:val="1"/>
      <w:marLeft w:val="0"/>
      <w:marRight w:val="0"/>
      <w:marTop w:val="0"/>
      <w:marBottom w:val="0"/>
      <w:divBdr>
        <w:top w:val="none" w:sz="0" w:space="0" w:color="auto"/>
        <w:left w:val="none" w:sz="0" w:space="0" w:color="auto"/>
        <w:bottom w:val="none" w:sz="0" w:space="0" w:color="auto"/>
        <w:right w:val="none" w:sz="0" w:space="0" w:color="auto"/>
      </w:divBdr>
      <w:divsChild>
        <w:div w:id="1385760780">
          <w:marLeft w:val="640"/>
          <w:marRight w:val="0"/>
          <w:marTop w:val="0"/>
          <w:marBottom w:val="0"/>
          <w:divBdr>
            <w:top w:val="none" w:sz="0" w:space="0" w:color="auto"/>
            <w:left w:val="none" w:sz="0" w:space="0" w:color="auto"/>
            <w:bottom w:val="none" w:sz="0" w:space="0" w:color="auto"/>
            <w:right w:val="none" w:sz="0" w:space="0" w:color="auto"/>
          </w:divBdr>
        </w:div>
        <w:div w:id="1188566789">
          <w:marLeft w:val="640"/>
          <w:marRight w:val="0"/>
          <w:marTop w:val="0"/>
          <w:marBottom w:val="0"/>
          <w:divBdr>
            <w:top w:val="none" w:sz="0" w:space="0" w:color="auto"/>
            <w:left w:val="none" w:sz="0" w:space="0" w:color="auto"/>
            <w:bottom w:val="none" w:sz="0" w:space="0" w:color="auto"/>
            <w:right w:val="none" w:sz="0" w:space="0" w:color="auto"/>
          </w:divBdr>
        </w:div>
        <w:div w:id="716130066">
          <w:marLeft w:val="640"/>
          <w:marRight w:val="0"/>
          <w:marTop w:val="0"/>
          <w:marBottom w:val="0"/>
          <w:divBdr>
            <w:top w:val="none" w:sz="0" w:space="0" w:color="auto"/>
            <w:left w:val="none" w:sz="0" w:space="0" w:color="auto"/>
            <w:bottom w:val="none" w:sz="0" w:space="0" w:color="auto"/>
            <w:right w:val="none" w:sz="0" w:space="0" w:color="auto"/>
          </w:divBdr>
        </w:div>
        <w:div w:id="304942562">
          <w:marLeft w:val="640"/>
          <w:marRight w:val="0"/>
          <w:marTop w:val="0"/>
          <w:marBottom w:val="0"/>
          <w:divBdr>
            <w:top w:val="none" w:sz="0" w:space="0" w:color="auto"/>
            <w:left w:val="none" w:sz="0" w:space="0" w:color="auto"/>
            <w:bottom w:val="none" w:sz="0" w:space="0" w:color="auto"/>
            <w:right w:val="none" w:sz="0" w:space="0" w:color="auto"/>
          </w:divBdr>
        </w:div>
        <w:div w:id="462232759">
          <w:marLeft w:val="640"/>
          <w:marRight w:val="0"/>
          <w:marTop w:val="0"/>
          <w:marBottom w:val="0"/>
          <w:divBdr>
            <w:top w:val="none" w:sz="0" w:space="0" w:color="auto"/>
            <w:left w:val="none" w:sz="0" w:space="0" w:color="auto"/>
            <w:bottom w:val="none" w:sz="0" w:space="0" w:color="auto"/>
            <w:right w:val="none" w:sz="0" w:space="0" w:color="auto"/>
          </w:divBdr>
        </w:div>
        <w:div w:id="743572005">
          <w:marLeft w:val="640"/>
          <w:marRight w:val="0"/>
          <w:marTop w:val="0"/>
          <w:marBottom w:val="0"/>
          <w:divBdr>
            <w:top w:val="none" w:sz="0" w:space="0" w:color="auto"/>
            <w:left w:val="none" w:sz="0" w:space="0" w:color="auto"/>
            <w:bottom w:val="none" w:sz="0" w:space="0" w:color="auto"/>
            <w:right w:val="none" w:sz="0" w:space="0" w:color="auto"/>
          </w:divBdr>
        </w:div>
        <w:div w:id="1249999075">
          <w:marLeft w:val="640"/>
          <w:marRight w:val="0"/>
          <w:marTop w:val="0"/>
          <w:marBottom w:val="0"/>
          <w:divBdr>
            <w:top w:val="none" w:sz="0" w:space="0" w:color="auto"/>
            <w:left w:val="none" w:sz="0" w:space="0" w:color="auto"/>
            <w:bottom w:val="none" w:sz="0" w:space="0" w:color="auto"/>
            <w:right w:val="none" w:sz="0" w:space="0" w:color="auto"/>
          </w:divBdr>
        </w:div>
        <w:div w:id="1164393223">
          <w:marLeft w:val="640"/>
          <w:marRight w:val="0"/>
          <w:marTop w:val="0"/>
          <w:marBottom w:val="0"/>
          <w:divBdr>
            <w:top w:val="none" w:sz="0" w:space="0" w:color="auto"/>
            <w:left w:val="none" w:sz="0" w:space="0" w:color="auto"/>
            <w:bottom w:val="none" w:sz="0" w:space="0" w:color="auto"/>
            <w:right w:val="none" w:sz="0" w:space="0" w:color="auto"/>
          </w:divBdr>
        </w:div>
        <w:div w:id="76563526">
          <w:marLeft w:val="640"/>
          <w:marRight w:val="0"/>
          <w:marTop w:val="0"/>
          <w:marBottom w:val="0"/>
          <w:divBdr>
            <w:top w:val="none" w:sz="0" w:space="0" w:color="auto"/>
            <w:left w:val="none" w:sz="0" w:space="0" w:color="auto"/>
            <w:bottom w:val="none" w:sz="0" w:space="0" w:color="auto"/>
            <w:right w:val="none" w:sz="0" w:space="0" w:color="auto"/>
          </w:divBdr>
        </w:div>
        <w:div w:id="1091048914">
          <w:marLeft w:val="640"/>
          <w:marRight w:val="0"/>
          <w:marTop w:val="0"/>
          <w:marBottom w:val="0"/>
          <w:divBdr>
            <w:top w:val="none" w:sz="0" w:space="0" w:color="auto"/>
            <w:left w:val="none" w:sz="0" w:space="0" w:color="auto"/>
            <w:bottom w:val="none" w:sz="0" w:space="0" w:color="auto"/>
            <w:right w:val="none" w:sz="0" w:space="0" w:color="auto"/>
          </w:divBdr>
        </w:div>
        <w:div w:id="686103500">
          <w:marLeft w:val="640"/>
          <w:marRight w:val="0"/>
          <w:marTop w:val="0"/>
          <w:marBottom w:val="0"/>
          <w:divBdr>
            <w:top w:val="none" w:sz="0" w:space="0" w:color="auto"/>
            <w:left w:val="none" w:sz="0" w:space="0" w:color="auto"/>
            <w:bottom w:val="none" w:sz="0" w:space="0" w:color="auto"/>
            <w:right w:val="none" w:sz="0" w:space="0" w:color="auto"/>
          </w:divBdr>
        </w:div>
        <w:div w:id="2002271170">
          <w:marLeft w:val="640"/>
          <w:marRight w:val="0"/>
          <w:marTop w:val="0"/>
          <w:marBottom w:val="0"/>
          <w:divBdr>
            <w:top w:val="none" w:sz="0" w:space="0" w:color="auto"/>
            <w:left w:val="none" w:sz="0" w:space="0" w:color="auto"/>
            <w:bottom w:val="none" w:sz="0" w:space="0" w:color="auto"/>
            <w:right w:val="none" w:sz="0" w:space="0" w:color="auto"/>
          </w:divBdr>
        </w:div>
        <w:div w:id="460808589">
          <w:marLeft w:val="640"/>
          <w:marRight w:val="0"/>
          <w:marTop w:val="0"/>
          <w:marBottom w:val="0"/>
          <w:divBdr>
            <w:top w:val="none" w:sz="0" w:space="0" w:color="auto"/>
            <w:left w:val="none" w:sz="0" w:space="0" w:color="auto"/>
            <w:bottom w:val="none" w:sz="0" w:space="0" w:color="auto"/>
            <w:right w:val="none" w:sz="0" w:space="0" w:color="auto"/>
          </w:divBdr>
        </w:div>
        <w:div w:id="1900557069">
          <w:marLeft w:val="640"/>
          <w:marRight w:val="0"/>
          <w:marTop w:val="0"/>
          <w:marBottom w:val="0"/>
          <w:divBdr>
            <w:top w:val="none" w:sz="0" w:space="0" w:color="auto"/>
            <w:left w:val="none" w:sz="0" w:space="0" w:color="auto"/>
            <w:bottom w:val="none" w:sz="0" w:space="0" w:color="auto"/>
            <w:right w:val="none" w:sz="0" w:space="0" w:color="auto"/>
          </w:divBdr>
        </w:div>
      </w:divsChild>
    </w:div>
    <w:div w:id="422452391">
      <w:bodyDiv w:val="1"/>
      <w:marLeft w:val="0"/>
      <w:marRight w:val="0"/>
      <w:marTop w:val="0"/>
      <w:marBottom w:val="0"/>
      <w:divBdr>
        <w:top w:val="none" w:sz="0" w:space="0" w:color="auto"/>
        <w:left w:val="none" w:sz="0" w:space="0" w:color="auto"/>
        <w:bottom w:val="none" w:sz="0" w:space="0" w:color="auto"/>
        <w:right w:val="none" w:sz="0" w:space="0" w:color="auto"/>
      </w:divBdr>
      <w:divsChild>
        <w:div w:id="748776243">
          <w:marLeft w:val="640"/>
          <w:marRight w:val="0"/>
          <w:marTop w:val="0"/>
          <w:marBottom w:val="0"/>
          <w:divBdr>
            <w:top w:val="none" w:sz="0" w:space="0" w:color="auto"/>
            <w:left w:val="none" w:sz="0" w:space="0" w:color="auto"/>
            <w:bottom w:val="none" w:sz="0" w:space="0" w:color="auto"/>
            <w:right w:val="none" w:sz="0" w:space="0" w:color="auto"/>
          </w:divBdr>
        </w:div>
        <w:div w:id="428236469">
          <w:marLeft w:val="640"/>
          <w:marRight w:val="0"/>
          <w:marTop w:val="0"/>
          <w:marBottom w:val="0"/>
          <w:divBdr>
            <w:top w:val="none" w:sz="0" w:space="0" w:color="auto"/>
            <w:left w:val="none" w:sz="0" w:space="0" w:color="auto"/>
            <w:bottom w:val="none" w:sz="0" w:space="0" w:color="auto"/>
            <w:right w:val="none" w:sz="0" w:space="0" w:color="auto"/>
          </w:divBdr>
        </w:div>
        <w:div w:id="1709257815">
          <w:marLeft w:val="640"/>
          <w:marRight w:val="0"/>
          <w:marTop w:val="0"/>
          <w:marBottom w:val="0"/>
          <w:divBdr>
            <w:top w:val="none" w:sz="0" w:space="0" w:color="auto"/>
            <w:left w:val="none" w:sz="0" w:space="0" w:color="auto"/>
            <w:bottom w:val="none" w:sz="0" w:space="0" w:color="auto"/>
            <w:right w:val="none" w:sz="0" w:space="0" w:color="auto"/>
          </w:divBdr>
        </w:div>
        <w:div w:id="2122526631">
          <w:marLeft w:val="640"/>
          <w:marRight w:val="0"/>
          <w:marTop w:val="0"/>
          <w:marBottom w:val="0"/>
          <w:divBdr>
            <w:top w:val="none" w:sz="0" w:space="0" w:color="auto"/>
            <w:left w:val="none" w:sz="0" w:space="0" w:color="auto"/>
            <w:bottom w:val="none" w:sz="0" w:space="0" w:color="auto"/>
            <w:right w:val="none" w:sz="0" w:space="0" w:color="auto"/>
          </w:divBdr>
        </w:div>
        <w:div w:id="963346323">
          <w:marLeft w:val="640"/>
          <w:marRight w:val="0"/>
          <w:marTop w:val="0"/>
          <w:marBottom w:val="0"/>
          <w:divBdr>
            <w:top w:val="none" w:sz="0" w:space="0" w:color="auto"/>
            <w:left w:val="none" w:sz="0" w:space="0" w:color="auto"/>
            <w:bottom w:val="none" w:sz="0" w:space="0" w:color="auto"/>
            <w:right w:val="none" w:sz="0" w:space="0" w:color="auto"/>
          </w:divBdr>
        </w:div>
        <w:div w:id="1327049979">
          <w:marLeft w:val="640"/>
          <w:marRight w:val="0"/>
          <w:marTop w:val="0"/>
          <w:marBottom w:val="0"/>
          <w:divBdr>
            <w:top w:val="none" w:sz="0" w:space="0" w:color="auto"/>
            <w:left w:val="none" w:sz="0" w:space="0" w:color="auto"/>
            <w:bottom w:val="none" w:sz="0" w:space="0" w:color="auto"/>
            <w:right w:val="none" w:sz="0" w:space="0" w:color="auto"/>
          </w:divBdr>
        </w:div>
        <w:div w:id="1003630998">
          <w:marLeft w:val="640"/>
          <w:marRight w:val="0"/>
          <w:marTop w:val="0"/>
          <w:marBottom w:val="0"/>
          <w:divBdr>
            <w:top w:val="none" w:sz="0" w:space="0" w:color="auto"/>
            <w:left w:val="none" w:sz="0" w:space="0" w:color="auto"/>
            <w:bottom w:val="none" w:sz="0" w:space="0" w:color="auto"/>
            <w:right w:val="none" w:sz="0" w:space="0" w:color="auto"/>
          </w:divBdr>
        </w:div>
        <w:div w:id="1800799672">
          <w:marLeft w:val="640"/>
          <w:marRight w:val="0"/>
          <w:marTop w:val="0"/>
          <w:marBottom w:val="0"/>
          <w:divBdr>
            <w:top w:val="none" w:sz="0" w:space="0" w:color="auto"/>
            <w:left w:val="none" w:sz="0" w:space="0" w:color="auto"/>
            <w:bottom w:val="none" w:sz="0" w:space="0" w:color="auto"/>
            <w:right w:val="none" w:sz="0" w:space="0" w:color="auto"/>
          </w:divBdr>
        </w:div>
        <w:div w:id="2099019231">
          <w:marLeft w:val="640"/>
          <w:marRight w:val="0"/>
          <w:marTop w:val="0"/>
          <w:marBottom w:val="0"/>
          <w:divBdr>
            <w:top w:val="none" w:sz="0" w:space="0" w:color="auto"/>
            <w:left w:val="none" w:sz="0" w:space="0" w:color="auto"/>
            <w:bottom w:val="none" w:sz="0" w:space="0" w:color="auto"/>
            <w:right w:val="none" w:sz="0" w:space="0" w:color="auto"/>
          </w:divBdr>
        </w:div>
        <w:div w:id="1972132269">
          <w:marLeft w:val="640"/>
          <w:marRight w:val="0"/>
          <w:marTop w:val="0"/>
          <w:marBottom w:val="0"/>
          <w:divBdr>
            <w:top w:val="none" w:sz="0" w:space="0" w:color="auto"/>
            <w:left w:val="none" w:sz="0" w:space="0" w:color="auto"/>
            <w:bottom w:val="none" w:sz="0" w:space="0" w:color="auto"/>
            <w:right w:val="none" w:sz="0" w:space="0" w:color="auto"/>
          </w:divBdr>
        </w:div>
        <w:div w:id="1530947254">
          <w:marLeft w:val="640"/>
          <w:marRight w:val="0"/>
          <w:marTop w:val="0"/>
          <w:marBottom w:val="0"/>
          <w:divBdr>
            <w:top w:val="none" w:sz="0" w:space="0" w:color="auto"/>
            <w:left w:val="none" w:sz="0" w:space="0" w:color="auto"/>
            <w:bottom w:val="none" w:sz="0" w:space="0" w:color="auto"/>
            <w:right w:val="none" w:sz="0" w:space="0" w:color="auto"/>
          </w:divBdr>
        </w:div>
        <w:div w:id="232277433">
          <w:marLeft w:val="640"/>
          <w:marRight w:val="0"/>
          <w:marTop w:val="0"/>
          <w:marBottom w:val="0"/>
          <w:divBdr>
            <w:top w:val="none" w:sz="0" w:space="0" w:color="auto"/>
            <w:left w:val="none" w:sz="0" w:space="0" w:color="auto"/>
            <w:bottom w:val="none" w:sz="0" w:space="0" w:color="auto"/>
            <w:right w:val="none" w:sz="0" w:space="0" w:color="auto"/>
          </w:divBdr>
        </w:div>
        <w:div w:id="1542859378">
          <w:marLeft w:val="640"/>
          <w:marRight w:val="0"/>
          <w:marTop w:val="0"/>
          <w:marBottom w:val="0"/>
          <w:divBdr>
            <w:top w:val="none" w:sz="0" w:space="0" w:color="auto"/>
            <w:left w:val="none" w:sz="0" w:space="0" w:color="auto"/>
            <w:bottom w:val="none" w:sz="0" w:space="0" w:color="auto"/>
            <w:right w:val="none" w:sz="0" w:space="0" w:color="auto"/>
          </w:divBdr>
        </w:div>
        <w:div w:id="1859734427">
          <w:marLeft w:val="640"/>
          <w:marRight w:val="0"/>
          <w:marTop w:val="0"/>
          <w:marBottom w:val="0"/>
          <w:divBdr>
            <w:top w:val="none" w:sz="0" w:space="0" w:color="auto"/>
            <w:left w:val="none" w:sz="0" w:space="0" w:color="auto"/>
            <w:bottom w:val="none" w:sz="0" w:space="0" w:color="auto"/>
            <w:right w:val="none" w:sz="0" w:space="0" w:color="auto"/>
          </w:divBdr>
        </w:div>
        <w:div w:id="481509478">
          <w:marLeft w:val="640"/>
          <w:marRight w:val="0"/>
          <w:marTop w:val="0"/>
          <w:marBottom w:val="0"/>
          <w:divBdr>
            <w:top w:val="none" w:sz="0" w:space="0" w:color="auto"/>
            <w:left w:val="none" w:sz="0" w:space="0" w:color="auto"/>
            <w:bottom w:val="none" w:sz="0" w:space="0" w:color="auto"/>
            <w:right w:val="none" w:sz="0" w:space="0" w:color="auto"/>
          </w:divBdr>
        </w:div>
        <w:div w:id="855925733">
          <w:marLeft w:val="640"/>
          <w:marRight w:val="0"/>
          <w:marTop w:val="0"/>
          <w:marBottom w:val="0"/>
          <w:divBdr>
            <w:top w:val="none" w:sz="0" w:space="0" w:color="auto"/>
            <w:left w:val="none" w:sz="0" w:space="0" w:color="auto"/>
            <w:bottom w:val="none" w:sz="0" w:space="0" w:color="auto"/>
            <w:right w:val="none" w:sz="0" w:space="0" w:color="auto"/>
          </w:divBdr>
        </w:div>
        <w:div w:id="1614508644">
          <w:marLeft w:val="640"/>
          <w:marRight w:val="0"/>
          <w:marTop w:val="0"/>
          <w:marBottom w:val="0"/>
          <w:divBdr>
            <w:top w:val="none" w:sz="0" w:space="0" w:color="auto"/>
            <w:left w:val="none" w:sz="0" w:space="0" w:color="auto"/>
            <w:bottom w:val="none" w:sz="0" w:space="0" w:color="auto"/>
            <w:right w:val="none" w:sz="0" w:space="0" w:color="auto"/>
          </w:divBdr>
        </w:div>
        <w:div w:id="2118941735">
          <w:marLeft w:val="640"/>
          <w:marRight w:val="0"/>
          <w:marTop w:val="0"/>
          <w:marBottom w:val="0"/>
          <w:divBdr>
            <w:top w:val="none" w:sz="0" w:space="0" w:color="auto"/>
            <w:left w:val="none" w:sz="0" w:space="0" w:color="auto"/>
            <w:bottom w:val="none" w:sz="0" w:space="0" w:color="auto"/>
            <w:right w:val="none" w:sz="0" w:space="0" w:color="auto"/>
          </w:divBdr>
        </w:div>
      </w:divsChild>
    </w:div>
    <w:div w:id="428233282">
      <w:bodyDiv w:val="1"/>
      <w:marLeft w:val="0"/>
      <w:marRight w:val="0"/>
      <w:marTop w:val="0"/>
      <w:marBottom w:val="0"/>
      <w:divBdr>
        <w:top w:val="none" w:sz="0" w:space="0" w:color="auto"/>
        <w:left w:val="none" w:sz="0" w:space="0" w:color="auto"/>
        <w:bottom w:val="none" w:sz="0" w:space="0" w:color="auto"/>
        <w:right w:val="none" w:sz="0" w:space="0" w:color="auto"/>
      </w:divBdr>
    </w:div>
    <w:div w:id="437990758">
      <w:bodyDiv w:val="1"/>
      <w:marLeft w:val="0"/>
      <w:marRight w:val="0"/>
      <w:marTop w:val="0"/>
      <w:marBottom w:val="0"/>
      <w:divBdr>
        <w:top w:val="none" w:sz="0" w:space="0" w:color="auto"/>
        <w:left w:val="none" w:sz="0" w:space="0" w:color="auto"/>
        <w:bottom w:val="none" w:sz="0" w:space="0" w:color="auto"/>
        <w:right w:val="none" w:sz="0" w:space="0" w:color="auto"/>
      </w:divBdr>
      <w:divsChild>
        <w:div w:id="1654409688">
          <w:marLeft w:val="640"/>
          <w:marRight w:val="0"/>
          <w:marTop w:val="0"/>
          <w:marBottom w:val="0"/>
          <w:divBdr>
            <w:top w:val="none" w:sz="0" w:space="0" w:color="auto"/>
            <w:left w:val="none" w:sz="0" w:space="0" w:color="auto"/>
            <w:bottom w:val="none" w:sz="0" w:space="0" w:color="auto"/>
            <w:right w:val="none" w:sz="0" w:space="0" w:color="auto"/>
          </w:divBdr>
        </w:div>
        <w:div w:id="161284182">
          <w:marLeft w:val="640"/>
          <w:marRight w:val="0"/>
          <w:marTop w:val="0"/>
          <w:marBottom w:val="0"/>
          <w:divBdr>
            <w:top w:val="none" w:sz="0" w:space="0" w:color="auto"/>
            <w:left w:val="none" w:sz="0" w:space="0" w:color="auto"/>
            <w:bottom w:val="none" w:sz="0" w:space="0" w:color="auto"/>
            <w:right w:val="none" w:sz="0" w:space="0" w:color="auto"/>
          </w:divBdr>
        </w:div>
        <w:div w:id="1974094893">
          <w:marLeft w:val="640"/>
          <w:marRight w:val="0"/>
          <w:marTop w:val="0"/>
          <w:marBottom w:val="0"/>
          <w:divBdr>
            <w:top w:val="none" w:sz="0" w:space="0" w:color="auto"/>
            <w:left w:val="none" w:sz="0" w:space="0" w:color="auto"/>
            <w:bottom w:val="none" w:sz="0" w:space="0" w:color="auto"/>
            <w:right w:val="none" w:sz="0" w:space="0" w:color="auto"/>
          </w:divBdr>
        </w:div>
        <w:div w:id="1818648632">
          <w:marLeft w:val="640"/>
          <w:marRight w:val="0"/>
          <w:marTop w:val="0"/>
          <w:marBottom w:val="0"/>
          <w:divBdr>
            <w:top w:val="none" w:sz="0" w:space="0" w:color="auto"/>
            <w:left w:val="none" w:sz="0" w:space="0" w:color="auto"/>
            <w:bottom w:val="none" w:sz="0" w:space="0" w:color="auto"/>
            <w:right w:val="none" w:sz="0" w:space="0" w:color="auto"/>
          </w:divBdr>
        </w:div>
        <w:div w:id="1549951318">
          <w:marLeft w:val="640"/>
          <w:marRight w:val="0"/>
          <w:marTop w:val="0"/>
          <w:marBottom w:val="0"/>
          <w:divBdr>
            <w:top w:val="none" w:sz="0" w:space="0" w:color="auto"/>
            <w:left w:val="none" w:sz="0" w:space="0" w:color="auto"/>
            <w:bottom w:val="none" w:sz="0" w:space="0" w:color="auto"/>
            <w:right w:val="none" w:sz="0" w:space="0" w:color="auto"/>
          </w:divBdr>
        </w:div>
        <w:div w:id="1274560279">
          <w:marLeft w:val="640"/>
          <w:marRight w:val="0"/>
          <w:marTop w:val="0"/>
          <w:marBottom w:val="0"/>
          <w:divBdr>
            <w:top w:val="none" w:sz="0" w:space="0" w:color="auto"/>
            <w:left w:val="none" w:sz="0" w:space="0" w:color="auto"/>
            <w:bottom w:val="none" w:sz="0" w:space="0" w:color="auto"/>
            <w:right w:val="none" w:sz="0" w:space="0" w:color="auto"/>
          </w:divBdr>
        </w:div>
        <w:div w:id="19481076">
          <w:marLeft w:val="640"/>
          <w:marRight w:val="0"/>
          <w:marTop w:val="0"/>
          <w:marBottom w:val="0"/>
          <w:divBdr>
            <w:top w:val="none" w:sz="0" w:space="0" w:color="auto"/>
            <w:left w:val="none" w:sz="0" w:space="0" w:color="auto"/>
            <w:bottom w:val="none" w:sz="0" w:space="0" w:color="auto"/>
            <w:right w:val="none" w:sz="0" w:space="0" w:color="auto"/>
          </w:divBdr>
        </w:div>
        <w:div w:id="996809913">
          <w:marLeft w:val="640"/>
          <w:marRight w:val="0"/>
          <w:marTop w:val="0"/>
          <w:marBottom w:val="0"/>
          <w:divBdr>
            <w:top w:val="none" w:sz="0" w:space="0" w:color="auto"/>
            <w:left w:val="none" w:sz="0" w:space="0" w:color="auto"/>
            <w:bottom w:val="none" w:sz="0" w:space="0" w:color="auto"/>
            <w:right w:val="none" w:sz="0" w:space="0" w:color="auto"/>
          </w:divBdr>
        </w:div>
        <w:div w:id="1764909030">
          <w:marLeft w:val="640"/>
          <w:marRight w:val="0"/>
          <w:marTop w:val="0"/>
          <w:marBottom w:val="0"/>
          <w:divBdr>
            <w:top w:val="none" w:sz="0" w:space="0" w:color="auto"/>
            <w:left w:val="none" w:sz="0" w:space="0" w:color="auto"/>
            <w:bottom w:val="none" w:sz="0" w:space="0" w:color="auto"/>
            <w:right w:val="none" w:sz="0" w:space="0" w:color="auto"/>
          </w:divBdr>
        </w:div>
        <w:div w:id="844319438">
          <w:marLeft w:val="640"/>
          <w:marRight w:val="0"/>
          <w:marTop w:val="0"/>
          <w:marBottom w:val="0"/>
          <w:divBdr>
            <w:top w:val="none" w:sz="0" w:space="0" w:color="auto"/>
            <w:left w:val="none" w:sz="0" w:space="0" w:color="auto"/>
            <w:bottom w:val="none" w:sz="0" w:space="0" w:color="auto"/>
            <w:right w:val="none" w:sz="0" w:space="0" w:color="auto"/>
          </w:divBdr>
        </w:div>
        <w:div w:id="1701398694">
          <w:marLeft w:val="640"/>
          <w:marRight w:val="0"/>
          <w:marTop w:val="0"/>
          <w:marBottom w:val="0"/>
          <w:divBdr>
            <w:top w:val="none" w:sz="0" w:space="0" w:color="auto"/>
            <w:left w:val="none" w:sz="0" w:space="0" w:color="auto"/>
            <w:bottom w:val="none" w:sz="0" w:space="0" w:color="auto"/>
            <w:right w:val="none" w:sz="0" w:space="0" w:color="auto"/>
          </w:divBdr>
        </w:div>
        <w:div w:id="343166726">
          <w:marLeft w:val="640"/>
          <w:marRight w:val="0"/>
          <w:marTop w:val="0"/>
          <w:marBottom w:val="0"/>
          <w:divBdr>
            <w:top w:val="none" w:sz="0" w:space="0" w:color="auto"/>
            <w:left w:val="none" w:sz="0" w:space="0" w:color="auto"/>
            <w:bottom w:val="none" w:sz="0" w:space="0" w:color="auto"/>
            <w:right w:val="none" w:sz="0" w:space="0" w:color="auto"/>
          </w:divBdr>
        </w:div>
        <w:div w:id="1061368638">
          <w:marLeft w:val="640"/>
          <w:marRight w:val="0"/>
          <w:marTop w:val="0"/>
          <w:marBottom w:val="0"/>
          <w:divBdr>
            <w:top w:val="none" w:sz="0" w:space="0" w:color="auto"/>
            <w:left w:val="none" w:sz="0" w:space="0" w:color="auto"/>
            <w:bottom w:val="none" w:sz="0" w:space="0" w:color="auto"/>
            <w:right w:val="none" w:sz="0" w:space="0" w:color="auto"/>
          </w:divBdr>
        </w:div>
        <w:div w:id="1724479047">
          <w:marLeft w:val="640"/>
          <w:marRight w:val="0"/>
          <w:marTop w:val="0"/>
          <w:marBottom w:val="0"/>
          <w:divBdr>
            <w:top w:val="none" w:sz="0" w:space="0" w:color="auto"/>
            <w:left w:val="none" w:sz="0" w:space="0" w:color="auto"/>
            <w:bottom w:val="none" w:sz="0" w:space="0" w:color="auto"/>
            <w:right w:val="none" w:sz="0" w:space="0" w:color="auto"/>
          </w:divBdr>
        </w:div>
        <w:div w:id="859706650">
          <w:marLeft w:val="640"/>
          <w:marRight w:val="0"/>
          <w:marTop w:val="0"/>
          <w:marBottom w:val="0"/>
          <w:divBdr>
            <w:top w:val="none" w:sz="0" w:space="0" w:color="auto"/>
            <w:left w:val="none" w:sz="0" w:space="0" w:color="auto"/>
            <w:bottom w:val="none" w:sz="0" w:space="0" w:color="auto"/>
            <w:right w:val="none" w:sz="0" w:space="0" w:color="auto"/>
          </w:divBdr>
        </w:div>
      </w:divsChild>
    </w:div>
    <w:div w:id="438647131">
      <w:bodyDiv w:val="1"/>
      <w:marLeft w:val="0"/>
      <w:marRight w:val="0"/>
      <w:marTop w:val="0"/>
      <w:marBottom w:val="0"/>
      <w:divBdr>
        <w:top w:val="none" w:sz="0" w:space="0" w:color="auto"/>
        <w:left w:val="none" w:sz="0" w:space="0" w:color="auto"/>
        <w:bottom w:val="none" w:sz="0" w:space="0" w:color="auto"/>
        <w:right w:val="none" w:sz="0" w:space="0" w:color="auto"/>
      </w:divBdr>
      <w:divsChild>
        <w:div w:id="2018772196">
          <w:marLeft w:val="640"/>
          <w:marRight w:val="0"/>
          <w:marTop w:val="0"/>
          <w:marBottom w:val="0"/>
          <w:divBdr>
            <w:top w:val="none" w:sz="0" w:space="0" w:color="auto"/>
            <w:left w:val="none" w:sz="0" w:space="0" w:color="auto"/>
            <w:bottom w:val="none" w:sz="0" w:space="0" w:color="auto"/>
            <w:right w:val="none" w:sz="0" w:space="0" w:color="auto"/>
          </w:divBdr>
        </w:div>
        <w:div w:id="542131324">
          <w:marLeft w:val="640"/>
          <w:marRight w:val="0"/>
          <w:marTop w:val="0"/>
          <w:marBottom w:val="0"/>
          <w:divBdr>
            <w:top w:val="none" w:sz="0" w:space="0" w:color="auto"/>
            <w:left w:val="none" w:sz="0" w:space="0" w:color="auto"/>
            <w:bottom w:val="none" w:sz="0" w:space="0" w:color="auto"/>
            <w:right w:val="none" w:sz="0" w:space="0" w:color="auto"/>
          </w:divBdr>
        </w:div>
        <w:div w:id="1966109576">
          <w:marLeft w:val="640"/>
          <w:marRight w:val="0"/>
          <w:marTop w:val="0"/>
          <w:marBottom w:val="0"/>
          <w:divBdr>
            <w:top w:val="none" w:sz="0" w:space="0" w:color="auto"/>
            <w:left w:val="none" w:sz="0" w:space="0" w:color="auto"/>
            <w:bottom w:val="none" w:sz="0" w:space="0" w:color="auto"/>
            <w:right w:val="none" w:sz="0" w:space="0" w:color="auto"/>
          </w:divBdr>
        </w:div>
        <w:div w:id="1242253414">
          <w:marLeft w:val="640"/>
          <w:marRight w:val="0"/>
          <w:marTop w:val="0"/>
          <w:marBottom w:val="0"/>
          <w:divBdr>
            <w:top w:val="none" w:sz="0" w:space="0" w:color="auto"/>
            <w:left w:val="none" w:sz="0" w:space="0" w:color="auto"/>
            <w:bottom w:val="none" w:sz="0" w:space="0" w:color="auto"/>
            <w:right w:val="none" w:sz="0" w:space="0" w:color="auto"/>
          </w:divBdr>
        </w:div>
        <w:div w:id="141698143">
          <w:marLeft w:val="640"/>
          <w:marRight w:val="0"/>
          <w:marTop w:val="0"/>
          <w:marBottom w:val="0"/>
          <w:divBdr>
            <w:top w:val="none" w:sz="0" w:space="0" w:color="auto"/>
            <w:left w:val="none" w:sz="0" w:space="0" w:color="auto"/>
            <w:bottom w:val="none" w:sz="0" w:space="0" w:color="auto"/>
            <w:right w:val="none" w:sz="0" w:space="0" w:color="auto"/>
          </w:divBdr>
        </w:div>
        <w:div w:id="1456944649">
          <w:marLeft w:val="640"/>
          <w:marRight w:val="0"/>
          <w:marTop w:val="0"/>
          <w:marBottom w:val="0"/>
          <w:divBdr>
            <w:top w:val="none" w:sz="0" w:space="0" w:color="auto"/>
            <w:left w:val="none" w:sz="0" w:space="0" w:color="auto"/>
            <w:bottom w:val="none" w:sz="0" w:space="0" w:color="auto"/>
            <w:right w:val="none" w:sz="0" w:space="0" w:color="auto"/>
          </w:divBdr>
        </w:div>
        <w:div w:id="457770060">
          <w:marLeft w:val="640"/>
          <w:marRight w:val="0"/>
          <w:marTop w:val="0"/>
          <w:marBottom w:val="0"/>
          <w:divBdr>
            <w:top w:val="none" w:sz="0" w:space="0" w:color="auto"/>
            <w:left w:val="none" w:sz="0" w:space="0" w:color="auto"/>
            <w:bottom w:val="none" w:sz="0" w:space="0" w:color="auto"/>
            <w:right w:val="none" w:sz="0" w:space="0" w:color="auto"/>
          </w:divBdr>
        </w:div>
        <w:div w:id="1409687173">
          <w:marLeft w:val="640"/>
          <w:marRight w:val="0"/>
          <w:marTop w:val="0"/>
          <w:marBottom w:val="0"/>
          <w:divBdr>
            <w:top w:val="none" w:sz="0" w:space="0" w:color="auto"/>
            <w:left w:val="none" w:sz="0" w:space="0" w:color="auto"/>
            <w:bottom w:val="none" w:sz="0" w:space="0" w:color="auto"/>
            <w:right w:val="none" w:sz="0" w:space="0" w:color="auto"/>
          </w:divBdr>
        </w:div>
        <w:div w:id="1759864449">
          <w:marLeft w:val="640"/>
          <w:marRight w:val="0"/>
          <w:marTop w:val="0"/>
          <w:marBottom w:val="0"/>
          <w:divBdr>
            <w:top w:val="none" w:sz="0" w:space="0" w:color="auto"/>
            <w:left w:val="none" w:sz="0" w:space="0" w:color="auto"/>
            <w:bottom w:val="none" w:sz="0" w:space="0" w:color="auto"/>
            <w:right w:val="none" w:sz="0" w:space="0" w:color="auto"/>
          </w:divBdr>
        </w:div>
        <w:div w:id="255095787">
          <w:marLeft w:val="640"/>
          <w:marRight w:val="0"/>
          <w:marTop w:val="0"/>
          <w:marBottom w:val="0"/>
          <w:divBdr>
            <w:top w:val="none" w:sz="0" w:space="0" w:color="auto"/>
            <w:left w:val="none" w:sz="0" w:space="0" w:color="auto"/>
            <w:bottom w:val="none" w:sz="0" w:space="0" w:color="auto"/>
            <w:right w:val="none" w:sz="0" w:space="0" w:color="auto"/>
          </w:divBdr>
        </w:div>
      </w:divsChild>
    </w:div>
    <w:div w:id="442110868">
      <w:bodyDiv w:val="1"/>
      <w:marLeft w:val="0"/>
      <w:marRight w:val="0"/>
      <w:marTop w:val="0"/>
      <w:marBottom w:val="0"/>
      <w:divBdr>
        <w:top w:val="none" w:sz="0" w:space="0" w:color="auto"/>
        <w:left w:val="none" w:sz="0" w:space="0" w:color="auto"/>
        <w:bottom w:val="none" w:sz="0" w:space="0" w:color="auto"/>
        <w:right w:val="none" w:sz="0" w:space="0" w:color="auto"/>
      </w:divBdr>
      <w:divsChild>
        <w:div w:id="1517111230">
          <w:marLeft w:val="640"/>
          <w:marRight w:val="0"/>
          <w:marTop w:val="0"/>
          <w:marBottom w:val="0"/>
          <w:divBdr>
            <w:top w:val="none" w:sz="0" w:space="0" w:color="auto"/>
            <w:left w:val="none" w:sz="0" w:space="0" w:color="auto"/>
            <w:bottom w:val="none" w:sz="0" w:space="0" w:color="auto"/>
            <w:right w:val="none" w:sz="0" w:space="0" w:color="auto"/>
          </w:divBdr>
        </w:div>
        <w:div w:id="1558273255">
          <w:marLeft w:val="640"/>
          <w:marRight w:val="0"/>
          <w:marTop w:val="0"/>
          <w:marBottom w:val="0"/>
          <w:divBdr>
            <w:top w:val="none" w:sz="0" w:space="0" w:color="auto"/>
            <w:left w:val="none" w:sz="0" w:space="0" w:color="auto"/>
            <w:bottom w:val="none" w:sz="0" w:space="0" w:color="auto"/>
            <w:right w:val="none" w:sz="0" w:space="0" w:color="auto"/>
          </w:divBdr>
        </w:div>
        <w:div w:id="953172231">
          <w:marLeft w:val="640"/>
          <w:marRight w:val="0"/>
          <w:marTop w:val="0"/>
          <w:marBottom w:val="0"/>
          <w:divBdr>
            <w:top w:val="none" w:sz="0" w:space="0" w:color="auto"/>
            <w:left w:val="none" w:sz="0" w:space="0" w:color="auto"/>
            <w:bottom w:val="none" w:sz="0" w:space="0" w:color="auto"/>
            <w:right w:val="none" w:sz="0" w:space="0" w:color="auto"/>
          </w:divBdr>
        </w:div>
        <w:div w:id="1156147177">
          <w:marLeft w:val="640"/>
          <w:marRight w:val="0"/>
          <w:marTop w:val="0"/>
          <w:marBottom w:val="0"/>
          <w:divBdr>
            <w:top w:val="none" w:sz="0" w:space="0" w:color="auto"/>
            <w:left w:val="none" w:sz="0" w:space="0" w:color="auto"/>
            <w:bottom w:val="none" w:sz="0" w:space="0" w:color="auto"/>
            <w:right w:val="none" w:sz="0" w:space="0" w:color="auto"/>
          </w:divBdr>
        </w:div>
        <w:div w:id="50815384">
          <w:marLeft w:val="640"/>
          <w:marRight w:val="0"/>
          <w:marTop w:val="0"/>
          <w:marBottom w:val="0"/>
          <w:divBdr>
            <w:top w:val="none" w:sz="0" w:space="0" w:color="auto"/>
            <w:left w:val="none" w:sz="0" w:space="0" w:color="auto"/>
            <w:bottom w:val="none" w:sz="0" w:space="0" w:color="auto"/>
            <w:right w:val="none" w:sz="0" w:space="0" w:color="auto"/>
          </w:divBdr>
        </w:div>
        <w:div w:id="809133225">
          <w:marLeft w:val="640"/>
          <w:marRight w:val="0"/>
          <w:marTop w:val="0"/>
          <w:marBottom w:val="0"/>
          <w:divBdr>
            <w:top w:val="none" w:sz="0" w:space="0" w:color="auto"/>
            <w:left w:val="none" w:sz="0" w:space="0" w:color="auto"/>
            <w:bottom w:val="none" w:sz="0" w:space="0" w:color="auto"/>
            <w:right w:val="none" w:sz="0" w:space="0" w:color="auto"/>
          </w:divBdr>
        </w:div>
        <w:div w:id="1490049665">
          <w:marLeft w:val="640"/>
          <w:marRight w:val="0"/>
          <w:marTop w:val="0"/>
          <w:marBottom w:val="0"/>
          <w:divBdr>
            <w:top w:val="none" w:sz="0" w:space="0" w:color="auto"/>
            <w:left w:val="none" w:sz="0" w:space="0" w:color="auto"/>
            <w:bottom w:val="none" w:sz="0" w:space="0" w:color="auto"/>
            <w:right w:val="none" w:sz="0" w:space="0" w:color="auto"/>
          </w:divBdr>
        </w:div>
        <w:div w:id="848175132">
          <w:marLeft w:val="640"/>
          <w:marRight w:val="0"/>
          <w:marTop w:val="0"/>
          <w:marBottom w:val="0"/>
          <w:divBdr>
            <w:top w:val="none" w:sz="0" w:space="0" w:color="auto"/>
            <w:left w:val="none" w:sz="0" w:space="0" w:color="auto"/>
            <w:bottom w:val="none" w:sz="0" w:space="0" w:color="auto"/>
            <w:right w:val="none" w:sz="0" w:space="0" w:color="auto"/>
          </w:divBdr>
        </w:div>
        <w:div w:id="1749813684">
          <w:marLeft w:val="640"/>
          <w:marRight w:val="0"/>
          <w:marTop w:val="0"/>
          <w:marBottom w:val="0"/>
          <w:divBdr>
            <w:top w:val="none" w:sz="0" w:space="0" w:color="auto"/>
            <w:left w:val="none" w:sz="0" w:space="0" w:color="auto"/>
            <w:bottom w:val="none" w:sz="0" w:space="0" w:color="auto"/>
            <w:right w:val="none" w:sz="0" w:space="0" w:color="auto"/>
          </w:divBdr>
        </w:div>
        <w:div w:id="1308582522">
          <w:marLeft w:val="640"/>
          <w:marRight w:val="0"/>
          <w:marTop w:val="0"/>
          <w:marBottom w:val="0"/>
          <w:divBdr>
            <w:top w:val="none" w:sz="0" w:space="0" w:color="auto"/>
            <w:left w:val="none" w:sz="0" w:space="0" w:color="auto"/>
            <w:bottom w:val="none" w:sz="0" w:space="0" w:color="auto"/>
            <w:right w:val="none" w:sz="0" w:space="0" w:color="auto"/>
          </w:divBdr>
        </w:div>
        <w:div w:id="9842364">
          <w:marLeft w:val="640"/>
          <w:marRight w:val="0"/>
          <w:marTop w:val="0"/>
          <w:marBottom w:val="0"/>
          <w:divBdr>
            <w:top w:val="none" w:sz="0" w:space="0" w:color="auto"/>
            <w:left w:val="none" w:sz="0" w:space="0" w:color="auto"/>
            <w:bottom w:val="none" w:sz="0" w:space="0" w:color="auto"/>
            <w:right w:val="none" w:sz="0" w:space="0" w:color="auto"/>
          </w:divBdr>
        </w:div>
        <w:div w:id="26493381">
          <w:marLeft w:val="640"/>
          <w:marRight w:val="0"/>
          <w:marTop w:val="0"/>
          <w:marBottom w:val="0"/>
          <w:divBdr>
            <w:top w:val="none" w:sz="0" w:space="0" w:color="auto"/>
            <w:left w:val="none" w:sz="0" w:space="0" w:color="auto"/>
            <w:bottom w:val="none" w:sz="0" w:space="0" w:color="auto"/>
            <w:right w:val="none" w:sz="0" w:space="0" w:color="auto"/>
          </w:divBdr>
        </w:div>
        <w:div w:id="1048065571">
          <w:marLeft w:val="640"/>
          <w:marRight w:val="0"/>
          <w:marTop w:val="0"/>
          <w:marBottom w:val="0"/>
          <w:divBdr>
            <w:top w:val="none" w:sz="0" w:space="0" w:color="auto"/>
            <w:left w:val="none" w:sz="0" w:space="0" w:color="auto"/>
            <w:bottom w:val="none" w:sz="0" w:space="0" w:color="auto"/>
            <w:right w:val="none" w:sz="0" w:space="0" w:color="auto"/>
          </w:divBdr>
        </w:div>
        <w:div w:id="1965117846">
          <w:marLeft w:val="640"/>
          <w:marRight w:val="0"/>
          <w:marTop w:val="0"/>
          <w:marBottom w:val="0"/>
          <w:divBdr>
            <w:top w:val="none" w:sz="0" w:space="0" w:color="auto"/>
            <w:left w:val="none" w:sz="0" w:space="0" w:color="auto"/>
            <w:bottom w:val="none" w:sz="0" w:space="0" w:color="auto"/>
            <w:right w:val="none" w:sz="0" w:space="0" w:color="auto"/>
          </w:divBdr>
        </w:div>
      </w:divsChild>
    </w:div>
    <w:div w:id="468549194">
      <w:bodyDiv w:val="1"/>
      <w:marLeft w:val="0"/>
      <w:marRight w:val="0"/>
      <w:marTop w:val="0"/>
      <w:marBottom w:val="0"/>
      <w:divBdr>
        <w:top w:val="none" w:sz="0" w:space="0" w:color="auto"/>
        <w:left w:val="none" w:sz="0" w:space="0" w:color="auto"/>
        <w:bottom w:val="none" w:sz="0" w:space="0" w:color="auto"/>
        <w:right w:val="none" w:sz="0" w:space="0" w:color="auto"/>
      </w:divBdr>
      <w:divsChild>
        <w:div w:id="1768964446">
          <w:marLeft w:val="640"/>
          <w:marRight w:val="0"/>
          <w:marTop w:val="0"/>
          <w:marBottom w:val="0"/>
          <w:divBdr>
            <w:top w:val="none" w:sz="0" w:space="0" w:color="auto"/>
            <w:left w:val="none" w:sz="0" w:space="0" w:color="auto"/>
            <w:bottom w:val="none" w:sz="0" w:space="0" w:color="auto"/>
            <w:right w:val="none" w:sz="0" w:space="0" w:color="auto"/>
          </w:divBdr>
        </w:div>
        <w:div w:id="1527676374">
          <w:marLeft w:val="640"/>
          <w:marRight w:val="0"/>
          <w:marTop w:val="0"/>
          <w:marBottom w:val="0"/>
          <w:divBdr>
            <w:top w:val="none" w:sz="0" w:space="0" w:color="auto"/>
            <w:left w:val="none" w:sz="0" w:space="0" w:color="auto"/>
            <w:bottom w:val="none" w:sz="0" w:space="0" w:color="auto"/>
            <w:right w:val="none" w:sz="0" w:space="0" w:color="auto"/>
          </w:divBdr>
        </w:div>
        <w:div w:id="749353260">
          <w:marLeft w:val="640"/>
          <w:marRight w:val="0"/>
          <w:marTop w:val="0"/>
          <w:marBottom w:val="0"/>
          <w:divBdr>
            <w:top w:val="none" w:sz="0" w:space="0" w:color="auto"/>
            <w:left w:val="none" w:sz="0" w:space="0" w:color="auto"/>
            <w:bottom w:val="none" w:sz="0" w:space="0" w:color="auto"/>
            <w:right w:val="none" w:sz="0" w:space="0" w:color="auto"/>
          </w:divBdr>
        </w:div>
        <w:div w:id="1565138163">
          <w:marLeft w:val="640"/>
          <w:marRight w:val="0"/>
          <w:marTop w:val="0"/>
          <w:marBottom w:val="0"/>
          <w:divBdr>
            <w:top w:val="none" w:sz="0" w:space="0" w:color="auto"/>
            <w:left w:val="none" w:sz="0" w:space="0" w:color="auto"/>
            <w:bottom w:val="none" w:sz="0" w:space="0" w:color="auto"/>
            <w:right w:val="none" w:sz="0" w:space="0" w:color="auto"/>
          </w:divBdr>
        </w:div>
        <w:div w:id="454717913">
          <w:marLeft w:val="640"/>
          <w:marRight w:val="0"/>
          <w:marTop w:val="0"/>
          <w:marBottom w:val="0"/>
          <w:divBdr>
            <w:top w:val="none" w:sz="0" w:space="0" w:color="auto"/>
            <w:left w:val="none" w:sz="0" w:space="0" w:color="auto"/>
            <w:bottom w:val="none" w:sz="0" w:space="0" w:color="auto"/>
            <w:right w:val="none" w:sz="0" w:space="0" w:color="auto"/>
          </w:divBdr>
        </w:div>
        <w:div w:id="1303652755">
          <w:marLeft w:val="640"/>
          <w:marRight w:val="0"/>
          <w:marTop w:val="0"/>
          <w:marBottom w:val="0"/>
          <w:divBdr>
            <w:top w:val="none" w:sz="0" w:space="0" w:color="auto"/>
            <w:left w:val="none" w:sz="0" w:space="0" w:color="auto"/>
            <w:bottom w:val="none" w:sz="0" w:space="0" w:color="auto"/>
            <w:right w:val="none" w:sz="0" w:space="0" w:color="auto"/>
          </w:divBdr>
        </w:div>
        <w:div w:id="228074405">
          <w:marLeft w:val="640"/>
          <w:marRight w:val="0"/>
          <w:marTop w:val="0"/>
          <w:marBottom w:val="0"/>
          <w:divBdr>
            <w:top w:val="none" w:sz="0" w:space="0" w:color="auto"/>
            <w:left w:val="none" w:sz="0" w:space="0" w:color="auto"/>
            <w:bottom w:val="none" w:sz="0" w:space="0" w:color="auto"/>
            <w:right w:val="none" w:sz="0" w:space="0" w:color="auto"/>
          </w:divBdr>
        </w:div>
        <w:div w:id="263264918">
          <w:marLeft w:val="640"/>
          <w:marRight w:val="0"/>
          <w:marTop w:val="0"/>
          <w:marBottom w:val="0"/>
          <w:divBdr>
            <w:top w:val="none" w:sz="0" w:space="0" w:color="auto"/>
            <w:left w:val="none" w:sz="0" w:space="0" w:color="auto"/>
            <w:bottom w:val="none" w:sz="0" w:space="0" w:color="auto"/>
            <w:right w:val="none" w:sz="0" w:space="0" w:color="auto"/>
          </w:divBdr>
        </w:div>
        <w:div w:id="2074351008">
          <w:marLeft w:val="640"/>
          <w:marRight w:val="0"/>
          <w:marTop w:val="0"/>
          <w:marBottom w:val="0"/>
          <w:divBdr>
            <w:top w:val="none" w:sz="0" w:space="0" w:color="auto"/>
            <w:left w:val="none" w:sz="0" w:space="0" w:color="auto"/>
            <w:bottom w:val="none" w:sz="0" w:space="0" w:color="auto"/>
            <w:right w:val="none" w:sz="0" w:space="0" w:color="auto"/>
          </w:divBdr>
        </w:div>
        <w:div w:id="797139863">
          <w:marLeft w:val="640"/>
          <w:marRight w:val="0"/>
          <w:marTop w:val="0"/>
          <w:marBottom w:val="0"/>
          <w:divBdr>
            <w:top w:val="none" w:sz="0" w:space="0" w:color="auto"/>
            <w:left w:val="none" w:sz="0" w:space="0" w:color="auto"/>
            <w:bottom w:val="none" w:sz="0" w:space="0" w:color="auto"/>
            <w:right w:val="none" w:sz="0" w:space="0" w:color="auto"/>
          </w:divBdr>
        </w:div>
        <w:div w:id="1184396411">
          <w:marLeft w:val="640"/>
          <w:marRight w:val="0"/>
          <w:marTop w:val="0"/>
          <w:marBottom w:val="0"/>
          <w:divBdr>
            <w:top w:val="none" w:sz="0" w:space="0" w:color="auto"/>
            <w:left w:val="none" w:sz="0" w:space="0" w:color="auto"/>
            <w:bottom w:val="none" w:sz="0" w:space="0" w:color="auto"/>
            <w:right w:val="none" w:sz="0" w:space="0" w:color="auto"/>
          </w:divBdr>
        </w:div>
        <w:div w:id="746197484">
          <w:marLeft w:val="640"/>
          <w:marRight w:val="0"/>
          <w:marTop w:val="0"/>
          <w:marBottom w:val="0"/>
          <w:divBdr>
            <w:top w:val="none" w:sz="0" w:space="0" w:color="auto"/>
            <w:left w:val="none" w:sz="0" w:space="0" w:color="auto"/>
            <w:bottom w:val="none" w:sz="0" w:space="0" w:color="auto"/>
            <w:right w:val="none" w:sz="0" w:space="0" w:color="auto"/>
          </w:divBdr>
        </w:div>
        <w:div w:id="543373155">
          <w:marLeft w:val="640"/>
          <w:marRight w:val="0"/>
          <w:marTop w:val="0"/>
          <w:marBottom w:val="0"/>
          <w:divBdr>
            <w:top w:val="none" w:sz="0" w:space="0" w:color="auto"/>
            <w:left w:val="none" w:sz="0" w:space="0" w:color="auto"/>
            <w:bottom w:val="none" w:sz="0" w:space="0" w:color="auto"/>
            <w:right w:val="none" w:sz="0" w:space="0" w:color="auto"/>
          </w:divBdr>
        </w:div>
        <w:div w:id="1868173701">
          <w:marLeft w:val="640"/>
          <w:marRight w:val="0"/>
          <w:marTop w:val="0"/>
          <w:marBottom w:val="0"/>
          <w:divBdr>
            <w:top w:val="none" w:sz="0" w:space="0" w:color="auto"/>
            <w:left w:val="none" w:sz="0" w:space="0" w:color="auto"/>
            <w:bottom w:val="none" w:sz="0" w:space="0" w:color="auto"/>
            <w:right w:val="none" w:sz="0" w:space="0" w:color="auto"/>
          </w:divBdr>
        </w:div>
        <w:div w:id="586116234">
          <w:marLeft w:val="640"/>
          <w:marRight w:val="0"/>
          <w:marTop w:val="0"/>
          <w:marBottom w:val="0"/>
          <w:divBdr>
            <w:top w:val="none" w:sz="0" w:space="0" w:color="auto"/>
            <w:left w:val="none" w:sz="0" w:space="0" w:color="auto"/>
            <w:bottom w:val="none" w:sz="0" w:space="0" w:color="auto"/>
            <w:right w:val="none" w:sz="0" w:space="0" w:color="auto"/>
          </w:divBdr>
        </w:div>
        <w:div w:id="54819980">
          <w:marLeft w:val="640"/>
          <w:marRight w:val="0"/>
          <w:marTop w:val="0"/>
          <w:marBottom w:val="0"/>
          <w:divBdr>
            <w:top w:val="none" w:sz="0" w:space="0" w:color="auto"/>
            <w:left w:val="none" w:sz="0" w:space="0" w:color="auto"/>
            <w:bottom w:val="none" w:sz="0" w:space="0" w:color="auto"/>
            <w:right w:val="none" w:sz="0" w:space="0" w:color="auto"/>
          </w:divBdr>
        </w:div>
        <w:div w:id="1158613399">
          <w:marLeft w:val="640"/>
          <w:marRight w:val="0"/>
          <w:marTop w:val="0"/>
          <w:marBottom w:val="0"/>
          <w:divBdr>
            <w:top w:val="none" w:sz="0" w:space="0" w:color="auto"/>
            <w:left w:val="none" w:sz="0" w:space="0" w:color="auto"/>
            <w:bottom w:val="none" w:sz="0" w:space="0" w:color="auto"/>
            <w:right w:val="none" w:sz="0" w:space="0" w:color="auto"/>
          </w:divBdr>
        </w:div>
        <w:div w:id="2142334364">
          <w:marLeft w:val="640"/>
          <w:marRight w:val="0"/>
          <w:marTop w:val="0"/>
          <w:marBottom w:val="0"/>
          <w:divBdr>
            <w:top w:val="none" w:sz="0" w:space="0" w:color="auto"/>
            <w:left w:val="none" w:sz="0" w:space="0" w:color="auto"/>
            <w:bottom w:val="none" w:sz="0" w:space="0" w:color="auto"/>
            <w:right w:val="none" w:sz="0" w:space="0" w:color="auto"/>
          </w:divBdr>
        </w:div>
        <w:div w:id="293752474">
          <w:marLeft w:val="640"/>
          <w:marRight w:val="0"/>
          <w:marTop w:val="0"/>
          <w:marBottom w:val="0"/>
          <w:divBdr>
            <w:top w:val="none" w:sz="0" w:space="0" w:color="auto"/>
            <w:left w:val="none" w:sz="0" w:space="0" w:color="auto"/>
            <w:bottom w:val="none" w:sz="0" w:space="0" w:color="auto"/>
            <w:right w:val="none" w:sz="0" w:space="0" w:color="auto"/>
          </w:divBdr>
        </w:div>
      </w:divsChild>
    </w:div>
    <w:div w:id="482939030">
      <w:bodyDiv w:val="1"/>
      <w:marLeft w:val="0"/>
      <w:marRight w:val="0"/>
      <w:marTop w:val="0"/>
      <w:marBottom w:val="0"/>
      <w:divBdr>
        <w:top w:val="none" w:sz="0" w:space="0" w:color="auto"/>
        <w:left w:val="none" w:sz="0" w:space="0" w:color="auto"/>
        <w:bottom w:val="none" w:sz="0" w:space="0" w:color="auto"/>
        <w:right w:val="none" w:sz="0" w:space="0" w:color="auto"/>
      </w:divBdr>
      <w:divsChild>
        <w:div w:id="1586107888">
          <w:marLeft w:val="640"/>
          <w:marRight w:val="0"/>
          <w:marTop w:val="0"/>
          <w:marBottom w:val="0"/>
          <w:divBdr>
            <w:top w:val="none" w:sz="0" w:space="0" w:color="auto"/>
            <w:left w:val="none" w:sz="0" w:space="0" w:color="auto"/>
            <w:bottom w:val="none" w:sz="0" w:space="0" w:color="auto"/>
            <w:right w:val="none" w:sz="0" w:space="0" w:color="auto"/>
          </w:divBdr>
        </w:div>
        <w:div w:id="818234710">
          <w:marLeft w:val="640"/>
          <w:marRight w:val="0"/>
          <w:marTop w:val="0"/>
          <w:marBottom w:val="0"/>
          <w:divBdr>
            <w:top w:val="none" w:sz="0" w:space="0" w:color="auto"/>
            <w:left w:val="none" w:sz="0" w:space="0" w:color="auto"/>
            <w:bottom w:val="none" w:sz="0" w:space="0" w:color="auto"/>
            <w:right w:val="none" w:sz="0" w:space="0" w:color="auto"/>
          </w:divBdr>
        </w:div>
        <w:div w:id="221214980">
          <w:marLeft w:val="640"/>
          <w:marRight w:val="0"/>
          <w:marTop w:val="0"/>
          <w:marBottom w:val="0"/>
          <w:divBdr>
            <w:top w:val="none" w:sz="0" w:space="0" w:color="auto"/>
            <w:left w:val="none" w:sz="0" w:space="0" w:color="auto"/>
            <w:bottom w:val="none" w:sz="0" w:space="0" w:color="auto"/>
            <w:right w:val="none" w:sz="0" w:space="0" w:color="auto"/>
          </w:divBdr>
        </w:div>
        <w:div w:id="767391649">
          <w:marLeft w:val="640"/>
          <w:marRight w:val="0"/>
          <w:marTop w:val="0"/>
          <w:marBottom w:val="0"/>
          <w:divBdr>
            <w:top w:val="none" w:sz="0" w:space="0" w:color="auto"/>
            <w:left w:val="none" w:sz="0" w:space="0" w:color="auto"/>
            <w:bottom w:val="none" w:sz="0" w:space="0" w:color="auto"/>
            <w:right w:val="none" w:sz="0" w:space="0" w:color="auto"/>
          </w:divBdr>
        </w:div>
        <w:div w:id="361252570">
          <w:marLeft w:val="640"/>
          <w:marRight w:val="0"/>
          <w:marTop w:val="0"/>
          <w:marBottom w:val="0"/>
          <w:divBdr>
            <w:top w:val="none" w:sz="0" w:space="0" w:color="auto"/>
            <w:left w:val="none" w:sz="0" w:space="0" w:color="auto"/>
            <w:bottom w:val="none" w:sz="0" w:space="0" w:color="auto"/>
            <w:right w:val="none" w:sz="0" w:space="0" w:color="auto"/>
          </w:divBdr>
        </w:div>
        <w:div w:id="766653759">
          <w:marLeft w:val="640"/>
          <w:marRight w:val="0"/>
          <w:marTop w:val="0"/>
          <w:marBottom w:val="0"/>
          <w:divBdr>
            <w:top w:val="none" w:sz="0" w:space="0" w:color="auto"/>
            <w:left w:val="none" w:sz="0" w:space="0" w:color="auto"/>
            <w:bottom w:val="none" w:sz="0" w:space="0" w:color="auto"/>
            <w:right w:val="none" w:sz="0" w:space="0" w:color="auto"/>
          </w:divBdr>
        </w:div>
        <w:div w:id="1167401283">
          <w:marLeft w:val="640"/>
          <w:marRight w:val="0"/>
          <w:marTop w:val="0"/>
          <w:marBottom w:val="0"/>
          <w:divBdr>
            <w:top w:val="none" w:sz="0" w:space="0" w:color="auto"/>
            <w:left w:val="none" w:sz="0" w:space="0" w:color="auto"/>
            <w:bottom w:val="none" w:sz="0" w:space="0" w:color="auto"/>
            <w:right w:val="none" w:sz="0" w:space="0" w:color="auto"/>
          </w:divBdr>
        </w:div>
        <w:div w:id="286545944">
          <w:marLeft w:val="640"/>
          <w:marRight w:val="0"/>
          <w:marTop w:val="0"/>
          <w:marBottom w:val="0"/>
          <w:divBdr>
            <w:top w:val="none" w:sz="0" w:space="0" w:color="auto"/>
            <w:left w:val="none" w:sz="0" w:space="0" w:color="auto"/>
            <w:bottom w:val="none" w:sz="0" w:space="0" w:color="auto"/>
            <w:right w:val="none" w:sz="0" w:space="0" w:color="auto"/>
          </w:divBdr>
        </w:div>
        <w:div w:id="1116750780">
          <w:marLeft w:val="640"/>
          <w:marRight w:val="0"/>
          <w:marTop w:val="0"/>
          <w:marBottom w:val="0"/>
          <w:divBdr>
            <w:top w:val="none" w:sz="0" w:space="0" w:color="auto"/>
            <w:left w:val="none" w:sz="0" w:space="0" w:color="auto"/>
            <w:bottom w:val="none" w:sz="0" w:space="0" w:color="auto"/>
            <w:right w:val="none" w:sz="0" w:space="0" w:color="auto"/>
          </w:divBdr>
        </w:div>
        <w:div w:id="585505578">
          <w:marLeft w:val="640"/>
          <w:marRight w:val="0"/>
          <w:marTop w:val="0"/>
          <w:marBottom w:val="0"/>
          <w:divBdr>
            <w:top w:val="none" w:sz="0" w:space="0" w:color="auto"/>
            <w:left w:val="none" w:sz="0" w:space="0" w:color="auto"/>
            <w:bottom w:val="none" w:sz="0" w:space="0" w:color="auto"/>
            <w:right w:val="none" w:sz="0" w:space="0" w:color="auto"/>
          </w:divBdr>
        </w:div>
        <w:div w:id="481653637">
          <w:marLeft w:val="640"/>
          <w:marRight w:val="0"/>
          <w:marTop w:val="0"/>
          <w:marBottom w:val="0"/>
          <w:divBdr>
            <w:top w:val="none" w:sz="0" w:space="0" w:color="auto"/>
            <w:left w:val="none" w:sz="0" w:space="0" w:color="auto"/>
            <w:bottom w:val="none" w:sz="0" w:space="0" w:color="auto"/>
            <w:right w:val="none" w:sz="0" w:space="0" w:color="auto"/>
          </w:divBdr>
        </w:div>
        <w:div w:id="1820808319">
          <w:marLeft w:val="640"/>
          <w:marRight w:val="0"/>
          <w:marTop w:val="0"/>
          <w:marBottom w:val="0"/>
          <w:divBdr>
            <w:top w:val="none" w:sz="0" w:space="0" w:color="auto"/>
            <w:left w:val="none" w:sz="0" w:space="0" w:color="auto"/>
            <w:bottom w:val="none" w:sz="0" w:space="0" w:color="auto"/>
            <w:right w:val="none" w:sz="0" w:space="0" w:color="auto"/>
          </w:divBdr>
        </w:div>
        <w:div w:id="690103580">
          <w:marLeft w:val="640"/>
          <w:marRight w:val="0"/>
          <w:marTop w:val="0"/>
          <w:marBottom w:val="0"/>
          <w:divBdr>
            <w:top w:val="none" w:sz="0" w:space="0" w:color="auto"/>
            <w:left w:val="none" w:sz="0" w:space="0" w:color="auto"/>
            <w:bottom w:val="none" w:sz="0" w:space="0" w:color="auto"/>
            <w:right w:val="none" w:sz="0" w:space="0" w:color="auto"/>
          </w:divBdr>
        </w:div>
        <w:div w:id="1040979700">
          <w:marLeft w:val="640"/>
          <w:marRight w:val="0"/>
          <w:marTop w:val="0"/>
          <w:marBottom w:val="0"/>
          <w:divBdr>
            <w:top w:val="none" w:sz="0" w:space="0" w:color="auto"/>
            <w:left w:val="none" w:sz="0" w:space="0" w:color="auto"/>
            <w:bottom w:val="none" w:sz="0" w:space="0" w:color="auto"/>
            <w:right w:val="none" w:sz="0" w:space="0" w:color="auto"/>
          </w:divBdr>
        </w:div>
      </w:divsChild>
    </w:div>
    <w:div w:id="485516442">
      <w:bodyDiv w:val="1"/>
      <w:marLeft w:val="0"/>
      <w:marRight w:val="0"/>
      <w:marTop w:val="0"/>
      <w:marBottom w:val="0"/>
      <w:divBdr>
        <w:top w:val="none" w:sz="0" w:space="0" w:color="auto"/>
        <w:left w:val="none" w:sz="0" w:space="0" w:color="auto"/>
        <w:bottom w:val="none" w:sz="0" w:space="0" w:color="auto"/>
        <w:right w:val="none" w:sz="0" w:space="0" w:color="auto"/>
      </w:divBdr>
      <w:divsChild>
        <w:div w:id="169880763">
          <w:marLeft w:val="640"/>
          <w:marRight w:val="0"/>
          <w:marTop w:val="0"/>
          <w:marBottom w:val="0"/>
          <w:divBdr>
            <w:top w:val="none" w:sz="0" w:space="0" w:color="auto"/>
            <w:left w:val="none" w:sz="0" w:space="0" w:color="auto"/>
            <w:bottom w:val="none" w:sz="0" w:space="0" w:color="auto"/>
            <w:right w:val="none" w:sz="0" w:space="0" w:color="auto"/>
          </w:divBdr>
        </w:div>
        <w:div w:id="440344932">
          <w:marLeft w:val="640"/>
          <w:marRight w:val="0"/>
          <w:marTop w:val="0"/>
          <w:marBottom w:val="0"/>
          <w:divBdr>
            <w:top w:val="none" w:sz="0" w:space="0" w:color="auto"/>
            <w:left w:val="none" w:sz="0" w:space="0" w:color="auto"/>
            <w:bottom w:val="none" w:sz="0" w:space="0" w:color="auto"/>
            <w:right w:val="none" w:sz="0" w:space="0" w:color="auto"/>
          </w:divBdr>
        </w:div>
        <w:div w:id="464472824">
          <w:marLeft w:val="640"/>
          <w:marRight w:val="0"/>
          <w:marTop w:val="0"/>
          <w:marBottom w:val="0"/>
          <w:divBdr>
            <w:top w:val="none" w:sz="0" w:space="0" w:color="auto"/>
            <w:left w:val="none" w:sz="0" w:space="0" w:color="auto"/>
            <w:bottom w:val="none" w:sz="0" w:space="0" w:color="auto"/>
            <w:right w:val="none" w:sz="0" w:space="0" w:color="auto"/>
          </w:divBdr>
        </w:div>
        <w:div w:id="805701829">
          <w:marLeft w:val="640"/>
          <w:marRight w:val="0"/>
          <w:marTop w:val="0"/>
          <w:marBottom w:val="0"/>
          <w:divBdr>
            <w:top w:val="none" w:sz="0" w:space="0" w:color="auto"/>
            <w:left w:val="none" w:sz="0" w:space="0" w:color="auto"/>
            <w:bottom w:val="none" w:sz="0" w:space="0" w:color="auto"/>
            <w:right w:val="none" w:sz="0" w:space="0" w:color="auto"/>
          </w:divBdr>
        </w:div>
        <w:div w:id="1723408928">
          <w:marLeft w:val="640"/>
          <w:marRight w:val="0"/>
          <w:marTop w:val="0"/>
          <w:marBottom w:val="0"/>
          <w:divBdr>
            <w:top w:val="none" w:sz="0" w:space="0" w:color="auto"/>
            <w:left w:val="none" w:sz="0" w:space="0" w:color="auto"/>
            <w:bottom w:val="none" w:sz="0" w:space="0" w:color="auto"/>
            <w:right w:val="none" w:sz="0" w:space="0" w:color="auto"/>
          </w:divBdr>
        </w:div>
        <w:div w:id="892471663">
          <w:marLeft w:val="640"/>
          <w:marRight w:val="0"/>
          <w:marTop w:val="0"/>
          <w:marBottom w:val="0"/>
          <w:divBdr>
            <w:top w:val="none" w:sz="0" w:space="0" w:color="auto"/>
            <w:left w:val="none" w:sz="0" w:space="0" w:color="auto"/>
            <w:bottom w:val="none" w:sz="0" w:space="0" w:color="auto"/>
            <w:right w:val="none" w:sz="0" w:space="0" w:color="auto"/>
          </w:divBdr>
        </w:div>
        <w:div w:id="1826049408">
          <w:marLeft w:val="640"/>
          <w:marRight w:val="0"/>
          <w:marTop w:val="0"/>
          <w:marBottom w:val="0"/>
          <w:divBdr>
            <w:top w:val="none" w:sz="0" w:space="0" w:color="auto"/>
            <w:left w:val="none" w:sz="0" w:space="0" w:color="auto"/>
            <w:bottom w:val="none" w:sz="0" w:space="0" w:color="auto"/>
            <w:right w:val="none" w:sz="0" w:space="0" w:color="auto"/>
          </w:divBdr>
        </w:div>
        <w:div w:id="1258173098">
          <w:marLeft w:val="640"/>
          <w:marRight w:val="0"/>
          <w:marTop w:val="0"/>
          <w:marBottom w:val="0"/>
          <w:divBdr>
            <w:top w:val="none" w:sz="0" w:space="0" w:color="auto"/>
            <w:left w:val="none" w:sz="0" w:space="0" w:color="auto"/>
            <w:bottom w:val="none" w:sz="0" w:space="0" w:color="auto"/>
            <w:right w:val="none" w:sz="0" w:space="0" w:color="auto"/>
          </w:divBdr>
        </w:div>
        <w:div w:id="768696660">
          <w:marLeft w:val="640"/>
          <w:marRight w:val="0"/>
          <w:marTop w:val="0"/>
          <w:marBottom w:val="0"/>
          <w:divBdr>
            <w:top w:val="none" w:sz="0" w:space="0" w:color="auto"/>
            <w:left w:val="none" w:sz="0" w:space="0" w:color="auto"/>
            <w:bottom w:val="none" w:sz="0" w:space="0" w:color="auto"/>
            <w:right w:val="none" w:sz="0" w:space="0" w:color="auto"/>
          </w:divBdr>
        </w:div>
        <w:div w:id="165636938">
          <w:marLeft w:val="640"/>
          <w:marRight w:val="0"/>
          <w:marTop w:val="0"/>
          <w:marBottom w:val="0"/>
          <w:divBdr>
            <w:top w:val="none" w:sz="0" w:space="0" w:color="auto"/>
            <w:left w:val="none" w:sz="0" w:space="0" w:color="auto"/>
            <w:bottom w:val="none" w:sz="0" w:space="0" w:color="auto"/>
            <w:right w:val="none" w:sz="0" w:space="0" w:color="auto"/>
          </w:divBdr>
        </w:div>
        <w:div w:id="577328941">
          <w:marLeft w:val="640"/>
          <w:marRight w:val="0"/>
          <w:marTop w:val="0"/>
          <w:marBottom w:val="0"/>
          <w:divBdr>
            <w:top w:val="none" w:sz="0" w:space="0" w:color="auto"/>
            <w:left w:val="none" w:sz="0" w:space="0" w:color="auto"/>
            <w:bottom w:val="none" w:sz="0" w:space="0" w:color="auto"/>
            <w:right w:val="none" w:sz="0" w:space="0" w:color="auto"/>
          </w:divBdr>
        </w:div>
        <w:div w:id="160128300">
          <w:marLeft w:val="640"/>
          <w:marRight w:val="0"/>
          <w:marTop w:val="0"/>
          <w:marBottom w:val="0"/>
          <w:divBdr>
            <w:top w:val="none" w:sz="0" w:space="0" w:color="auto"/>
            <w:left w:val="none" w:sz="0" w:space="0" w:color="auto"/>
            <w:bottom w:val="none" w:sz="0" w:space="0" w:color="auto"/>
            <w:right w:val="none" w:sz="0" w:space="0" w:color="auto"/>
          </w:divBdr>
        </w:div>
        <w:div w:id="1982732354">
          <w:marLeft w:val="640"/>
          <w:marRight w:val="0"/>
          <w:marTop w:val="0"/>
          <w:marBottom w:val="0"/>
          <w:divBdr>
            <w:top w:val="none" w:sz="0" w:space="0" w:color="auto"/>
            <w:left w:val="none" w:sz="0" w:space="0" w:color="auto"/>
            <w:bottom w:val="none" w:sz="0" w:space="0" w:color="auto"/>
            <w:right w:val="none" w:sz="0" w:space="0" w:color="auto"/>
          </w:divBdr>
        </w:div>
        <w:div w:id="841507421">
          <w:marLeft w:val="640"/>
          <w:marRight w:val="0"/>
          <w:marTop w:val="0"/>
          <w:marBottom w:val="0"/>
          <w:divBdr>
            <w:top w:val="none" w:sz="0" w:space="0" w:color="auto"/>
            <w:left w:val="none" w:sz="0" w:space="0" w:color="auto"/>
            <w:bottom w:val="none" w:sz="0" w:space="0" w:color="auto"/>
            <w:right w:val="none" w:sz="0" w:space="0" w:color="auto"/>
          </w:divBdr>
        </w:div>
      </w:divsChild>
    </w:div>
    <w:div w:id="489755013">
      <w:bodyDiv w:val="1"/>
      <w:marLeft w:val="0"/>
      <w:marRight w:val="0"/>
      <w:marTop w:val="0"/>
      <w:marBottom w:val="0"/>
      <w:divBdr>
        <w:top w:val="none" w:sz="0" w:space="0" w:color="auto"/>
        <w:left w:val="none" w:sz="0" w:space="0" w:color="auto"/>
        <w:bottom w:val="none" w:sz="0" w:space="0" w:color="auto"/>
        <w:right w:val="none" w:sz="0" w:space="0" w:color="auto"/>
      </w:divBdr>
      <w:divsChild>
        <w:div w:id="848720834">
          <w:marLeft w:val="640"/>
          <w:marRight w:val="0"/>
          <w:marTop w:val="0"/>
          <w:marBottom w:val="0"/>
          <w:divBdr>
            <w:top w:val="none" w:sz="0" w:space="0" w:color="auto"/>
            <w:left w:val="none" w:sz="0" w:space="0" w:color="auto"/>
            <w:bottom w:val="none" w:sz="0" w:space="0" w:color="auto"/>
            <w:right w:val="none" w:sz="0" w:space="0" w:color="auto"/>
          </w:divBdr>
        </w:div>
        <w:div w:id="28646706">
          <w:marLeft w:val="640"/>
          <w:marRight w:val="0"/>
          <w:marTop w:val="0"/>
          <w:marBottom w:val="0"/>
          <w:divBdr>
            <w:top w:val="none" w:sz="0" w:space="0" w:color="auto"/>
            <w:left w:val="none" w:sz="0" w:space="0" w:color="auto"/>
            <w:bottom w:val="none" w:sz="0" w:space="0" w:color="auto"/>
            <w:right w:val="none" w:sz="0" w:space="0" w:color="auto"/>
          </w:divBdr>
        </w:div>
        <w:div w:id="566111808">
          <w:marLeft w:val="640"/>
          <w:marRight w:val="0"/>
          <w:marTop w:val="0"/>
          <w:marBottom w:val="0"/>
          <w:divBdr>
            <w:top w:val="none" w:sz="0" w:space="0" w:color="auto"/>
            <w:left w:val="none" w:sz="0" w:space="0" w:color="auto"/>
            <w:bottom w:val="none" w:sz="0" w:space="0" w:color="auto"/>
            <w:right w:val="none" w:sz="0" w:space="0" w:color="auto"/>
          </w:divBdr>
        </w:div>
        <w:div w:id="1660042457">
          <w:marLeft w:val="640"/>
          <w:marRight w:val="0"/>
          <w:marTop w:val="0"/>
          <w:marBottom w:val="0"/>
          <w:divBdr>
            <w:top w:val="none" w:sz="0" w:space="0" w:color="auto"/>
            <w:left w:val="none" w:sz="0" w:space="0" w:color="auto"/>
            <w:bottom w:val="none" w:sz="0" w:space="0" w:color="auto"/>
            <w:right w:val="none" w:sz="0" w:space="0" w:color="auto"/>
          </w:divBdr>
        </w:div>
        <w:div w:id="2066221555">
          <w:marLeft w:val="640"/>
          <w:marRight w:val="0"/>
          <w:marTop w:val="0"/>
          <w:marBottom w:val="0"/>
          <w:divBdr>
            <w:top w:val="none" w:sz="0" w:space="0" w:color="auto"/>
            <w:left w:val="none" w:sz="0" w:space="0" w:color="auto"/>
            <w:bottom w:val="none" w:sz="0" w:space="0" w:color="auto"/>
            <w:right w:val="none" w:sz="0" w:space="0" w:color="auto"/>
          </w:divBdr>
        </w:div>
        <w:div w:id="783812443">
          <w:marLeft w:val="640"/>
          <w:marRight w:val="0"/>
          <w:marTop w:val="0"/>
          <w:marBottom w:val="0"/>
          <w:divBdr>
            <w:top w:val="none" w:sz="0" w:space="0" w:color="auto"/>
            <w:left w:val="none" w:sz="0" w:space="0" w:color="auto"/>
            <w:bottom w:val="none" w:sz="0" w:space="0" w:color="auto"/>
            <w:right w:val="none" w:sz="0" w:space="0" w:color="auto"/>
          </w:divBdr>
        </w:div>
        <w:div w:id="809785675">
          <w:marLeft w:val="640"/>
          <w:marRight w:val="0"/>
          <w:marTop w:val="0"/>
          <w:marBottom w:val="0"/>
          <w:divBdr>
            <w:top w:val="none" w:sz="0" w:space="0" w:color="auto"/>
            <w:left w:val="none" w:sz="0" w:space="0" w:color="auto"/>
            <w:bottom w:val="none" w:sz="0" w:space="0" w:color="auto"/>
            <w:right w:val="none" w:sz="0" w:space="0" w:color="auto"/>
          </w:divBdr>
        </w:div>
        <w:div w:id="994190101">
          <w:marLeft w:val="640"/>
          <w:marRight w:val="0"/>
          <w:marTop w:val="0"/>
          <w:marBottom w:val="0"/>
          <w:divBdr>
            <w:top w:val="none" w:sz="0" w:space="0" w:color="auto"/>
            <w:left w:val="none" w:sz="0" w:space="0" w:color="auto"/>
            <w:bottom w:val="none" w:sz="0" w:space="0" w:color="auto"/>
            <w:right w:val="none" w:sz="0" w:space="0" w:color="auto"/>
          </w:divBdr>
        </w:div>
        <w:div w:id="2019843800">
          <w:marLeft w:val="640"/>
          <w:marRight w:val="0"/>
          <w:marTop w:val="0"/>
          <w:marBottom w:val="0"/>
          <w:divBdr>
            <w:top w:val="none" w:sz="0" w:space="0" w:color="auto"/>
            <w:left w:val="none" w:sz="0" w:space="0" w:color="auto"/>
            <w:bottom w:val="none" w:sz="0" w:space="0" w:color="auto"/>
            <w:right w:val="none" w:sz="0" w:space="0" w:color="auto"/>
          </w:divBdr>
        </w:div>
        <w:div w:id="912470311">
          <w:marLeft w:val="640"/>
          <w:marRight w:val="0"/>
          <w:marTop w:val="0"/>
          <w:marBottom w:val="0"/>
          <w:divBdr>
            <w:top w:val="none" w:sz="0" w:space="0" w:color="auto"/>
            <w:left w:val="none" w:sz="0" w:space="0" w:color="auto"/>
            <w:bottom w:val="none" w:sz="0" w:space="0" w:color="auto"/>
            <w:right w:val="none" w:sz="0" w:space="0" w:color="auto"/>
          </w:divBdr>
        </w:div>
        <w:div w:id="1142036552">
          <w:marLeft w:val="640"/>
          <w:marRight w:val="0"/>
          <w:marTop w:val="0"/>
          <w:marBottom w:val="0"/>
          <w:divBdr>
            <w:top w:val="none" w:sz="0" w:space="0" w:color="auto"/>
            <w:left w:val="none" w:sz="0" w:space="0" w:color="auto"/>
            <w:bottom w:val="none" w:sz="0" w:space="0" w:color="auto"/>
            <w:right w:val="none" w:sz="0" w:space="0" w:color="auto"/>
          </w:divBdr>
        </w:div>
        <w:div w:id="175076234">
          <w:marLeft w:val="640"/>
          <w:marRight w:val="0"/>
          <w:marTop w:val="0"/>
          <w:marBottom w:val="0"/>
          <w:divBdr>
            <w:top w:val="none" w:sz="0" w:space="0" w:color="auto"/>
            <w:left w:val="none" w:sz="0" w:space="0" w:color="auto"/>
            <w:bottom w:val="none" w:sz="0" w:space="0" w:color="auto"/>
            <w:right w:val="none" w:sz="0" w:space="0" w:color="auto"/>
          </w:divBdr>
        </w:div>
      </w:divsChild>
    </w:div>
    <w:div w:id="491870538">
      <w:bodyDiv w:val="1"/>
      <w:marLeft w:val="0"/>
      <w:marRight w:val="0"/>
      <w:marTop w:val="0"/>
      <w:marBottom w:val="0"/>
      <w:divBdr>
        <w:top w:val="none" w:sz="0" w:space="0" w:color="auto"/>
        <w:left w:val="none" w:sz="0" w:space="0" w:color="auto"/>
        <w:bottom w:val="none" w:sz="0" w:space="0" w:color="auto"/>
        <w:right w:val="none" w:sz="0" w:space="0" w:color="auto"/>
      </w:divBdr>
      <w:divsChild>
        <w:div w:id="1391342651">
          <w:marLeft w:val="640"/>
          <w:marRight w:val="0"/>
          <w:marTop w:val="0"/>
          <w:marBottom w:val="0"/>
          <w:divBdr>
            <w:top w:val="none" w:sz="0" w:space="0" w:color="auto"/>
            <w:left w:val="none" w:sz="0" w:space="0" w:color="auto"/>
            <w:bottom w:val="none" w:sz="0" w:space="0" w:color="auto"/>
            <w:right w:val="none" w:sz="0" w:space="0" w:color="auto"/>
          </w:divBdr>
        </w:div>
        <w:div w:id="1119642546">
          <w:marLeft w:val="640"/>
          <w:marRight w:val="0"/>
          <w:marTop w:val="0"/>
          <w:marBottom w:val="0"/>
          <w:divBdr>
            <w:top w:val="none" w:sz="0" w:space="0" w:color="auto"/>
            <w:left w:val="none" w:sz="0" w:space="0" w:color="auto"/>
            <w:bottom w:val="none" w:sz="0" w:space="0" w:color="auto"/>
            <w:right w:val="none" w:sz="0" w:space="0" w:color="auto"/>
          </w:divBdr>
        </w:div>
        <w:div w:id="1100299857">
          <w:marLeft w:val="640"/>
          <w:marRight w:val="0"/>
          <w:marTop w:val="0"/>
          <w:marBottom w:val="0"/>
          <w:divBdr>
            <w:top w:val="none" w:sz="0" w:space="0" w:color="auto"/>
            <w:left w:val="none" w:sz="0" w:space="0" w:color="auto"/>
            <w:bottom w:val="none" w:sz="0" w:space="0" w:color="auto"/>
            <w:right w:val="none" w:sz="0" w:space="0" w:color="auto"/>
          </w:divBdr>
        </w:div>
        <w:div w:id="892430740">
          <w:marLeft w:val="640"/>
          <w:marRight w:val="0"/>
          <w:marTop w:val="0"/>
          <w:marBottom w:val="0"/>
          <w:divBdr>
            <w:top w:val="none" w:sz="0" w:space="0" w:color="auto"/>
            <w:left w:val="none" w:sz="0" w:space="0" w:color="auto"/>
            <w:bottom w:val="none" w:sz="0" w:space="0" w:color="auto"/>
            <w:right w:val="none" w:sz="0" w:space="0" w:color="auto"/>
          </w:divBdr>
        </w:div>
        <w:div w:id="1771778679">
          <w:marLeft w:val="640"/>
          <w:marRight w:val="0"/>
          <w:marTop w:val="0"/>
          <w:marBottom w:val="0"/>
          <w:divBdr>
            <w:top w:val="none" w:sz="0" w:space="0" w:color="auto"/>
            <w:left w:val="none" w:sz="0" w:space="0" w:color="auto"/>
            <w:bottom w:val="none" w:sz="0" w:space="0" w:color="auto"/>
            <w:right w:val="none" w:sz="0" w:space="0" w:color="auto"/>
          </w:divBdr>
        </w:div>
        <w:div w:id="657533387">
          <w:marLeft w:val="640"/>
          <w:marRight w:val="0"/>
          <w:marTop w:val="0"/>
          <w:marBottom w:val="0"/>
          <w:divBdr>
            <w:top w:val="none" w:sz="0" w:space="0" w:color="auto"/>
            <w:left w:val="none" w:sz="0" w:space="0" w:color="auto"/>
            <w:bottom w:val="none" w:sz="0" w:space="0" w:color="auto"/>
            <w:right w:val="none" w:sz="0" w:space="0" w:color="auto"/>
          </w:divBdr>
        </w:div>
        <w:div w:id="1831678710">
          <w:marLeft w:val="640"/>
          <w:marRight w:val="0"/>
          <w:marTop w:val="0"/>
          <w:marBottom w:val="0"/>
          <w:divBdr>
            <w:top w:val="none" w:sz="0" w:space="0" w:color="auto"/>
            <w:left w:val="none" w:sz="0" w:space="0" w:color="auto"/>
            <w:bottom w:val="none" w:sz="0" w:space="0" w:color="auto"/>
            <w:right w:val="none" w:sz="0" w:space="0" w:color="auto"/>
          </w:divBdr>
        </w:div>
        <w:div w:id="292249446">
          <w:marLeft w:val="640"/>
          <w:marRight w:val="0"/>
          <w:marTop w:val="0"/>
          <w:marBottom w:val="0"/>
          <w:divBdr>
            <w:top w:val="none" w:sz="0" w:space="0" w:color="auto"/>
            <w:left w:val="none" w:sz="0" w:space="0" w:color="auto"/>
            <w:bottom w:val="none" w:sz="0" w:space="0" w:color="auto"/>
            <w:right w:val="none" w:sz="0" w:space="0" w:color="auto"/>
          </w:divBdr>
        </w:div>
        <w:div w:id="1886285442">
          <w:marLeft w:val="640"/>
          <w:marRight w:val="0"/>
          <w:marTop w:val="0"/>
          <w:marBottom w:val="0"/>
          <w:divBdr>
            <w:top w:val="none" w:sz="0" w:space="0" w:color="auto"/>
            <w:left w:val="none" w:sz="0" w:space="0" w:color="auto"/>
            <w:bottom w:val="none" w:sz="0" w:space="0" w:color="auto"/>
            <w:right w:val="none" w:sz="0" w:space="0" w:color="auto"/>
          </w:divBdr>
        </w:div>
        <w:div w:id="453790450">
          <w:marLeft w:val="640"/>
          <w:marRight w:val="0"/>
          <w:marTop w:val="0"/>
          <w:marBottom w:val="0"/>
          <w:divBdr>
            <w:top w:val="none" w:sz="0" w:space="0" w:color="auto"/>
            <w:left w:val="none" w:sz="0" w:space="0" w:color="auto"/>
            <w:bottom w:val="none" w:sz="0" w:space="0" w:color="auto"/>
            <w:right w:val="none" w:sz="0" w:space="0" w:color="auto"/>
          </w:divBdr>
        </w:div>
        <w:div w:id="897476334">
          <w:marLeft w:val="640"/>
          <w:marRight w:val="0"/>
          <w:marTop w:val="0"/>
          <w:marBottom w:val="0"/>
          <w:divBdr>
            <w:top w:val="none" w:sz="0" w:space="0" w:color="auto"/>
            <w:left w:val="none" w:sz="0" w:space="0" w:color="auto"/>
            <w:bottom w:val="none" w:sz="0" w:space="0" w:color="auto"/>
            <w:right w:val="none" w:sz="0" w:space="0" w:color="auto"/>
          </w:divBdr>
        </w:div>
        <w:div w:id="1489052849">
          <w:marLeft w:val="640"/>
          <w:marRight w:val="0"/>
          <w:marTop w:val="0"/>
          <w:marBottom w:val="0"/>
          <w:divBdr>
            <w:top w:val="none" w:sz="0" w:space="0" w:color="auto"/>
            <w:left w:val="none" w:sz="0" w:space="0" w:color="auto"/>
            <w:bottom w:val="none" w:sz="0" w:space="0" w:color="auto"/>
            <w:right w:val="none" w:sz="0" w:space="0" w:color="auto"/>
          </w:divBdr>
        </w:div>
        <w:div w:id="582182743">
          <w:marLeft w:val="640"/>
          <w:marRight w:val="0"/>
          <w:marTop w:val="0"/>
          <w:marBottom w:val="0"/>
          <w:divBdr>
            <w:top w:val="none" w:sz="0" w:space="0" w:color="auto"/>
            <w:left w:val="none" w:sz="0" w:space="0" w:color="auto"/>
            <w:bottom w:val="none" w:sz="0" w:space="0" w:color="auto"/>
            <w:right w:val="none" w:sz="0" w:space="0" w:color="auto"/>
          </w:divBdr>
        </w:div>
        <w:div w:id="558052069">
          <w:marLeft w:val="640"/>
          <w:marRight w:val="0"/>
          <w:marTop w:val="0"/>
          <w:marBottom w:val="0"/>
          <w:divBdr>
            <w:top w:val="none" w:sz="0" w:space="0" w:color="auto"/>
            <w:left w:val="none" w:sz="0" w:space="0" w:color="auto"/>
            <w:bottom w:val="none" w:sz="0" w:space="0" w:color="auto"/>
            <w:right w:val="none" w:sz="0" w:space="0" w:color="auto"/>
          </w:divBdr>
        </w:div>
      </w:divsChild>
    </w:div>
    <w:div w:id="509639908">
      <w:bodyDiv w:val="1"/>
      <w:marLeft w:val="0"/>
      <w:marRight w:val="0"/>
      <w:marTop w:val="0"/>
      <w:marBottom w:val="0"/>
      <w:divBdr>
        <w:top w:val="none" w:sz="0" w:space="0" w:color="auto"/>
        <w:left w:val="none" w:sz="0" w:space="0" w:color="auto"/>
        <w:bottom w:val="none" w:sz="0" w:space="0" w:color="auto"/>
        <w:right w:val="none" w:sz="0" w:space="0" w:color="auto"/>
      </w:divBdr>
      <w:divsChild>
        <w:div w:id="379864702">
          <w:marLeft w:val="640"/>
          <w:marRight w:val="0"/>
          <w:marTop w:val="0"/>
          <w:marBottom w:val="0"/>
          <w:divBdr>
            <w:top w:val="none" w:sz="0" w:space="0" w:color="auto"/>
            <w:left w:val="none" w:sz="0" w:space="0" w:color="auto"/>
            <w:bottom w:val="none" w:sz="0" w:space="0" w:color="auto"/>
            <w:right w:val="none" w:sz="0" w:space="0" w:color="auto"/>
          </w:divBdr>
        </w:div>
        <w:div w:id="1510674904">
          <w:marLeft w:val="640"/>
          <w:marRight w:val="0"/>
          <w:marTop w:val="0"/>
          <w:marBottom w:val="0"/>
          <w:divBdr>
            <w:top w:val="none" w:sz="0" w:space="0" w:color="auto"/>
            <w:left w:val="none" w:sz="0" w:space="0" w:color="auto"/>
            <w:bottom w:val="none" w:sz="0" w:space="0" w:color="auto"/>
            <w:right w:val="none" w:sz="0" w:space="0" w:color="auto"/>
          </w:divBdr>
        </w:div>
        <w:div w:id="632177132">
          <w:marLeft w:val="640"/>
          <w:marRight w:val="0"/>
          <w:marTop w:val="0"/>
          <w:marBottom w:val="0"/>
          <w:divBdr>
            <w:top w:val="none" w:sz="0" w:space="0" w:color="auto"/>
            <w:left w:val="none" w:sz="0" w:space="0" w:color="auto"/>
            <w:bottom w:val="none" w:sz="0" w:space="0" w:color="auto"/>
            <w:right w:val="none" w:sz="0" w:space="0" w:color="auto"/>
          </w:divBdr>
        </w:div>
        <w:div w:id="215825406">
          <w:marLeft w:val="640"/>
          <w:marRight w:val="0"/>
          <w:marTop w:val="0"/>
          <w:marBottom w:val="0"/>
          <w:divBdr>
            <w:top w:val="none" w:sz="0" w:space="0" w:color="auto"/>
            <w:left w:val="none" w:sz="0" w:space="0" w:color="auto"/>
            <w:bottom w:val="none" w:sz="0" w:space="0" w:color="auto"/>
            <w:right w:val="none" w:sz="0" w:space="0" w:color="auto"/>
          </w:divBdr>
        </w:div>
        <w:div w:id="713194533">
          <w:marLeft w:val="640"/>
          <w:marRight w:val="0"/>
          <w:marTop w:val="0"/>
          <w:marBottom w:val="0"/>
          <w:divBdr>
            <w:top w:val="none" w:sz="0" w:space="0" w:color="auto"/>
            <w:left w:val="none" w:sz="0" w:space="0" w:color="auto"/>
            <w:bottom w:val="none" w:sz="0" w:space="0" w:color="auto"/>
            <w:right w:val="none" w:sz="0" w:space="0" w:color="auto"/>
          </w:divBdr>
        </w:div>
        <w:div w:id="1056589406">
          <w:marLeft w:val="640"/>
          <w:marRight w:val="0"/>
          <w:marTop w:val="0"/>
          <w:marBottom w:val="0"/>
          <w:divBdr>
            <w:top w:val="none" w:sz="0" w:space="0" w:color="auto"/>
            <w:left w:val="none" w:sz="0" w:space="0" w:color="auto"/>
            <w:bottom w:val="none" w:sz="0" w:space="0" w:color="auto"/>
            <w:right w:val="none" w:sz="0" w:space="0" w:color="auto"/>
          </w:divBdr>
        </w:div>
        <w:div w:id="597372567">
          <w:marLeft w:val="640"/>
          <w:marRight w:val="0"/>
          <w:marTop w:val="0"/>
          <w:marBottom w:val="0"/>
          <w:divBdr>
            <w:top w:val="none" w:sz="0" w:space="0" w:color="auto"/>
            <w:left w:val="none" w:sz="0" w:space="0" w:color="auto"/>
            <w:bottom w:val="none" w:sz="0" w:space="0" w:color="auto"/>
            <w:right w:val="none" w:sz="0" w:space="0" w:color="auto"/>
          </w:divBdr>
        </w:div>
        <w:div w:id="1766261916">
          <w:marLeft w:val="640"/>
          <w:marRight w:val="0"/>
          <w:marTop w:val="0"/>
          <w:marBottom w:val="0"/>
          <w:divBdr>
            <w:top w:val="none" w:sz="0" w:space="0" w:color="auto"/>
            <w:left w:val="none" w:sz="0" w:space="0" w:color="auto"/>
            <w:bottom w:val="none" w:sz="0" w:space="0" w:color="auto"/>
            <w:right w:val="none" w:sz="0" w:space="0" w:color="auto"/>
          </w:divBdr>
        </w:div>
        <w:div w:id="1383628435">
          <w:marLeft w:val="640"/>
          <w:marRight w:val="0"/>
          <w:marTop w:val="0"/>
          <w:marBottom w:val="0"/>
          <w:divBdr>
            <w:top w:val="none" w:sz="0" w:space="0" w:color="auto"/>
            <w:left w:val="none" w:sz="0" w:space="0" w:color="auto"/>
            <w:bottom w:val="none" w:sz="0" w:space="0" w:color="auto"/>
            <w:right w:val="none" w:sz="0" w:space="0" w:color="auto"/>
          </w:divBdr>
        </w:div>
        <w:div w:id="1990596755">
          <w:marLeft w:val="640"/>
          <w:marRight w:val="0"/>
          <w:marTop w:val="0"/>
          <w:marBottom w:val="0"/>
          <w:divBdr>
            <w:top w:val="none" w:sz="0" w:space="0" w:color="auto"/>
            <w:left w:val="none" w:sz="0" w:space="0" w:color="auto"/>
            <w:bottom w:val="none" w:sz="0" w:space="0" w:color="auto"/>
            <w:right w:val="none" w:sz="0" w:space="0" w:color="auto"/>
          </w:divBdr>
        </w:div>
        <w:div w:id="1116369018">
          <w:marLeft w:val="640"/>
          <w:marRight w:val="0"/>
          <w:marTop w:val="0"/>
          <w:marBottom w:val="0"/>
          <w:divBdr>
            <w:top w:val="none" w:sz="0" w:space="0" w:color="auto"/>
            <w:left w:val="none" w:sz="0" w:space="0" w:color="auto"/>
            <w:bottom w:val="none" w:sz="0" w:space="0" w:color="auto"/>
            <w:right w:val="none" w:sz="0" w:space="0" w:color="auto"/>
          </w:divBdr>
        </w:div>
        <w:div w:id="722946398">
          <w:marLeft w:val="640"/>
          <w:marRight w:val="0"/>
          <w:marTop w:val="0"/>
          <w:marBottom w:val="0"/>
          <w:divBdr>
            <w:top w:val="none" w:sz="0" w:space="0" w:color="auto"/>
            <w:left w:val="none" w:sz="0" w:space="0" w:color="auto"/>
            <w:bottom w:val="none" w:sz="0" w:space="0" w:color="auto"/>
            <w:right w:val="none" w:sz="0" w:space="0" w:color="auto"/>
          </w:divBdr>
        </w:div>
        <w:div w:id="1113018377">
          <w:marLeft w:val="640"/>
          <w:marRight w:val="0"/>
          <w:marTop w:val="0"/>
          <w:marBottom w:val="0"/>
          <w:divBdr>
            <w:top w:val="none" w:sz="0" w:space="0" w:color="auto"/>
            <w:left w:val="none" w:sz="0" w:space="0" w:color="auto"/>
            <w:bottom w:val="none" w:sz="0" w:space="0" w:color="auto"/>
            <w:right w:val="none" w:sz="0" w:space="0" w:color="auto"/>
          </w:divBdr>
        </w:div>
        <w:div w:id="312442637">
          <w:marLeft w:val="640"/>
          <w:marRight w:val="0"/>
          <w:marTop w:val="0"/>
          <w:marBottom w:val="0"/>
          <w:divBdr>
            <w:top w:val="none" w:sz="0" w:space="0" w:color="auto"/>
            <w:left w:val="none" w:sz="0" w:space="0" w:color="auto"/>
            <w:bottom w:val="none" w:sz="0" w:space="0" w:color="auto"/>
            <w:right w:val="none" w:sz="0" w:space="0" w:color="auto"/>
          </w:divBdr>
        </w:div>
        <w:div w:id="1196818501">
          <w:marLeft w:val="640"/>
          <w:marRight w:val="0"/>
          <w:marTop w:val="0"/>
          <w:marBottom w:val="0"/>
          <w:divBdr>
            <w:top w:val="none" w:sz="0" w:space="0" w:color="auto"/>
            <w:left w:val="none" w:sz="0" w:space="0" w:color="auto"/>
            <w:bottom w:val="none" w:sz="0" w:space="0" w:color="auto"/>
            <w:right w:val="none" w:sz="0" w:space="0" w:color="auto"/>
          </w:divBdr>
        </w:div>
        <w:div w:id="1699238139">
          <w:marLeft w:val="640"/>
          <w:marRight w:val="0"/>
          <w:marTop w:val="0"/>
          <w:marBottom w:val="0"/>
          <w:divBdr>
            <w:top w:val="none" w:sz="0" w:space="0" w:color="auto"/>
            <w:left w:val="none" w:sz="0" w:space="0" w:color="auto"/>
            <w:bottom w:val="none" w:sz="0" w:space="0" w:color="auto"/>
            <w:right w:val="none" w:sz="0" w:space="0" w:color="auto"/>
          </w:divBdr>
        </w:div>
        <w:div w:id="1349714585">
          <w:marLeft w:val="640"/>
          <w:marRight w:val="0"/>
          <w:marTop w:val="0"/>
          <w:marBottom w:val="0"/>
          <w:divBdr>
            <w:top w:val="none" w:sz="0" w:space="0" w:color="auto"/>
            <w:left w:val="none" w:sz="0" w:space="0" w:color="auto"/>
            <w:bottom w:val="none" w:sz="0" w:space="0" w:color="auto"/>
            <w:right w:val="none" w:sz="0" w:space="0" w:color="auto"/>
          </w:divBdr>
        </w:div>
        <w:div w:id="1098793630">
          <w:marLeft w:val="640"/>
          <w:marRight w:val="0"/>
          <w:marTop w:val="0"/>
          <w:marBottom w:val="0"/>
          <w:divBdr>
            <w:top w:val="none" w:sz="0" w:space="0" w:color="auto"/>
            <w:left w:val="none" w:sz="0" w:space="0" w:color="auto"/>
            <w:bottom w:val="none" w:sz="0" w:space="0" w:color="auto"/>
            <w:right w:val="none" w:sz="0" w:space="0" w:color="auto"/>
          </w:divBdr>
        </w:div>
        <w:div w:id="1046098825">
          <w:marLeft w:val="640"/>
          <w:marRight w:val="0"/>
          <w:marTop w:val="0"/>
          <w:marBottom w:val="0"/>
          <w:divBdr>
            <w:top w:val="none" w:sz="0" w:space="0" w:color="auto"/>
            <w:left w:val="none" w:sz="0" w:space="0" w:color="auto"/>
            <w:bottom w:val="none" w:sz="0" w:space="0" w:color="auto"/>
            <w:right w:val="none" w:sz="0" w:space="0" w:color="auto"/>
          </w:divBdr>
        </w:div>
      </w:divsChild>
    </w:div>
    <w:div w:id="512500984">
      <w:bodyDiv w:val="1"/>
      <w:marLeft w:val="0"/>
      <w:marRight w:val="0"/>
      <w:marTop w:val="0"/>
      <w:marBottom w:val="0"/>
      <w:divBdr>
        <w:top w:val="none" w:sz="0" w:space="0" w:color="auto"/>
        <w:left w:val="none" w:sz="0" w:space="0" w:color="auto"/>
        <w:bottom w:val="none" w:sz="0" w:space="0" w:color="auto"/>
        <w:right w:val="none" w:sz="0" w:space="0" w:color="auto"/>
      </w:divBdr>
    </w:div>
    <w:div w:id="514805702">
      <w:bodyDiv w:val="1"/>
      <w:marLeft w:val="0"/>
      <w:marRight w:val="0"/>
      <w:marTop w:val="0"/>
      <w:marBottom w:val="0"/>
      <w:divBdr>
        <w:top w:val="none" w:sz="0" w:space="0" w:color="auto"/>
        <w:left w:val="none" w:sz="0" w:space="0" w:color="auto"/>
        <w:bottom w:val="none" w:sz="0" w:space="0" w:color="auto"/>
        <w:right w:val="none" w:sz="0" w:space="0" w:color="auto"/>
      </w:divBdr>
      <w:divsChild>
        <w:div w:id="1264538189">
          <w:marLeft w:val="640"/>
          <w:marRight w:val="0"/>
          <w:marTop w:val="0"/>
          <w:marBottom w:val="0"/>
          <w:divBdr>
            <w:top w:val="none" w:sz="0" w:space="0" w:color="auto"/>
            <w:left w:val="none" w:sz="0" w:space="0" w:color="auto"/>
            <w:bottom w:val="none" w:sz="0" w:space="0" w:color="auto"/>
            <w:right w:val="none" w:sz="0" w:space="0" w:color="auto"/>
          </w:divBdr>
        </w:div>
        <w:div w:id="2070491817">
          <w:marLeft w:val="640"/>
          <w:marRight w:val="0"/>
          <w:marTop w:val="0"/>
          <w:marBottom w:val="0"/>
          <w:divBdr>
            <w:top w:val="none" w:sz="0" w:space="0" w:color="auto"/>
            <w:left w:val="none" w:sz="0" w:space="0" w:color="auto"/>
            <w:bottom w:val="none" w:sz="0" w:space="0" w:color="auto"/>
            <w:right w:val="none" w:sz="0" w:space="0" w:color="auto"/>
          </w:divBdr>
        </w:div>
        <w:div w:id="317611313">
          <w:marLeft w:val="640"/>
          <w:marRight w:val="0"/>
          <w:marTop w:val="0"/>
          <w:marBottom w:val="0"/>
          <w:divBdr>
            <w:top w:val="none" w:sz="0" w:space="0" w:color="auto"/>
            <w:left w:val="none" w:sz="0" w:space="0" w:color="auto"/>
            <w:bottom w:val="none" w:sz="0" w:space="0" w:color="auto"/>
            <w:right w:val="none" w:sz="0" w:space="0" w:color="auto"/>
          </w:divBdr>
        </w:div>
        <w:div w:id="1070268869">
          <w:marLeft w:val="640"/>
          <w:marRight w:val="0"/>
          <w:marTop w:val="0"/>
          <w:marBottom w:val="0"/>
          <w:divBdr>
            <w:top w:val="none" w:sz="0" w:space="0" w:color="auto"/>
            <w:left w:val="none" w:sz="0" w:space="0" w:color="auto"/>
            <w:bottom w:val="none" w:sz="0" w:space="0" w:color="auto"/>
            <w:right w:val="none" w:sz="0" w:space="0" w:color="auto"/>
          </w:divBdr>
        </w:div>
        <w:div w:id="1949845731">
          <w:marLeft w:val="640"/>
          <w:marRight w:val="0"/>
          <w:marTop w:val="0"/>
          <w:marBottom w:val="0"/>
          <w:divBdr>
            <w:top w:val="none" w:sz="0" w:space="0" w:color="auto"/>
            <w:left w:val="none" w:sz="0" w:space="0" w:color="auto"/>
            <w:bottom w:val="none" w:sz="0" w:space="0" w:color="auto"/>
            <w:right w:val="none" w:sz="0" w:space="0" w:color="auto"/>
          </w:divBdr>
        </w:div>
        <w:div w:id="1309674940">
          <w:marLeft w:val="640"/>
          <w:marRight w:val="0"/>
          <w:marTop w:val="0"/>
          <w:marBottom w:val="0"/>
          <w:divBdr>
            <w:top w:val="none" w:sz="0" w:space="0" w:color="auto"/>
            <w:left w:val="none" w:sz="0" w:space="0" w:color="auto"/>
            <w:bottom w:val="none" w:sz="0" w:space="0" w:color="auto"/>
            <w:right w:val="none" w:sz="0" w:space="0" w:color="auto"/>
          </w:divBdr>
        </w:div>
        <w:div w:id="1590849683">
          <w:marLeft w:val="640"/>
          <w:marRight w:val="0"/>
          <w:marTop w:val="0"/>
          <w:marBottom w:val="0"/>
          <w:divBdr>
            <w:top w:val="none" w:sz="0" w:space="0" w:color="auto"/>
            <w:left w:val="none" w:sz="0" w:space="0" w:color="auto"/>
            <w:bottom w:val="none" w:sz="0" w:space="0" w:color="auto"/>
            <w:right w:val="none" w:sz="0" w:space="0" w:color="auto"/>
          </w:divBdr>
        </w:div>
        <w:div w:id="1927423118">
          <w:marLeft w:val="640"/>
          <w:marRight w:val="0"/>
          <w:marTop w:val="0"/>
          <w:marBottom w:val="0"/>
          <w:divBdr>
            <w:top w:val="none" w:sz="0" w:space="0" w:color="auto"/>
            <w:left w:val="none" w:sz="0" w:space="0" w:color="auto"/>
            <w:bottom w:val="none" w:sz="0" w:space="0" w:color="auto"/>
            <w:right w:val="none" w:sz="0" w:space="0" w:color="auto"/>
          </w:divBdr>
        </w:div>
        <w:div w:id="1802114864">
          <w:marLeft w:val="640"/>
          <w:marRight w:val="0"/>
          <w:marTop w:val="0"/>
          <w:marBottom w:val="0"/>
          <w:divBdr>
            <w:top w:val="none" w:sz="0" w:space="0" w:color="auto"/>
            <w:left w:val="none" w:sz="0" w:space="0" w:color="auto"/>
            <w:bottom w:val="none" w:sz="0" w:space="0" w:color="auto"/>
            <w:right w:val="none" w:sz="0" w:space="0" w:color="auto"/>
          </w:divBdr>
        </w:div>
        <w:div w:id="668679747">
          <w:marLeft w:val="640"/>
          <w:marRight w:val="0"/>
          <w:marTop w:val="0"/>
          <w:marBottom w:val="0"/>
          <w:divBdr>
            <w:top w:val="none" w:sz="0" w:space="0" w:color="auto"/>
            <w:left w:val="none" w:sz="0" w:space="0" w:color="auto"/>
            <w:bottom w:val="none" w:sz="0" w:space="0" w:color="auto"/>
            <w:right w:val="none" w:sz="0" w:space="0" w:color="auto"/>
          </w:divBdr>
        </w:div>
        <w:div w:id="490029441">
          <w:marLeft w:val="640"/>
          <w:marRight w:val="0"/>
          <w:marTop w:val="0"/>
          <w:marBottom w:val="0"/>
          <w:divBdr>
            <w:top w:val="none" w:sz="0" w:space="0" w:color="auto"/>
            <w:left w:val="none" w:sz="0" w:space="0" w:color="auto"/>
            <w:bottom w:val="none" w:sz="0" w:space="0" w:color="auto"/>
            <w:right w:val="none" w:sz="0" w:space="0" w:color="auto"/>
          </w:divBdr>
        </w:div>
      </w:divsChild>
    </w:div>
    <w:div w:id="519856243">
      <w:bodyDiv w:val="1"/>
      <w:marLeft w:val="0"/>
      <w:marRight w:val="0"/>
      <w:marTop w:val="0"/>
      <w:marBottom w:val="0"/>
      <w:divBdr>
        <w:top w:val="none" w:sz="0" w:space="0" w:color="auto"/>
        <w:left w:val="none" w:sz="0" w:space="0" w:color="auto"/>
        <w:bottom w:val="none" w:sz="0" w:space="0" w:color="auto"/>
        <w:right w:val="none" w:sz="0" w:space="0" w:color="auto"/>
      </w:divBdr>
      <w:divsChild>
        <w:div w:id="1396928787">
          <w:marLeft w:val="640"/>
          <w:marRight w:val="0"/>
          <w:marTop w:val="0"/>
          <w:marBottom w:val="0"/>
          <w:divBdr>
            <w:top w:val="none" w:sz="0" w:space="0" w:color="auto"/>
            <w:left w:val="none" w:sz="0" w:space="0" w:color="auto"/>
            <w:bottom w:val="none" w:sz="0" w:space="0" w:color="auto"/>
            <w:right w:val="none" w:sz="0" w:space="0" w:color="auto"/>
          </w:divBdr>
        </w:div>
        <w:div w:id="218057323">
          <w:marLeft w:val="640"/>
          <w:marRight w:val="0"/>
          <w:marTop w:val="0"/>
          <w:marBottom w:val="0"/>
          <w:divBdr>
            <w:top w:val="none" w:sz="0" w:space="0" w:color="auto"/>
            <w:left w:val="none" w:sz="0" w:space="0" w:color="auto"/>
            <w:bottom w:val="none" w:sz="0" w:space="0" w:color="auto"/>
            <w:right w:val="none" w:sz="0" w:space="0" w:color="auto"/>
          </w:divBdr>
        </w:div>
        <w:div w:id="229539087">
          <w:marLeft w:val="640"/>
          <w:marRight w:val="0"/>
          <w:marTop w:val="0"/>
          <w:marBottom w:val="0"/>
          <w:divBdr>
            <w:top w:val="none" w:sz="0" w:space="0" w:color="auto"/>
            <w:left w:val="none" w:sz="0" w:space="0" w:color="auto"/>
            <w:bottom w:val="none" w:sz="0" w:space="0" w:color="auto"/>
            <w:right w:val="none" w:sz="0" w:space="0" w:color="auto"/>
          </w:divBdr>
        </w:div>
        <w:div w:id="1409427419">
          <w:marLeft w:val="640"/>
          <w:marRight w:val="0"/>
          <w:marTop w:val="0"/>
          <w:marBottom w:val="0"/>
          <w:divBdr>
            <w:top w:val="none" w:sz="0" w:space="0" w:color="auto"/>
            <w:left w:val="none" w:sz="0" w:space="0" w:color="auto"/>
            <w:bottom w:val="none" w:sz="0" w:space="0" w:color="auto"/>
            <w:right w:val="none" w:sz="0" w:space="0" w:color="auto"/>
          </w:divBdr>
        </w:div>
        <w:div w:id="543254325">
          <w:marLeft w:val="640"/>
          <w:marRight w:val="0"/>
          <w:marTop w:val="0"/>
          <w:marBottom w:val="0"/>
          <w:divBdr>
            <w:top w:val="none" w:sz="0" w:space="0" w:color="auto"/>
            <w:left w:val="none" w:sz="0" w:space="0" w:color="auto"/>
            <w:bottom w:val="none" w:sz="0" w:space="0" w:color="auto"/>
            <w:right w:val="none" w:sz="0" w:space="0" w:color="auto"/>
          </w:divBdr>
        </w:div>
        <w:div w:id="51930137">
          <w:marLeft w:val="640"/>
          <w:marRight w:val="0"/>
          <w:marTop w:val="0"/>
          <w:marBottom w:val="0"/>
          <w:divBdr>
            <w:top w:val="none" w:sz="0" w:space="0" w:color="auto"/>
            <w:left w:val="none" w:sz="0" w:space="0" w:color="auto"/>
            <w:bottom w:val="none" w:sz="0" w:space="0" w:color="auto"/>
            <w:right w:val="none" w:sz="0" w:space="0" w:color="auto"/>
          </w:divBdr>
        </w:div>
        <w:div w:id="963461750">
          <w:marLeft w:val="640"/>
          <w:marRight w:val="0"/>
          <w:marTop w:val="0"/>
          <w:marBottom w:val="0"/>
          <w:divBdr>
            <w:top w:val="none" w:sz="0" w:space="0" w:color="auto"/>
            <w:left w:val="none" w:sz="0" w:space="0" w:color="auto"/>
            <w:bottom w:val="none" w:sz="0" w:space="0" w:color="auto"/>
            <w:right w:val="none" w:sz="0" w:space="0" w:color="auto"/>
          </w:divBdr>
        </w:div>
        <w:div w:id="1254625793">
          <w:marLeft w:val="640"/>
          <w:marRight w:val="0"/>
          <w:marTop w:val="0"/>
          <w:marBottom w:val="0"/>
          <w:divBdr>
            <w:top w:val="none" w:sz="0" w:space="0" w:color="auto"/>
            <w:left w:val="none" w:sz="0" w:space="0" w:color="auto"/>
            <w:bottom w:val="none" w:sz="0" w:space="0" w:color="auto"/>
            <w:right w:val="none" w:sz="0" w:space="0" w:color="auto"/>
          </w:divBdr>
        </w:div>
        <w:div w:id="792867927">
          <w:marLeft w:val="640"/>
          <w:marRight w:val="0"/>
          <w:marTop w:val="0"/>
          <w:marBottom w:val="0"/>
          <w:divBdr>
            <w:top w:val="none" w:sz="0" w:space="0" w:color="auto"/>
            <w:left w:val="none" w:sz="0" w:space="0" w:color="auto"/>
            <w:bottom w:val="none" w:sz="0" w:space="0" w:color="auto"/>
            <w:right w:val="none" w:sz="0" w:space="0" w:color="auto"/>
          </w:divBdr>
        </w:div>
        <w:div w:id="333997698">
          <w:marLeft w:val="640"/>
          <w:marRight w:val="0"/>
          <w:marTop w:val="0"/>
          <w:marBottom w:val="0"/>
          <w:divBdr>
            <w:top w:val="none" w:sz="0" w:space="0" w:color="auto"/>
            <w:left w:val="none" w:sz="0" w:space="0" w:color="auto"/>
            <w:bottom w:val="none" w:sz="0" w:space="0" w:color="auto"/>
            <w:right w:val="none" w:sz="0" w:space="0" w:color="auto"/>
          </w:divBdr>
        </w:div>
        <w:div w:id="800879912">
          <w:marLeft w:val="640"/>
          <w:marRight w:val="0"/>
          <w:marTop w:val="0"/>
          <w:marBottom w:val="0"/>
          <w:divBdr>
            <w:top w:val="none" w:sz="0" w:space="0" w:color="auto"/>
            <w:left w:val="none" w:sz="0" w:space="0" w:color="auto"/>
            <w:bottom w:val="none" w:sz="0" w:space="0" w:color="auto"/>
            <w:right w:val="none" w:sz="0" w:space="0" w:color="auto"/>
          </w:divBdr>
        </w:div>
        <w:div w:id="968782465">
          <w:marLeft w:val="640"/>
          <w:marRight w:val="0"/>
          <w:marTop w:val="0"/>
          <w:marBottom w:val="0"/>
          <w:divBdr>
            <w:top w:val="none" w:sz="0" w:space="0" w:color="auto"/>
            <w:left w:val="none" w:sz="0" w:space="0" w:color="auto"/>
            <w:bottom w:val="none" w:sz="0" w:space="0" w:color="auto"/>
            <w:right w:val="none" w:sz="0" w:space="0" w:color="auto"/>
          </w:divBdr>
        </w:div>
        <w:div w:id="1498568183">
          <w:marLeft w:val="640"/>
          <w:marRight w:val="0"/>
          <w:marTop w:val="0"/>
          <w:marBottom w:val="0"/>
          <w:divBdr>
            <w:top w:val="none" w:sz="0" w:space="0" w:color="auto"/>
            <w:left w:val="none" w:sz="0" w:space="0" w:color="auto"/>
            <w:bottom w:val="none" w:sz="0" w:space="0" w:color="auto"/>
            <w:right w:val="none" w:sz="0" w:space="0" w:color="auto"/>
          </w:divBdr>
        </w:div>
        <w:div w:id="205066393">
          <w:marLeft w:val="640"/>
          <w:marRight w:val="0"/>
          <w:marTop w:val="0"/>
          <w:marBottom w:val="0"/>
          <w:divBdr>
            <w:top w:val="none" w:sz="0" w:space="0" w:color="auto"/>
            <w:left w:val="none" w:sz="0" w:space="0" w:color="auto"/>
            <w:bottom w:val="none" w:sz="0" w:space="0" w:color="auto"/>
            <w:right w:val="none" w:sz="0" w:space="0" w:color="auto"/>
          </w:divBdr>
        </w:div>
        <w:div w:id="1342275391">
          <w:marLeft w:val="640"/>
          <w:marRight w:val="0"/>
          <w:marTop w:val="0"/>
          <w:marBottom w:val="0"/>
          <w:divBdr>
            <w:top w:val="none" w:sz="0" w:space="0" w:color="auto"/>
            <w:left w:val="none" w:sz="0" w:space="0" w:color="auto"/>
            <w:bottom w:val="none" w:sz="0" w:space="0" w:color="auto"/>
            <w:right w:val="none" w:sz="0" w:space="0" w:color="auto"/>
          </w:divBdr>
        </w:div>
        <w:div w:id="883642162">
          <w:marLeft w:val="640"/>
          <w:marRight w:val="0"/>
          <w:marTop w:val="0"/>
          <w:marBottom w:val="0"/>
          <w:divBdr>
            <w:top w:val="none" w:sz="0" w:space="0" w:color="auto"/>
            <w:left w:val="none" w:sz="0" w:space="0" w:color="auto"/>
            <w:bottom w:val="none" w:sz="0" w:space="0" w:color="auto"/>
            <w:right w:val="none" w:sz="0" w:space="0" w:color="auto"/>
          </w:divBdr>
        </w:div>
        <w:div w:id="1306155081">
          <w:marLeft w:val="640"/>
          <w:marRight w:val="0"/>
          <w:marTop w:val="0"/>
          <w:marBottom w:val="0"/>
          <w:divBdr>
            <w:top w:val="none" w:sz="0" w:space="0" w:color="auto"/>
            <w:left w:val="none" w:sz="0" w:space="0" w:color="auto"/>
            <w:bottom w:val="none" w:sz="0" w:space="0" w:color="auto"/>
            <w:right w:val="none" w:sz="0" w:space="0" w:color="auto"/>
          </w:divBdr>
        </w:div>
        <w:div w:id="329718850">
          <w:marLeft w:val="640"/>
          <w:marRight w:val="0"/>
          <w:marTop w:val="0"/>
          <w:marBottom w:val="0"/>
          <w:divBdr>
            <w:top w:val="none" w:sz="0" w:space="0" w:color="auto"/>
            <w:left w:val="none" w:sz="0" w:space="0" w:color="auto"/>
            <w:bottom w:val="none" w:sz="0" w:space="0" w:color="auto"/>
            <w:right w:val="none" w:sz="0" w:space="0" w:color="auto"/>
          </w:divBdr>
        </w:div>
      </w:divsChild>
    </w:div>
    <w:div w:id="521015616">
      <w:bodyDiv w:val="1"/>
      <w:marLeft w:val="0"/>
      <w:marRight w:val="0"/>
      <w:marTop w:val="0"/>
      <w:marBottom w:val="0"/>
      <w:divBdr>
        <w:top w:val="none" w:sz="0" w:space="0" w:color="auto"/>
        <w:left w:val="none" w:sz="0" w:space="0" w:color="auto"/>
        <w:bottom w:val="none" w:sz="0" w:space="0" w:color="auto"/>
        <w:right w:val="none" w:sz="0" w:space="0" w:color="auto"/>
      </w:divBdr>
      <w:divsChild>
        <w:div w:id="846022023">
          <w:marLeft w:val="640"/>
          <w:marRight w:val="0"/>
          <w:marTop w:val="0"/>
          <w:marBottom w:val="0"/>
          <w:divBdr>
            <w:top w:val="none" w:sz="0" w:space="0" w:color="auto"/>
            <w:left w:val="none" w:sz="0" w:space="0" w:color="auto"/>
            <w:bottom w:val="none" w:sz="0" w:space="0" w:color="auto"/>
            <w:right w:val="none" w:sz="0" w:space="0" w:color="auto"/>
          </w:divBdr>
        </w:div>
        <w:div w:id="1612543774">
          <w:marLeft w:val="640"/>
          <w:marRight w:val="0"/>
          <w:marTop w:val="0"/>
          <w:marBottom w:val="0"/>
          <w:divBdr>
            <w:top w:val="none" w:sz="0" w:space="0" w:color="auto"/>
            <w:left w:val="none" w:sz="0" w:space="0" w:color="auto"/>
            <w:bottom w:val="none" w:sz="0" w:space="0" w:color="auto"/>
            <w:right w:val="none" w:sz="0" w:space="0" w:color="auto"/>
          </w:divBdr>
        </w:div>
        <w:div w:id="1581450875">
          <w:marLeft w:val="640"/>
          <w:marRight w:val="0"/>
          <w:marTop w:val="0"/>
          <w:marBottom w:val="0"/>
          <w:divBdr>
            <w:top w:val="none" w:sz="0" w:space="0" w:color="auto"/>
            <w:left w:val="none" w:sz="0" w:space="0" w:color="auto"/>
            <w:bottom w:val="none" w:sz="0" w:space="0" w:color="auto"/>
            <w:right w:val="none" w:sz="0" w:space="0" w:color="auto"/>
          </w:divBdr>
        </w:div>
        <w:div w:id="810908252">
          <w:marLeft w:val="640"/>
          <w:marRight w:val="0"/>
          <w:marTop w:val="0"/>
          <w:marBottom w:val="0"/>
          <w:divBdr>
            <w:top w:val="none" w:sz="0" w:space="0" w:color="auto"/>
            <w:left w:val="none" w:sz="0" w:space="0" w:color="auto"/>
            <w:bottom w:val="none" w:sz="0" w:space="0" w:color="auto"/>
            <w:right w:val="none" w:sz="0" w:space="0" w:color="auto"/>
          </w:divBdr>
        </w:div>
        <w:div w:id="1061946084">
          <w:marLeft w:val="640"/>
          <w:marRight w:val="0"/>
          <w:marTop w:val="0"/>
          <w:marBottom w:val="0"/>
          <w:divBdr>
            <w:top w:val="none" w:sz="0" w:space="0" w:color="auto"/>
            <w:left w:val="none" w:sz="0" w:space="0" w:color="auto"/>
            <w:bottom w:val="none" w:sz="0" w:space="0" w:color="auto"/>
            <w:right w:val="none" w:sz="0" w:space="0" w:color="auto"/>
          </w:divBdr>
        </w:div>
        <w:div w:id="2125689436">
          <w:marLeft w:val="640"/>
          <w:marRight w:val="0"/>
          <w:marTop w:val="0"/>
          <w:marBottom w:val="0"/>
          <w:divBdr>
            <w:top w:val="none" w:sz="0" w:space="0" w:color="auto"/>
            <w:left w:val="none" w:sz="0" w:space="0" w:color="auto"/>
            <w:bottom w:val="none" w:sz="0" w:space="0" w:color="auto"/>
            <w:right w:val="none" w:sz="0" w:space="0" w:color="auto"/>
          </w:divBdr>
        </w:div>
        <w:div w:id="1758206844">
          <w:marLeft w:val="640"/>
          <w:marRight w:val="0"/>
          <w:marTop w:val="0"/>
          <w:marBottom w:val="0"/>
          <w:divBdr>
            <w:top w:val="none" w:sz="0" w:space="0" w:color="auto"/>
            <w:left w:val="none" w:sz="0" w:space="0" w:color="auto"/>
            <w:bottom w:val="none" w:sz="0" w:space="0" w:color="auto"/>
            <w:right w:val="none" w:sz="0" w:space="0" w:color="auto"/>
          </w:divBdr>
        </w:div>
        <w:div w:id="1750347561">
          <w:marLeft w:val="640"/>
          <w:marRight w:val="0"/>
          <w:marTop w:val="0"/>
          <w:marBottom w:val="0"/>
          <w:divBdr>
            <w:top w:val="none" w:sz="0" w:space="0" w:color="auto"/>
            <w:left w:val="none" w:sz="0" w:space="0" w:color="auto"/>
            <w:bottom w:val="none" w:sz="0" w:space="0" w:color="auto"/>
            <w:right w:val="none" w:sz="0" w:space="0" w:color="auto"/>
          </w:divBdr>
        </w:div>
        <w:div w:id="1490245084">
          <w:marLeft w:val="640"/>
          <w:marRight w:val="0"/>
          <w:marTop w:val="0"/>
          <w:marBottom w:val="0"/>
          <w:divBdr>
            <w:top w:val="none" w:sz="0" w:space="0" w:color="auto"/>
            <w:left w:val="none" w:sz="0" w:space="0" w:color="auto"/>
            <w:bottom w:val="none" w:sz="0" w:space="0" w:color="auto"/>
            <w:right w:val="none" w:sz="0" w:space="0" w:color="auto"/>
          </w:divBdr>
        </w:div>
        <w:div w:id="2098939174">
          <w:marLeft w:val="640"/>
          <w:marRight w:val="0"/>
          <w:marTop w:val="0"/>
          <w:marBottom w:val="0"/>
          <w:divBdr>
            <w:top w:val="none" w:sz="0" w:space="0" w:color="auto"/>
            <w:left w:val="none" w:sz="0" w:space="0" w:color="auto"/>
            <w:bottom w:val="none" w:sz="0" w:space="0" w:color="auto"/>
            <w:right w:val="none" w:sz="0" w:space="0" w:color="auto"/>
          </w:divBdr>
        </w:div>
        <w:div w:id="1872723128">
          <w:marLeft w:val="640"/>
          <w:marRight w:val="0"/>
          <w:marTop w:val="0"/>
          <w:marBottom w:val="0"/>
          <w:divBdr>
            <w:top w:val="none" w:sz="0" w:space="0" w:color="auto"/>
            <w:left w:val="none" w:sz="0" w:space="0" w:color="auto"/>
            <w:bottom w:val="none" w:sz="0" w:space="0" w:color="auto"/>
            <w:right w:val="none" w:sz="0" w:space="0" w:color="auto"/>
          </w:divBdr>
        </w:div>
        <w:div w:id="1219628771">
          <w:marLeft w:val="640"/>
          <w:marRight w:val="0"/>
          <w:marTop w:val="0"/>
          <w:marBottom w:val="0"/>
          <w:divBdr>
            <w:top w:val="none" w:sz="0" w:space="0" w:color="auto"/>
            <w:left w:val="none" w:sz="0" w:space="0" w:color="auto"/>
            <w:bottom w:val="none" w:sz="0" w:space="0" w:color="auto"/>
            <w:right w:val="none" w:sz="0" w:space="0" w:color="auto"/>
          </w:divBdr>
        </w:div>
      </w:divsChild>
    </w:div>
    <w:div w:id="524946934">
      <w:bodyDiv w:val="1"/>
      <w:marLeft w:val="0"/>
      <w:marRight w:val="0"/>
      <w:marTop w:val="0"/>
      <w:marBottom w:val="0"/>
      <w:divBdr>
        <w:top w:val="none" w:sz="0" w:space="0" w:color="auto"/>
        <w:left w:val="none" w:sz="0" w:space="0" w:color="auto"/>
        <w:bottom w:val="none" w:sz="0" w:space="0" w:color="auto"/>
        <w:right w:val="none" w:sz="0" w:space="0" w:color="auto"/>
      </w:divBdr>
    </w:div>
    <w:div w:id="539518280">
      <w:bodyDiv w:val="1"/>
      <w:marLeft w:val="0"/>
      <w:marRight w:val="0"/>
      <w:marTop w:val="0"/>
      <w:marBottom w:val="0"/>
      <w:divBdr>
        <w:top w:val="none" w:sz="0" w:space="0" w:color="auto"/>
        <w:left w:val="none" w:sz="0" w:space="0" w:color="auto"/>
        <w:bottom w:val="none" w:sz="0" w:space="0" w:color="auto"/>
        <w:right w:val="none" w:sz="0" w:space="0" w:color="auto"/>
      </w:divBdr>
    </w:div>
    <w:div w:id="541788042">
      <w:bodyDiv w:val="1"/>
      <w:marLeft w:val="0"/>
      <w:marRight w:val="0"/>
      <w:marTop w:val="0"/>
      <w:marBottom w:val="0"/>
      <w:divBdr>
        <w:top w:val="none" w:sz="0" w:space="0" w:color="auto"/>
        <w:left w:val="none" w:sz="0" w:space="0" w:color="auto"/>
        <w:bottom w:val="none" w:sz="0" w:space="0" w:color="auto"/>
        <w:right w:val="none" w:sz="0" w:space="0" w:color="auto"/>
      </w:divBdr>
      <w:divsChild>
        <w:div w:id="1701468861">
          <w:marLeft w:val="640"/>
          <w:marRight w:val="0"/>
          <w:marTop w:val="0"/>
          <w:marBottom w:val="0"/>
          <w:divBdr>
            <w:top w:val="none" w:sz="0" w:space="0" w:color="auto"/>
            <w:left w:val="none" w:sz="0" w:space="0" w:color="auto"/>
            <w:bottom w:val="none" w:sz="0" w:space="0" w:color="auto"/>
            <w:right w:val="none" w:sz="0" w:space="0" w:color="auto"/>
          </w:divBdr>
        </w:div>
        <w:div w:id="361251192">
          <w:marLeft w:val="640"/>
          <w:marRight w:val="0"/>
          <w:marTop w:val="0"/>
          <w:marBottom w:val="0"/>
          <w:divBdr>
            <w:top w:val="none" w:sz="0" w:space="0" w:color="auto"/>
            <w:left w:val="none" w:sz="0" w:space="0" w:color="auto"/>
            <w:bottom w:val="none" w:sz="0" w:space="0" w:color="auto"/>
            <w:right w:val="none" w:sz="0" w:space="0" w:color="auto"/>
          </w:divBdr>
        </w:div>
        <w:div w:id="825583749">
          <w:marLeft w:val="640"/>
          <w:marRight w:val="0"/>
          <w:marTop w:val="0"/>
          <w:marBottom w:val="0"/>
          <w:divBdr>
            <w:top w:val="none" w:sz="0" w:space="0" w:color="auto"/>
            <w:left w:val="none" w:sz="0" w:space="0" w:color="auto"/>
            <w:bottom w:val="none" w:sz="0" w:space="0" w:color="auto"/>
            <w:right w:val="none" w:sz="0" w:space="0" w:color="auto"/>
          </w:divBdr>
        </w:div>
        <w:div w:id="1815172693">
          <w:marLeft w:val="640"/>
          <w:marRight w:val="0"/>
          <w:marTop w:val="0"/>
          <w:marBottom w:val="0"/>
          <w:divBdr>
            <w:top w:val="none" w:sz="0" w:space="0" w:color="auto"/>
            <w:left w:val="none" w:sz="0" w:space="0" w:color="auto"/>
            <w:bottom w:val="none" w:sz="0" w:space="0" w:color="auto"/>
            <w:right w:val="none" w:sz="0" w:space="0" w:color="auto"/>
          </w:divBdr>
        </w:div>
        <w:div w:id="320811044">
          <w:marLeft w:val="640"/>
          <w:marRight w:val="0"/>
          <w:marTop w:val="0"/>
          <w:marBottom w:val="0"/>
          <w:divBdr>
            <w:top w:val="none" w:sz="0" w:space="0" w:color="auto"/>
            <w:left w:val="none" w:sz="0" w:space="0" w:color="auto"/>
            <w:bottom w:val="none" w:sz="0" w:space="0" w:color="auto"/>
            <w:right w:val="none" w:sz="0" w:space="0" w:color="auto"/>
          </w:divBdr>
        </w:div>
        <w:div w:id="2013945376">
          <w:marLeft w:val="640"/>
          <w:marRight w:val="0"/>
          <w:marTop w:val="0"/>
          <w:marBottom w:val="0"/>
          <w:divBdr>
            <w:top w:val="none" w:sz="0" w:space="0" w:color="auto"/>
            <w:left w:val="none" w:sz="0" w:space="0" w:color="auto"/>
            <w:bottom w:val="none" w:sz="0" w:space="0" w:color="auto"/>
            <w:right w:val="none" w:sz="0" w:space="0" w:color="auto"/>
          </w:divBdr>
        </w:div>
        <w:div w:id="385032038">
          <w:marLeft w:val="640"/>
          <w:marRight w:val="0"/>
          <w:marTop w:val="0"/>
          <w:marBottom w:val="0"/>
          <w:divBdr>
            <w:top w:val="none" w:sz="0" w:space="0" w:color="auto"/>
            <w:left w:val="none" w:sz="0" w:space="0" w:color="auto"/>
            <w:bottom w:val="none" w:sz="0" w:space="0" w:color="auto"/>
            <w:right w:val="none" w:sz="0" w:space="0" w:color="auto"/>
          </w:divBdr>
        </w:div>
        <w:div w:id="322898705">
          <w:marLeft w:val="640"/>
          <w:marRight w:val="0"/>
          <w:marTop w:val="0"/>
          <w:marBottom w:val="0"/>
          <w:divBdr>
            <w:top w:val="none" w:sz="0" w:space="0" w:color="auto"/>
            <w:left w:val="none" w:sz="0" w:space="0" w:color="auto"/>
            <w:bottom w:val="none" w:sz="0" w:space="0" w:color="auto"/>
            <w:right w:val="none" w:sz="0" w:space="0" w:color="auto"/>
          </w:divBdr>
        </w:div>
        <w:div w:id="472405895">
          <w:marLeft w:val="640"/>
          <w:marRight w:val="0"/>
          <w:marTop w:val="0"/>
          <w:marBottom w:val="0"/>
          <w:divBdr>
            <w:top w:val="none" w:sz="0" w:space="0" w:color="auto"/>
            <w:left w:val="none" w:sz="0" w:space="0" w:color="auto"/>
            <w:bottom w:val="none" w:sz="0" w:space="0" w:color="auto"/>
            <w:right w:val="none" w:sz="0" w:space="0" w:color="auto"/>
          </w:divBdr>
        </w:div>
        <w:div w:id="21128980">
          <w:marLeft w:val="640"/>
          <w:marRight w:val="0"/>
          <w:marTop w:val="0"/>
          <w:marBottom w:val="0"/>
          <w:divBdr>
            <w:top w:val="none" w:sz="0" w:space="0" w:color="auto"/>
            <w:left w:val="none" w:sz="0" w:space="0" w:color="auto"/>
            <w:bottom w:val="none" w:sz="0" w:space="0" w:color="auto"/>
            <w:right w:val="none" w:sz="0" w:space="0" w:color="auto"/>
          </w:divBdr>
        </w:div>
        <w:div w:id="537743871">
          <w:marLeft w:val="640"/>
          <w:marRight w:val="0"/>
          <w:marTop w:val="0"/>
          <w:marBottom w:val="0"/>
          <w:divBdr>
            <w:top w:val="none" w:sz="0" w:space="0" w:color="auto"/>
            <w:left w:val="none" w:sz="0" w:space="0" w:color="auto"/>
            <w:bottom w:val="none" w:sz="0" w:space="0" w:color="auto"/>
            <w:right w:val="none" w:sz="0" w:space="0" w:color="auto"/>
          </w:divBdr>
        </w:div>
        <w:div w:id="933319757">
          <w:marLeft w:val="640"/>
          <w:marRight w:val="0"/>
          <w:marTop w:val="0"/>
          <w:marBottom w:val="0"/>
          <w:divBdr>
            <w:top w:val="none" w:sz="0" w:space="0" w:color="auto"/>
            <w:left w:val="none" w:sz="0" w:space="0" w:color="auto"/>
            <w:bottom w:val="none" w:sz="0" w:space="0" w:color="auto"/>
            <w:right w:val="none" w:sz="0" w:space="0" w:color="auto"/>
          </w:divBdr>
        </w:div>
      </w:divsChild>
    </w:div>
    <w:div w:id="558441694">
      <w:bodyDiv w:val="1"/>
      <w:marLeft w:val="0"/>
      <w:marRight w:val="0"/>
      <w:marTop w:val="0"/>
      <w:marBottom w:val="0"/>
      <w:divBdr>
        <w:top w:val="none" w:sz="0" w:space="0" w:color="auto"/>
        <w:left w:val="none" w:sz="0" w:space="0" w:color="auto"/>
        <w:bottom w:val="none" w:sz="0" w:space="0" w:color="auto"/>
        <w:right w:val="none" w:sz="0" w:space="0" w:color="auto"/>
      </w:divBdr>
      <w:divsChild>
        <w:div w:id="1130975971">
          <w:marLeft w:val="640"/>
          <w:marRight w:val="0"/>
          <w:marTop w:val="0"/>
          <w:marBottom w:val="0"/>
          <w:divBdr>
            <w:top w:val="none" w:sz="0" w:space="0" w:color="auto"/>
            <w:left w:val="none" w:sz="0" w:space="0" w:color="auto"/>
            <w:bottom w:val="none" w:sz="0" w:space="0" w:color="auto"/>
            <w:right w:val="none" w:sz="0" w:space="0" w:color="auto"/>
          </w:divBdr>
        </w:div>
        <w:div w:id="1917208649">
          <w:marLeft w:val="640"/>
          <w:marRight w:val="0"/>
          <w:marTop w:val="0"/>
          <w:marBottom w:val="0"/>
          <w:divBdr>
            <w:top w:val="none" w:sz="0" w:space="0" w:color="auto"/>
            <w:left w:val="none" w:sz="0" w:space="0" w:color="auto"/>
            <w:bottom w:val="none" w:sz="0" w:space="0" w:color="auto"/>
            <w:right w:val="none" w:sz="0" w:space="0" w:color="auto"/>
          </w:divBdr>
        </w:div>
        <w:div w:id="730543957">
          <w:marLeft w:val="640"/>
          <w:marRight w:val="0"/>
          <w:marTop w:val="0"/>
          <w:marBottom w:val="0"/>
          <w:divBdr>
            <w:top w:val="none" w:sz="0" w:space="0" w:color="auto"/>
            <w:left w:val="none" w:sz="0" w:space="0" w:color="auto"/>
            <w:bottom w:val="none" w:sz="0" w:space="0" w:color="auto"/>
            <w:right w:val="none" w:sz="0" w:space="0" w:color="auto"/>
          </w:divBdr>
        </w:div>
        <w:div w:id="1518886786">
          <w:marLeft w:val="640"/>
          <w:marRight w:val="0"/>
          <w:marTop w:val="0"/>
          <w:marBottom w:val="0"/>
          <w:divBdr>
            <w:top w:val="none" w:sz="0" w:space="0" w:color="auto"/>
            <w:left w:val="none" w:sz="0" w:space="0" w:color="auto"/>
            <w:bottom w:val="none" w:sz="0" w:space="0" w:color="auto"/>
            <w:right w:val="none" w:sz="0" w:space="0" w:color="auto"/>
          </w:divBdr>
        </w:div>
        <w:div w:id="339890690">
          <w:marLeft w:val="640"/>
          <w:marRight w:val="0"/>
          <w:marTop w:val="0"/>
          <w:marBottom w:val="0"/>
          <w:divBdr>
            <w:top w:val="none" w:sz="0" w:space="0" w:color="auto"/>
            <w:left w:val="none" w:sz="0" w:space="0" w:color="auto"/>
            <w:bottom w:val="none" w:sz="0" w:space="0" w:color="auto"/>
            <w:right w:val="none" w:sz="0" w:space="0" w:color="auto"/>
          </w:divBdr>
        </w:div>
        <w:div w:id="733940726">
          <w:marLeft w:val="640"/>
          <w:marRight w:val="0"/>
          <w:marTop w:val="0"/>
          <w:marBottom w:val="0"/>
          <w:divBdr>
            <w:top w:val="none" w:sz="0" w:space="0" w:color="auto"/>
            <w:left w:val="none" w:sz="0" w:space="0" w:color="auto"/>
            <w:bottom w:val="none" w:sz="0" w:space="0" w:color="auto"/>
            <w:right w:val="none" w:sz="0" w:space="0" w:color="auto"/>
          </w:divBdr>
        </w:div>
        <w:div w:id="2020505757">
          <w:marLeft w:val="640"/>
          <w:marRight w:val="0"/>
          <w:marTop w:val="0"/>
          <w:marBottom w:val="0"/>
          <w:divBdr>
            <w:top w:val="none" w:sz="0" w:space="0" w:color="auto"/>
            <w:left w:val="none" w:sz="0" w:space="0" w:color="auto"/>
            <w:bottom w:val="none" w:sz="0" w:space="0" w:color="auto"/>
            <w:right w:val="none" w:sz="0" w:space="0" w:color="auto"/>
          </w:divBdr>
        </w:div>
        <w:div w:id="1469128468">
          <w:marLeft w:val="640"/>
          <w:marRight w:val="0"/>
          <w:marTop w:val="0"/>
          <w:marBottom w:val="0"/>
          <w:divBdr>
            <w:top w:val="none" w:sz="0" w:space="0" w:color="auto"/>
            <w:left w:val="none" w:sz="0" w:space="0" w:color="auto"/>
            <w:bottom w:val="none" w:sz="0" w:space="0" w:color="auto"/>
            <w:right w:val="none" w:sz="0" w:space="0" w:color="auto"/>
          </w:divBdr>
        </w:div>
        <w:div w:id="1205874120">
          <w:marLeft w:val="640"/>
          <w:marRight w:val="0"/>
          <w:marTop w:val="0"/>
          <w:marBottom w:val="0"/>
          <w:divBdr>
            <w:top w:val="none" w:sz="0" w:space="0" w:color="auto"/>
            <w:left w:val="none" w:sz="0" w:space="0" w:color="auto"/>
            <w:bottom w:val="none" w:sz="0" w:space="0" w:color="auto"/>
            <w:right w:val="none" w:sz="0" w:space="0" w:color="auto"/>
          </w:divBdr>
        </w:div>
        <w:div w:id="2004385255">
          <w:marLeft w:val="640"/>
          <w:marRight w:val="0"/>
          <w:marTop w:val="0"/>
          <w:marBottom w:val="0"/>
          <w:divBdr>
            <w:top w:val="none" w:sz="0" w:space="0" w:color="auto"/>
            <w:left w:val="none" w:sz="0" w:space="0" w:color="auto"/>
            <w:bottom w:val="none" w:sz="0" w:space="0" w:color="auto"/>
            <w:right w:val="none" w:sz="0" w:space="0" w:color="auto"/>
          </w:divBdr>
        </w:div>
        <w:div w:id="814175906">
          <w:marLeft w:val="640"/>
          <w:marRight w:val="0"/>
          <w:marTop w:val="0"/>
          <w:marBottom w:val="0"/>
          <w:divBdr>
            <w:top w:val="none" w:sz="0" w:space="0" w:color="auto"/>
            <w:left w:val="none" w:sz="0" w:space="0" w:color="auto"/>
            <w:bottom w:val="none" w:sz="0" w:space="0" w:color="auto"/>
            <w:right w:val="none" w:sz="0" w:space="0" w:color="auto"/>
          </w:divBdr>
        </w:div>
        <w:div w:id="911351611">
          <w:marLeft w:val="640"/>
          <w:marRight w:val="0"/>
          <w:marTop w:val="0"/>
          <w:marBottom w:val="0"/>
          <w:divBdr>
            <w:top w:val="none" w:sz="0" w:space="0" w:color="auto"/>
            <w:left w:val="none" w:sz="0" w:space="0" w:color="auto"/>
            <w:bottom w:val="none" w:sz="0" w:space="0" w:color="auto"/>
            <w:right w:val="none" w:sz="0" w:space="0" w:color="auto"/>
          </w:divBdr>
        </w:div>
      </w:divsChild>
    </w:div>
    <w:div w:id="561603610">
      <w:bodyDiv w:val="1"/>
      <w:marLeft w:val="0"/>
      <w:marRight w:val="0"/>
      <w:marTop w:val="0"/>
      <w:marBottom w:val="0"/>
      <w:divBdr>
        <w:top w:val="none" w:sz="0" w:space="0" w:color="auto"/>
        <w:left w:val="none" w:sz="0" w:space="0" w:color="auto"/>
        <w:bottom w:val="none" w:sz="0" w:space="0" w:color="auto"/>
        <w:right w:val="none" w:sz="0" w:space="0" w:color="auto"/>
      </w:divBdr>
    </w:div>
    <w:div w:id="567152246">
      <w:bodyDiv w:val="1"/>
      <w:marLeft w:val="0"/>
      <w:marRight w:val="0"/>
      <w:marTop w:val="0"/>
      <w:marBottom w:val="0"/>
      <w:divBdr>
        <w:top w:val="none" w:sz="0" w:space="0" w:color="auto"/>
        <w:left w:val="none" w:sz="0" w:space="0" w:color="auto"/>
        <w:bottom w:val="none" w:sz="0" w:space="0" w:color="auto"/>
        <w:right w:val="none" w:sz="0" w:space="0" w:color="auto"/>
      </w:divBdr>
    </w:div>
    <w:div w:id="591165164">
      <w:bodyDiv w:val="1"/>
      <w:marLeft w:val="0"/>
      <w:marRight w:val="0"/>
      <w:marTop w:val="0"/>
      <w:marBottom w:val="0"/>
      <w:divBdr>
        <w:top w:val="none" w:sz="0" w:space="0" w:color="auto"/>
        <w:left w:val="none" w:sz="0" w:space="0" w:color="auto"/>
        <w:bottom w:val="none" w:sz="0" w:space="0" w:color="auto"/>
        <w:right w:val="none" w:sz="0" w:space="0" w:color="auto"/>
      </w:divBdr>
      <w:divsChild>
        <w:div w:id="1469123343">
          <w:marLeft w:val="640"/>
          <w:marRight w:val="0"/>
          <w:marTop w:val="0"/>
          <w:marBottom w:val="0"/>
          <w:divBdr>
            <w:top w:val="none" w:sz="0" w:space="0" w:color="auto"/>
            <w:left w:val="none" w:sz="0" w:space="0" w:color="auto"/>
            <w:bottom w:val="none" w:sz="0" w:space="0" w:color="auto"/>
            <w:right w:val="none" w:sz="0" w:space="0" w:color="auto"/>
          </w:divBdr>
        </w:div>
        <w:div w:id="1061052407">
          <w:marLeft w:val="640"/>
          <w:marRight w:val="0"/>
          <w:marTop w:val="0"/>
          <w:marBottom w:val="0"/>
          <w:divBdr>
            <w:top w:val="none" w:sz="0" w:space="0" w:color="auto"/>
            <w:left w:val="none" w:sz="0" w:space="0" w:color="auto"/>
            <w:bottom w:val="none" w:sz="0" w:space="0" w:color="auto"/>
            <w:right w:val="none" w:sz="0" w:space="0" w:color="auto"/>
          </w:divBdr>
        </w:div>
        <w:div w:id="615675750">
          <w:marLeft w:val="640"/>
          <w:marRight w:val="0"/>
          <w:marTop w:val="0"/>
          <w:marBottom w:val="0"/>
          <w:divBdr>
            <w:top w:val="none" w:sz="0" w:space="0" w:color="auto"/>
            <w:left w:val="none" w:sz="0" w:space="0" w:color="auto"/>
            <w:bottom w:val="none" w:sz="0" w:space="0" w:color="auto"/>
            <w:right w:val="none" w:sz="0" w:space="0" w:color="auto"/>
          </w:divBdr>
        </w:div>
        <w:div w:id="1100878532">
          <w:marLeft w:val="640"/>
          <w:marRight w:val="0"/>
          <w:marTop w:val="0"/>
          <w:marBottom w:val="0"/>
          <w:divBdr>
            <w:top w:val="none" w:sz="0" w:space="0" w:color="auto"/>
            <w:left w:val="none" w:sz="0" w:space="0" w:color="auto"/>
            <w:bottom w:val="none" w:sz="0" w:space="0" w:color="auto"/>
            <w:right w:val="none" w:sz="0" w:space="0" w:color="auto"/>
          </w:divBdr>
        </w:div>
        <w:div w:id="1755709462">
          <w:marLeft w:val="640"/>
          <w:marRight w:val="0"/>
          <w:marTop w:val="0"/>
          <w:marBottom w:val="0"/>
          <w:divBdr>
            <w:top w:val="none" w:sz="0" w:space="0" w:color="auto"/>
            <w:left w:val="none" w:sz="0" w:space="0" w:color="auto"/>
            <w:bottom w:val="none" w:sz="0" w:space="0" w:color="auto"/>
            <w:right w:val="none" w:sz="0" w:space="0" w:color="auto"/>
          </w:divBdr>
        </w:div>
        <w:div w:id="1158882624">
          <w:marLeft w:val="640"/>
          <w:marRight w:val="0"/>
          <w:marTop w:val="0"/>
          <w:marBottom w:val="0"/>
          <w:divBdr>
            <w:top w:val="none" w:sz="0" w:space="0" w:color="auto"/>
            <w:left w:val="none" w:sz="0" w:space="0" w:color="auto"/>
            <w:bottom w:val="none" w:sz="0" w:space="0" w:color="auto"/>
            <w:right w:val="none" w:sz="0" w:space="0" w:color="auto"/>
          </w:divBdr>
        </w:div>
        <w:div w:id="457113925">
          <w:marLeft w:val="640"/>
          <w:marRight w:val="0"/>
          <w:marTop w:val="0"/>
          <w:marBottom w:val="0"/>
          <w:divBdr>
            <w:top w:val="none" w:sz="0" w:space="0" w:color="auto"/>
            <w:left w:val="none" w:sz="0" w:space="0" w:color="auto"/>
            <w:bottom w:val="none" w:sz="0" w:space="0" w:color="auto"/>
            <w:right w:val="none" w:sz="0" w:space="0" w:color="auto"/>
          </w:divBdr>
        </w:div>
        <w:div w:id="854734476">
          <w:marLeft w:val="640"/>
          <w:marRight w:val="0"/>
          <w:marTop w:val="0"/>
          <w:marBottom w:val="0"/>
          <w:divBdr>
            <w:top w:val="none" w:sz="0" w:space="0" w:color="auto"/>
            <w:left w:val="none" w:sz="0" w:space="0" w:color="auto"/>
            <w:bottom w:val="none" w:sz="0" w:space="0" w:color="auto"/>
            <w:right w:val="none" w:sz="0" w:space="0" w:color="auto"/>
          </w:divBdr>
        </w:div>
      </w:divsChild>
    </w:div>
    <w:div w:id="606157403">
      <w:bodyDiv w:val="1"/>
      <w:marLeft w:val="0"/>
      <w:marRight w:val="0"/>
      <w:marTop w:val="0"/>
      <w:marBottom w:val="0"/>
      <w:divBdr>
        <w:top w:val="none" w:sz="0" w:space="0" w:color="auto"/>
        <w:left w:val="none" w:sz="0" w:space="0" w:color="auto"/>
        <w:bottom w:val="none" w:sz="0" w:space="0" w:color="auto"/>
        <w:right w:val="none" w:sz="0" w:space="0" w:color="auto"/>
      </w:divBdr>
      <w:divsChild>
        <w:div w:id="1608081369">
          <w:marLeft w:val="640"/>
          <w:marRight w:val="0"/>
          <w:marTop w:val="0"/>
          <w:marBottom w:val="0"/>
          <w:divBdr>
            <w:top w:val="none" w:sz="0" w:space="0" w:color="auto"/>
            <w:left w:val="none" w:sz="0" w:space="0" w:color="auto"/>
            <w:bottom w:val="none" w:sz="0" w:space="0" w:color="auto"/>
            <w:right w:val="none" w:sz="0" w:space="0" w:color="auto"/>
          </w:divBdr>
        </w:div>
        <w:div w:id="489297433">
          <w:marLeft w:val="640"/>
          <w:marRight w:val="0"/>
          <w:marTop w:val="0"/>
          <w:marBottom w:val="0"/>
          <w:divBdr>
            <w:top w:val="none" w:sz="0" w:space="0" w:color="auto"/>
            <w:left w:val="none" w:sz="0" w:space="0" w:color="auto"/>
            <w:bottom w:val="none" w:sz="0" w:space="0" w:color="auto"/>
            <w:right w:val="none" w:sz="0" w:space="0" w:color="auto"/>
          </w:divBdr>
        </w:div>
        <w:div w:id="1542858337">
          <w:marLeft w:val="640"/>
          <w:marRight w:val="0"/>
          <w:marTop w:val="0"/>
          <w:marBottom w:val="0"/>
          <w:divBdr>
            <w:top w:val="none" w:sz="0" w:space="0" w:color="auto"/>
            <w:left w:val="none" w:sz="0" w:space="0" w:color="auto"/>
            <w:bottom w:val="none" w:sz="0" w:space="0" w:color="auto"/>
            <w:right w:val="none" w:sz="0" w:space="0" w:color="auto"/>
          </w:divBdr>
        </w:div>
        <w:div w:id="1833377481">
          <w:marLeft w:val="640"/>
          <w:marRight w:val="0"/>
          <w:marTop w:val="0"/>
          <w:marBottom w:val="0"/>
          <w:divBdr>
            <w:top w:val="none" w:sz="0" w:space="0" w:color="auto"/>
            <w:left w:val="none" w:sz="0" w:space="0" w:color="auto"/>
            <w:bottom w:val="none" w:sz="0" w:space="0" w:color="auto"/>
            <w:right w:val="none" w:sz="0" w:space="0" w:color="auto"/>
          </w:divBdr>
        </w:div>
        <w:div w:id="376004266">
          <w:marLeft w:val="640"/>
          <w:marRight w:val="0"/>
          <w:marTop w:val="0"/>
          <w:marBottom w:val="0"/>
          <w:divBdr>
            <w:top w:val="none" w:sz="0" w:space="0" w:color="auto"/>
            <w:left w:val="none" w:sz="0" w:space="0" w:color="auto"/>
            <w:bottom w:val="none" w:sz="0" w:space="0" w:color="auto"/>
            <w:right w:val="none" w:sz="0" w:space="0" w:color="auto"/>
          </w:divBdr>
        </w:div>
        <w:div w:id="1033768984">
          <w:marLeft w:val="640"/>
          <w:marRight w:val="0"/>
          <w:marTop w:val="0"/>
          <w:marBottom w:val="0"/>
          <w:divBdr>
            <w:top w:val="none" w:sz="0" w:space="0" w:color="auto"/>
            <w:left w:val="none" w:sz="0" w:space="0" w:color="auto"/>
            <w:bottom w:val="none" w:sz="0" w:space="0" w:color="auto"/>
            <w:right w:val="none" w:sz="0" w:space="0" w:color="auto"/>
          </w:divBdr>
        </w:div>
        <w:div w:id="1884780616">
          <w:marLeft w:val="640"/>
          <w:marRight w:val="0"/>
          <w:marTop w:val="0"/>
          <w:marBottom w:val="0"/>
          <w:divBdr>
            <w:top w:val="none" w:sz="0" w:space="0" w:color="auto"/>
            <w:left w:val="none" w:sz="0" w:space="0" w:color="auto"/>
            <w:bottom w:val="none" w:sz="0" w:space="0" w:color="auto"/>
            <w:right w:val="none" w:sz="0" w:space="0" w:color="auto"/>
          </w:divBdr>
        </w:div>
        <w:div w:id="24412007">
          <w:marLeft w:val="640"/>
          <w:marRight w:val="0"/>
          <w:marTop w:val="0"/>
          <w:marBottom w:val="0"/>
          <w:divBdr>
            <w:top w:val="none" w:sz="0" w:space="0" w:color="auto"/>
            <w:left w:val="none" w:sz="0" w:space="0" w:color="auto"/>
            <w:bottom w:val="none" w:sz="0" w:space="0" w:color="auto"/>
            <w:right w:val="none" w:sz="0" w:space="0" w:color="auto"/>
          </w:divBdr>
        </w:div>
        <w:div w:id="944313661">
          <w:marLeft w:val="640"/>
          <w:marRight w:val="0"/>
          <w:marTop w:val="0"/>
          <w:marBottom w:val="0"/>
          <w:divBdr>
            <w:top w:val="none" w:sz="0" w:space="0" w:color="auto"/>
            <w:left w:val="none" w:sz="0" w:space="0" w:color="auto"/>
            <w:bottom w:val="none" w:sz="0" w:space="0" w:color="auto"/>
            <w:right w:val="none" w:sz="0" w:space="0" w:color="auto"/>
          </w:divBdr>
        </w:div>
        <w:div w:id="1464351011">
          <w:marLeft w:val="640"/>
          <w:marRight w:val="0"/>
          <w:marTop w:val="0"/>
          <w:marBottom w:val="0"/>
          <w:divBdr>
            <w:top w:val="none" w:sz="0" w:space="0" w:color="auto"/>
            <w:left w:val="none" w:sz="0" w:space="0" w:color="auto"/>
            <w:bottom w:val="none" w:sz="0" w:space="0" w:color="auto"/>
            <w:right w:val="none" w:sz="0" w:space="0" w:color="auto"/>
          </w:divBdr>
        </w:div>
        <w:div w:id="120194656">
          <w:marLeft w:val="640"/>
          <w:marRight w:val="0"/>
          <w:marTop w:val="0"/>
          <w:marBottom w:val="0"/>
          <w:divBdr>
            <w:top w:val="none" w:sz="0" w:space="0" w:color="auto"/>
            <w:left w:val="none" w:sz="0" w:space="0" w:color="auto"/>
            <w:bottom w:val="none" w:sz="0" w:space="0" w:color="auto"/>
            <w:right w:val="none" w:sz="0" w:space="0" w:color="auto"/>
          </w:divBdr>
        </w:div>
        <w:div w:id="303851954">
          <w:marLeft w:val="640"/>
          <w:marRight w:val="0"/>
          <w:marTop w:val="0"/>
          <w:marBottom w:val="0"/>
          <w:divBdr>
            <w:top w:val="none" w:sz="0" w:space="0" w:color="auto"/>
            <w:left w:val="none" w:sz="0" w:space="0" w:color="auto"/>
            <w:bottom w:val="none" w:sz="0" w:space="0" w:color="auto"/>
            <w:right w:val="none" w:sz="0" w:space="0" w:color="auto"/>
          </w:divBdr>
        </w:div>
        <w:div w:id="4553665">
          <w:marLeft w:val="640"/>
          <w:marRight w:val="0"/>
          <w:marTop w:val="0"/>
          <w:marBottom w:val="0"/>
          <w:divBdr>
            <w:top w:val="none" w:sz="0" w:space="0" w:color="auto"/>
            <w:left w:val="none" w:sz="0" w:space="0" w:color="auto"/>
            <w:bottom w:val="none" w:sz="0" w:space="0" w:color="auto"/>
            <w:right w:val="none" w:sz="0" w:space="0" w:color="auto"/>
          </w:divBdr>
        </w:div>
        <w:div w:id="1051417604">
          <w:marLeft w:val="640"/>
          <w:marRight w:val="0"/>
          <w:marTop w:val="0"/>
          <w:marBottom w:val="0"/>
          <w:divBdr>
            <w:top w:val="none" w:sz="0" w:space="0" w:color="auto"/>
            <w:left w:val="none" w:sz="0" w:space="0" w:color="auto"/>
            <w:bottom w:val="none" w:sz="0" w:space="0" w:color="auto"/>
            <w:right w:val="none" w:sz="0" w:space="0" w:color="auto"/>
          </w:divBdr>
        </w:div>
      </w:divsChild>
    </w:div>
    <w:div w:id="607473014">
      <w:bodyDiv w:val="1"/>
      <w:marLeft w:val="0"/>
      <w:marRight w:val="0"/>
      <w:marTop w:val="0"/>
      <w:marBottom w:val="0"/>
      <w:divBdr>
        <w:top w:val="none" w:sz="0" w:space="0" w:color="auto"/>
        <w:left w:val="none" w:sz="0" w:space="0" w:color="auto"/>
        <w:bottom w:val="none" w:sz="0" w:space="0" w:color="auto"/>
        <w:right w:val="none" w:sz="0" w:space="0" w:color="auto"/>
      </w:divBdr>
      <w:divsChild>
        <w:div w:id="911233089">
          <w:marLeft w:val="640"/>
          <w:marRight w:val="0"/>
          <w:marTop w:val="0"/>
          <w:marBottom w:val="0"/>
          <w:divBdr>
            <w:top w:val="none" w:sz="0" w:space="0" w:color="auto"/>
            <w:left w:val="none" w:sz="0" w:space="0" w:color="auto"/>
            <w:bottom w:val="none" w:sz="0" w:space="0" w:color="auto"/>
            <w:right w:val="none" w:sz="0" w:space="0" w:color="auto"/>
          </w:divBdr>
        </w:div>
        <w:div w:id="1577741076">
          <w:marLeft w:val="640"/>
          <w:marRight w:val="0"/>
          <w:marTop w:val="0"/>
          <w:marBottom w:val="0"/>
          <w:divBdr>
            <w:top w:val="none" w:sz="0" w:space="0" w:color="auto"/>
            <w:left w:val="none" w:sz="0" w:space="0" w:color="auto"/>
            <w:bottom w:val="none" w:sz="0" w:space="0" w:color="auto"/>
            <w:right w:val="none" w:sz="0" w:space="0" w:color="auto"/>
          </w:divBdr>
        </w:div>
        <w:div w:id="1979146115">
          <w:marLeft w:val="640"/>
          <w:marRight w:val="0"/>
          <w:marTop w:val="0"/>
          <w:marBottom w:val="0"/>
          <w:divBdr>
            <w:top w:val="none" w:sz="0" w:space="0" w:color="auto"/>
            <w:left w:val="none" w:sz="0" w:space="0" w:color="auto"/>
            <w:bottom w:val="none" w:sz="0" w:space="0" w:color="auto"/>
            <w:right w:val="none" w:sz="0" w:space="0" w:color="auto"/>
          </w:divBdr>
        </w:div>
        <w:div w:id="1003241356">
          <w:marLeft w:val="640"/>
          <w:marRight w:val="0"/>
          <w:marTop w:val="0"/>
          <w:marBottom w:val="0"/>
          <w:divBdr>
            <w:top w:val="none" w:sz="0" w:space="0" w:color="auto"/>
            <w:left w:val="none" w:sz="0" w:space="0" w:color="auto"/>
            <w:bottom w:val="none" w:sz="0" w:space="0" w:color="auto"/>
            <w:right w:val="none" w:sz="0" w:space="0" w:color="auto"/>
          </w:divBdr>
        </w:div>
        <w:div w:id="1803380565">
          <w:marLeft w:val="640"/>
          <w:marRight w:val="0"/>
          <w:marTop w:val="0"/>
          <w:marBottom w:val="0"/>
          <w:divBdr>
            <w:top w:val="none" w:sz="0" w:space="0" w:color="auto"/>
            <w:left w:val="none" w:sz="0" w:space="0" w:color="auto"/>
            <w:bottom w:val="none" w:sz="0" w:space="0" w:color="auto"/>
            <w:right w:val="none" w:sz="0" w:space="0" w:color="auto"/>
          </w:divBdr>
        </w:div>
        <w:div w:id="1051459683">
          <w:marLeft w:val="640"/>
          <w:marRight w:val="0"/>
          <w:marTop w:val="0"/>
          <w:marBottom w:val="0"/>
          <w:divBdr>
            <w:top w:val="none" w:sz="0" w:space="0" w:color="auto"/>
            <w:left w:val="none" w:sz="0" w:space="0" w:color="auto"/>
            <w:bottom w:val="none" w:sz="0" w:space="0" w:color="auto"/>
            <w:right w:val="none" w:sz="0" w:space="0" w:color="auto"/>
          </w:divBdr>
        </w:div>
        <w:div w:id="1464691379">
          <w:marLeft w:val="640"/>
          <w:marRight w:val="0"/>
          <w:marTop w:val="0"/>
          <w:marBottom w:val="0"/>
          <w:divBdr>
            <w:top w:val="none" w:sz="0" w:space="0" w:color="auto"/>
            <w:left w:val="none" w:sz="0" w:space="0" w:color="auto"/>
            <w:bottom w:val="none" w:sz="0" w:space="0" w:color="auto"/>
            <w:right w:val="none" w:sz="0" w:space="0" w:color="auto"/>
          </w:divBdr>
        </w:div>
        <w:div w:id="1989673850">
          <w:marLeft w:val="640"/>
          <w:marRight w:val="0"/>
          <w:marTop w:val="0"/>
          <w:marBottom w:val="0"/>
          <w:divBdr>
            <w:top w:val="none" w:sz="0" w:space="0" w:color="auto"/>
            <w:left w:val="none" w:sz="0" w:space="0" w:color="auto"/>
            <w:bottom w:val="none" w:sz="0" w:space="0" w:color="auto"/>
            <w:right w:val="none" w:sz="0" w:space="0" w:color="auto"/>
          </w:divBdr>
        </w:div>
        <w:div w:id="1814249751">
          <w:marLeft w:val="640"/>
          <w:marRight w:val="0"/>
          <w:marTop w:val="0"/>
          <w:marBottom w:val="0"/>
          <w:divBdr>
            <w:top w:val="none" w:sz="0" w:space="0" w:color="auto"/>
            <w:left w:val="none" w:sz="0" w:space="0" w:color="auto"/>
            <w:bottom w:val="none" w:sz="0" w:space="0" w:color="auto"/>
            <w:right w:val="none" w:sz="0" w:space="0" w:color="auto"/>
          </w:divBdr>
        </w:div>
        <w:div w:id="512375064">
          <w:marLeft w:val="640"/>
          <w:marRight w:val="0"/>
          <w:marTop w:val="0"/>
          <w:marBottom w:val="0"/>
          <w:divBdr>
            <w:top w:val="none" w:sz="0" w:space="0" w:color="auto"/>
            <w:left w:val="none" w:sz="0" w:space="0" w:color="auto"/>
            <w:bottom w:val="none" w:sz="0" w:space="0" w:color="auto"/>
            <w:right w:val="none" w:sz="0" w:space="0" w:color="auto"/>
          </w:divBdr>
        </w:div>
        <w:div w:id="1590919101">
          <w:marLeft w:val="640"/>
          <w:marRight w:val="0"/>
          <w:marTop w:val="0"/>
          <w:marBottom w:val="0"/>
          <w:divBdr>
            <w:top w:val="none" w:sz="0" w:space="0" w:color="auto"/>
            <w:left w:val="none" w:sz="0" w:space="0" w:color="auto"/>
            <w:bottom w:val="none" w:sz="0" w:space="0" w:color="auto"/>
            <w:right w:val="none" w:sz="0" w:space="0" w:color="auto"/>
          </w:divBdr>
        </w:div>
        <w:div w:id="477069145">
          <w:marLeft w:val="640"/>
          <w:marRight w:val="0"/>
          <w:marTop w:val="0"/>
          <w:marBottom w:val="0"/>
          <w:divBdr>
            <w:top w:val="none" w:sz="0" w:space="0" w:color="auto"/>
            <w:left w:val="none" w:sz="0" w:space="0" w:color="auto"/>
            <w:bottom w:val="none" w:sz="0" w:space="0" w:color="auto"/>
            <w:right w:val="none" w:sz="0" w:space="0" w:color="auto"/>
          </w:divBdr>
        </w:div>
      </w:divsChild>
    </w:div>
    <w:div w:id="628971983">
      <w:bodyDiv w:val="1"/>
      <w:marLeft w:val="0"/>
      <w:marRight w:val="0"/>
      <w:marTop w:val="0"/>
      <w:marBottom w:val="0"/>
      <w:divBdr>
        <w:top w:val="none" w:sz="0" w:space="0" w:color="auto"/>
        <w:left w:val="none" w:sz="0" w:space="0" w:color="auto"/>
        <w:bottom w:val="none" w:sz="0" w:space="0" w:color="auto"/>
        <w:right w:val="none" w:sz="0" w:space="0" w:color="auto"/>
      </w:divBdr>
    </w:div>
    <w:div w:id="634725333">
      <w:bodyDiv w:val="1"/>
      <w:marLeft w:val="0"/>
      <w:marRight w:val="0"/>
      <w:marTop w:val="0"/>
      <w:marBottom w:val="0"/>
      <w:divBdr>
        <w:top w:val="none" w:sz="0" w:space="0" w:color="auto"/>
        <w:left w:val="none" w:sz="0" w:space="0" w:color="auto"/>
        <w:bottom w:val="none" w:sz="0" w:space="0" w:color="auto"/>
        <w:right w:val="none" w:sz="0" w:space="0" w:color="auto"/>
      </w:divBdr>
      <w:divsChild>
        <w:div w:id="1319114836">
          <w:marLeft w:val="640"/>
          <w:marRight w:val="0"/>
          <w:marTop w:val="0"/>
          <w:marBottom w:val="0"/>
          <w:divBdr>
            <w:top w:val="none" w:sz="0" w:space="0" w:color="auto"/>
            <w:left w:val="none" w:sz="0" w:space="0" w:color="auto"/>
            <w:bottom w:val="none" w:sz="0" w:space="0" w:color="auto"/>
            <w:right w:val="none" w:sz="0" w:space="0" w:color="auto"/>
          </w:divBdr>
        </w:div>
        <w:div w:id="1489058849">
          <w:marLeft w:val="640"/>
          <w:marRight w:val="0"/>
          <w:marTop w:val="0"/>
          <w:marBottom w:val="0"/>
          <w:divBdr>
            <w:top w:val="none" w:sz="0" w:space="0" w:color="auto"/>
            <w:left w:val="none" w:sz="0" w:space="0" w:color="auto"/>
            <w:bottom w:val="none" w:sz="0" w:space="0" w:color="auto"/>
            <w:right w:val="none" w:sz="0" w:space="0" w:color="auto"/>
          </w:divBdr>
        </w:div>
        <w:div w:id="1608853169">
          <w:marLeft w:val="640"/>
          <w:marRight w:val="0"/>
          <w:marTop w:val="0"/>
          <w:marBottom w:val="0"/>
          <w:divBdr>
            <w:top w:val="none" w:sz="0" w:space="0" w:color="auto"/>
            <w:left w:val="none" w:sz="0" w:space="0" w:color="auto"/>
            <w:bottom w:val="none" w:sz="0" w:space="0" w:color="auto"/>
            <w:right w:val="none" w:sz="0" w:space="0" w:color="auto"/>
          </w:divBdr>
        </w:div>
        <w:div w:id="1463645399">
          <w:marLeft w:val="640"/>
          <w:marRight w:val="0"/>
          <w:marTop w:val="0"/>
          <w:marBottom w:val="0"/>
          <w:divBdr>
            <w:top w:val="none" w:sz="0" w:space="0" w:color="auto"/>
            <w:left w:val="none" w:sz="0" w:space="0" w:color="auto"/>
            <w:bottom w:val="none" w:sz="0" w:space="0" w:color="auto"/>
            <w:right w:val="none" w:sz="0" w:space="0" w:color="auto"/>
          </w:divBdr>
        </w:div>
        <w:div w:id="2069109914">
          <w:marLeft w:val="640"/>
          <w:marRight w:val="0"/>
          <w:marTop w:val="0"/>
          <w:marBottom w:val="0"/>
          <w:divBdr>
            <w:top w:val="none" w:sz="0" w:space="0" w:color="auto"/>
            <w:left w:val="none" w:sz="0" w:space="0" w:color="auto"/>
            <w:bottom w:val="none" w:sz="0" w:space="0" w:color="auto"/>
            <w:right w:val="none" w:sz="0" w:space="0" w:color="auto"/>
          </w:divBdr>
        </w:div>
        <w:div w:id="1155874399">
          <w:marLeft w:val="640"/>
          <w:marRight w:val="0"/>
          <w:marTop w:val="0"/>
          <w:marBottom w:val="0"/>
          <w:divBdr>
            <w:top w:val="none" w:sz="0" w:space="0" w:color="auto"/>
            <w:left w:val="none" w:sz="0" w:space="0" w:color="auto"/>
            <w:bottom w:val="none" w:sz="0" w:space="0" w:color="auto"/>
            <w:right w:val="none" w:sz="0" w:space="0" w:color="auto"/>
          </w:divBdr>
        </w:div>
        <w:div w:id="1852064325">
          <w:marLeft w:val="640"/>
          <w:marRight w:val="0"/>
          <w:marTop w:val="0"/>
          <w:marBottom w:val="0"/>
          <w:divBdr>
            <w:top w:val="none" w:sz="0" w:space="0" w:color="auto"/>
            <w:left w:val="none" w:sz="0" w:space="0" w:color="auto"/>
            <w:bottom w:val="none" w:sz="0" w:space="0" w:color="auto"/>
            <w:right w:val="none" w:sz="0" w:space="0" w:color="auto"/>
          </w:divBdr>
        </w:div>
        <w:div w:id="1746536805">
          <w:marLeft w:val="640"/>
          <w:marRight w:val="0"/>
          <w:marTop w:val="0"/>
          <w:marBottom w:val="0"/>
          <w:divBdr>
            <w:top w:val="none" w:sz="0" w:space="0" w:color="auto"/>
            <w:left w:val="none" w:sz="0" w:space="0" w:color="auto"/>
            <w:bottom w:val="none" w:sz="0" w:space="0" w:color="auto"/>
            <w:right w:val="none" w:sz="0" w:space="0" w:color="auto"/>
          </w:divBdr>
        </w:div>
        <w:div w:id="56440301">
          <w:marLeft w:val="640"/>
          <w:marRight w:val="0"/>
          <w:marTop w:val="0"/>
          <w:marBottom w:val="0"/>
          <w:divBdr>
            <w:top w:val="none" w:sz="0" w:space="0" w:color="auto"/>
            <w:left w:val="none" w:sz="0" w:space="0" w:color="auto"/>
            <w:bottom w:val="none" w:sz="0" w:space="0" w:color="auto"/>
            <w:right w:val="none" w:sz="0" w:space="0" w:color="auto"/>
          </w:divBdr>
        </w:div>
        <w:div w:id="1629625472">
          <w:marLeft w:val="640"/>
          <w:marRight w:val="0"/>
          <w:marTop w:val="0"/>
          <w:marBottom w:val="0"/>
          <w:divBdr>
            <w:top w:val="none" w:sz="0" w:space="0" w:color="auto"/>
            <w:left w:val="none" w:sz="0" w:space="0" w:color="auto"/>
            <w:bottom w:val="none" w:sz="0" w:space="0" w:color="auto"/>
            <w:right w:val="none" w:sz="0" w:space="0" w:color="auto"/>
          </w:divBdr>
        </w:div>
        <w:div w:id="2086685177">
          <w:marLeft w:val="640"/>
          <w:marRight w:val="0"/>
          <w:marTop w:val="0"/>
          <w:marBottom w:val="0"/>
          <w:divBdr>
            <w:top w:val="none" w:sz="0" w:space="0" w:color="auto"/>
            <w:left w:val="none" w:sz="0" w:space="0" w:color="auto"/>
            <w:bottom w:val="none" w:sz="0" w:space="0" w:color="auto"/>
            <w:right w:val="none" w:sz="0" w:space="0" w:color="auto"/>
          </w:divBdr>
        </w:div>
        <w:div w:id="1673533135">
          <w:marLeft w:val="640"/>
          <w:marRight w:val="0"/>
          <w:marTop w:val="0"/>
          <w:marBottom w:val="0"/>
          <w:divBdr>
            <w:top w:val="none" w:sz="0" w:space="0" w:color="auto"/>
            <w:left w:val="none" w:sz="0" w:space="0" w:color="auto"/>
            <w:bottom w:val="none" w:sz="0" w:space="0" w:color="auto"/>
            <w:right w:val="none" w:sz="0" w:space="0" w:color="auto"/>
          </w:divBdr>
        </w:div>
        <w:div w:id="429476215">
          <w:marLeft w:val="640"/>
          <w:marRight w:val="0"/>
          <w:marTop w:val="0"/>
          <w:marBottom w:val="0"/>
          <w:divBdr>
            <w:top w:val="none" w:sz="0" w:space="0" w:color="auto"/>
            <w:left w:val="none" w:sz="0" w:space="0" w:color="auto"/>
            <w:bottom w:val="none" w:sz="0" w:space="0" w:color="auto"/>
            <w:right w:val="none" w:sz="0" w:space="0" w:color="auto"/>
          </w:divBdr>
        </w:div>
        <w:div w:id="2000575065">
          <w:marLeft w:val="640"/>
          <w:marRight w:val="0"/>
          <w:marTop w:val="0"/>
          <w:marBottom w:val="0"/>
          <w:divBdr>
            <w:top w:val="none" w:sz="0" w:space="0" w:color="auto"/>
            <w:left w:val="none" w:sz="0" w:space="0" w:color="auto"/>
            <w:bottom w:val="none" w:sz="0" w:space="0" w:color="auto"/>
            <w:right w:val="none" w:sz="0" w:space="0" w:color="auto"/>
          </w:divBdr>
        </w:div>
      </w:divsChild>
    </w:div>
    <w:div w:id="653339944">
      <w:bodyDiv w:val="1"/>
      <w:marLeft w:val="0"/>
      <w:marRight w:val="0"/>
      <w:marTop w:val="0"/>
      <w:marBottom w:val="0"/>
      <w:divBdr>
        <w:top w:val="none" w:sz="0" w:space="0" w:color="auto"/>
        <w:left w:val="none" w:sz="0" w:space="0" w:color="auto"/>
        <w:bottom w:val="none" w:sz="0" w:space="0" w:color="auto"/>
        <w:right w:val="none" w:sz="0" w:space="0" w:color="auto"/>
      </w:divBdr>
      <w:divsChild>
        <w:div w:id="1649289326">
          <w:marLeft w:val="640"/>
          <w:marRight w:val="0"/>
          <w:marTop w:val="0"/>
          <w:marBottom w:val="0"/>
          <w:divBdr>
            <w:top w:val="none" w:sz="0" w:space="0" w:color="auto"/>
            <w:left w:val="none" w:sz="0" w:space="0" w:color="auto"/>
            <w:bottom w:val="none" w:sz="0" w:space="0" w:color="auto"/>
            <w:right w:val="none" w:sz="0" w:space="0" w:color="auto"/>
          </w:divBdr>
        </w:div>
        <w:div w:id="267273062">
          <w:marLeft w:val="640"/>
          <w:marRight w:val="0"/>
          <w:marTop w:val="0"/>
          <w:marBottom w:val="0"/>
          <w:divBdr>
            <w:top w:val="none" w:sz="0" w:space="0" w:color="auto"/>
            <w:left w:val="none" w:sz="0" w:space="0" w:color="auto"/>
            <w:bottom w:val="none" w:sz="0" w:space="0" w:color="auto"/>
            <w:right w:val="none" w:sz="0" w:space="0" w:color="auto"/>
          </w:divBdr>
        </w:div>
        <w:div w:id="1034041094">
          <w:marLeft w:val="640"/>
          <w:marRight w:val="0"/>
          <w:marTop w:val="0"/>
          <w:marBottom w:val="0"/>
          <w:divBdr>
            <w:top w:val="none" w:sz="0" w:space="0" w:color="auto"/>
            <w:left w:val="none" w:sz="0" w:space="0" w:color="auto"/>
            <w:bottom w:val="none" w:sz="0" w:space="0" w:color="auto"/>
            <w:right w:val="none" w:sz="0" w:space="0" w:color="auto"/>
          </w:divBdr>
        </w:div>
        <w:div w:id="1784224684">
          <w:marLeft w:val="640"/>
          <w:marRight w:val="0"/>
          <w:marTop w:val="0"/>
          <w:marBottom w:val="0"/>
          <w:divBdr>
            <w:top w:val="none" w:sz="0" w:space="0" w:color="auto"/>
            <w:left w:val="none" w:sz="0" w:space="0" w:color="auto"/>
            <w:bottom w:val="none" w:sz="0" w:space="0" w:color="auto"/>
            <w:right w:val="none" w:sz="0" w:space="0" w:color="auto"/>
          </w:divBdr>
        </w:div>
        <w:div w:id="673842258">
          <w:marLeft w:val="640"/>
          <w:marRight w:val="0"/>
          <w:marTop w:val="0"/>
          <w:marBottom w:val="0"/>
          <w:divBdr>
            <w:top w:val="none" w:sz="0" w:space="0" w:color="auto"/>
            <w:left w:val="none" w:sz="0" w:space="0" w:color="auto"/>
            <w:bottom w:val="none" w:sz="0" w:space="0" w:color="auto"/>
            <w:right w:val="none" w:sz="0" w:space="0" w:color="auto"/>
          </w:divBdr>
        </w:div>
        <w:div w:id="1204438074">
          <w:marLeft w:val="640"/>
          <w:marRight w:val="0"/>
          <w:marTop w:val="0"/>
          <w:marBottom w:val="0"/>
          <w:divBdr>
            <w:top w:val="none" w:sz="0" w:space="0" w:color="auto"/>
            <w:left w:val="none" w:sz="0" w:space="0" w:color="auto"/>
            <w:bottom w:val="none" w:sz="0" w:space="0" w:color="auto"/>
            <w:right w:val="none" w:sz="0" w:space="0" w:color="auto"/>
          </w:divBdr>
        </w:div>
        <w:div w:id="222133559">
          <w:marLeft w:val="640"/>
          <w:marRight w:val="0"/>
          <w:marTop w:val="0"/>
          <w:marBottom w:val="0"/>
          <w:divBdr>
            <w:top w:val="none" w:sz="0" w:space="0" w:color="auto"/>
            <w:left w:val="none" w:sz="0" w:space="0" w:color="auto"/>
            <w:bottom w:val="none" w:sz="0" w:space="0" w:color="auto"/>
            <w:right w:val="none" w:sz="0" w:space="0" w:color="auto"/>
          </w:divBdr>
        </w:div>
        <w:div w:id="1185289642">
          <w:marLeft w:val="640"/>
          <w:marRight w:val="0"/>
          <w:marTop w:val="0"/>
          <w:marBottom w:val="0"/>
          <w:divBdr>
            <w:top w:val="none" w:sz="0" w:space="0" w:color="auto"/>
            <w:left w:val="none" w:sz="0" w:space="0" w:color="auto"/>
            <w:bottom w:val="none" w:sz="0" w:space="0" w:color="auto"/>
            <w:right w:val="none" w:sz="0" w:space="0" w:color="auto"/>
          </w:divBdr>
        </w:div>
        <w:div w:id="817697407">
          <w:marLeft w:val="640"/>
          <w:marRight w:val="0"/>
          <w:marTop w:val="0"/>
          <w:marBottom w:val="0"/>
          <w:divBdr>
            <w:top w:val="none" w:sz="0" w:space="0" w:color="auto"/>
            <w:left w:val="none" w:sz="0" w:space="0" w:color="auto"/>
            <w:bottom w:val="none" w:sz="0" w:space="0" w:color="auto"/>
            <w:right w:val="none" w:sz="0" w:space="0" w:color="auto"/>
          </w:divBdr>
        </w:div>
        <w:div w:id="568197878">
          <w:marLeft w:val="640"/>
          <w:marRight w:val="0"/>
          <w:marTop w:val="0"/>
          <w:marBottom w:val="0"/>
          <w:divBdr>
            <w:top w:val="none" w:sz="0" w:space="0" w:color="auto"/>
            <w:left w:val="none" w:sz="0" w:space="0" w:color="auto"/>
            <w:bottom w:val="none" w:sz="0" w:space="0" w:color="auto"/>
            <w:right w:val="none" w:sz="0" w:space="0" w:color="auto"/>
          </w:divBdr>
        </w:div>
      </w:divsChild>
    </w:div>
    <w:div w:id="666400214">
      <w:bodyDiv w:val="1"/>
      <w:marLeft w:val="0"/>
      <w:marRight w:val="0"/>
      <w:marTop w:val="0"/>
      <w:marBottom w:val="0"/>
      <w:divBdr>
        <w:top w:val="none" w:sz="0" w:space="0" w:color="auto"/>
        <w:left w:val="none" w:sz="0" w:space="0" w:color="auto"/>
        <w:bottom w:val="none" w:sz="0" w:space="0" w:color="auto"/>
        <w:right w:val="none" w:sz="0" w:space="0" w:color="auto"/>
      </w:divBdr>
      <w:divsChild>
        <w:div w:id="843860768">
          <w:marLeft w:val="640"/>
          <w:marRight w:val="0"/>
          <w:marTop w:val="0"/>
          <w:marBottom w:val="0"/>
          <w:divBdr>
            <w:top w:val="none" w:sz="0" w:space="0" w:color="auto"/>
            <w:left w:val="none" w:sz="0" w:space="0" w:color="auto"/>
            <w:bottom w:val="none" w:sz="0" w:space="0" w:color="auto"/>
            <w:right w:val="none" w:sz="0" w:space="0" w:color="auto"/>
          </w:divBdr>
        </w:div>
        <w:div w:id="661586767">
          <w:marLeft w:val="640"/>
          <w:marRight w:val="0"/>
          <w:marTop w:val="0"/>
          <w:marBottom w:val="0"/>
          <w:divBdr>
            <w:top w:val="none" w:sz="0" w:space="0" w:color="auto"/>
            <w:left w:val="none" w:sz="0" w:space="0" w:color="auto"/>
            <w:bottom w:val="none" w:sz="0" w:space="0" w:color="auto"/>
            <w:right w:val="none" w:sz="0" w:space="0" w:color="auto"/>
          </w:divBdr>
        </w:div>
        <w:div w:id="1942371271">
          <w:marLeft w:val="640"/>
          <w:marRight w:val="0"/>
          <w:marTop w:val="0"/>
          <w:marBottom w:val="0"/>
          <w:divBdr>
            <w:top w:val="none" w:sz="0" w:space="0" w:color="auto"/>
            <w:left w:val="none" w:sz="0" w:space="0" w:color="auto"/>
            <w:bottom w:val="none" w:sz="0" w:space="0" w:color="auto"/>
            <w:right w:val="none" w:sz="0" w:space="0" w:color="auto"/>
          </w:divBdr>
        </w:div>
        <w:div w:id="1322270182">
          <w:marLeft w:val="640"/>
          <w:marRight w:val="0"/>
          <w:marTop w:val="0"/>
          <w:marBottom w:val="0"/>
          <w:divBdr>
            <w:top w:val="none" w:sz="0" w:space="0" w:color="auto"/>
            <w:left w:val="none" w:sz="0" w:space="0" w:color="auto"/>
            <w:bottom w:val="none" w:sz="0" w:space="0" w:color="auto"/>
            <w:right w:val="none" w:sz="0" w:space="0" w:color="auto"/>
          </w:divBdr>
        </w:div>
        <w:div w:id="815344030">
          <w:marLeft w:val="640"/>
          <w:marRight w:val="0"/>
          <w:marTop w:val="0"/>
          <w:marBottom w:val="0"/>
          <w:divBdr>
            <w:top w:val="none" w:sz="0" w:space="0" w:color="auto"/>
            <w:left w:val="none" w:sz="0" w:space="0" w:color="auto"/>
            <w:bottom w:val="none" w:sz="0" w:space="0" w:color="auto"/>
            <w:right w:val="none" w:sz="0" w:space="0" w:color="auto"/>
          </w:divBdr>
        </w:div>
        <w:div w:id="610480557">
          <w:marLeft w:val="640"/>
          <w:marRight w:val="0"/>
          <w:marTop w:val="0"/>
          <w:marBottom w:val="0"/>
          <w:divBdr>
            <w:top w:val="none" w:sz="0" w:space="0" w:color="auto"/>
            <w:left w:val="none" w:sz="0" w:space="0" w:color="auto"/>
            <w:bottom w:val="none" w:sz="0" w:space="0" w:color="auto"/>
            <w:right w:val="none" w:sz="0" w:space="0" w:color="auto"/>
          </w:divBdr>
        </w:div>
        <w:div w:id="1529023333">
          <w:marLeft w:val="640"/>
          <w:marRight w:val="0"/>
          <w:marTop w:val="0"/>
          <w:marBottom w:val="0"/>
          <w:divBdr>
            <w:top w:val="none" w:sz="0" w:space="0" w:color="auto"/>
            <w:left w:val="none" w:sz="0" w:space="0" w:color="auto"/>
            <w:bottom w:val="none" w:sz="0" w:space="0" w:color="auto"/>
            <w:right w:val="none" w:sz="0" w:space="0" w:color="auto"/>
          </w:divBdr>
        </w:div>
        <w:div w:id="787625952">
          <w:marLeft w:val="640"/>
          <w:marRight w:val="0"/>
          <w:marTop w:val="0"/>
          <w:marBottom w:val="0"/>
          <w:divBdr>
            <w:top w:val="none" w:sz="0" w:space="0" w:color="auto"/>
            <w:left w:val="none" w:sz="0" w:space="0" w:color="auto"/>
            <w:bottom w:val="none" w:sz="0" w:space="0" w:color="auto"/>
            <w:right w:val="none" w:sz="0" w:space="0" w:color="auto"/>
          </w:divBdr>
        </w:div>
      </w:divsChild>
    </w:div>
    <w:div w:id="680159616">
      <w:bodyDiv w:val="1"/>
      <w:marLeft w:val="0"/>
      <w:marRight w:val="0"/>
      <w:marTop w:val="0"/>
      <w:marBottom w:val="0"/>
      <w:divBdr>
        <w:top w:val="none" w:sz="0" w:space="0" w:color="auto"/>
        <w:left w:val="none" w:sz="0" w:space="0" w:color="auto"/>
        <w:bottom w:val="none" w:sz="0" w:space="0" w:color="auto"/>
        <w:right w:val="none" w:sz="0" w:space="0" w:color="auto"/>
      </w:divBdr>
      <w:divsChild>
        <w:div w:id="547306652">
          <w:marLeft w:val="640"/>
          <w:marRight w:val="0"/>
          <w:marTop w:val="0"/>
          <w:marBottom w:val="0"/>
          <w:divBdr>
            <w:top w:val="none" w:sz="0" w:space="0" w:color="auto"/>
            <w:left w:val="none" w:sz="0" w:space="0" w:color="auto"/>
            <w:bottom w:val="none" w:sz="0" w:space="0" w:color="auto"/>
            <w:right w:val="none" w:sz="0" w:space="0" w:color="auto"/>
          </w:divBdr>
        </w:div>
        <w:div w:id="1494174924">
          <w:marLeft w:val="640"/>
          <w:marRight w:val="0"/>
          <w:marTop w:val="0"/>
          <w:marBottom w:val="0"/>
          <w:divBdr>
            <w:top w:val="none" w:sz="0" w:space="0" w:color="auto"/>
            <w:left w:val="none" w:sz="0" w:space="0" w:color="auto"/>
            <w:bottom w:val="none" w:sz="0" w:space="0" w:color="auto"/>
            <w:right w:val="none" w:sz="0" w:space="0" w:color="auto"/>
          </w:divBdr>
        </w:div>
        <w:div w:id="1518616539">
          <w:marLeft w:val="640"/>
          <w:marRight w:val="0"/>
          <w:marTop w:val="0"/>
          <w:marBottom w:val="0"/>
          <w:divBdr>
            <w:top w:val="none" w:sz="0" w:space="0" w:color="auto"/>
            <w:left w:val="none" w:sz="0" w:space="0" w:color="auto"/>
            <w:bottom w:val="none" w:sz="0" w:space="0" w:color="auto"/>
            <w:right w:val="none" w:sz="0" w:space="0" w:color="auto"/>
          </w:divBdr>
        </w:div>
        <w:div w:id="1311598917">
          <w:marLeft w:val="640"/>
          <w:marRight w:val="0"/>
          <w:marTop w:val="0"/>
          <w:marBottom w:val="0"/>
          <w:divBdr>
            <w:top w:val="none" w:sz="0" w:space="0" w:color="auto"/>
            <w:left w:val="none" w:sz="0" w:space="0" w:color="auto"/>
            <w:bottom w:val="none" w:sz="0" w:space="0" w:color="auto"/>
            <w:right w:val="none" w:sz="0" w:space="0" w:color="auto"/>
          </w:divBdr>
        </w:div>
        <w:div w:id="435755022">
          <w:marLeft w:val="640"/>
          <w:marRight w:val="0"/>
          <w:marTop w:val="0"/>
          <w:marBottom w:val="0"/>
          <w:divBdr>
            <w:top w:val="none" w:sz="0" w:space="0" w:color="auto"/>
            <w:left w:val="none" w:sz="0" w:space="0" w:color="auto"/>
            <w:bottom w:val="none" w:sz="0" w:space="0" w:color="auto"/>
            <w:right w:val="none" w:sz="0" w:space="0" w:color="auto"/>
          </w:divBdr>
        </w:div>
        <w:div w:id="1316031534">
          <w:marLeft w:val="640"/>
          <w:marRight w:val="0"/>
          <w:marTop w:val="0"/>
          <w:marBottom w:val="0"/>
          <w:divBdr>
            <w:top w:val="none" w:sz="0" w:space="0" w:color="auto"/>
            <w:left w:val="none" w:sz="0" w:space="0" w:color="auto"/>
            <w:bottom w:val="none" w:sz="0" w:space="0" w:color="auto"/>
            <w:right w:val="none" w:sz="0" w:space="0" w:color="auto"/>
          </w:divBdr>
        </w:div>
        <w:div w:id="1392192885">
          <w:marLeft w:val="640"/>
          <w:marRight w:val="0"/>
          <w:marTop w:val="0"/>
          <w:marBottom w:val="0"/>
          <w:divBdr>
            <w:top w:val="none" w:sz="0" w:space="0" w:color="auto"/>
            <w:left w:val="none" w:sz="0" w:space="0" w:color="auto"/>
            <w:bottom w:val="none" w:sz="0" w:space="0" w:color="auto"/>
            <w:right w:val="none" w:sz="0" w:space="0" w:color="auto"/>
          </w:divBdr>
        </w:div>
        <w:div w:id="1819803805">
          <w:marLeft w:val="640"/>
          <w:marRight w:val="0"/>
          <w:marTop w:val="0"/>
          <w:marBottom w:val="0"/>
          <w:divBdr>
            <w:top w:val="none" w:sz="0" w:space="0" w:color="auto"/>
            <w:left w:val="none" w:sz="0" w:space="0" w:color="auto"/>
            <w:bottom w:val="none" w:sz="0" w:space="0" w:color="auto"/>
            <w:right w:val="none" w:sz="0" w:space="0" w:color="auto"/>
          </w:divBdr>
        </w:div>
        <w:div w:id="454956439">
          <w:marLeft w:val="640"/>
          <w:marRight w:val="0"/>
          <w:marTop w:val="0"/>
          <w:marBottom w:val="0"/>
          <w:divBdr>
            <w:top w:val="none" w:sz="0" w:space="0" w:color="auto"/>
            <w:left w:val="none" w:sz="0" w:space="0" w:color="auto"/>
            <w:bottom w:val="none" w:sz="0" w:space="0" w:color="auto"/>
            <w:right w:val="none" w:sz="0" w:space="0" w:color="auto"/>
          </w:divBdr>
        </w:div>
        <w:div w:id="1578049392">
          <w:marLeft w:val="640"/>
          <w:marRight w:val="0"/>
          <w:marTop w:val="0"/>
          <w:marBottom w:val="0"/>
          <w:divBdr>
            <w:top w:val="none" w:sz="0" w:space="0" w:color="auto"/>
            <w:left w:val="none" w:sz="0" w:space="0" w:color="auto"/>
            <w:bottom w:val="none" w:sz="0" w:space="0" w:color="auto"/>
            <w:right w:val="none" w:sz="0" w:space="0" w:color="auto"/>
          </w:divBdr>
        </w:div>
        <w:div w:id="241182623">
          <w:marLeft w:val="640"/>
          <w:marRight w:val="0"/>
          <w:marTop w:val="0"/>
          <w:marBottom w:val="0"/>
          <w:divBdr>
            <w:top w:val="none" w:sz="0" w:space="0" w:color="auto"/>
            <w:left w:val="none" w:sz="0" w:space="0" w:color="auto"/>
            <w:bottom w:val="none" w:sz="0" w:space="0" w:color="auto"/>
            <w:right w:val="none" w:sz="0" w:space="0" w:color="auto"/>
          </w:divBdr>
        </w:div>
        <w:div w:id="358744686">
          <w:marLeft w:val="640"/>
          <w:marRight w:val="0"/>
          <w:marTop w:val="0"/>
          <w:marBottom w:val="0"/>
          <w:divBdr>
            <w:top w:val="none" w:sz="0" w:space="0" w:color="auto"/>
            <w:left w:val="none" w:sz="0" w:space="0" w:color="auto"/>
            <w:bottom w:val="none" w:sz="0" w:space="0" w:color="auto"/>
            <w:right w:val="none" w:sz="0" w:space="0" w:color="auto"/>
          </w:divBdr>
        </w:div>
        <w:div w:id="1192955846">
          <w:marLeft w:val="640"/>
          <w:marRight w:val="0"/>
          <w:marTop w:val="0"/>
          <w:marBottom w:val="0"/>
          <w:divBdr>
            <w:top w:val="none" w:sz="0" w:space="0" w:color="auto"/>
            <w:left w:val="none" w:sz="0" w:space="0" w:color="auto"/>
            <w:bottom w:val="none" w:sz="0" w:space="0" w:color="auto"/>
            <w:right w:val="none" w:sz="0" w:space="0" w:color="auto"/>
          </w:divBdr>
        </w:div>
        <w:div w:id="983119747">
          <w:marLeft w:val="640"/>
          <w:marRight w:val="0"/>
          <w:marTop w:val="0"/>
          <w:marBottom w:val="0"/>
          <w:divBdr>
            <w:top w:val="none" w:sz="0" w:space="0" w:color="auto"/>
            <w:left w:val="none" w:sz="0" w:space="0" w:color="auto"/>
            <w:bottom w:val="none" w:sz="0" w:space="0" w:color="auto"/>
            <w:right w:val="none" w:sz="0" w:space="0" w:color="auto"/>
          </w:divBdr>
        </w:div>
      </w:divsChild>
    </w:div>
    <w:div w:id="682973152">
      <w:bodyDiv w:val="1"/>
      <w:marLeft w:val="0"/>
      <w:marRight w:val="0"/>
      <w:marTop w:val="0"/>
      <w:marBottom w:val="0"/>
      <w:divBdr>
        <w:top w:val="none" w:sz="0" w:space="0" w:color="auto"/>
        <w:left w:val="none" w:sz="0" w:space="0" w:color="auto"/>
        <w:bottom w:val="none" w:sz="0" w:space="0" w:color="auto"/>
        <w:right w:val="none" w:sz="0" w:space="0" w:color="auto"/>
      </w:divBdr>
      <w:divsChild>
        <w:div w:id="1638757350">
          <w:marLeft w:val="640"/>
          <w:marRight w:val="0"/>
          <w:marTop w:val="0"/>
          <w:marBottom w:val="0"/>
          <w:divBdr>
            <w:top w:val="none" w:sz="0" w:space="0" w:color="auto"/>
            <w:left w:val="none" w:sz="0" w:space="0" w:color="auto"/>
            <w:bottom w:val="none" w:sz="0" w:space="0" w:color="auto"/>
            <w:right w:val="none" w:sz="0" w:space="0" w:color="auto"/>
          </w:divBdr>
        </w:div>
        <w:div w:id="1990554610">
          <w:marLeft w:val="640"/>
          <w:marRight w:val="0"/>
          <w:marTop w:val="0"/>
          <w:marBottom w:val="0"/>
          <w:divBdr>
            <w:top w:val="none" w:sz="0" w:space="0" w:color="auto"/>
            <w:left w:val="none" w:sz="0" w:space="0" w:color="auto"/>
            <w:bottom w:val="none" w:sz="0" w:space="0" w:color="auto"/>
            <w:right w:val="none" w:sz="0" w:space="0" w:color="auto"/>
          </w:divBdr>
        </w:div>
        <w:div w:id="647444806">
          <w:marLeft w:val="640"/>
          <w:marRight w:val="0"/>
          <w:marTop w:val="0"/>
          <w:marBottom w:val="0"/>
          <w:divBdr>
            <w:top w:val="none" w:sz="0" w:space="0" w:color="auto"/>
            <w:left w:val="none" w:sz="0" w:space="0" w:color="auto"/>
            <w:bottom w:val="none" w:sz="0" w:space="0" w:color="auto"/>
            <w:right w:val="none" w:sz="0" w:space="0" w:color="auto"/>
          </w:divBdr>
        </w:div>
        <w:div w:id="1507595155">
          <w:marLeft w:val="640"/>
          <w:marRight w:val="0"/>
          <w:marTop w:val="0"/>
          <w:marBottom w:val="0"/>
          <w:divBdr>
            <w:top w:val="none" w:sz="0" w:space="0" w:color="auto"/>
            <w:left w:val="none" w:sz="0" w:space="0" w:color="auto"/>
            <w:bottom w:val="none" w:sz="0" w:space="0" w:color="auto"/>
            <w:right w:val="none" w:sz="0" w:space="0" w:color="auto"/>
          </w:divBdr>
        </w:div>
        <w:div w:id="221058971">
          <w:marLeft w:val="640"/>
          <w:marRight w:val="0"/>
          <w:marTop w:val="0"/>
          <w:marBottom w:val="0"/>
          <w:divBdr>
            <w:top w:val="none" w:sz="0" w:space="0" w:color="auto"/>
            <w:left w:val="none" w:sz="0" w:space="0" w:color="auto"/>
            <w:bottom w:val="none" w:sz="0" w:space="0" w:color="auto"/>
            <w:right w:val="none" w:sz="0" w:space="0" w:color="auto"/>
          </w:divBdr>
        </w:div>
        <w:div w:id="412361864">
          <w:marLeft w:val="640"/>
          <w:marRight w:val="0"/>
          <w:marTop w:val="0"/>
          <w:marBottom w:val="0"/>
          <w:divBdr>
            <w:top w:val="none" w:sz="0" w:space="0" w:color="auto"/>
            <w:left w:val="none" w:sz="0" w:space="0" w:color="auto"/>
            <w:bottom w:val="none" w:sz="0" w:space="0" w:color="auto"/>
            <w:right w:val="none" w:sz="0" w:space="0" w:color="auto"/>
          </w:divBdr>
        </w:div>
        <w:div w:id="2095663608">
          <w:marLeft w:val="640"/>
          <w:marRight w:val="0"/>
          <w:marTop w:val="0"/>
          <w:marBottom w:val="0"/>
          <w:divBdr>
            <w:top w:val="none" w:sz="0" w:space="0" w:color="auto"/>
            <w:left w:val="none" w:sz="0" w:space="0" w:color="auto"/>
            <w:bottom w:val="none" w:sz="0" w:space="0" w:color="auto"/>
            <w:right w:val="none" w:sz="0" w:space="0" w:color="auto"/>
          </w:divBdr>
        </w:div>
        <w:div w:id="1460563840">
          <w:marLeft w:val="640"/>
          <w:marRight w:val="0"/>
          <w:marTop w:val="0"/>
          <w:marBottom w:val="0"/>
          <w:divBdr>
            <w:top w:val="none" w:sz="0" w:space="0" w:color="auto"/>
            <w:left w:val="none" w:sz="0" w:space="0" w:color="auto"/>
            <w:bottom w:val="none" w:sz="0" w:space="0" w:color="auto"/>
            <w:right w:val="none" w:sz="0" w:space="0" w:color="auto"/>
          </w:divBdr>
        </w:div>
        <w:div w:id="956643716">
          <w:marLeft w:val="640"/>
          <w:marRight w:val="0"/>
          <w:marTop w:val="0"/>
          <w:marBottom w:val="0"/>
          <w:divBdr>
            <w:top w:val="none" w:sz="0" w:space="0" w:color="auto"/>
            <w:left w:val="none" w:sz="0" w:space="0" w:color="auto"/>
            <w:bottom w:val="none" w:sz="0" w:space="0" w:color="auto"/>
            <w:right w:val="none" w:sz="0" w:space="0" w:color="auto"/>
          </w:divBdr>
        </w:div>
      </w:divsChild>
    </w:div>
    <w:div w:id="689376612">
      <w:bodyDiv w:val="1"/>
      <w:marLeft w:val="0"/>
      <w:marRight w:val="0"/>
      <w:marTop w:val="0"/>
      <w:marBottom w:val="0"/>
      <w:divBdr>
        <w:top w:val="none" w:sz="0" w:space="0" w:color="auto"/>
        <w:left w:val="none" w:sz="0" w:space="0" w:color="auto"/>
        <w:bottom w:val="none" w:sz="0" w:space="0" w:color="auto"/>
        <w:right w:val="none" w:sz="0" w:space="0" w:color="auto"/>
      </w:divBdr>
      <w:divsChild>
        <w:div w:id="111245247">
          <w:marLeft w:val="640"/>
          <w:marRight w:val="0"/>
          <w:marTop w:val="0"/>
          <w:marBottom w:val="0"/>
          <w:divBdr>
            <w:top w:val="none" w:sz="0" w:space="0" w:color="auto"/>
            <w:left w:val="none" w:sz="0" w:space="0" w:color="auto"/>
            <w:bottom w:val="none" w:sz="0" w:space="0" w:color="auto"/>
            <w:right w:val="none" w:sz="0" w:space="0" w:color="auto"/>
          </w:divBdr>
        </w:div>
        <w:div w:id="337657673">
          <w:marLeft w:val="640"/>
          <w:marRight w:val="0"/>
          <w:marTop w:val="0"/>
          <w:marBottom w:val="0"/>
          <w:divBdr>
            <w:top w:val="none" w:sz="0" w:space="0" w:color="auto"/>
            <w:left w:val="none" w:sz="0" w:space="0" w:color="auto"/>
            <w:bottom w:val="none" w:sz="0" w:space="0" w:color="auto"/>
            <w:right w:val="none" w:sz="0" w:space="0" w:color="auto"/>
          </w:divBdr>
        </w:div>
        <w:div w:id="1624267665">
          <w:marLeft w:val="640"/>
          <w:marRight w:val="0"/>
          <w:marTop w:val="0"/>
          <w:marBottom w:val="0"/>
          <w:divBdr>
            <w:top w:val="none" w:sz="0" w:space="0" w:color="auto"/>
            <w:left w:val="none" w:sz="0" w:space="0" w:color="auto"/>
            <w:bottom w:val="none" w:sz="0" w:space="0" w:color="auto"/>
            <w:right w:val="none" w:sz="0" w:space="0" w:color="auto"/>
          </w:divBdr>
        </w:div>
        <w:div w:id="1889955293">
          <w:marLeft w:val="640"/>
          <w:marRight w:val="0"/>
          <w:marTop w:val="0"/>
          <w:marBottom w:val="0"/>
          <w:divBdr>
            <w:top w:val="none" w:sz="0" w:space="0" w:color="auto"/>
            <w:left w:val="none" w:sz="0" w:space="0" w:color="auto"/>
            <w:bottom w:val="none" w:sz="0" w:space="0" w:color="auto"/>
            <w:right w:val="none" w:sz="0" w:space="0" w:color="auto"/>
          </w:divBdr>
        </w:div>
        <w:div w:id="1869027164">
          <w:marLeft w:val="640"/>
          <w:marRight w:val="0"/>
          <w:marTop w:val="0"/>
          <w:marBottom w:val="0"/>
          <w:divBdr>
            <w:top w:val="none" w:sz="0" w:space="0" w:color="auto"/>
            <w:left w:val="none" w:sz="0" w:space="0" w:color="auto"/>
            <w:bottom w:val="none" w:sz="0" w:space="0" w:color="auto"/>
            <w:right w:val="none" w:sz="0" w:space="0" w:color="auto"/>
          </w:divBdr>
        </w:div>
        <w:div w:id="664280584">
          <w:marLeft w:val="640"/>
          <w:marRight w:val="0"/>
          <w:marTop w:val="0"/>
          <w:marBottom w:val="0"/>
          <w:divBdr>
            <w:top w:val="none" w:sz="0" w:space="0" w:color="auto"/>
            <w:left w:val="none" w:sz="0" w:space="0" w:color="auto"/>
            <w:bottom w:val="none" w:sz="0" w:space="0" w:color="auto"/>
            <w:right w:val="none" w:sz="0" w:space="0" w:color="auto"/>
          </w:divBdr>
        </w:div>
        <w:div w:id="465048381">
          <w:marLeft w:val="640"/>
          <w:marRight w:val="0"/>
          <w:marTop w:val="0"/>
          <w:marBottom w:val="0"/>
          <w:divBdr>
            <w:top w:val="none" w:sz="0" w:space="0" w:color="auto"/>
            <w:left w:val="none" w:sz="0" w:space="0" w:color="auto"/>
            <w:bottom w:val="none" w:sz="0" w:space="0" w:color="auto"/>
            <w:right w:val="none" w:sz="0" w:space="0" w:color="auto"/>
          </w:divBdr>
        </w:div>
        <w:div w:id="421336913">
          <w:marLeft w:val="640"/>
          <w:marRight w:val="0"/>
          <w:marTop w:val="0"/>
          <w:marBottom w:val="0"/>
          <w:divBdr>
            <w:top w:val="none" w:sz="0" w:space="0" w:color="auto"/>
            <w:left w:val="none" w:sz="0" w:space="0" w:color="auto"/>
            <w:bottom w:val="none" w:sz="0" w:space="0" w:color="auto"/>
            <w:right w:val="none" w:sz="0" w:space="0" w:color="auto"/>
          </w:divBdr>
        </w:div>
        <w:div w:id="2067995668">
          <w:marLeft w:val="640"/>
          <w:marRight w:val="0"/>
          <w:marTop w:val="0"/>
          <w:marBottom w:val="0"/>
          <w:divBdr>
            <w:top w:val="none" w:sz="0" w:space="0" w:color="auto"/>
            <w:left w:val="none" w:sz="0" w:space="0" w:color="auto"/>
            <w:bottom w:val="none" w:sz="0" w:space="0" w:color="auto"/>
            <w:right w:val="none" w:sz="0" w:space="0" w:color="auto"/>
          </w:divBdr>
        </w:div>
        <w:div w:id="993950643">
          <w:marLeft w:val="640"/>
          <w:marRight w:val="0"/>
          <w:marTop w:val="0"/>
          <w:marBottom w:val="0"/>
          <w:divBdr>
            <w:top w:val="none" w:sz="0" w:space="0" w:color="auto"/>
            <w:left w:val="none" w:sz="0" w:space="0" w:color="auto"/>
            <w:bottom w:val="none" w:sz="0" w:space="0" w:color="auto"/>
            <w:right w:val="none" w:sz="0" w:space="0" w:color="auto"/>
          </w:divBdr>
        </w:div>
        <w:div w:id="841318227">
          <w:marLeft w:val="640"/>
          <w:marRight w:val="0"/>
          <w:marTop w:val="0"/>
          <w:marBottom w:val="0"/>
          <w:divBdr>
            <w:top w:val="none" w:sz="0" w:space="0" w:color="auto"/>
            <w:left w:val="none" w:sz="0" w:space="0" w:color="auto"/>
            <w:bottom w:val="none" w:sz="0" w:space="0" w:color="auto"/>
            <w:right w:val="none" w:sz="0" w:space="0" w:color="auto"/>
          </w:divBdr>
        </w:div>
        <w:div w:id="1073351704">
          <w:marLeft w:val="640"/>
          <w:marRight w:val="0"/>
          <w:marTop w:val="0"/>
          <w:marBottom w:val="0"/>
          <w:divBdr>
            <w:top w:val="none" w:sz="0" w:space="0" w:color="auto"/>
            <w:left w:val="none" w:sz="0" w:space="0" w:color="auto"/>
            <w:bottom w:val="none" w:sz="0" w:space="0" w:color="auto"/>
            <w:right w:val="none" w:sz="0" w:space="0" w:color="auto"/>
          </w:divBdr>
        </w:div>
        <w:div w:id="48578349">
          <w:marLeft w:val="640"/>
          <w:marRight w:val="0"/>
          <w:marTop w:val="0"/>
          <w:marBottom w:val="0"/>
          <w:divBdr>
            <w:top w:val="none" w:sz="0" w:space="0" w:color="auto"/>
            <w:left w:val="none" w:sz="0" w:space="0" w:color="auto"/>
            <w:bottom w:val="none" w:sz="0" w:space="0" w:color="auto"/>
            <w:right w:val="none" w:sz="0" w:space="0" w:color="auto"/>
          </w:divBdr>
        </w:div>
      </w:divsChild>
    </w:div>
    <w:div w:id="691763502">
      <w:bodyDiv w:val="1"/>
      <w:marLeft w:val="0"/>
      <w:marRight w:val="0"/>
      <w:marTop w:val="0"/>
      <w:marBottom w:val="0"/>
      <w:divBdr>
        <w:top w:val="none" w:sz="0" w:space="0" w:color="auto"/>
        <w:left w:val="none" w:sz="0" w:space="0" w:color="auto"/>
        <w:bottom w:val="none" w:sz="0" w:space="0" w:color="auto"/>
        <w:right w:val="none" w:sz="0" w:space="0" w:color="auto"/>
      </w:divBdr>
      <w:divsChild>
        <w:div w:id="1008827592">
          <w:marLeft w:val="640"/>
          <w:marRight w:val="0"/>
          <w:marTop w:val="0"/>
          <w:marBottom w:val="0"/>
          <w:divBdr>
            <w:top w:val="none" w:sz="0" w:space="0" w:color="auto"/>
            <w:left w:val="none" w:sz="0" w:space="0" w:color="auto"/>
            <w:bottom w:val="none" w:sz="0" w:space="0" w:color="auto"/>
            <w:right w:val="none" w:sz="0" w:space="0" w:color="auto"/>
          </w:divBdr>
        </w:div>
        <w:div w:id="973563773">
          <w:marLeft w:val="640"/>
          <w:marRight w:val="0"/>
          <w:marTop w:val="0"/>
          <w:marBottom w:val="0"/>
          <w:divBdr>
            <w:top w:val="none" w:sz="0" w:space="0" w:color="auto"/>
            <w:left w:val="none" w:sz="0" w:space="0" w:color="auto"/>
            <w:bottom w:val="none" w:sz="0" w:space="0" w:color="auto"/>
            <w:right w:val="none" w:sz="0" w:space="0" w:color="auto"/>
          </w:divBdr>
        </w:div>
        <w:div w:id="1446924786">
          <w:marLeft w:val="640"/>
          <w:marRight w:val="0"/>
          <w:marTop w:val="0"/>
          <w:marBottom w:val="0"/>
          <w:divBdr>
            <w:top w:val="none" w:sz="0" w:space="0" w:color="auto"/>
            <w:left w:val="none" w:sz="0" w:space="0" w:color="auto"/>
            <w:bottom w:val="none" w:sz="0" w:space="0" w:color="auto"/>
            <w:right w:val="none" w:sz="0" w:space="0" w:color="auto"/>
          </w:divBdr>
        </w:div>
        <w:div w:id="1342972696">
          <w:marLeft w:val="640"/>
          <w:marRight w:val="0"/>
          <w:marTop w:val="0"/>
          <w:marBottom w:val="0"/>
          <w:divBdr>
            <w:top w:val="none" w:sz="0" w:space="0" w:color="auto"/>
            <w:left w:val="none" w:sz="0" w:space="0" w:color="auto"/>
            <w:bottom w:val="none" w:sz="0" w:space="0" w:color="auto"/>
            <w:right w:val="none" w:sz="0" w:space="0" w:color="auto"/>
          </w:divBdr>
        </w:div>
        <w:div w:id="1538619692">
          <w:marLeft w:val="640"/>
          <w:marRight w:val="0"/>
          <w:marTop w:val="0"/>
          <w:marBottom w:val="0"/>
          <w:divBdr>
            <w:top w:val="none" w:sz="0" w:space="0" w:color="auto"/>
            <w:left w:val="none" w:sz="0" w:space="0" w:color="auto"/>
            <w:bottom w:val="none" w:sz="0" w:space="0" w:color="auto"/>
            <w:right w:val="none" w:sz="0" w:space="0" w:color="auto"/>
          </w:divBdr>
        </w:div>
        <w:div w:id="861287105">
          <w:marLeft w:val="640"/>
          <w:marRight w:val="0"/>
          <w:marTop w:val="0"/>
          <w:marBottom w:val="0"/>
          <w:divBdr>
            <w:top w:val="none" w:sz="0" w:space="0" w:color="auto"/>
            <w:left w:val="none" w:sz="0" w:space="0" w:color="auto"/>
            <w:bottom w:val="none" w:sz="0" w:space="0" w:color="auto"/>
            <w:right w:val="none" w:sz="0" w:space="0" w:color="auto"/>
          </w:divBdr>
        </w:div>
        <w:div w:id="1074932893">
          <w:marLeft w:val="640"/>
          <w:marRight w:val="0"/>
          <w:marTop w:val="0"/>
          <w:marBottom w:val="0"/>
          <w:divBdr>
            <w:top w:val="none" w:sz="0" w:space="0" w:color="auto"/>
            <w:left w:val="none" w:sz="0" w:space="0" w:color="auto"/>
            <w:bottom w:val="none" w:sz="0" w:space="0" w:color="auto"/>
            <w:right w:val="none" w:sz="0" w:space="0" w:color="auto"/>
          </w:divBdr>
        </w:div>
        <w:div w:id="146941815">
          <w:marLeft w:val="640"/>
          <w:marRight w:val="0"/>
          <w:marTop w:val="0"/>
          <w:marBottom w:val="0"/>
          <w:divBdr>
            <w:top w:val="none" w:sz="0" w:space="0" w:color="auto"/>
            <w:left w:val="none" w:sz="0" w:space="0" w:color="auto"/>
            <w:bottom w:val="none" w:sz="0" w:space="0" w:color="auto"/>
            <w:right w:val="none" w:sz="0" w:space="0" w:color="auto"/>
          </w:divBdr>
        </w:div>
        <w:div w:id="531848433">
          <w:marLeft w:val="640"/>
          <w:marRight w:val="0"/>
          <w:marTop w:val="0"/>
          <w:marBottom w:val="0"/>
          <w:divBdr>
            <w:top w:val="none" w:sz="0" w:space="0" w:color="auto"/>
            <w:left w:val="none" w:sz="0" w:space="0" w:color="auto"/>
            <w:bottom w:val="none" w:sz="0" w:space="0" w:color="auto"/>
            <w:right w:val="none" w:sz="0" w:space="0" w:color="auto"/>
          </w:divBdr>
        </w:div>
        <w:div w:id="1041200204">
          <w:marLeft w:val="640"/>
          <w:marRight w:val="0"/>
          <w:marTop w:val="0"/>
          <w:marBottom w:val="0"/>
          <w:divBdr>
            <w:top w:val="none" w:sz="0" w:space="0" w:color="auto"/>
            <w:left w:val="none" w:sz="0" w:space="0" w:color="auto"/>
            <w:bottom w:val="none" w:sz="0" w:space="0" w:color="auto"/>
            <w:right w:val="none" w:sz="0" w:space="0" w:color="auto"/>
          </w:divBdr>
        </w:div>
        <w:div w:id="765345587">
          <w:marLeft w:val="640"/>
          <w:marRight w:val="0"/>
          <w:marTop w:val="0"/>
          <w:marBottom w:val="0"/>
          <w:divBdr>
            <w:top w:val="none" w:sz="0" w:space="0" w:color="auto"/>
            <w:left w:val="none" w:sz="0" w:space="0" w:color="auto"/>
            <w:bottom w:val="none" w:sz="0" w:space="0" w:color="auto"/>
            <w:right w:val="none" w:sz="0" w:space="0" w:color="auto"/>
          </w:divBdr>
        </w:div>
        <w:div w:id="890966532">
          <w:marLeft w:val="640"/>
          <w:marRight w:val="0"/>
          <w:marTop w:val="0"/>
          <w:marBottom w:val="0"/>
          <w:divBdr>
            <w:top w:val="none" w:sz="0" w:space="0" w:color="auto"/>
            <w:left w:val="none" w:sz="0" w:space="0" w:color="auto"/>
            <w:bottom w:val="none" w:sz="0" w:space="0" w:color="auto"/>
            <w:right w:val="none" w:sz="0" w:space="0" w:color="auto"/>
          </w:divBdr>
        </w:div>
      </w:divsChild>
    </w:div>
    <w:div w:id="706611680">
      <w:bodyDiv w:val="1"/>
      <w:marLeft w:val="0"/>
      <w:marRight w:val="0"/>
      <w:marTop w:val="0"/>
      <w:marBottom w:val="0"/>
      <w:divBdr>
        <w:top w:val="none" w:sz="0" w:space="0" w:color="auto"/>
        <w:left w:val="none" w:sz="0" w:space="0" w:color="auto"/>
        <w:bottom w:val="none" w:sz="0" w:space="0" w:color="auto"/>
        <w:right w:val="none" w:sz="0" w:space="0" w:color="auto"/>
      </w:divBdr>
    </w:div>
    <w:div w:id="717900261">
      <w:bodyDiv w:val="1"/>
      <w:marLeft w:val="0"/>
      <w:marRight w:val="0"/>
      <w:marTop w:val="0"/>
      <w:marBottom w:val="0"/>
      <w:divBdr>
        <w:top w:val="none" w:sz="0" w:space="0" w:color="auto"/>
        <w:left w:val="none" w:sz="0" w:space="0" w:color="auto"/>
        <w:bottom w:val="none" w:sz="0" w:space="0" w:color="auto"/>
        <w:right w:val="none" w:sz="0" w:space="0" w:color="auto"/>
      </w:divBdr>
      <w:divsChild>
        <w:div w:id="1953201450">
          <w:marLeft w:val="640"/>
          <w:marRight w:val="0"/>
          <w:marTop w:val="0"/>
          <w:marBottom w:val="0"/>
          <w:divBdr>
            <w:top w:val="none" w:sz="0" w:space="0" w:color="auto"/>
            <w:left w:val="none" w:sz="0" w:space="0" w:color="auto"/>
            <w:bottom w:val="none" w:sz="0" w:space="0" w:color="auto"/>
            <w:right w:val="none" w:sz="0" w:space="0" w:color="auto"/>
          </w:divBdr>
        </w:div>
        <w:div w:id="1386643037">
          <w:marLeft w:val="640"/>
          <w:marRight w:val="0"/>
          <w:marTop w:val="0"/>
          <w:marBottom w:val="0"/>
          <w:divBdr>
            <w:top w:val="none" w:sz="0" w:space="0" w:color="auto"/>
            <w:left w:val="none" w:sz="0" w:space="0" w:color="auto"/>
            <w:bottom w:val="none" w:sz="0" w:space="0" w:color="auto"/>
            <w:right w:val="none" w:sz="0" w:space="0" w:color="auto"/>
          </w:divBdr>
        </w:div>
        <w:div w:id="1885361404">
          <w:marLeft w:val="640"/>
          <w:marRight w:val="0"/>
          <w:marTop w:val="0"/>
          <w:marBottom w:val="0"/>
          <w:divBdr>
            <w:top w:val="none" w:sz="0" w:space="0" w:color="auto"/>
            <w:left w:val="none" w:sz="0" w:space="0" w:color="auto"/>
            <w:bottom w:val="none" w:sz="0" w:space="0" w:color="auto"/>
            <w:right w:val="none" w:sz="0" w:space="0" w:color="auto"/>
          </w:divBdr>
        </w:div>
        <w:div w:id="1522205324">
          <w:marLeft w:val="640"/>
          <w:marRight w:val="0"/>
          <w:marTop w:val="0"/>
          <w:marBottom w:val="0"/>
          <w:divBdr>
            <w:top w:val="none" w:sz="0" w:space="0" w:color="auto"/>
            <w:left w:val="none" w:sz="0" w:space="0" w:color="auto"/>
            <w:bottom w:val="none" w:sz="0" w:space="0" w:color="auto"/>
            <w:right w:val="none" w:sz="0" w:space="0" w:color="auto"/>
          </w:divBdr>
        </w:div>
        <w:div w:id="1100953696">
          <w:marLeft w:val="640"/>
          <w:marRight w:val="0"/>
          <w:marTop w:val="0"/>
          <w:marBottom w:val="0"/>
          <w:divBdr>
            <w:top w:val="none" w:sz="0" w:space="0" w:color="auto"/>
            <w:left w:val="none" w:sz="0" w:space="0" w:color="auto"/>
            <w:bottom w:val="none" w:sz="0" w:space="0" w:color="auto"/>
            <w:right w:val="none" w:sz="0" w:space="0" w:color="auto"/>
          </w:divBdr>
        </w:div>
        <w:div w:id="1473013847">
          <w:marLeft w:val="640"/>
          <w:marRight w:val="0"/>
          <w:marTop w:val="0"/>
          <w:marBottom w:val="0"/>
          <w:divBdr>
            <w:top w:val="none" w:sz="0" w:space="0" w:color="auto"/>
            <w:left w:val="none" w:sz="0" w:space="0" w:color="auto"/>
            <w:bottom w:val="none" w:sz="0" w:space="0" w:color="auto"/>
            <w:right w:val="none" w:sz="0" w:space="0" w:color="auto"/>
          </w:divBdr>
        </w:div>
        <w:div w:id="21901175">
          <w:marLeft w:val="640"/>
          <w:marRight w:val="0"/>
          <w:marTop w:val="0"/>
          <w:marBottom w:val="0"/>
          <w:divBdr>
            <w:top w:val="none" w:sz="0" w:space="0" w:color="auto"/>
            <w:left w:val="none" w:sz="0" w:space="0" w:color="auto"/>
            <w:bottom w:val="none" w:sz="0" w:space="0" w:color="auto"/>
            <w:right w:val="none" w:sz="0" w:space="0" w:color="auto"/>
          </w:divBdr>
        </w:div>
        <w:div w:id="1918133088">
          <w:marLeft w:val="640"/>
          <w:marRight w:val="0"/>
          <w:marTop w:val="0"/>
          <w:marBottom w:val="0"/>
          <w:divBdr>
            <w:top w:val="none" w:sz="0" w:space="0" w:color="auto"/>
            <w:left w:val="none" w:sz="0" w:space="0" w:color="auto"/>
            <w:bottom w:val="none" w:sz="0" w:space="0" w:color="auto"/>
            <w:right w:val="none" w:sz="0" w:space="0" w:color="auto"/>
          </w:divBdr>
        </w:div>
        <w:div w:id="1879119081">
          <w:marLeft w:val="640"/>
          <w:marRight w:val="0"/>
          <w:marTop w:val="0"/>
          <w:marBottom w:val="0"/>
          <w:divBdr>
            <w:top w:val="none" w:sz="0" w:space="0" w:color="auto"/>
            <w:left w:val="none" w:sz="0" w:space="0" w:color="auto"/>
            <w:bottom w:val="none" w:sz="0" w:space="0" w:color="auto"/>
            <w:right w:val="none" w:sz="0" w:space="0" w:color="auto"/>
          </w:divBdr>
        </w:div>
        <w:div w:id="927496944">
          <w:marLeft w:val="640"/>
          <w:marRight w:val="0"/>
          <w:marTop w:val="0"/>
          <w:marBottom w:val="0"/>
          <w:divBdr>
            <w:top w:val="none" w:sz="0" w:space="0" w:color="auto"/>
            <w:left w:val="none" w:sz="0" w:space="0" w:color="auto"/>
            <w:bottom w:val="none" w:sz="0" w:space="0" w:color="auto"/>
            <w:right w:val="none" w:sz="0" w:space="0" w:color="auto"/>
          </w:divBdr>
        </w:div>
        <w:div w:id="1843931865">
          <w:marLeft w:val="640"/>
          <w:marRight w:val="0"/>
          <w:marTop w:val="0"/>
          <w:marBottom w:val="0"/>
          <w:divBdr>
            <w:top w:val="none" w:sz="0" w:space="0" w:color="auto"/>
            <w:left w:val="none" w:sz="0" w:space="0" w:color="auto"/>
            <w:bottom w:val="none" w:sz="0" w:space="0" w:color="auto"/>
            <w:right w:val="none" w:sz="0" w:space="0" w:color="auto"/>
          </w:divBdr>
        </w:div>
        <w:div w:id="1482577917">
          <w:marLeft w:val="640"/>
          <w:marRight w:val="0"/>
          <w:marTop w:val="0"/>
          <w:marBottom w:val="0"/>
          <w:divBdr>
            <w:top w:val="none" w:sz="0" w:space="0" w:color="auto"/>
            <w:left w:val="none" w:sz="0" w:space="0" w:color="auto"/>
            <w:bottom w:val="none" w:sz="0" w:space="0" w:color="auto"/>
            <w:right w:val="none" w:sz="0" w:space="0" w:color="auto"/>
          </w:divBdr>
        </w:div>
      </w:divsChild>
    </w:div>
    <w:div w:id="740833672">
      <w:bodyDiv w:val="1"/>
      <w:marLeft w:val="0"/>
      <w:marRight w:val="0"/>
      <w:marTop w:val="0"/>
      <w:marBottom w:val="0"/>
      <w:divBdr>
        <w:top w:val="none" w:sz="0" w:space="0" w:color="auto"/>
        <w:left w:val="none" w:sz="0" w:space="0" w:color="auto"/>
        <w:bottom w:val="none" w:sz="0" w:space="0" w:color="auto"/>
        <w:right w:val="none" w:sz="0" w:space="0" w:color="auto"/>
      </w:divBdr>
      <w:divsChild>
        <w:div w:id="102380326">
          <w:marLeft w:val="640"/>
          <w:marRight w:val="0"/>
          <w:marTop w:val="0"/>
          <w:marBottom w:val="0"/>
          <w:divBdr>
            <w:top w:val="none" w:sz="0" w:space="0" w:color="auto"/>
            <w:left w:val="none" w:sz="0" w:space="0" w:color="auto"/>
            <w:bottom w:val="none" w:sz="0" w:space="0" w:color="auto"/>
            <w:right w:val="none" w:sz="0" w:space="0" w:color="auto"/>
          </w:divBdr>
        </w:div>
        <w:div w:id="1590773288">
          <w:marLeft w:val="640"/>
          <w:marRight w:val="0"/>
          <w:marTop w:val="0"/>
          <w:marBottom w:val="0"/>
          <w:divBdr>
            <w:top w:val="none" w:sz="0" w:space="0" w:color="auto"/>
            <w:left w:val="none" w:sz="0" w:space="0" w:color="auto"/>
            <w:bottom w:val="none" w:sz="0" w:space="0" w:color="auto"/>
            <w:right w:val="none" w:sz="0" w:space="0" w:color="auto"/>
          </w:divBdr>
        </w:div>
        <w:div w:id="234902993">
          <w:marLeft w:val="640"/>
          <w:marRight w:val="0"/>
          <w:marTop w:val="0"/>
          <w:marBottom w:val="0"/>
          <w:divBdr>
            <w:top w:val="none" w:sz="0" w:space="0" w:color="auto"/>
            <w:left w:val="none" w:sz="0" w:space="0" w:color="auto"/>
            <w:bottom w:val="none" w:sz="0" w:space="0" w:color="auto"/>
            <w:right w:val="none" w:sz="0" w:space="0" w:color="auto"/>
          </w:divBdr>
        </w:div>
        <w:div w:id="1242834517">
          <w:marLeft w:val="640"/>
          <w:marRight w:val="0"/>
          <w:marTop w:val="0"/>
          <w:marBottom w:val="0"/>
          <w:divBdr>
            <w:top w:val="none" w:sz="0" w:space="0" w:color="auto"/>
            <w:left w:val="none" w:sz="0" w:space="0" w:color="auto"/>
            <w:bottom w:val="none" w:sz="0" w:space="0" w:color="auto"/>
            <w:right w:val="none" w:sz="0" w:space="0" w:color="auto"/>
          </w:divBdr>
        </w:div>
        <w:div w:id="485703226">
          <w:marLeft w:val="640"/>
          <w:marRight w:val="0"/>
          <w:marTop w:val="0"/>
          <w:marBottom w:val="0"/>
          <w:divBdr>
            <w:top w:val="none" w:sz="0" w:space="0" w:color="auto"/>
            <w:left w:val="none" w:sz="0" w:space="0" w:color="auto"/>
            <w:bottom w:val="none" w:sz="0" w:space="0" w:color="auto"/>
            <w:right w:val="none" w:sz="0" w:space="0" w:color="auto"/>
          </w:divBdr>
        </w:div>
        <w:div w:id="1600218819">
          <w:marLeft w:val="640"/>
          <w:marRight w:val="0"/>
          <w:marTop w:val="0"/>
          <w:marBottom w:val="0"/>
          <w:divBdr>
            <w:top w:val="none" w:sz="0" w:space="0" w:color="auto"/>
            <w:left w:val="none" w:sz="0" w:space="0" w:color="auto"/>
            <w:bottom w:val="none" w:sz="0" w:space="0" w:color="auto"/>
            <w:right w:val="none" w:sz="0" w:space="0" w:color="auto"/>
          </w:divBdr>
        </w:div>
        <w:div w:id="2111463531">
          <w:marLeft w:val="640"/>
          <w:marRight w:val="0"/>
          <w:marTop w:val="0"/>
          <w:marBottom w:val="0"/>
          <w:divBdr>
            <w:top w:val="none" w:sz="0" w:space="0" w:color="auto"/>
            <w:left w:val="none" w:sz="0" w:space="0" w:color="auto"/>
            <w:bottom w:val="none" w:sz="0" w:space="0" w:color="auto"/>
            <w:right w:val="none" w:sz="0" w:space="0" w:color="auto"/>
          </w:divBdr>
        </w:div>
        <w:div w:id="372191504">
          <w:marLeft w:val="640"/>
          <w:marRight w:val="0"/>
          <w:marTop w:val="0"/>
          <w:marBottom w:val="0"/>
          <w:divBdr>
            <w:top w:val="none" w:sz="0" w:space="0" w:color="auto"/>
            <w:left w:val="none" w:sz="0" w:space="0" w:color="auto"/>
            <w:bottom w:val="none" w:sz="0" w:space="0" w:color="auto"/>
            <w:right w:val="none" w:sz="0" w:space="0" w:color="auto"/>
          </w:divBdr>
        </w:div>
        <w:div w:id="986281536">
          <w:marLeft w:val="640"/>
          <w:marRight w:val="0"/>
          <w:marTop w:val="0"/>
          <w:marBottom w:val="0"/>
          <w:divBdr>
            <w:top w:val="none" w:sz="0" w:space="0" w:color="auto"/>
            <w:left w:val="none" w:sz="0" w:space="0" w:color="auto"/>
            <w:bottom w:val="none" w:sz="0" w:space="0" w:color="auto"/>
            <w:right w:val="none" w:sz="0" w:space="0" w:color="auto"/>
          </w:divBdr>
        </w:div>
      </w:divsChild>
    </w:div>
    <w:div w:id="762459706">
      <w:bodyDiv w:val="1"/>
      <w:marLeft w:val="0"/>
      <w:marRight w:val="0"/>
      <w:marTop w:val="0"/>
      <w:marBottom w:val="0"/>
      <w:divBdr>
        <w:top w:val="none" w:sz="0" w:space="0" w:color="auto"/>
        <w:left w:val="none" w:sz="0" w:space="0" w:color="auto"/>
        <w:bottom w:val="none" w:sz="0" w:space="0" w:color="auto"/>
        <w:right w:val="none" w:sz="0" w:space="0" w:color="auto"/>
      </w:divBdr>
      <w:divsChild>
        <w:div w:id="372851327">
          <w:marLeft w:val="640"/>
          <w:marRight w:val="0"/>
          <w:marTop w:val="0"/>
          <w:marBottom w:val="0"/>
          <w:divBdr>
            <w:top w:val="none" w:sz="0" w:space="0" w:color="auto"/>
            <w:left w:val="none" w:sz="0" w:space="0" w:color="auto"/>
            <w:bottom w:val="none" w:sz="0" w:space="0" w:color="auto"/>
            <w:right w:val="none" w:sz="0" w:space="0" w:color="auto"/>
          </w:divBdr>
        </w:div>
        <w:div w:id="527255547">
          <w:marLeft w:val="640"/>
          <w:marRight w:val="0"/>
          <w:marTop w:val="0"/>
          <w:marBottom w:val="0"/>
          <w:divBdr>
            <w:top w:val="none" w:sz="0" w:space="0" w:color="auto"/>
            <w:left w:val="none" w:sz="0" w:space="0" w:color="auto"/>
            <w:bottom w:val="none" w:sz="0" w:space="0" w:color="auto"/>
            <w:right w:val="none" w:sz="0" w:space="0" w:color="auto"/>
          </w:divBdr>
        </w:div>
        <w:div w:id="2010473904">
          <w:marLeft w:val="640"/>
          <w:marRight w:val="0"/>
          <w:marTop w:val="0"/>
          <w:marBottom w:val="0"/>
          <w:divBdr>
            <w:top w:val="none" w:sz="0" w:space="0" w:color="auto"/>
            <w:left w:val="none" w:sz="0" w:space="0" w:color="auto"/>
            <w:bottom w:val="none" w:sz="0" w:space="0" w:color="auto"/>
            <w:right w:val="none" w:sz="0" w:space="0" w:color="auto"/>
          </w:divBdr>
        </w:div>
        <w:div w:id="681317642">
          <w:marLeft w:val="640"/>
          <w:marRight w:val="0"/>
          <w:marTop w:val="0"/>
          <w:marBottom w:val="0"/>
          <w:divBdr>
            <w:top w:val="none" w:sz="0" w:space="0" w:color="auto"/>
            <w:left w:val="none" w:sz="0" w:space="0" w:color="auto"/>
            <w:bottom w:val="none" w:sz="0" w:space="0" w:color="auto"/>
            <w:right w:val="none" w:sz="0" w:space="0" w:color="auto"/>
          </w:divBdr>
        </w:div>
        <w:div w:id="563564274">
          <w:marLeft w:val="640"/>
          <w:marRight w:val="0"/>
          <w:marTop w:val="0"/>
          <w:marBottom w:val="0"/>
          <w:divBdr>
            <w:top w:val="none" w:sz="0" w:space="0" w:color="auto"/>
            <w:left w:val="none" w:sz="0" w:space="0" w:color="auto"/>
            <w:bottom w:val="none" w:sz="0" w:space="0" w:color="auto"/>
            <w:right w:val="none" w:sz="0" w:space="0" w:color="auto"/>
          </w:divBdr>
        </w:div>
        <w:div w:id="1223180757">
          <w:marLeft w:val="640"/>
          <w:marRight w:val="0"/>
          <w:marTop w:val="0"/>
          <w:marBottom w:val="0"/>
          <w:divBdr>
            <w:top w:val="none" w:sz="0" w:space="0" w:color="auto"/>
            <w:left w:val="none" w:sz="0" w:space="0" w:color="auto"/>
            <w:bottom w:val="none" w:sz="0" w:space="0" w:color="auto"/>
            <w:right w:val="none" w:sz="0" w:space="0" w:color="auto"/>
          </w:divBdr>
        </w:div>
        <w:div w:id="449477996">
          <w:marLeft w:val="640"/>
          <w:marRight w:val="0"/>
          <w:marTop w:val="0"/>
          <w:marBottom w:val="0"/>
          <w:divBdr>
            <w:top w:val="none" w:sz="0" w:space="0" w:color="auto"/>
            <w:left w:val="none" w:sz="0" w:space="0" w:color="auto"/>
            <w:bottom w:val="none" w:sz="0" w:space="0" w:color="auto"/>
            <w:right w:val="none" w:sz="0" w:space="0" w:color="auto"/>
          </w:divBdr>
        </w:div>
        <w:div w:id="1073042751">
          <w:marLeft w:val="640"/>
          <w:marRight w:val="0"/>
          <w:marTop w:val="0"/>
          <w:marBottom w:val="0"/>
          <w:divBdr>
            <w:top w:val="none" w:sz="0" w:space="0" w:color="auto"/>
            <w:left w:val="none" w:sz="0" w:space="0" w:color="auto"/>
            <w:bottom w:val="none" w:sz="0" w:space="0" w:color="auto"/>
            <w:right w:val="none" w:sz="0" w:space="0" w:color="auto"/>
          </w:divBdr>
        </w:div>
        <w:div w:id="25107804">
          <w:marLeft w:val="640"/>
          <w:marRight w:val="0"/>
          <w:marTop w:val="0"/>
          <w:marBottom w:val="0"/>
          <w:divBdr>
            <w:top w:val="none" w:sz="0" w:space="0" w:color="auto"/>
            <w:left w:val="none" w:sz="0" w:space="0" w:color="auto"/>
            <w:bottom w:val="none" w:sz="0" w:space="0" w:color="auto"/>
            <w:right w:val="none" w:sz="0" w:space="0" w:color="auto"/>
          </w:divBdr>
        </w:div>
        <w:div w:id="1844321342">
          <w:marLeft w:val="640"/>
          <w:marRight w:val="0"/>
          <w:marTop w:val="0"/>
          <w:marBottom w:val="0"/>
          <w:divBdr>
            <w:top w:val="none" w:sz="0" w:space="0" w:color="auto"/>
            <w:left w:val="none" w:sz="0" w:space="0" w:color="auto"/>
            <w:bottom w:val="none" w:sz="0" w:space="0" w:color="auto"/>
            <w:right w:val="none" w:sz="0" w:space="0" w:color="auto"/>
          </w:divBdr>
        </w:div>
        <w:div w:id="2000845685">
          <w:marLeft w:val="640"/>
          <w:marRight w:val="0"/>
          <w:marTop w:val="0"/>
          <w:marBottom w:val="0"/>
          <w:divBdr>
            <w:top w:val="none" w:sz="0" w:space="0" w:color="auto"/>
            <w:left w:val="none" w:sz="0" w:space="0" w:color="auto"/>
            <w:bottom w:val="none" w:sz="0" w:space="0" w:color="auto"/>
            <w:right w:val="none" w:sz="0" w:space="0" w:color="auto"/>
          </w:divBdr>
        </w:div>
        <w:div w:id="1513448348">
          <w:marLeft w:val="640"/>
          <w:marRight w:val="0"/>
          <w:marTop w:val="0"/>
          <w:marBottom w:val="0"/>
          <w:divBdr>
            <w:top w:val="none" w:sz="0" w:space="0" w:color="auto"/>
            <w:left w:val="none" w:sz="0" w:space="0" w:color="auto"/>
            <w:bottom w:val="none" w:sz="0" w:space="0" w:color="auto"/>
            <w:right w:val="none" w:sz="0" w:space="0" w:color="auto"/>
          </w:divBdr>
        </w:div>
        <w:div w:id="234126579">
          <w:marLeft w:val="640"/>
          <w:marRight w:val="0"/>
          <w:marTop w:val="0"/>
          <w:marBottom w:val="0"/>
          <w:divBdr>
            <w:top w:val="none" w:sz="0" w:space="0" w:color="auto"/>
            <w:left w:val="none" w:sz="0" w:space="0" w:color="auto"/>
            <w:bottom w:val="none" w:sz="0" w:space="0" w:color="auto"/>
            <w:right w:val="none" w:sz="0" w:space="0" w:color="auto"/>
          </w:divBdr>
        </w:div>
      </w:divsChild>
    </w:div>
    <w:div w:id="778647197">
      <w:bodyDiv w:val="1"/>
      <w:marLeft w:val="0"/>
      <w:marRight w:val="0"/>
      <w:marTop w:val="0"/>
      <w:marBottom w:val="0"/>
      <w:divBdr>
        <w:top w:val="none" w:sz="0" w:space="0" w:color="auto"/>
        <w:left w:val="none" w:sz="0" w:space="0" w:color="auto"/>
        <w:bottom w:val="none" w:sz="0" w:space="0" w:color="auto"/>
        <w:right w:val="none" w:sz="0" w:space="0" w:color="auto"/>
      </w:divBdr>
    </w:div>
    <w:div w:id="779185144">
      <w:bodyDiv w:val="1"/>
      <w:marLeft w:val="0"/>
      <w:marRight w:val="0"/>
      <w:marTop w:val="0"/>
      <w:marBottom w:val="0"/>
      <w:divBdr>
        <w:top w:val="none" w:sz="0" w:space="0" w:color="auto"/>
        <w:left w:val="none" w:sz="0" w:space="0" w:color="auto"/>
        <w:bottom w:val="none" w:sz="0" w:space="0" w:color="auto"/>
        <w:right w:val="none" w:sz="0" w:space="0" w:color="auto"/>
      </w:divBdr>
    </w:div>
    <w:div w:id="792137596">
      <w:bodyDiv w:val="1"/>
      <w:marLeft w:val="0"/>
      <w:marRight w:val="0"/>
      <w:marTop w:val="0"/>
      <w:marBottom w:val="0"/>
      <w:divBdr>
        <w:top w:val="none" w:sz="0" w:space="0" w:color="auto"/>
        <w:left w:val="none" w:sz="0" w:space="0" w:color="auto"/>
        <w:bottom w:val="none" w:sz="0" w:space="0" w:color="auto"/>
        <w:right w:val="none" w:sz="0" w:space="0" w:color="auto"/>
      </w:divBdr>
      <w:divsChild>
        <w:div w:id="1829595076">
          <w:marLeft w:val="640"/>
          <w:marRight w:val="0"/>
          <w:marTop w:val="0"/>
          <w:marBottom w:val="0"/>
          <w:divBdr>
            <w:top w:val="none" w:sz="0" w:space="0" w:color="auto"/>
            <w:left w:val="none" w:sz="0" w:space="0" w:color="auto"/>
            <w:bottom w:val="none" w:sz="0" w:space="0" w:color="auto"/>
            <w:right w:val="none" w:sz="0" w:space="0" w:color="auto"/>
          </w:divBdr>
        </w:div>
        <w:div w:id="1805856228">
          <w:marLeft w:val="640"/>
          <w:marRight w:val="0"/>
          <w:marTop w:val="0"/>
          <w:marBottom w:val="0"/>
          <w:divBdr>
            <w:top w:val="none" w:sz="0" w:space="0" w:color="auto"/>
            <w:left w:val="none" w:sz="0" w:space="0" w:color="auto"/>
            <w:bottom w:val="none" w:sz="0" w:space="0" w:color="auto"/>
            <w:right w:val="none" w:sz="0" w:space="0" w:color="auto"/>
          </w:divBdr>
        </w:div>
        <w:div w:id="298650942">
          <w:marLeft w:val="640"/>
          <w:marRight w:val="0"/>
          <w:marTop w:val="0"/>
          <w:marBottom w:val="0"/>
          <w:divBdr>
            <w:top w:val="none" w:sz="0" w:space="0" w:color="auto"/>
            <w:left w:val="none" w:sz="0" w:space="0" w:color="auto"/>
            <w:bottom w:val="none" w:sz="0" w:space="0" w:color="auto"/>
            <w:right w:val="none" w:sz="0" w:space="0" w:color="auto"/>
          </w:divBdr>
        </w:div>
        <w:div w:id="302470778">
          <w:marLeft w:val="640"/>
          <w:marRight w:val="0"/>
          <w:marTop w:val="0"/>
          <w:marBottom w:val="0"/>
          <w:divBdr>
            <w:top w:val="none" w:sz="0" w:space="0" w:color="auto"/>
            <w:left w:val="none" w:sz="0" w:space="0" w:color="auto"/>
            <w:bottom w:val="none" w:sz="0" w:space="0" w:color="auto"/>
            <w:right w:val="none" w:sz="0" w:space="0" w:color="auto"/>
          </w:divBdr>
        </w:div>
        <w:div w:id="946234996">
          <w:marLeft w:val="640"/>
          <w:marRight w:val="0"/>
          <w:marTop w:val="0"/>
          <w:marBottom w:val="0"/>
          <w:divBdr>
            <w:top w:val="none" w:sz="0" w:space="0" w:color="auto"/>
            <w:left w:val="none" w:sz="0" w:space="0" w:color="auto"/>
            <w:bottom w:val="none" w:sz="0" w:space="0" w:color="auto"/>
            <w:right w:val="none" w:sz="0" w:space="0" w:color="auto"/>
          </w:divBdr>
        </w:div>
        <w:div w:id="487132525">
          <w:marLeft w:val="640"/>
          <w:marRight w:val="0"/>
          <w:marTop w:val="0"/>
          <w:marBottom w:val="0"/>
          <w:divBdr>
            <w:top w:val="none" w:sz="0" w:space="0" w:color="auto"/>
            <w:left w:val="none" w:sz="0" w:space="0" w:color="auto"/>
            <w:bottom w:val="none" w:sz="0" w:space="0" w:color="auto"/>
            <w:right w:val="none" w:sz="0" w:space="0" w:color="auto"/>
          </w:divBdr>
        </w:div>
        <w:div w:id="564681446">
          <w:marLeft w:val="640"/>
          <w:marRight w:val="0"/>
          <w:marTop w:val="0"/>
          <w:marBottom w:val="0"/>
          <w:divBdr>
            <w:top w:val="none" w:sz="0" w:space="0" w:color="auto"/>
            <w:left w:val="none" w:sz="0" w:space="0" w:color="auto"/>
            <w:bottom w:val="none" w:sz="0" w:space="0" w:color="auto"/>
            <w:right w:val="none" w:sz="0" w:space="0" w:color="auto"/>
          </w:divBdr>
        </w:div>
        <w:div w:id="1162358950">
          <w:marLeft w:val="640"/>
          <w:marRight w:val="0"/>
          <w:marTop w:val="0"/>
          <w:marBottom w:val="0"/>
          <w:divBdr>
            <w:top w:val="none" w:sz="0" w:space="0" w:color="auto"/>
            <w:left w:val="none" w:sz="0" w:space="0" w:color="auto"/>
            <w:bottom w:val="none" w:sz="0" w:space="0" w:color="auto"/>
            <w:right w:val="none" w:sz="0" w:space="0" w:color="auto"/>
          </w:divBdr>
        </w:div>
        <w:div w:id="1888832201">
          <w:marLeft w:val="640"/>
          <w:marRight w:val="0"/>
          <w:marTop w:val="0"/>
          <w:marBottom w:val="0"/>
          <w:divBdr>
            <w:top w:val="none" w:sz="0" w:space="0" w:color="auto"/>
            <w:left w:val="none" w:sz="0" w:space="0" w:color="auto"/>
            <w:bottom w:val="none" w:sz="0" w:space="0" w:color="auto"/>
            <w:right w:val="none" w:sz="0" w:space="0" w:color="auto"/>
          </w:divBdr>
        </w:div>
        <w:div w:id="322438922">
          <w:marLeft w:val="640"/>
          <w:marRight w:val="0"/>
          <w:marTop w:val="0"/>
          <w:marBottom w:val="0"/>
          <w:divBdr>
            <w:top w:val="none" w:sz="0" w:space="0" w:color="auto"/>
            <w:left w:val="none" w:sz="0" w:space="0" w:color="auto"/>
            <w:bottom w:val="none" w:sz="0" w:space="0" w:color="auto"/>
            <w:right w:val="none" w:sz="0" w:space="0" w:color="auto"/>
          </w:divBdr>
        </w:div>
        <w:div w:id="149293458">
          <w:marLeft w:val="640"/>
          <w:marRight w:val="0"/>
          <w:marTop w:val="0"/>
          <w:marBottom w:val="0"/>
          <w:divBdr>
            <w:top w:val="none" w:sz="0" w:space="0" w:color="auto"/>
            <w:left w:val="none" w:sz="0" w:space="0" w:color="auto"/>
            <w:bottom w:val="none" w:sz="0" w:space="0" w:color="auto"/>
            <w:right w:val="none" w:sz="0" w:space="0" w:color="auto"/>
          </w:divBdr>
        </w:div>
        <w:div w:id="801844258">
          <w:marLeft w:val="640"/>
          <w:marRight w:val="0"/>
          <w:marTop w:val="0"/>
          <w:marBottom w:val="0"/>
          <w:divBdr>
            <w:top w:val="none" w:sz="0" w:space="0" w:color="auto"/>
            <w:left w:val="none" w:sz="0" w:space="0" w:color="auto"/>
            <w:bottom w:val="none" w:sz="0" w:space="0" w:color="auto"/>
            <w:right w:val="none" w:sz="0" w:space="0" w:color="auto"/>
          </w:divBdr>
        </w:div>
      </w:divsChild>
    </w:div>
    <w:div w:id="799883152">
      <w:bodyDiv w:val="1"/>
      <w:marLeft w:val="0"/>
      <w:marRight w:val="0"/>
      <w:marTop w:val="0"/>
      <w:marBottom w:val="0"/>
      <w:divBdr>
        <w:top w:val="none" w:sz="0" w:space="0" w:color="auto"/>
        <w:left w:val="none" w:sz="0" w:space="0" w:color="auto"/>
        <w:bottom w:val="none" w:sz="0" w:space="0" w:color="auto"/>
        <w:right w:val="none" w:sz="0" w:space="0" w:color="auto"/>
      </w:divBdr>
      <w:divsChild>
        <w:div w:id="1288779871">
          <w:marLeft w:val="640"/>
          <w:marRight w:val="0"/>
          <w:marTop w:val="0"/>
          <w:marBottom w:val="0"/>
          <w:divBdr>
            <w:top w:val="none" w:sz="0" w:space="0" w:color="auto"/>
            <w:left w:val="none" w:sz="0" w:space="0" w:color="auto"/>
            <w:bottom w:val="none" w:sz="0" w:space="0" w:color="auto"/>
            <w:right w:val="none" w:sz="0" w:space="0" w:color="auto"/>
          </w:divBdr>
        </w:div>
        <w:div w:id="539976947">
          <w:marLeft w:val="640"/>
          <w:marRight w:val="0"/>
          <w:marTop w:val="0"/>
          <w:marBottom w:val="0"/>
          <w:divBdr>
            <w:top w:val="none" w:sz="0" w:space="0" w:color="auto"/>
            <w:left w:val="none" w:sz="0" w:space="0" w:color="auto"/>
            <w:bottom w:val="none" w:sz="0" w:space="0" w:color="auto"/>
            <w:right w:val="none" w:sz="0" w:space="0" w:color="auto"/>
          </w:divBdr>
        </w:div>
        <w:div w:id="1559514181">
          <w:marLeft w:val="640"/>
          <w:marRight w:val="0"/>
          <w:marTop w:val="0"/>
          <w:marBottom w:val="0"/>
          <w:divBdr>
            <w:top w:val="none" w:sz="0" w:space="0" w:color="auto"/>
            <w:left w:val="none" w:sz="0" w:space="0" w:color="auto"/>
            <w:bottom w:val="none" w:sz="0" w:space="0" w:color="auto"/>
            <w:right w:val="none" w:sz="0" w:space="0" w:color="auto"/>
          </w:divBdr>
        </w:div>
        <w:div w:id="171647866">
          <w:marLeft w:val="640"/>
          <w:marRight w:val="0"/>
          <w:marTop w:val="0"/>
          <w:marBottom w:val="0"/>
          <w:divBdr>
            <w:top w:val="none" w:sz="0" w:space="0" w:color="auto"/>
            <w:left w:val="none" w:sz="0" w:space="0" w:color="auto"/>
            <w:bottom w:val="none" w:sz="0" w:space="0" w:color="auto"/>
            <w:right w:val="none" w:sz="0" w:space="0" w:color="auto"/>
          </w:divBdr>
        </w:div>
        <w:div w:id="74787308">
          <w:marLeft w:val="640"/>
          <w:marRight w:val="0"/>
          <w:marTop w:val="0"/>
          <w:marBottom w:val="0"/>
          <w:divBdr>
            <w:top w:val="none" w:sz="0" w:space="0" w:color="auto"/>
            <w:left w:val="none" w:sz="0" w:space="0" w:color="auto"/>
            <w:bottom w:val="none" w:sz="0" w:space="0" w:color="auto"/>
            <w:right w:val="none" w:sz="0" w:space="0" w:color="auto"/>
          </w:divBdr>
        </w:div>
        <w:div w:id="1248611595">
          <w:marLeft w:val="640"/>
          <w:marRight w:val="0"/>
          <w:marTop w:val="0"/>
          <w:marBottom w:val="0"/>
          <w:divBdr>
            <w:top w:val="none" w:sz="0" w:space="0" w:color="auto"/>
            <w:left w:val="none" w:sz="0" w:space="0" w:color="auto"/>
            <w:bottom w:val="none" w:sz="0" w:space="0" w:color="auto"/>
            <w:right w:val="none" w:sz="0" w:space="0" w:color="auto"/>
          </w:divBdr>
        </w:div>
        <w:div w:id="1310285982">
          <w:marLeft w:val="640"/>
          <w:marRight w:val="0"/>
          <w:marTop w:val="0"/>
          <w:marBottom w:val="0"/>
          <w:divBdr>
            <w:top w:val="none" w:sz="0" w:space="0" w:color="auto"/>
            <w:left w:val="none" w:sz="0" w:space="0" w:color="auto"/>
            <w:bottom w:val="none" w:sz="0" w:space="0" w:color="auto"/>
            <w:right w:val="none" w:sz="0" w:space="0" w:color="auto"/>
          </w:divBdr>
        </w:div>
        <w:div w:id="854030733">
          <w:marLeft w:val="640"/>
          <w:marRight w:val="0"/>
          <w:marTop w:val="0"/>
          <w:marBottom w:val="0"/>
          <w:divBdr>
            <w:top w:val="none" w:sz="0" w:space="0" w:color="auto"/>
            <w:left w:val="none" w:sz="0" w:space="0" w:color="auto"/>
            <w:bottom w:val="none" w:sz="0" w:space="0" w:color="auto"/>
            <w:right w:val="none" w:sz="0" w:space="0" w:color="auto"/>
          </w:divBdr>
        </w:div>
      </w:divsChild>
    </w:div>
    <w:div w:id="812794161">
      <w:bodyDiv w:val="1"/>
      <w:marLeft w:val="0"/>
      <w:marRight w:val="0"/>
      <w:marTop w:val="0"/>
      <w:marBottom w:val="0"/>
      <w:divBdr>
        <w:top w:val="none" w:sz="0" w:space="0" w:color="auto"/>
        <w:left w:val="none" w:sz="0" w:space="0" w:color="auto"/>
        <w:bottom w:val="none" w:sz="0" w:space="0" w:color="auto"/>
        <w:right w:val="none" w:sz="0" w:space="0" w:color="auto"/>
      </w:divBdr>
      <w:divsChild>
        <w:div w:id="1721592517">
          <w:marLeft w:val="640"/>
          <w:marRight w:val="0"/>
          <w:marTop w:val="0"/>
          <w:marBottom w:val="0"/>
          <w:divBdr>
            <w:top w:val="none" w:sz="0" w:space="0" w:color="auto"/>
            <w:left w:val="none" w:sz="0" w:space="0" w:color="auto"/>
            <w:bottom w:val="none" w:sz="0" w:space="0" w:color="auto"/>
            <w:right w:val="none" w:sz="0" w:space="0" w:color="auto"/>
          </w:divBdr>
        </w:div>
        <w:div w:id="1072191268">
          <w:marLeft w:val="640"/>
          <w:marRight w:val="0"/>
          <w:marTop w:val="0"/>
          <w:marBottom w:val="0"/>
          <w:divBdr>
            <w:top w:val="none" w:sz="0" w:space="0" w:color="auto"/>
            <w:left w:val="none" w:sz="0" w:space="0" w:color="auto"/>
            <w:bottom w:val="none" w:sz="0" w:space="0" w:color="auto"/>
            <w:right w:val="none" w:sz="0" w:space="0" w:color="auto"/>
          </w:divBdr>
        </w:div>
        <w:div w:id="560748710">
          <w:marLeft w:val="640"/>
          <w:marRight w:val="0"/>
          <w:marTop w:val="0"/>
          <w:marBottom w:val="0"/>
          <w:divBdr>
            <w:top w:val="none" w:sz="0" w:space="0" w:color="auto"/>
            <w:left w:val="none" w:sz="0" w:space="0" w:color="auto"/>
            <w:bottom w:val="none" w:sz="0" w:space="0" w:color="auto"/>
            <w:right w:val="none" w:sz="0" w:space="0" w:color="auto"/>
          </w:divBdr>
        </w:div>
        <w:div w:id="31267971">
          <w:marLeft w:val="640"/>
          <w:marRight w:val="0"/>
          <w:marTop w:val="0"/>
          <w:marBottom w:val="0"/>
          <w:divBdr>
            <w:top w:val="none" w:sz="0" w:space="0" w:color="auto"/>
            <w:left w:val="none" w:sz="0" w:space="0" w:color="auto"/>
            <w:bottom w:val="none" w:sz="0" w:space="0" w:color="auto"/>
            <w:right w:val="none" w:sz="0" w:space="0" w:color="auto"/>
          </w:divBdr>
        </w:div>
        <w:div w:id="1667629923">
          <w:marLeft w:val="640"/>
          <w:marRight w:val="0"/>
          <w:marTop w:val="0"/>
          <w:marBottom w:val="0"/>
          <w:divBdr>
            <w:top w:val="none" w:sz="0" w:space="0" w:color="auto"/>
            <w:left w:val="none" w:sz="0" w:space="0" w:color="auto"/>
            <w:bottom w:val="none" w:sz="0" w:space="0" w:color="auto"/>
            <w:right w:val="none" w:sz="0" w:space="0" w:color="auto"/>
          </w:divBdr>
        </w:div>
        <w:div w:id="6492746">
          <w:marLeft w:val="640"/>
          <w:marRight w:val="0"/>
          <w:marTop w:val="0"/>
          <w:marBottom w:val="0"/>
          <w:divBdr>
            <w:top w:val="none" w:sz="0" w:space="0" w:color="auto"/>
            <w:left w:val="none" w:sz="0" w:space="0" w:color="auto"/>
            <w:bottom w:val="none" w:sz="0" w:space="0" w:color="auto"/>
            <w:right w:val="none" w:sz="0" w:space="0" w:color="auto"/>
          </w:divBdr>
        </w:div>
        <w:div w:id="673917863">
          <w:marLeft w:val="640"/>
          <w:marRight w:val="0"/>
          <w:marTop w:val="0"/>
          <w:marBottom w:val="0"/>
          <w:divBdr>
            <w:top w:val="none" w:sz="0" w:space="0" w:color="auto"/>
            <w:left w:val="none" w:sz="0" w:space="0" w:color="auto"/>
            <w:bottom w:val="none" w:sz="0" w:space="0" w:color="auto"/>
            <w:right w:val="none" w:sz="0" w:space="0" w:color="auto"/>
          </w:divBdr>
        </w:div>
        <w:div w:id="713428484">
          <w:marLeft w:val="640"/>
          <w:marRight w:val="0"/>
          <w:marTop w:val="0"/>
          <w:marBottom w:val="0"/>
          <w:divBdr>
            <w:top w:val="none" w:sz="0" w:space="0" w:color="auto"/>
            <w:left w:val="none" w:sz="0" w:space="0" w:color="auto"/>
            <w:bottom w:val="none" w:sz="0" w:space="0" w:color="auto"/>
            <w:right w:val="none" w:sz="0" w:space="0" w:color="auto"/>
          </w:divBdr>
        </w:div>
      </w:divsChild>
    </w:div>
    <w:div w:id="816411460">
      <w:bodyDiv w:val="1"/>
      <w:marLeft w:val="0"/>
      <w:marRight w:val="0"/>
      <w:marTop w:val="0"/>
      <w:marBottom w:val="0"/>
      <w:divBdr>
        <w:top w:val="none" w:sz="0" w:space="0" w:color="auto"/>
        <w:left w:val="none" w:sz="0" w:space="0" w:color="auto"/>
        <w:bottom w:val="none" w:sz="0" w:space="0" w:color="auto"/>
        <w:right w:val="none" w:sz="0" w:space="0" w:color="auto"/>
      </w:divBdr>
      <w:divsChild>
        <w:div w:id="648360582">
          <w:marLeft w:val="640"/>
          <w:marRight w:val="0"/>
          <w:marTop w:val="0"/>
          <w:marBottom w:val="0"/>
          <w:divBdr>
            <w:top w:val="none" w:sz="0" w:space="0" w:color="auto"/>
            <w:left w:val="none" w:sz="0" w:space="0" w:color="auto"/>
            <w:bottom w:val="none" w:sz="0" w:space="0" w:color="auto"/>
            <w:right w:val="none" w:sz="0" w:space="0" w:color="auto"/>
          </w:divBdr>
        </w:div>
        <w:div w:id="1604605110">
          <w:marLeft w:val="640"/>
          <w:marRight w:val="0"/>
          <w:marTop w:val="0"/>
          <w:marBottom w:val="0"/>
          <w:divBdr>
            <w:top w:val="none" w:sz="0" w:space="0" w:color="auto"/>
            <w:left w:val="none" w:sz="0" w:space="0" w:color="auto"/>
            <w:bottom w:val="none" w:sz="0" w:space="0" w:color="auto"/>
            <w:right w:val="none" w:sz="0" w:space="0" w:color="auto"/>
          </w:divBdr>
        </w:div>
        <w:div w:id="1603032420">
          <w:marLeft w:val="640"/>
          <w:marRight w:val="0"/>
          <w:marTop w:val="0"/>
          <w:marBottom w:val="0"/>
          <w:divBdr>
            <w:top w:val="none" w:sz="0" w:space="0" w:color="auto"/>
            <w:left w:val="none" w:sz="0" w:space="0" w:color="auto"/>
            <w:bottom w:val="none" w:sz="0" w:space="0" w:color="auto"/>
            <w:right w:val="none" w:sz="0" w:space="0" w:color="auto"/>
          </w:divBdr>
        </w:div>
        <w:div w:id="257640663">
          <w:marLeft w:val="640"/>
          <w:marRight w:val="0"/>
          <w:marTop w:val="0"/>
          <w:marBottom w:val="0"/>
          <w:divBdr>
            <w:top w:val="none" w:sz="0" w:space="0" w:color="auto"/>
            <w:left w:val="none" w:sz="0" w:space="0" w:color="auto"/>
            <w:bottom w:val="none" w:sz="0" w:space="0" w:color="auto"/>
            <w:right w:val="none" w:sz="0" w:space="0" w:color="auto"/>
          </w:divBdr>
        </w:div>
        <w:div w:id="2060205020">
          <w:marLeft w:val="640"/>
          <w:marRight w:val="0"/>
          <w:marTop w:val="0"/>
          <w:marBottom w:val="0"/>
          <w:divBdr>
            <w:top w:val="none" w:sz="0" w:space="0" w:color="auto"/>
            <w:left w:val="none" w:sz="0" w:space="0" w:color="auto"/>
            <w:bottom w:val="none" w:sz="0" w:space="0" w:color="auto"/>
            <w:right w:val="none" w:sz="0" w:space="0" w:color="auto"/>
          </w:divBdr>
        </w:div>
        <w:div w:id="144780064">
          <w:marLeft w:val="640"/>
          <w:marRight w:val="0"/>
          <w:marTop w:val="0"/>
          <w:marBottom w:val="0"/>
          <w:divBdr>
            <w:top w:val="none" w:sz="0" w:space="0" w:color="auto"/>
            <w:left w:val="none" w:sz="0" w:space="0" w:color="auto"/>
            <w:bottom w:val="none" w:sz="0" w:space="0" w:color="auto"/>
            <w:right w:val="none" w:sz="0" w:space="0" w:color="auto"/>
          </w:divBdr>
        </w:div>
        <w:div w:id="208155953">
          <w:marLeft w:val="640"/>
          <w:marRight w:val="0"/>
          <w:marTop w:val="0"/>
          <w:marBottom w:val="0"/>
          <w:divBdr>
            <w:top w:val="none" w:sz="0" w:space="0" w:color="auto"/>
            <w:left w:val="none" w:sz="0" w:space="0" w:color="auto"/>
            <w:bottom w:val="none" w:sz="0" w:space="0" w:color="auto"/>
            <w:right w:val="none" w:sz="0" w:space="0" w:color="auto"/>
          </w:divBdr>
        </w:div>
        <w:div w:id="649286384">
          <w:marLeft w:val="640"/>
          <w:marRight w:val="0"/>
          <w:marTop w:val="0"/>
          <w:marBottom w:val="0"/>
          <w:divBdr>
            <w:top w:val="none" w:sz="0" w:space="0" w:color="auto"/>
            <w:left w:val="none" w:sz="0" w:space="0" w:color="auto"/>
            <w:bottom w:val="none" w:sz="0" w:space="0" w:color="auto"/>
            <w:right w:val="none" w:sz="0" w:space="0" w:color="auto"/>
          </w:divBdr>
        </w:div>
        <w:div w:id="1876040049">
          <w:marLeft w:val="640"/>
          <w:marRight w:val="0"/>
          <w:marTop w:val="0"/>
          <w:marBottom w:val="0"/>
          <w:divBdr>
            <w:top w:val="none" w:sz="0" w:space="0" w:color="auto"/>
            <w:left w:val="none" w:sz="0" w:space="0" w:color="auto"/>
            <w:bottom w:val="none" w:sz="0" w:space="0" w:color="auto"/>
            <w:right w:val="none" w:sz="0" w:space="0" w:color="auto"/>
          </w:divBdr>
        </w:div>
        <w:div w:id="617835223">
          <w:marLeft w:val="640"/>
          <w:marRight w:val="0"/>
          <w:marTop w:val="0"/>
          <w:marBottom w:val="0"/>
          <w:divBdr>
            <w:top w:val="none" w:sz="0" w:space="0" w:color="auto"/>
            <w:left w:val="none" w:sz="0" w:space="0" w:color="auto"/>
            <w:bottom w:val="none" w:sz="0" w:space="0" w:color="auto"/>
            <w:right w:val="none" w:sz="0" w:space="0" w:color="auto"/>
          </w:divBdr>
        </w:div>
        <w:div w:id="1891191103">
          <w:marLeft w:val="640"/>
          <w:marRight w:val="0"/>
          <w:marTop w:val="0"/>
          <w:marBottom w:val="0"/>
          <w:divBdr>
            <w:top w:val="none" w:sz="0" w:space="0" w:color="auto"/>
            <w:left w:val="none" w:sz="0" w:space="0" w:color="auto"/>
            <w:bottom w:val="none" w:sz="0" w:space="0" w:color="auto"/>
            <w:right w:val="none" w:sz="0" w:space="0" w:color="auto"/>
          </w:divBdr>
        </w:div>
        <w:div w:id="226495176">
          <w:marLeft w:val="640"/>
          <w:marRight w:val="0"/>
          <w:marTop w:val="0"/>
          <w:marBottom w:val="0"/>
          <w:divBdr>
            <w:top w:val="none" w:sz="0" w:space="0" w:color="auto"/>
            <w:left w:val="none" w:sz="0" w:space="0" w:color="auto"/>
            <w:bottom w:val="none" w:sz="0" w:space="0" w:color="auto"/>
            <w:right w:val="none" w:sz="0" w:space="0" w:color="auto"/>
          </w:divBdr>
        </w:div>
      </w:divsChild>
    </w:div>
    <w:div w:id="826438068">
      <w:bodyDiv w:val="1"/>
      <w:marLeft w:val="0"/>
      <w:marRight w:val="0"/>
      <w:marTop w:val="0"/>
      <w:marBottom w:val="0"/>
      <w:divBdr>
        <w:top w:val="none" w:sz="0" w:space="0" w:color="auto"/>
        <w:left w:val="none" w:sz="0" w:space="0" w:color="auto"/>
        <w:bottom w:val="none" w:sz="0" w:space="0" w:color="auto"/>
        <w:right w:val="none" w:sz="0" w:space="0" w:color="auto"/>
      </w:divBdr>
    </w:div>
    <w:div w:id="832725552">
      <w:bodyDiv w:val="1"/>
      <w:marLeft w:val="0"/>
      <w:marRight w:val="0"/>
      <w:marTop w:val="0"/>
      <w:marBottom w:val="0"/>
      <w:divBdr>
        <w:top w:val="none" w:sz="0" w:space="0" w:color="auto"/>
        <w:left w:val="none" w:sz="0" w:space="0" w:color="auto"/>
        <w:bottom w:val="none" w:sz="0" w:space="0" w:color="auto"/>
        <w:right w:val="none" w:sz="0" w:space="0" w:color="auto"/>
      </w:divBdr>
      <w:divsChild>
        <w:div w:id="56982221">
          <w:marLeft w:val="640"/>
          <w:marRight w:val="0"/>
          <w:marTop w:val="0"/>
          <w:marBottom w:val="0"/>
          <w:divBdr>
            <w:top w:val="none" w:sz="0" w:space="0" w:color="auto"/>
            <w:left w:val="none" w:sz="0" w:space="0" w:color="auto"/>
            <w:bottom w:val="none" w:sz="0" w:space="0" w:color="auto"/>
            <w:right w:val="none" w:sz="0" w:space="0" w:color="auto"/>
          </w:divBdr>
        </w:div>
        <w:div w:id="667830001">
          <w:marLeft w:val="640"/>
          <w:marRight w:val="0"/>
          <w:marTop w:val="0"/>
          <w:marBottom w:val="0"/>
          <w:divBdr>
            <w:top w:val="none" w:sz="0" w:space="0" w:color="auto"/>
            <w:left w:val="none" w:sz="0" w:space="0" w:color="auto"/>
            <w:bottom w:val="none" w:sz="0" w:space="0" w:color="auto"/>
            <w:right w:val="none" w:sz="0" w:space="0" w:color="auto"/>
          </w:divBdr>
        </w:div>
        <w:div w:id="952905239">
          <w:marLeft w:val="640"/>
          <w:marRight w:val="0"/>
          <w:marTop w:val="0"/>
          <w:marBottom w:val="0"/>
          <w:divBdr>
            <w:top w:val="none" w:sz="0" w:space="0" w:color="auto"/>
            <w:left w:val="none" w:sz="0" w:space="0" w:color="auto"/>
            <w:bottom w:val="none" w:sz="0" w:space="0" w:color="auto"/>
            <w:right w:val="none" w:sz="0" w:space="0" w:color="auto"/>
          </w:divBdr>
        </w:div>
        <w:div w:id="1266117027">
          <w:marLeft w:val="640"/>
          <w:marRight w:val="0"/>
          <w:marTop w:val="0"/>
          <w:marBottom w:val="0"/>
          <w:divBdr>
            <w:top w:val="none" w:sz="0" w:space="0" w:color="auto"/>
            <w:left w:val="none" w:sz="0" w:space="0" w:color="auto"/>
            <w:bottom w:val="none" w:sz="0" w:space="0" w:color="auto"/>
            <w:right w:val="none" w:sz="0" w:space="0" w:color="auto"/>
          </w:divBdr>
        </w:div>
        <w:div w:id="845707039">
          <w:marLeft w:val="640"/>
          <w:marRight w:val="0"/>
          <w:marTop w:val="0"/>
          <w:marBottom w:val="0"/>
          <w:divBdr>
            <w:top w:val="none" w:sz="0" w:space="0" w:color="auto"/>
            <w:left w:val="none" w:sz="0" w:space="0" w:color="auto"/>
            <w:bottom w:val="none" w:sz="0" w:space="0" w:color="auto"/>
            <w:right w:val="none" w:sz="0" w:space="0" w:color="auto"/>
          </w:divBdr>
        </w:div>
        <w:div w:id="278685788">
          <w:marLeft w:val="640"/>
          <w:marRight w:val="0"/>
          <w:marTop w:val="0"/>
          <w:marBottom w:val="0"/>
          <w:divBdr>
            <w:top w:val="none" w:sz="0" w:space="0" w:color="auto"/>
            <w:left w:val="none" w:sz="0" w:space="0" w:color="auto"/>
            <w:bottom w:val="none" w:sz="0" w:space="0" w:color="auto"/>
            <w:right w:val="none" w:sz="0" w:space="0" w:color="auto"/>
          </w:divBdr>
        </w:div>
        <w:div w:id="1114861958">
          <w:marLeft w:val="640"/>
          <w:marRight w:val="0"/>
          <w:marTop w:val="0"/>
          <w:marBottom w:val="0"/>
          <w:divBdr>
            <w:top w:val="none" w:sz="0" w:space="0" w:color="auto"/>
            <w:left w:val="none" w:sz="0" w:space="0" w:color="auto"/>
            <w:bottom w:val="none" w:sz="0" w:space="0" w:color="auto"/>
            <w:right w:val="none" w:sz="0" w:space="0" w:color="auto"/>
          </w:divBdr>
        </w:div>
        <w:div w:id="1544749414">
          <w:marLeft w:val="640"/>
          <w:marRight w:val="0"/>
          <w:marTop w:val="0"/>
          <w:marBottom w:val="0"/>
          <w:divBdr>
            <w:top w:val="none" w:sz="0" w:space="0" w:color="auto"/>
            <w:left w:val="none" w:sz="0" w:space="0" w:color="auto"/>
            <w:bottom w:val="none" w:sz="0" w:space="0" w:color="auto"/>
            <w:right w:val="none" w:sz="0" w:space="0" w:color="auto"/>
          </w:divBdr>
        </w:div>
      </w:divsChild>
    </w:div>
    <w:div w:id="842815329">
      <w:bodyDiv w:val="1"/>
      <w:marLeft w:val="0"/>
      <w:marRight w:val="0"/>
      <w:marTop w:val="0"/>
      <w:marBottom w:val="0"/>
      <w:divBdr>
        <w:top w:val="none" w:sz="0" w:space="0" w:color="auto"/>
        <w:left w:val="none" w:sz="0" w:space="0" w:color="auto"/>
        <w:bottom w:val="none" w:sz="0" w:space="0" w:color="auto"/>
        <w:right w:val="none" w:sz="0" w:space="0" w:color="auto"/>
      </w:divBdr>
      <w:divsChild>
        <w:div w:id="1243640298">
          <w:marLeft w:val="640"/>
          <w:marRight w:val="0"/>
          <w:marTop w:val="0"/>
          <w:marBottom w:val="0"/>
          <w:divBdr>
            <w:top w:val="none" w:sz="0" w:space="0" w:color="auto"/>
            <w:left w:val="none" w:sz="0" w:space="0" w:color="auto"/>
            <w:bottom w:val="none" w:sz="0" w:space="0" w:color="auto"/>
            <w:right w:val="none" w:sz="0" w:space="0" w:color="auto"/>
          </w:divBdr>
        </w:div>
        <w:div w:id="1519345011">
          <w:marLeft w:val="640"/>
          <w:marRight w:val="0"/>
          <w:marTop w:val="0"/>
          <w:marBottom w:val="0"/>
          <w:divBdr>
            <w:top w:val="none" w:sz="0" w:space="0" w:color="auto"/>
            <w:left w:val="none" w:sz="0" w:space="0" w:color="auto"/>
            <w:bottom w:val="none" w:sz="0" w:space="0" w:color="auto"/>
            <w:right w:val="none" w:sz="0" w:space="0" w:color="auto"/>
          </w:divBdr>
        </w:div>
        <w:div w:id="648168252">
          <w:marLeft w:val="640"/>
          <w:marRight w:val="0"/>
          <w:marTop w:val="0"/>
          <w:marBottom w:val="0"/>
          <w:divBdr>
            <w:top w:val="none" w:sz="0" w:space="0" w:color="auto"/>
            <w:left w:val="none" w:sz="0" w:space="0" w:color="auto"/>
            <w:bottom w:val="none" w:sz="0" w:space="0" w:color="auto"/>
            <w:right w:val="none" w:sz="0" w:space="0" w:color="auto"/>
          </w:divBdr>
        </w:div>
        <w:div w:id="8486846">
          <w:marLeft w:val="640"/>
          <w:marRight w:val="0"/>
          <w:marTop w:val="0"/>
          <w:marBottom w:val="0"/>
          <w:divBdr>
            <w:top w:val="none" w:sz="0" w:space="0" w:color="auto"/>
            <w:left w:val="none" w:sz="0" w:space="0" w:color="auto"/>
            <w:bottom w:val="none" w:sz="0" w:space="0" w:color="auto"/>
            <w:right w:val="none" w:sz="0" w:space="0" w:color="auto"/>
          </w:divBdr>
        </w:div>
        <w:div w:id="1169566363">
          <w:marLeft w:val="640"/>
          <w:marRight w:val="0"/>
          <w:marTop w:val="0"/>
          <w:marBottom w:val="0"/>
          <w:divBdr>
            <w:top w:val="none" w:sz="0" w:space="0" w:color="auto"/>
            <w:left w:val="none" w:sz="0" w:space="0" w:color="auto"/>
            <w:bottom w:val="none" w:sz="0" w:space="0" w:color="auto"/>
            <w:right w:val="none" w:sz="0" w:space="0" w:color="auto"/>
          </w:divBdr>
        </w:div>
        <w:div w:id="191964332">
          <w:marLeft w:val="640"/>
          <w:marRight w:val="0"/>
          <w:marTop w:val="0"/>
          <w:marBottom w:val="0"/>
          <w:divBdr>
            <w:top w:val="none" w:sz="0" w:space="0" w:color="auto"/>
            <w:left w:val="none" w:sz="0" w:space="0" w:color="auto"/>
            <w:bottom w:val="none" w:sz="0" w:space="0" w:color="auto"/>
            <w:right w:val="none" w:sz="0" w:space="0" w:color="auto"/>
          </w:divBdr>
        </w:div>
        <w:div w:id="1816873999">
          <w:marLeft w:val="640"/>
          <w:marRight w:val="0"/>
          <w:marTop w:val="0"/>
          <w:marBottom w:val="0"/>
          <w:divBdr>
            <w:top w:val="none" w:sz="0" w:space="0" w:color="auto"/>
            <w:left w:val="none" w:sz="0" w:space="0" w:color="auto"/>
            <w:bottom w:val="none" w:sz="0" w:space="0" w:color="auto"/>
            <w:right w:val="none" w:sz="0" w:space="0" w:color="auto"/>
          </w:divBdr>
        </w:div>
        <w:div w:id="1945574209">
          <w:marLeft w:val="640"/>
          <w:marRight w:val="0"/>
          <w:marTop w:val="0"/>
          <w:marBottom w:val="0"/>
          <w:divBdr>
            <w:top w:val="none" w:sz="0" w:space="0" w:color="auto"/>
            <w:left w:val="none" w:sz="0" w:space="0" w:color="auto"/>
            <w:bottom w:val="none" w:sz="0" w:space="0" w:color="auto"/>
            <w:right w:val="none" w:sz="0" w:space="0" w:color="auto"/>
          </w:divBdr>
        </w:div>
        <w:div w:id="747845152">
          <w:marLeft w:val="640"/>
          <w:marRight w:val="0"/>
          <w:marTop w:val="0"/>
          <w:marBottom w:val="0"/>
          <w:divBdr>
            <w:top w:val="none" w:sz="0" w:space="0" w:color="auto"/>
            <w:left w:val="none" w:sz="0" w:space="0" w:color="auto"/>
            <w:bottom w:val="none" w:sz="0" w:space="0" w:color="auto"/>
            <w:right w:val="none" w:sz="0" w:space="0" w:color="auto"/>
          </w:divBdr>
        </w:div>
        <w:div w:id="1885942293">
          <w:marLeft w:val="640"/>
          <w:marRight w:val="0"/>
          <w:marTop w:val="0"/>
          <w:marBottom w:val="0"/>
          <w:divBdr>
            <w:top w:val="none" w:sz="0" w:space="0" w:color="auto"/>
            <w:left w:val="none" w:sz="0" w:space="0" w:color="auto"/>
            <w:bottom w:val="none" w:sz="0" w:space="0" w:color="auto"/>
            <w:right w:val="none" w:sz="0" w:space="0" w:color="auto"/>
          </w:divBdr>
        </w:div>
        <w:div w:id="1401750260">
          <w:marLeft w:val="640"/>
          <w:marRight w:val="0"/>
          <w:marTop w:val="0"/>
          <w:marBottom w:val="0"/>
          <w:divBdr>
            <w:top w:val="none" w:sz="0" w:space="0" w:color="auto"/>
            <w:left w:val="none" w:sz="0" w:space="0" w:color="auto"/>
            <w:bottom w:val="none" w:sz="0" w:space="0" w:color="auto"/>
            <w:right w:val="none" w:sz="0" w:space="0" w:color="auto"/>
          </w:divBdr>
        </w:div>
        <w:div w:id="1581131874">
          <w:marLeft w:val="640"/>
          <w:marRight w:val="0"/>
          <w:marTop w:val="0"/>
          <w:marBottom w:val="0"/>
          <w:divBdr>
            <w:top w:val="none" w:sz="0" w:space="0" w:color="auto"/>
            <w:left w:val="none" w:sz="0" w:space="0" w:color="auto"/>
            <w:bottom w:val="none" w:sz="0" w:space="0" w:color="auto"/>
            <w:right w:val="none" w:sz="0" w:space="0" w:color="auto"/>
          </w:divBdr>
        </w:div>
        <w:div w:id="1090539835">
          <w:marLeft w:val="640"/>
          <w:marRight w:val="0"/>
          <w:marTop w:val="0"/>
          <w:marBottom w:val="0"/>
          <w:divBdr>
            <w:top w:val="none" w:sz="0" w:space="0" w:color="auto"/>
            <w:left w:val="none" w:sz="0" w:space="0" w:color="auto"/>
            <w:bottom w:val="none" w:sz="0" w:space="0" w:color="auto"/>
            <w:right w:val="none" w:sz="0" w:space="0" w:color="auto"/>
          </w:divBdr>
        </w:div>
        <w:div w:id="1845050353">
          <w:marLeft w:val="640"/>
          <w:marRight w:val="0"/>
          <w:marTop w:val="0"/>
          <w:marBottom w:val="0"/>
          <w:divBdr>
            <w:top w:val="none" w:sz="0" w:space="0" w:color="auto"/>
            <w:left w:val="none" w:sz="0" w:space="0" w:color="auto"/>
            <w:bottom w:val="none" w:sz="0" w:space="0" w:color="auto"/>
            <w:right w:val="none" w:sz="0" w:space="0" w:color="auto"/>
          </w:divBdr>
        </w:div>
      </w:divsChild>
    </w:div>
    <w:div w:id="852719643">
      <w:bodyDiv w:val="1"/>
      <w:marLeft w:val="0"/>
      <w:marRight w:val="0"/>
      <w:marTop w:val="0"/>
      <w:marBottom w:val="0"/>
      <w:divBdr>
        <w:top w:val="none" w:sz="0" w:space="0" w:color="auto"/>
        <w:left w:val="none" w:sz="0" w:space="0" w:color="auto"/>
        <w:bottom w:val="none" w:sz="0" w:space="0" w:color="auto"/>
        <w:right w:val="none" w:sz="0" w:space="0" w:color="auto"/>
      </w:divBdr>
      <w:divsChild>
        <w:div w:id="1410613004">
          <w:marLeft w:val="640"/>
          <w:marRight w:val="0"/>
          <w:marTop w:val="0"/>
          <w:marBottom w:val="0"/>
          <w:divBdr>
            <w:top w:val="none" w:sz="0" w:space="0" w:color="auto"/>
            <w:left w:val="none" w:sz="0" w:space="0" w:color="auto"/>
            <w:bottom w:val="none" w:sz="0" w:space="0" w:color="auto"/>
            <w:right w:val="none" w:sz="0" w:space="0" w:color="auto"/>
          </w:divBdr>
        </w:div>
        <w:div w:id="1316572941">
          <w:marLeft w:val="640"/>
          <w:marRight w:val="0"/>
          <w:marTop w:val="0"/>
          <w:marBottom w:val="0"/>
          <w:divBdr>
            <w:top w:val="none" w:sz="0" w:space="0" w:color="auto"/>
            <w:left w:val="none" w:sz="0" w:space="0" w:color="auto"/>
            <w:bottom w:val="none" w:sz="0" w:space="0" w:color="auto"/>
            <w:right w:val="none" w:sz="0" w:space="0" w:color="auto"/>
          </w:divBdr>
        </w:div>
        <w:div w:id="926691663">
          <w:marLeft w:val="640"/>
          <w:marRight w:val="0"/>
          <w:marTop w:val="0"/>
          <w:marBottom w:val="0"/>
          <w:divBdr>
            <w:top w:val="none" w:sz="0" w:space="0" w:color="auto"/>
            <w:left w:val="none" w:sz="0" w:space="0" w:color="auto"/>
            <w:bottom w:val="none" w:sz="0" w:space="0" w:color="auto"/>
            <w:right w:val="none" w:sz="0" w:space="0" w:color="auto"/>
          </w:divBdr>
        </w:div>
        <w:div w:id="919488603">
          <w:marLeft w:val="640"/>
          <w:marRight w:val="0"/>
          <w:marTop w:val="0"/>
          <w:marBottom w:val="0"/>
          <w:divBdr>
            <w:top w:val="none" w:sz="0" w:space="0" w:color="auto"/>
            <w:left w:val="none" w:sz="0" w:space="0" w:color="auto"/>
            <w:bottom w:val="none" w:sz="0" w:space="0" w:color="auto"/>
            <w:right w:val="none" w:sz="0" w:space="0" w:color="auto"/>
          </w:divBdr>
        </w:div>
        <w:div w:id="2023043737">
          <w:marLeft w:val="640"/>
          <w:marRight w:val="0"/>
          <w:marTop w:val="0"/>
          <w:marBottom w:val="0"/>
          <w:divBdr>
            <w:top w:val="none" w:sz="0" w:space="0" w:color="auto"/>
            <w:left w:val="none" w:sz="0" w:space="0" w:color="auto"/>
            <w:bottom w:val="none" w:sz="0" w:space="0" w:color="auto"/>
            <w:right w:val="none" w:sz="0" w:space="0" w:color="auto"/>
          </w:divBdr>
        </w:div>
        <w:div w:id="561529235">
          <w:marLeft w:val="640"/>
          <w:marRight w:val="0"/>
          <w:marTop w:val="0"/>
          <w:marBottom w:val="0"/>
          <w:divBdr>
            <w:top w:val="none" w:sz="0" w:space="0" w:color="auto"/>
            <w:left w:val="none" w:sz="0" w:space="0" w:color="auto"/>
            <w:bottom w:val="none" w:sz="0" w:space="0" w:color="auto"/>
            <w:right w:val="none" w:sz="0" w:space="0" w:color="auto"/>
          </w:divBdr>
        </w:div>
        <w:div w:id="1270356551">
          <w:marLeft w:val="640"/>
          <w:marRight w:val="0"/>
          <w:marTop w:val="0"/>
          <w:marBottom w:val="0"/>
          <w:divBdr>
            <w:top w:val="none" w:sz="0" w:space="0" w:color="auto"/>
            <w:left w:val="none" w:sz="0" w:space="0" w:color="auto"/>
            <w:bottom w:val="none" w:sz="0" w:space="0" w:color="auto"/>
            <w:right w:val="none" w:sz="0" w:space="0" w:color="auto"/>
          </w:divBdr>
        </w:div>
        <w:div w:id="462776227">
          <w:marLeft w:val="640"/>
          <w:marRight w:val="0"/>
          <w:marTop w:val="0"/>
          <w:marBottom w:val="0"/>
          <w:divBdr>
            <w:top w:val="none" w:sz="0" w:space="0" w:color="auto"/>
            <w:left w:val="none" w:sz="0" w:space="0" w:color="auto"/>
            <w:bottom w:val="none" w:sz="0" w:space="0" w:color="auto"/>
            <w:right w:val="none" w:sz="0" w:space="0" w:color="auto"/>
          </w:divBdr>
        </w:div>
        <w:div w:id="166137965">
          <w:marLeft w:val="640"/>
          <w:marRight w:val="0"/>
          <w:marTop w:val="0"/>
          <w:marBottom w:val="0"/>
          <w:divBdr>
            <w:top w:val="none" w:sz="0" w:space="0" w:color="auto"/>
            <w:left w:val="none" w:sz="0" w:space="0" w:color="auto"/>
            <w:bottom w:val="none" w:sz="0" w:space="0" w:color="auto"/>
            <w:right w:val="none" w:sz="0" w:space="0" w:color="auto"/>
          </w:divBdr>
        </w:div>
      </w:divsChild>
    </w:div>
    <w:div w:id="856387218">
      <w:bodyDiv w:val="1"/>
      <w:marLeft w:val="0"/>
      <w:marRight w:val="0"/>
      <w:marTop w:val="0"/>
      <w:marBottom w:val="0"/>
      <w:divBdr>
        <w:top w:val="none" w:sz="0" w:space="0" w:color="auto"/>
        <w:left w:val="none" w:sz="0" w:space="0" w:color="auto"/>
        <w:bottom w:val="none" w:sz="0" w:space="0" w:color="auto"/>
        <w:right w:val="none" w:sz="0" w:space="0" w:color="auto"/>
      </w:divBdr>
      <w:divsChild>
        <w:div w:id="73477802">
          <w:marLeft w:val="640"/>
          <w:marRight w:val="0"/>
          <w:marTop w:val="0"/>
          <w:marBottom w:val="0"/>
          <w:divBdr>
            <w:top w:val="none" w:sz="0" w:space="0" w:color="auto"/>
            <w:left w:val="none" w:sz="0" w:space="0" w:color="auto"/>
            <w:bottom w:val="none" w:sz="0" w:space="0" w:color="auto"/>
            <w:right w:val="none" w:sz="0" w:space="0" w:color="auto"/>
          </w:divBdr>
        </w:div>
        <w:div w:id="873155539">
          <w:marLeft w:val="640"/>
          <w:marRight w:val="0"/>
          <w:marTop w:val="0"/>
          <w:marBottom w:val="0"/>
          <w:divBdr>
            <w:top w:val="none" w:sz="0" w:space="0" w:color="auto"/>
            <w:left w:val="none" w:sz="0" w:space="0" w:color="auto"/>
            <w:bottom w:val="none" w:sz="0" w:space="0" w:color="auto"/>
            <w:right w:val="none" w:sz="0" w:space="0" w:color="auto"/>
          </w:divBdr>
        </w:div>
        <w:div w:id="2005009544">
          <w:marLeft w:val="640"/>
          <w:marRight w:val="0"/>
          <w:marTop w:val="0"/>
          <w:marBottom w:val="0"/>
          <w:divBdr>
            <w:top w:val="none" w:sz="0" w:space="0" w:color="auto"/>
            <w:left w:val="none" w:sz="0" w:space="0" w:color="auto"/>
            <w:bottom w:val="none" w:sz="0" w:space="0" w:color="auto"/>
            <w:right w:val="none" w:sz="0" w:space="0" w:color="auto"/>
          </w:divBdr>
        </w:div>
        <w:div w:id="1379209807">
          <w:marLeft w:val="640"/>
          <w:marRight w:val="0"/>
          <w:marTop w:val="0"/>
          <w:marBottom w:val="0"/>
          <w:divBdr>
            <w:top w:val="none" w:sz="0" w:space="0" w:color="auto"/>
            <w:left w:val="none" w:sz="0" w:space="0" w:color="auto"/>
            <w:bottom w:val="none" w:sz="0" w:space="0" w:color="auto"/>
            <w:right w:val="none" w:sz="0" w:space="0" w:color="auto"/>
          </w:divBdr>
        </w:div>
        <w:div w:id="1767847947">
          <w:marLeft w:val="640"/>
          <w:marRight w:val="0"/>
          <w:marTop w:val="0"/>
          <w:marBottom w:val="0"/>
          <w:divBdr>
            <w:top w:val="none" w:sz="0" w:space="0" w:color="auto"/>
            <w:left w:val="none" w:sz="0" w:space="0" w:color="auto"/>
            <w:bottom w:val="none" w:sz="0" w:space="0" w:color="auto"/>
            <w:right w:val="none" w:sz="0" w:space="0" w:color="auto"/>
          </w:divBdr>
        </w:div>
        <w:div w:id="416829162">
          <w:marLeft w:val="640"/>
          <w:marRight w:val="0"/>
          <w:marTop w:val="0"/>
          <w:marBottom w:val="0"/>
          <w:divBdr>
            <w:top w:val="none" w:sz="0" w:space="0" w:color="auto"/>
            <w:left w:val="none" w:sz="0" w:space="0" w:color="auto"/>
            <w:bottom w:val="none" w:sz="0" w:space="0" w:color="auto"/>
            <w:right w:val="none" w:sz="0" w:space="0" w:color="auto"/>
          </w:divBdr>
        </w:div>
        <w:div w:id="61677781">
          <w:marLeft w:val="640"/>
          <w:marRight w:val="0"/>
          <w:marTop w:val="0"/>
          <w:marBottom w:val="0"/>
          <w:divBdr>
            <w:top w:val="none" w:sz="0" w:space="0" w:color="auto"/>
            <w:left w:val="none" w:sz="0" w:space="0" w:color="auto"/>
            <w:bottom w:val="none" w:sz="0" w:space="0" w:color="auto"/>
            <w:right w:val="none" w:sz="0" w:space="0" w:color="auto"/>
          </w:divBdr>
        </w:div>
        <w:div w:id="460542097">
          <w:marLeft w:val="640"/>
          <w:marRight w:val="0"/>
          <w:marTop w:val="0"/>
          <w:marBottom w:val="0"/>
          <w:divBdr>
            <w:top w:val="none" w:sz="0" w:space="0" w:color="auto"/>
            <w:left w:val="none" w:sz="0" w:space="0" w:color="auto"/>
            <w:bottom w:val="none" w:sz="0" w:space="0" w:color="auto"/>
            <w:right w:val="none" w:sz="0" w:space="0" w:color="auto"/>
          </w:divBdr>
        </w:div>
        <w:div w:id="1682707299">
          <w:marLeft w:val="640"/>
          <w:marRight w:val="0"/>
          <w:marTop w:val="0"/>
          <w:marBottom w:val="0"/>
          <w:divBdr>
            <w:top w:val="none" w:sz="0" w:space="0" w:color="auto"/>
            <w:left w:val="none" w:sz="0" w:space="0" w:color="auto"/>
            <w:bottom w:val="none" w:sz="0" w:space="0" w:color="auto"/>
            <w:right w:val="none" w:sz="0" w:space="0" w:color="auto"/>
          </w:divBdr>
        </w:div>
        <w:div w:id="1261066261">
          <w:marLeft w:val="640"/>
          <w:marRight w:val="0"/>
          <w:marTop w:val="0"/>
          <w:marBottom w:val="0"/>
          <w:divBdr>
            <w:top w:val="none" w:sz="0" w:space="0" w:color="auto"/>
            <w:left w:val="none" w:sz="0" w:space="0" w:color="auto"/>
            <w:bottom w:val="none" w:sz="0" w:space="0" w:color="auto"/>
            <w:right w:val="none" w:sz="0" w:space="0" w:color="auto"/>
          </w:divBdr>
        </w:div>
      </w:divsChild>
    </w:div>
    <w:div w:id="870145264">
      <w:bodyDiv w:val="1"/>
      <w:marLeft w:val="0"/>
      <w:marRight w:val="0"/>
      <w:marTop w:val="0"/>
      <w:marBottom w:val="0"/>
      <w:divBdr>
        <w:top w:val="none" w:sz="0" w:space="0" w:color="auto"/>
        <w:left w:val="none" w:sz="0" w:space="0" w:color="auto"/>
        <w:bottom w:val="none" w:sz="0" w:space="0" w:color="auto"/>
        <w:right w:val="none" w:sz="0" w:space="0" w:color="auto"/>
      </w:divBdr>
    </w:div>
    <w:div w:id="889849710">
      <w:bodyDiv w:val="1"/>
      <w:marLeft w:val="0"/>
      <w:marRight w:val="0"/>
      <w:marTop w:val="0"/>
      <w:marBottom w:val="0"/>
      <w:divBdr>
        <w:top w:val="none" w:sz="0" w:space="0" w:color="auto"/>
        <w:left w:val="none" w:sz="0" w:space="0" w:color="auto"/>
        <w:bottom w:val="none" w:sz="0" w:space="0" w:color="auto"/>
        <w:right w:val="none" w:sz="0" w:space="0" w:color="auto"/>
      </w:divBdr>
      <w:divsChild>
        <w:div w:id="1016887681">
          <w:marLeft w:val="640"/>
          <w:marRight w:val="0"/>
          <w:marTop w:val="0"/>
          <w:marBottom w:val="0"/>
          <w:divBdr>
            <w:top w:val="none" w:sz="0" w:space="0" w:color="auto"/>
            <w:left w:val="none" w:sz="0" w:space="0" w:color="auto"/>
            <w:bottom w:val="none" w:sz="0" w:space="0" w:color="auto"/>
            <w:right w:val="none" w:sz="0" w:space="0" w:color="auto"/>
          </w:divBdr>
        </w:div>
        <w:div w:id="40372875">
          <w:marLeft w:val="640"/>
          <w:marRight w:val="0"/>
          <w:marTop w:val="0"/>
          <w:marBottom w:val="0"/>
          <w:divBdr>
            <w:top w:val="none" w:sz="0" w:space="0" w:color="auto"/>
            <w:left w:val="none" w:sz="0" w:space="0" w:color="auto"/>
            <w:bottom w:val="none" w:sz="0" w:space="0" w:color="auto"/>
            <w:right w:val="none" w:sz="0" w:space="0" w:color="auto"/>
          </w:divBdr>
        </w:div>
        <w:div w:id="83190967">
          <w:marLeft w:val="640"/>
          <w:marRight w:val="0"/>
          <w:marTop w:val="0"/>
          <w:marBottom w:val="0"/>
          <w:divBdr>
            <w:top w:val="none" w:sz="0" w:space="0" w:color="auto"/>
            <w:left w:val="none" w:sz="0" w:space="0" w:color="auto"/>
            <w:bottom w:val="none" w:sz="0" w:space="0" w:color="auto"/>
            <w:right w:val="none" w:sz="0" w:space="0" w:color="auto"/>
          </w:divBdr>
        </w:div>
        <w:div w:id="1587808866">
          <w:marLeft w:val="640"/>
          <w:marRight w:val="0"/>
          <w:marTop w:val="0"/>
          <w:marBottom w:val="0"/>
          <w:divBdr>
            <w:top w:val="none" w:sz="0" w:space="0" w:color="auto"/>
            <w:left w:val="none" w:sz="0" w:space="0" w:color="auto"/>
            <w:bottom w:val="none" w:sz="0" w:space="0" w:color="auto"/>
            <w:right w:val="none" w:sz="0" w:space="0" w:color="auto"/>
          </w:divBdr>
        </w:div>
        <w:div w:id="1584951203">
          <w:marLeft w:val="640"/>
          <w:marRight w:val="0"/>
          <w:marTop w:val="0"/>
          <w:marBottom w:val="0"/>
          <w:divBdr>
            <w:top w:val="none" w:sz="0" w:space="0" w:color="auto"/>
            <w:left w:val="none" w:sz="0" w:space="0" w:color="auto"/>
            <w:bottom w:val="none" w:sz="0" w:space="0" w:color="auto"/>
            <w:right w:val="none" w:sz="0" w:space="0" w:color="auto"/>
          </w:divBdr>
        </w:div>
        <w:div w:id="1873885551">
          <w:marLeft w:val="640"/>
          <w:marRight w:val="0"/>
          <w:marTop w:val="0"/>
          <w:marBottom w:val="0"/>
          <w:divBdr>
            <w:top w:val="none" w:sz="0" w:space="0" w:color="auto"/>
            <w:left w:val="none" w:sz="0" w:space="0" w:color="auto"/>
            <w:bottom w:val="none" w:sz="0" w:space="0" w:color="auto"/>
            <w:right w:val="none" w:sz="0" w:space="0" w:color="auto"/>
          </w:divBdr>
        </w:div>
        <w:div w:id="2015567101">
          <w:marLeft w:val="640"/>
          <w:marRight w:val="0"/>
          <w:marTop w:val="0"/>
          <w:marBottom w:val="0"/>
          <w:divBdr>
            <w:top w:val="none" w:sz="0" w:space="0" w:color="auto"/>
            <w:left w:val="none" w:sz="0" w:space="0" w:color="auto"/>
            <w:bottom w:val="none" w:sz="0" w:space="0" w:color="auto"/>
            <w:right w:val="none" w:sz="0" w:space="0" w:color="auto"/>
          </w:divBdr>
        </w:div>
        <w:div w:id="387148875">
          <w:marLeft w:val="640"/>
          <w:marRight w:val="0"/>
          <w:marTop w:val="0"/>
          <w:marBottom w:val="0"/>
          <w:divBdr>
            <w:top w:val="none" w:sz="0" w:space="0" w:color="auto"/>
            <w:left w:val="none" w:sz="0" w:space="0" w:color="auto"/>
            <w:bottom w:val="none" w:sz="0" w:space="0" w:color="auto"/>
            <w:right w:val="none" w:sz="0" w:space="0" w:color="auto"/>
          </w:divBdr>
        </w:div>
        <w:div w:id="638994358">
          <w:marLeft w:val="640"/>
          <w:marRight w:val="0"/>
          <w:marTop w:val="0"/>
          <w:marBottom w:val="0"/>
          <w:divBdr>
            <w:top w:val="none" w:sz="0" w:space="0" w:color="auto"/>
            <w:left w:val="none" w:sz="0" w:space="0" w:color="auto"/>
            <w:bottom w:val="none" w:sz="0" w:space="0" w:color="auto"/>
            <w:right w:val="none" w:sz="0" w:space="0" w:color="auto"/>
          </w:divBdr>
        </w:div>
        <w:div w:id="960185345">
          <w:marLeft w:val="640"/>
          <w:marRight w:val="0"/>
          <w:marTop w:val="0"/>
          <w:marBottom w:val="0"/>
          <w:divBdr>
            <w:top w:val="none" w:sz="0" w:space="0" w:color="auto"/>
            <w:left w:val="none" w:sz="0" w:space="0" w:color="auto"/>
            <w:bottom w:val="none" w:sz="0" w:space="0" w:color="auto"/>
            <w:right w:val="none" w:sz="0" w:space="0" w:color="auto"/>
          </w:divBdr>
        </w:div>
        <w:div w:id="128979317">
          <w:marLeft w:val="640"/>
          <w:marRight w:val="0"/>
          <w:marTop w:val="0"/>
          <w:marBottom w:val="0"/>
          <w:divBdr>
            <w:top w:val="none" w:sz="0" w:space="0" w:color="auto"/>
            <w:left w:val="none" w:sz="0" w:space="0" w:color="auto"/>
            <w:bottom w:val="none" w:sz="0" w:space="0" w:color="auto"/>
            <w:right w:val="none" w:sz="0" w:space="0" w:color="auto"/>
          </w:divBdr>
        </w:div>
        <w:div w:id="1039891244">
          <w:marLeft w:val="640"/>
          <w:marRight w:val="0"/>
          <w:marTop w:val="0"/>
          <w:marBottom w:val="0"/>
          <w:divBdr>
            <w:top w:val="none" w:sz="0" w:space="0" w:color="auto"/>
            <w:left w:val="none" w:sz="0" w:space="0" w:color="auto"/>
            <w:bottom w:val="none" w:sz="0" w:space="0" w:color="auto"/>
            <w:right w:val="none" w:sz="0" w:space="0" w:color="auto"/>
          </w:divBdr>
        </w:div>
        <w:div w:id="94836045">
          <w:marLeft w:val="640"/>
          <w:marRight w:val="0"/>
          <w:marTop w:val="0"/>
          <w:marBottom w:val="0"/>
          <w:divBdr>
            <w:top w:val="none" w:sz="0" w:space="0" w:color="auto"/>
            <w:left w:val="none" w:sz="0" w:space="0" w:color="auto"/>
            <w:bottom w:val="none" w:sz="0" w:space="0" w:color="auto"/>
            <w:right w:val="none" w:sz="0" w:space="0" w:color="auto"/>
          </w:divBdr>
        </w:div>
      </w:divsChild>
    </w:div>
    <w:div w:id="891845394">
      <w:bodyDiv w:val="1"/>
      <w:marLeft w:val="0"/>
      <w:marRight w:val="0"/>
      <w:marTop w:val="0"/>
      <w:marBottom w:val="0"/>
      <w:divBdr>
        <w:top w:val="none" w:sz="0" w:space="0" w:color="auto"/>
        <w:left w:val="none" w:sz="0" w:space="0" w:color="auto"/>
        <w:bottom w:val="none" w:sz="0" w:space="0" w:color="auto"/>
        <w:right w:val="none" w:sz="0" w:space="0" w:color="auto"/>
      </w:divBdr>
      <w:divsChild>
        <w:div w:id="781343938">
          <w:marLeft w:val="640"/>
          <w:marRight w:val="0"/>
          <w:marTop w:val="0"/>
          <w:marBottom w:val="0"/>
          <w:divBdr>
            <w:top w:val="none" w:sz="0" w:space="0" w:color="auto"/>
            <w:left w:val="none" w:sz="0" w:space="0" w:color="auto"/>
            <w:bottom w:val="none" w:sz="0" w:space="0" w:color="auto"/>
            <w:right w:val="none" w:sz="0" w:space="0" w:color="auto"/>
          </w:divBdr>
        </w:div>
        <w:div w:id="884682464">
          <w:marLeft w:val="640"/>
          <w:marRight w:val="0"/>
          <w:marTop w:val="0"/>
          <w:marBottom w:val="0"/>
          <w:divBdr>
            <w:top w:val="none" w:sz="0" w:space="0" w:color="auto"/>
            <w:left w:val="none" w:sz="0" w:space="0" w:color="auto"/>
            <w:bottom w:val="none" w:sz="0" w:space="0" w:color="auto"/>
            <w:right w:val="none" w:sz="0" w:space="0" w:color="auto"/>
          </w:divBdr>
        </w:div>
        <w:div w:id="1826161903">
          <w:marLeft w:val="640"/>
          <w:marRight w:val="0"/>
          <w:marTop w:val="0"/>
          <w:marBottom w:val="0"/>
          <w:divBdr>
            <w:top w:val="none" w:sz="0" w:space="0" w:color="auto"/>
            <w:left w:val="none" w:sz="0" w:space="0" w:color="auto"/>
            <w:bottom w:val="none" w:sz="0" w:space="0" w:color="auto"/>
            <w:right w:val="none" w:sz="0" w:space="0" w:color="auto"/>
          </w:divBdr>
        </w:div>
        <w:div w:id="1566916581">
          <w:marLeft w:val="640"/>
          <w:marRight w:val="0"/>
          <w:marTop w:val="0"/>
          <w:marBottom w:val="0"/>
          <w:divBdr>
            <w:top w:val="none" w:sz="0" w:space="0" w:color="auto"/>
            <w:left w:val="none" w:sz="0" w:space="0" w:color="auto"/>
            <w:bottom w:val="none" w:sz="0" w:space="0" w:color="auto"/>
            <w:right w:val="none" w:sz="0" w:space="0" w:color="auto"/>
          </w:divBdr>
        </w:div>
        <w:div w:id="1199782256">
          <w:marLeft w:val="640"/>
          <w:marRight w:val="0"/>
          <w:marTop w:val="0"/>
          <w:marBottom w:val="0"/>
          <w:divBdr>
            <w:top w:val="none" w:sz="0" w:space="0" w:color="auto"/>
            <w:left w:val="none" w:sz="0" w:space="0" w:color="auto"/>
            <w:bottom w:val="none" w:sz="0" w:space="0" w:color="auto"/>
            <w:right w:val="none" w:sz="0" w:space="0" w:color="auto"/>
          </w:divBdr>
        </w:div>
        <w:div w:id="168715743">
          <w:marLeft w:val="640"/>
          <w:marRight w:val="0"/>
          <w:marTop w:val="0"/>
          <w:marBottom w:val="0"/>
          <w:divBdr>
            <w:top w:val="none" w:sz="0" w:space="0" w:color="auto"/>
            <w:left w:val="none" w:sz="0" w:space="0" w:color="auto"/>
            <w:bottom w:val="none" w:sz="0" w:space="0" w:color="auto"/>
            <w:right w:val="none" w:sz="0" w:space="0" w:color="auto"/>
          </w:divBdr>
        </w:div>
        <w:div w:id="1034038471">
          <w:marLeft w:val="640"/>
          <w:marRight w:val="0"/>
          <w:marTop w:val="0"/>
          <w:marBottom w:val="0"/>
          <w:divBdr>
            <w:top w:val="none" w:sz="0" w:space="0" w:color="auto"/>
            <w:left w:val="none" w:sz="0" w:space="0" w:color="auto"/>
            <w:bottom w:val="none" w:sz="0" w:space="0" w:color="auto"/>
            <w:right w:val="none" w:sz="0" w:space="0" w:color="auto"/>
          </w:divBdr>
        </w:div>
        <w:div w:id="1744568805">
          <w:marLeft w:val="640"/>
          <w:marRight w:val="0"/>
          <w:marTop w:val="0"/>
          <w:marBottom w:val="0"/>
          <w:divBdr>
            <w:top w:val="none" w:sz="0" w:space="0" w:color="auto"/>
            <w:left w:val="none" w:sz="0" w:space="0" w:color="auto"/>
            <w:bottom w:val="none" w:sz="0" w:space="0" w:color="auto"/>
            <w:right w:val="none" w:sz="0" w:space="0" w:color="auto"/>
          </w:divBdr>
        </w:div>
      </w:divsChild>
    </w:div>
    <w:div w:id="893541919">
      <w:bodyDiv w:val="1"/>
      <w:marLeft w:val="0"/>
      <w:marRight w:val="0"/>
      <w:marTop w:val="0"/>
      <w:marBottom w:val="0"/>
      <w:divBdr>
        <w:top w:val="none" w:sz="0" w:space="0" w:color="auto"/>
        <w:left w:val="none" w:sz="0" w:space="0" w:color="auto"/>
        <w:bottom w:val="none" w:sz="0" w:space="0" w:color="auto"/>
        <w:right w:val="none" w:sz="0" w:space="0" w:color="auto"/>
      </w:divBdr>
      <w:divsChild>
        <w:div w:id="1104498730">
          <w:marLeft w:val="640"/>
          <w:marRight w:val="0"/>
          <w:marTop w:val="0"/>
          <w:marBottom w:val="0"/>
          <w:divBdr>
            <w:top w:val="none" w:sz="0" w:space="0" w:color="auto"/>
            <w:left w:val="none" w:sz="0" w:space="0" w:color="auto"/>
            <w:bottom w:val="none" w:sz="0" w:space="0" w:color="auto"/>
            <w:right w:val="none" w:sz="0" w:space="0" w:color="auto"/>
          </w:divBdr>
        </w:div>
        <w:div w:id="2099281409">
          <w:marLeft w:val="640"/>
          <w:marRight w:val="0"/>
          <w:marTop w:val="0"/>
          <w:marBottom w:val="0"/>
          <w:divBdr>
            <w:top w:val="none" w:sz="0" w:space="0" w:color="auto"/>
            <w:left w:val="none" w:sz="0" w:space="0" w:color="auto"/>
            <w:bottom w:val="none" w:sz="0" w:space="0" w:color="auto"/>
            <w:right w:val="none" w:sz="0" w:space="0" w:color="auto"/>
          </w:divBdr>
        </w:div>
        <w:div w:id="312102477">
          <w:marLeft w:val="640"/>
          <w:marRight w:val="0"/>
          <w:marTop w:val="0"/>
          <w:marBottom w:val="0"/>
          <w:divBdr>
            <w:top w:val="none" w:sz="0" w:space="0" w:color="auto"/>
            <w:left w:val="none" w:sz="0" w:space="0" w:color="auto"/>
            <w:bottom w:val="none" w:sz="0" w:space="0" w:color="auto"/>
            <w:right w:val="none" w:sz="0" w:space="0" w:color="auto"/>
          </w:divBdr>
        </w:div>
        <w:div w:id="1841311436">
          <w:marLeft w:val="640"/>
          <w:marRight w:val="0"/>
          <w:marTop w:val="0"/>
          <w:marBottom w:val="0"/>
          <w:divBdr>
            <w:top w:val="none" w:sz="0" w:space="0" w:color="auto"/>
            <w:left w:val="none" w:sz="0" w:space="0" w:color="auto"/>
            <w:bottom w:val="none" w:sz="0" w:space="0" w:color="auto"/>
            <w:right w:val="none" w:sz="0" w:space="0" w:color="auto"/>
          </w:divBdr>
        </w:div>
        <w:div w:id="1364749126">
          <w:marLeft w:val="640"/>
          <w:marRight w:val="0"/>
          <w:marTop w:val="0"/>
          <w:marBottom w:val="0"/>
          <w:divBdr>
            <w:top w:val="none" w:sz="0" w:space="0" w:color="auto"/>
            <w:left w:val="none" w:sz="0" w:space="0" w:color="auto"/>
            <w:bottom w:val="none" w:sz="0" w:space="0" w:color="auto"/>
            <w:right w:val="none" w:sz="0" w:space="0" w:color="auto"/>
          </w:divBdr>
        </w:div>
        <w:div w:id="224875874">
          <w:marLeft w:val="640"/>
          <w:marRight w:val="0"/>
          <w:marTop w:val="0"/>
          <w:marBottom w:val="0"/>
          <w:divBdr>
            <w:top w:val="none" w:sz="0" w:space="0" w:color="auto"/>
            <w:left w:val="none" w:sz="0" w:space="0" w:color="auto"/>
            <w:bottom w:val="none" w:sz="0" w:space="0" w:color="auto"/>
            <w:right w:val="none" w:sz="0" w:space="0" w:color="auto"/>
          </w:divBdr>
        </w:div>
        <w:div w:id="907035764">
          <w:marLeft w:val="640"/>
          <w:marRight w:val="0"/>
          <w:marTop w:val="0"/>
          <w:marBottom w:val="0"/>
          <w:divBdr>
            <w:top w:val="none" w:sz="0" w:space="0" w:color="auto"/>
            <w:left w:val="none" w:sz="0" w:space="0" w:color="auto"/>
            <w:bottom w:val="none" w:sz="0" w:space="0" w:color="auto"/>
            <w:right w:val="none" w:sz="0" w:space="0" w:color="auto"/>
          </w:divBdr>
        </w:div>
        <w:div w:id="837580976">
          <w:marLeft w:val="640"/>
          <w:marRight w:val="0"/>
          <w:marTop w:val="0"/>
          <w:marBottom w:val="0"/>
          <w:divBdr>
            <w:top w:val="none" w:sz="0" w:space="0" w:color="auto"/>
            <w:left w:val="none" w:sz="0" w:space="0" w:color="auto"/>
            <w:bottom w:val="none" w:sz="0" w:space="0" w:color="auto"/>
            <w:right w:val="none" w:sz="0" w:space="0" w:color="auto"/>
          </w:divBdr>
        </w:div>
        <w:div w:id="438644570">
          <w:marLeft w:val="640"/>
          <w:marRight w:val="0"/>
          <w:marTop w:val="0"/>
          <w:marBottom w:val="0"/>
          <w:divBdr>
            <w:top w:val="none" w:sz="0" w:space="0" w:color="auto"/>
            <w:left w:val="none" w:sz="0" w:space="0" w:color="auto"/>
            <w:bottom w:val="none" w:sz="0" w:space="0" w:color="auto"/>
            <w:right w:val="none" w:sz="0" w:space="0" w:color="auto"/>
          </w:divBdr>
        </w:div>
        <w:div w:id="675959997">
          <w:marLeft w:val="640"/>
          <w:marRight w:val="0"/>
          <w:marTop w:val="0"/>
          <w:marBottom w:val="0"/>
          <w:divBdr>
            <w:top w:val="none" w:sz="0" w:space="0" w:color="auto"/>
            <w:left w:val="none" w:sz="0" w:space="0" w:color="auto"/>
            <w:bottom w:val="none" w:sz="0" w:space="0" w:color="auto"/>
            <w:right w:val="none" w:sz="0" w:space="0" w:color="auto"/>
          </w:divBdr>
        </w:div>
        <w:div w:id="2025402382">
          <w:marLeft w:val="640"/>
          <w:marRight w:val="0"/>
          <w:marTop w:val="0"/>
          <w:marBottom w:val="0"/>
          <w:divBdr>
            <w:top w:val="none" w:sz="0" w:space="0" w:color="auto"/>
            <w:left w:val="none" w:sz="0" w:space="0" w:color="auto"/>
            <w:bottom w:val="none" w:sz="0" w:space="0" w:color="auto"/>
            <w:right w:val="none" w:sz="0" w:space="0" w:color="auto"/>
          </w:divBdr>
        </w:div>
        <w:div w:id="783886207">
          <w:marLeft w:val="640"/>
          <w:marRight w:val="0"/>
          <w:marTop w:val="0"/>
          <w:marBottom w:val="0"/>
          <w:divBdr>
            <w:top w:val="none" w:sz="0" w:space="0" w:color="auto"/>
            <w:left w:val="none" w:sz="0" w:space="0" w:color="auto"/>
            <w:bottom w:val="none" w:sz="0" w:space="0" w:color="auto"/>
            <w:right w:val="none" w:sz="0" w:space="0" w:color="auto"/>
          </w:divBdr>
        </w:div>
      </w:divsChild>
    </w:div>
    <w:div w:id="903567102">
      <w:bodyDiv w:val="1"/>
      <w:marLeft w:val="0"/>
      <w:marRight w:val="0"/>
      <w:marTop w:val="0"/>
      <w:marBottom w:val="0"/>
      <w:divBdr>
        <w:top w:val="none" w:sz="0" w:space="0" w:color="auto"/>
        <w:left w:val="none" w:sz="0" w:space="0" w:color="auto"/>
        <w:bottom w:val="none" w:sz="0" w:space="0" w:color="auto"/>
        <w:right w:val="none" w:sz="0" w:space="0" w:color="auto"/>
      </w:divBdr>
    </w:div>
    <w:div w:id="907305001">
      <w:bodyDiv w:val="1"/>
      <w:marLeft w:val="0"/>
      <w:marRight w:val="0"/>
      <w:marTop w:val="0"/>
      <w:marBottom w:val="0"/>
      <w:divBdr>
        <w:top w:val="none" w:sz="0" w:space="0" w:color="auto"/>
        <w:left w:val="none" w:sz="0" w:space="0" w:color="auto"/>
        <w:bottom w:val="none" w:sz="0" w:space="0" w:color="auto"/>
        <w:right w:val="none" w:sz="0" w:space="0" w:color="auto"/>
      </w:divBdr>
      <w:divsChild>
        <w:div w:id="1309747755">
          <w:marLeft w:val="640"/>
          <w:marRight w:val="0"/>
          <w:marTop w:val="0"/>
          <w:marBottom w:val="0"/>
          <w:divBdr>
            <w:top w:val="none" w:sz="0" w:space="0" w:color="auto"/>
            <w:left w:val="none" w:sz="0" w:space="0" w:color="auto"/>
            <w:bottom w:val="none" w:sz="0" w:space="0" w:color="auto"/>
            <w:right w:val="none" w:sz="0" w:space="0" w:color="auto"/>
          </w:divBdr>
        </w:div>
        <w:div w:id="1129513162">
          <w:marLeft w:val="640"/>
          <w:marRight w:val="0"/>
          <w:marTop w:val="0"/>
          <w:marBottom w:val="0"/>
          <w:divBdr>
            <w:top w:val="none" w:sz="0" w:space="0" w:color="auto"/>
            <w:left w:val="none" w:sz="0" w:space="0" w:color="auto"/>
            <w:bottom w:val="none" w:sz="0" w:space="0" w:color="auto"/>
            <w:right w:val="none" w:sz="0" w:space="0" w:color="auto"/>
          </w:divBdr>
        </w:div>
        <w:div w:id="1056851800">
          <w:marLeft w:val="640"/>
          <w:marRight w:val="0"/>
          <w:marTop w:val="0"/>
          <w:marBottom w:val="0"/>
          <w:divBdr>
            <w:top w:val="none" w:sz="0" w:space="0" w:color="auto"/>
            <w:left w:val="none" w:sz="0" w:space="0" w:color="auto"/>
            <w:bottom w:val="none" w:sz="0" w:space="0" w:color="auto"/>
            <w:right w:val="none" w:sz="0" w:space="0" w:color="auto"/>
          </w:divBdr>
        </w:div>
        <w:div w:id="686717061">
          <w:marLeft w:val="640"/>
          <w:marRight w:val="0"/>
          <w:marTop w:val="0"/>
          <w:marBottom w:val="0"/>
          <w:divBdr>
            <w:top w:val="none" w:sz="0" w:space="0" w:color="auto"/>
            <w:left w:val="none" w:sz="0" w:space="0" w:color="auto"/>
            <w:bottom w:val="none" w:sz="0" w:space="0" w:color="auto"/>
            <w:right w:val="none" w:sz="0" w:space="0" w:color="auto"/>
          </w:divBdr>
        </w:div>
        <w:div w:id="807281042">
          <w:marLeft w:val="640"/>
          <w:marRight w:val="0"/>
          <w:marTop w:val="0"/>
          <w:marBottom w:val="0"/>
          <w:divBdr>
            <w:top w:val="none" w:sz="0" w:space="0" w:color="auto"/>
            <w:left w:val="none" w:sz="0" w:space="0" w:color="auto"/>
            <w:bottom w:val="none" w:sz="0" w:space="0" w:color="auto"/>
            <w:right w:val="none" w:sz="0" w:space="0" w:color="auto"/>
          </w:divBdr>
        </w:div>
        <w:div w:id="7683567">
          <w:marLeft w:val="640"/>
          <w:marRight w:val="0"/>
          <w:marTop w:val="0"/>
          <w:marBottom w:val="0"/>
          <w:divBdr>
            <w:top w:val="none" w:sz="0" w:space="0" w:color="auto"/>
            <w:left w:val="none" w:sz="0" w:space="0" w:color="auto"/>
            <w:bottom w:val="none" w:sz="0" w:space="0" w:color="auto"/>
            <w:right w:val="none" w:sz="0" w:space="0" w:color="auto"/>
          </w:divBdr>
        </w:div>
        <w:div w:id="558634211">
          <w:marLeft w:val="640"/>
          <w:marRight w:val="0"/>
          <w:marTop w:val="0"/>
          <w:marBottom w:val="0"/>
          <w:divBdr>
            <w:top w:val="none" w:sz="0" w:space="0" w:color="auto"/>
            <w:left w:val="none" w:sz="0" w:space="0" w:color="auto"/>
            <w:bottom w:val="none" w:sz="0" w:space="0" w:color="auto"/>
            <w:right w:val="none" w:sz="0" w:space="0" w:color="auto"/>
          </w:divBdr>
        </w:div>
        <w:div w:id="1497458206">
          <w:marLeft w:val="640"/>
          <w:marRight w:val="0"/>
          <w:marTop w:val="0"/>
          <w:marBottom w:val="0"/>
          <w:divBdr>
            <w:top w:val="none" w:sz="0" w:space="0" w:color="auto"/>
            <w:left w:val="none" w:sz="0" w:space="0" w:color="auto"/>
            <w:bottom w:val="none" w:sz="0" w:space="0" w:color="auto"/>
            <w:right w:val="none" w:sz="0" w:space="0" w:color="auto"/>
          </w:divBdr>
        </w:div>
        <w:div w:id="839271960">
          <w:marLeft w:val="640"/>
          <w:marRight w:val="0"/>
          <w:marTop w:val="0"/>
          <w:marBottom w:val="0"/>
          <w:divBdr>
            <w:top w:val="none" w:sz="0" w:space="0" w:color="auto"/>
            <w:left w:val="none" w:sz="0" w:space="0" w:color="auto"/>
            <w:bottom w:val="none" w:sz="0" w:space="0" w:color="auto"/>
            <w:right w:val="none" w:sz="0" w:space="0" w:color="auto"/>
          </w:divBdr>
        </w:div>
        <w:div w:id="445777591">
          <w:marLeft w:val="640"/>
          <w:marRight w:val="0"/>
          <w:marTop w:val="0"/>
          <w:marBottom w:val="0"/>
          <w:divBdr>
            <w:top w:val="none" w:sz="0" w:space="0" w:color="auto"/>
            <w:left w:val="none" w:sz="0" w:space="0" w:color="auto"/>
            <w:bottom w:val="none" w:sz="0" w:space="0" w:color="auto"/>
            <w:right w:val="none" w:sz="0" w:space="0" w:color="auto"/>
          </w:divBdr>
        </w:div>
      </w:divsChild>
    </w:div>
    <w:div w:id="912392340">
      <w:bodyDiv w:val="1"/>
      <w:marLeft w:val="0"/>
      <w:marRight w:val="0"/>
      <w:marTop w:val="0"/>
      <w:marBottom w:val="0"/>
      <w:divBdr>
        <w:top w:val="none" w:sz="0" w:space="0" w:color="auto"/>
        <w:left w:val="none" w:sz="0" w:space="0" w:color="auto"/>
        <w:bottom w:val="none" w:sz="0" w:space="0" w:color="auto"/>
        <w:right w:val="none" w:sz="0" w:space="0" w:color="auto"/>
      </w:divBdr>
      <w:divsChild>
        <w:div w:id="731922881">
          <w:marLeft w:val="640"/>
          <w:marRight w:val="0"/>
          <w:marTop w:val="0"/>
          <w:marBottom w:val="0"/>
          <w:divBdr>
            <w:top w:val="none" w:sz="0" w:space="0" w:color="auto"/>
            <w:left w:val="none" w:sz="0" w:space="0" w:color="auto"/>
            <w:bottom w:val="none" w:sz="0" w:space="0" w:color="auto"/>
            <w:right w:val="none" w:sz="0" w:space="0" w:color="auto"/>
          </w:divBdr>
        </w:div>
        <w:div w:id="368185588">
          <w:marLeft w:val="640"/>
          <w:marRight w:val="0"/>
          <w:marTop w:val="0"/>
          <w:marBottom w:val="0"/>
          <w:divBdr>
            <w:top w:val="none" w:sz="0" w:space="0" w:color="auto"/>
            <w:left w:val="none" w:sz="0" w:space="0" w:color="auto"/>
            <w:bottom w:val="none" w:sz="0" w:space="0" w:color="auto"/>
            <w:right w:val="none" w:sz="0" w:space="0" w:color="auto"/>
          </w:divBdr>
        </w:div>
        <w:div w:id="1976400847">
          <w:marLeft w:val="640"/>
          <w:marRight w:val="0"/>
          <w:marTop w:val="0"/>
          <w:marBottom w:val="0"/>
          <w:divBdr>
            <w:top w:val="none" w:sz="0" w:space="0" w:color="auto"/>
            <w:left w:val="none" w:sz="0" w:space="0" w:color="auto"/>
            <w:bottom w:val="none" w:sz="0" w:space="0" w:color="auto"/>
            <w:right w:val="none" w:sz="0" w:space="0" w:color="auto"/>
          </w:divBdr>
        </w:div>
        <w:div w:id="1825927259">
          <w:marLeft w:val="640"/>
          <w:marRight w:val="0"/>
          <w:marTop w:val="0"/>
          <w:marBottom w:val="0"/>
          <w:divBdr>
            <w:top w:val="none" w:sz="0" w:space="0" w:color="auto"/>
            <w:left w:val="none" w:sz="0" w:space="0" w:color="auto"/>
            <w:bottom w:val="none" w:sz="0" w:space="0" w:color="auto"/>
            <w:right w:val="none" w:sz="0" w:space="0" w:color="auto"/>
          </w:divBdr>
        </w:div>
        <w:div w:id="2062441215">
          <w:marLeft w:val="640"/>
          <w:marRight w:val="0"/>
          <w:marTop w:val="0"/>
          <w:marBottom w:val="0"/>
          <w:divBdr>
            <w:top w:val="none" w:sz="0" w:space="0" w:color="auto"/>
            <w:left w:val="none" w:sz="0" w:space="0" w:color="auto"/>
            <w:bottom w:val="none" w:sz="0" w:space="0" w:color="auto"/>
            <w:right w:val="none" w:sz="0" w:space="0" w:color="auto"/>
          </w:divBdr>
        </w:div>
        <w:div w:id="454638818">
          <w:marLeft w:val="640"/>
          <w:marRight w:val="0"/>
          <w:marTop w:val="0"/>
          <w:marBottom w:val="0"/>
          <w:divBdr>
            <w:top w:val="none" w:sz="0" w:space="0" w:color="auto"/>
            <w:left w:val="none" w:sz="0" w:space="0" w:color="auto"/>
            <w:bottom w:val="none" w:sz="0" w:space="0" w:color="auto"/>
            <w:right w:val="none" w:sz="0" w:space="0" w:color="auto"/>
          </w:divBdr>
        </w:div>
        <w:div w:id="892696181">
          <w:marLeft w:val="640"/>
          <w:marRight w:val="0"/>
          <w:marTop w:val="0"/>
          <w:marBottom w:val="0"/>
          <w:divBdr>
            <w:top w:val="none" w:sz="0" w:space="0" w:color="auto"/>
            <w:left w:val="none" w:sz="0" w:space="0" w:color="auto"/>
            <w:bottom w:val="none" w:sz="0" w:space="0" w:color="auto"/>
            <w:right w:val="none" w:sz="0" w:space="0" w:color="auto"/>
          </w:divBdr>
        </w:div>
        <w:div w:id="524295485">
          <w:marLeft w:val="640"/>
          <w:marRight w:val="0"/>
          <w:marTop w:val="0"/>
          <w:marBottom w:val="0"/>
          <w:divBdr>
            <w:top w:val="none" w:sz="0" w:space="0" w:color="auto"/>
            <w:left w:val="none" w:sz="0" w:space="0" w:color="auto"/>
            <w:bottom w:val="none" w:sz="0" w:space="0" w:color="auto"/>
            <w:right w:val="none" w:sz="0" w:space="0" w:color="auto"/>
          </w:divBdr>
        </w:div>
        <w:div w:id="1243636621">
          <w:marLeft w:val="640"/>
          <w:marRight w:val="0"/>
          <w:marTop w:val="0"/>
          <w:marBottom w:val="0"/>
          <w:divBdr>
            <w:top w:val="none" w:sz="0" w:space="0" w:color="auto"/>
            <w:left w:val="none" w:sz="0" w:space="0" w:color="auto"/>
            <w:bottom w:val="none" w:sz="0" w:space="0" w:color="auto"/>
            <w:right w:val="none" w:sz="0" w:space="0" w:color="auto"/>
          </w:divBdr>
        </w:div>
        <w:div w:id="886573910">
          <w:marLeft w:val="640"/>
          <w:marRight w:val="0"/>
          <w:marTop w:val="0"/>
          <w:marBottom w:val="0"/>
          <w:divBdr>
            <w:top w:val="none" w:sz="0" w:space="0" w:color="auto"/>
            <w:left w:val="none" w:sz="0" w:space="0" w:color="auto"/>
            <w:bottom w:val="none" w:sz="0" w:space="0" w:color="auto"/>
            <w:right w:val="none" w:sz="0" w:space="0" w:color="auto"/>
          </w:divBdr>
        </w:div>
        <w:div w:id="1990354139">
          <w:marLeft w:val="640"/>
          <w:marRight w:val="0"/>
          <w:marTop w:val="0"/>
          <w:marBottom w:val="0"/>
          <w:divBdr>
            <w:top w:val="none" w:sz="0" w:space="0" w:color="auto"/>
            <w:left w:val="none" w:sz="0" w:space="0" w:color="auto"/>
            <w:bottom w:val="none" w:sz="0" w:space="0" w:color="auto"/>
            <w:right w:val="none" w:sz="0" w:space="0" w:color="auto"/>
          </w:divBdr>
        </w:div>
        <w:div w:id="1500466945">
          <w:marLeft w:val="640"/>
          <w:marRight w:val="0"/>
          <w:marTop w:val="0"/>
          <w:marBottom w:val="0"/>
          <w:divBdr>
            <w:top w:val="none" w:sz="0" w:space="0" w:color="auto"/>
            <w:left w:val="none" w:sz="0" w:space="0" w:color="auto"/>
            <w:bottom w:val="none" w:sz="0" w:space="0" w:color="auto"/>
            <w:right w:val="none" w:sz="0" w:space="0" w:color="auto"/>
          </w:divBdr>
        </w:div>
        <w:div w:id="1750302136">
          <w:marLeft w:val="640"/>
          <w:marRight w:val="0"/>
          <w:marTop w:val="0"/>
          <w:marBottom w:val="0"/>
          <w:divBdr>
            <w:top w:val="none" w:sz="0" w:space="0" w:color="auto"/>
            <w:left w:val="none" w:sz="0" w:space="0" w:color="auto"/>
            <w:bottom w:val="none" w:sz="0" w:space="0" w:color="auto"/>
            <w:right w:val="none" w:sz="0" w:space="0" w:color="auto"/>
          </w:divBdr>
        </w:div>
        <w:div w:id="966817768">
          <w:marLeft w:val="640"/>
          <w:marRight w:val="0"/>
          <w:marTop w:val="0"/>
          <w:marBottom w:val="0"/>
          <w:divBdr>
            <w:top w:val="none" w:sz="0" w:space="0" w:color="auto"/>
            <w:left w:val="none" w:sz="0" w:space="0" w:color="auto"/>
            <w:bottom w:val="none" w:sz="0" w:space="0" w:color="auto"/>
            <w:right w:val="none" w:sz="0" w:space="0" w:color="auto"/>
          </w:divBdr>
        </w:div>
      </w:divsChild>
    </w:div>
    <w:div w:id="912590929">
      <w:bodyDiv w:val="1"/>
      <w:marLeft w:val="0"/>
      <w:marRight w:val="0"/>
      <w:marTop w:val="0"/>
      <w:marBottom w:val="0"/>
      <w:divBdr>
        <w:top w:val="none" w:sz="0" w:space="0" w:color="auto"/>
        <w:left w:val="none" w:sz="0" w:space="0" w:color="auto"/>
        <w:bottom w:val="none" w:sz="0" w:space="0" w:color="auto"/>
        <w:right w:val="none" w:sz="0" w:space="0" w:color="auto"/>
      </w:divBdr>
    </w:div>
    <w:div w:id="921334710">
      <w:bodyDiv w:val="1"/>
      <w:marLeft w:val="0"/>
      <w:marRight w:val="0"/>
      <w:marTop w:val="0"/>
      <w:marBottom w:val="0"/>
      <w:divBdr>
        <w:top w:val="none" w:sz="0" w:space="0" w:color="auto"/>
        <w:left w:val="none" w:sz="0" w:space="0" w:color="auto"/>
        <w:bottom w:val="none" w:sz="0" w:space="0" w:color="auto"/>
        <w:right w:val="none" w:sz="0" w:space="0" w:color="auto"/>
      </w:divBdr>
      <w:divsChild>
        <w:div w:id="1858694968">
          <w:marLeft w:val="640"/>
          <w:marRight w:val="0"/>
          <w:marTop w:val="0"/>
          <w:marBottom w:val="0"/>
          <w:divBdr>
            <w:top w:val="none" w:sz="0" w:space="0" w:color="auto"/>
            <w:left w:val="none" w:sz="0" w:space="0" w:color="auto"/>
            <w:bottom w:val="none" w:sz="0" w:space="0" w:color="auto"/>
            <w:right w:val="none" w:sz="0" w:space="0" w:color="auto"/>
          </w:divBdr>
        </w:div>
        <w:div w:id="1421754627">
          <w:marLeft w:val="640"/>
          <w:marRight w:val="0"/>
          <w:marTop w:val="0"/>
          <w:marBottom w:val="0"/>
          <w:divBdr>
            <w:top w:val="none" w:sz="0" w:space="0" w:color="auto"/>
            <w:left w:val="none" w:sz="0" w:space="0" w:color="auto"/>
            <w:bottom w:val="none" w:sz="0" w:space="0" w:color="auto"/>
            <w:right w:val="none" w:sz="0" w:space="0" w:color="auto"/>
          </w:divBdr>
        </w:div>
        <w:div w:id="690381473">
          <w:marLeft w:val="640"/>
          <w:marRight w:val="0"/>
          <w:marTop w:val="0"/>
          <w:marBottom w:val="0"/>
          <w:divBdr>
            <w:top w:val="none" w:sz="0" w:space="0" w:color="auto"/>
            <w:left w:val="none" w:sz="0" w:space="0" w:color="auto"/>
            <w:bottom w:val="none" w:sz="0" w:space="0" w:color="auto"/>
            <w:right w:val="none" w:sz="0" w:space="0" w:color="auto"/>
          </w:divBdr>
        </w:div>
        <w:div w:id="1628851437">
          <w:marLeft w:val="640"/>
          <w:marRight w:val="0"/>
          <w:marTop w:val="0"/>
          <w:marBottom w:val="0"/>
          <w:divBdr>
            <w:top w:val="none" w:sz="0" w:space="0" w:color="auto"/>
            <w:left w:val="none" w:sz="0" w:space="0" w:color="auto"/>
            <w:bottom w:val="none" w:sz="0" w:space="0" w:color="auto"/>
            <w:right w:val="none" w:sz="0" w:space="0" w:color="auto"/>
          </w:divBdr>
        </w:div>
        <w:div w:id="1060784264">
          <w:marLeft w:val="640"/>
          <w:marRight w:val="0"/>
          <w:marTop w:val="0"/>
          <w:marBottom w:val="0"/>
          <w:divBdr>
            <w:top w:val="none" w:sz="0" w:space="0" w:color="auto"/>
            <w:left w:val="none" w:sz="0" w:space="0" w:color="auto"/>
            <w:bottom w:val="none" w:sz="0" w:space="0" w:color="auto"/>
            <w:right w:val="none" w:sz="0" w:space="0" w:color="auto"/>
          </w:divBdr>
        </w:div>
        <w:div w:id="389964155">
          <w:marLeft w:val="640"/>
          <w:marRight w:val="0"/>
          <w:marTop w:val="0"/>
          <w:marBottom w:val="0"/>
          <w:divBdr>
            <w:top w:val="none" w:sz="0" w:space="0" w:color="auto"/>
            <w:left w:val="none" w:sz="0" w:space="0" w:color="auto"/>
            <w:bottom w:val="none" w:sz="0" w:space="0" w:color="auto"/>
            <w:right w:val="none" w:sz="0" w:space="0" w:color="auto"/>
          </w:divBdr>
        </w:div>
        <w:div w:id="1218586214">
          <w:marLeft w:val="640"/>
          <w:marRight w:val="0"/>
          <w:marTop w:val="0"/>
          <w:marBottom w:val="0"/>
          <w:divBdr>
            <w:top w:val="none" w:sz="0" w:space="0" w:color="auto"/>
            <w:left w:val="none" w:sz="0" w:space="0" w:color="auto"/>
            <w:bottom w:val="none" w:sz="0" w:space="0" w:color="auto"/>
            <w:right w:val="none" w:sz="0" w:space="0" w:color="auto"/>
          </w:divBdr>
        </w:div>
        <w:div w:id="919174927">
          <w:marLeft w:val="640"/>
          <w:marRight w:val="0"/>
          <w:marTop w:val="0"/>
          <w:marBottom w:val="0"/>
          <w:divBdr>
            <w:top w:val="none" w:sz="0" w:space="0" w:color="auto"/>
            <w:left w:val="none" w:sz="0" w:space="0" w:color="auto"/>
            <w:bottom w:val="none" w:sz="0" w:space="0" w:color="auto"/>
            <w:right w:val="none" w:sz="0" w:space="0" w:color="auto"/>
          </w:divBdr>
        </w:div>
        <w:div w:id="274220400">
          <w:marLeft w:val="640"/>
          <w:marRight w:val="0"/>
          <w:marTop w:val="0"/>
          <w:marBottom w:val="0"/>
          <w:divBdr>
            <w:top w:val="none" w:sz="0" w:space="0" w:color="auto"/>
            <w:left w:val="none" w:sz="0" w:space="0" w:color="auto"/>
            <w:bottom w:val="none" w:sz="0" w:space="0" w:color="auto"/>
            <w:right w:val="none" w:sz="0" w:space="0" w:color="auto"/>
          </w:divBdr>
        </w:div>
        <w:div w:id="1719477389">
          <w:marLeft w:val="640"/>
          <w:marRight w:val="0"/>
          <w:marTop w:val="0"/>
          <w:marBottom w:val="0"/>
          <w:divBdr>
            <w:top w:val="none" w:sz="0" w:space="0" w:color="auto"/>
            <w:left w:val="none" w:sz="0" w:space="0" w:color="auto"/>
            <w:bottom w:val="none" w:sz="0" w:space="0" w:color="auto"/>
            <w:right w:val="none" w:sz="0" w:space="0" w:color="auto"/>
          </w:divBdr>
        </w:div>
        <w:div w:id="1208569670">
          <w:marLeft w:val="640"/>
          <w:marRight w:val="0"/>
          <w:marTop w:val="0"/>
          <w:marBottom w:val="0"/>
          <w:divBdr>
            <w:top w:val="none" w:sz="0" w:space="0" w:color="auto"/>
            <w:left w:val="none" w:sz="0" w:space="0" w:color="auto"/>
            <w:bottom w:val="none" w:sz="0" w:space="0" w:color="auto"/>
            <w:right w:val="none" w:sz="0" w:space="0" w:color="auto"/>
          </w:divBdr>
        </w:div>
        <w:div w:id="1150243268">
          <w:marLeft w:val="640"/>
          <w:marRight w:val="0"/>
          <w:marTop w:val="0"/>
          <w:marBottom w:val="0"/>
          <w:divBdr>
            <w:top w:val="none" w:sz="0" w:space="0" w:color="auto"/>
            <w:left w:val="none" w:sz="0" w:space="0" w:color="auto"/>
            <w:bottom w:val="none" w:sz="0" w:space="0" w:color="auto"/>
            <w:right w:val="none" w:sz="0" w:space="0" w:color="auto"/>
          </w:divBdr>
        </w:div>
        <w:div w:id="1904288686">
          <w:marLeft w:val="640"/>
          <w:marRight w:val="0"/>
          <w:marTop w:val="0"/>
          <w:marBottom w:val="0"/>
          <w:divBdr>
            <w:top w:val="none" w:sz="0" w:space="0" w:color="auto"/>
            <w:left w:val="none" w:sz="0" w:space="0" w:color="auto"/>
            <w:bottom w:val="none" w:sz="0" w:space="0" w:color="auto"/>
            <w:right w:val="none" w:sz="0" w:space="0" w:color="auto"/>
          </w:divBdr>
        </w:div>
        <w:div w:id="1526406152">
          <w:marLeft w:val="640"/>
          <w:marRight w:val="0"/>
          <w:marTop w:val="0"/>
          <w:marBottom w:val="0"/>
          <w:divBdr>
            <w:top w:val="none" w:sz="0" w:space="0" w:color="auto"/>
            <w:left w:val="none" w:sz="0" w:space="0" w:color="auto"/>
            <w:bottom w:val="none" w:sz="0" w:space="0" w:color="auto"/>
            <w:right w:val="none" w:sz="0" w:space="0" w:color="auto"/>
          </w:divBdr>
        </w:div>
        <w:div w:id="1847938465">
          <w:marLeft w:val="640"/>
          <w:marRight w:val="0"/>
          <w:marTop w:val="0"/>
          <w:marBottom w:val="0"/>
          <w:divBdr>
            <w:top w:val="none" w:sz="0" w:space="0" w:color="auto"/>
            <w:left w:val="none" w:sz="0" w:space="0" w:color="auto"/>
            <w:bottom w:val="none" w:sz="0" w:space="0" w:color="auto"/>
            <w:right w:val="none" w:sz="0" w:space="0" w:color="auto"/>
          </w:divBdr>
        </w:div>
      </w:divsChild>
    </w:div>
    <w:div w:id="926352863">
      <w:bodyDiv w:val="1"/>
      <w:marLeft w:val="0"/>
      <w:marRight w:val="0"/>
      <w:marTop w:val="0"/>
      <w:marBottom w:val="0"/>
      <w:divBdr>
        <w:top w:val="none" w:sz="0" w:space="0" w:color="auto"/>
        <w:left w:val="none" w:sz="0" w:space="0" w:color="auto"/>
        <w:bottom w:val="none" w:sz="0" w:space="0" w:color="auto"/>
        <w:right w:val="none" w:sz="0" w:space="0" w:color="auto"/>
      </w:divBdr>
      <w:divsChild>
        <w:div w:id="1764574184">
          <w:marLeft w:val="640"/>
          <w:marRight w:val="0"/>
          <w:marTop w:val="0"/>
          <w:marBottom w:val="0"/>
          <w:divBdr>
            <w:top w:val="none" w:sz="0" w:space="0" w:color="auto"/>
            <w:left w:val="none" w:sz="0" w:space="0" w:color="auto"/>
            <w:bottom w:val="none" w:sz="0" w:space="0" w:color="auto"/>
            <w:right w:val="none" w:sz="0" w:space="0" w:color="auto"/>
          </w:divBdr>
        </w:div>
        <w:div w:id="683366532">
          <w:marLeft w:val="640"/>
          <w:marRight w:val="0"/>
          <w:marTop w:val="0"/>
          <w:marBottom w:val="0"/>
          <w:divBdr>
            <w:top w:val="none" w:sz="0" w:space="0" w:color="auto"/>
            <w:left w:val="none" w:sz="0" w:space="0" w:color="auto"/>
            <w:bottom w:val="none" w:sz="0" w:space="0" w:color="auto"/>
            <w:right w:val="none" w:sz="0" w:space="0" w:color="auto"/>
          </w:divBdr>
        </w:div>
        <w:div w:id="1456021265">
          <w:marLeft w:val="640"/>
          <w:marRight w:val="0"/>
          <w:marTop w:val="0"/>
          <w:marBottom w:val="0"/>
          <w:divBdr>
            <w:top w:val="none" w:sz="0" w:space="0" w:color="auto"/>
            <w:left w:val="none" w:sz="0" w:space="0" w:color="auto"/>
            <w:bottom w:val="none" w:sz="0" w:space="0" w:color="auto"/>
            <w:right w:val="none" w:sz="0" w:space="0" w:color="auto"/>
          </w:divBdr>
        </w:div>
        <w:div w:id="1900093829">
          <w:marLeft w:val="640"/>
          <w:marRight w:val="0"/>
          <w:marTop w:val="0"/>
          <w:marBottom w:val="0"/>
          <w:divBdr>
            <w:top w:val="none" w:sz="0" w:space="0" w:color="auto"/>
            <w:left w:val="none" w:sz="0" w:space="0" w:color="auto"/>
            <w:bottom w:val="none" w:sz="0" w:space="0" w:color="auto"/>
            <w:right w:val="none" w:sz="0" w:space="0" w:color="auto"/>
          </w:divBdr>
        </w:div>
        <w:div w:id="13112870">
          <w:marLeft w:val="640"/>
          <w:marRight w:val="0"/>
          <w:marTop w:val="0"/>
          <w:marBottom w:val="0"/>
          <w:divBdr>
            <w:top w:val="none" w:sz="0" w:space="0" w:color="auto"/>
            <w:left w:val="none" w:sz="0" w:space="0" w:color="auto"/>
            <w:bottom w:val="none" w:sz="0" w:space="0" w:color="auto"/>
            <w:right w:val="none" w:sz="0" w:space="0" w:color="auto"/>
          </w:divBdr>
        </w:div>
        <w:div w:id="725832756">
          <w:marLeft w:val="640"/>
          <w:marRight w:val="0"/>
          <w:marTop w:val="0"/>
          <w:marBottom w:val="0"/>
          <w:divBdr>
            <w:top w:val="none" w:sz="0" w:space="0" w:color="auto"/>
            <w:left w:val="none" w:sz="0" w:space="0" w:color="auto"/>
            <w:bottom w:val="none" w:sz="0" w:space="0" w:color="auto"/>
            <w:right w:val="none" w:sz="0" w:space="0" w:color="auto"/>
          </w:divBdr>
        </w:div>
        <w:div w:id="1807308145">
          <w:marLeft w:val="640"/>
          <w:marRight w:val="0"/>
          <w:marTop w:val="0"/>
          <w:marBottom w:val="0"/>
          <w:divBdr>
            <w:top w:val="none" w:sz="0" w:space="0" w:color="auto"/>
            <w:left w:val="none" w:sz="0" w:space="0" w:color="auto"/>
            <w:bottom w:val="none" w:sz="0" w:space="0" w:color="auto"/>
            <w:right w:val="none" w:sz="0" w:space="0" w:color="auto"/>
          </w:divBdr>
        </w:div>
        <w:div w:id="1850676273">
          <w:marLeft w:val="640"/>
          <w:marRight w:val="0"/>
          <w:marTop w:val="0"/>
          <w:marBottom w:val="0"/>
          <w:divBdr>
            <w:top w:val="none" w:sz="0" w:space="0" w:color="auto"/>
            <w:left w:val="none" w:sz="0" w:space="0" w:color="auto"/>
            <w:bottom w:val="none" w:sz="0" w:space="0" w:color="auto"/>
            <w:right w:val="none" w:sz="0" w:space="0" w:color="auto"/>
          </w:divBdr>
        </w:div>
        <w:div w:id="644352890">
          <w:marLeft w:val="640"/>
          <w:marRight w:val="0"/>
          <w:marTop w:val="0"/>
          <w:marBottom w:val="0"/>
          <w:divBdr>
            <w:top w:val="none" w:sz="0" w:space="0" w:color="auto"/>
            <w:left w:val="none" w:sz="0" w:space="0" w:color="auto"/>
            <w:bottom w:val="none" w:sz="0" w:space="0" w:color="auto"/>
            <w:right w:val="none" w:sz="0" w:space="0" w:color="auto"/>
          </w:divBdr>
        </w:div>
        <w:div w:id="1640190670">
          <w:marLeft w:val="640"/>
          <w:marRight w:val="0"/>
          <w:marTop w:val="0"/>
          <w:marBottom w:val="0"/>
          <w:divBdr>
            <w:top w:val="none" w:sz="0" w:space="0" w:color="auto"/>
            <w:left w:val="none" w:sz="0" w:space="0" w:color="auto"/>
            <w:bottom w:val="none" w:sz="0" w:space="0" w:color="auto"/>
            <w:right w:val="none" w:sz="0" w:space="0" w:color="auto"/>
          </w:divBdr>
        </w:div>
        <w:div w:id="1237127326">
          <w:marLeft w:val="640"/>
          <w:marRight w:val="0"/>
          <w:marTop w:val="0"/>
          <w:marBottom w:val="0"/>
          <w:divBdr>
            <w:top w:val="none" w:sz="0" w:space="0" w:color="auto"/>
            <w:left w:val="none" w:sz="0" w:space="0" w:color="auto"/>
            <w:bottom w:val="none" w:sz="0" w:space="0" w:color="auto"/>
            <w:right w:val="none" w:sz="0" w:space="0" w:color="auto"/>
          </w:divBdr>
        </w:div>
        <w:div w:id="234125180">
          <w:marLeft w:val="640"/>
          <w:marRight w:val="0"/>
          <w:marTop w:val="0"/>
          <w:marBottom w:val="0"/>
          <w:divBdr>
            <w:top w:val="none" w:sz="0" w:space="0" w:color="auto"/>
            <w:left w:val="none" w:sz="0" w:space="0" w:color="auto"/>
            <w:bottom w:val="none" w:sz="0" w:space="0" w:color="auto"/>
            <w:right w:val="none" w:sz="0" w:space="0" w:color="auto"/>
          </w:divBdr>
        </w:div>
        <w:div w:id="1968394208">
          <w:marLeft w:val="640"/>
          <w:marRight w:val="0"/>
          <w:marTop w:val="0"/>
          <w:marBottom w:val="0"/>
          <w:divBdr>
            <w:top w:val="none" w:sz="0" w:space="0" w:color="auto"/>
            <w:left w:val="none" w:sz="0" w:space="0" w:color="auto"/>
            <w:bottom w:val="none" w:sz="0" w:space="0" w:color="auto"/>
            <w:right w:val="none" w:sz="0" w:space="0" w:color="auto"/>
          </w:divBdr>
        </w:div>
        <w:div w:id="1866559258">
          <w:marLeft w:val="640"/>
          <w:marRight w:val="0"/>
          <w:marTop w:val="0"/>
          <w:marBottom w:val="0"/>
          <w:divBdr>
            <w:top w:val="none" w:sz="0" w:space="0" w:color="auto"/>
            <w:left w:val="none" w:sz="0" w:space="0" w:color="auto"/>
            <w:bottom w:val="none" w:sz="0" w:space="0" w:color="auto"/>
            <w:right w:val="none" w:sz="0" w:space="0" w:color="auto"/>
          </w:divBdr>
        </w:div>
        <w:div w:id="1623270133">
          <w:marLeft w:val="640"/>
          <w:marRight w:val="0"/>
          <w:marTop w:val="0"/>
          <w:marBottom w:val="0"/>
          <w:divBdr>
            <w:top w:val="none" w:sz="0" w:space="0" w:color="auto"/>
            <w:left w:val="none" w:sz="0" w:space="0" w:color="auto"/>
            <w:bottom w:val="none" w:sz="0" w:space="0" w:color="auto"/>
            <w:right w:val="none" w:sz="0" w:space="0" w:color="auto"/>
          </w:divBdr>
        </w:div>
        <w:div w:id="671488971">
          <w:marLeft w:val="640"/>
          <w:marRight w:val="0"/>
          <w:marTop w:val="0"/>
          <w:marBottom w:val="0"/>
          <w:divBdr>
            <w:top w:val="none" w:sz="0" w:space="0" w:color="auto"/>
            <w:left w:val="none" w:sz="0" w:space="0" w:color="auto"/>
            <w:bottom w:val="none" w:sz="0" w:space="0" w:color="auto"/>
            <w:right w:val="none" w:sz="0" w:space="0" w:color="auto"/>
          </w:divBdr>
        </w:div>
        <w:div w:id="1522940555">
          <w:marLeft w:val="640"/>
          <w:marRight w:val="0"/>
          <w:marTop w:val="0"/>
          <w:marBottom w:val="0"/>
          <w:divBdr>
            <w:top w:val="none" w:sz="0" w:space="0" w:color="auto"/>
            <w:left w:val="none" w:sz="0" w:space="0" w:color="auto"/>
            <w:bottom w:val="none" w:sz="0" w:space="0" w:color="auto"/>
            <w:right w:val="none" w:sz="0" w:space="0" w:color="auto"/>
          </w:divBdr>
        </w:div>
        <w:div w:id="1928921632">
          <w:marLeft w:val="640"/>
          <w:marRight w:val="0"/>
          <w:marTop w:val="0"/>
          <w:marBottom w:val="0"/>
          <w:divBdr>
            <w:top w:val="none" w:sz="0" w:space="0" w:color="auto"/>
            <w:left w:val="none" w:sz="0" w:space="0" w:color="auto"/>
            <w:bottom w:val="none" w:sz="0" w:space="0" w:color="auto"/>
            <w:right w:val="none" w:sz="0" w:space="0" w:color="auto"/>
          </w:divBdr>
        </w:div>
        <w:div w:id="496045098">
          <w:marLeft w:val="640"/>
          <w:marRight w:val="0"/>
          <w:marTop w:val="0"/>
          <w:marBottom w:val="0"/>
          <w:divBdr>
            <w:top w:val="none" w:sz="0" w:space="0" w:color="auto"/>
            <w:left w:val="none" w:sz="0" w:space="0" w:color="auto"/>
            <w:bottom w:val="none" w:sz="0" w:space="0" w:color="auto"/>
            <w:right w:val="none" w:sz="0" w:space="0" w:color="auto"/>
          </w:divBdr>
        </w:div>
      </w:divsChild>
    </w:div>
    <w:div w:id="928076313">
      <w:bodyDiv w:val="1"/>
      <w:marLeft w:val="0"/>
      <w:marRight w:val="0"/>
      <w:marTop w:val="0"/>
      <w:marBottom w:val="0"/>
      <w:divBdr>
        <w:top w:val="none" w:sz="0" w:space="0" w:color="auto"/>
        <w:left w:val="none" w:sz="0" w:space="0" w:color="auto"/>
        <w:bottom w:val="none" w:sz="0" w:space="0" w:color="auto"/>
        <w:right w:val="none" w:sz="0" w:space="0" w:color="auto"/>
      </w:divBdr>
      <w:divsChild>
        <w:div w:id="417405326">
          <w:marLeft w:val="640"/>
          <w:marRight w:val="0"/>
          <w:marTop w:val="0"/>
          <w:marBottom w:val="0"/>
          <w:divBdr>
            <w:top w:val="none" w:sz="0" w:space="0" w:color="auto"/>
            <w:left w:val="none" w:sz="0" w:space="0" w:color="auto"/>
            <w:bottom w:val="none" w:sz="0" w:space="0" w:color="auto"/>
            <w:right w:val="none" w:sz="0" w:space="0" w:color="auto"/>
          </w:divBdr>
        </w:div>
        <w:div w:id="1714037940">
          <w:marLeft w:val="640"/>
          <w:marRight w:val="0"/>
          <w:marTop w:val="0"/>
          <w:marBottom w:val="0"/>
          <w:divBdr>
            <w:top w:val="none" w:sz="0" w:space="0" w:color="auto"/>
            <w:left w:val="none" w:sz="0" w:space="0" w:color="auto"/>
            <w:bottom w:val="none" w:sz="0" w:space="0" w:color="auto"/>
            <w:right w:val="none" w:sz="0" w:space="0" w:color="auto"/>
          </w:divBdr>
        </w:div>
        <w:div w:id="718748783">
          <w:marLeft w:val="640"/>
          <w:marRight w:val="0"/>
          <w:marTop w:val="0"/>
          <w:marBottom w:val="0"/>
          <w:divBdr>
            <w:top w:val="none" w:sz="0" w:space="0" w:color="auto"/>
            <w:left w:val="none" w:sz="0" w:space="0" w:color="auto"/>
            <w:bottom w:val="none" w:sz="0" w:space="0" w:color="auto"/>
            <w:right w:val="none" w:sz="0" w:space="0" w:color="auto"/>
          </w:divBdr>
        </w:div>
        <w:div w:id="211768020">
          <w:marLeft w:val="640"/>
          <w:marRight w:val="0"/>
          <w:marTop w:val="0"/>
          <w:marBottom w:val="0"/>
          <w:divBdr>
            <w:top w:val="none" w:sz="0" w:space="0" w:color="auto"/>
            <w:left w:val="none" w:sz="0" w:space="0" w:color="auto"/>
            <w:bottom w:val="none" w:sz="0" w:space="0" w:color="auto"/>
            <w:right w:val="none" w:sz="0" w:space="0" w:color="auto"/>
          </w:divBdr>
        </w:div>
        <w:div w:id="512766626">
          <w:marLeft w:val="640"/>
          <w:marRight w:val="0"/>
          <w:marTop w:val="0"/>
          <w:marBottom w:val="0"/>
          <w:divBdr>
            <w:top w:val="none" w:sz="0" w:space="0" w:color="auto"/>
            <w:left w:val="none" w:sz="0" w:space="0" w:color="auto"/>
            <w:bottom w:val="none" w:sz="0" w:space="0" w:color="auto"/>
            <w:right w:val="none" w:sz="0" w:space="0" w:color="auto"/>
          </w:divBdr>
        </w:div>
        <w:div w:id="104614673">
          <w:marLeft w:val="640"/>
          <w:marRight w:val="0"/>
          <w:marTop w:val="0"/>
          <w:marBottom w:val="0"/>
          <w:divBdr>
            <w:top w:val="none" w:sz="0" w:space="0" w:color="auto"/>
            <w:left w:val="none" w:sz="0" w:space="0" w:color="auto"/>
            <w:bottom w:val="none" w:sz="0" w:space="0" w:color="auto"/>
            <w:right w:val="none" w:sz="0" w:space="0" w:color="auto"/>
          </w:divBdr>
        </w:div>
        <w:div w:id="1774397693">
          <w:marLeft w:val="640"/>
          <w:marRight w:val="0"/>
          <w:marTop w:val="0"/>
          <w:marBottom w:val="0"/>
          <w:divBdr>
            <w:top w:val="none" w:sz="0" w:space="0" w:color="auto"/>
            <w:left w:val="none" w:sz="0" w:space="0" w:color="auto"/>
            <w:bottom w:val="none" w:sz="0" w:space="0" w:color="auto"/>
            <w:right w:val="none" w:sz="0" w:space="0" w:color="auto"/>
          </w:divBdr>
        </w:div>
        <w:div w:id="1993673940">
          <w:marLeft w:val="640"/>
          <w:marRight w:val="0"/>
          <w:marTop w:val="0"/>
          <w:marBottom w:val="0"/>
          <w:divBdr>
            <w:top w:val="none" w:sz="0" w:space="0" w:color="auto"/>
            <w:left w:val="none" w:sz="0" w:space="0" w:color="auto"/>
            <w:bottom w:val="none" w:sz="0" w:space="0" w:color="auto"/>
            <w:right w:val="none" w:sz="0" w:space="0" w:color="auto"/>
          </w:divBdr>
        </w:div>
        <w:div w:id="562912569">
          <w:marLeft w:val="640"/>
          <w:marRight w:val="0"/>
          <w:marTop w:val="0"/>
          <w:marBottom w:val="0"/>
          <w:divBdr>
            <w:top w:val="none" w:sz="0" w:space="0" w:color="auto"/>
            <w:left w:val="none" w:sz="0" w:space="0" w:color="auto"/>
            <w:bottom w:val="none" w:sz="0" w:space="0" w:color="auto"/>
            <w:right w:val="none" w:sz="0" w:space="0" w:color="auto"/>
          </w:divBdr>
        </w:div>
        <w:div w:id="65764024">
          <w:marLeft w:val="640"/>
          <w:marRight w:val="0"/>
          <w:marTop w:val="0"/>
          <w:marBottom w:val="0"/>
          <w:divBdr>
            <w:top w:val="none" w:sz="0" w:space="0" w:color="auto"/>
            <w:left w:val="none" w:sz="0" w:space="0" w:color="auto"/>
            <w:bottom w:val="none" w:sz="0" w:space="0" w:color="auto"/>
            <w:right w:val="none" w:sz="0" w:space="0" w:color="auto"/>
          </w:divBdr>
        </w:div>
        <w:div w:id="235088313">
          <w:marLeft w:val="640"/>
          <w:marRight w:val="0"/>
          <w:marTop w:val="0"/>
          <w:marBottom w:val="0"/>
          <w:divBdr>
            <w:top w:val="none" w:sz="0" w:space="0" w:color="auto"/>
            <w:left w:val="none" w:sz="0" w:space="0" w:color="auto"/>
            <w:bottom w:val="none" w:sz="0" w:space="0" w:color="auto"/>
            <w:right w:val="none" w:sz="0" w:space="0" w:color="auto"/>
          </w:divBdr>
        </w:div>
        <w:div w:id="712779039">
          <w:marLeft w:val="640"/>
          <w:marRight w:val="0"/>
          <w:marTop w:val="0"/>
          <w:marBottom w:val="0"/>
          <w:divBdr>
            <w:top w:val="none" w:sz="0" w:space="0" w:color="auto"/>
            <w:left w:val="none" w:sz="0" w:space="0" w:color="auto"/>
            <w:bottom w:val="none" w:sz="0" w:space="0" w:color="auto"/>
            <w:right w:val="none" w:sz="0" w:space="0" w:color="auto"/>
          </w:divBdr>
        </w:div>
      </w:divsChild>
    </w:div>
    <w:div w:id="930165974">
      <w:bodyDiv w:val="1"/>
      <w:marLeft w:val="0"/>
      <w:marRight w:val="0"/>
      <w:marTop w:val="0"/>
      <w:marBottom w:val="0"/>
      <w:divBdr>
        <w:top w:val="none" w:sz="0" w:space="0" w:color="auto"/>
        <w:left w:val="none" w:sz="0" w:space="0" w:color="auto"/>
        <w:bottom w:val="none" w:sz="0" w:space="0" w:color="auto"/>
        <w:right w:val="none" w:sz="0" w:space="0" w:color="auto"/>
      </w:divBdr>
      <w:divsChild>
        <w:div w:id="208538311">
          <w:marLeft w:val="640"/>
          <w:marRight w:val="0"/>
          <w:marTop w:val="0"/>
          <w:marBottom w:val="0"/>
          <w:divBdr>
            <w:top w:val="none" w:sz="0" w:space="0" w:color="auto"/>
            <w:left w:val="none" w:sz="0" w:space="0" w:color="auto"/>
            <w:bottom w:val="none" w:sz="0" w:space="0" w:color="auto"/>
            <w:right w:val="none" w:sz="0" w:space="0" w:color="auto"/>
          </w:divBdr>
        </w:div>
        <w:div w:id="49111408">
          <w:marLeft w:val="640"/>
          <w:marRight w:val="0"/>
          <w:marTop w:val="0"/>
          <w:marBottom w:val="0"/>
          <w:divBdr>
            <w:top w:val="none" w:sz="0" w:space="0" w:color="auto"/>
            <w:left w:val="none" w:sz="0" w:space="0" w:color="auto"/>
            <w:bottom w:val="none" w:sz="0" w:space="0" w:color="auto"/>
            <w:right w:val="none" w:sz="0" w:space="0" w:color="auto"/>
          </w:divBdr>
        </w:div>
        <w:div w:id="423116823">
          <w:marLeft w:val="640"/>
          <w:marRight w:val="0"/>
          <w:marTop w:val="0"/>
          <w:marBottom w:val="0"/>
          <w:divBdr>
            <w:top w:val="none" w:sz="0" w:space="0" w:color="auto"/>
            <w:left w:val="none" w:sz="0" w:space="0" w:color="auto"/>
            <w:bottom w:val="none" w:sz="0" w:space="0" w:color="auto"/>
            <w:right w:val="none" w:sz="0" w:space="0" w:color="auto"/>
          </w:divBdr>
        </w:div>
        <w:div w:id="1075206902">
          <w:marLeft w:val="640"/>
          <w:marRight w:val="0"/>
          <w:marTop w:val="0"/>
          <w:marBottom w:val="0"/>
          <w:divBdr>
            <w:top w:val="none" w:sz="0" w:space="0" w:color="auto"/>
            <w:left w:val="none" w:sz="0" w:space="0" w:color="auto"/>
            <w:bottom w:val="none" w:sz="0" w:space="0" w:color="auto"/>
            <w:right w:val="none" w:sz="0" w:space="0" w:color="auto"/>
          </w:divBdr>
        </w:div>
        <w:div w:id="821700559">
          <w:marLeft w:val="640"/>
          <w:marRight w:val="0"/>
          <w:marTop w:val="0"/>
          <w:marBottom w:val="0"/>
          <w:divBdr>
            <w:top w:val="none" w:sz="0" w:space="0" w:color="auto"/>
            <w:left w:val="none" w:sz="0" w:space="0" w:color="auto"/>
            <w:bottom w:val="none" w:sz="0" w:space="0" w:color="auto"/>
            <w:right w:val="none" w:sz="0" w:space="0" w:color="auto"/>
          </w:divBdr>
        </w:div>
        <w:div w:id="1236629265">
          <w:marLeft w:val="640"/>
          <w:marRight w:val="0"/>
          <w:marTop w:val="0"/>
          <w:marBottom w:val="0"/>
          <w:divBdr>
            <w:top w:val="none" w:sz="0" w:space="0" w:color="auto"/>
            <w:left w:val="none" w:sz="0" w:space="0" w:color="auto"/>
            <w:bottom w:val="none" w:sz="0" w:space="0" w:color="auto"/>
            <w:right w:val="none" w:sz="0" w:space="0" w:color="auto"/>
          </w:divBdr>
        </w:div>
        <w:div w:id="2062822522">
          <w:marLeft w:val="640"/>
          <w:marRight w:val="0"/>
          <w:marTop w:val="0"/>
          <w:marBottom w:val="0"/>
          <w:divBdr>
            <w:top w:val="none" w:sz="0" w:space="0" w:color="auto"/>
            <w:left w:val="none" w:sz="0" w:space="0" w:color="auto"/>
            <w:bottom w:val="none" w:sz="0" w:space="0" w:color="auto"/>
            <w:right w:val="none" w:sz="0" w:space="0" w:color="auto"/>
          </w:divBdr>
        </w:div>
        <w:div w:id="1251161710">
          <w:marLeft w:val="640"/>
          <w:marRight w:val="0"/>
          <w:marTop w:val="0"/>
          <w:marBottom w:val="0"/>
          <w:divBdr>
            <w:top w:val="none" w:sz="0" w:space="0" w:color="auto"/>
            <w:left w:val="none" w:sz="0" w:space="0" w:color="auto"/>
            <w:bottom w:val="none" w:sz="0" w:space="0" w:color="auto"/>
            <w:right w:val="none" w:sz="0" w:space="0" w:color="auto"/>
          </w:divBdr>
        </w:div>
      </w:divsChild>
    </w:div>
    <w:div w:id="951133774">
      <w:bodyDiv w:val="1"/>
      <w:marLeft w:val="0"/>
      <w:marRight w:val="0"/>
      <w:marTop w:val="0"/>
      <w:marBottom w:val="0"/>
      <w:divBdr>
        <w:top w:val="none" w:sz="0" w:space="0" w:color="auto"/>
        <w:left w:val="none" w:sz="0" w:space="0" w:color="auto"/>
        <w:bottom w:val="none" w:sz="0" w:space="0" w:color="auto"/>
        <w:right w:val="none" w:sz="0" w:space="0" w:color="auto"/>
      </w:divBdr>
      <w:divsChild>
        <w:div w:id="1645819237">
          <w:marLeft w:val="640"/>
          <w:marRight w:val="0"/>
          <w:marTop w:val="0"/>
          <w:marBottom w:val="0"/>
          <w:divBdr>
            <w:top w:val="none" w:sz="0" w:space="0" w:color="auto"/>
            <w:left w:val="none" w:sz="0" w:space="0" w:color="auto"/>
            <w:bottom w:val="none" w:sz="0" w:space="0" w:color="auto"/>
            <w:right w:val="none" w:sz="0" w:space="0" w:color="auto"/>
          </w:divBdr>
        </w:div>
        <w:div w:id="137839916">
          <w:marLeft w:val="640"/>
          <w:marRight w:val="0"/>
          <w:marTop w:val="0"/>
          <w:marBottom w:val="0"/>
          <w:divBdr>
            <w:top w:val="none" w:sz="0" w:space="0" w:color="auto"/>
            <w:left w:val="none" w:sz="0" w:space="0" w:color="auto"/>
            <w:bottom w:val="none" w:sz="0" w:space="0" w:color="auto"/>
            <w:right w:val="none" w:sz="0" w:space="0" w:color="auto"/>
          </w:divBdr>
        </w:div>
        <w:div w:id="1230187228">
          <w:marLeft w:val="640"/>
          <w:marRight w:val="0"/>
          <w:marTop w:val="0"/>
          <w:marBottom w:val="0"/>
          <w:divBdr>
            <w:top w:val="none" w:sz="0" w:space="0" w:color="auto"/>
            <w:left w:val="none" w:sz="0" w:space="0" w:color="auto"/>
            <w:bottom w:val="none" w:sz="0" w:space="0" w:color="auto"/>
            <w:right w:val="none" w:sz="0" w:space="0" w:color="auto"/>
          </w:divBdr>
        </w:div>
        <w:div w:id="1049691175">
          <w:marLeft w:val="640"/>
          <w:marRight w:val="0"/>
          <w:marTop w:val="0"/>
          <w:marBottom w:val="0"/>
          <w:divBdr>
            <w:top w:val="none" w:sz="0" w:space="0" w:color="auto"/>
            <w:left w:val="none" w:sz="0" w:space="0" w:color="auto"/>
            <w:bottom w:val="none" w:sz="0" w:space="0" w:color="auto"/>
            <w:right w:val="none" w:sz="0" w:space="0" w:color="auto"/>
          </w:divBdr>
        </w:div>
        <w:div w:id="1637250475">
          <w:marLeft w:val="640"/>
          <w:marRight w:val="0"/>
          <w:marTop w:val="0"/>
          <w:marBottom w:val="0"/>
          <w:divBdr>
            <w:top w:val="none" w:sz="0" w:space="0" w:color="auto"/>
            <w:left w:val="none" w:sz="0" w:space="0" w:color="auto"/>
            <w:bottom w:val="none" w:sz="0" w:space="0" w:color="auto"/>
            <w:right w:val="none" w:sz="0" w:space="0" w:color="auto"/>
          </w:divBdr>
        </w:div>
        <w:div w:id="1278367353">
          <w:marLeft w:val="640"/>
          <w:marRight w:val="0"/>
          <w:marTop w:val="0"/>
          <w:marBottom w:val="0"/>
          <w:divBdr>
            <w:top w:val="none" w:sz="0" w:space="0" w:color="auto"/>
            <w:left w:val="none" w:sz="0" w:space="0" w:color="auto"/>
            <w:bottom w:val="none" w:sz="0" w:space="0" w:color="auto"/>
            <w:right w:val="none" w:sz="0" w:space="0" w:color="auto"/>
          </w:divBdr>
        </w:div>
        <w:div w:id="131217343">
          <w:marLeft w:val="640"/>
          <w:marRight w:val="0"/>
          <w:marTop w:val="0"/>
          <w:marBottom w:val="0"/>
          <w:divBdr>
            <w:top w:val="none" w:sz="0" w:space="0" w:color="auto"/>
            <w:left w:val="none" w:sz="0" w:space="0" w:color="auto"/>
            <w:bottom w:val="none" w:sz="0" w:space="0" w:color="auto"/>
            <w:right w:val="none" w:sz="0" w:space="0" w:color="auto"/>
          </w:divBdr>
        </w:div>
        <w:div w:id="626355687">
          <w:marLeft w:val="640"/>
          <w:marRight w:val="0"/>
          <w:marTop w:val="0"/>
          <w:marBottom w:val="0"/>
          <w:divBdr>
            <w:top w:val="none" w:sz="0" w:space="0" w:color="auto"/>
            <w:left w:val="none" w:sz="0" w:space="0" w:color="auto"/>
            <w:bottom w:val="none" w:sz="0" w:space="0" w:color="auto"/>
            <w:right w:val="none" w:sz="0" w:space="0" w:color="auto"/>
          </w:divBdr>
        </w:div>
        <w:div w:id="1602378443">
          <w:marLeft w:val="640"/>
          <w:marRight w:val="0"/>
          <w:marTop w:val="0"/>
          <w:marBottom w:val="0"/>
          <w:divBdr>
            <w:top w:val="none" w:sz="0" w:space="0" w:color="auto"/>
            <w:left w:val="none" w:sz="0" w:space="0" w:color="auto"/>
            <w:bottom w:val="none" w:sz="0" w:space="0" w:color="auto"/>
            <w:right w:val="none" w:sz="0" w:space="0" w:color="auto"/>
          </w:divBdr>
        </w:div>
        <w:div w:id="1107653561">
          <w:marLeft w:val="640"/>
          <w:marRight w:val="0"/>
          <w:marTop w:val="0"/>
          <w:marBottom w:val="0"/>
          <w:divBdr>
            <w:top w:val="none" w:sz="0" w:space="0" w:color="auto"/>
            <w:left w:val="none" w:sz="0" w:space="0" w:color="auto"/>
            <w:bottom w:val="none" w:sz="0" w:space="0" w:color="auto"/>
            <w:right w:val="none" w:sz="0" w:space="0" w:color="auto"/>
          </w:divBdr>
        </w:div>
        <w:div w:id="955798126">
          <w:marLeft w:val="640"/>
          <w:marRight w:val="0"/>
          <w:marTop w:val="0"/>
          <w:marBottom w:val="0"/>
          <w:divBdr>
            <w:top w:val="none" w:sz="0" w:space="0" w:color="auto"/>
            <w:left w:val="none" w:sz="0" w:space="0" w:color="auto"/>
            <w:bottom w:val="none" w:sz="0" w:space="0" w:color="auto"/>
            <w:right w:val="none" w:sz="0" w:space="0" w:color="auto"/>
          </w:divBdr>
        </w:div>
        <w:div w:id="1415280396">
          <w:marLeft w:val="640"/>
          <w:marRight w:val="0"/>
          <w:marTop w:val="0"/>
          <w:marBottom w:val="0"/>
          <w:divBdr>
            <w:top w:val="none" w:sz="0" w:space="0" w:color="auto"/>
            <w:left w:val="none" w:sz="0" w:space="0" w:color="auto"/>
            <w:bottom w:val="none" w:sz="0" w:space="0" w:color="auto"/>
            <w:right w:val="none" w:sz="0" w:space="0" w:color="auto"/>
          </w:divBdr>
        </w:div>
      </w:divsChild>
    </w:div>
    <w:div w:id="960187296">
      <w:bodyDiv w:val="1"/>
      <w:marLeft w:val="0"/>
      <w:marRight w:val="0"/>
      <w:marTop w:val="0"/>
      <w:marBottom w:val="0"/>
      <w:divBdr>
        <w:top w:val="none" w:sz="0" w:space="0" w:color="auto"/>
        <w:left w:val="none" w:sz="0" w:space="0" w:color="auto"/>
        <w:bottom w:val="none" w:sz="0" w:space="0" w:color="auto"/>
        <w:right w:val="none" w:sz="0" w:space="0" w:color="auto"/>
      </w:divBdr>
      <w:divsChild>
        <w:div w:id="1413696437">
          <w:marLeft w:val="640"/>
          <w:marRight w:val="0"/>
          <w:marTop w:val="0"/>
          <w:marBottom w:val="0"/>
          <w:divBdr>
            <w:top w:val="none" w:sz="0" w:space="0" w:color="auto"/>
            <w:left w:val="none" w:sz="0" w:space="0" w:color="auto"/>
            <w:bottom w:val="none" w:sz="0" w:space="0" w:color="auto"/>
            <w:right w:val="none" w:sz="0" w:space="0" w:color="auto"/>
          </w:divBdr>
        </w:div>
        <w:div w:id="2076002583">
          <w:marLeft w:val="640"/>
          <w:marRight w:val="0"/>
          <w:marTop w:val="0"/>
          <w:marBottom w:val="0"/>
          <w:divBdr>
            <w:top w:val="none" w:sz="0" w:space="0" w:color="auto"/>
            <w:left w:val="none" w:sz="0" w:space="0" w:color="auto"/>
            <w:bottom w:val="none" w:sz="0" w:space="0" w:color="auto"/>
            <w:right w:val="none" w:sz="0" w:space="0" w:color="auto"/>
          </w:divBdr>
        </w:div>
        <w:div w:id="549154425">
          <w:marLeft w:val="640"/>
          <w:marRight w:val="0"/>
          <w:marTop w:val="0"/>
          <w:marBottom w:val="0"/>
          <w:divBdr>
            <w:top w:val="none" w:sz="0" w:space="0" w:color="auto"/>
            <w:left w:val="none" w:sz="0" w:space="0" w:color="auto"/>
            <w:bottom w:val="none" w:sz="0" w:space="0" w:color="auto"/>
            <w:right w:val="none" w:sz="0" w:space="0" w:color="auto"/>
          </w:divBdr>
        </w:div>
        <w:div w:id="914626708">
          <w:marLeft w:val="640"/>
          <w:marRight w:val="0"/>
          <w:marTop w:val="0"/>
          <w:marBottom w:val="0"/>
          <w:divBdr>
            <w:top w:val="none" w:sz="0" w:space="0" w:color="auto"/>
            <w:left w:val="none" w:sz="0" w:space="0" w:color="auto"/>
            <w:bottom w:val="none" w:sz="0" w:space="0" w:color="auto"/>
            <w:right w:val="none" w:sz="0" w:space="0" w:color="auto"/>
          </w:divBdr>
        </w:div>
        <w:div w:id="83720864">
          <w:marLeft w:val="640"/>
          <w:marRight w:val="0"/>
          <w:marTop w:val="0"/>
          <w:marBottom w:val="0"/>
          <w:divBdr>
            <w:top w:val="none" w:sz="0" w:space="0" w:color="auto"/>
            <w:left w:val="none" w:sz="0" w:space="0" w:color="auto"/>
            <w:bottom w:val="none" w:sz="0" w:space="0" w:color="auto"/>
            <w:right w:val="none" w:sz="0" w:space="0" w:color="auto"/>
          </w:divBdr>
        </w:div>
        <w:div w:id="98336549">
          <w:marLeft w:val="640"/>
          <w:marRight w:val="0"/>
          <w:marTop w:val="0"/>
          <w:marBottom w:val="0"/>
          <w:divBdr>
            <w:top w:val="none" w:sz="0" w:space="0" w:color="auto"/>
            <w:left w:val="none" w:sz="0" w:space="0" w:color="auto"/>
            <w:bottom w:val="none" w:sz="0" w:space="0" w:color="auto"/>
            <w:right w:val="none" w:sz="0" w:space="0" w:color="auto"/>
          </w:divBdr>
        </w:div>
        <w:div w:id="1279410187">
          <w:marLeft w:val="640"/>
          <w:marRight w:val="0"/>
          <w:marTop w:val="0"/>
          <w:marBottom w:val="0"/>
          <w:divBdr>
            <w:top w:val="none" w:sz="0" w:space="0" w:color="auto"/>
            <w:left w:val="none" w:sz="0" w:space="0" w:color="auto"/>
            <w:bottom w:val="none" w:sz="0" w:space="0" w:color="auto"/>
            <w:right w:val="none" w:sz="0" w:space="0" w:color="auto"/>
          </w:divBdr>
        </w:div>
        <w:div w:id="61568799">
          <w:marLeft w:val="640"/>
          <w:marRight w:val="0"/>
          <w:marTop w:val="0"/>
          <w:marBottom w:val="0"/>
          <w:divBdr>
            <w:top w:val="none" w:sz="0" w:space="0" w:color="auto"/>
            <w:left w:val="none" w:sz="0" w:space="0" w:color="auto"/>
            <w:bottom w:val="none" w:sz="0" w:space="0" w:color="auto"/>
            <w:right w:val="none" w:sz="0" w:space="0" w:color="auto"/>
          </w:divBdr>
        </w:div>
        <w:div w:id="199782066">
          <w:marLeft w:val="640"/>
          <w:marRight w:val="0"/>
          <w:marTop w:val="0"/>
          <w:marBottom w:val="0"/>
          <w:divBdr>
            <w:top w:val="none" w:sz="0" w:space="0" w:color="auto"/>
            <w:left w:val="none" w:sz="0" w:space="0" w:color="auto"/>
            <w:bottom w:val="none" w:sz="0" w:space="0" w:color="auto"/>
            <w:right w:val="none" w:sz="0" w:space="0" w:color="auto"/>
          </w:divBdr>
        </w:div>
        <w:div w:id="1179202654">
          <w:marLeft w:val="640"/>
          <w:marRight w:val="0"/>
          <w:marTop w:val="0"/>
          <w:marBottom w:val="0"/>
          <w:divBdr>
            <w:top w:val="none" w:sz="0" w:space="0" w:color="auto"/>
            <w:left w:val="none" w:sz="0" w:space="0" w:color="auto"/>
            <w:bottom w:val="none" w:sz="0" w:space="0" w:color="auto"/>
            <w:right w:val="none" w:sz="0" w:space="0" w:color="auto"/>
          </w:divBdr>
        </w:div>
        <w:div w:id="522592874">
          <w:marLeft w:val="640"/>
          <w:marRight w:val="0"/>
          <w:marTop w:val="0"/>
          <w:marBottom w:val="0"/>
          <w:divBdr>
            <w:top w:val="none" w:sz="0" w:space="0" w:color="auto"/>
            <w:left w:val="none" w:sz="0" w:space="0" w:color="auto"/>
            <w:bottom w:val="none" w:sz="0" w:space="0" w:color="auto"/>
            <w:right w:val="none" w:sz="0" w:space="0" w:color="auto"/>
          </w:divBdr>
        </w:div>
        <w:div w:id="1013848047">
          <w:marLeft w:val="640"/>
          <w:marRight w:val="0"/>
          <w:marTop w:val="0"/>
          <w:marBottom w:val="0"/>
          <w:divBdr>
            <w:top w:val="none" w:sz="0" w:space="0" w:color="auto"/>
            <w:left w:val="none" w:sz="0" w:space="0" w:color="auto"/>
            <w:bottom w:val="none" w:sz="0" w:space="0" w:color="auto"/>
            <w:right w:val="none" w:sz="0" w:space="0" w:color="auto"/>
          </w:divBdr>
        </w:div>
      </w:divsChild>
    </w:div>
    <w:div w:id="960382905">
      <w:bodyDiv w:val="1"/>
      <w:marLeft w:val="0"/>
      <w:marRight w:val="0"/>
      <w:marTop w:val="0"/>
      <w:marBottom w:val="0"/>
      <w:divBdr>
        <w:top w:val="none" w:sz="0" w:space="0" w:color="auto"/>
        <w:left w:val="none" w:sz="0" w:space="0" w:color="auto"/>
        <w:bottom w:val="none" w:sz="0" w:space="0" w:color="auto"/>
        <w:right w:val="none" w:sz="0" w:space="0" w:color="auto"/>
      </w:divBdr>
      <w:divsChild>
        <w:div w:id="738403802">
          <w:marLeft w:val="640"/>
          <w:marRight w:val="0"/>
          <w:marTop w:val="0"/>
          <w:marBottom w:val="0"/>
          <w:divBdr>
            <w:top w:val="none" w:sz="0" w:space="0" w:color="auto"/>
            <w:left w:val="none" w:sz="0" w:space="0" w:color="auto"/>
            <w:bottom w:val="none" w:sz="0" w:space="0" w:color="auto"/>
            <w:right w:val="none" w:sz="0" w:space="0" w:color="auto"/>
          </w:divBdr>
        </w:div>
        <w:div w:id="724646623">
          <w:marLeft w:val="640"/>
          <w:marRight w:val="0"/>
          <w:marTop w:val="0"/>
          <w:marBottom w:val="0"/>
          <w:divBdr>
            <w:top w:val="none" w:sz="0" w:space="0" w:color="auto"/>
            <w:left w:val="none" w:sz="0" w:space="0" w:color="auto"/>
            <w:bottom w:val="none" w:sz="0" w:space="0" w:color="auto"/>
            <w:right w:val="none" w:sz="0" w:space="0" w:color="auto"/>
          </w:divBdr>
        </w:div>
        <w:div w:id="686103722">
          <w:marLeft w:val="640"/>
          <w:marRight w:val="0"/>
          <w:marTop w:val="0"/>
          <w:marBottom w:val="0"/>
          <w:divBdr>
            <w:top w:val="none" w:sz="0" w:space="0" w:color="auto"/>
            <w:left w:val="none" w:sz="0" w:space="0" w:color="auto"/>
            <w:bottom w:val="none" w:sz="0" w:space="0" w:color="auto"/>
            <w:right w:val="none" w:sz="0" w:space="0" w:color="auto"/>
          </w:divBdr>
        </w:div>
        <w:div w:id="752968527">
          <w:marLeft w:val="640"/>
          <w:marRight w:val="0"/>
          <w:marTop w:val="0"/>
          <w:marBottom w:val="0"/>
          <w:divBdr>
            <w:top w:val="none" w:sz="0" w:space="0" w:color="auto"/>
            <w:left w:val="none" w:sz="0" w:space="0" w:color="auto"/>
            <w:bottom w:val="none" w:sz="0" w:space="0" w:color="auto"/>
            <w:right w:val="none" w:sz="0" w:space="0" w:color="auto"/>
          </w:divBdr>
        </w:div>
        <w:div w:id="2058356628">
          <w:marLeft w:val="640"/>
          <w:marRight w:val="0"/>
          <w:marTop w:val="0"/>
          <w:marBottom w:val="0"/>
          <w:divBdr>
            <w:top w:val="none" w:sz="0" w:space="0" w:color="auto"/>
            <w:left w:val="none" w:sz="0" w:space="0" w:color="auto"/>
            <w:bottom w:val="none" w:sz="0" w:space="0" w:color="auto"/>
            <w:right w:val="none" w:sz="0" w:space="0" w:color="auto"/>
          </w:divBdr>
        </w:div>
        <w:div w:id="1217203258">
          <w:marLeft w:val="640"/>
          <w:marRight w:val="0"/>
          <w:marTop w:val="0"/>
          <w:marBottom w:val="0"/>
          <w:divBdr>
            <w:top w:val="none" w:sz="0" w:space="0" w:color="auto"/>
            <w:left w:val="none" w:sz="0" w:space="0" w:color="auto"/>
            <w:bottom w:val="none" w:sz="0" w:space="0" w:color="auto"/>
            <w:right w:val="none" w:sz="0" w:space="0" w:color="auto"/>
          </w:divBdr>
        </w:div>
        <w:div w:id="406610681">
          <w:marLeft w:val="640"/>
          <w:marRight w:val="0"/>
          <w:marTop w:val="0"/>
          <w:marBottom w:val="0"/>
          <w:divBdr>
            <w:top w:val="none" w:sz="0" w:space="0" w:color="auto"/>
            <w:left w:val="none" w:sz="0" w:space="0" w:color="auto"/>
            <w:bottom w:val="none" w:sz="0" w:space="0" w:color="auto"/>
            <w:right w:val="none" w:sz="0" w:space="0" w:color="auto"/>
          </w:divBdr>
        </w:div>
        <w:div w:id="201990131">
          <w:marLeft w:val="640"/>
          <w:marRight w:val="0"/>
          <w:marTop w:val="0"/>
          <w:marBottom w:val="0"/>
          <w:divBdr>
            <w:top w:val="none" w:sz="0" w:space="0" w:color="auto"/>
            <w:left w:val="none" w:sz="0" w:space="0" w:color="auto"/>
            <w:bottom w:val="none" w:sz="0" w:space="0" w:color="auto"/>
            <w:right w:val="none" w:sz="0" w:space="0" w:color="auto"/>
          </w:divBdr>
        </w:div>
        <w:div w:id="822241644">
          <w:marLeft w:val="640"/>
          <w:marRight w:val="0"/>
          <w:marTop w:val="0"/>
          <w:marBottom w:val="0"/>
          <w:divBdr>
            <w:top w:val="none" w:sz="0" w:space="0" w:color="auto"/>
            <w:left w:val="none" w:sz="0" w:space="0" w:color="auto"/>
            <w:bottom w:val="none" w:sz="0" w:space="0" w:color="auto"/>
            <w:right w:val="none" w:sz="0" w:space="0" w:color="auto"/>
          </w:divBdr>
        </w:div>
        <w:div w:id="161245583">
          <w:marLeft w:val="640"/>
          <w:marRight w:val="0"/>
          <w:marTop w:val="0"/>
          <w:marBottom w:val="0"/>
          <w:divBdr>
            <w:top w:val="none" w:sz="0" w:space="0" w:color="auto"/>
            <w:left w:val="none" w:sz="0" w:space="0" w:color="auto"/>
            <w:bottom w:val="none" w:sz="0" w:space="0" w:color="auto"/>
            <w:right w:val="none" w:sz="0" w:space="0" w:color="auto"/>
          </w:divBdr>
        </w:div>
      </w:divsChild>
    </w:div>
    <w:div w:id="967124250">
      <w:bodyDiv w:val="1"/>
      <w:marLeft w:val="0"/>
      <w:marRight w:val="0"/>
      <w:marTop w:val="0"/>
      <w:marBottom w:val="0"/>
      <w:divBdr>
        <w:top w:val="none" w:sz="0" w:space="0" w:color="auto"/>
        <w:left w:val="none" w:sz="0" w:space="0" w:color="auto"/>
        <w:bottom w:val="none" w:sz="0" w:space="0" w:color="auto"/>
        <w:right w:val="none" w:sz="0" w:space="0" w:color="auto"/>
      </w:divBdr>
      <w:divsChild>
        <w:div w:id="71240054">
          <w:marLeft w:val="640"/>
          <w:marRight w:val="0"/>
          <w:marTop w:val="0"/>
          <w:marBottom w:val="0"/>
          <w:divBdr>
            <w:top w:val="none" w:sz="0" w:space="0" w:color="auto"/>
            <w:left w:val="none" w:sz="0" w:space="0" w:color="auto"/>
            <w:bottom w:val="none" w:sz="0" w:space="0" w:color="auto"/>
            <w:right w:val="none" w:sz="0" w:space="0" w:color="auto"/>
          </w:divBdr>
        </w:div>
        <w:div w:id="108816458">
          <w:marLeft w:val="640"/>
          <w:marRight w:val="0"/>
          <w:marTop w:val="0"/>
          <w:marBottom w:val="0"/>
          <w:divBdr>
            <w:top w:val="none" w:sz="0" w:space="0" w:color="auto"/>
            <w:left w:val="none" w:sz="0" w:space="0" w:color="auto"/>
            <w:bottom w:val="none" w:sz="0" w:space="0" w:color="auto"/>
            <w:right w:val="none" w:sz="0" w:space="0" w:color="auto"/>
          </w:divBdr>
        </w:div>
        <w:div w:id="189880492">
          <w:marLeft w:val="640"/>
          <w:marRight w:val="0"/>
          <w:marTop w:val="0"/>
          <w:marBottom w:val="0"/>
          <w:divBdr>
            <w:top w:val="none" w:sz="0" w:space="0" w:color="auto"/>
            <w:left w:val="none" w:sz="0" w:space="0" w:color="auto"/>
            <w:bottom w:val="none" w:sz="0" w:space="0" w:color="auto"/>
            <w:right w:val="none" w:sz="0" w:space="0" w:color="auto"/>
          </w:divBdr>
        </w:div>
        <w:div w:id="1717777643">
          <w:marLeft w:val="640"/>
          <w:marRight w:val="0"/>
          <w:marTop w:val="0"/>
          <w:marBottom w:val="0"/>
          <w:divBdr>
            <w:top w:val="none" w:sz="0" w:space="0" w:color="auto"/>
            <w:left w:val="none" w:sz="0" w:space="0" w:color="auto"/>
            <w:bottom w:val="none" w:sz="0" w:space="0" w:color="auto"/>
            <w:right w:val="none" w:sz="0" w:space="0" w:color="auto"/>
          </w:divBdr>
        </w:div>
        <w:div w:id="937565174">
          <w:marLeft w:val="640"/>
          <w:marRight w:val="0"/>
          <w:marTop w:val="0"/>
          <w:marBottom w:val="0"/>
          <w:divBdr>
            <w:top w:val="none" w:sz="0" w:space="0" w:color="auto"/>
            <w:left w:val="none" w:sz="0" w:space="0" w:color="auto"/>
            <w:bottom w:val="none" w:sz="0" w:space="0" w:color="auto"/>
            <w:right w:val="none" w:sz="0" w:space="0" w:color="auto"/>
          </w:divBdr>
        </w:div>
        <w:div w:id="827869055">
          <w:marLeft w:val="640"/>
          <w:marRight w:val="0"/>
          <w:marTop w:val="0"/>
          <w:marBottom w:val="0"/>
          <w:divBdr>
            <w:top w:val="none" w:sz="0" w:space="0" w:color="auto"/>
            <w:left w:val="none" w:sz="0" w:space="0" w:color="auto"/>
            <w:bottom w:val="none" w:sz="0" w:space="0" w:color="auto"/>
            <w:right w:val="none" w:sz="0" w:space="0" w:color="auto"/>
          </w:divBdr>
        </w:div>
        <w:div w:id="1817331014">
          <w:marLeft w:val="640"/>
          <w:marRight w:val="0"/>
          <w:marTop w:val="0"/>
          <w:marBottom w:val="0"/>
          <w:divBdr>
            <w:top w:val="none" w:sz="0" w:space="0" w:color="auto"/>
            <w:left w:val="none" w:sz="0" w:space="0" w:color="auto"/>
            <w:bottom w:val="none" w:sz="0" w:space="0" w:color="auto"/>
            <w:right w:val="none" w:sz="0" w:space="0" w:color="auto"/>
          </w:divBdr>
        </w:div>
        <w:div w:id="454253568">
          <w:marLeft w:val="640"/>
          <w:marRight w:val="0"/>
          <w:marTop w:val="0"/>
          <w:marBottom w:val="0"/>
          <w:divBdr>
            <w:top w:val="none" w:sz="0" w:space="0" w:color="auto"/>
            <w:left w:val="none" w:sz="0" w:space="0" w:color="auto"/>
            <w:bottom w:val="none" w:sz="0" w:space="0" w:color="auto"/>
            <w:right w:val="none" w:sz="0" w:space="0" w:color="auto"/>
          </w:divBdr>
        </w:div>
        <w:div w:id="251285535">
          <w:marLeft w:val="640"/>
          <w:marRight w:val="0"/>
          <w:marTop w:val="0"/>
          <w:marBottom w:val="0"/>
          <w:divBdr>
            <w:top w:val="none" w:sz="0" w:space="0" w:color="auto"/>
            <w:left w:val="none" w:sz="0" w:space="0" w:color="auto"/>
            <w:bottom w:val="none" w:sz="0" w:space="0" w:color="auto"/>
            <w:right w:val="none" w:sz="0" w:space="0" w:color="auto"/>
          </w:divBdr>
        </w:div>
        <w:div w:id="1191336234">
          <w:marLeft w:val="640"/>
          <w:marRight w:val="0"/>
          <w:marTop w:val="0"/>
          <w:marBottom w:val="0"/>
          <w:divBdr>
            <w:top w:val="none" w:sz="0" w:space="0" w:color="auto"/>
            <w:left w:val="none" w:sz="0" w:space="0" w:color="auto"/>
            <w:bottom w:val="none" w:sz="0" w:space="0" w:color="auto"/>
            <w:right w:val="none" w:sz="0" w:space="0" w:color="auto"/>
          </w:divBdr>
        </w:div>
      </w:divsChild>
    </w:div>
    <w:div w:id="968321370">
      <w:bodyDiv w:val="1"/>
      <w:marLeft w:val="0"/>
      <w:marRight w:val="0"/>
      <w:marTop w:val="0"/>
      <w:marBottom w:val="0"/>
      <w:divBdr>
        <w:top w:val="none" w:sz="0" w:space="0" w:color="auto"/>
        <w:left w:val="none" w:sz="0" w:space="0" w:color="auto"/>
        <w:bottom w:val="none" w:sz="0" w:space="0" w:color="auto"/>
        <w:right w:val="none" w:sz="0" w:space="0" w:color="auto"/>
      </w:divBdr>
      <w:divsChild>
        <w:div w:id="1189292013">
          <w:marLeft w:val="640"/>
          <w:marRight w:val="0"/>
          <w:marTop w:val="0"/>
          <w:marBottom w:val="0"/>
          <w:divBdr>
            <w:top w:val="none" w:sz="0" w:space="0" w:color="auto"/>
            <w:left w:val="none" w:sz="0" w:space="0" w:color="auto"/>
            <w:bottom w:val="none" w:sz="0" w:space="0" w:color="auto"/>
            <w:right w:val="none" w:sz="0" w:space="0" w:color="auto"/>
          </w:divBdr>
        </w:div>
        <w:div w:id="1137262311">
          <w:marLeft w:val="640"/>
          <w:marRight w:val="0"/>
          <w:marTop w:val="0"/>
          <w:marBottom w:val="0"/>
          <w:divBdr>
            <w:top w:val="none" w:sz="0" w:space="0" w:color="auto"/>
            <w:left w:val="none" w:sz="0" w:space="0" w:color="auto"/>
            <w:bottom w:val="none" w:sz="0" w:space="0" w:color="auto"/>
            <w:right w:val="none" w:sz="0" w:space="0" w:color="auto"/>
          </w:divBdr>
        </w:div>
        <w:div w:id="781147058">
          <w:marLeft w:val="640"/>
          <w:marRight w:val="0"/>
          <w:marTop w:val="0"/>
          <w:marBottom w:val="0"/>
          <w:divBdr>
            <w:top w:val="none" w:sz="0" w:space="0" w:color="auto"/>
            <w:left w:val="none" w:sz="0" w:space="0" w:color="auto"/>
            <w:bottom w:val="none" w:sz="0" w:space="0" w:color="auto"/>
            <w:right w:val="none" w:sz="0" w:space="0" w:color="auto"/>
          </w:divBdr>
        </w:div>
        <w:div w:id="1682078953">
          <w:marLeft w:val="640"/>
          <w:marRight w:val="0"/>
          <w:marTop w:val="0"/>
          <w:marBottom w:val="0"/>
          <w:divBdr>
            <w:top w:val="none" w:sz="0" w:space="0" w:color="auto"/>
            <w:left w:val="none" w:sz="0" w:space="0" w:color="auto"/>
            <w:bottom w:val="none" w:sz="0" w:space="0" w:color="auto"/>
            <w:right w:val="none" w:sz="0" w:space="0" w:color="auto"/>
          </w:divBdr>
        </w:div>
        <w:div w:id="668674704">
          <w:marLeft w:val="640"/>
          <w:marRight w:val="0"/>
          <w:marTop w:val="0"/>
          <w:marBottom w:val="0"/>
          <w:divBdr>
            <w:top w:val="none" w:sz="0" w:space="0" w:color="auto"/>
            <w:left w:val="none" w:sz="0" w:space="0" w:color="auto"/>
            <w:bottom w:val="none" w:sz="0" w:space="0" w:color="auto"/>
            <w:right w:val="none" w:sz="0" w:space="0" w:color="auto"/>
          </w:divBdr>
        </w:div>
        <w:div w:id="1782408164">
          <w:marLeft w:val="640"/>
          <w:marRight w:val="0"/>
          <w:marTop w:val="0"/>
          <w:marBottom w:val="0"/>
          <w:divBdr>
            <w:top w:val="none" w:sz="0" w:space="0" w:color="auto"/>
            <w:left w:val="none" w:sz="0" w:space="0" w:color="auto"/>
            <w:bottom w:val="none" w:sz="0" w:space="0" w:color="auto"/>
            <w:right w:val="none" w:sz="0" w:space="0" w:color="auto"/>
          </w:divBdr>
        </w:div>
        <w:div w:id="1274284368">
          <w:marLeft w:val="640"/>
          <w:marRight w:val="0"/>
          <w:marTop w:val="0"/>
          <w:marBottom w:val="0"/>
          <w:divBdr>
            <w:top w:val="none" w:sz="0" w:space="0" w:color="auto"/>
            <w:left w:val="none" w:sz="0" w:space="0" w:color="auto"/>
            <w:bottom w:val="none" w:sz="0" w:space="0" w:color="auto"/>
            <w:right w:val="none" w:sz="0" w:space="0" w:color="auto"/>
          </w:divBdr>
        </w:div>
        <w:div w:id="1236671538">
          <w:marLeft w:val="640"/>
          <w:marRight w:val="0"/>
          <w:marTop w:val="0"/>
          <w:marBottom w:val="0"/>
          <w:divBdr>
            <w:top w:val="none" w:sz="0" w:space="0" w:color="auto"/>
            <w:left w:val="none" w:sz="0" w:space="0" w:color="auto"/>
            <w:bottom w:val="none" w:sz="0" w:space="0" w:color="auto"/>
            <w:right w:val="none" w:sz="0" w:space="0" w:color="auto"/>
          </w:divBdr>
        </w:div>
        <w:div w:id="1049114884">
          <w:marLeft w:val="640"/>
          <w:marRight w:val="0"/>
          <w:marTop w:val="0"/>
          <w:marBottom w:val="0"/>
          <w:divBdr>
            <w:top w:val="none" w:sz="0" w:space="0" w:color="auto"/>
            <w:left w:val="none" w:sz="0" w:space="0" w:color="auto"/>
            <w:bottom w:val="none" w:sz="0" w:space="0" w:color="auto"/>
            <w:right w:val="none" w:sz="0" w:space="0" w:color="auto"/>
          </w:divBdr>
        </w:div>
        <w:div w:id="1584148223">
          <w:marLeft w:val="640"/>
          <w:marRight w:val="0"/>
          <w:marTop w:val="0"/>
          <w:marBottom w:val="0"/>
          <w:divBdr>
            <w:top w:val="none" w:sz="0" w:space="0" w:color="auto"/>
            <w:left w:val="none" w:sz="0" w:space="0" w:color="auto"/>
            <w:bottom w:val="none" w:sz="0" w:space="0" w:color="auto"/>
            <w:right w:val="none" w:sz="0" w:space="0" w:color="auto"/>
          </w:divBdr>
        </w:div>
        <w:div w:id="1996567901">
          <w:marLeft w:val="640"/>
          <w:marRight w:val="0"/>
          <w:marTop w:val="0"/>
          <w:marBottom w:val="0"/>
          <w:divBdr>
            <w:top w:val="none" w:sz="0" w:space="0" w:color="auto"/>
            <w:left w:val="none" w:sz="0" w:space="0" w:color="auto"/>
            <w:bottom w:val="none" w:sz="0" w:space="0" w:color="auto"/>
            <w:right w:val="none" w:sz="0" w:space="0" w:color="auto"/>
          </w:divBdr>
        </w:div>
        <w:div w:id="1048143521">
          <w:marLeft w:val="640"/>
          <w:marRight w:val="0"/>
          <w:marTop w:val="0"/>
          <w:marBottom w:val="0"/>
          <w:divBdr>
            <w:top w:val="none" w:sz="0" w:space="0" w:color="auto"/>
            <w:left w:val="none" w:sz="0" w:space="0" w:color="auto"/>
            <w:bottom w:val="none" w:sz="0" w:space="0" w:color="auto"/>
            <w:right w:val="none" w:sz="0" w:space="0" w:color="auto"/>
          </w:divBdr>
        </w:div>
        <w:div w:id="1323970040">
          <w:marLeft w:val="640"/>
          <w:marRight w:val="0"/>
          <w:marTop w:val="0"/>
          <w:marBottom w:val="0"/>
          <w:divBdr>
            <w:top w:val="none" w:sz="0" w:space="0" w:color="auto"/>
            <w:left w:val="none" w:sz="0" w:space="0" w:color="auto"/>
            <w:bottom w:val="none" w:sz="0" w:space="0" w:color="auto"/>
            <w:right w:val="none" w:sz="0" w:space="0" w:color="auto"/>
          </w:divBdr>
        </w:div>
        <w:div w:id="452792946">
          <w:marLeft w:val="640"/>
          <w:marRight w:val="0"/>
          <w:marTop w:val="0"/>
          <w:marBottom w:val="0"/>
          <w:divBdr>
            <w:top w:val="none" w:sz="0" w:space="0" w:color="auto"/>
            <w:left w:val="none" w:sz="0" w:space="0" w:color="auto"/>
            <w:bottom w:val="none" w:sz="0" w:space="0" w:color="auto"/>
            <w:right w:val="none" w:sz="0" w:space="0" w:color="auto"/>
          </w:divBdr>
        </w:div>
      </w:divsChild>
    </w:div>
    <w:div w:id="971137127">
      <w:bodyDiv w:val="1"/>
      <w:marLeft w:val="0"/>
      <w:marRight w:val="0"/>
      <w:marTop w:val="0"/>
      <w:marBottom w:val="0"/>
      <w:divBdr>
        <w:top w:val="none" w:sz="0" w:space="0" w:color="auto"/>
        <w:left w:val="none" w:sz="0" w:space="0" w:color="auto"/>
        <w:bottom w:val="none" w:sz="0" w:space="0" w:color="auto"/>
        <w:right w:val="none" w:sz="0" w:space="0" w:color="auto"/>
      </w:divBdr>
      <w:divsChild>
        <w:div w:id="338314043">
          <w:marLeft w:val="640"/>
          <w:marRight w:val="0"/>
          <w:marTop w:val="0"/>
          <w:marBottom w:val="0"/>
          <w:divBdr>
            <w:top w:val="none" w:sz="0" w:space="0" w:color="auto"/>
            <w:left w:val="none" w:sz="0" w:space="0" w:color="auto"/>
            <w:bottom w:val="none" w:sz="0" w:space="0" w:color="auto"/>
            <w:right w:val="none" w:sz="0" w:space="0" w:color="auto"/>
          </w:divBdr>
        </w:div>
        <w:div w:id="1550461254">
          <w:marLeft w:val="640"/>
          <w:marRight w:val="0"/>
          <w:marTop w:val="0"/>
          <w:marBottom w:val="0"/>
          <w:divBdr>
            <w:top w:val="none" w:sz="0" w:space="0" w:color="auto"/>
            <w:left w:val="none" w:sz="0" w:space="0" w:color="auto"/>
            <w:bottom w:val="none" w:sz="0" w:space="0" w:color="auto"/>
            <w:right w:val="none" w:sz="0" w:space="0" w:color="auto"/>
          </w:divBdr>
        </w:div>
        <w:div w:id="2071687682">
          <w:marLeft w:val="640"/>
          <w:marRight w:val="0"/>
          <w:marTop w:val="0"/>
          <w:marBottom w:val="0"/>
          <w:divBdr>
            <w:top w:val="none" w:sz="0" w:space="0" w:color="auto"/>
            <w:left w:val="none" w:sz="0" w:space="0" w:color="auto"/>
            <w:bottom w:val="none" w:sz="0" w:space="0" w:color="auto"/>
            <w:right w:val="none" w:sz="0" w:space="0" w:color="auto"/>
          </w:divBdr>
        </w:div>
        <w:div w:id="1932204388">
          <w:marLeft w:val="640"/>
          <w:marRight w:val="0"/>
          <w:marTop w:val="0"/>
          <w:marBottom w:val="0"/>
          <w:divBdr>
            <w:top w:val="none" w:sz="0" w:space="0" w:color="auto"/>
            <w:left w:val="none" w:sz="0" w:space="0" w:color="auto"/>
            <w:bottom w:val="none" w:sz="0" w:space="0" w:color="auto"/>
            <w:right w:val="none" w:sz="0" w:space="0" w:color="auto"/>
          </w:divBdr>
        </w:div>
        <w:div w:id="370376076">
          <w:marLeft w:val="640"/>
          <w:marRight w:val="0"/>
          <w:marTop w:val="0"/>
          <w:marBottom w:val="0"/>
          <w:divBdr>
            <w:top w:val="none" w:sz="0" w:space="0" w:color="auto"/>
            <w:left w:val="none" w:sz="0" w:space="0" w:color="auto"/>
            <w:bottom w:val="none" w:sz="0" w:space="0" w:color="auto"/>
            <w:right w:val="none" w:sz="0" w:space="0" w:color="auto"/>
          </w:divBdr>
        </w:div>
        <w:div w:id="158352869">
          <w:marLeft w:val="640"/>
          <w:marRight w:val="0"/>
          <w:marTop w:val="0"/>
          <w:marBottom w:val="0"/>
          <w:divBdr>
            <w:top w:val="none" w:sz="0" w:space="0" w:color="auto"/>
            <w:left w:val="none" w:sz="0" w:space="0" w:color="auto"/>
            <w:bottom w:val="none" w:sz="0" w:space="0" w:color="auto"/>
            <w:right w:val="none" w:sz="0" w:space="0" w:color="auto"/>
          </w:divBdr>
        </w:div>
        <w:div w:id="110783209">
          <w:marLeft w:val="640"/>
          <w:marRight w:val="0"/>
          <w:marTop w:val="0"/>
          <w:marBottom w:val="0"/>
          <w:divBdr>
            <w:top w:val="none" w:sz="0" w:space="0" w:color="auto"/>
            <w:left w:val="none" w:sz="0" w:space="0" w:color="auto"/>
            <w:bottom w:val="none" w:sz="0" w:space="0" w:color="auto"/>
            <w:right w:val="none" w:sz="0" w:space="0" w:color="auto"/>
          </w:divBdr>
        </w:div>
        <w:div w:id="210918854">
          <w:marLeft w:val="640"/>
          <w:marRight w:val="0"/>
          <w:marTop w:val="0"/>
          <w:marBottom w:val="0"/>
          <w:divBdr>
            <w:top w:val="none" w:sz="0" w:space="0" w:color="auto"/>
            <w:left w:val="none" w:sz="0" w:space="0" w:color="auto"/>
            <w:bottom w:val="none" w:sz="0" w:space="0" w:color="auto"/>
            <w:right w:val="none" w:sz="0" w:space="0" w:color="auto"/>
          </w:divBdr>
        </w:div>
        <w:div w:id="712116594">
          <w:marLeft w:val="640"/>
          <w:marRight w:val="0"/>
          <w:marTop w:val="0"/>
          <w:marBottom w:val="0"/>
          <w:divBdr>
            <w:top w:val="none" w:sz="0" w:space="0" w:color="auto"/>
            <w:left w:val="none" w:sz="0" w:space="0" w:color="auto"/>
            <w:bottom w:val="none" w:sz="0" w:space="0" w:color="auto"/>
            <w:right w:val="none" w:sz="0" w:space="0" w:color="auto"/>
          </w:divBdr>
        </w:div>
        <w:div w:id="1382291323">
          <w:marLeft w:val="640"/>
          <w:marRight w:val="0"/>
          <w:marTop w:val="0"/>
          <w:marBottom w:val="0"/>
          <w:divBdr>
            <w:top w:val="none" w:sz="0" w:space="0" w:color="auto"/>
            <w:left w:val="none" w:sz="0" w:space="0" w:color="auto"/>
            <w:bottom w:val="none" w:sz="0" w:space="0" w:color="auto"/>
            <w:right w:val="none" w:sz="0" w:space="0" w:color="auto"/>
          </w:divBdr>
        </w:div>
        <w:div w:id="1539272476">
          <w:marLeft w:val="640"/>
          <w:marRight w:val="0"/>
          <w:marTop w:val="0"/>
          <w:marBottom w:val="0"/>
          <w:divBdr>
            <w:top w:val="none" w:sz="0" w:space="0" w:color="auto"/>
            <w:left w:val="none" w:sz="0" w:space="0" w:color="auto"/>
            <w:bottom w:val="none" w:sz="0" w:space="0" w:color="auto"/>
            <w:right w:val="none" w:sz="0" w:space="0" w:color="auto"/>
          </w:divBdr>
        </w:div>
        <w:div w:id="578057340">
          <w:marLeft w:val="640"/>
          <w:marRight w:val="0"/>
          <w:marTop w:val="0"/>
          <w:marBottom w:val="0"/>
          <w:divBdr>
            <w:top w:val="none" w:sz="0" w:space="0" w:color="auto"/>
            <w:left w:val="none" w:sz="0" w:space="0" w:color="auto"/>
            <w:bottom w:val="none" w:sz="0" w:space="0" w:color="auto"/>
            <w:right w:val="none" w:sz="0" w:space="0" w:color="auto"/>
          </w:divBdr>
        </w:div>
        <w:div w:id="1492335830">
          <w:marLeft w:val="640"/>
          <w:marRight w:val="0"/>
          <w:marTop w:val="0"/>
          <w:marBottom w:val="0"/>
          <w:divBdr>
            <w:top w:val="none" w:sz="0" w:space="0" w:color="auto"/>
            <w:left w:val="none" w:sz="0" w:space="0" w:color="auto"/>
            <w:bottom w:val="none" w:sz="0" w:space="0" w:color="auto"/>
            <w:right w:val="none" w:sz="0" w:space="0" w:color="auto"/>
          </w:divBdr>
        </w:div>
        <w:div w:id="4594224">
          <w:marLeft w:val="640"/>
          <w:marRight w:val="0"/>
          <w:marTop w:val="0"/>
          <w:marBottom w:val="0"/>
          <w:divBdr>
            <w:top w:val="none" w:sz="0" w:space="0" w:color="auto"/>
            <w:left w:val="none" w:sz="0" w:space="0" w:color="auto"/>
            <w:bottom w:val="none" w:sz="0" w:space="0" w:color="auto"/>
            <w:right w:val="none" w:sz="0" w:space="0" w:color="auto"/>
          </w:divBdr>
        </w:div>
      </w:divsChild>
    </w:div>
    <w:div w:id="976683379">
      <w:bodyDiv w:val="1"/>
      <w:marLeft w:val="0"/>
      <w:marRight w:val="0"/>
      <w:marTop w:val="0"/>
      <w:marBottom w:val="0"/>
      <w:divBdr>
        <w:top w:val="none" w:sz="0" w:space="0" w:color="auto"/>
        <w:left w:val="none" w:sz="0" w:space="0" w:color="auto"/>
        <w:bottom w:val="none" w:sz="0" w:space="0" w:color="auto"/>
        <w:right w:val="none" w:sz="0" w:space="0" w:color="auto"/>
      </w:divBdr>
      <w:divsChild>
        <w:div w:id="1815483558">
          <w:marLeft w:val="640"/>
          <w:marRight w:val="0"/>
          <w:marTop w:val="0"/>
          <w:marBottom w:val="0"/>
          <w:divBdr>
            <w:top w:val="none" w:sz="0" w:space="0" w:color="auto"/>
            <w:left w:val="none" w:sz="0" w:space="0" w:color="auto"/>
            <w:bottom w:val="none" w:sz="0" w:space="0" w:color="auto"/>
            <w:right w:val="none" w:sz="0" w:space="0" w:color="auto"/>
          </w:divBdr>
        </w:div>
        <w:div w:id="827482735">
          <w:marLeft w:val="640"/>
          <w:marRight w:val="0"/>
          <w:marTop w:val="0"/>
          <w:marBottom w:val="0"/>
          <w:divBdr>
            <w:top w:val="none" w:sz="0" w:space="0" w:color="auto"/>
            <w:left w:val="none" w:sz="0" w:space="0" w:color="auto"/>
            <w:bottom w:val="none" w:sz="0" w:space="0" w:color="auto"/>
            <w:right w:val="none" w:sz="0" w:space="0" w:color="auto"/>
          </w:divBdr>
        </w:div>
        <w:div w:id="1419401375">
          <w:marLeft w:val="640"/>
          <w:marRight w:val="0"/>
          <w:marTop w:val="0"/>
          <w:marBottom w:val="0"/>
          <w:divBdr>
            <w:top w:val="none" w:sz="0" w:space="0" w:color="auto"/>
            <w:left w:val="none" w:sz="0" w:space="0" w:color="auto"/>
            <w:bottom w:val="none" w:sz="0" w:space="0" w:color="auto"/>
            <w:right w:val="none" w:sz="0" w:space="0" w:color="auto"/>
          </w:divBdr>
        </w:div>
        <w:div w:id="1806460471">
          <w:marLeft w:val="640"/>
          <w:marRight w:val="0"/>
          <w:marTop w:val="0"/>
          <w:marBottom w:val="0"/>
          <w:divBdr>
            <w:top w:val="none" w:sz="0" w:space="0" w:color="auto"/>
            <w:left w:val="none" w:sz="0" w:space="0" w:color="auto"/>
            <w:bottom w:val="none" w:sz="0" w:space="0" w:color="auto"/>
            <w:right w:val="none" w:sz="0" w:space="0" w:color="auto"/>
          </w:divBdr>
        </w:div>
        <w:div w:id="1908373892">
          <w:marLeft w:val="640"/>
          <w:marRight w:val="0"/>
          <w:marTop w:val="0"/>
          <w:marBottom w:val="0"/>
          <w:divBdr>
            <w:top w:val="none" w:sz="0" w:space="0" w:color="auto"/>
            <w:left w:val="none" w:sz="0" w:space="0" w:color="auto"/>
            <w:bottom w:val="none" w:sz="0" w:space="0" w:color="auto"/>
            <w:right w:val="none" w:sz="0" w:space="0" w:color="auto"/>
          </w:divBdr>
        </w:div>
        <w:div w:id="1447234542">
          <w:marLeft w:val="640"/>
          <w:marRight w:val="0"/>
          <w:marTop w:val="0"/>
          <w:marBottom w:val="0"/>
          <w:divBdr>
            <w:top w:val="none" w:sz="0" w:space="0" w:color="auto"/>
            <w:left w:val="none" w:sz="0" w:space="0" w:color="auto"/>
            <w:bottom w:val="none" w:sz="0" w:space="0" w:color="auto"/>
            <w:right w:val="none" w:sz="0" w:space="0" w:color="auto"/>
          </w:divBdr>
        </w:div>
        <w:div w:id="1202938596">
          <w:marLeft w:val="640"/>
          <w:marRight w:val="0"/>
          <w:marTop w:val="0"/>
          <w:marBottom w:val="0"/>
          <w:divBdr>
            <w:top w:val="none" w:sz="0" w:space="0" w:color="auto"/>
            <w:left w:val="none" w:sz="0" w:space="0" w:color="auto"/>
            <w:bottom w:val="none" w:sz="0" w:space="0" w:color="auto"/>
            <w:right w:val="none" w:sz="0" w:space="0" w:color="auto"/>
          </w:divBdr>
        </w:div>
        <w:div w:id="1572813140">
          <w:marLeft w:val="640"/>
          <w:marRight w:val="0"/>
          <w:marTop w:val="0"/>
          <w:marBottom w:val="0"/>
          <w:divBdr>
            <w:top w:val="none" w:sz="0" w:space="0" w:color="auto"/>
            <w:left w:val="none" w:sz="0" w:space="0" w:color="auto"/>
            <w:bottom w:val="none" w:sz="0" w:space="0" w:color="auto"/>
            <w:right w:val="none" w:sz="0" w:space="0" w:color="auto"/>
          </w:divBdr>
        </w:div>
        <w:div w:id="1692877055">
          <w:marLeft w:val="640"/>
          <w:marRight w:val="0"/>
          <w:marTop w:val="0"/>
          <w:marBottom w:val="0"/>
          <w:divBdr>
            <w:top w:val="none" w:sz="0" w:space="0" w:color="auto"/>
            <w:left w:val="none" w:sz="0" w:space="0" w:color="auto"/>
            <w:bottom w:val="none" w:sz="0" w:space="0" w:color="auto"/>
            <w:right w:val="none" w:sz="0" w:space="0" w:color="auto"/>
          </w:divBdr>
        </w:div>
        <w:div w:id="85082386">
          <w:marLeft w:val="640"/>
          <w:marRight w:val="0"/>
          <w:marTop w:val="0"/>
          <w:marBottom w:val="0"/>
          <w:divBdr>
            <w:top w:val="none" w:sz="0" w:space="0" w:color="auto"/>
            <w:left w:val="none" w:sz="0" w:space="0" w:color="auto"/>
            <w:bottom w:val="none" w:sz="0" w:space="0" w:color="auto"/>
            <w:right w:val="none" w:sz="0" w:space="0" w:color="auto"/>
          </w:divBdr>
        </w:div>
        <w:div w:id="1724792435">
          <w:marLeft w:val="640"/>
          <w:marRight w:val="0"/>
          <w:marTop w:val="0"/>
          <w:marBottom w:val="0"/>
          <w:divBdr>
            <w:top w:val="none" w:sz="0" w:space="0" w:color="auto"/>
            <w:left w:val="none" w:sz="0" w:space="0" w:color="auto"/>
            <w:bottom w:val="none" w:sz="0" w:space="0" w:color="auto"/>
            <w:right w:val="none" w:sz="0" w:space="0" w:color="auto"/>
          </w:divBdr>
        </w:div>
        <w:div w:id="1732728703">
          <w:marLeft w:val="640"/>
          <w:marRight w:val="0"/>
          <w:marTop w:val="0"/>
          <w:marBottom w:val="0"/>
          <w:divBdr>
            <w:top w:val="none" w:sz="0" w:space="0" w:color="auto"/>
            <w:left w:val="none" w:sz="0" w:space="0" w:color="auto"/>
            <w:bottom w:val="none" w:sz="0" w:space="0" w:color="auto"/>
            <w:right w:val="none" w:sz="0" w:space="0" w:color="auto"/>
          </w:divBdr>
        </w:div>
      </w:divsChild>
    </w:div>
    <w:div w:id="985888908">
      <w:bodyDiv w:val="1"/>
      <w:marLeft w:val="0"/>
      <w:marRight w:val="0"/>
      <w:marTop w:val="0"/>
      <w:marBottom w:val="0"/>
      <w:divBdr>
        <w:top w:val="none" w:sz="0" w:space="0" w:color="auto"/>
        <w:left w:val="none" w:sz="0" w:space="0" w:color="auto"/>
        <w:bottom w:val="none" w:sz="0" w:space="0" w:color="auto"/>
        <w:right w:val="none" w:sz="0" w:space="0" w:color="auto"/>
      </w:divBdr>
      <w:divsChild>
        <w:div w:id="702629957">
          <w:marLeft w:val="640"/>
          <w:marRight w:val="0"/>
          <w:marTop w:val="0"/>
          <w:marBottom w:val="0"/>
          <w:divBdr>
            <w:top w:val="none" w:sz="0" w:space="0" w:color="auto"/>
            <w:left w:val="none" w:sz="0" w:space="0" w:color="auto"/>
            <w:bottom w:val="none" w:sz="0" w:space="0" w:color="auto"/>
            <w:right w:val="none" w:sz="0" w:space="0" w:color="auto"/>
          </w:divBdr>
        </w:div>
        <w:div w:id="604651430">
          <w:marLeft w:val="640"/>
          <w:marRight w:val="0"/>
          <w:marTop w:val="0"/>
          <w:marBottom w:val="0"/>
          <w:divBdr>
            <w:top w:val="none" w:sz="0" w:space="0" w:color="auto"/>
            <w:left w:val="none" w:sz="0" w:space="0" w:color="auto"/>
            <w:bottom w:val="none" w:sz="0" w:space="0" w:color="auto"/>
            <w:right w:val="none" w:sz="0" w:space="0" w:color="auto"/>
          </w:divBdr>
        </w:div>
        <w:div w:id="1387681500">
          <w:marLeft w:val="640"/>
          <w:marRight w:val="0"/>
          <w:marTop w:val="0"/>
          <w:marBottom w:val="0"/>
          <w:divBdr>
            <w:top w:val="none" w:sz="0" w:space="0" w:color="auto"/>
            <w:left w:val="none" w:sz="0" w:space="0" w:color="auto"/>
            <w:bottom w:val="none" w:sz="0" w:space="0" w:color="auto"/>
            <w:right w:val="none" w:sz="0" w:space="0" w:color="auto"/>
          </w:divBdr>
        </w:div>
        <w:div w:id="1657148164">
          <w:marLeft w:val="640"/>
          <w:marRight w:val="0"/>
          <w:marTop w:val="0"/>
          <w:marBottom w:val="0"/>
          <w:divBdr>
            <w:top w:val="none" w:sz="0" w:space="0" w:color="auto"/>
            <w:left w:val="none" w:sz="0" w:space="0" w:color="auto"/>
            <w:bottom w:val="none" w:sz="0" w:space="0" w:color="auto"/>
            <w:right w:val="none" w:sz="0" w:space="0" w:color="auto"/>
          </w:divBdr>
        </w:div>
        <w:div w:id="59913782">
          <w:marLeft w:val="640"/>
          <w:marRight w:val="0"/>
          <w:marTop w:val="0"/>
          <w:marBottom w:val="0"/>
          <w:divBdr>
            <w:top w:val="none" w:sz="0" w:space="0" w:color="auto"/>
            <w:left w:val="none" w:sz="0" w:space="0" w:color="auto"/>
            <w:bottom w:val="none" w:sz="0" w:space="0" w:color="auto"/>
            <w:right w:val="none" w:sz="0" w:space="0" w:color="auto"/>
          </w:divBdr>
        </w:div>
        <w:div w:id="1566405919">
          <w:marLeft w:val="640"/>
          <w:marRight w:val="0"/>
          <w:marTop w:val="0"/>
          <w:marBottom w:val="0"/>
          <w:divBdr>
            <w:top w:val="none" w:sz="0" w:space="0" w:color="auto"/>
            <w:left w:val="none" w:sz="0" w:space="0" w:color="auto"/>
            <w:bottom w:val="none" w:sz="0" w:space="0" w:color="auto"/>
            <w:right w:val="none" w:sz="0" w:space="0" w:color="auto"/>
          </w:divBdr>
        </w:div>
        <w:div w:id="1421028593">
          <w:marLeft w:val="640"/>
          <w:marRight w:val="0"/>
          <w:marTop w:val="0"/>
          <w:marBottom w:val="0"/>
          <w:divBdr>
            <w:top w:val="none" w:sz="0" w:space="0" w:color="auto"/>
            <w:left w:val="none" w:sz="0" w:space="0" w:color="auto"/>
            <w:bottom w:val="none" w:sz="0" w:space="0" w:color="auto"/>
            <w:right w:val="none" w:sz="0" w:space="0" w:color="auto"/>
          </w:divBdr>
        </w:div>
        <w:div w:id="544876937">
          <w:marLeft w:val="640"/>
          <w:marRight w:val="0"/>
          <w:marTop w:val="0"/>
          <w:marBottom w:val="0"/>
          <w:divBdr>
            <w:top w:val="none" w:sz="0" w:space="0" w:color="auto"/>
            <w:left w:val="none" w:sz="0" w:space="0" w:color="auto"/>
            <w:bottom w:val="none" w:sz="0" w:space="0" w:color="auto"/>
            <w:right w:val="none" w:sz="0" w:space="0" w:color="auto"/>
          </w:divBdr>
        </w:div>
        <w:div w:id="1859537315">
          <w:marLeft w:val="640"/>
          <w:marRight w:val="0"/>
          <w:marTop w:val="0"/>
          <w:marBottom w:val="0"/>
          <w:divBdr>
            <w:top w:val="none" w:sz="0" w:space="0" w:color="auto"/>
            <w:left w:val="none" w:sz="0" w:space="0" w:color="auto"/>
            <w:bottom w:val="none" w:sz="0" w:space="0" w:color="auto"/>
            <w:right w:val="none" w:sz="0" w:space="0" w:color="auto"/>
          </w:divBdr>
        </w:div>
        <w:div w:id="355278648">
          <w:marLeft w:val="640"/>
          <w:marRight w:val="0"/>
          <w:marTop w:val="0"/>
          <w:marBottom w:val="0"/>
          <w:divBdr>
            <w:top w:val="none" w:sz="0" w:space="0" w:color="auto"/>
            <w:left w:val="none" w:sz="0" w:space="0" w:color="auto"/>
            <w:bottom w:val="none" w:sz="0" w:space="0" w:color="auto"/>
            <w:right w:val="none" w:sz="0" w:space="0" w:color="auto"/>
          </w:divBdr>
        </w:div>
        <w:div w:id="673607475">
          <w:marLeft w:val="640"/>
          <w:marRight w:val="0"/>
          <w:marTop w:val="0"/>
          <w:marBottom w:val="0"/>
          <w:divBdr>
            <w:top w:val="none" w:sz="0" w:space="0" w:color="auto"/>
            <w:left w:val="none" w:sz="0" w:space="0" w:color="auto"/>
            <w:bottom w:val="none" w:sz="0" w:space="0" w:color="auto"/>
            <w:right w:val="none" w:sz="0" w:space="0" w:color="auto"/>
          </w:divBdr>
        </w:div>
        <w:div w:id="723606729">
          <w:marLeft w:val="640"/>
          <w:marRight w:val="0"/>
          <w:marTop w:val="0"/>
          <w:marBottom w:val="0"/>
          <w:divBdr>
            <w:top w:val="none" w:sz="0" w:space="0" w:color="auto"/>
            <w:left w:val="none" w:sz="0" w:space="0" w:color="auto"/>
            <w:bottom w:val="none" w:sz="0" w:space="0" w:color="auto"/>
            <w:right w:val="none" w:sz="0" w:space="0" w:color="auto"/>
          </w:divBdr>
        </w:div>
      </w:divsChild>
    </w:div>
    <w:div w:id="996686466">
      <w:bodyDiv w:val="1"/>
      <w:marLeft w:val="0"/>
      <w:marRight w:val="0"/>
      <w:marTop w:val="0"/>
      <w:marBottom w:val="0"/>
      <w:divBdr>
        <w:top w:val="none" w:sz="0" w:space="0" w:color="auto"/>
        <w:left w:val="none" w:sz="0" w:space="0" w:color="auto"/>
        <w:bottom w:val="none" w:sz="0" w:space="0" w:color="auto"/>
        <w:right w:val="none" w:sz="0" w:space="0" w:color="auto"/>
      </w:divBdr>
      <w:divsChild>
        <w:div w:id="1604265569">
          <w:marLeft w:val="640"/>
          <w:marRight w:val="0"/>
          <w:marTop w:val="0"/>
          <w:marBottom w:val="0"/>
          <w:divBdr>
            <w:top w:val="none" w:sz="0" w:space="0" w:color="auto"/>
            <w:left w:val="none" w:sz="0" w:space="0" w:color="auto"/>
            <w:bottom w:val="none" w:sz="0" w:space="0" w:color="auto"/>
            <w:right w:val="none" w:sz="0" w:space="0" w:color="auto"/>
          </w:divBdr>
        </w:div>
        <w:div w:id="2069692725">
          <w:marLeft w:val="640"/>
          <w:marRight w:val="0"/>
          <w:marTop w:val="0"/>
          <w:marBottom w:val="0"/>
          <w:divBdr>
            <w:top w:val="none" w:sz="0" w:space="0" w:color="auto"/>
            <w:left w:val="none" w:sz="0" w:space="0" w:color="auto"/>
            <w:bottom w:val="none" w:sz="0" w:space="0" w:color="auto"/>
            <w:right w:val="none" w:sz="0" w:space="0" w:color="auto"/>
          </w:divBdr>
        </w:div>
        <w:div w:id="1390033405">
          <w:marLeft w:val="640"/>
          <w:marRight w:val="0"/>
          <w:marTop w:val="0"/>
          <w:marBottom w:val="0"/>
          <w:divBdr>
            <w:top w:val="none" w:sz="0" w:space="0" w:color="auto"/>
            <w:left w:val="none" w:sz="0" w:space="0" w:color="auto"/>
            <w:bottom w:val="none" w:sz="0" w:space="0" w:color="auto"/>
            <w:right w:val="none" w:sz="0" w:space="0" w:color="auto"/>
          </w:divBdr>
        </w:div>
        <w:div w:id="815338541">
          <w:marLeft w:val="640"/>
          <w:marRight w:val="0"/>
          <w:marTop w:val="0"/>
          <w:marBottom w:val="0"/>
          <w:divBdr>
            <w:top w:val="none" w:sz="0" w:space="0" w:color="auto"/>
            <w:left w:val="none" w:sz="0" w:space="0" w:color="auto"/>
            <w:bottom w:val="none" w:sz="0" w:space="0" w:color="auto"/>
            <w:right w:val="none" w:sz="0" w:space="0" w:color="auto"/>
          </w:divBdr>
        </w:div>
        <w:div w:id="2131899166">
          <w:marLeft w:val="640"/>
          <w:marRight w:val="0"/>
          <w:marTop w:val="0"/>
          <w:marBottom w:val="0"/>
          <w:divBdr>
            <w:top w:val="none" w:sz="0" w:space="0" w:color="auto"/>
            <w:left w:val="none" w:sz="0" w:space="0" w:color="auto"/>
            <w:bottom w:val="none" w:sz="0" w:space="0" w:color="auto"/>
            <w:right w:val="none" w:sz="0" w:space="0" w:color="auto"/>
          </w:divBdr>
        </w:div>
        <w:div w:id="309790533">
          <w:marLeft w:val="640"/>
          <w:marRight w:val="0"/>
          <w:marTop w:val="0"/>
          <w:marBottom w:val="0"/>
          <w:divBdr>
            <w:top w:val="none" w:sz="0" w:space="0" w:color="auto"/>
            <w:left w:val="none" w:sz="0" w:space="0" w:color="auto"/>
            <w:bottom w:val="none" w:sz="0" w:space="0" w:color="auto"/>
            <w:right w:val="none" w:sz="0" w:space="0" w:color="auto"/>
          </w:divBdr>
        </w:div>
        <w:div w:id="2111388062">
          <w:marLeft w:val="640"/>
          <w:marRight w:val="0"/>
          <w:marTop w:val="0"/>
          <w:marBottom w:val="0"/>
          <w:divBdr>
            <w:top w:val="none" w:sz="0" w:space="0" w:color="auto"/>
            <w:left w:val="none" w:sz="0" w:space="0" w:color="auto"/>
            <w:bottom w:val="none" w:sz="0" w:space="0" w:color="auto"/>
            <w:right w:val="none" w:sz="0" w:space="0" w:color="auto"/>
          </w:divBdr>
        </w:div>
        <w:div w:id="220485234">
          <w:marLeft w:val="640"/>
          <w:marRight w:val="0"/>
          <w:marTop w:val="0"/>
          <w:marBottom w:val="0"/>
          <w:divBdr>
            <w:top w:val="none" w:sz="0" w:space="0" w:color="auto"/>
            <w:left w:val="none" w:sz="0" w:space="0" w:color="auto"/>
            <w:bottom w:val="none" w:sz="0" w:space="0" w:color="auto"/>
            <w:right w:val="none" w:sz="0" w:space="0" w:color="auto"/>
          </w:divBdr>
        </w:div>
        <w:div w:id="8721934">
          <w:marLeft w:val="640"/>
          <w:marRight w:val="0"/>
          <w:marTop w:val="0"/>
          <w:marBottom w:val="0"/>
          <w:divBdr>
            <w:top w:val="none" w:sz="0" w:space="0" w:color="auto"/>
            <w:left w:val="none" w:sz="0" w:space="0" w:color="auto"/>
            <w:bottom w:val="none" w:sz="0" w:space="0" w:color="auto"/>
            <w:right w:val="none" w:sz="0" w:space="0" w:color="auto"/>
          </w:divBdr>
        </w:div>
        <w:div w:id="674920110">
          <w:marLeft w:val="640"/>
          <w:marRight w:val="0"/>
          <w:marTop w:val="0"/>
          <w:marBottom w:val="0"/>
          <w:divBdr>
            <w:top w:val="none" w:sz="0" w:space="0" w:color="auto"/>
            <w:left w:val="none" w:sz="0" w:space="0" w:color="auto"/>
            <w:bottom w:val="none" w:sz="0" w:space="0" w:color="auto"/>
            <w:right w:val="none" w:sz="0" w:space="0" w:color="auto"/>
          </w:divBdr>
        </w:div>
        <w:div w:id="175507640">
          <w:marLeft w:val="640"/>
          <w:marRight w:val="0"/>
          <w:marTop w:val="0"/>
          <w:marBottom w:val="0"/>
          <w:divBdr>
            <w:top w:val="none" w:sz="0" w:space="0" w:color="auto"/>
            <w:left w:val="none" w:sz="0" w:space="0" w:color="auto"/>
            <w:bottom w:val="none" w:sz="0" w:space="0" w:color="auto"/>
            <w:right w:val="none" w:sz="0" w:space="0" w:color="auto"/>
          </w:divBdr>
        </w:div>
        <w:div w:id="247543524">
          <w:marLeft w:val="640"/>
          <w:marRight w:val="0"/>
          <w:marTop w:val="0"/>
          <w:marBottom w:val="0"/>
          <w:divBdr>
            <w:top w:val="none" w:sz="0" w:space="0" w:color="auto"/>
            <w:left w:val="none" w:sz="0" w:space="0" w:color="auto"/>
            <w:bottom w:val="none" w:sz="0" w:space="0" w:color="auto"/>
            <w:right w:val="none" w:sz="0" w:space="0" w:color="auto"/>
          </w:divBdr>
        </w:div>
        <w:div w:id="1482500164">
          <w:marLeft w:val="640"/>
          <w:marRight w:val="0"/>
          <w:marTop w:val="0"/>
          <w:marBottom w:val="0"/>
          <w:divBdr>
            <w:top w:val="none" w:sz="0" w:space="0" w:color="auto"/>
            <w:left w:val="none" w:sz="0" w:space="0" w:color="auto"/>
            <w:bottom w:val="none" w:sz="0" w:space="0" w:color="auto"/>
            <w:right w:val="none" w:sz="0" w:space="0" w:color="auto"/>
          </w:divBdr>
        </w:div>
        <w:div w:id="1429617750">
          <w:marLeft w:val="640"/>
          <w:marRight w:val="0"/>
          <w:marTop w:val="0"/>
          <w:marBottom w:val="0"/>
          <w:divBdr>
            <w:top w:val="none" w:sz="0" w:space="0" w:color="auto"/>
            <w:left w:val="none" w:sz="0" w:space="0" w:color="auto"/>
            <w:bottom w:val="none" w:sz="0" w:space="0" w:color="auto"/>
            <w:right w:val="none" w:sz="0" w:space="0" w:color="auto"/>
          </w:divBdr>
        </w:div>
      </w:divsChild>
    </w:div>
    <w:div w:id="1053385057">
      <w:bodyDiv w:val="1"/>
      <w:marLeft w:val="0"/>
      <w:marRight w:val="0"/>
      <w:marTop w:val="0"/>
      <w:marBottom w:val="0"/>
      <w:divBdr>
        <w:top w:val="none" w:sz="0" w:space="0" w:color="auto"/>
        <w:left w:val="none" w:sz="0" w:space="0" w:color="auto"/>
        <w:bottom w:val="none" w:sz="0" w:space="0" w:color="auto"/>
        <w:right w:val="none" w:sz="0" w:space="0" w:color="auto"/>
      </w:divBdr>
      <w:divsChild>
        <w:div w:id="1455521058">
          <w:marLeft w:val="640"/>
          <w:marRight w:val="0"/>
          <w:marTop w:val="0"/>
          <w:marBottom w:val="0"/>
          <w:divBdr>
            <w:top w:val="none" w:sz="0" w:space="0" w:color="auto"/>
            <w:left w:val="none" w:sz="0" w:space="0" w:color="auto"/>
            <w:bottom w:val="none" w:sz="0" w:space="0" w:color="auto"/>
            <w:right w:val="none" w:sz="0" w:space="0" w:color="auto"/>
          </w:divBdr>
        </w:div>
        <w:div w:id="971327141">
          <w:marLeft w:val="640"/>
          <w:marRight w:val="0"/>
          <w:marTop w:val="0"/>
          <w:marBottom w:val="0"/>
          <w:divBdr>
            <w:top w:val="none" w:sz="0" w:space="0" w:color="auto"/>
            <w:left w:val="none" w:sz="0" w:space="0" w:color="auto"/>
            <w:bottom w:val="none" w:sz="0" w:space="0" w:color="auto"/>
            <w:right w:val="none" w:sz="0" w:space="0" w:color="auto"/>
          </w:divBdr>
        </w:div>
        <w:div w:id="1149975556">
          <w:marLeft w:val="640"/>
          <w:marRight w:val="0"/>
          <w:marTop w:val="0"/>
          <w:marBottom w:val="0"/>
          <w:divBdr>
            <w:top w:val="none" w:sz="0" w:space="0" w:color="auto"/>
            <w:left w:val="none" w:sz="0" w:space="0" w:color="auto"/>
            <w:bottom w:val="none" w:sz="0" w:space="0" w:color="auto"/>
            <w:right w:val="none" w:sz="0" w:space="0" w:color="auto"/>
          </w:divBdr>
        </w:div>
        <w:div w:id="276717656">
          <w:marLeft w:val="640"/>
          <w:marRight w:val="0"/>
          <w:marTop w:val="0"/>
          <w:marBottom w:val="0"/>
          <w:divBdr>
            <w:top w:val="none" w:sz="0" w:space="0" w:color="auto"/>
            <w:left w:val="none" w:sz="0" w:space="0" w:color="auto"/>
            <w:bottom w:val="none" w:sz="0" w:space="0" w:color="auto"/>
            <w:right w:val="none" w:sz="0" w:space="0" w:color="auto"/>
          </w:divBdr>
        </w:div>
        <w:div w:id="793058565">
          <w:marLeft w:val="640"/>
          <w:marRight w:val="0"/>
          <w:marTop w:val="0"/>
          <w:marBottom w:val="0"/>
          <w:divBdr>
            <w:top w:val="none" w:sz="0" w:space="0" w:color="auto"/>
            <w:left w:val="none" w:sz="0" w:space="0" w:color="auto"/>
            <w:bottom w:val="none" w:sz="0" w:space="0" w:color="auto"/>
            <w:right w:val="none" w:sz="0" w:space="0" w:color="auto"/>
          </w:divBdr>
        </w:div>
        <w:div w:id="1211845141">
          <w:marLeft w:val="640"/>
          <w:marRight w:val="0"/>
          <w:marTop w:val="0"/>
          <w:marBottom w:val="0"/>
          <w:divBdr>
            <w:top w:val="none" w:sz="0" w:space="0" w:color="auto"/>
            <w:left w:val="none" w:sz="0" w:space="0" w:color="auto"/>
            <w:bottom w:val="none" w:sz="0" w:space="0" w:color="auto"/>
            <w:right w:val="none" w:sz="0" w:space="0" w:color="auto"/>
          </w:divBdr>
        </w:div>
        <w:div w:id="751270119">
          <w:marLeft w:val="640"/>
          <w:marRight w:val="0"/>
          <w:marTop w:val="0"/>
          <w:marBottom w:val="0"/>
          <w:divBdr>
            <w:top w:val="none" w:sz="0" w:space="0" w:color="auto"/>
            <w:left w:val="none" w:sz="0" w:space="0" w:color="auto"/>
            <w:bottom w:val="none" w:sz="0" w:space="0" w:color="auto"/>
            <w:right w:val="none" w:sz="0" w:space="0" w:color="auto"/>
          </w:divBdr>
        </w:div>
        <w:div w:id="1577133621">
          <w:marLeft w:val="640"/>
          <w:marRight w:val="0"/>
          <w:marTop w:val="0"/>
          <w:marBottom w:val="0"/>
          <w:divBdr>
            <w:top w:val="none" w:sz="0" w:space="0" w:color="auto"/>
            <w:left w:val="none" w:sz="0" w:space="0" w:color="auto"/>
            <w:bottom w:val="none" w:sz="0" w:space="0" w:color="auto"/>
            <w:right w:val="none" w:sz="0" w:space="0" w:color="auto"/>
          </w:divBdr>
        </w:div>
        <w:div w:id="1525556717">
          <w:marLeft w:val="640"/>
          <w:marRight w:val="0"/>
          <w:marTop w:val="0"/>
          <w:marBottom w:val="0"/>
          <w:divBdr>
            <w:top w:val="none" w:sz="0" w:space="0" w:color="auto"/>
            <w:left w:val="none" w:sz="0" w:space="0" w:color="auto"/>
            <w:bottom w:val="none" w:sz="0" w:space="0" w:color="auto"/>
            <w:right w:val="none" w:sz="0" w:space="0" w:color="auto"/>
          </w:divBdr>
        </w:div>
        <w:div w:id="264702633">
          <w:marLeft w:val="640"/>
          <w:marRight w:val="0"/>
          <w:marTop w:val="0"/>
          <w:marBottom w:val="0"/>
          <w:divBdr>
            <w:top w:val="none" w:sz="0" w:space="0" w:color="auto"/>
            <w:left w:val="none" w:sz="0" w:space="0" w:color="auto"/>
            <w:bottom w:val="none" w:sz="0" w:space="0" w:color="auto"/>
            <w:right w:val="none" w:sz="0" w:space="0" w:color="auto"/>
          </w:divBdr>
        </w:div>
        <w:div w:id="310402960">
          <w:marLeft w:val="640"/>
          <w:marRight w:val="0"/>
          <w:marTop w:val="0"/>
          <w:marBottom w:val="0"/>
          <w:divBdr>
            <w:top w:val="none" w:sz="0" w:space="0" w:color="auto"/>
            <w:left w:val="none" w:sz="0" w:space="0" w:color="auto"/>
            <w:bottom w:val="none" w:sz="0" w:space="0" w:color="auto"/>
            <w:right w:val="none" w:sz="0" w:space="0" w:color="auto"/>
          </w:divBdr>
        </w:div>
      </w:divsChild>
    </w:div>
    <w:div w:id="1053577732">
      <w:bodyDiv w:val="1"/>
      <w:marLeft w:val="0"/>
      <w:marRight w:val="0"/>
      <w:marTop w:val="0"/>
      <w:marBottom w:val="0"/>
      <w:divBdr>
        <w:top w:val="none" w:sz="0" w:space="0" w:color="auto"/>
        <w:left w:val="none" w:sz="0" w:space="0" w:color="auto"/>
        <w:bottom w:val="none" w:sz="0" w:space="0" w:color="auto"/>
        <w:right w:val="none" w:sz="0" w:space="0" w:color="auto"/>
      </w:divBdr>
      <w:divsChild>
        <w:div w:id="270943433">
          <w:marLeft w:val="640"/>
          <w:marRight w:val="0"/>
          <w:marTop w:val="0"/>
          <w:marBottom w:val="0"/>
          <w:divBdr>
            <w:top w:val="none" w:sz="0" w:space="0" w:color="auto"/>
            <w:left w:val="none" w:sz="0" w:space="0" w:color="auto"/>
            <w:bottom w:val="none" w:sz="0" w:space="0" w:color="auto"/>
            <w:right w:val="none" w:sz="0" w:space="0" w:color="auto"/>
          </w:divBdr>
        </w:div>
        <w:div w:id="1656301508">
          <w:marLeft w:val="640"/>
          <w:marRight w:val="0"/>
          <w:marTop w:val="0"/>
          <w:marBottom w:val="0"/>
          <w:divBdr>
            <w:top w:val="none" w:sz="0" w:space="0" w:color="auto"/>
            <w:left w:val="none" w:sz="0" w:space="0" w:color="auto"/>
            <w:bottom w:val="none" w:sz="0" w:space="0" w:color="auto"/>
            <w:right w:val="none" w:sz="0" w:space="0" w:color="auto"/>
          </w:divBdr>
        </w:div>
        <w:div w:id="732461357">
          <w:marLeft w:val="640"/>
          <w:marRight w:val="0"/>
          <w:marTop w:val="0"/>
          <w:marBottom w:val="0"/>
          <w:divBdr>
            <w:top w:val="none" w:sz="0" w:space="0" w:color="auto"/>
            <w:left w:val="none" w:sz="0" w:space="0" w:color="auto"/>
            <w:bottom w:val="none" w:sz="0" w:space="0" w:color="auto"/>
            <w:right w:val="none" w:sz="0" w:space="0" w:color="auto"/>
          </w:divBdr>
        </w:div>
        <w:div w:id="1809128995">
          <w:marLeft w:val="640"/>
          <w:marRight w:val="0"/>
          <w:marTop w:val="0"/>
          <w:marBottom w:val="0"/>
          <w:divBdr>
            <w:top w:val="none" w:sz="0" w:space="0" w:color="auto"/>
            <w:left w:val="none" w:sz="0" w:space="0" w:color="auto"/>
            <w:bottom w:val="none" w:sz="0" w:space="0" w:color="auto"/>
            <w:right w:val="none" w:sz="0" w:space="0" w:color="auto"/>
          </w:divBdr>
        </w:div>
        <w:div w:id="627322810">
          <w:marLeft w:val="640"/>
          <w:marRight w:val="0"/>
          <w:marTop w:val="0"/>
          <w:marBottom w:val="0"/>
          <w:divBdr>
            <w:top w:val="none" w:sz="0" w:space="0" w:color="auto"/>
            <w:left w:val="none" w:sz="0" w:space="0" w:color="auto"/>
            <w:bottom w:val="none" w:sz="0" w:space="0" w:color="auto"/>
            <w:right w:val="none" w:sz="0" w:space="0" w:color="auto"/>
          </w:divBdr>
        </w:div>
        <w:div w:id="75982028">
          <w:marLeft w:val="640"/>
          <w:marRight w:val="0"/>
          <w:marTop w:val="0"/>
          <w:marBottom w:val="0"/>
          <w:divBdr>
            <w:top w:val="none" w:sz="0" w:space="0" w:color="auto"/>
            <w:left w:val="none" w:sz="0" w:space="0" w:color="auto"/>
            <w:bottom w:val="none" w:sz="0" w:space="0" w:color="auto"/>
            <w:right w:val="none" w:sz="0" w:space="0" w:color="auto"/>
          </w:divBdr>
        </w:div>
        <w:div w:id="198709161">
          <w:marLeft w:val="640"/>
          <w:marRight w:val="0"/>
          <w:marTop w:val="0"/>
          <w:marBottom w:val="0"/>
          <w:divBdr>
            <w:top w:val="none" w:sz="0" w:space="0" w:color="auto"/>
            <w:left w:val="none" w:sz="0" w:space="0" w:color="auto"/>
            <w:bottom w:val="none" w:sz="0" w:space="0" w:color="auto"/>
            <w:right w:val="none" w:sz="0" w:space="0" w:color="auto"/>
          </w:divBdr>
        </w:div>
        <w:div w:id="1296714618">
          <w:marLeft w:val="640"/>
          <w:marRight w:val="0"/>
          <w:marTop w:val="0"/>
          <w:marBottom w:val="0"/>
          <w:divBdr>
            <w:top w:val="none" w:sz="0" w:space="0" w:color="auto"/>
            <w:left w:val="none" w:sz="0" w:space="0" w:color="auto"/>
            <w:bottom w:val="none" w:sz="0" w:space="0" w:color="auto"/>
            <w:right w:val="none" w:sz="0" w:space="0" w:color="auto"/>
          </w:divBdr>
        </w:div>
        <w:div w:id="920606175">
          <w:marLeft w:val="640"/>
          <w:marRight w:val="0"/>
          <w:marTop w:val="0"/>
          <w:marBottom w:val="0"/>
          <w:divBdr>
            <w:top w:val="none" w:sz="0" w:space="0" w:color="auto"/>
            <w:left w:val="none" w:sz="0" w:space="0" w:color="auto"/>
            <w:bottom w:val="none" w:sz="0" w:space="0" w:color="auto"/>
            <w:right w:val="none" w:sz="0" w:space="0" w:color="auto"/>
          </w:divBdr>
        </w:div>
        <w:div w:id="1953320204">
          <w:marLeft w:val="640"/>
          <w:marRight w:val="0"/>
          <w:marTop w:val="0"/>
          <w:marBottom w:val="0"/>
          <w:divBdr>
            <w:top w:val="none" w:sz="0" w:space="0" w:color="auto"/>
            <w:left w:val="none" w:sz="0" w:space="0" w:color="auto"/>
            <w:bottom w:val="none" w:sz="0" w:space="0" w:color="auto"/>
            <w:right w:val="none" w:sz="0" w:space="0" w:color="auto"/>
          </w:divBdr>
        </w:div>
        <w:div w:id="1743218263">
          <w:marLeft w:val="640"/>
          <w:marRight w:val="0"/>
          <w:marTop w:val="0"/>
          <w:marBottom w:val="0"/>
          <w:divBdr>
            <w:top w:val="none" w:sz="0" w:space="0" w:color="auto"/>
            <w:left w:val="none" w:sz="0" w:space="0" w:color="auto"/>
            <w:bottom w:val="none" w:sz="0" w:space="0" w:color="auto"/>
            <w:right w:val="none" w:sz="0" w:space="0" w:color="auto"/>
          </w:divBdr>
        </w:div>
        <w:div w:id="1279530433">
          <w:marLeft w:val="640"/>
          <w:marRight w:val="0"/>
          <w:marTop w:val="0"/>
          <w:marBottom w:val="0"/>
          <w:divBdr>
            <w:top w:val="none" w:sz="0" w:space="0" w:color="auto"/>
            <w:left w:val="none" w:sz="0" w:space="0" w:color="auto"/>
            <w:bottom w:val="none" w:sz="0" w:space="0" w:color="auto"/>
            <w:right w:val="none" w:sz="0" w:space="0" w:color="auto"/>
          </w:divBdr>
        </w:div>
        <w:div w:id="781921538">
          <w:marLeft w:val="640"/>
          <w:marRight w:val="0"/>
          <w:marTop w:val="0"/>
          <w:marBottom w:val="0"/>
          <w:divBdr>
            <w:top w:val="none" w:sz="0" w:space="0" w:color="auto"/>
            <w:left w:val="none" w:sz="0" w:space="0" w:color="auto"/>
            <w:bottom w:val="none" w:sz="0" w:space="0" w:color="auto"/>
            <w:right w:val="none" w:sz="0" w:space="0" w:color="auto"/>
          </w:divBdr>
        </w:div>
        <w:div w:id="1043478373">
          <w:marLeft w:val="640"/>
          <w:marRight w:val="0"/>
          <w:marTop w:val="0"/>
          <w:marBottom w:val="0"/>
          <w:divBdr>
            <w:top w:val="none" w:sz="0" w:space="0" w:color="auto"/>
            <w:left w:val="none" w:sz="0" w:space="0" w:color="auto"/>
            <w:bottom w:val="none" w:sz="0" w:space="0" w:color="auto"/>
            <w:right w:val="none" w:sz="0" w:space="0" w:color="auto"/>
          </w:divBdr>
        </w:div>
      </w:divsChild>
    </w:div>
    <w:div w:id="1059474579">
      <w:bodyDiv w:val="1"/>
      <w:marLeft w:val="0"/>
      <w:marRight w:val="0"/>
      <w:marTop w:val="0"/>
      <w:marBottom w:val="0"/>
      <w:divBdr>
        <w:top w:val="none" w:sz="0" w:space="0" w:color="auto"/>
        <w:left w:val="none" w:sz="0" w:space="0" w:color="auto"/>
        <w:bottom w:val="none" w:sz="0" w:space="0" w:color="auto"/>
        <w:right w:val="none" w:sz="0" w:space="0" w:color="auto"/>
      </w:divBdr>
      <w:divsChild>
        <w:div w:id="18701291">
          <w:marLeft w:val="640"/>
          <w:marRight w:val="0"/>
          <w:marTop w:val="0"/>
          <w:marBottom w:val="0"/>
          <w:divBdr>
            <w:top w:val="none" w:sz="0" w:space="0" w:color="auto"/>
            <w:left w:val="none" w:sz="0" w:space="0" w:color="auto"/>
            <w:bottom w:val="none" w:sz="0" w:space="0" w:color="auto"/>
            <w:right w:val="none" w:sz="0" w:space="0" w:color="auto"/>
          </w:divBdr>
        </w:div>
        <w:div w:id="1555308692">
          <w:marLeft w:val="640"/>
          <w:marRight w:val="0"/>
          <w:marTop w:val="0"/>
          <w:marBottom w:val="0"/>
          <w:divBdr>
            <w:top w:val="none" w:sz="0" w:space="0" w:color="auto"/>
            <w:left w:val="none" w:sz="0" w:space="0" w:color="auto"/>
            <w:bottom w:val="none" w:sz="0" w:space="0" w:color="auto"/>
            <w:right w:val="none" w:sz="0" w:space="0" w:color="auto"/>
          </w:divBdr>
        </w:div>
        <w:div w:id="1413627263">
          <w:marLeft w:val="640"/>
          <w:marRight w:val="0"/>
          <w:marTop w:val="0"/>
          <w:marBottom w:val="0"/>
          <w:divBdr>
            <w:top w:val="none" w:sz="0" w:space="0" w:color="auto"/>
            <w:left w:val="none" w:sz="0" w:space="0" w:color="auto"/>
            <w:bottom w:val="none" w:sz="0" w:space="0" w:color="auto"/>
            <w:right w:val="none" w:sz="0" w:space="0" w:color="auto"/>
          </w:divBdr>
        </w:div>
        <w:div w:id="1452357655">
          <w:marLeft w:val="640"/>
          <w:marRight w:val="0"/>
          <w:marTop w:val="0"/>
          <w:marBottom w:val="0"/>
          <w:divBdr>
            <w:top w:val="none" w:sz="0" w:space="0" w:color="auto"/>
            <w:left w:val="none" w:sz="0" w:space="0" w:color="auto"/>
            <w:bottom w:val="none" w:sz="0" w:space="0" w:color="auto"/>
            <w:right w:val="none" w:sz="0" w:space="0" w:color="auto"/>
          </w:divBdr>
        </w:div>
        <w:div w:id="1786386672">
          <w:marLeft w:val="640"/>
          <w:marRight w:val="0"/>
          <w:marTop w:val="0"/>
          <w:marBottom w:val="0"/>
          <w:divBdr>
            <w:top w:val="none" w:sz="0" w:space="0" w:color="auto"/>
            <w:left w:val="none" w:sz="0" w:space="0" w:color="auto"/>
            <w:bottom w:val="none" w:sz="0" w:space="0" w:color="auto"/>
            <w:right w:val="none" w:sz="0" w:space="0" w:color="auto"/>
          </w:divBdr>
        </w:div>
        <w:div w:id="1133447231">
          <w:marLeft w:val="640"/>
          <w:marRight w:val="0"/>
          <w:marTop w:val="0"/>
          <w:marBottom w:val="0"/>
          <w:divBdr>
            <w:top w:val="none" w:sz="0" w:space="0" w:color="auto"/>
            <w:left w:val="none" w:sz="0" w:space="0" w:color="auto"/>
            <w:bottom w:val="none" w:sz="0" w:space="0" w:color="auto"/>
            <w:right w:val="none" w:sz="0" w:space="0" w:color="auto"/>
          </w:divBdr>
        </w:div>
        <w:div w:id="1867255972">
          <w:marLeft w:val="640"/>
          <w:marRight w:val="0"/>
          <w:marTop w:val="0"/>
          <w:marBottom w:val="0"/>
          <w:divBdr>
            <w:top w:val="none" w:sz="0" w:space="0" w:color="auto"/>
            <w:left w:val="none" w:sz="0" w:space="0" w:color="auto"/>
            <w:bottom w:val="none" w:sz="0" w:space="0" w:color="auto"/>
            <w:right w:val="none" w:sz="0" w:space="0" w:color="auto"/>
          </w:divBdr>
        </w:div>
        <w:div w:id="1890651026">
          <w:marLeft w:val="640"/>
          <w:marRight w:val="0"/>
          <w:marTop w:val="0"/>
          <w:marBottom w:val="0"/>
          <w:divBdr>
            <w:top w:val="none" w:sz="0" w:space="0" w:color="auto"/>
            <w:left w:val="none" w:sz="0" w:space="0" w:color="auto"/>
            <w:bottom w:val="none" w:sz="0" w:space="0" w:color="auto"/>
            <w:right w:val="none" w:sz="0" w:space="0" w:color="auto"/>
          </w:divBdr>
        </w:div>
        <w:div w:id="1643461271">
          <w:marLeft w:val="640"/>
          <w:marRight w:val="0"/>
          <w:marTop w:val="0"/>
          <w:marBottom w:val="0"/>
          <w:divBdr>
            <w:top w:val="none" w:sz="0" w:space="0" w:color="auto"/>
            <w:left w:val="none" w:sz="0" w:space="0" w:color="auto"/>
            <w:bottom w:val="none" w:sz="0" w:space="0" w:color="auto"/>
            <w:right w:val="none" w:sz="0" w:space="0" w:color="auto"/>
          </w:divBdr>
        </w:div>
        <w:div w:id="1440876210">
          <w:marLeft w:val="640"/>
          <w:marRight w:val="0"/>
          <w:marTop w:val="0"/>
          <w:marBottom w:val="0"/>
          <w:divBdr>
            <w:top w:val="none" w:sz="0" w:space="0" w:color="auto"/>
            <w:left w:val="none" w:sz="0" w:space="0" w:color="auto"/>
            <w:bottom w:val="none" w:sz="0" w:space="0" w:color="auto"/>
            <w:right w:val="none" w:sz="0" w:space="0" w:color="auto"/>
          </w:divBdr>
        </w:div>
        <w:div w:id="1573615531">
          <w:marLeft w:val="640"/>
          <w:marRight w:val="0"/>
          <w:marTop w:val="0"/>
          <w:marBottom w:val="0"/>
          <w:divBdr>
            <w:top w:val="none" w:sz="0" w:space="0" w:color="auto"/>
            <w:left w:val="none" w:sz="0" w:space="0" w:color="auto"/>
            <w:bottom w:val="none" w:sz="0" w:space="0" w:color="auto"/>
            <w:right w:val="none" w:sz="0" w:space="0" w:color="auto"/>
          </w:divBdr>
        </w:div>
        <w:div w:id="359164105">
          <w:marLeft w:val="640"/>
          <w:marRight w:val="0"/>
          <w:marTop w:val="0"/>
          <w:marBottom w:val="0"/>
          <w:divBdr>
            <w:top w:val="none" w:sz="0" w:space="0" w:color="auto"/>
            <w:left w:val="none" w:sz="0" w:space="0" w:color="auto"/>
            <w:bottom w:val="none" w:sz="0" w:space="0" w:color="auto"/>
            <w:right w:val="none" w:sz="0" w:space="0" w:color="auto"/>
          </w:divBdr>
        </w:div>
        <w:div w:id="209729184">
          <w:marLeft w:val="640"/>
          <w:marRight w:val="0"/>
          <w:marTop w:val="0"/>
          <w:marBottom w:val="0"/>
          <w:divBdr>
            <w:top w:val="none" w:sz="0" w:space="0" w:color="auto"/>
            <w:left w:val="none" w:sz="0" w:space="0" w:color="auto"/>
            <w:bottom w:val="none" w:sz="0" w:space="0" w:color="auto"/>
            <w:right w:val="none" w:sz="0" w:space="0" w:color="auto"/>
          </w:divBdr>
        </w:div>
      </w:divsChild>
    </w:div>
    <w:div w:id="1060716557">
      <w:bodyDiv w:val="1"/>
      <w:marLeft w:val="0"/>
      <w:marRight w:val="0"/>
      <w:marTop w:val="0"/>
      <w:marBottom w:val="0"/>
      <w:divBdr>
        <w:top w:val="none" w:sz="0" w:space="0" w:color="auto"/>
        <w:left w:val="none" w:sz="0" w:space="0" w:color="auto"/>
        <w:bottom w:val="none" w:sz="0" w:space="0" w:color="auto"/>
        <w:right w:val="none" w:sz="0" w:space="0" w:color="auto"/>
      </w:divBdr>
      <w:divsChild>
        <w:div w:id="1316178871">
          <w:marLeft w:val="640"/>
          <w:marRight w:val="0"/>
          <w:marTop w:val="0"/>
          <w:marBottom w:val="0"/>
          <w:divBdr>
            <w:top w:val="none" w:sz="0" w:space="0" w:color="auto"/>
            <w:left w:val="none" w:sz="0" w:space="0" w:color="auto"/>
            <w:bottom w:val="none" w:sz="0" w:space="0" w:color="auto"/>
            <w:right w:val="none" w:sz="0" w:space="0" w:color="auto"/>
          </w:divBdr>
        </w:div>
        <w:div w:id="1299260410">
          <w:marLeft w:val="640"/>
          <w:marRight w:val="0"/>
          <w:marTop w:val="0"/>
          <w:marBottom w:val="0"/>
          <w:divBdr>
            <w:top w:val="none" w:sz="0" w:space="0" w:color="auto"/>
            <w:left w:val="none" w:sz="0" w:space="0" w:color="auto"/>
            <w:bottom w:val="none" w:sz="0" w:space="0" w:color="auto"/>
            <w:right w:val="none" w:sz="0" w:space="0" w:color="auto"/>
          </w:divBdr>
        </w:div>
        <w:div w:id="883449289">
          <w:marLeft w:val="640"/>
          <w:marRight w:val="0"/>
          <w:marTop w:val="0"/>
          <w:marBottom w:val="0"/>
          <w:divBdr>
            <w:top w:val="none" w:sz="0" w:space="0" w:color="auto"/>
            <w:left w:val="none" w:sz="0" w:space="0" w:color="auto"/>
            <w:bottom w:val="none" w:sz="0" w:space="0" w:color="auto"/>
            <w:right w:val="none" w:sz="0" w:space="0" w:color="auto"/>
          </w:divBdr>
        </w:div>
        <w:div w:id="2055696955">
          <w:marLeft w:val="640"/>
          <w:marRight w:val="0"/>
          <w:marTop w:val="0"/>
          <w:marBottom w:val="0"/>
          <w:divBdr>
            <w:top w:val="none" w:sz="0" w:space="0" w:color="auto"/>
            <w:left w:val="none" w:sz="0" w:space="0" w:color="auto"/>
            <w:bottom w:val="none" w:sz="0" w:space="0" w:color="auto"/>
            <w:right w:val="none" w:sz="0" w:space="0" w:color="auto"/>
          </w:divBdr>
        </w:div>
        <w:div w:id="1650817919">
          <w:marLeft w:val="640"/>
          <w:marRight w:val="0"/>
          <w:marTop w:val="0"/>
          <w:marBottom w:val="0"/>
          <w:divBdr>
            <w:top w:val="none" w:sz="0" w:space="0" w:color="auto"/>
            <w:left w:val="none" w:sz="0" w:space="0" w:color="auto"/>
            <w:bottom w:val="none" w:sz="0" w:space="0" w:color="auto"/>
            <w:right w:val="none" w:sz="0" w:space="0" w:color="auto"/>
          </w:divBdr>
        </w:div>
        <w:div w:id="1587109715">
          <w:marLeft w:val="640"/>
          <w:marRight w:val="0"/>
          <w:marTop w:val="0"/>
          <w:marBottom w:val="0"/>
          <w:divBdr>
            <w:top w:val="none" w:sz="0" w:space="0" w:color="auto"/>
            <w:left w:val="none" w:sz="0" w:space="0" w:color="auto"/>
            <w:bottom w:val="none" w:sz="0" w:space="0" w:color="auto"/>
            <w:right w:val="none" w:sz="0" w:space="0" w:color="auto"/>
          </w:divBdr>
        </w:div>
        <w:div w:id="116068381">
          <w:marLeft w:val="640"/>
          <w:marRight w:val="0"/>
          <w:marTop w:val="0"/>
          <w:marBottom w:val="0"/>
          <w:divBdr>
            <w:top w:val="none" w:sz="0" w:space="0" w:color="auto"/>
            <w:left w:val="none" w:sz="0" w:space="0" w:color="auto"/>
            <w:bottom w:val="none" w:sz="0" w:space="0" w:color="auto"/>
            <w:right w:val="none" w:sz="0" w:space="0" w:color="auto"/>
          </w:divBdr>
        </w:div>
        <w:div w:id="820582259">
          <w:marLeft w:val="640"/>
          <w:marRight w:val="0"/>
          <w:marTop w:val="0"/>
          <w:marBottom w:val="0"/>
          <w:divBdr>
            <w:top w:val="none" w:sz="0" w:space="0" w:color="auto"/>
            <w:left w:val="none" w:sz="0" w:space="0" w:color="auto"/>
            <w:bottom w:val="none" w:sz="0" w:space="0" w:color="auto"/>
            <w:right w:val="none" w:sz="0" w:space="0" w:color="auto"/>
          </w:divBdr>
        </w:div>
        <w:div w:id="483859257">
          <w:marLeft w:val="640"/>
          <w:marRight w:val="0"/>
          <w:marTop w:val="0"/>
          <w:marBottom w:val="0"/>
          <w:divBdr>
            <w:top w:val="none" w:sz="0" w:space="0" w:color="auto"/>
            <w:left w:val="none" w:sz="0" w:space="0" w:color="auto"/>
            <w:bottom w:val="none" w:sz="0" w:space="0" w:color="auto"/>
            <w:right w:val="none" w:sz="0" w:space="0" w:color="auto"/>
          </w:divBdr>
        </w:div>
        <w:div w:id="1474904734">
          <w:marLeft w:val="640"/>
          <w:marRight w:val="0"/>
          <w:marTop w:val="0"/>
          <w:marBottom w:val="0"/>
          <w:divBdr>
            <w:top w:val="none" w:sz="0" w:space="0" w:color="auto"/>
            <w:left w:val="none" w:sz="0" w:space="0" w:color="auto"/>
            <w:bottom w:val="none" w:sz="0" w:space="0" w:color="auto"/>
            <w:right w:val="none" w:sz="0" w:space="0" w:color="auto"/>
          </w:divBdr>
        </w:div>
        <w:div w:id="1396050976">
          <w:marLeft w:val="640"/>
          <w:marRight w:val="0"/>
          <w:marTop w:val="0"/>
          <w:marBottom w:val="0"/>
          <w:divBdr>
            <w:top w:val="none" w:sz="0" w:space="0" w:color="auto"/>
            <w:left w:val="none" w:sz="0" w:space="0" w:color="auto"/>
            <w:bottom w:val="none" w:sz="0" w:space="0" w:color="auto"/>
            <w:right w:val="none" w:sz="0" w:space="0" w:color="auto"/>
          </w:divBdr>
        </w:div>
        <w:div w:id="939607543">
          <w:marLeft w:val="640"/>
          <w:marRight w:val="0"/>
          <w:marTop w:val="0"/>
          <w:marBottom w:val="0"/>
          <w:divBdr>
            <w:top w:val="none" w:sz="0" w:space="0" w:color="auto"/>
            <w:left w:val="none" w:sz="0" w:space="0" w:color="auto"/>
            <w:bottom w:val="none" w:sz="0" w:space="0" w:color="auto"/>
            <w:right w:val="none" w:sz="0" w:space="0" w:color="auto"/>
          </w:divBdr>
        </w:div>
      </w:divsChild>
    </w:div>
    <w:div w:id="1063065852">
      <w:bodyDiv w:val="1"/>
      <w:marLeft w:val="0"/>
      <w:marRight w:val="0"/>
      <w:marTop w:val="0"/>
      <w:marBottom w:val="0"/>
      <w:divBdr>
        <w:top w:val="none" w:sz="0" w:space="0" w:color="auto"/>
        <w:left w:val="none" w:sz="0" w:space="0" w:color="auto"/>
        <w:bottom w:val="none" w:sz="0" w:space="0" w:color="auto"/>
        <w:right w:val="none" w:sz="0" w:space="0" w:color="auto"/>
      </w:divBdr>
      <w:divsChild>
        <w:div w:id="1775830713">
          <w:marLeft w:val="640"/>
          <w:marRight w:val="0"/>
          <w:marTop w:val="0"/>
          <w:marBottom w:val="0"/>
          <w:divBdr>
            <w:top w:val="none" w:sz="0" w:space="0" w:color="auto"/>
            <w:left w:val="none" w:sz="0" w:space="0" w:color="auto"/>
            <w:bottom w:val="none" w:sz="0" w:space="0" w:color="auto"/>
            <w:right w:val="none" w:sz="0" w:space="0" w:color="auto"/>
          </w:divBdr>
        </w:div>
        <w:div w:id="2099904970">
          <w:marLeft w:val="640"/>
          <w:marRight w:val="0"/>
          <w:marTop w:val="0"/>
          <w:marBottom w:val="0"/>
          <w:divBdr>
            <w:top w:val="none" w:sz="0" w:space="0" w:color="auto"/>
            <w:left w:val="none" w:sz="0" w:space="0" w:color="auto"/>
            <w:bottom w:val="none" w:sz="0" w:space="0" w:color="auto"/>
            <w:right w:val="none" w:sz="0" w:space="0" w:color="auto"/>
          </w:divBdr>
        </w:div>
        <w:div w:id="573512210">
          <w:marLeft w:val="640"/>
          <w:marRight w:val="0"/>
          <w:marTop w:val="0"/>
          <w:marBottom w:val="0"/>
          <w:divBdr>
            <w:top w:val="none" w:sz="0" w:space="0" w:color="auto"/>
            <w:left w:val="none" w:sz="0" w:space="0" w:color="auto"/>
            <w:bottom w:val="none" w:sz="0" w:space="0" w:color="auto"/>
            <w:right w:val="none" w:sz="0" w:space="0" w:color="auto"/>
          </w:divBdr>
        </w:div>
        <w:div w:id="1059673159">
          <w:marLeft w:val="640"/>
          <w:marRight w:val="0"/>
          <w:marTop w:val="0"/>
          <w:marBottom w:val="0"/>
          <w:divBdr>
            <w:top w:val="none" w:sz="0" w:space="0" w:color="auto"/>
            <w:left w:val="none" w:sz="0" w:space="0" w:color="auto"/>
            <w:bottom w:val="none" w:sz="0" w:space="0" w:color="auto"/>
            <w:right w:val="none" w:sz="0" w:space="0" w:color="auto"/>
          </w:divBdr>
        </w:div>
        <w:div w:id="1525440977">
          <w:marLeft w:val="640"/>
          <w:marRight w:val="0"/>
          <w:marTop w:val="0"/>
          <w:marBottom w:val="0"/>
          <w:divBdr>
            <w:top w:val="none" w:sz="0" w:space="0" w:color="auto"/>
            <w:left w:val="none" w:sz="0" w:space="0" w:color="auto"/>
            <w:bottom w:val="none" w:sz="0" w:space="0" w:color="auto"/>
            <w:right w:val="none" w:sz="0" w:space="0" w:color="auto"/>
          </w:divBdr>
        </w:div>
        <w:div w:id="850217679">
          <w:marLeft w:val="640"/>
          <w:marRight w:val="0"/>
          <w:marTop w:val="0"/>
          <w:marBottom w:val="0"/>
          <w:divBdr>
            <w:top w:val="none" w:sz="0" w:space="0" w:color="auto"/>
            <w:left w:val="none" w:sz="0" w:space="0" w:color="auto"/>
            <w:bottom w:val="none" w:sz="0" w:space="0" w:color="auto"/>
            <w:right w:val="none" w:sz="0" w:space="0" w:color="auto"/>
          </w:divBdr>
        </w:div>
        <w:div w:id="408119181">
          <w:marLeft w:val="640"/>
          <w:marRight w:val="0"/>
          <w:marTop w:val="0"/>
          <w:marBottom w:val="0"/>
          <w:divBdr>
            <w:top w:val="none" w:sz="0" w:space="0" w:color="auto"/>
            <w:left w:val="none" w:sz="0" w:space="0" w:color="auto"/>
            <w:bottom w:val="none" w:sz="0" w:space="0" w:color="auto"/>
            <w:right w:val="none" w:sz="0" w:space="0" w:color="auto"/>
          </w:divBdr>
        </w:div>
        <w:div w:id="660816198">
          <w:marLeft w:val="640"/>
          <w:marRight w:val="0"/>
          <w:marTop w:val="0"/>
          <w:marBottom w:val="0"/>
          <w:divBdr>
            <w:top w:val="none" w:sz="0" w:space="0" w:color="auto"/>
            <w:left w:val="none" w:sz="0" w:space="0" w:color="auto"/>
            <w:bottom w:val="none" w:sz="0" w:space="0" w:color="auto"/>
            <w:right w:val="none" w:sz="0" w:space="0" w:color="auto"/>
          </w:divBdr>
        </w:div>
      </w:divsChild>
    </w:div>
    <w:div w:id="1063604614">
      <w:bodyDiv w:val="1"/>
      <w:marLeft w:val="0"/>
      <w:marRight w:val="0"/>
      <w:marTop w:val="0"/>
      <w:marBottom w:val="0"/>
      <w:divBdr>
        <w:top w:val="none" w:sz="0" w:space="0" w:color="auto"/>
        <w:left w:val="none" w:sz="0" w:space="0" w:color="auto"/>
        <w:bottom w:val="none" w:sz="0" w:space="0" w:color="auto"/>
        <w:right w:val="none" w:sz="0" w:space="0" w:color="auto"/>
      </w:divBdr>
    </w:div>
    <w:div w:id="1075012963">
      <w:bodyDiv w:val="1"/>
      <w:marLeft w:val="0"/>
      <w:marRight w:val="0"/>
      <w:marTop w:val="0"/>
      <w:marBottom w:val="0"/>
      <w:divBdr>
        <w:top w:val="none" w:sz="0" w:space="0" w:color="auto"/>
        <w:left w:val="none" w:sz="0" w:space="0" w:color="auto"/>
        <w:bottom w:val="none" w:sz="0" w:space="0" w:color="auto"/>
        <w:right w:val="none" w:sz="0" w:space="0" w:color="auto"/>
      </w:divBdr>
    </w:div>
    <w:div w:id="1076323326">
      <w:bodyDiv w:val="1"/>
      <w:marLeft w:val="0"/>
      <w:marRight w:val="0"/>
      <w:marTop w:val="0"/>
      <w:marBottom w:val="0"/>
      <w:divBdr>
        <w:top w:val="none" w:sz="0" w:space="0" w:color="auto"/>
        <w:left w:val="none" w:sz="0" w:space="0" w:color="auto"/>
        <w:bottom w:val="none" w:sz="0" w:space="0" w:color="auto"/>
        <w:right w:val="none" w:sz="0" w:space="0" w:color="auto"/>
      </w:divBdr>
      <w:divsChild>
        <w:div w:id="1547257626">
          <w:marLeft w:val="640"/>
          <w:marRight w:val="0"/>
          <w:marTop w:val="0"/>
          <w:marBottom w:val="0"/>
          <w:divBdr>
            <w:top w:val="none" w:sz="0" w:space="0" w:color="auto"/>
            <w:left w:val="none" w:sz="0" w:space="0" w:color="auto"/>
            <w:bottom w:val="none" w:sz="0" w:space="0" w:color="auto"/>
            <w:right w:val="none" w:sz="0" w:space="0" w:color="auto"/>
          </w:divBdr>
        </w:div>
        <w:div w:id="1613242267">
          <w:marLeft w:val="640"/>
          <w:marRight w:val="0"/>
          <w:marTop w:val="0"/>
          <w:marBottom w:val="0"/>
          <w:divBdr>
            <w:top w:val="none" w:sz="0" w:space="0" w:color="auto"/>
            <w:left w:val="none" w:sz="0" w:space="0" w:color="auto"/>
            <w:bottom w:val="none" w:sz="0" w:space="0" w:color="auto"/>
            <w:right w:val="none" w:sz="0" w:space="0" w:color="auto"/>
          </w:divBdr>
        </w:div>
        <w:div w:id="561792165">
          <w:marLeft w:val="640"/>
          <w:marRight w:val="0"/>
          <w:marTop w:val="0"/>
          <w:marBottom w:val="0"/>
          <w:divBdr>
            <w:top w:val="none" w:sz="0" w:space="0" w:color="auto"/>
            <w:left w:val="none" w:sz="0" w:space="0" w:color="auto"/>
            <w:bottom w:val="none" w:sz="0" w:space="0" w:color="auto"/>
            <w:right w:val="none" w:sz="0" w:space="0" w:color="auto"/>
          </w:divBdr>
        </w:div>
        <w:div w:id="474833426">
          <w:marLeft w:val="640"/>
          <w:marRight w:val="0"/>
          <w:marTop w:val="0"/>
          <w:marBottom w:val="0"/>
          <w:divBdr>
            <w:top w:val="none" w:sz="0" w:space="0" w:color="auto"/>
            <w:left w:val="none" w:sz="0" w:space="0" w:color="auto"/>
            <w:bottom w:val="none" w:sz="0" w:space="0" w:color="auto"/>
            <w:right w:val="none" w:sz="0" w:space="0" w:color="auto"/>
          </w:divBdr>
        </w:div>
        <w:div w:id="1658147731">
          <w:marLeft w:val="640"/>
          <w:marRight w:val="0"/>
          <w:marTop w:val="0"/>
          <w:marBottom w:val="0"/>
          <w:divBdr>
            <w:top w:val="none" w:sz="0" w:space="0" w:color="auto"/>
            <w:left w:val="none" w:sz="0" w:space="0" w:color="auto"/>
            <w:bottom w:val="none" w:sz="0" w:space="0" w:color="auto"/>
            <w:right w:val="none" w:sz="0" w:space="0" w:color="auto"/>
          </w:divBdr>
        </w:div>
        <w:div w:id="1199583512">
          <w:marLeft w:val="640"/>
          <w:marRight w:val="0"/>
          <w:marTop w:val="0"/>
          <w:marBottom w:val="0"/>
          <w:divBdr>
            <w:top w:val="none" w:sz="0" w:space="0" w:color="auto"/>
            <w:left w:val="none" w:sz="0" w:space="0" w:color="auto"/>
            <w:bottom w:val="none" w:sz="0" w:space="0" w:color="auto"/>
            <w:right w:val="none" w:sz="0" w:space="0" w:color="auto"/>
          </w:divBdr>
        </w:div>
        <w:div w:id="1807308840">
          <w:marLeft w:val="640"/>
          <w:marRight w:val="0"/>
          <w:marTop w:val="0"/>
          <w:marBottom w:val="0"/>
          <w:divBdr>
            <w:top w:val="none" w:sz="0" w:space="0" w:color="auto"/>
            <w:left w:val="none" w:sz="0" w:space="0" w:color="auto"/>
            <w:bottom w:val="none" w:sz="0" w:space="0" w:color="auto"/>
            <w:right w:val="none" w:sz="0" w:space="0" w:color="auto"/>
          </w:divBdr>
        </w:div>
        <w:div w:id="610629805">
          <w:marLeft w:val="640"/>
          <w:marRight w:val="0"/>
          <w:marTop w:val="0"/>
          <w:marBottom w:val="0"/>
          <w:divBdr>
            <w:top w:val="none" w:sz="0" w:space="0" w:color="auto"/>
            <w:left w:val="none" w:sz="0" w:space="0" w:color="auto"/>
            <w:bottom w:val="none" w:sz="0" w:space="0" w:color="auto"/>
            <w:right w:val="none" w:sz="0" w:space="0" w:color="auto"/>
          </w:divBdr>
        </w:div>
        <w:div w:id="514421520">
          <w:marLeft w:val="640"/>
          <w:marRight w:val="0"/>
          <w:marTop w:val="0"/>
          <w:marBottom w:val="0"/>
          <w:divBdr>
            <w:top w:val="none" w:sz="0" w:space="0" w:color="auto"/>
            <w:left w:val="none" w:sz="0" w:space="0" w:color="auto"/>
            <w:bottom w:val="none" w:sz="0" w:space="0" w:color="auto"/>
            <w:right w:val="none" w:sz="0" w:space="0" w:color="auto"/>
          </w:divBdr>
        </w:div>
        <w:div w:id="1608612225">
          <w:marLeft w:val="640"/>
          <w:marRight w:val="0"/>
          <w:marTop w:val="0"/>
          <w:marBottom w:val="0"/>
          <w:divBdr>
            <w:top w:val="none" w:sz="0" w:space="0" w:color="auto"/>
            <w:left w:val="none" w:sz="0" w:space="0" w:color="auto"/>
            <w:bottom w:val="none" w:sz="0" w:space="0" w:color="auto"/>
            <w:right w:val="none" w:sz="0" w:space="0" w:color="auto"/>
          </w:divBdr>
        </w:div>
        <w:div w:id="1668439375">
          <w:marLeft w:val="640"/>
          <w:marRight w:val="0"/>
          <w:marTop w:val="0"/>
          <w:marBottom w:val="0"/>
          <w:divBdr>
            <w:top w:val="none" w:sz="0" w:space="0" w:color="auto"/>
            <w:left w:val="none" w:sz="0" w:space="0" w:color="auto"/>
            <w:bottom w:val="none" w:sz="0" w:space="0" w:color="auto"/>
            <w:right w:val="none" w:sz="0" w:space="0" w:color="auto"/>
          </w:divBdr>
        </w:div>
        <w:div w:id="1172376031">
          <w:marLeft w:val="640"/>
          <w:marRight w:val="0"/>
          <w:marTop w:val="0"/>
          <w:marBottom w:val="0"/>
          <w:divBdr>
            <w:top w:val="none" w:sz="0" w:space="0" w:color="auto"/>
            <w:left w:val="none" w:sz="0" w:space="0" w:color="auto"/>
            <w:bottom w:val="none" w:sz="0" w:space="0" w:color="auto"/>
            <w:right w:val="none" w:sz="0" w:space="0" w:color="auto"/>
          </w:divBdr>
        </w:div>
        <w:div w:id="721252427">
          <w:marLeft w:val="640"/>
          <w:marRight w:val="0"/>
          <w:marTop w:val="0"/>
          <w:marBottom w:val="0"/>
          <w:divBdr>
            <w:top w:val="none" w:sz="0" w:space="0" w:color="auto"/>
            <w:left w:val="none" w:sz="0" w:space="0" w:color="auto"/>
            <w:bottom w:val="none" w:sz="0" w:space="0" w:color="auto"/>
            <w:right w:val="none" w:sz="0" w:space="0" w:color="auto"/>
          </w:divBdr>
        </w:div>
        <w:div w:id="316692531">
          <w:marLeft w:val="640"/>
          <w:marRight w:val="0"/>
          <w:marTop w:val="0"/>
          <w:marBottom w:val="0"/>
          <w:divBdr>
            <w:top w:val="none" w:sz="0" w:space="0" w:color="auto"/>
            <w:left w:val="none" w:sz="0" w:space="0" w:color="auto"/>
            <w:bottom w:val="none" w:sz="0" w:space="0" w:color="auto"/>
            <w:right w:val="none" w:sz="0" w:space="0" w:color="auto"/>
          </w:divBdr>
        </w:div>
      </w:divsChild>
    </w:div>
    <w:div w:id="1096243173">
      <w:bodyDiv w:val="1"/>
      <w:marLeft w:val="0"/>
      <w:marRight w:val="0"/>
      <w:marTop w:val="0"/>
      <w:marBottom w:val="0"/>
      <w:divBdr>
        <w:top w:val="none" w:sz="0" w:space="0" w:color="auto"/>
        <w:left w:val="none" w:sz="0" w:space="0" w:color="auto"/>
        <w:bottom w:val="none" w:sz="0" w:space="0" w:color="auto"/>
        <w:right w:val="none" w:sz="0" w:space="0" w:color="auto"/>
      </w:divBdr>
      <w:divsChild>
        <w:div w:id="1785880517">
          <w:marLeft w:val="640"/>
          <w:marRight w:val="0"/>
          <w:marTop w:val="0"/>
          <w:marBottom w:val="0"/>
          <w:divBdr>
            <w:top w:val="none" w:sz="0" w:space="0" w:color="auto"/>
            <w:left w:val="none" w:sz="0" w:space="0" w:color="auto"/>
            <w:bottom w:val="none" w:sz="0" w:space="0" w:color="auto"/>
            <w:right w:val="none" w:sz="0" w:space="0" w:color="auto"/>
          </w:divBdr>
        </w:div>
        <w:div w:id="1058406417">
          <w:marLeft w:val="640"/>
          <w:marRight w:val="0"/>
          <w:marTop w:val="0"/>
          <w:marBottom w:val="0"/>
          <w:divBdr>
            <w:top w:val="none" w:sz="0" w:space="0" w:color="auto"/>
            <w:left w:val="none" w:sz="0" w:space="0" w:color="auto"/>
            <w:bottom w:val="none" w:sz="0" w:space="0" w:color="auto"/>
            <w:right w:val="none" w:sz="0" w:space="0" w:color="auto"/>
          </w:divBdr>
        </w:div>
        <w:div w:id="164707667">
          <w:marLeft w:val="640"/>
          <w:marRight w:val="0"/>
          <w:marTop w:val="0"/>
          <w:marBottom w:val="0"/>
          <w:divBdr>
            <w:top w:val="none" w:sz="0" w:space="0" w:color="auto"/>
            <w:left w:val="none" w:sz="0" w:space="0" w:color="auto"/>
            <w:bottom w:val="none" w:sz="0" w:space="0" w:color="auto"/>
            <w:right w:val="none" w:sz="0" w:space="0" w:color="auto"/>
          </w:divBdr>
        </w:div>
        <w:div w:id="953711209">
          <w:marLeft w:val="640"/>
          <w:marRight w:val="0"/>
          <w:marTop w:val="0"/>
          <w:marBottom w:val="0"/>
          <w:divBdr>
            <w:top w:val="none" w:sz="0" w:space="0" w:color="auto"/>
            <w:left w:val="none" w:sz="0" w:space="0" w:color="auto"/>
            <w:bottom w:val="none" w:sz="0" w:space="0" w:color="auto"/>
            <w:right w:val="none" w:sz="0" w:space="0" w:color="auto"/>
          </w:divBdr>
        </w:div>
        <w:div w:id="697196471">
          <w:marLeft w:val="640"/>
          <w:marRight w:val="0"/>
          <w:marTop w:val="0"/>
          <w:marBottom w:val="0"/>
          <w:divBdr>
            <w:top w:val="none" w:sz="0" w:space="0" w:color="auto"/>
            <w:left w:val="none" w:sz="0" w:space="0" w:color="auto"/>
            <w:bottom w:val="none" w:sz="0" w:space="0" w:color="auto"/>
            <w:right w:val="none" w:sz="0" w:space="0" w:color="auto"/>
          </w:divBdr>
        </w:div>
        <w:div w:id="249393459">
          <w:marLeft w:val="640"/>
          <w:marRight w:val="0"/>
          <w:marTop w:val="0"/>
          <w:marBottom w:val="0"/>
          <w:divBdr>
            <w:top w:val="none" w:sz="0" w:space="0" w:color="auto"/>
            <w:left w:val="none" w:sz="0" w:space="0" w:color="auto"/>
            <w:bottom w:val="none" w:sz="0" w:space="0" w:color="auto"/>
            <w:right w:val="none" w:sz="0" w:space="0" w:color="auto"/>
          </w:divBdr>
        </w:div>
        <w:div w:id="1339770968">
          <w:marLeft w:val="640"/>
          <w:marRight w:val="0"/>
          <w:marTop w:val="0"/>
          <w:marBottom w:val="0"/>
          <w:divBdr>
            <w:top w:val="none" w:sz="0" w:space="0" w:color="auto"/>
            <w:left w:val="none" w:sz="0" w:space="0" w:color="auto"/>
            <w:bottom w:val="none" w:sz="0" w:space="0" w:color="auto"/>
            <w:right w:val="none" w:sz="0" w:space="0" w:color="auto"/>
          </w:divBdr>
        </w:div>
        <w:div w:id="132993086">
          <w:marLeft w:val="640"/>
          <w:marRight w:val="0"/>
          <w:marTop w:val="0"/>
          <w:marBottom w:val="0"/>
          <w:divBdr>
            <w:top w:val="none" w:sz="0" w:space="0" w:color="auto"/>
            <w:left w:val="none" w:sz="0" w:space="0" w:color="auto"/>
            <w:bottom w:val="none" w:sz="0" w:space="0" w:color="auto"/>
            <w:right w:val="none" w:sz="0" w:space="0" w:color="auto"/>
          </w:divBdr>
        </w:div>
        <w:div w:id="1970625696">
          <w:marLeft w:val="640"/>
          <w:marRight w:val="0"/>
          <w:marTop w:val="0"/>
          <w:marBottom w:val="0"/>
          <w:divBdr>
            <w:top w:val="none" w:sz="0" w:space="0" w:color="auto"/>
            <w:left w:val="none" w:sz="0" w:space="0" w:color="auto"/>
            <w:bottom w:val="none" w:sz="0" w:space="0" w:color="auto"/>
            <w:right w:val="none" w:sz="0" w:space="0" w:color="auto"/>
          </w:divBdr>
        </w:div>
        <w:div w:id="177430875">
          <w:marLeft w:val="640"/>
          <w:marRight w:val="0"/>
          <w:marTop w:val="0"/>
          <w:marBottom w:val="0"/>
          <w:divBdr>
            <w:top w:val="none" w:sz="0" w:space="0" w:color="auto"/>
            <w:left w:val="none" w:sz="0" w:space="0" w:color="auto"/>
            <w:bottom w:val="none" w:sz="0" w:space="0" w:color="auto"/>
            <w:right w:val="none" w:sz="0" w:space="0" w:color="auto"/>
          </w:divBdr>
        </w:div>
        <w:div w:id="283313984">
          <w:marLeft w:val="640"/>
          <w:marRight w:val="0"/>
          <w:marTop w:val="0"/>
          <w:marBottom w:val="0"/>
          <w:divBdr>
            <w:top w:val="none" w:sz="0" w:space="0" w:color="auto"/>
            <w:left w:val="none" w:sz="0" w:space="0" w:color="auto"/>
            <w:bottom w:val="none" w:sz="0" w:space="0" w:color="auto"/>
            <w:right w:val="none" w:sz="0" w:space="0" w:color="auto"/>
          </w:divBdr>
        </w:div>
        <w:div w:id="945503968">
          <w:marLeft w:val="640"/>
          <w:marRight w:val="0"/>
          <w:marTop w:val="0"/>
          <w:marBottom w:val="0"/>
          <w:divBdr>
            <w:top w:val="none" w:sz="0" w:space="0" w:color="auto"/>
            <w:left w:val="none" w:sz="0" w:space="0" w:color="auto"/>
            <w:bottom w:val="none" w:sz="0" w:space="0" w:color="auto"/>
            <w:right w:val="none" w:sz="0" w:space="0" w:color="auto"/>
          </w:divBdr>
        </w:div>
      </w:divsChild>
    </w:div>
    <w:div w:id="1098410843">
      <w:bodyDiv w:val="1"/>
      <w:marLeft w:val="0"/>
      <w:marRight w:val="0"/>
      <w:marTop w:val="0"/>
      <w:marBottom w:val="0"/>
      <w:divBdr>
        <w:top w:val="none" w:sz="0" w:space="0" w:color="auto"/>
        <w:left w:val="none" w:sz="0" w:space="0" w:color="auto"/>
        <w:bottom w:val="none" w:sz="0" w:space="0" w:color="auto"/>
        <w:right w:val="none" w:sz="0" w:space="0" w:color="auto"/>
      </w:divBdr>
      <w:divsChild>
        <w:div w:id="1001739957">
          <w:marLeft w:val="640"/>
          <w:marRight w:val="0"/>
          <w:marTop w:val="0"/>
          <w:marBottom w:val="0"/>
          <w:divBdr>
            <w:top w:val="none" w:sz="0" w:space="0" w:color="auto"/>
            <w:left w:val="none" w:sz="0" w:space="0" w:color="auto"/>
            <w:bottom w:val="none" w:sz="0" w:space="0" w:color="auto"/>
            <w:right w:val="none" w:sz="0" w:space="0" w:color="auto"/>
          </w:divBdr>
        </w:div>
        <w:div w:id="154036384">
          <w:marLeft w:val="640"/>
          <w:marRight w:val="0"/>
          <w:marTop w:val="0"/>
          <w:marBottom w:val="0"/>
          <w:divBdr>
            <w:top w:val="none" w:sz="0" w:space="0" w:color="auto"/>
            <w:left w:val="none" w:sz="0" w:space="0" w:color="auto"/>
            <w:bottom w:val="none" w:sz="0" w:space="0" w:color="auto"/>
            <w:right w:val="none" w:sz="0" w:space="0" w:color="auto"/>
          </w:divBdr>
        </w:div>
        <w:div w:id="1644889955">
          <w:marLeft w:val="640"/>
          <w:marRight w:val="0"/>
          <w:marTop w:val="0"/>
          <w:marBottom w:val="0"/>
          <w:divBdr>
            <w:top w:val="none" w:sz="0" w:space="0" w:color="auto"/>
            <w:left w:val="none" w:sz="0" w:space="0" w:color="auto"/>
            <w:bottom w:val="none" w:sz="0" w:space="0" w:color="auto"/>
            <w:right w:val="none" w:sz="0" w:space="0" w:color="auto"/>
          </w:divBdr>
        </w:div>
        <w:div w:id="1615863038">
          <w:marLeft w:val="640"/>
          <w:marRight w:val="0"/>
          <w:marTop w:val="0"/>
          <w:marBottom w:val="0"/>
          <w:divBdr>
            <w:top w:val="none" w:sz="0" w:space="0" w:color="auto"/>
            <w:left w:val="none" w:sz="0" w:space="0" w:color="auto"/>
            <w:bottom w:val="none" w:sz="0" w:space="0" w:color="auto"/>
            <w:right w:val="none" w:sz="0" w:space="0" w:color="auto"/>
          </w:divBdr>
        </w:div>
        <w:div w:id="1279986634">
          <w:marLeft w:val="640"/>
          <w:marRight w:val="0"/>
          <w:marTop w:val="0"/>
          <w:marBottom w:val="0"/>
          <w:divBdr>
            <w:top w:val="none" w:sz="0" w:space="0" w:color="auto"/>
            <w:left w:val="none" w:sz="0" w:space="0" w:color="auto"/>
            <w:bottom w:val="none" w:sz="0" w:space="0" w:color="auto"/>
            <w:right w:val="none" w:sz="0" w:space="0" w:color="auto"/>
          </w:divBdr>
        </w:div>
        <w:div w:id="1290085008">
          <w:marLeft w:val="640"/>
          <w:marRight w:val="0"/>
          <w:marTop w:val="0"/>
          <w:marBottom w:val="0"/>
          <w:divBdr>
            <w:top w:val="none" w:sz="0" w:space="0" w:color="auto"/>
            <w:left w:val="none" w:sz="0" w:space="0" w:color="auto"/>
            <w:bottom w:val="none" w:sz="0" w:space="0" w:color="auto"/>
            <w:right w:val="none" w:sz="0" w:space="0" w:color="auto"/>
          </w:divBdr>
        </w:div>
        <w:div w:id="1984314642">
          <w:marLeft w:val="640"/>
          <w:marRight w:val="0"/>
          <w:marTop w:val="0"/>
          <w:marBottom w:val="0"/>
          <w:divBdr>
            <w:top w:val="none" w:sz="0" w:space="0" w:color="auto"/>
            <w:left w:val="none" w:sz="0" w:space="0" w:color="auto"/>
            <w:bottom w:val="none" w:sz="0" w:space="0" w:color="auto"/>
            <w:right w:val="none" w:sz="0" w:space="0" w:color="auto"/>
          </w:divBdr>
        </w:div>
        <w:div w:id="1748921781">
          <w:marLeft w:val="640"/>
          <w:marRight w:val="0"/>
          <w:marTop w:val="0"/>
          <w:marBottom w:val="0"/>
          <w:divBdr>
            <w:top w:val="none" w:sz="0" w:space="0" w:color="auto"/>
            <w:left w:val="none" w:sz="0" w:space="0" w:color="auto"/>
            <w:bottom w:val="none" w:sz="0" w:space="0" w:color="auto"/>
            <w:right w:val="none" w:sz="0" w:space="0" w:color="auto"/>
          </w:divBdr>
        </w:div>
        <w:div w:id="1604340381">
          <w:marLeft w:val="640"/>
          <w:marRight w:val="0"/>
          <w:marTop w:val="0"/>
          <w:marBottom w:val="0"/>
          <w:divBdr>
            <w:top w:val="none" w:sz="0" w:space="0" w:color="auto"/>
            <w:left w:val="none" w:sz="0" w:space="0" w:color="auto"/>
            <w:bottom w:val="none" w:sz="0" w:space="0" w:color="auto"/>
            <w:right w:val="none" w:sz="0" w:space="0" w:color="auto"/>
          </w:divBdr>
        </w:div>
        <w:div w:id="217936056">
          <w:marLeft w:val="640"/>
          <w:marRight w:val="0"/>
          <w:marTop w:val="0"/>
          <w:marBottom w:val="0"/>
          <w:divBdr>
            <w:top w:val="none" w:sz="0" w:space="0" w:color="auto"/>
            <w:left w:val="none" w:sz="0" w:space="0" w:color="auto"/>
            <w:bottom w:val="none" w:sz="0" w:space="0" w:color="auto"/>
            <w:right w:val="none" w:sz="0" w:space="0" w:color="auto"/>
          </w:divBdr>
        </w:div>
        <w:div w:id="1726834758">
          <w:marLeft w:val="640"/>
          <w:marRight w:val="0"/>
          <w:marTop w:val="0"/>
          <w:marBottom w:val="0"/>
          <w:divBdr>
            <w:top w:val="none" w:sz="0" w:space="0" w:color="auto"/>
            <w:left w:val="none" w:sz="0" w:space="0" w:color="auto"/>
            <w:bottom w:val="none" w:sz="0" w:space="0" w:color="auto"/>
            <w:right w:val="none" w:sz="0" w:space="0" w:color="auto"/>
          </w:divBdr>
        </w:div>
        <w:div w:id="1668287787">
          <w:marLeft w:val="640"/>
          <w:marRight w:val="0"/>
          <w:marTop w:val="0"/>
          <w:marBottom w:val="0"/>
          <w:divBdr>
            <w:top w:val="none" w:sz="0" w:space="0" w:color="auto"/>
            <w:left w:val="none" w:sz="0" w:space="0" w:color="auto"/>
            <w:bottom w:val="none" w:sz="0" w:space="0" w:color="auto"/>
            <w:right w:val="none" w:sz="0" w:space="0" w:color="auto"/>
          </w:divBdr>
        </w:div>
      </w:divsChild>
    </w:div>
    <w:div w:id="1104228847">
      <w:bodyDiv w:val="1"/>
      <w:marLeft w:val="0"/>
      <w:marRight w:val="0"/>
      <w:marTop w:val="0"/>
      <w:marBottom w:val="0"/>
      <w:divBdr>
        <w:top w:val="none" w:sz="0" w:space="0" w:color="auto"/>
        <w:left w:val="none" w:sz="0" w:space="0" w:color="auto"/>
        <w:bottom w:val="none" w:sz="0" w:space="0" w:color="auto"/>
        <w:right w:val="none" w:sz="0" w:space="0" w:color="auto"/>
      </w:divBdr>
    </w:div>
    <w:div w:id="1110777581">
      <w:bodyDiv w:val="1"/>
      <w:marLeft w:val="0"/>
      <w:marRight w:val="0"/>
      <w:marTop w:val="0"/>
      <w:marBottom w:val="0"/>
      <w:divBdr>
        <w:top w:val="none" w:sz="0" w:space="0" w:color="auto"/>
        <w:left w:val="none" w:sz="0" w:space="0" w:color="auto"/>
        <w:bottom w:val="none" w:sz="0" w:space="0" w:color="auto"/>
        <w:right w:val="none" w:sz="0" w:space="0" w:color="auto"/>
      </w:divBdr>
    </w:div>
    <w:div w:id="1111513450">
      <w:bodyDiv w:val="1"/>
      <w:marLeft w:val="0"/>
      <w:marRight w:val="0"/>
      <w:marTop w:val="0"/>
      <w:marBottom w:val="0"/>
      <w:divBdr>
        <w:top w:val="none" w:sz="0" w:space="0" w:color="auto"/>
        <w:left w:val="none" w:sz="0" w:space="0" w:color="auto"/>
        <w:bottom w:val="none" w:sz="0" w:space="0" w:color="auto"/>
        <w:right w:val="none" w:sz="0" w:space="0" w:color="auto"/>
      </w:divBdr>
    </w:div>
    <w:div w:id="1125733426">
      <w:bodyDiv w:val="1"/>
      <w:marLeft w:val="0"/>
      <w:marRight w:val="0"/>
      <w:marTop w:val="0"/>
      <w:marBottom w:val="0"/>
      <w:divBdr>
        <w:top w:val="none" w:sz="0" w:space="0" w:color="auto"/>
        <w:left w:val="none" w:sz="0" w:space="0" w:color="auto"/>
        <w:bottom w:val="none" w:sz="0" w:space="0" w:color="auto"/>
        <w:right w:val="none" w:sz="0" w:space="0" w:color="auto"/>
      </w:divBdr>
      <w:divsChild>
        <w:div w:id="226457558">
          <w:marLeft w:val="640"/>
          <w:marRight w:val="0"/>
          <w:marTop w:val="0"/>
          <w:marBottom w:val="0"/>
          <w:divBdr>
            <w:top w:val="none" w:sz="0" w:space="0" w:color="auto"/>
            <w:left w:val="none" w:sz="0" w:space="0" w:color="auto"/>
            <w:bottom w:val="none" w:sz="0" w:space="0" w:color="auto"/>
            <w:right w:val="none" w:sz="0" w:space="0" w:color="auto"/>
          </w:divBdr>
        </w:div>
        <w:div w:id="1765490905">
          <w:marLeft w:val="640"/>
          <w:marRight w:val="0"/>
          <w:marTop w:val="0"/>
          <w:marBottom w:val="0"/>
          <w:divBdr>
            <w:top w:val="none" w:sz="0" w:space="0" w:color="auto"/>
            <w:left w:val="none" w:sz="0" w:space="0" w:color="auto"/>
            <w:bottom w:val="none" w:sz="0" w:space="0" w:color="auto"/>
            <w:right w:val="none" w:sz="0" w:space="0" w:color="auto"/>
          </w:divBdr>
        </w:div>
        <w:div w:id="1503007754">
          <w:marLeft w:val="640"/>
          <w:marRight w:val="0"/>
          <w:marTop w:val="0"/>
          <w:marBottom w:val="0"/>
          <w:divBdr>
            <w:top w:val="none" w:sz="0" w:space="0" w:color="auto"/>
            <w:left w:val="none" w:sz="0" w:space="0" w:color="auto"/>
            <w:bottom w:val="none" w:sz="0" w:space="0" w:color="auto"/>
            <w:right w:val="none" w:sz="0" w:space="0" w:color="auto"/>
          </w:divBdr>
        </w:div>
        <w:div w:id="1218738042">
          <w:marLeft w:val="640"/>
          <w:marRight w:val="0"/>
          <w:marTop w:val="0"/>
          <w:marBottom w:val="0"/>
          <w:divBdr>
            <w:top w:val="none" w:sz="0" w:space="0" w:color="auto"/>
            <w:left w:val="none" w:sz="0" w:space="0" w:color="auto"/>
            <w:bottom w:val="none" w:sz="0" w:space="0" w:color="auto"/>
            <w:right w:val="none" w:sz="0" w:space="0" w:color="auto"/>
          </w:divBdr>
        </w:div>
        <w:div w:id="542716701">
          <w:marLeft w:val="640"/>
          <w:marRight w:val="0"/>
          <w:marTop w:val="0"/>
          <w:marBottom w:val="0"/>
          <w:divBdr>
            <w:top w:val="none" w:sz="0" w:space="0" w:color="auto"/>
            <w:left w:val="none" w:sz="0" w:space="0" w:color="auto"/>
            <w:bottom w:val="none" w:sz="0" w:space="0" w:color="auto"/>
            <w:right w:val="none" w:sz="0" w:space="0" w:color="auto"/>
          </w:divBdr>
        </w:div>
        <w:div w:id="1809933272">
          <w:marLeft w:val="640"/>
          <w:marRight w:val="0"/>
          <w:marTop w:val="0"/>
          <w:marBottom w:val="0"/>
          <w:divBdr>
            <w:top w:val="none" w:sz="0" w:space="0" w:color="auto"/>
            <w:left w:val="none" w:sz="0" w:space="0" w:color="auto"/>
            <w:bottom w:val="none" w:sz="0" w:space="0" w:color="auto"/>
            <w:right w:val="none" w:sz="0" w:space="0" w:color="auto"/>
          </w:divBdr>
        </w:div>
        <w:div w:id="2118214986">
          <w:marLeft w:val="640"/>
          <w:marRight w:val="0"/>
          <w:marTop w:val="0"/>
          <w:marBottom w:val="0"/>
          <w:divBdr>
            <w:top w:val="none" w:sz="0" w:space="0" w:color="auto"/>
            <w:left w:val="none" w:sz="0" w:space="0" w:color="auto"/>
            <w:bottom w:val="none" w:sz="0" w:space="0" w:color="auto"/>
            <w:right w:val="none" w:sz="0" w:space="0" w:color="auto"/>
          </w:divBdr>
        </w:div>
        <w:div w:id="1715038037">
          <w:marLeft w:val="640"/>
          <w:marRight w:val="0"/>
          <w:marTop w:val="0"/>
          <w:marBottom w:val="0"/>
          <w:divBdr>
            <w:top w:val="none" w:sz="0" w:space="0" w:color="auto"/>
            <w:left w:val="none" w:sz="0" w:space="0" w:color="auto"/>
            <w:bottom w:val="none" w:sz="0" w:space="0" w:color="auto"/>
            <w:right w:val="none" w:sz="0" w:space="0" w:color="auto"/>
          </w:divBdr>
        </w:div>
      </w:divsChild>
    </w:div>
    <w:div w:id="1127166361">
      <w:bodyDiv w:val="1"/>
      <w:marLeft w:val="0"/>
      <w:marRight w:val="0"/>
      <w:marTop w:val="0"/>
      <w:marBottom w:val="0"/>
      <w:divBdr>
        <w:top w:val="none" w:sz="0" w:space="0" w:color="auto"/>
        <w:left w:val="none" w:sz="0" w:space="0" w:color="auto"/>
        <w:bottom w:val="none" w:sz="0" w:space="0" w:color="auto"/>
        <w:right w:val="none" w:sz="0" w:space="0" w:color="auto"/>
      </w:divBdr>
      <w:divsChild>
        <w:div w:id="293953928">
          <w:marLeft w:val="640"/>
          <w:marRight w:val="0"/>
          <w:marTop w:val="0"/>
          <w:marBottom w:val="0"/>
          <w:divBdr>
            <w:top w:val="none" w:sz="0" w:space="0" w:color="auto"/>
            <w:left w:val="none" w:sz="0" w:space="0" w:color="auto"/>
            <w:bottom w:val="none" w:sz="0" w:space="0" w:color="auto"/>
            <w:right w:val="none" w:sz="0" w:space="0" w:color="auto"/>
          </w:divBdr>
        </w:div>
        <w:div w:id="962543886">
          <w:marLeft w:val="640"/>
          <w:marRight w:val="0"/>
          <w:marTop w:val="0"/>
          <w:marBottom w:val="0"/>
          <w:divBdr>
            <w:top w:val="none" w:sz="0" w:space="0" w:color="auto"/>
            <w:left w:val="none" w:sz="0" w:space="0" w:color="auto"/>
            <w:bottom w:val="none" w:sz="0" w:space="0" w:color="auto"/>
            <w:right w:val="none" w:sz="0" w:space="0" w:color="auto"/>
          </w:divBdr>
        </w:div>
        <w:div w:id="1263487898">
          <w:marLeft w:val="640"/>
          <w:marRight w:val="0"/>
          <w:marTop w:val="0"/>
          <w:marBottom w:val="0"/>
          <w:divBdr>
            <w:top w:val="none" w:sz="0" w:space="0" w:color="auto"/>
            <w:left w:val="none" w:sz="0" w:space="0" w:color="auto"/>
            <w:bottom w:val="none" w:sz="0" w:space="0" w:color="auto"/>
            <w:right w:val="none" w:sz="0" w:space="0" w:color="auto"/>
          </w:divBdr>
        </w:div>
        <w:div w:id="1822698278">
          <w:marLeft w:val="640"/>
          <w:marRight w:val="0"/>
          <w:marTop w:val="0"/>
          <w:marBottom w:val="0"/>
          <w:divBdr>
            <w:top w:val="none" w:sz="0" w:space="0" w:color="auto"/>
            <w:left w:val="none" w:sz="0" w:space="0" w:color="auto"/>
            <w:bottom w:val="none" w:sz="0" w:space="0" w:color="auto"/>
            <w:right w:val="none" w:sz="0" w:space="0" w:color="auto"/>
          </w:divBdr>
        </w:div>
        <w:div w:id="1652129320">
          <w:marLeft w:val="640"/>
          <w:marRight w:val="0"/>
          <w:marTop w:val="0"/>
          <w:marBottom w:val="0"/>
          <w:divBdr>
            <w:top w:val="none" w:sz="0" w:space="0" w:color="auto"/>
            <w:left w:val="none" w:sz="0" w:space="0" w:color="auto"/>
            <w:bottom w:val="none" w:sz="0" w:space="0" w:color="auto"/>
            <w:right w:val="none" w:sz="0" w:space="0" w:color="auto"/>
          </w:divBdr>
        </w:div>
        <w:div w:id="1888178534">
          <w:marLeft w:val="640"/>
          <w:marRight w:val="0"/>
          <w:marTop w:val="0"/>
          <w:marBottom w:val="0"/>
          <w:divBdr>
            <w:top w:val="none" w:sz="0" w:space="0" w:color="auto"/>
            <w:left w:val="none" w:sz="0" w:space="0" w:color="auto"/>
            <w:bottom w:val="none" w:sz="0" w:space="0" w:color="auto"/>
            <w:right w:val="none" w:sz="0" w:space="0" w:color="auto"/>
          </w:divBdr>
        </w:div>
        <w:div w:id="1745911715">
          <w:marLeft w:val="640"/>
          <w:marRight w:val="0"/>
          <w:marTop w:val="0"/>
          <w:marBottom w:val="0"/>
          <w:divBdr>
            <w:top w:val="none" w:sz="0" w:space="0" w:color="auto"/>
            <w:left w:val="none" w:sz="0" w:space="0" w:color="auto"/>
            <w:bottom w:val="none" w:sz="0" w:space="0" w:color="auto"/>
            <w:right w:val="none" w:sz="0" w:space="0" w:color="auto"/>
          </w:divBdr>
        </w:div>
        <w:div w:id="1352683856">
          <w:marLeft w:val="640"/>
          <w:marRight w:val="0"/>
          <w:marTop w:val="0"/>
          <w:marBottom w:val="0"/>
          <w:divBdr>
            <w:top w:val="none" w:sz="0" w:space="0" w:color="auto"/>
            <w:left w:val="none" w:sz="0" w:space="0" w:color="auto"/>
            <w:bottom w:val="none" w:sz="0" w:space="0" w:color="auto"/>
            <w:right w:val="none" w:sz="0" w:space="0" w:color="auto"/>
          </w:divBdr>
        </w:div>
        <w:div w:id="380636705">
          <w:marLeft w:val="640"/>
          <w:marRight w:val="0"/>
          <w:marTop w:val="0"/>
          <w:marBottom w:val="0"/>
          <w:divBdr>
            <w:top w:val="none" w:sz="0" w:space="0" w:color="auto"/>
            <w:left w:val="none" w:sz="0" w:space="0" w:color="auto"/>
            <w:bottom w:val="none" w:sz="0" w:space="0" w:color="auto"/>
            <w:right w:val="none" w:sz="0" w:space="0" w:color="auto"/>
          </w:divBdr>
        </w:div>
        <w:div w:id="448740289">
          <w:marLeft w:val="640"/>
          <w:marRight w:val="0"/>
          <w:marTop w:val="0"/>
          <w:marBottom w:val="0"/>
          <w:divBdr>
            <w:top w:val="none" w:sz="0" w:space="0" w:color="auto"/>
            <w:left w:val="none" w:sz="0" w:space="0" w:color="auto"/>
            <w:bottom w:val="none" w:sz="0" w:space="0" w:color="auto"/>
            <w:right w:val="none" w:sz="0" w:space="0" w:color="auto"/>
          </w:divBdr>
        </w:div>
        <w:div w:id="51736772">
          <w:marLeft w:val="640"/>
          <w:marRight w:val="0"/>
          <w:marTop w:val="0"/>
          <w:marBottom w:val="0"/>
          <w:divBdr>
            <w:top w:val="none" w:sz="0" w:space="0" w:color="auto"/>
            <w:left w:val="none" w:sz="0" w:space="0" w:color="auto"/>
            <w:bottom w:val="none" w:sz="0" w:space="0" w:color="auto"/>
            <w:right w:val="none" w:sz="0" w:space="0" w:color="auto"/>
          </w:divBdr>
        </w:div>
        <w:div w:id="1025911899">
          <w:marLeft w:val="640"/>
          <w:marRight w:val="0"/>
          <w:marTop w:val="0"/>
          <w:marBottom w:val="0"/>
          <w:divBdr>
            <w:top w:val="none" w:sz="0" w:space="0" w:color="auto"/>
            <w:left w:val="none" w:sz="0" w:space="0" w:color="auto"/>
            <w:bottom w:val="none" w:sz="0" w:space="0" w:color="auto"/>
            <w:right w:val="none" w:sz="0" w:space="0" w:color="auto"/>
          </w:divBdr>
        </w:div>
      </w:divsChild>
    </w:div>
    <w:div w:id="1128352096">
      <w:bodyDiv w:val="1"/>
      <w:marLeft w:val="0"/>
      <w:marRight w:val="0"/>
      <w:marTop w:val="0"/>
      <w:marBottom w:val="0"/>
      <w:divBdr>
        <w:top w:val="none" w:sz="0" w:space="0" w:color="auto"/>
        <w:left w:val="none" w:sz="0" w:space="0" w:color="auto"/>
        <w:bottom w:val="none" w:sz="0" w:space="0" w:color="auto"/>
        <w:right w:val="none" w:sz="0" w:space="0" w:color="auto"/>
      </w:divBdr>
      <w:divsChild>
        <w:div w:id="1710521986">
          <w:marLeft w:val="640"/>
          <w:marRight w:val="0"/>
          <w:marTop w:val="0"/>
          <w:marBottom w:val="0"/>
          <w:divBdr>
            <w:top w:val="none" w:sz="0" w:space="0" w:color="auto"/>
            <w:left w:val="none" w:sz="0" w:space="0" w:color="auto"/>
            <w:bottom w:val="none" w:sz="0" w:space="0" w:color="auto"/>
            <w:right w:val="none" w:sz="0" w:space="0" w:color="auto"/>
          </w:divBdr>
        </w:div>
        <w:div w:id="1744259303">
          <w:marLeft w:val="640"/>
          <w:marRight w:val="0"/>
          <w:marTop w:val="0"/>
          <w:marBottom w:val="0"/>
          <w:divBdr>
            <w:top w:val="none" w:sz="0" w:space="0" w:color="auto"/>
            <w:left w:val="none" w:sz="0" w:space="0" w:color="auto"/>
            <w:bottom w:val="none" w:sz="0" w:space="0" w:color="auto"/>
            <w:right w:val="none" w:sz="0" w:space="0" w:color="auto"/>
          </w:divBdr>
        </w:div>
        <w:div w:id="1447038096">
          <w:marLeft w:val="640"/>
          <w:marRight w:val="0"/>
          <w:marTop w:val="0"/>
          <w:marBottom w:val="0"/>
          <w:divBdr>
            <w:top w:val="none" w:sz="0" w:space="0" w:color="auto"/>
            <w:left w:val="none" w:sz="0" w:space="0" w:color="auto"/>
            <w:bottom w:val="none" w:sz="0" w:space="0" w:color="auto"/>
            <w:right w:val="none" w:sz="0" w:space="0" w:color="auto"/>
          </w:divBdr>
        </w:div>
        <w:div w:id="253365050">
          <w:marLeft w:val="640"/>
          <w:marRight w:val="0"/>
          <w:marTop w:val="0"/>
          <w:marBottom w:val="0"/>
          <w:divBdr>
            <w:top w:val="none" w:sz="0" w:space="0" w:color="auto"/>
            <w:left w:val="none" w:sz="0" w:space="0" w:color="auto"/>
            <w:bottom w:val="none" w:sz="0" w:space="0" w:color="auto"/>
            <w:right w:val="none" w:sz="0" w:space="0" w:color="auto"/>
          </w:divBdr>
        </w:div>
        <w:div w:id="708577219">
          <w:marLeft w:val="640"/>
          <w:marRight w:val="0"/>
          <w:marTop w:val="0"/>
          <w:marBottom w:val="0"/>
          <w:divBdr>
            <w:top w:val="none" w:sz="0" w:space="0" w:color="auto"/>
            <w:left w:val="none" w:sz="0" w:space="0" w:color="auto"/>
            <w:bottom w:val="none" w:sz="0" w:space="0" w:color="auto"/>
            <w:right w:val="none" w:sz="0" w:space="0" w:color="auto"/>
          </w:divBdr>
        </w:div>
        <w:div w:id="1509372104">
          <w:marLeft w:val="640"/>
          <w:marRight w:val="0"/>
          <w:marTop w:val="0"/>
          <w:marBottom w:val="0"/>
          <w:divBdr>
            <w:top w:val="none" w:sz="0" w:space="0" w:color="auto"/>
            <w:left w:val="none" w:sz="0" w:space="0" w:color="auto"/>
            <w:bottom w:val="none" w:sz="0" w:space="0" w:color="auto"/>
            <w:right w:val="none" w:sz="0" w:space="0" w:color="auto"/>
          </w:divBdr>
        </w:div>
        <w:div w:id="205997168">
          <w:marLeft w:val="640"/>
          <w:marRight w:val="0"/>
          <w:marTop w:val="0"/>
          <w:marBottom w:val="0"/>
          <w:divBdr>
            <w:top w:val="none" w:sz="0" w:space="0" w:color="auto"/>
            <w:left w:val="none" w:sz="0" w:space="0" w:color="auto"/>
            <w:bottom w:val="none" w:sz="0" w:space="0" w:color="auto"/>
            <w:right w:val="none" w:sz="0" w:space="0" w:color="auto"/>
          </w:divBdr>
        </w:div>
        <w:div w:id="741103394">
          <w:marLeft w:val="640"/>
          <w:marRight w:val="0"/>
          <w:marTop w:val="0"/>
          <w:marBottom w:val="0"/>
          <w:divBdr>
            <w:top w:val="none" w:sz="0" w:space="0" w:color="auto"/>
            <w:left w:val="none" w:sz="0" w:space="0" w:color="auto"/>
            <w:bottom w:val="none" w:sz="0" w:space="0" w:color="auto"/>
            <w:right w:val="none" w:sz="0" w:space="0" w:color="auto"/>
          </w:divBdr>
        </w:div>
        <w:div w:id="1638603483">
          <w:marLeft w:val="640"/>
          <w:marRight w:val="0"/>
          <w:marTop w:val="0"/>
          <w:marBottom w:val="0"/>
          <w:divBdr>
            <w:top w:val="none" w:sz="0" w:space="0" w:color="auto"/>
            <w:left w:val="none" w:sz="0" w:space="0" w:color="auto"/>
            <w:bottom w:val="none" w:sz="0" w:space="0" w:color="auto"/>
            <w:right w:val="none" w:sz="0" w:space="0" w:color="auto"/>
          </w:divBdr>
        </w:div>
        <w:div w:id="1309557630">
          <w:marLeft w:val="640"/>
          <w:marRight w:val="0"/>
          <w:marTop w:val="0"/>
          <w:marBottom w:val="0"/>
          <w:divBdr>
            <w:top w:val="none" w:sz="0" w:space="0" w:color="auto"/>
            <w:left w:val="none" w:sz="0" w:space="0" w:color="auto"/>
            <w:bottom w:val="none" w:sz="0" w:space="0" w:color="auto"/>
            <w:right w:val="none" w:sz="0" w:space="0" w:color="auto"/>
          </w:divBdr>
        </w:div>
        <w:div w:id="1197506048">
          <w:marLeft w:val="640"/>
          <w:marRight w:val="0"/>
          <w:marTop w:val="0"/>
          <w:marBottom w:val="0"/>
          <w:divBdr>
            <w:top w:val="none" w:sz="0" w:space="0" w:color="auto"/>
            <w:left w:val="none" w:sz="0" w:space="0" w:color="auto"/>
            <w:bottom w:val="none" w:sz="0" w:space="0" w:color="auto"/>
            <w:right w:val="none" w:sz="0" w:space="0" w:color="auto"/>
          </w:divBdr>
        </w:div>
        <w:div w:id="2012442540">
          <w:marLeft w:val="640"/>
          <w:marRight w:val="0"/>
          <w:marTop w:val="0"/>
          <w:marBottom w:val="0"/>
          <w:divBdr>
            <w:top w:val="none" w:sz="0" w:space="0" w:color="auto"/>
            <w:left w:val="none" w:sz="0" w:space="0" w:color="auto"/>
            <w:bottom w:val="none" w:sz="0" w:space="0" w:color="auto"/>
            <w:right w:val="none" w:sz="0" w:space="0" w:color="auto"/>
          </w:divBdr>
        </w:div>
        <w:div w:id="928541042">
          <w:marLeft w:val="640"/>
          <w:marRight w:val="0"/>
          <w:marTop w:val="0"/>
          <w:marBottom w:val="0"/>
          <w:divBdr>
            <w:top w:val="none" w:sz="0" w:space="0" w:color="auto"/>
            <w:left w:val="none" w:sz="0" w:space="0" w:color="auto"/>
            <w:bottom w:val="none" w:sz="0" w:space="0" w:color="auto"/>
            <w:right w:val="none" w:sz="0" w:space="0" w:color="auto"/>
          </w:divBdr>
        </w:div>
        <w:div w:id="1452282926">
          <w:marLeft w:val="640"/>
          <w:marRight w:val="0"/>
          <w:marTop w:val="0"/>
          <w:marBottom w:val="0"/>
          <w:divBdr>
            <w:top w:val="none" w:sz="0" w:space="0" w:color="auto"/>
            <w:left w:val="none" w:sz="0" w:space="0" w:color="auto"/>
            <w:bottom w:val="none" w:sz="0" w:space="0" w:color="auto"/>
            <w:right w:val="none" w:sz="0" w:space="0" w:color="auto"/>
          </w:divBdr>
        </w:div>
      </w:divsChild>
    </w:div>
    <w:div w:id="1146120381">
      <w:bodyDiv w:val="1"/>
      <w:marLeft w:val="0"/>
      <w:marRight w:val="0"/>
      <w:marTop w:val="0"/>
      <w:marBottom w:val="0"/>
      <w:divBdr>
        <w:top w:val="none" w:sz="0" w:space="0" w:color="auto"/>
        <w:left w:val="none" w:sz="0" w:space="0" w:color="auto"/>
        <w:bottom w:val="none" w:sz="0" w:space="0" w:color="auto"/>
        <w:right w:val="none" w:sz="0" w:space="0" w:color="auto"/>
      </w:divBdr>
      <w:divsChild>
        <w:div w:id="1239250528">
          <w:marLeft w:val="640"/>
          <w:marRight w:val="0"/>
          <w:marTop w:val="0"/>
          <w:marBottom w:val="0"/>
          <w:divBdr>
            <w:top w:val="none" w:sz="0" w:space="0" w:color="auto"/>
            <w:left w:val="none" w:sz="0" w:space="0" w:color="auto"/>
            <w:bottom w:val="none" w:sz="0" w:space="0" w:color="auto"/>
            <w:right w:val="none" w:sz="0" w:space="0" w:color="auto"/>
          </w:divBdr>
        </w:div>
        <w:div w:id="1844197898">
          <w:marLeft w:val="640"/>
          <w:marRight w:val="0"/>
          <w:marTop w:val="0"/>
          <w:marBottom w:val="0"/>
          <w:divBdr>
            <w:top w:val="none" w:sz="0" w:space="0" w:color="auto"/>
            <w:left w:val="none" w:sz="0" w:space="0" w:color="auto"/>
            <w:bottom w:val="none" w:sz="0" w:space="0" w:color="auto"/>
            <w:right w:val="none" w:sz="0" w:space="0" w:color="auto"/>
          </w:divBdr>
        </w:div>
        <w:div w:id="519051479">
          <w:marLeft w:val="640"/>
          <w:marRight w:val="0"/>
          <w:marTop w:val="0"/>
          <w:marBottom w:val="0"/>
          <w:divBdr>
            <w:top w:val="none" w:sz="0" w:space="0" w:color="auto"/>
            <w:left w:val="none" w:sz="0" w:space="0" w:color="auto"/>
            <w:bottom w:val="none" w:sz="0" w:space="0" w:color="auto"/>
            <w:right w:val="none" w:sz="0" w:space="0" w:color="auto"/>
          </w:divBdr>
        </w:div>
        <w:div w:id="1963687550">
          <w:marLeft w:val="640"/>
          <w:marRight w:val="0"/>
          <w:marTop w:val="0"/>
          <w:marBottom w:val="0"/>
          <w:divBdr>
            <w:top w:val="none" w:sz="0" w:space="0" w:color="auto"/>
            <w:left w:val="none" w:sz="0" w:space="0" w:color="auto"/>
            <w:bottom w:val="none" w:sz="0" w:space="0" w:color="auto"/>
            <w:right w:val="none" w:sz="0" w:space="0" w:color="auto"/>
          </w:divBdr>
        </w:div>
        <w:div w:id="1122924140">
          <w:marLeft w:val="640"/>
          <w:marRight w:val="0"/>
          <w:marTop w:val="0"/>
          <w:marBottom w:val="0"/>
          <w:divBdr>
            <w:top w:val="none" w:sz="0" w:space="0" w:color="auto"/>
            <w:left w:val="none" w:sz="0" w:space="0" w:color="auto"/>
            <w:bottom w:val="none" w:sz="0" w:space="0" w:color="auto"/>
            <w:right w:val="none" w:sz="0" w:space="0" w:color="auto"/>
          </w:divBdr>
        </w:div>
        <w:div w:id="1023898039">
          <w:marLeft w:val="640"/>
          <w:marRight w:val="0"/>
          <w:marTop w:val="0"/>
          <w:marBottom w:val="0"/>
          <w:divBdr>
            <w:top w:val="none" w:sz="0" w:space="0" w:color="auto"/>
            <w:left w:val="none" w:sz="0" w:space="0" w:color="auto"/>
            <w:bottom w:val="none" w:sz="0" w:space="0" w:color="auto"/>
            <w:right w:val="none" w:sz="0" w:space="0" w:color="auto"/>
          </w:divBdr>
        </w:div>
        <w:div w:id="481655593">
          <w:marLeft w:val="640"/>
          <w:marRight w:val="0"/>
          <w:marTop w:val="0"/>
          <w:marBottom w:val="0"/>
          <w:divBdr>
            <w:top w:val="none" w:sz="0" w:space="0" w:color="auto"/>
            <w:left w:val="none" w:sz="0" w:space="0" w:color="auto"/>
            <w:bottom w:val="none" w:sz="0" w:space="0" w:color="auto"/>
            <w:right w:val="none" w:sz="0" w:space="0" w:color="auto"/>
          </w:divBdr>
        </w:div>
        <w:div w:id="237981968">
          <w:marLeft w:val="640"/>
          <w:marRight w:val="0"/>
          <w:marTop w:val="0"/>
          <w:marBottom w:val="0"/>
          <w:divBdr>
            <w:top w:val="none" w:sz="0" w:space="0" w:color="auto"/>
            <w:left w:val="none" w:sz="0" w:space="0" w:color="auto"/>
            <w:bottom w:val="none" w:sz="0" w:space="0" w:color="auto"/>
            <w:right w:val="none" w:sz="0" w:space="0" w:color="auto"/>
          </w:divBdr>
        </w:div>
        <w:div w:id="1850827959">
          <w:marLeft w:val="640"/>
          <w:marRight w:val="0"/>
          <w:marTop w:val="0"/>
          <w:marBottom w:val="0"/>
          <w:divBdr>
            <w:top w:val="none" w:sz="0" w:space="0" w:color="auto"/>
            <w:left w:val="none" w:sz="0" w:space="0" w:color="auto"/>
            <w:bottom w:val="none" w:sz="0" w:space="0" w:color="auto"/>
            <w:right w:val="none" w:sz="0" w:space="0" w:color="auto"/>
          </w:divBdr>
        </w:div>
        <w:div w:id="1440448400">
          <w:marLeft w:val="640"/>
          <w:marRight w:val="0"/>
          <w:marTop w:val="0"/>
          <w:marBottom w:val="0"/>
          <w:divBdr>
            <w:top w:val="none" w:sz="0" w:space="0" w:color="auto"/>
            <w:left w:val="none" w:sz="0" w:space="0" w:color="auto"/>
            <w:bottom w:val="none" w:sz="0" w:space="0" w:color="auto"/>
            <w:right w:val="none" w:sz="0" w:space="0" w:color="auto"/>
          </w:divBdr>
        </w:div>
        <w:div w:id="1694920800">
          <w:marLeft w:val="640"/>
          <w:marRight w:val="0"/>
          <w:marTop w:val="0"/>
          <w:marBottom w:val="0"/>
          <w:divBdr>
            <w:top w:val="none" w:sz="0" w:space="0" w:color="auto"/>
            <w:left w:val="none" w:sz="0" w:space="0" w:color="auto"/>
            <w:bottom w:val="none" w:sz="0" w:space="0" w:color="auto"/>
            <w:right w:val="none" w:sz="0" w:space="0" w:color="auto"/>
          </w:divBdr>
        </w:div>
        <w:div w:id="1245143205">
          <w:marLeft w:val="640"/>
          <w:marRight w:val="0"/>
          <w:marTop w:val="0"/>
          <w:marBottom w:val="0"/>
          <w:divBdr>
            <w:top w:val="none" w:sz="0" w:space="0" w:color="auto"/>
            <w:left w:val="none" w:sz="0" w:space="0" w:color="auto"/>
            <w:bottom w:val="none" w:sz="0" w:space="0" w:color="auto"/>
            <w:right w:val="none" w:sz="0" w:space="0" w:color="auto"/>
          </w:divBdr>
        </w:div>
        <w:div w:id="1138767516">
          <w:marLeft w:val="640"/>
          <w:marRight w:val="0"/>
          <w:marTop w:val="0"/>
          <w:marBottom w:val="0"/>
          <w:divBdr>
            <w:top w:val="none" w:sz="0" w:space="0" w:color="auto"/>
            <w:left w:val="none" w:sz="0" w:space="0" w:color="auto"/>
            <w:bottom w:val="none" w:sz="0" w:space="0" w:color="auto"/>
            <w:right w:val="none" w:sz="0" w:space="0" w:color="auto"/>
          </w:divBdr>
        </w:div>
        <w:div w:id="362636023">
          <w:marLeft w:val="640"/>
          <w:marRight w:val="0"/>
          <w:marTop w:val="0"/>
          <w:marBottom w:val="0"/>
          <w:divBdr>
            <w:top w:val="none" w:sz="0" w:space="0" w:color="auto"/>
            <w:left w:val="none" w:sz="0" w:space="0" w:color="auto"/>
            <w:bottom w:val="none" w:sz="0" w:space="0" w:color="auto"/>
            <w:right w:val="none" w:sz="0" w:space="0" w:color="auto"/>
          </w:divBdr>
        </w:div>
      </w:divsChild>
    </w:div>
    <w:div w:id="1158040406">
      <w:bodyDiv w:val="1"/>
      <w:marLeft w:val="0"/>
      <w:marRight w:val="0"/>
      <w:marTop w:val="0"/>
      <w:marBottom w:val="0"/>
      <w:divBdr>
        <w:top w:val="none" w:sz="0" w:space="0" w:color="auto"/>
        <w:left w:val="none" w:sz="0" w:space="0" w:color="auto"/>
        <w:bottom w:val="none" w:sz="0" w:space="0" w:color="auto"/>
        <w:right w:val="none" w:sz="0" w:space="0" w:color="auto"/>
      </w:divBdr>
      <w:divsChild>
        <w:div w:id="1963681847">
          <w:marLeft w:val="640"/>
          <w:marRight w:val="0"/>
          <w:marTop w:val="0"/>
          <w:marBottom w:val="0"/>
          <w:divBdr>
            <w:top w:val="none" w:sz="0" w:space="0" w:color="auto"/>
            <w:left w:val="none" w:sz="0" w:space="0" w:color="auto"/>
            <w:bottom w:val="none" w:sz="0" w:space="0" w:color="auto"/>
            <w:right w:val="none" w:sz="0" w:space="0" w:color="auto"/>
          </w:divBdr>
        </w:div>
        <w:div w:id="619262263">
          <w:marLeft w:val="640"/>
          <w:marRight w:val="0"/>
          <w:marTop w:val="0"/>
          <w:marBottom w:val="0"/>
          <w:divBdr>
            <w:top w:val="none" w:sz="0" w:space="0" w:color="auto"/>
            <w:left w:val="none" w:sz="0" w:space="0" w:color="auto"/>
            <w:bottom w:val="none" w:sz="0" w:space="0" w:color="auto"/>
            <w:right w:val="none" w:sz="0" w:space="0" w:color="auto"/>
          </w:divBdr>
        </w:div>
        <w:div w:id="407267582">
          <w:marLeft w:val="640"/>
          <w:marRight w:val="0"/>
          <w:marTop w:val="0"/>
          <w:marBottom w:val="0"/>
          <w:divBdr>
            <w:top w:val="none" w:sz="0" w:space="0" w:color="auto"/>
            <w:left w:val="none" w:sz="0" w:space="0" w:color="auto"/>
            <w:bottom w:val="none" w:sz="0" w:space="0" w:color="auto"/>
            <w:right w:val="none" w:sz="0" w:space="0" w:color="auto"/>
          </w:divBdr>
        </w:div>
        <w:div w:id="2073497879">
          <w:marLeft w:val="640"/>
          <w:marRight w:val="0"/>
          <w:marTop w:val="0"/>
          <w:marBottom w:val="0"/>
          <w:divBdr>
            <w:top w:val="none" w:sz="0" w:space="0" w:color="auto"/>
            <w:left w:val="none" w:sz="0" w:space="0" w:color="auto"/>
            <w:bottom w:val="none" w:sz="0" w:space="0" w:color="auto"/>
            <w:right w:val="none" w:sz="0" w:space="0" w:color="auto"/>
          </w:divBdr>
        </w:div>
        <w:div w:id="457915336">
          <w:marLeft w:val="640"/>
          <w:marRight w:val="0"/>
          <w:marTop w:val="0"/>
          <w:marBottom w:val="0"/>
          <w:divBdr>
            <w:top w:val="none" w:sz="0" w:space="0" w:color="auto"/>
            <w:left w:val="none" w:sz="0" w:space="0" w:color="auto"/>
            <w:bottom w:val="none" w:sz="0" w:space="0" w:color="auto"/>
            <w:right w:val="none" w:sz="0" w:space="0" w:color="auto"/>
          </w:divBdr>
        </w:div>
        <w:div w:id="202405790">
          <w:marLeft w:val="640"/>
          <w:marRight w:val="0"/>
          <w:marTop w:val="0"/>
          <w:marBottom w:val="0"/>
          <w:divBdr>
            <w:top w:val="none" w:sz="0" w:space="0" w:color="auto"/>
            <w:left w:val="none" w:sz="0" w:space="0" w:color="auto"/>
            <w:bottom w:val="none" w:sz="0" w:space="0" w:color="auto"/>
            <w:right w:val="none" w:sz="0" w:space="0" w:color="auto"/>
          </w:divBdr>
        </w:div>
        <w:div w:id="315500678">
          <w:marLeft w:val="640"/>
          <w:marRight w:val="0"/>
          <w:marTop w:val="0"/>
          <w:marBottom w:val="0"/>
          <w:divBdr>
            <w:top w:val="none" w:sz="0" w:space="0" w:color="auto"/>
            <w:left w:val="none" w:sz="0" w:space="0" w:color="auto"/>
            <w:bottom w:val="none" w:sz="0" w:space="0" w:color="auto"/>
            <w:right w:val="none" w:sz="0" w:space="0" w:color="auto"/>
          </w:divBdr>
        </w:div>
        <w:div w:id="662902507">
          <w:marLeft w:val="640"/>
          <w:marRight w:val="0"/>
          <w:marTop w:val="0"/>
          <w:marBottom w:val="0"/>
          <w:divBdr>
            <w:top w:val="none" w:sz="0" w:space="0" w:color="auto"/>
            <w:left w:val="none" w:sz="0" w:space="0" w:color="auto"/>
            <w:bottom w:val="none" w:sz="0" w:space="0" w:color="auto"/>
            <w:right w:val="none" w:sz="0" w:space="0" w:color="auto"/>
          </w:divBdr>
        </w:div>
        <w:div w:id="991056816">
          <w:marLeft w:val="640"/>
          <w:marRight w:val="0"/>
          <w:marTop w:val="0"/>
          <w:marBottom w:val="0"/>
          <w:divBdr>
            <w:top w:val="none" w:sz="0" w:space="0" w:color="auto"/>
            <w:left w:val="none" w:sz="0" w:space="0" w:color="auto"/>
            <w:bottom w:val="none" w:sz="0" w:space="0" w:color="auto"/>
            <w:right w:val="none" w:sz="0" w:space="0" w:color="auto"/>
          </w:divBdr>
        </w:div>
        <w:div w:id="724064953">
          <w:marLeft w:val="640"/>
          <w:marRight w:val="0"/>
          <w:marTop w:val="0"/>
          <w:marBottom w:val="0"/>
          <w:divBdr>
            <w:top w:val="none" w:sz="0" w:space="0" w:color="auto"/>
            <w:left w:val="none" w:sz="0" w:space="0" w:color="auto"/>
            <w:bottom w:val="none" w:sz="0" w:space="0" w:color="auto"/>
            <w:right w:val="none" w:sz="0" w:space="0" w:color="auto"/>
          </w:divBdr>
        </w:div>
        <w:div w:id="292171973">
          <w:marLeft w:val="640"/>
          <w:marRight w:val="0"/>
          <w:marTop w:val="0"/>
          <w:marBottom w:val="0"/>
          <w:divBdr>
            <w:top w:val="none" w:sz="0" w:space="0" w:color="auto"/>
            <w:left w:val="none" w:sz="0" w:space="0" w:color="auto"/>
            <w:bottom w:val="none" w:sz="0" w:space="0" w:color="auto"/>
            <w:right w:val="none" w:sz="0" w:space="0" w:color="auto"/>
          </w:divBdr>
        </w:div>
        <w:div w:id="128059177">
          <w:marLeft w:val="640"/>
          <w:marRight w:val="0"/>
          <w:marTop w:val="0"/>
          <w:marBottom w:val="0"/>
          <w:divBdr>
            <w:top w:val="none" w:sz="0" w:space="0" w:color="auto"/>
            <w:left w:val="none" w:sz="0" w:space="0" w:color="auto"/>
            <w:bottom w:val="none" w:sz="0" w:space="0" w:color="auto"/>
            <w:right w:val="none" w:sz="0" w:space="0" w:color="auto"/>
          </w:divBdr>
        </w:div>
      </w:divsChild>
    </w:div>
    <w:div w:id="1199320477">
      <w:bodyDiv w:val="1"/>
      <w:marLeft w:val="0"/>
      <w:marRight w:val="0"/>
      <w:marTop w:val="0"/>
      <w:marBottom w:val="0"/>
      <w:divBdr>
        <w:top w:val="none" w:sz="0" w:space="0" w:color="auto"/>
        <w:left w:val="none" w:sz="0" w:space="0" w:color="auto"/>
        <w:bottom w:val="none" w:sz="0" w:space="0" w:color="auto"/>
        <w:right w:val="none" w:sz="0" w:space="0" w:color="auto"/>
      </w:divBdr>
      <w:divsChild>
        <w:div w:id="81339449">
          <w:marLeft w:val="640"/>
          <w:marRight w:val="0"/>
          <w:marTop w:val="0"/>
          <w:marBottom w:val="0"/>
          <w:divBdr>
            <w:top w:val="none" w:sz="0" w:space="0" w:color="auto"/>
            <w:left w:val="none" w:sz="0" w:space="0" w:color="auto"/>
            <w:bottom w:val="none" w:sz="0" w:space="0" w:color="auto"/>
            <w:right w:val="none" w:sz="0" w:space="0" w:color="auto"/>
          </w:divBdr>
        </w:div>
        <w:div w:id="855269500">
          <w:marLeft w:val="640"/>
          <w:marRight w:val="0"/>
          <w:marTop w:val="0"/>
          <w:marBottom w:val="0"/>
          <w:divBdr>
            <w:top w:val="none" w:sz="0" w:space="0" w:color="auto"/>
            <w:left w:val="none" w:sz="0" w:space="0" w:color="auto"/>
            <w:bottom w:val="none" w:sz="0" w:space="0" w:color="auto"/>
            <w:right w:val="none" w:sz="0" w:space="0" w:color="auto"/>
          </w:divBdr>
        </w:div>
        <w:div w:id="458886205">
          <w:marLeft w:val="640"/>
          <w:marRight w:val="0"/>
          <w:marTop w:val="0"/>
          <w:marBottom w:val="0"/>
          <w:divBdr>
            <w:top w:val="none" w:sz="0" w:space="0" w:color="auto"/>
            <w:left w:val="none" w:sz="0" w:space="0" w:color="auto"/>
            <w:bottom w:val="none" w:sz="0" w:space="0" w:color="auto"/>
            <w:right w:val="none" w:sz="0" w:space="0" w:color="auto"/>
          </w:divBdr>
        </w:div>
        <w:div w:id="510296056">
          <w:marLeft w:val="640"/>
          <w:marRight w:val="0"/>
          <w:marTop w:val="0"/>
          <w:marBottom w:val="0"/>
          <w:divBdr>
            <w:top w:val="none" w:sz="0" w:space="0" w:color="auto"/>
            <w:left w:val="none" w:sz="0" w:space="0" w:color="auto"/>
            <w:bottom w:val="none" w:sz="0" w:space="0" w:color="auto"/>
            <w:right w:val="none" w:sz="0" w:space="0" w:color="auto"/>
          </w:divBdr>
        </w:div>
        <w:div w:id="2080863234">
          <w:marLeft w:val="640"/>
          <w:marRight w:val="0"/>
          <w:marTop w:val="0"/>
          <w:marBottom w:val="0"/>
          <w:divBdr>
            <w:top w:val="none" w:sz="0" w:space="0" w:color="auto"/>
            <w:left w:val="none" w:sz="0" w:space="0" w:color="auto"/>
            <w:bottom w:val="none" w:sz="0" w:space="0" w:color="auto"/>
            <w:right w:val="none" w:sz="0" w:space="0" w:color="auto"/>
          </w:divBdr>
        </w:div>
        <w:div w:id="615212401">
          <w:marLeft w:val="640"/>
          <w:marRight w:val="0"/>
          <w:marTop w:val="0"/>
          <w:marBottom w:val="0"/>
          <w:divBdr>
            <w:top w:val="none" w:sz="0" w:space="0" w:color="auto"/>
            <w:left w:val="none" w:sz="0" w:space="0" w:color="auto"/>
            <w:bottom w:val="none" w:sz="0" w:space="0" w:color="auto"/>
            <w:right w:val="none" w:sz="0" w:space="0" w:color="auto"/>
          </w:divBdr>
        </w:div>
        <w:div w:id="875119029">
          <w:marLeft w:val="640"/>
          <w:marRight w:val="0"/>
          <w:marTop w:val="0"/>
          <w:marBottom w:val="0"/>
          <w:divBdr>
            <w:top w:val="none" w:sz="0" w:space="0" w:color="auto"/>
            <w:left w:val="none" w:sz="0" w:space="0" w:color="auto"/>
            <w:bottom w:val="none" w:sz="0" w:space="0" w:color="auto"/>
            <w:right w:val="none" w:sz="0" w:space="0" w:color="auto"/>
          </w:divBdr>
        </w:div>
        <w:div w:id="1307395620">
          <w:marLeft w:val="640"/>
          <w:marRight w:val="0"/>
          <w:marTop w:val="0"/>
          <w:marBottom w:val="0"/>
          <w:divBdr>
            <w:top w:val="none" w:sz="0" w:space="0" w:color="auto"/>
            <w:left w:val="none" w:sz="0" w:space="0" w:color="auto"/>
            <w:bottom w:val="none" w:sz="0" w:space="0" w:color="auto"/>
            <w:right w:val="none" w:sz="0" w:space="0" w:color="auto"/>
          </w:divBdr>
        </w:div>
        <w:div w:id="1661500988">
          <w:marLeft w:val="640"/>
          <w:marRight w:val="0"/>
          <w:marTop w:val="0"/>
          <w:marBottom w:val="0"/>
          <w:divBdr>
            <w:top w:val="none" w:sz="0" w:space="0" w:color="auto"/>
            <w:left w:val="none" w:sz="0" w:space="0" w:color="auto"/>
            <w:bottom w:val="none" w:sz="0" w:space="0" w:color="auto"/>
            <w:right w:val="none" w:sz="0" w:space="0" w:color="auto"/>
          </w:divBdr>
        </w:div>
        <w:div w:id="1889534052">
          <w:marLeft w:val="640"/>
          <w:marRight w:val="0"/>
          <w:marTop w:val="0"/>
          <w:marBottom w:val="0"/>
          <w:divBdr>
            <w:top w:val="none" w:sz="0" w:space="0" w:color="auto"/>
            <w:left w:val="none" w:sz="0" w:space="0" w:color="auto"/>
            <w:bottom w:val="none" w:sz="0" w:space="0" w:color="auto"/>
            <w:right w:val="none" w:sz="0" w:space="0" w:color="auto"/>
          </w:divBdr>
        </w:div>
        <w:div w:id="115295992">
          <w:marLeft w:val="640"/>
          <w:marRight w:val="0"/>
          <w:marTop w:val="0"/>
          <w:marBottom w:val="0"/>
          <w:divBdr>
            <w:top w:val="none" w:sz="0" w:space="0" w:color="auto"/>
            <w:left w:val="none" w:sz="0" w:space="0" w:color="auto"/>
            <w:bottom w:val="none" w:sz="0" w:space="0" w:color="auto"/>
            <w:right w:val="none" w:sz="0" w:space="0" w:color="auto"/>
          </w:divBdr>
        </w:div>
        <w:div w:id="741218833">
          <w:marLeft w:val="640"/>
          <w:marRight w:val="0"/>
          <w:marTop w:val="0"/>
          <w:marBottom w:val="0"/>
          <w:divBdr>
            <w:top w:val="none" w:sz="0" w:space="0" w:color="auto"/>
            <w:left w:val="none" w:sz="0" w:space="0" w:color="auto"/>
            <w:bottom w:val="none" w:sz="0" w:space="0" w:color="auto"/>
            <w:right w:val="none" w:sz="0" w:space="0" w:color="auto"/>
          </w:divBdr>
        </w:div>
        <w:div w:id="480854828">
          <w:marLeft w:val="640"/>
          <w:marRight w:val="0"/>
          <w:marTop w:val="0"/>
          <w:marBottom w:val="0"/>
          <w:divBdr>
            <w:top w:val="none" w:sz="0" w:space="0" w:color="auto"/>
            <w:left w:val="none" w:sz="0" w:space="0" w:color="auto"/>
            <w:bottom w:val="none" w:sz="0" w:space="0" w:color="auto"/>
            <w:right w:val="none" w:sz="0" w:space="0" w:color="auto"/>
          </w:divBdr>
        </w:div>
        <w:div w:id="2078091152">
          <w:marLeft w:val="640"/>
          <w:marRight w:val="0"/>
          <w:marTop w:val="0"/>
          <w:marBottom w:val="0"/>
          <w:divBdr>
            <w:top w:val="none" w:sz="0" w:space="0" w:color="auto"/>
            <w:left w:val="none" w:sz="0" w:space="0" w:color="auto"/>
            <w:bottom w:val="none" w:sz="0" w:space="0" w:color="auto"/>
            <w:right w:val="none" w:sz="0" w:space="0" w:color="auto"/>
          </w:divBdr>
        </w:div>
        <w:div w:id="1148744061">
          <w:marLeft w:val="640"/>
          <w:marRight w:val="0"/>
          <w:marTop w:val="0"/>
          <w:marBottom w:val="0"/>
          <w:divBdr>
            <w:top w:val="none" w:sz="0" w:space="0" w:color="auto"/>
            <w:left w:val="none" w:sz="0" w:space="0" w:color="auto"/>
            <w:bottom w:val="none" w:sz="0" w:space="0" w:color="auto"/>
            <w:right w:val="none" w:sz="0" w:space="0" w:color="auto"/>
          </w:divBdr>
        </w:div>
        <w:div w:id="2034766377">
          <w:marLeft w:val="640"/>
          <w:marRight w:val="0"/>
          <w:marTop w:val="0"/>
          <w:marBottom w:val="0"/>
          <w:divBdr>
            <w:top w:val="none" w:sz="0" w:space="0" w:color="auto"/>
            <w:left w:val="none" w:sz="0" w:space="0" w:color="auto"/>
            <w:bottom w:val="none" w:sz="0" w:space="0" w:color="auto"/>
            <w:right w:val="none" w:sz="0" w:space="0" w:color="auto"/>
          </w:divBdr>
        </w:div>
      </w:divsChild>
    </w:div>
    <w:div w:id="1203401584">
      <w:bodyDiv w:val="1"/>
      <w:marLeft w:val="0"/>
      <w:marRight w:val="0"/>
      <w:marTop w:val="0"/>
      <w:marBottom w:val="0"/>
      <w:divBdr>
        <w:top w:val="none" w:sz="0" w:space="0" w:color="auto"/>
        <w:left w:val="none" w:sz="0" w:space="0" w:color="auto"/>
        <w:bottom w:val="none" w:sz="0" w:space="0" w:color="auto"/>
        <w:right w:val="none" w:sz="0" w:space="0" w:color="auto"/>
      </w:divBdr>
      <w:divsChild>
        <w:div w:id="269433731">
          <w:marLeft w:val="640"/>
          <w:marRight w:val="0"/>
          <w:marTop w:val="0"/>
          <w:marBottom w:val="0"/>
          <w:divBdr>
            <w:top w:val="none" w:sz="0" w:space="0" w:color="auto"/>
            <w:left w:val="none" w:sz="0" w:space="0" w:color="auto"/>
            <w:bottom w:val="none" w:sz="0" w:space="0" w:color="auto"/>
            <w:right w:val="none" w:sz="0" w:space="0" w:color="auto"/>
          </w:divBdr>
        </w:div>
        <w:div w:id="938830036">
          <w:marLeft w:val="640"/>
          <w:marRight w:val="0"/>
          <w:marTop w:val="0"/>
          <w:marBottom w:val="0"/>
          <w:divBdr>
            <w:top w:val="none" w:sz="0" w:space="0" w:color="auto"/>
            <w:left w:val="none" w:sz="0" w:space="0" w:color="auto"/>
            <w:bottom w:val="none" w:sz="0" w:space="0" w:color="auto"/>
            <w:right w:val="none" w:sz="0" w:space="0" w:color="auto"/>
          </w:divBdr>
        </w:div>
        <w:div w:id="1186990468">
          <w:marLeft w:val="640"/>
          <w:marRight w:val="0"/>
          <w:marTop w:val="0"/>
          <w:marBottom w:val="0"/>
          <w:divBdr>
            <w:top w:val="none" w:sz="0" w:space="0" w:color="auto"/>
            <w:left w:val="none" w:sz="0" w:space="0" w:color="auto"/>
            <w:bottom w:val="none" w:sz="0" w:space="0" w:color="auto"/>
            <w:right w:val="none" w:sz="0" w:space="0" w:color="auto"/>
          </w:divBdr>
        </w:div>
        <w:div w:id="367416539">
          <w:marLeft w:val="640"/>
          <w:marRight w:val="0"/>
          <w:marTop w:val="0"/>
          <w:marBottom w:val="0"/>
          <w:divBdr>
            <w:top w:val="none" w:sz="0" w:space="0" w:color="auto"/>
            <w:left w:val="none" w:sz="0" w:space="0" w:color="auto"/>
            <w:bottom w:val="none" w:sz="0" w:space="0" w:color="auto"/>
            <w:right w:val="none" w:sz="0" w:space="0" w:color="auto"/>
          </w:divBdr>
        </w:div>
        <w:div w:id="1956906939">
          <w:marLeft w:val="640"/>
          <w:marRight w:val="0"/>
          <w:marTop w:val="0"/>
          <w:marBottom w:val="0"/>
          <w:divBdr>
            <w:top w:val="none" w:sz="0" w:space="0" w:color="auto"/>
            <w:left w:val="none" w:sz="0" w:space="0" w:color="auto"/>
            <w:bottom w:val="none" w:sz="0" w:space="0" w:color="auto"/>
            <w:right w:val="none" w:sz="0" w:space="0" w:color="auto"/>
          </w:divBdr>
        </w:div>
        <w:div w:id="574828325">
          <w:marLeft w:val="640"/>
          <w:marRight w:val="0"/>
          <w:marTop w:val="0"/>
          <w:marBottom w:val="0"/>
          <w:divBdr>
            <w:top w:val="none" w:sz="0" w:space="0" w:color="auto"/>
            <w:left w:val="none" w:sz="0" w:space="0" w:color="auto"/>
            <w:bottom w:val="none" w:sz="0" w:space="0" w:color="auto"/>
            <w:right w:val="none" w:sz="0" w:space="0" w:color="auto"/>
          </w:divBdr>
        </w:div>
        <w:div w:id="943146063">
          <w:marLeft w:val="640"/>
          <w:marRight w:val="0"/>
          <w:marTop w:val="0"/>
          <w:marBottom w:val="0"/>
          <w:divBdr>
            <w:top w:val="none" w:sz="0" w:space="0" w:color="auto"/>
            <w:left w:val="none" w:sz="0" w:space="0" w:color="auto"/>
            <w:bottom w:val="none" w:sz="0" w:space="0" w:color="auto"/>
            <w:right w:val="none" w:sz="0" w:space="0" w:color="auto"/>
          </w:divBdr>
        </w:div>
        <w:div w:id="888151366">
          <w:marLeft w:val="640"/>
          <w:marRight w:val="0"/>
          <w:marTop w:val="0"/>
          <w:marBottom w:val="0"/>
          <w:divBdr>
            <w:top w:val="none" w:sz="0" w:space="0" w:color="auto"/>
            <w:left w:val="none" w:sz="0" w:space="0" w:color="auto"/>
            <w:bottom w:val="none" w:sz="0" w:space="0" w:color="auto"/>
            <w:right w:val="none" w:sz="0" w:space="0" w:color="auto"/>
          </w:divBdr>
        </w:div>
        <w:div w:id="681903374">
          <w:marLeft w:val="640"/>
          <w:marRight w:val="0"/>
          <w:marTop w:val="0"/>
          <w:marBottom w:val="0"/>
          <w:divBdr>
            <w:top w:val="none" w:sz="0" w:space="0" w:color="auto"/>
            <w:left w:val="none" w:sz="0" w:space="0" w:color="auto"/>
            <w:bottom w:val="none" w:sz="0" w:space="0" w:color="auto"/>
            <w:right w:val="none" w:sz="0" w:space="0" w:color="auto"/>
          </w:divBdr>
        </w:div>
        <w:div w:id="1644777932">
          <w:marLeft w:val="640"/>
          <w:marRight w:val="0"/>
          <w:marTop w:val="0"/>
          <w:marBottom w:val="0"/>
          <w:divBdr>
            <w:top w:val="none" w:sz="0" w:space="0" w:color="auto"/>
            <w:left w:val="none" w:sz="0" w:space="0" w:color="auto"/>
            <w:bottom w:val="none" w:sz="0" w:space="0" w:color="auto"/>
            <w:right w:val="none" w:sz="0" w:space="0" w:color="auto"/>
          </w:divBdr>
        </w:div>
        <w:div w:id="355817516">
          <w:marLeft w:val="640"/>
          <w:marRight w:val="0"/>
          <w:marTop w:val="0"/>
          <w:marBottom w:val="0"/>
          <w:divBdr>
            <w:top w:val="none" w:sz="0" w:space="0" w:color="auto"/>
            <w:left w:val="none" w:sz="0" w:space="0" w:color="auto"/>
            <w:bottom w:val="none" w:sz="0" w:space="0" w:color="auto"/>
            <w:right w:val="none" w:sz="0" w:space="0" w:color="auto"/>
          </w:divBdr>
        </w:div>
        <w:div w:id="1041393927">
          <w:marLeft w:val="640"/>
          <w:marRight w:val="0"/>
          <w:marTop w:val="0"/>
          <w:marBottom w:val="0"/>
          <w:divBdr>
            <w:top w:val="none" w:sz="0" w:space="0" w:color="auto"/>
            <w:left w:val="none" w:sz="0" w:space="0" w:color="auto"/>
            <w:bottom w:val="none" w:sz="0" w:space="0" w:color="auto"/>
            <w:right w:val="none" w:sz="0" w:space="0" w:color="auto"/>
          </w:divBdr>
        </w:div>
      </w:divsChild>
    </w:div>
    <w:div w:id="1207764851">
      <w:bodyDiv w:val="1"/>
      <w:marLeft w:val="0"/>
      <w:marRight w:val="0"/>
      <w:marTop w:val="0"/>
      <w:marBottom w:val="0"/>
      <w:divBdr>
        <w:top w:val="none" w:sz="0" w:space="0" w:color="auto"/>
        <w:left w:val="none" w:sz="0" w:space="0" w:color="auto"/>
        <w:bottom w:val="none" w:sz="0" w:space="0" w:color="auto"/>
        <w:right w:val="none" w:sz="0" w:space="0" w:color="auto"/>
      </w:divBdr>
    </w:div>
    <w:div w:id="1213467470">
      <w:bodyDiv w:val="1"/>
      <w:marLeft w:val="0"/>
      <w:marRight w:val="0"/>
      <w:marTop w:val="0"/>
      <w:marBottom w:val="0"/>
      <w:divBdr>
        <w:top w:val="none" w:sz="0" w:space="0" w:color="auto"/>
        <w:left w:val="none" w:sz="0" w:space="0" w:color="auto"/>
        <w:bottom w:val="none" w:sz="0" w:space="0" w:color="auto"/>
        <w:right w:val="none" w:sz="0" w:space="0" w:color="auto"/>
      </w:divBdr>
      <w:divsChild>
        <w:div w:id="24598162">
          <w:marLeft w:val="640"/>
          <w:marRight w:val="0"/>
          <w:marTop w:val="0"/>
          <w:marBottom w:val="0"/>
          <w:divBdr>
            <w:top w:val="none" w:sz="0" w:space="0" w:color="auto"/>
            <w:left w:val="none" w:sz="0" w:space="0" w:color="auto"/>
            <w:bottom w:val="none" w:sz="0" w:space="0" w:color="auto"/>
            <w:right w:val="none" w:sz="0" w:space="0" w:color="auto"/>
          </w:divBdr>
        </w:div>
        <w:div w:id="1086615497">
          <w:marLeft w:val="640"/>
          <w:marRight w:val="0"/>
          <w:marTop w:val="0"/>
          <w:marBottom w:val="0"/>
          <w:divBdr>
            <w:top w:val="none" w:sz="0" w:space="0" w:color="auto"/>
            <w:left w:val="none" w:sz="0" w:space="0" w:color="auto"/>
            <w:bottom w:val="none" w:sz="0" w:space="0" w:color="auto"/>
            <w:right w:val="none" w:sz="0" w:space="0" w:color="auto"/>
          </w:divBdr>
        </w:div>
        <w:div w:id="636449562">
          <w:marLeft w:val="640"/>
          <w:marRight w:val="0"/>
          <w:marTop w:val="0"/>
          <w:marBottom w:val="0"/>
          <w:divBdr>
            <w:top w:val="none" w:sz="0" w:space="0" w:color="auto"/>
            <w:left w:val="none" w:sz="0" w:space="0" w:color="auto"/>
            <w:bottom w:val="none" w:sz="0" w:space="0" w:color="auto"/>
            <w:right w:val="none" w:sz="0" w:space="0" w:color="auto"/>
          </w:divBdr>
        </w:div>
        <w:div w:id="1137063334">
          <w:marLeft w:val="640"/>
          <w:marRight w:val="0"/>
          <w:marTop w:val="0"/>
          <w:marBottom w:val="0"/>
          <w:divBdr>
            <w:top w:val="none" w:sz="0" w:space="0" w:color="auto"/>
            <w:left w:val="none" w:sz="0" w:space="0" w:color="auto"/>
            <w:bottom w:val="none" w:sz="0" w:space="0" w:color="auto"/>
            <w:right w:val="none" w:sz="0" w:space="0" w:color="auto"/>
          </w:divBdr>
        </w:div>
        <w:div w:id="881670535">
          <w:marLeft w:val="640"/>
          <w:marRight w:val="0"/>
          <w:marTop w:val="0"/>
          <w:marBottom w:val="0"/>
          <w:divBdr>
            <w:top w:val="none" w:sz="0" w:space="0" w:color="auto"/>
            <w:left w:val="none" w:sz="0" w:space="0" w:color="auto"/>
            <w:bottom w:val="none" w:sz="0" w:space="0" w:color="auto"/>
            <w:right w:val="none" w:sz="0" w:space="0" w:color="auto"/>
          </w:divBdr>
        </w:div>
        <w:div w:id="276379062">
          <w:marLeft w:val="640"/>
          <w:marRight w:val="0"/>
          <w:marTop w:val="0"/>
          <w:marBottom w:val="0"/>
          <w:divBdr>
            <w:top w:val="none" w:sz="0" w:space="0" w:color="auto"/>
            <w:left w:val="none" w:sz="0" w:space="0" w:color="auto"/>
            <w:bottom w:val="none" w:sz="0" w:space="0" w:color="auto"/>
            <w:right w:val="none" w:sz="0" w:space="0" w:color="auto"/>
          </w:divBdr>
        </w:div>
        <w:div w:id="548151441">
          <w:marLeft w:val="640"/>
          <w:marRight w:val="0"/>
          <w:marTop w:val="0"/>
          <w:marBottom w:val="0"/>
          <w:divBdr>
            <w:top w:val="none" w:sz="0" w:space="0" w:color="auto"/>
            <w:left w:val="none" w:sz="0" w:space="0" w:color="auto"/>
            <w:bottom w:val="none" w:sz="0" w:space="0" w:color="auto"/>
            <w:right w:val="none" w:sz="0" w:space="0" w:color="auto"/>
          </w:divBdr>
        </w:div>
        <w:div w:id="1909415045">
          <w:marLeft w:val="640"/>
          <w:marRight w:val="0"/>
          <w:marTop w:val="0"/>
          <w:marBottom w:val="0"/>
          <w:divBdr>
            <w:top w:val="none" w:sz="0" w:space="0" w:color="auto"/>
            <w:left w:val="none" w:sz="0" w:space="0" w:color="auto"/>
            <w:bottom w:val="none" w:sz="0" w:space="0" w:color="auto"/>
            <w:right w:val="none" w:sz="0" w:space="0" w:color="auto"/>
          </w:divBdr>
        </w:div>
        <w:div w:id="1991210771">
          <w:marLeft w:val="640"/>
          <w:marRight w:val="0"/>
          <w:marTop w:val="0"/>
          <w:marBottom w:val="0"/>
          <w:divBdr>
            <w:top w:val="none" w:sz="0" w:space="0" w:color="auto"/>
            <w:left w:val="none" w:sz="0" w:space="0" w:color="auto"/>
            <w:bottom w:val="none" w:sz="0" w:space="0" w:color="auto"/>
            <w:right w:val="none" w:sz="0" w:space="0" w:color="auto"/>
          </w:divBdr>
        </w:div>
        <w:div w:id="1349407189">
          <w:marLeft w:val="640"/>
          <w:marRight w:val="0"/>
          <w:marTop w:val="0"/>
          <w:marBottom w:val="0"/>
          <w:divBdr>
            <w:top w:val="none" w:sz="0" w:space="0" w:color="auto"/>
            <w:left w:val="none" w:sz="0" w:space="0" w:color="auto"/>
            <w:bottom w:val="none" w:sz="0" w:space="0" w:color="auto"/>
            <w:right w:val="none" w:sz="0" w:space="0" w:color="auto"/>
          </w:divBdr>
        </w:div>
        <w:div w:id="50887184">
          <w:marLeft w:val="640"/>
          <w:marRight w:val="0"/>
          <w:marTop w:val="0"/>
          <w:marBottom w:val="0"/>
          <w:divBdr>
            <w:top w:val="none" w:sz="0" w:space="0" w:color="auto"/>
            <w:left w:val="none" w:sz="0" w:space="0" w:color="auto"/>
            <w:bottom w:val="none" w:sz="0" w:space="0" w:color="auto"/>
            <w:right w:val="none" w:sz="0" w:space="0" w:color="auto"/>
          </w:divBdr>
        </w:div>
        <w:div w:id="1816800729">
          <w:marLeft w:val="640"/>
          <w:marRight w:val="0"/>
          <w:marTop w:val="0"/>
          <w:marBottom w:val="0"/>
          <w:divBdr>
            <w:top w:val="none" w:sz="0" w:space="0" w:color="auto"/>
            <w:left w:val="none" w:sz="0" w:space="0" w:color="auto"/>
            <w:bottom w:val="none" w:sz="0" w:space="0" w:color="auto"/>
            <w:right w:val="none" w:sz="0" w:space="0" w:color="auto"/>
          </w:divBdr>
        </w:div>
        <w:div w:id="1834296969">
          <w:marLeft w:val="640"/>
          <w:marRight w:val="0"/>
          <w:marTop w:val="0"/>
          <w:marBottom w:val="0"/>
          <w:divBdr>
            <w:top w:val="none" w:sz="0" w:space="0" w:color="auto"/>
            <w:left w:val="none" w:sz="0" w:space="0" w:color="auto"/>
            <w:bottom w:val="none" w:sz="0" w:space="0" w:color="auto"/>
            <w:right w:val="none" w:sz="0" w:space="0" w:color="auto"/>
          </w:divBdr>
        </w:div>
        <w:div w:id="1551258982">
          <w:marLeft w:val="640"/>
          <w:marRight w:val="0"/>
          <w:marTop w:val="0"/>
          <w:marBottom w:val="0"/>
          <w:divBdr>
            <w:top w:val="none" w:sz="0" w:space="0" w:color="auto"/>
            <w:left w:val="none" w:sz="0" w:space="0" w:color="auto"/>
            <w:bottom w:val="none" w:sz="0" w:space="0" w:color="auto"/>
            <w:right w:val="none" w:sz="0" w:space="0" w:color="auto"/>
          </w:divBdr>
        </w:div>
      </w:divsChild>
    </w:div>
    <w:div w:id="1229729906">
      <w:bodyDiv w:val="1"/>
      <w:marLeft w:val="0"/>
      <w:marRight w:val="0"/>
      <w:marTop w:val="0"/>
      <w:marBottom w:val="0"/>
      <w:divBdr>
        <w:top w:val="none" w:sz="0" w:space="0" w:color="auto"/>
        <w:left w:val="none" w:sz="0" w:space="0" w:color="auto"/>
        <w:bottom w:val="none" w:sz="0" w:space="0" w:color="auto"/>
        <w:right w:val="none" w:sz="0" w:space="0" w:color="auto"/>
      </w:divBdr>
    </w:div>
    <w:div w:id="1229802278">
      <w:bodyDiv w:val="1"/>
      <w:marLeft w:val="0"/>
      <w:marRight w:val="0"/>
      <w:marTop w:val="0"/>
      <w:marBottom w:val="0"/>
      <w:divBdr>
        <w:top w:val="none" w:sz="0" w:space="0" w:color="auto"/>
        <w:left w:val="none" w:sz="0" w:space="0" w:color="auto"/>
        <w:bottom w:val="none" w:sz="0" w:space="0" w:color="auto"/>
        <w:right w:val="none" w:sz="0" w:space="0" w:color="auto"/>
      </w:divBdr>
      <w:divsChild>
        <w:div w:id="1111245574">
          <w:marLeft w:val="640"/>
          <w:marRight w:val="0"/>
          <w:marTop w:val="0"/>
          <w:marBottom w:val="0"/>
          <w:divBdr>
            <w:top w:val="none" w:sz="0" w:space="0" w:color="auto"/>
            <w:left w:val="none" w:sz="0" w:space="0" w:color="auto"/>
            <w:bottom w:val="none" w:sz="0" w:space="0" w:color="auto"/>
            <w:right w:val="none" w:sz="0" w:space="0" w:color="auto"/>
          </w:divBdr>
        </w:div>
        <w:div w:id="1731419879">
          <w:marLeft w:val="640"/>
          <w:marRight w:val="0"/>
          <w:marTop w:val="0"/>
          <w:marBottom w:val="0"/>
          <w:divBdr>
            <w:top w:val="none" w:sz="0" w:space="0" w:color="auto"/>
            <w:left w:val="none" w:sz="0" w:space="0" w:color="auto"/>
            <w:bottom w:val="none" w:sz="0" w:space="0" w:color="auto"/>
            <w:right w:val="none" w:sz="0" w:space="0" w:color="auto"/>
          </w:divBdr>
        </w:div>
        <w:div w:id="1911646505">
          <w:marLeft w:val="640"/>
          <w:marRight w:val="0"/>
          <w:marTop w:val="0"/>
          <w:marBottom w:val="0"/>
          <w:divBdr>
            <w:top w:val="none" w:sz="0" w:space="0" w:color="auto"/>
            <w:left w:val="none" w:sz="0" w:space="0" w:color="auto"/>
            <w:bottom w:val="none" w:sz="0" w:space="0" w:color="auto"/>
            <w:right w:val="none" w:sz="0" w:space="0" w:color="auto"/>
          </w:divBdr>
        </w:div>
        <w:div w:id="1599479366">
          <w:marLeft w:val="640"/>
          <w:marRight w:val="0"/>
          <w:marTop w:val="0"/>
          <w:marBottom w:val="0"/>
          <w:divBdr>
            <w:top w:val="none" w:sz="0" w:space="0" w:color="auto"/>
            <w:left w:val="none" w:sz="0" w:space="0" w:color="auto"/>
            <w:bottom w:val="none" w:sz="0" w:space="0" w:color="auto"/>
            <w:right w:val="none" w:sz="0" w:space="0" w:color="auto"/>
          </w:divBdr>
        </w:div>
        <w:div w:id="1696081606">
          <w:marLeft w:val="640"/>
          <w:marRight w:val="0"/>
          <w:marTop w:val="0"/>
          <w:marBottom w:val="0"/>
          <w:divBdr>
            <w:top w:val="none" w:sz="0" w:space="0" w:color="auto"/>
            <w:left w:val="none" w:sz="0" w:space="0" w:color="auto"/>
            <w:bottom w:val="none" w:sz="0" w:space="0" w:color="auto"/>
            <w:right w:val="none" w:sz="0" w:space="0" w:color="auto"/>
          </w:divBdr>
        </w:div>
        <w:div w:id="440035496">
          <w:marLeft w:val="640"/>
          <w:marRight w:val="0"/>
          <w:marTop w:val="0"/>
          <w:marBottom w:val="0"/>
          <w:divBdr>
            <w:top w:val="none" w:sz="0" w:space="0" w:color="auto"/>
            <w:left w:val="none" w:sz="0" w:space="0" w:color="auto"/>
            <w:bottom w:val="none" w:sz="0" w:space="0" w:color="auto"/>
            <w:right w:val="none" w:sz="0" w:space="0" w:color="auto"/>
          </w:divBdr>
        </w:div>
        <w:div w:id="712192830">
          <w:marLeft w:val="640"/>
          <w:marRight w:val="0"/>
          <w:marTop w:val="0"/>
          <w:marBottom w:val="0"/>
          <w:divBdr>
            <w:top w:val="none" w:sz="0" w:space="0" w:color="auto"/>
            <w:left w:val="none" w:sz="0" w:space="0" w:color="auto"/>
            <w:bottom w:val="none" w:sz="0" w:space="0" w:color="auto"/>
            <w:right w:val="none" w:sz="0" w:space="0" w:color="auto"/>
          </w:divBdr>
        </w:div>
        <w:div w:id="1632398872">
          <w:marLeft w:val="640"/>
          <w:marRight w:val="0"/>
          <w:marTop w:val="0"/>
          <w:marBottom w:val="0"/>
          <w:divBdr>
            <w:top w:val="none" w:sz="0" w:space="0" w:color="auto"/>
            <w:left w:val="none" w:sz="0" w:space="0" w:color="auto"/>
            <w:bottom w:val="none" w:sz="0" w:space="0" w:color="auto"/>
            <w:right w:val="none" w:sz="0" w:space="0" w:color="auto"/>
          </w:divBdr>
        </w:div>
        <w:div w:id="1210608044">
          <w:marLeft w:val="640"/>
          <w:marRight w:val="0"/>
          <w:marTop w:val="0"/>
          <w:marBottom w:val="0"/>
          <w:divBdr>
            <w:top w:val="none" w:sz="0" w:space="0" w:color="auto"/>
            <w:left w:val="none" w:sz="0" w:space="0" w:color="auto"/>
            <w:bottom w:val="none" w:sz="0" w:space="0" w:color="auto"/>
            <w:right w:val="none" w:sz="0" w:space="0" w:color="auto"/>
          </w:divBdr>
        </w:div>
        <w:div w:id="458377336">
          <w:marLeft w:val="640"/>
          <w:marRight w:val="0"/>
          <w:marTop w:val="0"/>
          <w:marBottom w:val="0"/>
          <w:divBdr>
            <w:top w:val="none" w:sz="0" w:space="0" w:color="auto"/>
            <w:left w:val="none" w:sz="0" w:space="0" w:color="auto"/>
            <w:bottom w:val="none" w:sz="0" w:space="0" w:color="auto"/>
            <w:right w:val="none" w:sz="0" w:space="0" w:color="auto"/>
          </w:divBdr>
        </w:div>
        <w:div w:id="1075859335">
          <w:marLeft w:val="640"/>
          <w:marRight w:val="0"/>
          <w:marTop w:val="0"/>
          <w:marBottom w:val="0"/>
          <w:divBdr>
            <w:top w:val="none" w:sz="0" w:space="0" w:color="auto"/>
            <w:left w:val="none" w:sz="0" w:space="0" w:color="auto"/>
            <w:bottom w:val="none" w:sz="0" w:space="0" w:color="auto"/>
            <w:right w:val="none" w:sz="0" w:space="0" w:color="auto"/>
          </w:divBdr>
        </w:div>
        <w:div w:id="2137604289">
          <w:marLeft w:val="640"/>
          <w:marRight w:val="0"/>
          <w:marTop w:val="0"/>
          <w:marBottom w:val="0"/>
          <w:divBdr>
            <w:top w:val="none" w:sz="0" w:space="0" w:color="auto"/>
            <w:left w:val="none" w:sz="0" w:space="0" w:color="auto"/>
            <w:bottom w:val="none" w:sz="0" w:space="0" w:color="auto"/>
            <w:right w:val="none" w:sz="0" w:space="0" w:color="auto"/>
          </w:divBdr>
        </w:div>
      </w:divsChild>
    </w:div>
    <w:div w:id="1239903984">
      <w:bodyDiv w:val="1"/>
      <w:marLeft w:val="0"/>
      <w:marRight w:val="0"/>
      <w:marTop w:val="0"/>
      <w:marBottom w:val="0"/>
      <w:divBdr>
        <w:top w:val="none" w:sz="0" w:space="0" w:color="auto"/>
        <w:left w:val="none" w:sz="0" w:space="0" w:color="auto"/>
        <w:bottom w:val="none" w:sz="0" w:space="0" w:color="auto"/>
        <w:right w:val="none" w:sz="0" w:space="0" w:color="auto"/>
      </w:divBdr>
      <w:divsChild>
        <w:div w:id="492961811">
          <w:marLeft w:val="640"/>
          <w:marRight w:val="0"/>
          <w:marTop w:val="0"/>
          <w:marBottom w:val="0"/>
          <w:divBdr>
            <w:top w:val="none" w:sz="0" w:space="0" w:color="auto"/>
            <w:left w:val="none" w:sz="0" w:space="0" w:color="auto"/>
            <w:bottom w:val="none" w:sz="0" w:space="0" w:color="auto"/>
            <w:right w:val="none" w:sz="0" w:space="0" w:color="auto"/>
          </w:divBdr>
        </w:div>
        <w:div w:id="1324091230">
          <w:marLeft w:val="640"/>
          <w:marRight w:val="0"/>
          <w:marTop w:val="0"/>
          <w:marBottom w:val="0"/>
          <w:divBdr>
            <w:top w:val="none" w:sz="0" w:space="0" w:color="auto"/>
            <w:left w:val="none" w:sz="0" w:space="0" w:color="auto"/>
            <w:bottom w:val="none" w:sz="0" w:space="0" w:color="auto"/>
            <w:right w:val="none" w:sz="0" w:space="0" w:color="auto"/>
          </w:divBdr>
        </w:div>
        <w:div w:id="609552051">
          <w:marLeft w:val="640"/>
          <w:marRight w:val="0"/>
          <w:marTop w:val="0"/>
          <w:marBottom w:val="0"/>
          <w:divBdr>
            <w:top w:val="none" w:sz="0" w:space="0" w:color="auto"/>
            <w:left w:val="none" w:sz="0" w:space="0" w:color="auto"/>
            <w:bottom w:val="none" w:sz="0" w:space="0" w:color="auto"/>
            <w:right w:val="none" w:sz="0" w:space="0" w:color="auto"/>
          </w:divBdr>
        </w:div>
        <w:div w:id="2048875261">
          <w:marLeft w:val="640"/>
          <w:marRight w:val="0"/>
          <w:marTop w:val="0"/>
          <w:marBottom w:val="0"/>
          <w:divBdr>
            <w:top w:val="none" w:sz="0" w:space="0" w:color="auto"/>
            <w:left w:val="none" w:sz="0" w:space="0" w:color="auto"/>
            <w:bottom w:val="none" w:sz="0" w:space="0" w:color="auto"/>
            <w:right w:val="none" w:sz="0" w:space="0" w:color="auto"/>
          </w:divBdr>
        </w:div>
        <w:div w:id="951284194">
          <w:marLeft w:val="640"/>
          <w:marRight w:val="0"/>
          <w:marTop w:val="0"/>
          <w:marBottom w:val="0"/>
          <w:divBdr>
            <w:top w:val="none" w:sz="0" w:space="0" w:color="auto"/>
            <w:left w:val="none" w:sz="0" w:space="0" w:color="auto"/>
            <w:bottom w:val="none" w:sz="0" w:space="0" w:color="auto"/>
            <w:right w:val="none" w:sz="0" w:space="0" w:color="auto"/>
          </w:divBdr>
        </w:div>
        <w:div w:id="633561554">
          <w:marLeft w:val="640"/>
          <w:marRight w:val="0"/>
          <w:marTop w:val="0"/>
          <w:marBottom w:val="0"/>
          <w:divBdr>
            <w:top w:val="none" w:sz="0" w:space="0" w:color="auto"/>
            <w:left w:val="none" w:sz="0" w:space="0" w:color="auto"/>
            <w:bottom w:val="none" w:sz="0" w:space="0" w:color="auto"/>
            <w:right w:val="none" w:sz="0" w:space="0" w:color="auto"/>
          </w:divBdr>
        </w:div>
        <w:div w:id="1706563004">
          <w:marLeft w:val="640"/>
          <w:marRight w:val="0"/>
          <w:marTop w:val="0"/>
          <w:marBottom w:val="0"/>
          <w:divBdr>
            <w:top w:val="none" w:sz="0" w:space="0" w:color="auto"/>
            <w:left w:val="none" w:sz="0" w:space="0" w:color="auto"/>
            <w:bottom w:val="none" w:sz="0" w:space="0" w:color="auto"/>
            <w:right w:val="none" w:sz="0" w:space="0" w:color="auto"/>
          </w:divBdr>
        </w:div>
        <w:div w:id="1685159019">
          <w:marLeft w:val="640"/>
          <w:marRight w:val="0"/>
          <w:marTop w:val="0"/>
          <w:marBottom w:val="0"/>
          <w:divBdr>
            <w:top w:val="none" w:sz="0" w:space="0" w:color="auto"/>
            <w:left w:val="none" w:sz="0" w:space="0" w:color="auto"/>
            <w:bottom w:val="none" w:sz="0" w:space="0" w:color="auto"/>
            <w:right w:val="none" w:sz="0" w:space="0" w:color="auto"/>
          </w:divBdr>
        </w:div>
        <w:div w:id="880674191">
          <w:marLeft w:val="640"/>
          <w:marRight w:val="0"/>
          <w:marTop w:val="0"/>
          <w:marBottom w:val="0"/>
          <w:divBdr>
            <w:top w:val="none" w:sz="0" w:space="0" w:color="auto"/>
            <w:left w:val="none" w:sz="0" w:space="0" w:color="auto"/>
            <w:bottom w:val="none" w:sz="0" w:space="0" w:color="auto"/>
            <w:right w:val="none" w:sz="0" w:space="0" w:color="auto"/>
          </w:divBdr>
        </w:div>
        <w:div w:id="976572295">
          <w:marLeft w:val="640"/>
          <w:marRight w:val="0"/>
          <w:marTop w:val="0"/>
          <w:marBottom w:val="0"/>
          <w:divBdr>
            <w:top w:val="none" w:sz="0" w:space="0" w:color="auto"/>
            <w:left w:val="none" w:sz="0" w:space="0" w:color="auto"/>
            <w:bottom w:val="none" w:sz="0" w:space="0" w:color="auto"/>
            <w:right w:val="none" w:sz="0" w:space="0" w:color="auto"/>
          </w:divBdr>
        </w:div>
        <w:div w:id="409429315">
          <w:marLeft w:val="640"/>
          <w:marRight w:val="0"/>
          <w:marTop w:val="0"/>
          <w:marBottom w:val="0"/>
          <w:divBdr>
            <w:top w:val="none" w:sz="0" w:space="0" w:color="auto"/>
            <w:left w:val="none" w:sz="0" w:space="0" w:color="auto"/>
            <w:bottom w:val="none" w:sz="0" w:space="0" w:color="auto"/>
            <w:right w:val="none" w:sz="0" w:space="0" w:color="auto"/>
          </w:divBdr>
        </w:div>
        <w:div w:id="1929927993">
          <w:marLeft w:val="640"/>
          <w:marRight w:val="0"/>
          <w:marTop w:val="0"/>
          <w:marBottom w:val="0"/>
          <w:divBdr>
            <w:top w:val="none" w:sz="0" w:space="0" w:color="auto"/>
            <w:left w:val="none" w:sz="0" w:space="0" w:color="auto"/>
            <w:bottom w:val="none" w:sz="0" w:space="0" w:color="auto"/>
            <w:right w:val="none" w:sz="0" w:space="0" w:color="auto"/>
          </w:divBdr>
        </w:div>
        <w:div w:id="1851023339">
          <w:marLeft w:val="640"/>
          <w:marRight w:val="0"/>
          <w:marTop w:val="0"/>
          <w:marBottom w:val="0"/>
          <w:divBdr>
            <w:top w:val="none" w:sz="0" w:space="0" w:color="auto"/>
            <w:left w:val="none" w:sz="0" w:space="0" w:color="auto"/>
            <w:bottom w:val="none" w:sz="0" w:space="0" w:color="auto"/>
            <w:right w:val="none" w:sz="0" w:space="0" w:color="auto"/>
          </w:divBdr>
        </w:div>
        <w:div w:id="1553494776">
          <w:marLeft w:val="640"/>
          <w:marRight w:val="0"/>
          <w:marTop w:val="0"/>
          <w:marBottom w:val="0"/>
          <w:divBdr>
            <w:top w:val="none" w:sz="0" w:space="0" w:color="auto"/>
            <w:left w:val="none" w:sz="0" w:space="0" w:color="auto"/>
            <w:bottom w:val="none" w:sz="0" w:space="0" w:color="auto"/>
            <w:right w:val="none" w:sz="0" w:space="0" w:color="auto"/>
          </w:divBdr>
        </w:div>
        <w:div w:id="813058888">
          <w:marLeft w:val="640"/>
          <w:marRight w:val="0"/>
          <w:marTop w:val="0"/>
          <w:marBottom w:val="0"/>
          <w:divBdr>
            <w:top w:val="none" w:sz="0" w:space="0" w:color="auto"/>
            <w:left w:val="none" w:sz="0" w:space="0" w:color="auto"/>
            <w:bottom w:val="none" w:sz="0" w:space="0" w:color="auto"/>
            <w:right w:val="none" w:sz="0" w:space="0" w:color="auto"/>
          </w:divBdr>
        </w:div>
        <w:div w:id="556939936">
          <w:marLeft w:val="640"/>
          <w:marRight w:val="0"/>
          <w:marTop w:val="0"/>
          <w:marBottom w:val="0"/>
          <w:divBdr>
            <w:top w:val="none" w:sz="0" w:space="0" w:color="auto"/>
            <w:left w:val="none" w:sz="0" w:space="0" w:color="auto"/>
            <w:bottom w:val="none" w:sz="0" w:space="0" w:color="auto"/>
            <w:right w:val="none" w:sz="0" w:space="0" w:color="auto"/>
          </w:divBdr>
        </w:div>
        <w:div w:id="394814340">
          <w:marLeft w:val="640"/>
          <w:marRight w:val="0"/>
          <w:marTop w:val="0"/>
          <w:marBottom w:val="0"/>
          <w:divBdr>
            <w:top w:val="none" w:sz="0" w:space="0" w:color="auto"/>
            <w:left w:val="none" w:sz="0" w:space="0" w:color="auto"/>
            <w:bottom w:val="none" w:sz="0" w:space="0" w:color="auto"/>
            <w:right w:val="none" w:sz="0" w:space="0" w:color="auto"/>
          </w:divBdr>
        </w:div>
        <w:div w:id="1707220792">
          <w:marLeft w:val="640"/>
          <w:marRight w:val="0"/>
          <w:marTop w:val="0"/>
          <w:marBottom w:val="0"/>
          <w:divBdr>
            <w:top w:val="none" w:sz="0" w:space="0" w:color="auto"/>
            <w:left w:val="none" w:sz="0" w:space="0" w:color="auto"/>
            <w:bottom w:val="none" w:sz="0" w:space="0" w:color="auto"/>
            <w:right w:val="none" w:sz="0" w:space="0" w:color="auto"/>
          </w:divBdr>
        </w:div>
        <w:div w:id="829098638">
          <w:marLeft w:val="640"/>
          <w:marRight w:val="0"/>
          <w:marTop w:val="0"/>
          <w:marBottom w:val="0"/>
          <w:divBdr>
            <w:top w:val="none" w:sz="0" w:space="0" w:color="auto"/>
            <w:left w:val="none" w:sz="0" w:space="0" w:color="auto"/>
            <w:bottom w:val="none" w:sz="0" w:space="0" w:color="auto"/>
            <w:right w:val="none" w:sz="0" w:space="0" w:color="auto"/>
          </w:divBdr>
        </w:div>
        <w:div w:id="2070955118">
          <w:marLeft w:val="640"/>
          <w:marRight w:val="0"/>
          <w:marTop w:val="0"/>
          <w:marBottom w:val="0"/>
          <w:divBdr>
            <w:top w:val="none" w:sz="0" w:space="0" w:color="auto"/>
            <w:left w:val="none" w:sz="0" w:space="0" w:color="auto"/>
            <w:bottom w:val="none" w:sz="0" w:space="0" w:color="auto"/>
            <w:right w:val="none" w:sz="0" w:space="0" w:color="auto"/>
          </w:divBdr>
        </w:div>
      </w:divsChild>
    </w:div>
    <w:div w:id="1246918235">
      <w:bodyDiv w:val="1"/>
      <w:marLeft w:val="0"/>
      <w:marRight w:val="0"/>
      <w:marTop w:val="0"/>
      <w:marBottom w:val="0"/>
      <w:divBdr>
        <w:top w:val="none" w:sz="0" w:space="0" w:color="auto"/>
        <w:left w:val="none" w:sz="0" w:space="0" w:color="auto"/>
        <w:bottom w:val="none" w:sz="0" w:space="0" w:color="auto"/>
        <w:right w:val="none" w:sz="0" w:space="0" w:color="auto"/>
      </w:divBdr>
      <w:divsChild>
        <w:div w:id="27797284">
          <w:marLeft w:val="640"/>
          <w:marRight w:val="0"/>
          <w:marTop w:val="0"/>
          <w:marBottom w:val="0"/>
          <w:divBdr>
            <w:top w:val="none" w:sz="0" w:space="0" w:color="auto"/>
            <w:left w:val="none" w:sz="0" w:space="0" w:color="auto"/>
            <w:bottom w:val="none" w:sz="0" w:space="0" w:color="auto"/>
            <w:right w:val="none" w:sz="0" w:space="0" w:color="auto"/>
          </w:divBdr>
        </w:div>
        <w:div w:id="375663436">
          <w:marLeft w:val="640"/>
          <w:marRight w:val="0"/>
          <w:marTop w:val="0"/>
          <w:marBottom w:val="0"/>
          <w:divBdr>
            <w:top w:val="none" w:sz="0" w:space="0" w:color="auto"/>
            <w:left w:val="none" w:sz="0" w:space="0" w:color="auto"/>
            <w:bottom w:val="none" w:sz="0" w:space="0" w:color="auto"/>
            <w:right w:val="none" w:sz="0" w:space="0" w:color="auto"/>
          </w:divBdr>
        </w:div>
        <w:div w:id="324431145">
          <w:marLeft w:val="640"/>
          <w:marRight w:val="0"/>
          <w:marTop w:val="0"/>
          <w:marBottom w:val="0"/>
          <w:divBdr>
            <w:top w:val="none" w:sz="0" w:space="0" w:color="auto"/>
            <w:left w:val="none" w:sz="0" w:space="0" w:color="auto"/>
            <w:bottom w:val="none" w:sz="0" w:space="0" w:color="auto"/>
            <w:right w:val="none" w:sz="0" w:space="0" w:color="auto"/>
          </w:divBdr>
        </w:div>
        <w:div w:id="1895697849">
          <w:marLeft w:val="640"/>
          <w:marRight w:val="0"/>
          <w:marTop w:val="0"/>
          <w:marBottom w:val="0"/>
          <w:divBdr>
            <w:top w:val="none" w:sz="0" w:space="0" w:color="auto"/>
            <w:left w:val="none" w:sz="0" w:space="0" w:color="auto"/>
            <w:bottom w:val="none" w:sz="0" w:space="0" w:color="auto"/>
            <w:right w:val="none" w:sz="0" w:space="0" w:color="auto"/>
          </w:divBdr>
        </w:div>
        <w:div w:id="178158423">
          <w:marLeft w:val="640"/>
          <w:marRight w:val="0"/>
          <w:marTop w:val="0"/>
          <w:marBottom w:val="0"/>
          <w:divBdr>
            <w:top w:val="none" w:sz="0" w:space="0" w:color="auto"/>
            <w:left w:val="none" w:sz="0" w:space="0" w:color="auto"/>
            <w:bottom w:val="none" w:sz="0" w:space="0" w:color="auto"/>
            <w:right w:val="none" w:sz="0" w:space="0" w:color="auto"/>
          </w:divBdr>
        </w:div>
        <w:div w:id="1806191536">
          <w:marLeft w:val="640"/>
          <w:marRight w:val="0"/>
          <w:marTop w:val="0"/>
          <w:marBottom w:val="0"/>
          <w:divBdr>
            <w:top w:val="none" w:sz="0" w:space="0" w:color="auto"/>
            <w:left w:val="none" w:sz="0" w:space="0" w:color="auto"/>
            <w:bottom w:val="none" w:sz="0" w:space="0" w:color="auto"/>
            <w:right w:val="none" w:sz="0" w:space="0" w:color="auto"/>
          </w:divBdr>
        </w:div>
        <w:div w:id="1102189387">
          <w:marLeft w:val="640"/>
          <w:marRight w:val="0"/>
          <w:marTop w:val="0"/>
          <w:marBottom w:val="0"/>
          <w:divBdr>
            <w:top w:val="none" w:sz="0" w:space="0" w:color="auto"/>
            <w:left w:val="none" w:sz="0" w:space="0" w:color="auto"/>
            <w:bottom w:val="none" w:sz="0" w:space="0" w:color="auto"/>
            <w:right w:val="none" w:sz="0" w:space="0" w:color="auto"/>
          </w:divBdr>
        </w:div>
        <w:div w:id="983706301">
          <w:marLeft w:val="640"/>
          <w:marRight w:val="0"/>
          <w:marTop w:val="0"/>
          <w:marBottom w:val="0"/>
          <w:divBdr>
            <w:top w:val="none" w:sz="0" w:space="0" w:color="auto"/>
            <w:left w:val="none" w:sz="0" w:space="0" w:color="auto"/>
            <w:bottom w:val="none" w:sz="0" w:space="0" w:color="auto"/>
            <w:right w:val="none" w:sz="0" w:space="0" w:color="auto"/>
          </w:divBdr>
        </w:div>
        <w:div w:id="468480564">
          <w:marLeft w:val="640"/>
          <w:marRight w:val="0"/>
          <w:marTop w:val="0"/>
          <w:marBottom w:val="0"/>
          <w:divBdr>
            <w:top w:val="none" w:sz="0" w:space="0" w:color="auto"/>
            <w:left w:val="none" w:sz="0" w:space="0" w:color="auto"/>
            <w:bottom w:val="none" w:sz="0" w:space="0" w:color="auto"/>
            <w:right w:val="none" w:sz="0" w:space="0" w:color="auto"/>
          </w:divBdr>
        </w:div>
        <w:div w:id="1886020848">
          <w:marLeft w:val="640"/>
          <w:marRight w:val="0"/>
          <w:marTop w:val="0"/>
          <w:marBottom w:val="0"/>
          <w:divBdr>
            <w:top w:val="none" w:sz="0" w:space="0" w:color="auto"/>
            <w:left w:val="none" w:sz="0" w:space="0" w:color="auto"/>
            <w:bottom w:val="none" w:sz="0" w:space="0" w:color="auto"/>
            <w:right w:val="none" w:sz="0" w:space="0" w:color="auto"/>
          </w:divBdr>
        </w:div>
        <w:div w:id="1665425887">
          <w:marLeft w:val="640"/>
          <w:marRight w:val="0"/>
          <w:marTop w:val="0"/>
          <w:marBottom w:val="0"/>
          <w:divBdr>
            <w:top w:val="none" w:sz="0" w:space="0" w:color="auto"/>
            <w:left w:val="none" w:sz="0" w:space="0" w:color="auto"/>
            <w:bottom w:val="none" w:sz="0" w:space="0" w:color="auto"/>
            <w:right w:val="none" w:sz="0" w:space="0" w:color="auto"/>
          </w:divBdr>
        </w:div>
        <w:div w:id="1572538141">
          <w:marLeft w:val="640"/>
          <w:marRight w:val="0"/>
          <w:marTop w:val="0"/>
          <w:marBottom w:val="0"/>
          <w:divBdr>
            <w:top w:val="none" w:sz="0" w:space="0" w:color="auto"/>
            <w:left w:val="none" w:sz="0" w:space="0" w:color="auto"/>
            <w:bottom w:val="none" w:sz="0" w:space="0" w:color="auto"/>
            <w:right w:val="none" w:sz="0" w:space="0" w:color="auto"/>
          </w:divBdr>
        </w:div>
        <w:div w:id="1919249504">
          <w:marLeft w:val="640"/>
          <w:marRight w:val="0"/>
          <w:marTop w:val="0"/>
          <w:marBottom w:val="0"/>
          <w:divBdr>
            <w:top w:val="none" w:sz="0" w:space="0" w:color="auto"/>
            <w:left w:val="none" w:sz="0" w:space="0" w:color="auto"/>
            <w:bottom w:val="none" w:sz="0" w:space="0" w:color="auto"/>
            <w:right w:val="none" w:sz="0" w:space="0" w:color="auto"/>
          </w:divBdr>
        </w:div>
        <w:div w:id="879366517">
          <w:marLeft w:val="640"/>
          <w:marRight w:val="0"/>
          <w:marTop w:val="0"/>
          <w:marBottom w:val="0"/>
          <w:divBdr>
            <w:top w:val="none" w:sz="0" w:space="0" w:color="auto"/>
            <w:left w:val="none" w:sz="0" w:space="0" w:color="auto"/>
            <w:bottom w:val="none" w:sz="0" w:space="0" w:color="auto"/>
            <w:right w:val="none" w:sz="0" w:space="0" w:color="auto"/>
          </w:divBdr>
        </w:div>
      </w:divsChild>
    </w:div>
    <w:div w:id="1251544710">
      <w:bodyDiv w:val="1"/>
      <w:marLeft w:val="0"/>
      <w:marRight w:val="0"/>
      <w:marTop w:val="0"/>
      <w:marBottom w:val="0"/>
      <w:divBdr>
        <w:top w:val="none" w:sz="0" w:space="0" w:color="auto"/>
        <w:left w:val="none" w:sz="0" w:space="0" w:color="auto"/>
        <w:bottom w:val="none" w:sz="0" w:space="0" w:color="auto"/>
        <w:right w:val="none" w:sz="0" w:space="0" w:color="auto"/>
      </w:divBdr>
    </w:div>
    <w:div w:id="1266695592">
      <w:bodyDiv w:val="1"/>
      <w:marLeft w:val="0"/>
      <w:marRight w:val="0"/>
      <w:marTop w:val="0"/>
      <w:marBottom w:val="0"/>
      <w:divBdr>
        <w:top w:val="none" w:sz="0" w:space="0" w:color="auto"/>
        <w:left w:val="none" w:sz="0" w:space="0" w:color="auto"/>
        <w:bottom w:val="none" w:sz="0" w:space="0" w:color="auto"/>
        <w:right w:val="none" w:sz="0" w:space="0" w:color="auto"/>
      </w:divBdr>
      <w:divsChild>
        <w:div w:id="1318803778">
          <w:marLeft w:val="640"/>
          <w:marRight w:val="0"/>
          <w:marTop w:val="0"/>
          <w:marBottom w:val="0"/>
          <w:divBdr>
            <w:top w:val="none" w:sz="0" w:space="0" w:color="auto"/>
            <w:left w:val="none" w:sz="0" w:space="0" w:color="auto"/>
            <w:bottom w:val="none" w:sz="0" w:space="0" w:color="auto"/>
            <w:right w:val="none" w:sz="0" w:space="0" w:color="auto"/>
          </w:divBdr>
        </w:div>
        <w:div w:id="1570144163">
          <w:marLeft w:val="640"/>
          <w:marRight w:val="0"/>
          <w:marTop w:val="0"/>
          <w:marBottom w:val="0"/>
          <w:divBdr>
            <w:top w:val="none" w:sz="0" w:space="0" w:color="auto"/>
            <w:left w:val="none" w:sz="0" w:space="0" w:color="auto"/>
            <w:bottom w:val="none" w:sz="0" w:space="0" w:color="auto"/>
            <w:right w:val="none" w:sz="0" w:space="0" w:color="auto"/>
          </w:divBdr>
        </w:div>
        <w:div w:id="1281455277">
          <w:marLeft w:val="640"/>
          <w:marRight w:val="0"/>
          <w:marTop w:val="0"/>
          <w:marBottom w:val="0"/>
          <w:divBdr>
            <w:top w:val="none" w:sz="0" w:space="0" w:color="auto"/>
            <w:left w:val="none" w:sz="0" w:space="0" w:color="auto"/>
            <w:bottom w:val="none" w:sz="0" w:space="0" w:color="auto"/>
            <w:right w:val="none" w:sz="0" w:space="0" w:color="auto"/>
          </w:divBdr>
        </w:div>
        <w:div w:id="732582529">
          <w:marLeft w:val="640"/>
          <w:marRight w:val="0"/>
          <w:marTop w:val="0"/>
          <w:marBottom w:val="0"/>
          <w:divBdr>
            <w:top w:val="none" w:sz="0" w:space="0" w:color="auto"/>
            <w:left w:val="none" w:sz="0" w:space="0" w:color="auto"/>
            <w:bottom w:val="none" w:sz="0" w:space="0" w:color="auto"/>
            <w:right w:val="none" w:sz="0" w:space="0" w:color="auto"/>
          </w:divBdr>
        </w:div>
        <w:div w:id="918292297">
          <w:marLeft w:val="640"/>
          <w:marRight w:val="0"/>
          <w:marTop w:val="0"/>
          <w:marBottom w:val="0"/>
          <w:divBdr>
            <w:top w:val="none" w:sz="0" w:space="0" w:color="auto"/>
            <w:left w:val="none" w:sz="0" w:space="0" w:color="auto"/>
            <w:bottom w:val="none" w:sz="0" w:space="0" w:color="auto"/>
            <w:right w:val="none" w:sz="0" w:space="0" w:color="auto"/>
          </w:divBdr>
        </w:div>
        <w:div w:id="167061910">
          <w:marLeft w:val="640"/>
          <w:marRight w:val="0"/>
          <w:marTop w:val="0"/>
          <w:marBottom w:val="0"/>
          <w:divBdr>
            <w:top w:val="none" w:sz="0" w:space="0" w:color="auto"/>
            <w:left w:val="none" w:sz="0" w:space="0" w:color="auto"/>
            <w:bottom w:val="none" w:sz="0" w:space="0" w:color="auto"/>
            <w:right w:val="none" w:sz="0" w:space="0" w:color="auto"/>
          </w:divBdr>
        </w:div>
        <w:div w:id="1665277407">
          <w:marLeft w:val="640"/>
          <w:marRight w:val="0"/>
          <w:marTop w:val="0"/>
          <w:marBottom w:val="0"/>
          <w:divBdr>
            <w:top w:val="none" w:sz="0" w:space="0" w:color="auto"/>
            <w:left w:val="none" w:sz="0" w:space="0" w:color="auto"/>
            <w:bottom w:val="none" w:sz="0" w:space="0" w:color="auto"/>
            <w:right w:val="none" w:sz="0" w:space="0" w:color="auto"/>
          </w:divBdr>
        </w:div>
        <w:div w:id="2144883210">
          <w:marLeft w:val="640"/>
          <w:marRight w:val="0"/>
          <w:marTop w:val="0"/>
          <w:marBottom w:val="0"/>
          <w:divBdr>
            <w:top w:val="none" w:sz="0" w:space="0" w:color="auto"/>
            <w:left w:val="none" w:sz="0" w:space="0" w:color="auto"/>
            <w:bottom w:val="none" w:sz="0" w:space="0" w:color="auto"/>
            <w:right w:val="none" w:sz="0" w:space="0" w:color="auto"/>
          </w:divBdr>
        </w:div>
        <w:div w:id="2048025655">
          <w:marLeft w:val="640"/>
          <w:marRight w:val="0"/>
          <w:marTop w:val="0"/>
          <w:marBottom w:val="0"/>
          <w:divBdr>
            <w:top w:val="none" w:sz="0" w:space="0" w:color="auto"/>
            <w:left w:val="none" w:sz="0" w:space="0" w:color="auto"/>
            <w:bottom w:val="none" w:sz="0" w:space="0" w:color="auto"/>
            <w:right w:val="none" w:sz="0" w:space="0" w:color="auto"/>
          </w:divBdr>
        </w:div>
        <w:div w:id="884833314">
          <w:marLeft w:val="640"/>
          <w:marRight w:val="0"/>
          <w:marTop w:val="0"/>
          <w:marBottom w:val="0"/>
          <w:divBdr>
            <w:top w:val="none" w:sz="0" w:space="0" w:color="auto"/>
            <w:left w:val="none" w:sz="0" w:space="0" w:color="auto"/>
            <w:bottom w:val="none" w:sz="0" w:space="0" w:color="auto"/>
            <w:right w:val="none" w:sz="0" w:space="0" w:color="auto"/>
          </w:divBdr>
        </w:div>
      </w:divsChild>
    </w:div>
    <w:div w:id="1274048780">
      <w:bodyDiv w:val="1"/>
      <w:marLeft w:val="0"/>
      <w:marRight w:val="0"/>
      <w:marTop w:val="0"/>
      <w:marBottom w:val="0"/>
      <w:divBdr>
        <w:top w:val="none" w:sz="0" w:space="0" w:color="auto"/>
        <w:left w:val="none" w:sz="0" w:space="0" w:color="auto"/>
        <w:bottom w:val="none" w:sz="0" w:space="0" w:color="auto"/>
        <w:right w:val="none" w:sz="0" w:space="0" w:color="auto"/>
      </w:divBdr>
    </w:div>
    <w:div w:id="1283807316">
      <w:bodyDiv w:val="1"/>
      <w:marLeft w:val="0"/>
      <w:marRight w:val="0"/>
      <w:marTop w:val="0"/>
      <w:marBottom w:val="0"/>
      <w:divBdr>
        <w:top w:val="none" w:sz="0" w:space="0" w:color="auto"/>
        <w:left w:val="none" w:sz="0" w:space="0" w:color="auto"/>
        <w:bottom w:val="none" w:sz="0" w:space="0" w:color="auto"/>
        <w:right w:val="none" w:sz="0" w:space="0" w:color="auto"/>
      </w:divBdr>
    </w:div>
    <w:div w:id="1294360795">
      <w:bodyDiv w:val="1"/>
      <w:marLeft w:val="0"/>
      <w:marRight w:val="0"/>
      <w:marTop w:val="0"/>
      <w:marBottom w:val="0"/>
      <w:divBdr>
        <w:top w:val="none" w:sz="0" w:space="0" w:color="auto"/>
        <w:left w:val="none" w:sz="0" w:space="0" w:color="auto"/>
        <w:bottom w:val="none" w:sz="0" w:space="0" w:color="auto"/>
        <w:right w:val="none" w:sz="0" w:space="0" w:color="auto"/>
      </w:divBdr>
      <w:divsChild>
        <w:div w:id="1201087656">
          <w:marLeft w:val="640"/>
          <w:marRight w:val="0"/>
          <w:marTop w:val="0"/>
          <w:marBottom w:val="0"/>
          <w:divBdr>
            <w:top w:val="none" w:sz="0" w:space="0" w:color="auto"/>
            <w:left w:val="none" w:sz="0" w:space="0" w:color="auto"/>
            <w:bottom w:val="none" w:sz="0" w:space="0" w:color="auto"/>
            <w:right w:val="none" w:sz="0" w:space="0" w:color="auto"/>
          </w:divBdr>
        </w:div>
        <w:div w:id="1234049076">
          <w:marLeft w:val="640"/>
          <w:marRight w:val="0"/>
          <w:marTop w:val="0"/>
          <w:marBottom w:val="0"/>
          <w:divBdr>
            <w:top w:val="none" w:sz="0" w:space="0" w:color="auto"/>
            <w:left w:val="none" w:sz="0" w:space="0" w:color="auto"/>
            <w:bottom w:val="none" w:sz="0" w:space="0" w:color="auto"/>
            <w:right w:val="none" w:sz="0" w:space="0" w:color="auto"/>
          </w:divBdr>
        </w:div>
        <w:div w:id="147484507">
          <w:marLeft w:val="640"/>
          <w:marRight w:val="0"/>
          <w:marTop w:val="0"/>
          <w:marBottom w:val="0"/>
          <w:divBdr>
            <w:top w:val="none" w:sz="0" w:space="0" w:color="auto"/>
            <w:left w:val="none" w:sz="0" w:space="0" w:color="auto"/>
            <w:bottom w:val="none" w:sz="0" w:space="0" w:color="auto"/>
            <w:right w:val="none" w:sz="0" w:space="0" w:color="auto"/>
          </w:divBdr>
        </w:div>
        <w:div w:id="609700138">
          <w:marLeft w:val="640"/>
          <w:marRight w:val="0"/>
          <w:marTop w:val="0"/>
          <w:marBottom w:val="0"/>
          <w:divBdr>
            <w:top w:val="none" w:sz="0" w:space="0" w:color="auto"/>
            <w:left w:val="none" w:sz="0" w:space="0" w:color="auto"/>
            <w:bottom w:val="none" w:sz="0" w:space="0" w:color="auto"/>
            <w:right w:val="none" w:sz="0" w:space="0" w:color="auto"/>
          </w:divBdr>
        </w:div>
        <w:div w:id="1749308599">
          <w:marLeft w:val="640"/>
          <w:marRight w:val="0"/>
          <w:marTop w:val="0"/>
          <w:marBottom w:val="0"/>
          <w:divBdr>
            <w:top w:val="none" w:sz="0" w:space="0" w:color="auto"/>
            <w:left w:val="none" w:sz="0" w:space="0" w:color="auto"/>
            <w:bottom w:val="none" w:sz="0" w:space="0" w:color="auto"/>
            <w:right w:val="none" w:sz="0" w:space="0" w:color="auto"/>
          </w:divBdr>
        </w:div>
        <w:div w:id="106968872">
          <w:marLeft w:val="640"/>
          <w:marRight w:val="0"/>
          <w:marTop w:val="0"/>
          <w:marBottom w:val="0"/>
          <w:divBdr>
            <w:top w:val="none" w:sz="0" w:space="0" w:color="auto"/>
            <w:left w:val="none" w:sz="0" w:space="0" w:color="auto"/>
            <w:bottom w:val="none" w:sz="0" w:space="0" w:color="auto"/>
            <w:right w:val="none" w:sz="0" w:space="0" w:color="auto"/>
          </w:divBdr>
        </w:div>
        <w:div w:id="214313911">
          <w:marLeft w:val="640"/>
          <w:marRight w:val="0"/>
          <w:marTop w:val="0"/>
          <w:marBottom w:val="0"/>
          <w:divBdr>
            <w:top w:val="none" w:sz="0" w:space="0" w:color="auto"/>
            <w:left w:val="none" w:sz="0" w:space="0" w:color="auto"/>
            <w:bottom w:val="none" w:sz="0" w:space="0" w:color="auto"/>
            <w:right w:val="none" w:sz="0" w:space="0" w:color="auto"/>
          </w:divBdr>
        </w:div>
        <w:div w:id="395199933">
          <w:marLeft w:val="640"/>
          <w:marRight w:val="0"/>
          <w:marTop w:val="0"/>
          <w:marBottom w:val="0"/>
          <w:divBdr>
            <w:top w:val="none" w:sz="0" w:space="0" w:color="auto"/>
            <w:left w:val="none" w:sz="0" w:space="0" w:color="auto"/>
            <w:bottom w:val="none" w:sz="0" w:space="0" w:color="auto"/>
            <w:right w:val="none" w:sz="0" w:space="0" w:color="auto"/>
          </w:divBdr>
        </w:div>
        <w:div w:id="1861551542">
          <w:marLeft w:val="640"/>
          <w:marRight w:val="0"/>
          <w:marTop w:val="0"/>
          <w:marBottom w:val="0"/>
          <w:divBdr>
            <w:top w:val="none" w:sz="0" w:space="0" w:color="auto"/>
            <w:left w:val="none" w:sz="0" w:space="0" w:color="auto"/>
            <w:bottom w:val="none" w:sz="0" w:space="0" w:color="auto"/>
            <w:right w:val="none" w:sz="0" w:space="0" w:color="auto"/>
          </w:divBdr>
        </w:div>
        <w:div w:id="457526268">
          <w:marLeft w:val="640"/>
          <w:marRight w:val="0"/>
          <w:marTop w:val="0"/>
          <w:marBottom w:val="0"/>
          <w:divBdr>
            <w:top w:val="none" w:sz="0" w:space="0" w:color="auto"/>
            <w:left w:val="none" w:sz="0" w:space="0" w:color="auto"/>
            <w:bottom w:val="none" w:sz="0" w:space="0" w:color="auto"/>
            <w:right w:val="none" w:sz="0" w:space="0" w:color="auto"/>
          </w:divBdr>
        </w:div>
        <w:div w:id="598561255">
          <w:marLeft w:val="640"/>
          <w:marRight w:val="0"/>
          <w:marTop w:val="0"/>
          <w:marBottom w:val="0"/>
          <w:divBdr>
            <w:top w:val="none" w:sz="0" w:space="0" w:color="auto"/>
            <w:left w:val="none" w:sz="0" w:space="0" w:color="auto"/>
            <w:bottom w:val="none" w:sz="0" w:space="0" w:color="auto"/>
            <w:right w:val="none" w:sz="0" w:space="0" w:color="auto"/>
          </w:divBdr>
        </w:div>
        <w:div w:id="707223229">
          <w:marLeft w:val="640"/>
          <w:marRight w:val="0"/>
          <w:marTop w:val="0"/>
          <w:marBottom w:val="0"/>
          <w:divBdr>
            <w:top w:val="none" w:sz="0" w:space="0" w:color="auto"/>
            <w:left w:val="none" w:sz="0" w:space="0" w:color="auto"/>
            <w:bottom w:val="none" w:sz="0" w:space="0" w:color="auto"/>
            <w:right w:val="none" w:sz="0" w:space="0" w:color="auto"/>
          </w:divBdr>
        </w:div>
        <w:div w:id="301037407">
          <w:marLeft w:val="640"/>
          <w:marRight w:val="0"/>
          <w:marTop w:val="0"/>
          <w:marBottom w:val="0"/>
          <w:divBdr>
            <w:top w:val="none" w:sz="0" w:space="0" w:color="auto"/>
            <w:left w:val="none" w:sz="0" w:space="0" w:color="auto"/>
            <w:bottom w:val="none" w:sz="0" w:space="0" w:color="auto"/>
            <w:right w:val="none" w:sz="0" w:space="0" w:color="auto"/>
          </w:divBdr>
        </w:div>
        <w:div w:id="433211718">
          <w:marLeft w:val="640"/>
          <w:marRight w:val="0"/>
          <w:marTop w:val="0"/>
          <w:marBottom w:val="0"/>
          <w:divBdr>
            <w:top w:val="none" w:sz="0" w:space="0" w:color="auto"/>
            <w:left w:val="none" w:sz="0" w:space="0" w:color="auto"/>
            <w:bottom w:val="none" w:sz="0" w:space="0" w:color="auto"/>
            <w:right w:val="none" w:sz="0" w:space="0" w:color="auto"/>
          </w:divBdr>
        </w:div>
        <w:div w:id="804853758">
          <w:marLeft w:val="640"/>
          <w:marRight w:val="0"/>
          <w:marTop w:val="0"/>
          <w:marBottom w:val="0"/>
          <w:divBdr>
            <w:top w:val="none" w:sz="0" w:space="0" w:color="auto"/>
            <w:left w:val="none" w:sz="0" w:space="0" w:color="auto"/>
            <w:bottom w:val="none" w:sz="0" w:space="0" w:color="auto"/>
            <w:right w:val="none" w:sz="0" w:space="0" w:color="auto"/>
          </w:divBdr>
        </w:div>
        <w:div w:id="92868807">
          <w:marLeft w:val="640"/>
          <w:marRight w:val="0"/>
          <w:marTop w:val="0"/>
          <w:marBottom w:val="0"/>
          <w:divBdr>
            <w:top w:val="none" w:sz="0" w:space="0" w:color="auto"/>
            <w:left w:val="none" w:sz="0" w:space="0" w:color="auto"/>
            <w:bottom w:val="none" w:sz="0" w:space="0" w:color="auto"/>
            <w:right w:val="none" w:sz="0" w:space="0" w:color="auto"/>
          </w:divBdr>
        </w:div>
        <w:div w:id="1084569585">
          <w:marLeft w:val="640"/>
          <w:marRight w:val="0"/>
          <w:marTop w:val="0"/>
          <w:marBottom w:val="0"/>
          <w:divBdr>
            <w:top w:val="none" w:sz="0" w:space="0" w:color="auto"/>
            <w:left w:val="none" w:sz="0" w:space="0" w:color="auto"/>
            <w:bottom w:val="none" w:sz="0" w:space="0" w:color="auto"/>
            <w:right w:val="none" w:sz="0" w:space="0" w:color="auto"/>
          </w:divBdr>
        </w:div>
        <w:div w:id="511383879">
          <w:marLeft w:val="640"/>
          <w:marRight w:val="0"/>
          <w:marTop w:val="0"/>
          <w:marBottom w:val="0"/>
          <w:divBdr>
            <w:top w:val="none" w:sz="0" w:space="0" w:color="auto"/>
            <w:left w:val="none" w:sz="0" w:space="0" w:color="auto"/>
            <w:bottom w:val="none" w:sz="0" w:space="0" w:color="auto"/>
            <w:right w:val="none" w:sz="0" w:space="0" w:color="auto"/>
          </w:divBdr>
        </w:div>
      </w:divsChild>
    </w:div>
    <w:div w:id="1298803198">
      <w:bodyDiv w:val="1"/>
      <w:marLeft w:val="0"/>
      <w:marRight w:val="0"/>
      <w:marTop w:val="0"/>
      <w:marBottom w:val="0"/>
      <w:divBdr>
        <w:top w:val="none" w:sz="0" w:space="0" w:color="auto"/>
        <w:left w:val="none" w:sz="0" w:space="0" w:color="auto"/>
        <w:bottom w:val="none" w:sz="0" w:space="0" w:color="auto"/>
        <w:right w:val="none" w:sz="0" w:space="0" w:color="auto"/>
      </w:divBdr>
      <w:divsChild>
        <w:div w:id="749346644">
          <w:marLeft w:val="640"/>
          <w:marRight w:val="0"/>
          <w:marTop w:val="0"/>
          <w:marBottom w:val="0"/>
          <w:divBdr>
            <w:top w:val="none" w:sz="0" w:space="0" w:color="auto"/>
            <w:left w:val="none" w:sz="0" w:space="0" w:color="auto"/>
            <w:bottom w:val="none" w:sz="0" w:space="0" w:color="auto"/>
            <w:right w:val="none" w:sz="0" w:space="0" w:color="auto"/>
          </w:divBdr>
        </w:div>
        <w:div w:id="1847286615">
          <w:marLeft w:val="640"/>
          <w:marRight w:val="0"/>
          <w:marTop w:val="0"/>
          <w:marBottom w:val="0"/>
          <w:divBdr>
            <w:top w:val="none" w:sz="0" w:space="0" w:color="auto"/>
            <w:left w:val="none" w:sz="0" w:space="0" w:color="auto"/>
            <w:bottom w:val="none" w:sz="0" w:space="0" w:color="auto"/>
            <w:right w:val="none" w:sz="0" w:space="0" w:color="auto"/>
          </w:divBdr>
        </w:div>
        <w:div w:id="1171027909">
          <w:marLeft w:val="640"/>
          <w:marRight w:val="0"/>
          <w:marTop w:val="0"/>
          <w:marBottom w:val="0"/>
          <w:divBdr>
            <w:top w:val="none" w:sz="0" w:space="0" w:color="auto"/>
            <w:left w:val="none" w:sz="0" w:space="0" w:color="auto"/>
            <w:bottom w:val="none" w:sz="0" w:space="0" w:color="auto"/>
            <w:right w:val="none" w:sz="0" w:space="0" w:color="auto"/>
          </w:divBdr>
        </w:div>
        <w:div w:id="1536229869">
          <w:marLeft w:val="640"/>
          <w:marRight w:val="0"/>
          <w:marTop w:val="0"/>
          <w:marBottom w:val="0"/>
          <w:divBdr>
            <w:top w:val="none" w:sz="0" w:space="0" w:color="auto"/>
            <w:left w:val="none" w:sz="0" w:space="0" w:color="auto"/>
            <w:bottom w:val="none" w:sz="0" w:space="0" w:color="auto"/>
            <w:right w:val="none" w:sz="0" w:space="0" w:color="auto"/>
          </w:divBdr>
        </w:div>
        <w:div w:id="2074696105">
          <w:marLeft w:val="640"/>
          <w:marRight w:val="0"/>
          <w:marTop w:val="0"/>
          <w:marBottom w:val="0"/>
          <w:divBdr>
            <w:top w:val="none" w:sz="0" w:space="0" w:color="auto"/>
            <w:left w:val="none" w:sz="0" w:space="0" w:color="auto"/>
            <w:bottom w:val="none" w:sz="0" w:space="0" w:color="auto"/>
            <w:right w:val="none" w:sz="0" w:space="0" w:color="auto"/>
          </w:divBdr>
        </w:div>
        <w:div w:id="1149634471">
          <w:marLeft w:val="640"/>
          <w:marRight w:val="0"/>
          <w:marTop w:val="0"/>
          <w:marBottom w:val="0"/>
          <w:divBdr>
            <w:top w:val="none" w:sz="0" w:space="0" w:color="auto"/>
            <w:left w:val="none" w:sz="0" w:space="0" w:color="auto"/>
            <w:bottom w:val="none" w:sz="0" w:space="0" w:color="auto"/>
            <w:right w:val="none" w:sz="0" w:space="0" w:color="auto"/>
          </w:divBdr>
        </w:div>
        <w:div w:id="346103538">
          <w:marLeft w:val="640"/>
          <w:marRight w:val="0"/>
          <w:marTop w:val="0"/>
          <w:marBottom w:val="0"/>
          <w:divBdr>
            <w:top w:val="none" w:sz="0" w:space="0" w:color="auto"/>
            <w:left w:val="none" w:sz="0" w:space="0" w:color="auto"/>
            <w:bottom w:val="none" w:sz="0" w:space="0" w:color="auto"/>
            <w:right w:val="none" w:sz="0" w:space="0" w:color="auto"/>
          </w:divBdr>
        </w:div>
        <w:div w:id="1101026343">
          <w:marLeft w:val="640"/>
          <w:marRight w:val="0"/>
          <w:marTop w:val="0"/>
          <w:marBottom w:val="0"/>
          <w:divBdr>
            <w:top w:val="none" w:sz="0" w:space="0" w:color="auto"/>
            <w:left w:val="none" w:sz="0" w:space="0" w:color="auto"/>
            <w:bottom w:val="none" w:sz="0" w:space="0" w:color="auto"/>
            <w:right w:val="none" w:sz="0" w:space="0" w:color="auto"/>
          </w:divBdr>
        </w:div>
        <w:div w:id="2038850829">
          <w:marLeft w:val="640"/>
          <w:marRight w:val="0"/>
          <w:marTop w:val="0"/>
          <w:marBottom w:val="0"/>
          <w:divBdr>
            <w:top w:val="none" w:sz="0" w:space="0" w:color="auto"/>
            <w:left w:val="none" w:sz="0" w:space="0" w:color="auto"/>
            <w:bottom w:val="none" w:sz="0" w:space="0" w:color="auto"/>
            <w:right w:val="none" w:sz="0" w:space="0" w:color="auto"/>
          </w:divBdr>
        </w:div>
      </w:divsChild>
    </w:div>
    <w:div w:id="1310746671">
      <w:bodyDiv w:val="1"/>
      <w:marLeft w:val="0"/>
      <w:marRight w:val="0"/>
      <w:marTop w:val="0"/>
      <w:marBottom w:val="0"/>
      <w:divBdr>
        <w:top w:val="none" w:sz="0" w:space="0" w:color="auto"/>
        <w:left w:val="none" w:sz="0" w:space="0" w:color="auto"/>
        <w:bottom w:val="none" w:sz="0" w:space="0" w:color="auto"/>
        <w:right w:val="none" w:sz="0" w:space="0" w:color="auto"/>
      </w:divBdr>
      <w:divsChild>
        <w:div w:id="2012560371">
          <w:marLeft w:val="640"/>
          <w:marRight w:val="0"/>
          <w:marTop w:val="0"/>
          <w:marBottom w:val="0"/>
          <w:divBdr>
            <w:top w:val="none" w:sz="0" w:space="0" w:color="auto"/>
            <w:left w:val="none" w:sz="0" w:space="0" w:color="auto"/>
            <w:bottom w:val="none" w:sz="0" w:space="0" w:color="auto"/>
            <w:right w:val="none" w:sz="0" w:space="0" w:color="auto"/>
          </w:divBdr>
        </w:div>
        <w:div w:id="2141264811">
          <w:marLeft w:val="640"/>
          <w:marRight w:val="0"/>
          <w:marTop w:val="0"/>
          <w:marBottom w:val="0"/>
          <w:divBdr>
            <w:top w:val="none" w:sz="0" w:space="0" w:color="auto"/>
            <w:left w:val="none" w:sz="0" w:space="0" w:color="auto"/>
            <w:bottom w:val="none" w:sz="0" w:space="0" w:color="auto"/>
            <w:right w:val="none" w:sz="0" w:space="0" w:color="auto"/>
          </w:divBdr>
        </w:div>
        <w:div w:id="1872911967">
          <w:marLeft w:val="640"/>
          <w:marRight w:val="0"/>
          <w:marTop w:val="0"/>
          <w:marBottom w:val="0"/>
          <w:divBdr>
            <w:top w:val="none" w:sz="0" w:space="0" w:color="auto"/>
            <w:left w:val="none" w:sz="0" w:space="0" w:color="auto"/>
            <w:bottom w:val="none" w:sz="0" w:space="0" w:color="auto"/>
            <w:right w:val="none" w:sz="0" w:space="0" w:color="auto"/>
          </w:divBdr>
        </w:div>
        <w:div w:id="383407337">
          <w:marLeft w:val="640"/>
          <w:marRight w:val="0"/>
          <w:marTop w:val="0"/>
          <w:marBottom w:val="0"/>
          <w:divBdr>
            <w:top w:val="none" w:sz="0" w:space="0" w:color="auto"/>
            <w:left w:val="none" w:sz="0" w:space="0" w:color="auto"/>
            <w:bottom w:val="none" w:sz="0" w:space="0" w:color="auto"/>
            <w:right w:val="none" w:sz="0" w:space="0" w:color="auto"/>
          </w:divBdr>
        </w:div>
        <w:div w:id="14310131">
          <w:marLeft w:val="640"/>
          <w:marRight w:val="0"/>
          <w:marTop w:val="0"/>
          <w:marBottom w:val="0"/>
          <w:divBdr>
            <w:top w:val="none" w:sz="0" w:space="0" w:color="auto"/>
            <w:left w:val="none" w:sz="0" w:space="0" w:color="auto"/>
            <w:bottom w:val="none" w:sz="0" w:space="0" w:color="auto"/>
            <w:right w:val="none" w:sz="0" w:space="0" w:color="auto"/>
          </w:divBdr>
        </w:div>
        <w:div w:id="982778810">
          <w:marLeft w:val="640"/>
          <w:marRight w:val="0"/>
          <w:marTop w:val="0"/>
          <w:marBottom w:val="0"/>
          <w:divBdr>
            <w:top w:val="none" w:sz="0" w:space="0" w:color="auto"/>
            <w:left w:val="none" w:sz="0" w:space="0" w:color="auto"/>
            <w:bottom w:val="none" w:sz="0" w:space="0" w:color="auto"/>
            <w:right w:val="none" w:sz="0" w:space="0" w:color="auto"/>
          </w:divBdr>
        </w:div>
        <w:div w:id="1985503799">
          <w:marLeft w:val="640"/>
          <w:marRight w:val="0"/>
          <w:marTop w:val="0"/>
          <w:marBottom w:val="0"/>
          <w:divBdr>
            <w:top w:val="none" w:sz="0" w:space="0" w:color="auto"/>
            <w:left w:val="none" w:sz="0" w:space="0" w:color="auto"/>
            <w:bottom w:val="none" w:sz="0" w:space="0" w:color="auto"/>
            <w:right w:val="none" w:sz="0" w:space="0" w:color="auto"/>
          </w:divBdr>
        </w:div>
        <w:div w:id="2116367119">
          <w:marLeft w:val="640"/>
          <w:marRight w:val="0"/>
          <w:marTop w:val="0"/>
          <w:marBottom w:val="0"/>
          <w:divBdr>
            <w:top w:val="none" w:sz="0" w:space="0" w:color="auto"/>
            <w:left w:val="none" w:sz="0" w:space="0" w:color="auto"/>
            <w:bottom w:val="none" w:sz="0" w:space="0" w:color="auto"/>
            <w:right w:val="none" w:sz="0" w:space="0" w:color="auto"/>
          </w:divBdr>
        </w:div>
        <w:div w:id="1784643400">
          <w:marLeft w:val="640"/>
          <w:marRight w:val="0"/>
          <w:marTop w:val="0"/>
          <w:marBottom w:val="0"/>
          <w:divBdr>
            <w:top w:val="none" w:sz="0" w:space="0" w:color="auto"/>
            <w:left w:val="none" w:sz="0" w:space="0" w:color="auto"/>
            <w:bottom w:val="none" w:sz="0" w:space="0" w:color="auto"/>
            <w:right w:val="none" w:sz="0" w:space="0" w:color="auto"/>
          </w:divBdr>
        </w:div>
        <w:div w:id="253827966">
          <w:marLeft w:val="640"/>
          <w:marRight w:val="0"/>
          <w:marTop w:val="0"/>
          <w:marBottom w:val="0"/>
          <w:divBdr>
            <w:top w:val="none" w:sz="0" w:space="0" w:color="auto"/>
            <w:left w:val="none" w:sz="0" w:space="0" w:color="auto"/>
            <w:bottom w:val="none" w:sz="0" w:space="0" w:color="auto"/>
            <w:right w:val="none" w:sz="0" w:space="0" w:color="auto"/>
          </w:divBdr>
        </w:div>
        <w:div w:id="1056051448">
          <w:marLeft w:val="640"/>
          <w:marRight w:val="0"/>
          <w:marTop w:val="0"/>
          <w:marBottom w:val="0"/>
          <w:divBdr>
            <w:top w:val="none" w:sz="0" w:space="0" w:color="auto"/>
            <w:left w:val="none" w:sz="0" w:space="0" w:color="auto"/>
            <w:bottom w:val="none" w:sz="0" w:space="0" w:color="auto"/>
            <w:right w:val="none" w:sz="0" w:space="0" w:color="auto"/>
          </w:divBdr>
        </w:div>
        <w:div w:id="428476296">
          <w:marLeft w:val="640"/>
          <w:marRight w:val="0"/>
          <w:marTop w:val="0"/>
          <w:marBottom w:val="0"/>
          <w:divBdr>
            <w:top w:val="none" w:sz="0" w:space="0" w:color="auto"/>
            <w:left w:val="none" w:sz="0" w:space="0" w:color="auto"/>
            <w:bottom w:val="none" w:sz="0" w:space="0" w:color="auto"/>
            <w:right w:val="none" w:sz="0" w:space="0" w:color="auto"/>
          </w:divBdr>
        </w:div>
        <w:div w:id="2036301776">
          <w:marLeft w:val="640"/>
          <w:marRight w:val="0"/>
          <w:marTop w:val="0"/>
          <w:marBottom w:val="0"/>
          <w:divBdr>
            <w:top w:val="none" w:sz="0" w:space="0" w:color="auto"/>
            <w:left w:val="none" w:sz="0" w:space="0" w:color="auto"/>
            <w:bottom w:val="none" w:sz="0" w:space="0" w:color="auto"/>
            <w:right w:val="none" w:sz="0" w:space="0" w:color="auto"/>
          </w:divBdr>
        </w:div>
        <w:div w:id="24143471">
          <w:marLeft w:val="640"/>
          <w:marRight w:val="0"/>
          <w:marTop w:val="0"/>
          <w:marBottom w:val="0"/>
          <w:divBdr>
            <w:top w:val="none" w:sz="0" w:space="0" w:color="auto"/>
            <w:left w:val="none" w:sz="0" w:space="0" w:color="auto"/>
            <w:bottom w:val="none" w:sz="0" w:space="0" w:color="auto"/>
            <w:right w:val="none" w:sz="0" w:space="0" w:color="auto"/>
          </w:divBdr>
        </w:div>
      </w:divsChild>
    </w:div>
    <w:div w:id="1311205990">
      <w:bodyDiv w:val="1"/>
      <w:marLeft w:val="0"/>
      <w:marRight w:val="0"/>
      <w:marTop w:val="0"/>
      <w:marBottom w:val="0"/>
      <w:divBdr>
        <w:top w:val="none" w:sz="0" w:space="0" w:color="auto"/>
        <w:left w:val="none" w:sz="0" w:space="0" w:color="auto"/>
        <w:bottom w:val="none" w:sz="0" w:space="0" w:color="auto"/>
        <w:right w:val="none" w:sz="0" w:space="0" w:color="auto"/>
      </w:divBdr>
      <w:divsChild>
        <w:div w:id="1283145002">
          <w:marLeft w:val="640"/>
          <w:marRight w:val="0"/>
          <w:marTop w:val="0"/>
          <w:marBottom w:val="0"/>
          <w:divBdr>
            <w:top w:val="none" w:sz="0" w:space="0" w:color="auto"/>
            <w:left w:val="none" w:sz="0" w:space="0" w:color="auto"/>
            <w:bottom w:val="none" w:sz="0" w:space="0" w:color="auto"/>
            <w:right w:val="none" w:sz="0" w:space="0" w:color="auto"/>
          </w:divBdr>
        </w:div>
        <w:div w:id="3899211">
          <w:marLeft w:val="640"/>
          <w:marRight w:val="0"/>
          <w:marTop w:val="0"/>
          <w:marBottom w:val="0"/>
          <w:divBdr>
            <w:top w:val="none" w:sz="0" w:space="0" w:color="auto"/>
            <w:left w:val="none" w:sz="0" w:space="0" w:color="auto"/>
            <w:bottom w:val="none" w:sz="0" w:space="0" w:color="auto"/>
            <w:right w:val="none" w:sz="0" w:space="0" w:color="auto"/>
          </w:divBdr>
        </w:div>
        <w:div w:id="405996054">
          <w:marLeft w:val="640"/>
          <w:marRight w:val="0"/>
          <w:marTop w:val="0"/>
          <w:marBottom w:val="0"/>
          <w:divBdr>
            <w:top w:val="none" w:sz="0" w:space="0" w:color="auto"/>
            <w:left w:val="none" w:sz="0" w:space="0" w:color="auto"/>
            <w:bottom w:val="none" w:sz="0" w:space="0" w:color="auto"/>
            <w:right w:val="none" w:sz="0" w:space="0" w:color="auto"/>
          </w:divBdr>
        </w:div>
        <w:div w:id="349720601">
          <w:marLeft w:val="640"/>
          <w:marRight w:val="0"/>
          <w:marTop w:val="0"/>
          <w:marBottom w:val="0"/>
          <w:divBdr>
            <w:top w:val="none" w:sz="0" w:space="0" w:color="auto"/>
            <w:left w:val="none" w:sz="0" w:space="0" w:color="auto"/>
            <w:bottom w:val="none" w:sz="0" w:space="0" w:color="auto"/>
            <w:right w:val="none" w:sz="0" w:space="0" w:color="auto"/>
          </w:divBdr>
        </w:div>
        <w:div w:id="1739010645">
          <w:marLeft w:val="640"/>
          <w:marRight w:val="0"/>
          <w:marTop w:val="0"/>
          <w:marBottom w:val="0"/>
          <w:divBdr>
            <w:top w:val="none" w:sz="0" w:space="0" w:color="auto"/>
            <w:left w:val="none" w:sz="0" w:space="0" w:color="auto"/>
            <w:bottom w:val="none" w:sz="0" w:space="0" w:color="auto"/>
            <w:right w:val="none" w:sz="0" w:space="0" w:color="auto"/>
          </w:divBdr>
        </w:div>
        <w:div w:id="146674185">
          <w:marLeft w:val="640"/>
          <w:marRight w:val="0"/>
          <w:marTop w:val="0"/>
          <w:marBottom w:val="0"/>
          <w:divBdr>
            <w:top w:val="none" w:sz="0" w:space="0" w:color="auto"/>
            <w:left w:val="none" w:sz="0" w:space="0" w:color="auto"/>
            <w:bottom w:val="none" w:sz="0" w:space="0" w:color="auto"/>
            <w:right w:val="none" w:sz="0" w:space="0" w:color="auto"/>
          </w:divBdr>
        </w:div>
        <w:div w:id="1790395882">
          <w:marLeft w:val="640"/>
          <w:marRight w:val="0"/>
          <w:marTop w:val="0"/>
          <w:marBottom w:val="0"/>
          <w:divBdr>
            <w:top w:val="none" w:sz="0" w:space="0" w:color="auto"/>
            <w:left w:val="none" w:sz="0" w:space="0" w:color="auto"/>
            <w:bottom w:val="none" w:sz="0" w:space="0" w:color="auto"/>
            <w:right w:val="none" w:sz="0" w:space="0" w:color="auto"/>
          </w:divBdr>
        </w:div>
        <w:div w:id="1292514214">
          <w:marLeft w:val="640"/>
          <w:marRight w:val="0"/>
          <w:marTop w:val="0"/>
          <w:marBottom w:val="0"/>
          <w:divBdr>
            <w:top w:val="none" w:sz="0" w:space="0" w:color="auto"/>
            <w:left w:val="none" w:sz="0" w:space="0" w:color="auto"/>
            <w:bottom w:val="none" w:sz="0" w:space="0" w:color="auto"/>
            <w:right w:val="none" w:sz="0" w:space="0" w:color="auto"/>
          </w:divBdr>
        </w:div>
        <w:div w:id="1947499052">
          <w:marLeft w:val="640"/>
          <w:marRight w:val="0"/>
          <w:marTop w:val="0"/>
          <w:marBottom w:val="0"/>
          <w:divBdr>
            <w:top w:val="none" w:sz="0" w:space="0" w:color="auto"/>
            <w:left w:val="none" w:sz="0" w:space="0" w:color="auto"/>
            <w:bottom w:val="none" w:sz="0" w:space="0" w:color="auto"/>
            <w:right w:val="none" w:sz="0" w:space="0" w:color="auto"/>
          </w:divBdr>
        </w:div>
        <w:div w:id="523831973">
          <w:marLeft w:val="640"/>
          <w:marRight w:val="0"/>
          <w:marTop w:val="0"/>
          <w:marBottom w:val="0"/>
          <w:divBdr>
            <w:top w:val="none" w:sz="0" w:space="0" w:color="auto"/>
            <w:left w:val="none" w:sz="0" w:space="0" w:color="auto"/>
            <w:bottom w:val="none" w:sz="0" w:space="0" w:color="auto"/>
            <w:right w:val="none" w:sz="0" w:space="0" w:color="auto"/>
          </w:divBdr>
        </w:div>
        <w:div w:id="2006586182">
          <w:marLeft w:val="640"/>
          <w:marRight w:val="0"/>
          <w:marTop w:val="0"/>
          <w:marBottom w:val="0"/>
          <w:divBdr>
            <w:top w:val="none" w:sz="0" w:space="0" w:color="auto"/>
            <w:left w:val="none" w:sz="0" w:space="0" w:color="auto"/>
            <w:bottom w:val="none" w:sz="0" w:space="0" w:color="auto"/>
            <w:right w:val="none" w:sz="0" w:space="0" w:color="auto"/>
          </w:divBdr>
        </w:div>
        <w:div w:id="1897735107">
          <w:marLeft w:val="640"/>
          <w:marRight w:val="0"/>
          <w:marTop w:val="0"/>
          <w:marBottom w:val="0"/>
          <w:divBdr>
            <w:top w:val="none" w:sz="0" w:space="0" w:color="auto"/>
            <w:left w:val="none" w:sz="0" w:space="0" w:color="auto"/>
            <w:bottom w:val="none" w:sz="0" w:space="0" w:color="auto"/>
            <w:right w:val="none" w:sz="0" w:space="0" w:color="auto"/>
          </w:divBdr>
        </w:div>
        <w:div w:id="176965593">
          <w:marLeft w:val="640"/>
          <w:marRight w:val="0"/>
          <w:marTop w:val="0"/>
          <w:marBottom w:val="0"/>
          <w:divBdr>
            <w:top w:val="none" w:sz="0" w:space="0" w:color="auto"/>
            <w:left w:val="none" w:sz="0" w:space="0" w:color="auto"/>
            <w:bottom w:val="none" w:sz="0" w:space="0" w:color="auto"/>
            <w:right w:val="none" w:sz="0" w:space="0" w:color="auto"/>
          </w:divBdr>
        </w:div>
        <w:div w:id="1975521119">
          <w:marLeft w:val="640"/>
          <w:marRight w:val="0"/>
          <w:marTop w:val="0"/>
          <w:marBottom w:val="0"/>
          <w:divBdr>
            <w:top w:val="none" w:sz="0" w:space="0" w:color="auto"/>
            <w:left w:val="none" w:sz="0" w:space="0" w:color="auto"/>
            <w:bottom w:val="none" w:sz="0" w:space="0" w:color="auto"/>
            <w:right w:val="none" w:sz="0" w:space="0" w:color="auto"/>
          </w:divBdr>
        </w:div>
      </w:divsChild>
    </w:div>
    <w:div w:id="1314946465">
      <w:bodyDiv w:val="1"/>
      <w:marLeft w:val="0"/>
      <w:marRight w:val="0"/>
      <w:marTop w:val="0"/>
      <w:marBottom w:val="0"/>
      <w:divBdr>
        <w:top w:val="none" w:sz="0" w:space="0" w:color="auto"/>
        <w:left w:val="none" w:sz="0" w:space="0" w:color="auto"/>
        <w:bottom w:val="none" w:sz="0" w:space="0" w:color="auto"/>
        <w:right w:val="none" w:sz="0" w:space="0" w:color="auto"/>
      </w:divBdr>
      <w:divsChild>
        <w:div w:id="1695496197">
          <w:marLeft w:val="640"/>
          <w:marRight w:val="0"/>
          <w:marTop w:val="0"/>
          <w:marBottom w:val="0"/>
          <w:divBdr>
            <w:top w:val="none" w:sz="0" w:space="0" w:color="auto"/>
            <w:left w:val="none" w:sz="0" w:space="0" w:color="auto"/>
            <w:bottom w:val="none" w:sz="0" w:space="0" w:color="auto"/>
            <w:right w:val="none" w:sz="0" w:space="0" w:color="auto"/>
          </w:divBdr>
        </w:div>
        <w:div w:id="863634420">
          <w:marLeft w:val="640"/>
          <w:marRight w:val="0"/>
          <w:marTop w:val="0"/>
          <w:marBottom w:val="0"/>
          <w:divBdr>
            <w:top w:val="none" w:sz="0" w:space="0" w:color="auto"/>
            <w:left w:val="none" w:sz="0" w:space="0" w:color="auto"/>
            <w:bottom w:val="none" w:sz="0" w:space="0" w:color="auto"/>
            <w:right w:val="none" w:sz="0" w:space="0" w:color="auto"/>
          </w:divBdr>
        </w:div>
        <w:div w:id="527912034">
          <w:marLeft w:val="640"/>
          <w:marRight w:val="0"/>
          <w:marTop w:val="0"/>
          <w:marBottom w:val="0"/>
          <w:divBdr>
            <w:top w:val="none" w:sz="0" w:space="0" w:color="auto"/>
            <w:left w:val="none" w:sz="0" w:space="0" w:color="auto"/>
            <w:bottom w:val="none" w:sz="0" w:space="0" w:color="auto"/>
            <w:right w:val="none" w:sz="0" w:space="0" w:color="auto"/>
          </w:divBdr>
        </w:div>
        <w:div w:id="1808618619">
          <w:marLeft w:val="640"/>
          <w:marRight w:val="0"/>
          <w:marTop w:val="0"/>
          <w:marBottom w:val="0"/>
          <w:divBdr>
            <w:top w:val="none" w:sz="0" w:space="0" w:color="auto"/>
            <w:left w:val="none" w:sz="0" w:space="0" w:color="auto"/>
            <w:bottom w:val="none" w:sz="0" w:space="0" w:color="auto"/>
            <w:right w:val="none" w:sz="0" w:space="0" w:color="auto"/>
          </w:divBdr>
        </w:div>
        <w:div w:id="615409857">
          <w:marLeft w:val="640"/>
          <w:marRight w:val="0"/>
          <w:marTop w:val="0"/>
          <w:marBottom w:val="0"/>
          <w:divBdr>
            <w:top w:val="none" w:sz="0" w:space="0" w:color="auto"/>
            <w:left w:val="none" w:sz="0" w:space="0" w:color="auto"/>
            <w:bottom w:val="none" w:sz="0" w:space="0" w:color="auto"/>
            <w:right w:val="none" w:sz="0" w:space="0" w:color="auto"/>
          </w:divBdr>
        </w:div>
        <w:div w:id="1575554228">
          <w:marLeft w:val="640"/>
          <w:marRight w:val="0"/>
          <w:marTop w:val="0"/>
          <w:marBottom w:val="0"/>
          <w:divBdr>
            <w:top w:val="none" w:sz="0" w:space="0" w:color="auto"/>
            <w:left w:val="none" w:sz="0" w:space="0" w:color="auto"/>
            <w:bottom w:val="none" w:sz="0" w:space="0" w:color="auto"/>
            <w:right w:val="none" w:sz="0" w:space="0" w:color="auto"/>
          </w:divBdr>
        </w:div>
        <w:div w:id="1848253246">
          <w:marLeft w:val="640"/>
          <w:marRight w:val="0"/>
          <w:marTop w:val="0"/>
          <w:marBottom w:val="0"/>
          <w:divBdr>
            <w:top w:val="none" w:sz="0" w:space="0" w:color="auto"/>
            <w:left w:val="none" w:sz="0" w:space="0" w:color="auto"/>
            <w:bottom w:val="none" w:sz="0" w:space="0" w:color="auto"/>
            <w:right w:val="none" w:sz="0" w:space="0" w:color="auto"/>
          </w:divBdr>
        </w:div>
        <w:div w:id="583881968">
          <w:marLeft w:val="640"/>
          <w:marRight w:val="0"/>
          <w:marTop w:val="0"/>
          <w:marBottom w:val="0"/>
          <w:divBdr>
            <w:top w:val="none" w:sz="0" w:space="0" w:color="auto"/>
            <w:left w:val="none" w:sz="0" w:space="0" w:color="auto"/>
            <w:bottom w:val="none" w:sz="0" w:space="0" w:color="auto"/>
            <w:right w:val="none" w:sz="0" w:space="0" w:color="auto"/>
          </w:divBdr>
        </w:div>
        <w:div w:id="449205608">
          <w:marLeft w:val="640"/>
          <w:marRight w:val="0"/>
          <w:marTop w:val="0"/>
          <w:marBottom w:val="0"/>
          <w:divBdr>
            <w:top w:val="none" w:sz="0" w:space="0" w:color="auto"/>
            <w:left w:val="none" w:sz="0" w:space="0" w:color="auto"/>
            <w:bottom w:val="none" w:sz="0" w:space="0" w:color="auto"/>
            <w:right w:val="none" w:sz="0" w:space="0" w:color="auto"/>
          </w:divBdr>
        </w:div>
        <w:div w:id="430050491">
          <w:marLeft w:val="640"/>
          <w:marRight w:val="0"/>
          <w:marTop w:val="0"/>
          <w:marBottom w:val="0"/>
          <w:divBdr>
            <w:top w:val="none" w:sz="0" w:space="0" w:color="auto"/>
            <w:left w:val="none" w:sz="0" w:space="0" w:color="auto"/>
            <w:bottom w:val="none" w:sz="0" w:space="0" w:color="auto"/>
            <w:right w:val="none" w:sz="0" w:space="0" w:color="auto"/>
          </w:divBdr>
        </w:div>
        <w:div w:id="1658069620">
          <w:marLeft w:val="640"/>
          <w:marRight w:val="0"/>
          <w:marTop w:val="0"/>
          <w:marBottom w:val="0"/>
          <w:divBdr>
            <w:top w:val="none" w:sz="0" w:space="0" w:color="auto"/>
            <w:left w:val="none" w:sz="0" w:space="0" w:color="auto"/>
            <w:bottom w:val="none" w:sz="0" w:space="0" w:color="auto"/>
            <w:right w:val="none" w:sz="0" w:space="0" w:color="auto"/>
          </w:divBdr>
        </w:div>
        <w:div w:id="1019115407">
          <w:marLeft w:val="640"/>
          <w:marRight w:val="0"/>
          <w:marTop w:val="0"/>
          <w:marBottom w:val="0"/>
          <w:divBdr>
            <w:top w:val="none" w:sz="0" w:space="0" w:color="auto"/>
            <w:left w:val="none" w:sz="0" w:space="0" w:color="auto"/>
            <w:bottom w:val="none" w:sz="0" w:space="0" w:color="auto"/>
            <w:right w:val="none" w:sz="0" w:space="0" w:color="auto"/>
          </w:divBdr>
        </w:div>
      </w:divsChild>
    </w:div>
    <w:div w:id="1334989667">
      <w:bodyDiv w:val="1"/>
      <w:marLeft w:val="0"/>
      <w:marRight w:val="0"/>
      <w:marTop w:val="0"/>
      <w:marBottom w:val="0"/>
      <w:divBdr>
        <w:top w:val="none" w:sz="0" w:space="0" w:color="auto"/>
        <w:left w:val="none" w:sz="0" w:space="0" w:color="auto"/>
        <w:bottom w:val="none" w:sz="0" w:space="0" w:color="auto"/>
        <w:right w:val="none" w:sz="0" w:space="0" w:color="auto"/>
      </w:divBdr>
      <w:divsChild>
        <w:div w:id="1814322468">
          <w:marLeft w:val="640"/>
          <w:marRight w:val="0"/>
          <w:marTop w:val="0"/>
          <w:marBottom w:val="0"/>
          <w:divBdr>
            <w:top w:val="none" w:sz="0" w:space="0" w:color="auto"/>
            <w:left w:val="none" w:sz="0" w:space="0" w:color="auto"/>
            <w:bottom w:val="none" w:sz="0" w:space="0" w:color="auto"/>
            <w:right w:val="none" w:sz="0" w:space="0" w:color="auto"/>
          </w:divBdr>
        </w:div>
        <w:div w:id="1166048432">
          <w:marLeft w:val="640"/>
          <w:marRight w:val="0"/>
          <w:marTop w:val="0"/>
          <w:marBottom w:val="0"/>
          <w:divBdr>
            <w:top w:val="none" w:sz="0" w:space="0" w:color="auto"/>
            <w:left w:val="none" w:sz="0" w:space="0" w:color="auto"/>
            <w:bottom w:val="none" w:sz="0" w:space="0" w:color="auto"/>
            <w:right w:val="none" w:sz="0" w:space="0" w:color="auto"/>
          </w:divBdr>
        </w:div>
        <w:div w:id="456146003">
          <w:marLeft w:val="640"/>
          <w:marRight w:val="0"/>
          <w:marTop w:val="0"/>
          <w:marBottom w:val="0"/>
          <w:divBdr>
            <w:top w:val="none" w:sz="0" w:space="0" w:color="auto"/>
            <w:left w:val="none" w:sz="0" w:space="0" w:color="auto"/>
            <w:bottom w:val="none" w:sz="0" w:space="0" w:color="auto"/>
            <w:right w:val="none" w:sz="0" w:space="0" w:color="auto"/>
          </w:divBdr>
        </w:div>
        <w:div w:id="1311137394">
          <w:marLeft w:val="640"/>
          <w:marRight w:val="0"/>
          <w:marTop w:val="0"/>
          <w:marBottom w:val="0"/>
          <w:divBdr>
            <w:top w:val="none" w:sz="0" w:space="0" w:color="auto"/>
            <w:left w:val="none" w:sz="0" w:space="0" w:color="auto"/>
            <w:bottom w:val="none" w:sz="0" w:space="0" w:color="auto"/>
            <w:right w:val="none" w:sz="0" w:space="0" w:color="auto"/>
          </w:divBdr>
        </w:div>
        <w:div w:id="1877888651">
          <w:marLeft w:val="640"/>
          <w:marRight w:val="0"/>
          <w:marTop w:val="0"/>
          <w:marBottom w:val="0"/>
          <w:divBdr>
            <w:top w:val="none" w:sz="0" w:space="0" w:color="auto"/>
            <w:left w:val="none" w:sz="0" w:space="0" w:color="auto"/>
            <w:bottom w:val="none" w:sz="0" w:space="0" w:color="auto"/>
            <w:right w:val="none" w:sz="0" w:space="0" w:color="auto"/>
          </w:divBdr>
        </w:div>
        <w:div w:id="1194733655">
          <w:marLeft w:val="640"/>
          <w:marRight w:val="0"/>
          <w:marTop w:val="0"/>
          <w:marBottom w:val="0"/>
          <w:divBdr>
            <w:top w:val="none" w:sz="0" w:space="0" w:color="auto"/>
            <w:left w:val="none" w:sz="0" w:space="0" w:color="auto"/>
            <w:bottom w:val="none" w:sz="0" w:space="0" w:color="auto"/>
            <w:right w:val="none" w:sz="0" w:space="0" w:color="auto"/>
          </w:divBdr>
        </w:div>
        <w:div w:id="545483214">
          <w:marLeft w:val="640"/>
          <w:marRight w:val="0"/>
          <w:marTop w:val="0"/>
          <w:marBottom w:val="0"/>
          <w:divBdr>
            <w:top w:val="none" w:sz="0" w:space="0" w:color="auto"/>
            <w:left w:val="none" w:sz="0" w:space="0" w:color="auto"/>
            <w:bottom w:val="none" w:sz="0" w:space="0" w:color="auto"/>
            <w:right w:val="none" w:sz="0" w:space="0" w:color="auto"/>
          </w:divBdr>
        </w:div>
        <w:div w:id="920287629">
          <w:marLeft w:val="640"/>
          <w:marRight w:val="0"/>
          <w:marTop w:val="0"/>
          <w:marBottom w:val="0"/>
          <w:divBdr>
            <w:top w:val="none" w:sz="0" w:space="0" w:color="auto"/>
            <w:left w:val="none" w:sz="0" w:space="0" w:color="auto"/>
            <w:bottom w:val="none" w:sz="0" w:space="0" w:color="auto"/>
            <w:right w:val="none" w:sz="0" w:space="0" w:color="auto"/>
          </w:divBdr>
        </w:div>
        <w:div w:id="1098907805">
          <w:marLeft w:val="640"/>
          <w:marRight w:val="0"/>
          <w:marTop w:val="0"/>
          <w:marBottom w:val="0"/>
          <w:divBdr>
            <w:top w:val="none" w:sz="0" w:space="0" w:color="auto"/>
            <w:left w:val="none" w:sz="0" w:space="0" w:color="auto"/>
            <w:bottom w:val="none" w:sz="0" w:space="0" w:color="auto"/>
            <w:right w:val="none" w:sz="0" w:space="0" w:color="auto"/>
          </w:divBdr>
        </w:div>
        <w:div w:id="28798284">
          <w:marLeft w:val="640"/>
          <w:marRight w:val="0"/>
          <w:marTop w:val="0"/>
          <w:marBottom w:val="0"/>
          <w:divBdr>
            <w:top w:val="none" w:sz="0" w:space="0" w:color="auto"/>
            <w:left w:val="none" w:sz="0" w:space="0" w:color="auto"/>
            <w:bottom w:val="none" w:sz="0" w:space="0" w:color="auto"/>
            <w:right w:val="none" w:sz="0" w:space="0" w:color="auto"/>
          </w:divBdr>
        </w:div>
        <w:div w:id="504175008">
          <w:marLeft w:val="640"/>
          <w:marRight w:val="0"/>
          <w:marTop w:val="0"/>
          <w:marBottom w:val="0"/>
          <w:divBdr>
            <w:top w:val="none" w:sz="0" w:space="0" w:color="auto"/>
            <w:left w:val="none" w:sz="0" w:space="0" w:color="auto"/>
            <w:bottom w:val="none" w:sz="0" w:space="0" w:color="auto"/>
            <w:right w:val="none" w:sz="0" w:space="0" w:color="auto"/>
          </w:divBdr>
        </w:div>
        <w:div w:id="565796513">
          <w:marLeft w:val="640"/>
          <w:marRight w:val="0"/>
          <w:marTop w:val="0"/>
          <w:marBottom w:val="0"/>
          <w:divBdr>
            <w:top w:val="none" w:sz="0" w:space="0" w:color="auto"/>
            <w:left w:val="none" w:sz="0" w:space="0" w:color="auto"/>
            <w:bottom w:val="none" w:sz="0" w:space="0" w:color="auto"/>
            <w:right w:val="none" w:sz="0" w:space="0" w:color="auto"/>
          </w:divBdr>
        </w:div>
        <w:div w:id="1597833448">
          <w:marLeft w:val="640"/>
          <w:marRight w:val="0"/>
          <w:marTop w:val="0"/>
          <w:marBottom w:val="0"/>
          <w:divBdr>
            <w:top w:val="none" w:sz="0" w:space="0" w:color="auto"/>
            <w:left w:val="none" w:sz="0" w:space="0" w:color="auto"/>
            <w:bottom w:val="none" w:sz="0" w:space="0" w:color="auto"/>
            <w:right w:val="none" w:sz="0" w:space="0" w:color="auto"/>
          </w:divBdr>
        </w:div>
        <w:div w:id="974139934">
          <w:marLeft w:val="640"/>
          <w:marRight w:val="0"/>
          <w:marTop w:val="0"/>
          <w:marBottom w:val="0"/>
          <w:divBdr>
            <w:top w:val="none" w:sz="0" w:space="0" w:color="auto"/>
            <w:left w:val="none" w:sz="0" w:space="0" w:color="auto"/>
            <w:bottom w:val="none" w:sz="0" w:space="0" w:color="auto"/>
            <w:right w:val="none" w:sz="0" w:space="0" w:color="auto"/>
          </w:divBdr>
        </w:div>
      </w:divsChild>
    </w:div>
    <w:div w:id="1348293092">
      <w:bodyDiv w:val="1"/>
      <w:marLeft w:val="0"/>
      <w:marRight w:val="0"/>
      <w:marTop w:val="0"/>
      <w:marBottom w:val="0"/>
      <w:divBdr>
        <w:top w:val="none" w:sz="0" w:space="0" w:color="auto"/>
        <w:left w:val="none" w:sz="0" w:space="0" w:color="auto"/>
        <w:bottom w:val="none" w:sz="0" w:space="0" w:color="auto"/>
        <w:right w:val="none" w:sz="0" w:space="0" w:color="auto"/>
      </w:divBdr>
    </w:div>
    <w:div w:id="1365908148">
      <w:bodyDiv w:val="1"/>
      <w:marLeft w:val="0"/>
      <w:marRight w:val="0"/>
      <w:marTop w:val="0"/>
      <w:marBottom w:val="0"/>
      <w:divBdr>
        <w:top w:val="none" w:sz="0" w:space="0" w:color="auto"/>
        <w:left w:val="none" w:sz="0" w:space="0" w:color="auto"/>
        <w:bottom w:val="none" w:sz="0" w:space="0" w:color="auto"/>
        <w:right w:val="none" w:sz="0" w:space="0" w:color="auto"/>
      </w:divBdr>
      <w:divsChild>
        <w:div w:id="1895264722">
          <w:marLeft w:val="640"/>
          <w:marRight w:val="0"/>
          <w:marTop w:val="0"/>
          <w:marBottom w:val="0"/>
          <w:divBdr>
            <w:top w:val="none" w:sz="0" w:space="0" w:color="auto"/>
            <w:left w:val="none" w:sz="0" w:space="0" w:color="auto"/>
            <w:bottom w:val="none" w:sz="0" w:space="0" w:color="auto"/>
            <w:right w:val="none" w:sz="0" w:space="0" w:color="auto"/>
          </w:divBdr>
        </w:div>
        <w:div w:id="1109661799">
          <w:marLeft w:val="640"/>
          <w:marRight w:val="0"/>
          <w:marTop w:val="0"/>
          <w:marBottom w:val="0"/>
          <w:divBdr>
            <w:top w:val="none" w:sz="0" w:space="0" w:color="auto"/>
            <w:left w:val="none" w:sz="0" w:space="0" w:color="auto"/>
            <w:bottom w:val="none" w:sz="0" w:space="0" w:color="auto"/>
            <w:right w:val="none" w:sz="0" w:space="0" w:color="auto"/>
          </w:divBdr>
        </w:div>
        <w:div w:id="609093117">
          <w:marLeft w:val="640"/>
          <w:marRight w:val="0"/>
          <w:marTop w:val="0"/>
          <w:marBottom w:val="0"/>
          <w:divBdr>
            <w:top w:val="none" w:sz="0" w:space="0" w:color="auto"/>
            <w:left w:val="none" w:sz="0" w:space="0" w:color="auto"/>
            <w:bottom w:val="none" w:sz="0" w:space="0" w:color="auto"/>
            <w:right w:val="none" w:sz="0" w:space="0" w:color="auto"/>
          </w:divBdr>
        </w:div>
        <w:div w:id="886798725">
          <w:marLeft w:val="640"/>
          <w:marRight w:val="0"/>
          <w:marTop w:val="0"/>
          <w:marBottom w:val="0"/>
          <w:divBdr>
            <w:top w:val="none" w:sz="0" w:space="0" w:color="auto"/>
            <w:left w:val="none" w:sz="0" w:space="0" w:color="auto"/>
            <w:bottom w:val="none" w:sz="0" w:space="0" w:color="auto"/>
            <w:right w:val="none" w:sz="0" w:space="0" w:color="auto"/>
          </w:divBdr>
        </w:div>
        <w:div w:id="267081629">
          <w:marLeft w:val="640"/>
          <w:marRight w:val="0"/>
          <w:marTop w:val="0"/>
          <w:marBottom w:val="0"/>
          <w:divBdr>
            <w:top w:val="none" w:sz="0" w:space="0" w:color="auto"/>
            <w:left w:val="none" w:sz="0" w:space="0" w:color="auto"/>
            <w:bottom w:val="none" w:sz="0" w:space="0" w:color="auto"/>
            <w:right w:val="none" w:sz="0" w:space="0" w:color="auto"/>
          </w:divBdr>
        </w:div>
        <w:div w:id="1361396595">
          <w:marLeft w:val="640"/>
          <w:marRight w:val="0"/>
          <w:marTop w:val="0"/>
          <w:marBottom w:val="0"/>
          <w:divBdr>
            <w:top w:val="none" w:sz="0" w:space="0" w:color="auto"/>
            <w:left w:val="none" w:sz="0" w:space="0" w:color="auto"/>
            <w:bottom w:val="none" w:sz="0" w:space="0" w:color="auto"/>
            <w:right w:val="none" w:sz="0" w:space="0" w:color="auto"/>
          </w:divBdr>
        </w:div>
        <w:div w:id="507790757">
          <w:marLeft w:val="640"/>
          <w:marRight w:val="0"/>
          <w:marTop w:val="0"/>
          <w:marBottom w:val="0"/>
          <w:divBdr>
            <w:top w:val="none" w:sz="0" w:space="0" w:color="auto"/>
            <w:left w:val="none" w:sz="0" w:space="0" w:color="auto"/>
            <w:bottom w:val="none" w:sz="0" w:space="0" w:color="auto"/>
            <w:right w:val="none" w:sz="0" w:space="0" w:color="auto"/>
          </w:divBdr>
        </w:div>
        <w:div w:id="1684278924">
          <w:marLeft w:val="640"/>
          <w:marRight w:val="0"/>
          <w:marTop w:val="0"/>
          <w:marBottom w:val="0"/>
          <w:divBdr>
            <w:top w:val="none" w:sz="0" w:space="0" w:color="auto"/>
            <w:left w:val="none" w:sz="0" w:space="0" w:color="auto"/>
            <w:bottom w:val="none" w:sz="0" w:space="0" w:color="auto"/>
            <w:right w:val="none" w:sz="0" w:space="0" w:color="auto"/>
          </w:divBdr>
        </w:div>
        <w:div w:id="295064147">
          <w:marLeft w:val="640"/>
          <w:marRight w:val="0"/>
          <w:marTop w:val="0"/>
          <w:marBottom w:val="0"/>
          <w:divBdr>
            <w:top w:val="none" w:sz="0" w:space="0" w:color="auto"/>
            <w:left w:val="none" w:sz="0" w:space="0" w:color="auto"/>
            <w:bottom w:val="none" w:sz="0" w:space="0" w:color="auto"/>
            <w:right w:val="none" w:sz="0" w:space="0" w:color="auto"/>
          </w:divBdr>
        </w:div>
        <w:div w:id="1275139883">
          <w:marLeft w:val="640"/>
          <w:marRight w:val="0"/>
          <w:marTop w:val="0"/>
          <w:marBottom w:val="0"/>
          <w:divBdr>
            <w:top w:val="none" w:sz="0" w:space="0" w:color="auto"/>
            <w:left w:val="none" w:sz="0" w:space="0" w:color="auto"/>
            <w:bottom w:val="none" w:sz="0" w:space="0" w:color="auto"/>
            <w:right w:val="none" w:sz="0" w:space="0" w:color="auto"/>
          </w:divBdr>
        </w:div>
        <w:div w:id="1648167372">
          <w:marLeft w:val="640"/>
          <w:marRight w:val="0"/>
          <w:marTop w:val="0"/>
          <w:marBottom w:val="0"/>
          <w:divBdr>
            <w:top w:val="none" w:sz="0" w:space="0" w:color="auto"/>
            <w:left w:val="none" w:sz="0" w:space="0" w:color="auto"/>
            <w:bottom w:val="none" w:sz="0" w:space="0" w:color="auto"/>
            <w:right w:val="none" w:sz="0" w:space="0" w:color="auto"/>
          </w:divBdr>
        </w:div>
        <w:div w:id="1375617967">
          <w:marLeft w:val="640"/>
          <w:marRight w:val="0"/>
          <w:marTop w:val="0"/>
          <w:marBottom w:val="0"/>
          <w:divBdr>
            <w:top w:val="none" w:sz="0" w:space="0" w:color="auto"/>
            <w:left w:val="none" w:sz="0" w:space="0" w:color="auto"/>
            <w:bottom w:val="none" w:sz="0" w:space="0" w:color="auto"/>
            <w:right w:val="none" w:sz="0" w:space="0" w:color="auto"/>
          </w:divBdr>
        </w:div>
        <w:div w:id="640815064">
          <w:marLeft w:val="640"/>
          <w:marRight w:val="0"/>
          <w:marTop w:val="0"/>
          <w:marBottom w:val="0"/>
          <w:divBdr>
            <w:top w:val="none" w:sz="0" w:space="0" w:color="auto"/>
            <w:left w:val="none" w:sz="0" w:space="0" w:color="auto"/>
            <w:bottom w:val="none" w:sz="0" w:space="0" w:color="auto"/>
            <w:right w:val="none" w:sz="0" w:space="0" w:color="auto"/>
          </w:divBdr>
        </w:div>
      </w:divsChild>
    </w:div>
    <w:div w:id="1405376920">
      <w:bodyDiv w:val="1"/>
      <w:marLeft w:val="0"/>
      <w:marRight w:val="0"/>
      <w:marTop w:val="0"/>
      <w:marBottom w:val="0"/>
      <w:divBdr>
        <w:top w:val="none" w:sz="0" w:space="0" w:color="auto"/>
        <w:left w:val="none" w:sz="0" w:space="0" w:color="auto"/>
        <w:bottom w:val="none" w:sz="0" w:space="0" w:color="auto"/>
        <w:right w:val="none" w:sz="0" w:space="0" w:color="auto"/>
      </w:divBdr>
      <w:divsChild>
        <w:div w:id="906302611">
          <w:marLeft w:val="640"/>
          <w:marRight w:val="0"/>
          <w:marTop w:val="0"/>
          <w:marBottom w:val="0"/>
          <w:divBdr>
            <w:top w:val="none" w:sz="0" w:space="0" w:color="auto"/>
            <w:left w:val="none" w:sz="0" w:space="0" w:color="auto"/>
            <w:bottom w:val="none" w:sz="0" w:space="0" w:color="auto"/>
            <w:right w:val="none" w:sz="0" w:space="0" w:color="auto"/>
          </w:divBdr>
        </w:div>
        <w:div w:id="1671759283">
          <w:marLeft w:val="640"/>
          <w:marRight w:val="0"/>
          <w:marTop w:val="0"/>
          <w:marBottom w:val="0"/>
          <w:divBdr>
            <w:top w:val="none" w:sz="0" w:space="0" w:color="auto"/>
            <w:left w:val="none" w:sz="0" w:space="0" w:color="auto"/>
            <w:bottom w:val="none" w:sz="0" w:space="0" w:color="auto"/>
            <w:right w:val="none" w:sz="0" w:space="0" w:color="auto"/>
          </w:divBdr>
        </w:div>
        <w:div w:id="982463838">
          <w:marLeft w:val="640"/>
          <w:marRight w:val="0"/>
          <w:marTop w:val="0"/>
          <w:marBottom w:val="0"/>
          <w:divBdr>
            <w:top w:val="none" w:sz="0" w:space="0" w:color="auto"/>
            <w:left w:val="none" w:sz="0" w:space="0" w:color="auto"/>
            <w:bottom w:val="none" w:sz="0" w:space="0" w:color="auto"/>
            <w:right w:val="none" w:sz="0" w:space="0" w:color="auto"/>
          </w:divBdr>
        </w:div>
        <w:div w:id="1933977163">
          <w:marLeft w:val="640"/>
          <w:marRight w:val="0"/>
          <w:marTop w:val="0"/>
          <w:marBottom w:val="0"/>
          <w:divBdr>
            <w:top w:val="none" w:sz="0" w:space="0" w:color="auto"/>
            <w:left w:val="none" w:sz="0" w:space="0" w:color="auto"/>
            <w:bottom w:val="none" w:sz="0" w:space="0" w:color="auto"/>
            <w:right w:val="none" w:sz="0" w:space="0" w:color="auto"/>
          </w:divBdr>
        </w:div>
        <w:div w:id="741103005">
          <w:marLeft w:val="640"/>
          <w:marRight w:val="0"/>
          <w:marTop w:val="0"/>
          <w:marBottom w:val="0"/>
          <w:divBdr>
            <w:top w:val="none" w:sz="0" w:space="0" w:color="auto"/>
            <w:left w:val="none" w:sz="0" w:space="0" w:color="auto"/>
            <w:bottom w:val="none" w:sz="0" w:space="0" w:color="auto"/>
            <w:right w:val="none" w:sz="0" w:space="0" w:color="auto"/>
          </w:divBdr>
        </w:div>
        <w:div w:id="39090353">
          <w:marLeft w:val="640"/>
          <w:marRight w:val="0"/>
          <w:marTop w:val="0"/>
          <w:marBottom w:val="0"/>
          <w:divBdr>
            <w:top w:val="none" w:sz="0" w:space="0" w:color="auto"/>
            <w:left w:val="none" w:sz="0" w:space="0" w:color="auto"/>
            <w:bottom w:val="none" w:sz="0" w:space="0" w:color="auto"/>
            <w:right w:val="none" w:sz="0" w:space="0" w:color="auto"/>
          </w:divBdr>
        </w:div>
        <w:div w:id="1358198877">
          <w:marLeft w:val="640"/>
          <w:marRight w:val="0"/>
          <w:marTop w:val="0"/>
          <w:marBottom w:val="0"/>
          <w:divBdr>
            <w:top w:val="none" w:sz="0" w:space="0" w:color="auto"/>
            <w:left w:val="none" w:sz="0" w:space="0" w:color="auto"/>
            <w:bottom w:val="none" w:sz="0" w:space="0" w:color="auto"/>
            <w:right w:val="none" w:sz="0" w:space="0" w:color="auto"/>
          </w:divBdr>
        </w:div>
        <w:div w:id="590436200">
          <w:marLeft w:val="640"/>
          <w:marRight w:val="0"/>
          <w:marTop w:val="0"/>
          <w:marBottom w:val="0"/>
          <w:divBdr>
            <w:top w:val="none" w:sz="0" w:space="0" w:color="auto"/>
            <w:left w:val="none" w:sz="0" w:space="0" w:color="auto"/>
            <w:bottom w:val="none" w:sz="0" w:space="0" w:color="auto"/>
            <w:right w:val="none" w:sz="0" w:space="0" w:color="auto"/>
          </w:divBdr>
        </w:div>
        <w:div w:id="1190334736">
          <w:marLeft w:val="640"/>
          <w:marRight w:val="0"/>
          <w:marTop w:val="0"/>
          <w:marBottom w:val="0"/>
          <w:divBdr>
            <w:top w:val="none" w:sz="0" w:space="0" w:color="auto"/>
            <w:left w:val="none" w:sz="0" w:space="0" w:color="auto"/>
            <w:bottom w:val="none" w:sz="0" w:space="0" w:color="auto"/>
            <w:right w:val="none" w:sz="0" w:space="0" w:color="auto"/>
          </w:divBdr>
        </w:div>
        <w:div w:id="701398115">
          <w:marLeft w:val="640"/>
          <w:marRight w:val="0"/>
          <w:marTop w:val="0"/>
          <w:marBottom w:val="0"/>
          <w:divBdr>
            <w:top w:val="none" w:sz="0" w:space="0" w:color="auto"/>
            <w:left w:val="none" w:sz="0" w:space="0" w:color="auto"/>
            <w:bottom w:val="none" w:sz="0" w:space="0" w:color="auto"/>
            <w:right w:val="none" w:sz="0" w:space="0" w:color="auto"/>
          </w:divBdr>
        </w:div>
        <w:div w:id="252209818">
          <w:marLeft w:val="640"/>
          <w:marRight w:val="0"/>
          <w:marTop w:val="0"/>
          <w:marBottom w:val="0"/>
          <w:divBdr>
            <w:top w:val="none" w:sz="0" w:space="0" w:color="auto"/>
            <w:left w:val="none" w:sz="0" w:space="0" w:color="auto"/>
            <w:bottom w:val="none" w:sz="0" w:space="0" w:color="auto"/>
            <w:right w:val="none" w:sz="0" w:space="0" w:color="auto"/>
          </w:divBdr>
        </w:div>
        <w:div w:id="869880560">
          <w:marLeft w:val="640"/>
          <w:marRight w:val="0"/>
          <w:marTop w:val="0"/>
          <w:marBottom w:val="0"/>
          <w:divBdr>
            <w:top w:val="none" w:sz="0" w:space="0" w:color="auto"/>
            <w:left w:val="none" w:sz="0" w:space="0" w:color="auto"/>
            <w:bottom w:val="none" w:sz="0" w:space="0" w:color="auto"/>
            <w:right w:val="none" w:sz="0" w:space="0" w:color="auto"/>
          </w:divBdr>
        </w:div>
      </w:divsChild>
    </w:div>
    <w:div w:id="1405758091">
      <w:bodyDiv w:val="1"/>
      <w:marLeft w:val="0"/>
      <w:marRight w:val="0"/>
      <w:marTop w:val="0"/>
      <w:marBottom w:val="0"/>
      <w:divBdr>
        <w:top w:val="none" w:sz="0" w:space="0" w:color="auto"/>
        <w:left w:val="none" w:sz="0" w:space="0" w:color="auto"/>
        <w:bottom w:val="none" w:sz="0" w:space="0" w:color="auto"/>
        <w:right w:val="none" w:sz="0" w:space="0" w:color="auto"/>
      </w:divBdr>
    </w:div>
    <w:div w:id="1408503918">
      <w:bodyDiv w:val="1"/>
      <w:marLeft w:val="0"/>
      <w:marRight w:val="0"/>
      <w:marTop w:val="0"/>
      <w:marBottom w:val="0"/>
      <w:divBdr>
        <w:top w:val="none" w:sz="0" w:space="0" w:color="auto"/>
        <w:left w:val="none" w:sz="0" w:space="0" w:color="auto"/>
        <w:bottom w:val="none" w:sz="0" w:space="0" w:color="auto"/>
        <w:right w:val="none" w:sz="0" w:space="0" w:color="auto"/>
      </w:divBdr>
      <w:divsChild>
        <w:div w:id="983705715">
          <w:marLeft w:val="640"/>
          <w:marRight w:val="0"/>
          <w:marTop w:val="0"/>
          <w:marBottom w:val="0"/>
          <w:divBdr>
            <w:top w:val="none" w:sz="0" w:space="0" w:color="auto"/>
            <w:left w:val="none" w:sz="0" w:space="0" w:color="auto"/>
            <w:bottom w:val="none" w:sz="0" w:space="0" w:color="auto"/>
            <w:right w:val="none" w:sz="0" w:space="0" w:color="auto"/>
          </w:divBdr>
        </w:div>
        <w:div w:id="1298073492">
          <w:marLeft w:val="640"/>
          <w:marRight w:val="0"/>
          <w:marTop w:val="0"/>
          <w:marBottom w:val="0"/>
          <w:divBdr>
            <w:top w:val="none" w:sz="0" w:space="0" w:color="auto"/>
            <w:left w:val="none" w:sz="0" w:space="0" w:color="auto"/>
            <w:bottom w:val="none" w:sz="0" w:space="0" w:color="auto"/>
            <w:right w:val="none" w:sz="0" w:space="0" w:color="auto"/>
          </w:divBdr>
        </w:div>
        <w:div w:id="1316565526">
          <w:marLeft w:val="640"/>
          <w:marRight w:val="0"/>
          <w:marTop w:val="0"/>
          <w:marBottom w:val="0"/>
          <w:divBdr>
            <w:top w:val="none" w:sz="0" w:space="0" w:color="auto"/>
            <w:left w:val="none" w:sz="0" w:space="0" w:color="auto"/>
            <w:bottom w:val="none" w:sz="0" w:space="0" w:color="auto"/>
            <w:right w:val="none" w:sz="0" w:space="0" w:color="auto"/>
          </w:divBdr>
        </w:div>
        <w:div w:id="528029151">
          <w:marLeft w:val="640"/>
          <w:marRight w:val="0"/>
          <w:marTop w:val="0"/>
          <w:marBottom w:val="0"/>
          <w:divBdr>
            <w:top w:val="none" w:sz="0" w:space="0" w:color="auto"/>
            <w:left w:val="none" w:sz="0" w:space="0" w:color="auto"/>
            <w:bottom w:val="none" w:sz="0" w:space="0" w:color="auto"/>
            <w:right w:val="none" w:sz="0" w:space="0" w:color="auto"/>
          </w:divBdr>
        </w:div>
        <w:div w:id="367411604">
          <w:marLeft w:val="640"/>
          <w:marRight w:val="0"/>
          <w:marTop w:val="0"/>
          <w:marBottom w:val="0"/>
          <w:divBdr>
            <w:top w:val="none" w:sz="0" w:space="0" w:color="auto"/>
            <w:left w:val="none" w:sz="0" w:space="0" w:color="auto"/>
            <w:bottom w:val="none" w:sz="0" w:space="0" w:color="auto"/>
            <w:right w:val="none" w:sz="0" w:space="0" w:color="auto"/>
          </w:divBdr>
        </w:div>
        <w:div w:id="2034837001">
          <w:marLeft w:val="640"/>
          <w:marRight w:val="0"/>
          <w:marTop w:val="0"/>
          <w:marBottom w:val="0"/>
          <w:divBdr>
            <w:top w:val="none" w:sz="0" w:space="0" w:color="auto"/>
            <w:left w:val="none" w:sz="0" w:space="0" w:color="auto"/>
            <w:bottom w:val="none" w:sz="0" w:space="0" w:color="auto"/>
            <w:right w:val="none" w:sz="0" w:space="0" w:color="auto"/>
          </w:divBdr>
        </w:div>
        <w:div w:id="994646174">
          <w:marLeft w:val="640"/>
          <w:marRight w:val="0"/>
          <w:marTop w:val="0"/>
          <w:marBottom w:val="0"/>
          <w:divBdr>
            <w:top w:val="none" w:sz="0" w:space="0" w:color="auto"/>
            <w:left w:val="none" w:sz="0" w:space="0" w:color="auto"/>
            <w:bottom w:val="none" w:sz="0" w:space="0" w:color="auto"/>
            <w:right w:val="none" w:sz="0" w:space="0" w:color="auto"/>
          </w:divBdr>
        </w:div>
        <w:div w:id="2012485423">
          <w:marLeft w:val="640"/>
          <w:marRight w:val="0"/>
          <w:marTop w:val="0"/>
          <w:marBottom w:val="0"/>
          <w:divBdr>
            <w:top w:val="none" w:sz="0" w:space="0" w:color="auto"/>
            <w:left w:val="none" w:sz="0" w:space="0" w:color="auto"/>
            <w:bottom w:val="none" w:sz="0" w:space="0" w:color="auto"/>
            <w:right w:val="none" w:sz="0" w:space="0" w:color="auto"/>
          </w:divBdr>
        </w:div>
        <w:div w:id="1665039430">
          <w:marLeft w:val="640"/>
          <w:marRight w:val="0"/>
          <w:marTop w:val="0"/>
          <w:marBottom w:val="0"/>
          <w:divBdr>
            <w:top w:val="none" w:sz="0" w:space="0" w:color="auto"/>
            <w:left w:val="none" w:sz="0" w:space="0" w:color="auto"/>
            <w:bottom w:val="none" w:sz="0" w:space="0" w:color="auto"/>
            <w:right w:val="none" w:sz="0" w:space="0" w:color="auto"/>
          </w:divBdr>
        </w:div>
        <w:div w:id="966475157">
          <w:marLeft w:val="640"/>
          <w:marRight w:val="0"/>
          <w:marTop w:val="0"/>
          <w:marBottom w:val="0"/>
          <w:divBdr>
            <w:top w:val="none" w:sz="0" w:space="0" w:color="auto"/>
            <w:left w:val="none" w:sz="0" w:space="0" w:color="auto"/>
            <w:bottom w:val="none" w:sz="0" w:space="0" w:color="auto"/>
            <w:right w:val="none" w:sz="0" w:space="0" w:color="auto"/>
          </w:divBdr>
        </w:div>
        <w:div w:id="647590637">
          <w:marLeft w:val="640"/>
          <w:marRight w:val="0"/>
          <w:marTop w:val="0"/>
          <w:marBottom w:val="0"/>
          <w:divBdr>
            <w:top w:val="none" w:sz="0" w:space="0" w:color="auto"/>
            <w:left w:val="none" w:sz="0" w:space="0" w:color="auto"/>
            <w:bottom w:val="none" w:sz="0" w:space="0" w:color="auto"/>
            <w:right w:val="none" w:sz="0" w:space="0" w:color="auto"/>
          </w:divBdr>
        </w:div>
        <w:div w:id="196088208">
          <w:marLeft w:val="640"/>
          <w:marRight w:val="0"/>
          <w:marTop w:val="0"/>
          <w:marBottom w:val="0"/>
          <w:divBdr>
            <w:top w:val="none" w:sz="0" w:space="0" w:color="auto"/>
            <w:left w:val="none" w:sz="0" w:space="0" w:color="auto"/>
            <w:bottom w:val="none" w:sz="0" w:space="0" w:color="auto"/>
            <w:right w:val="none" w:sz="0" w:space="0" w:color="auto"/>
          </w:divBdr>
        </w:div>
      </w:divsChild>
    </w:div>
    <w:div w:id="1409964724">
      <w:bodyDiv w:val="1"/>
      <w:marLeft w:val="0"/>
      <w:marRight w:val="0"/>
      <w:marTop w:val="0"/>
      <w:marBottom w:val="0"/>
      <w:divBdr>
        <w:top w:val="none" w:sz="0" w:space="0" w:color="auto"/>
        <w:left w:val="none" w:sz="0" w:space="0" w:color="auto"/>
        <w:bottom w:val="none" w:sz="0" w:space="0" w:color="auto"/>
        <w:right w:val="none" w:sz="0" w:space="0" w:color="auto"/>
      </w:divBdr>
      <w:divsChild>
        <w:div w:id="307905638">
          <w:marLeft w:val="640"/>
          <w:marRight w:val="0"/>
          <w:marTop w:val="0"/>
          <w:marBottom w:val="0"/>
          <w:divBdr>
            <w:top w:val="none" w:sz="0" w:space="0" w:color="auto"/>
            <w:left w:val="none" w:sz="0" w:space="0" w:color="auto"/>
            <w:bottom w:val="none" w:sz="0" w:space="0" w:color="auto"/>
            <w:right w:val="none" w:sz="0" w:space="0" w:color="auto"/>
          </w:divBdr>
        </w:div>
        <w:div w:id="594636316">
          <w:marLeft w:val="640"/>
          <w:marRight w:val="0"/>
          <w:marTop w:val="0"/>
          <w:marBottom w:val="0"/>
          <w:divBdr>
            <w:top w:val="none" w:sz="0" w:space="0" w:color="auto"/>
            <w:left w:val="none" w:sz="0" w:space="0" w:color="auto"/>
            <w:bottom w:val="none" w:sz="0" w:space="0" w:color="auto"/>
            <w:right w:val="none" w:sz="0" w:space="0" w:color="auto"/>
          </w:divBdr>
        </w:div>
        <w:div w:id="1288319419">
          <w:marLeft w:val="640"/>
          <w:marRight w:val="0"/>
          <w:marTop w:val="0"/>
          <w:marBottom w:val="0"/>
          <w:divBdr>
            <w:top w:val="none" w:sz="0" w:space="0" w:color="auto"/>
            <w:left w:val="none" w:sz="0" w:space="0" w:color="auto"/>
            <w:bottom w:val="none" w:sz="0" w:space="0" w:color="auto"/>
            <w:right w:val="none" w:sz="0" w:space="0" w:color="auto"/>
          </w:divBdr>
        </w:div>
        <w:div w:id="1525240862">
          <w:marLeft w:val="640"/>
          <w:marRight w:val="0"/>
          <w:marTop w:val="0"/>
          <w:marBottom w:val="0"/>
          <w:divBdr>
            <w:top w:val="none" w:sz="0" w:space="0" w:color="auto"/>
            <w:left w:val="none" w:sz="0" w:space="0" w:color="auto"/>
            <w:bottom w:val="none" w:sz="0" w:space="0" w:color="auto"/>
            <w:right w:val="none" w:sz="0" w:space="0" w:color="auto"/>
          </w:divBdr>
        </w:div>
        <w:div w:id="337923141">
          <w:marLeft w:val="640"/>
          <w:marRight w:val="0"/>
          <w:marTop w:val="0"/>
          <w:marBottom w:val="0"/>
          <w:divBdr>
            <w:top w:val="none" w:sz="0" w:space="0" w:color="auto"/>
            <w:left w:val="none" w:sz="0" w:space="0" w:color="auto"/>
            <w:bottom w:val="none" w:sz="0" w:space="0" w:color="auto"/>
            <w:right w:val="none" w:sz="0" w:space="0" w:color="auto"/>
          </w:divBdr>
        </w:div>
        <w:div w:id="459416793">
          <w:marLeft w:val="640"/>
          <w:marRight w:val="0"/>
          <w:marTop w:val="0"/>
          <w:marBottom w:val="0"/>
          <w:divBdr>
            <w:top w:val="none" w:sz="0" w:space="0" w:color="auto"/>
            <w:left w:val="none" w:sz="0" w:space="0" w:color="auto"/>
            <w:bottom w:val="none" w:sz="0" w:space="0" w:color="auto"/>
            <w:right w:val="none" w:sz="0" w:space="0" w:color="auto"/>
          </w:divBdr>
        </w:div>
        <w:div w:id="551309404">
          <w:marLeft w:val="640"/>
          <w:marRight w:val="0"/>
          <w:marTop w:val="0"/>
          <w:marBottom w:val="0"/>
          <w:divBdr>
            <w:top w:val="none" w:sz="0" w:space="0" w:color="auto"/>
            <w:left w:val="none" w:sz="0" w:space="0" w:color="auto"/>
            <w:bottom w:val="none" w:sz="0" w:space="0" w:color="auto"/>
            <w:right w:val="none" w:sz="0" w:space="0" w:color="auto"/>
          </w:divBdr>
        </w:div>
        <w:div w:id="136654274">
          <w:marLeft w:val="640"/>
          <w:marRight w:val="0"/>
          <w:marTop w:val="0"/>
          <w:marBottom w:val="0"/>
          <w:divBdr>
            <w:top w:val="none" w:sz="0" w:space="0" w:color="auto"/>
            <w:left w:val="none" w:sz="0" w:space="0" w:color="auto"/>
            <w:bottom w:val="none" w:sz="0" w:space="0" w:color="auto"/>
            <w:right w:val="none" w:sz="0" w:space="0" w:color="auto"/>
          </w:divBdr>
        </w:div>
        <w:div w:id="1915118457">
          <w:marLeft w:val="640"/>
          <w:marRight w:val="0"/>
          <w:marTop w:val="0"/>
          <w:marBottom w:val="0"/>
          <w:divBdr>
            <w:top w:val="none" w:sz="0" w:space="0" w:color="auto"/>
            <w:left w:val="none" w:sz="0" w:space="0" w:color="auto"/>
            <w:bottom w:val="none" w:sz="0" w:space="0" w:color="auto"/>
            <w:right w:val="none" w:sz="0" w:space="0" w:color="auto"/>
          </w:divBdr>
        </w:div>
        <w:div w:id="1032150323">
          <w:marLeft w:val="640"/>
          <w:marRight w:val="0"/>
          <w:marTop w:val="0"/>
          <w:marBottom w:val="0"/>
          <w:divBdr>
            <w:top w:val="none" w:sz="0" w:space="0" w:color="auto"/>
            <w:left w:val="none" w:sz="0" w:space="0" w:color="auto"/>
            <w:bottom w:val="none" w:sz="0" w:space="0" w:color="auto"/>
            <w:right w:val="none" w:sz="0" w:space="0" w:color="auto"/>
          </w:divBdr>
        </w:div>
        <w:div w:id="554001735">
          <w:marLeft w:val="640"/>
          <w:marRight w:val="0"/>
          <w:marTop w:val="0"/>
          <w:marBottom w:val="0"/>
          <w:divBdr>
            <w:top w:val="none" w:sz="0" w:space="0" w:color="auto"/>
            <w:left w:val="none" w:sz="0" w:space="0" w:color="auto"/>
            <w:bottom w:val="none" w:sz="0" w:space="0" w:color="auto"/>
            <w:right w:val="none" w:sz="0" w:space="0" w:color="auto"/>
          </w:divBdr>
        </w:div>
        <w:div w:id="1848595593">
          <w:marLeft w:val="640"/>
          <w:marRight w:val="0"/>
          <w:marTop w:val="0"/>
          <w:marBottom w:val="0"/>
          <w:divBdr>
            <w:top w:val="none" w:sz="0" w:space="0" w:color="auto"/>
            <w:left w:val="none" w:sz="0" w:space="0" w:color="auto"/>
            <w:bottom w:val="none" w:sz="0" w:space="0" w:color="auto"/>
            <w:right w:val="none" w:sz="0" w:space="0" w:color="auto"/>
          </w:divBdr>
        </w:div>
        <w:div w:id="569537361">
          <w:marLeft w:val="640"/>
          <w:marRight w:val="0"/>
          <w:marTop w:val="0"/>
          <w:marBottom w:val="0"/>
          <w:divBdr>
            <w:top w:val="none" w:sz="0" w:space="0" w:color="auto"/>
            <w:left w:val="none" w:sz="0" w:space="0" w:color="auto"/>
            <w:bottom w:val="none" w:sz="0" w:space="0" w:color="auto"/>
            <w:right w:val="none" w:sz="0" w:space="0" w:color="auto"/>
          </w:divBdr>
        </w:div>
        <w:div w:id="480780779">
          <w:marLeft w:val="640"/>
          <w:marRight w:val="0"/>
          <w:marTop w:val="0"/>
          <w:marBottom w:val="0"/>
          <w:divBdr>
            <w:top w:val="none" w:sz="0" w:space="0" w:color="auto"/>
            <w:left w:val="none" w:sz="0" w:space="0" w:color="auto"/>
            <w:bottom w:val="none" w:sz="0" w:space="0" w:color="auto"/>
            <w:right w:val="none" w:sz="0" w:space="0" w:color="auto"/>
          </w:divBdr>
        </w:div>
        <w:div w:id="1489907637">
          <w:marLeft w:val="640"/>
          <w:marRight w:val="0"/>
          <w:marTop w:val="0"/>
          <w:marBottom w:val="0"/>
          <w:divBdr>
            <w:top w:val="none" w:sz="0" w:space="0" w:color="auto"/>
            <w:left w:val="none" w:sz="0" w:space="0" w:color="auto"/>
            <w:bottom w:val="none" w:sz="0" w:space="0" w:color="auto"/>
            <w:right w:val="none" w:sz="0" w:space="0" w:color="auto"/>
          </w:divBdr>
        </w:div>
        <w:div w:id="1218935139">
          <w:marLeft w:val="640"/>
          <w:marRight w:val="0"/>
          <w:marTop w:val="0"/>
          <w:marBottom w:val="0"/>
          <w:divBdr>
            <w:top w:val="none" w:sz="0" w:space="0" w:color="auto"/>
            <w:left w:val="none" w:sz="0" w:space="0" w:color="auto"/>
            <w:bottom w:val="none" w:sz="0" w:space="0" w:color="auto"/>
            <w:right w:val="none" w:sz="0" w:space="0" w:color="auto"/>
          </w:divBdr>
        </w:div>
        <w:div w:id="2325251">
          <w:marLeft w:val="640"/>
          <w:marRight w:val="0"/>
          <w:marTop w:val="0"/>
          <w:marBottom w:val="0"/>
          <w:divBdr>
            <w:top w:val="none" w:sz="0" w:space="0" w:color="auto"/>
            <w:left w:val="none" w:sz="0" w:space="0" w:color="auto"/>
            <w:bottom w:val="none" w:sz="0" w:space="0" w:color="auto"/>
            <w:right w:val="none" w:sz="0" w:space="0" w:color="auto"/>
          </w:divBdr>
        </w:div>
        <w:div w:id="1515724220">
          <w:marLeft w:val="640"/>
          <w:marRight w:val="0"/>
          <w:marTop w:val="0"/>
          <w:marBottom w:val="0"/>
          <w:divBdr>
            <w:top w:val="none" w:sz="0" w:space="0" w:color="auto"/>
            <w:left w:val="none" w:sz="0" w:space="0" w:color="auto"/>
            <w:bottom w:val="none" w:sz="0" w:space="0" w:color="auto"/>
            <w:right w:val="none" w:sz="0" w:space="0" w:color="auto"/>
          </w:divBdr>
        </w:div>
        <w:div w:id="1207180849">
          <w:marLeft w:val="640"/>
          <w:marRight w:val="0"/>
          <w:marTop w:val="0"/>
          <w:marBottom w:val="0"/>
          <w:divBdr>
            <w:top w:val="none" w:sz="0" w:space="0" w:color="auto"/>
            <w:left w:val="none" w:sz="0" w:space="0" w:color="auto"/>
            <w:bottom w:val="none" w:sz="0" w:space="0" w:color="auto"/>
            <w:right w:val="none" w:sz="0" w:space="0" w:color="auto"/>
          </w:divBdr>
        </w:div>
      </w:divsChild>
    </w:div>
    <w:div w:id="1410543979">
      <w:bodyDiv w:val="1"/>
      <w:marLeft w:val="0"/>
      <w:marRight w:val="0"/>
      <w:marTop w:val="0"/>
      <w:marBottom w:val="0"/>
      <w:divBdr>
        <w:top w:val="none" w:sz="0" w:space="0" w:color="auto"/>
        <w:left w:val="none" w:sz="0" w:space="0" w:color="auto"/>
        <w:bottom w:val="none" w:sz="0" w:space="0" w:color="auto"/>
        <w:right w:val="none" w:sz="0" w:space="0" w:color="auto"/>
      </w:divBdr>
      <w:divsChild>
        <w:div w:id="169829742">
          <w:marLeft w:val="640"/>
          <w:marRight w:val="0"/>
          <w:marTop w:val="0"/>
          <w:marBottom w:val="0"/>
          <w:divBdr>
            <w:top w:val="none" w:sz="0" w:space="0" w:color="auto"/>
            <w:left w:val="none" w:sz="0" w:space="0" w:color="auto"/>
            <w:bottom w:val="none" w:sz="0" w:space="0" w:color="auto"/>
            <w:right w:val="none" w:sz="0" w:space="0" w:color="auto"/>
          </w:divBdr>
        </w:div>
        <w:div w:id="1285427701">
          <w:marLeft w:val="640"/>
          <w:marRight w:val="0"/>
          <w:marTop w:val="0"/>
          <w:marBottom w:val="0"/>
          <w:divBdr>
            <w:top w:val="none" w:sz="0" w:space="0" w:color="auto"/>
            <w:left w:val="none" w:sz="0" w:space="0" w:color="auto"/>
            <w:bottom w:val="none" w:sz="0" w:space="0" w:color="auto"/>
            <w:right w:val="none" w:sz="0" w:space="0" w:color="auto"/>
          </w:divBdr>
        </w:div>
        <w:div w:id="2045909960">
          <w:marLeft w:val="640"/>
          <w:marRight w:val="0"/>
          <w:marTop w:val="0"/>
          <w:marBottom w:val="0"/>
          <w:divBdr>
            <w:top w:val="none" w:sz="0" w:space="0" w:color="auto"/>
            <w:left w:val="none" w:sz="0" w:space="0" w:color="auto"/>
            <w:bottom w:val="none" w:sz="0" w:space="0" w:color="auto"/>
            <w:right w:val="none" w:sz="0" w:space="0" w:color="auto"/>
          </w:divBdr>
        </w:div>
        <w:div w:id="1645499557">
          <w:marLeft w:val="640"/>
          <w:marRight w:val="0"/>
          <w:marTop w:val="0"/>
          <w:marBottom w:val="0"/>
          <w:divBdr>
            <w:top w:val="none" w:sz="0" w:space="0" w:color="auto"/>
            <w:left w:val="none" w:sz="0" w:space="0" w:color="auto"/>
            <w:bottom w:val="none" w:sz="0" w:space="0" w:color="auto"/>
            <w:right w:val="none" w:sz="0" w:space="0" w:color="auto"/>
          </w:divBdr>
        </w:div>
        <w:div w:id="1842816067">
          <w:marLeft w:val="640"/>
          <w:marRight w:val="0"/>
          <w:marTop w:val="0"/>
          <w:marBottom w:val="0"/>
          <w:divBdr>
            <w:top w:val="none" w:sz="0" w:space="0" w:color="auto"/>
            <w:left w:val="none" w:sz="0" w:space="0" w:color="auto"/>
            <w:bottom w:val="none" w:sz="0" w:space="0" w:color="auto"/>
            <w:right w:val="none" w:sz="0" w:space="0" w:color="auto"/>
          </w:divBdr>
        </w:div>
        <w:div w:id="770853984">
          <w:marLeft w:val="640"/>
          <w:marRight w:val="0"/>
          <w:marTop w:val="0"/>
          <w:marBottom w:val="0"/>
          <w:divBdr>
            <w:top w:val="none" w:sz="0" w:space="0" w:color="auto"/>
            <w:left w:val="none" w:sz="0" w:space="0" w:color="auto"/>
            <w:bottom w:val="none" w:sz="0" w:space="0" w:color="auto"/>
            <w:right w:val="none" w:sz="0" w:space="0" w:color="auto"/>
          </w:divBdr>
        </w:div>
        <w:div w:id="345376193">
          <w:marLeft w:val="640"/>
          <w:marRight w:val="0"/>
          <w:marTop w:val="0"/>
          <w:marBottom w:val="0"/>
          <w:divBdr>
            <w:top w:val="none" w:sz="0" w:space="0" w:color="auto"/>
            <w:left w:val="none" w:sz="0" w:space="0" w:color="auto"/>
            <w:bottom w:val="none" w:sz="0" w:space="0" w:color="auto"/>
            <w:right w:val="none" w:sz="0" w:space="0" w:color="auto"/>
          </w:divBdr>
        </w:div>
        <w:div w:id="1356425599">
          <w:marLeft w:val="640"/>
          <w:marRight w:val="0"/>
          <w:marTop w:val="0"/>
          <w:marBottom w:val="0"/>
          <w:divBdr>
            <w:top w:val="none" w:sz="0" w:space="0" w:color="auto"/>
            <w:left w:val="none" w:sz="0" w:space="0" w:color="auto"/>
            <w:bottom w:val="none" w:sz="0" w:space="0" w:color="auto"/>
            <w:right w:val="none" w:sz="0" w:space="0" w:color="auto"/>
          </w:divBdr>
        </w:div>
      </w:divsChild>
    </w:div>
    <w:div w:id="1417702903">
      <w:bodyDiv w:val="1"/>
      <w:marLeft w:val="0"/>
      <w:marRight w:val="0"/>
      <w:marTop w:val="0"/>
      <w:marBottom w:val="0"/>
      <w:divBdr>
        <w:top w:val="none" w:sz="0" w:space="0" w:color="auto"/>
        <w:left w:val="none" w:sz="0" w:space="0" w:color="auto"/>
        <w:bottom w:val="none" w:sz="0" w:space="0" w:color="auto"/>
        <w:right w:val="none" w:sz="0" w:space="0" w:color="auto"/>
      </w:divBdr>
      <w:divsChild>
        <w:div w:id="650257798">
          <w:marLeft w:val="640"/>
          <w:marRight w:val="0"/>
          <w:marTop w:val="0"/>
          <w:marBottom w:val="0"/>
          <w:divBdr>
            <w:top w:val="none" w:sz="0" w:space="0" w:color="auto"/>
            <w:left w:val="none" w:sz="0" w:space="0" w:color="auto"/>
            <w:bottom w:val="none" w:sz="0" w:space="0" w:color="auto"/>
            <w:right w:val="none" w:sz="0" w:space="0" w:color="auto"/>
          </w:divBdr>
        </w:div>
        <w:div w:id="657078410">
          <w:marLeft w:val="640"/>
          <w:marRight w:val="0"/>
          <w:marTop w:val="0"/>
          <w:marBottom w:val="0"/>
          <w:divBdr>
            <w:top w:val="none" w:sz="0" w:space="0" w:color="auto"/>
            <w:left w:val="none" w:sz="0" w:space="0" w:color="auto"/>
            <w:bottom w:val="none" w:sz="0" w:space="0" w:color="auto"/>
            <w:right w:val="none" w:sz="0" w:space="0" w:color="auto"/>
          </w:divBdr>
        </w:div>
        <w:div w:id="642660729">
          <w:marLeft w:val="640"/>
          <w:marRight w:val="0"/>
          <w:marTop w:val="0"/>
          <w:marBottom w:val="0"/>
          <w:divBdr>
            <w:top w:val="none" w:sz="0" w:space="0" w:color="auto"/>
            <w:left w:val="none" w:sz="0" w:space="0" w:color="auto"/>
            <w:bottom w:val="none" w:sz="0" w:space="0" w:color="auto"/>
            <w:right w:val="none" w:sz="0" w:space="0" w:color="auto"/>
          </w:divBdr>
        </w:div>
        <w:div w:id="2002389322">
          <w:marLeft w:val="640"/>
          <w:marRight w:val="0"/>
          <w:marTop w:val="0"/>
          <w:marBottom w:val="0"/>
          <w:divBdr>
            <w:top w:val="none" w:sz="0" w:space="0" w:color="auto"/>
            <w:left w:val="none" w:sz="0" w:space="0" w:color="auto"/>
            <w:bottom w:val="none" w:sz="0" w:space="0" w:color="auto"/>
            <w:right w:val="none" w:sz="0" w:space="0" w:color="auto"/>
          </w:divBdr>
        </w:div>
        <w:div w:id="1671834925">
          <w:marLeft w:val="640"/>
          <w:marRight w:val="0"/>
          <w:marTop w:val="0"/>
          <w:marBottom w:val="0"/>
          <w:divBdr>
            <w:top w:val="none" w:sz="0" w:space="0" w:color="auto"/>
            <w:left w:val="none" w:sz="0" w:space="0" w:color="auto"/>
            <w:bottom w:val="none" w:sz="0" w:space="0" w:color="auto"/>
            <w:right w:val="none" w:sz="0" w:space="0" w:color="auto"/>
          </w:divBdr>
        </w:div>
        <w:div w:id="977685231">
          <w:marLeft w:val="640"/>
          <w:marRight w:val="0"/>
          <w:marTop w:val="0"/>
          <w:marBottom w:val="0"/>
          <w:divBdr>
            <w:top w:val="none" w:sz="0" w:space="0" w:color="auto"/>
            <w:left w:val="none" w:sz="0" w:space="0" w:color="auto"/>
            <w:bottom w:val="none" w:sz="0" w:space="0" w:color="auto"/>
            <w:right w:val="none" w:sz="0" w:space="0" w:color="auto"/>
          </w:divBdr>
        </w:div>
        <w:div w:id="1497108651">
          <w:marLeft w:val="640"/>
          <w:marRight w:val="0"/>
          <w:marTop w:val="0"/>
          <w:marBottom w:val="0"/>
          <w:divBdr>
            <w:top w:val="none" w:sz="0" w:space="0" w:color="auto"/>
            <w:left w:val="none" w:sz="0" w:space="0" w:color="auto"/>
            <w:bottom w:val="none" w:sz="0" w:space="0" w:color="auto"/>
            <w:right w:val="none" w:sz="0" w:space="0" w:color="auto"/>
          </w:divBdr>
        </w:div>
        <w:div w:id="1917783790">
          <w:marLeft w:val="640"/>
          <w:marRight w:val="0"/>
          <w:marTop w:val="0"/>
          <w:marBottom w:val="0"/>
          <w:divBdr>
            <w:top w:val="none" w:sz="0" w:space="0" w:color="auto"/>
            <w:left w:val="none" w:sz="0" w:space="0" w:color="auto"/>
            <w:bottom w:val="none" w:sz="0" w:space="0" w:color="auto"/>
            <w:right w:val="none" w:sz="0" w:space="0" w:color="auto"/>
          </w:divBdr>
        </w:div>
        <w:div w:id="1226648425">
          <w:marLeft w:val="640"/>
          <w:marRight w:val="0"/>
          <w:marTop w:val="0"/>
          <w:marBottom w:val="0"/>
          <w:divBdr>
            <w:top w:val="none" w:sz="0" w:space="0" w:color="auto"/>
            <w:left w:val="none" w:sz="0" w:space="0" w:color="auto"/>
            <w:bottom w:val="none" w:sz="0" w:space="0" w:color="auto"/>
            <w:right w:val="none" w:sz="0" w:space="0" w:color="auto"/>
          </w:divBdr>
        </w:div>
        <w:div w:id="1831141752">
          <w:marLeft w:val="640"/>
          <w:marRight w:val="0"/>
          <w:marTop w:val="0"/>
          <w:marBottom w:val="0"/>
          <w:divBdr>
            <w:top w:val="none" w:sz="0" w:space="0" w:color="auto"/>
            <w:left w:val="none" w:sz="0" w:space="0" w:color="auto"/>
            <w:bottom w:val="none" w:sz="0" w:space="0" w:color="auto"/>
            <w:right w:val="none" w:sz="0" w:space="0" w:color="auto"/>
          </w:divBdr>
        </w:div>
        <w:div w:id="1634873454">
          <w:marLeft w:val="640"/>
          <w:marRight w:val="0"/>
          <w:marTop w:val="0"/>
          <w:marBottom w:val="0"/>
          <w:divBdr>
            <w:top w:val="none" w:sz="0" w:space="0" w:color="auto"/>
            <w:left w:val="none" w:sz="0" w:space="0" w:color="auto"/>
            <w:bottom w:val="none" w:sz="0" w:space="0" w:color="auto"/>
            <w:right w:val="none" w:sz="0" w:space="0" w:color="auto"/>
          </w:divBdr>
        </w:div>
        <w:div w:id="1951165193">
          <w:marLeft w:val="640"/>
          <w:marRight w:val="0"/>
          <w:marTop w:val="0"/>
          <w:marBottom w:val="0"/>
          <w:divBdr>
            <w:top w:val="none" w:sz="0" w:space="0" w:color="auto"/>
            <w:left w:val="none" w:sz="0" w:space="0" w:color="auto"/>
            <w:bottom w:val="none" w:sz="0" w:space="0" w:color="auto"/>
            <w:right w:val="none" w:sz="0" w:space="0" w:color="auto"/>
          </w:divBdr>
        </w:div>
        <w:div w:id="1864514298">
          <w:marLeft w:val="640"/>
          <w:marRight w:val="0"/>
          <w:marTop w:val="0"/>
          <w:marBottom w:val="0"/>
          <w:divBdr>
            <w:top w:val="none" w:sz="0" w:space="0" w:color="auto"/>
            <w:left w:val="none" w:sz="0" w:space="0" w:color="auto"/>
            <w:bottom w:val="none" w:sz="0" w:space="0" w:color="auto"/>
            <w:right w:val="none" w:sz="0" w:space="0" w:color="auto"/>
          </w:divBdr>
        </w:div>
        <w:div w:id="544606811">
          <w:marLeft w:val="640"/>
          <w:marRight w:val="0"/>
          <w:marTop w:val="0"/>
          <w:marBottom w:val="0"/>
          <w:divBdr>
            <w:top w:val="none" w:sz="0" w:space="0" w:color="auto"/>
            <w:left w:val="none" w:sz="0" w:space="0" w:color="auto"/>
            <w:bottom w:val="none" w:sz="0" w:space="0" w:color="auto"/>
            <w:right w:val="none" w:sz="0" w:space="0" w:color="auto"/>
          </w:divBdr>
        </w:div>
      </w:divsChild>
    </w:div>
    <w:div w:id="1441489130">
      <w:bodyDiv w:val="1"/>
      <w:marLeft w:val="0"/>
      <w:marRight w:val="0"/>
      <w:marTop w:val="0"/>
      <w:marBottom w:val="0"/>
      <w:divBdr>
        <w:top w:val="none" w:sz="0" w:space="0" w:color="auto"/>
        <w:left w:val="none" w:sz="0" w:space="0" w:color="auto"/>
        <w:bottom w:val="none" w:sz="0" w:space="0" w:color="auto"/>
        <w:right w:val="none" w:sz="0" w:space="0" w:color="auto"/>
      </w:divBdr>
      <w:divsChild>
        <w:div w:id="1102722084">
          <w:marLeft w:val="640"/>
          <w:marRight w:val="0"/>
          <w:marTop w:val="0"/>
          <w:marBottom w:val="0"/>
          <w:divBdr>
            <w:top w:val="none" w:sz="0" w:space="0" w:color="auto"/>
            <w:left w:val="none" w:sz="0" w:space="0" w:color="auto"/>
            <w:bottom w:val="none" w:sz="0" w:space="0" w:color="auto"/>
            <w:right w:val="none" w:sz="0" w:space="0" w:color="auto"/>
          </w:divBdr>
        </w:div>
        <w:div w:id="1929117778">
          <w:marLeft w:val="640"/>
          <w:marRight w:val="0"/>
          <w:marTop w:val="0"/>
          <w:marBottom w:val="0"/>
          <w:divBdr>
            <w:top w:val="none" w:sz="0" w:space="0" w:color="auto"/>
            <w:left w:val="none" w:sz="0" w:space="0" w:color="auto"/>
            <w:bottom w:val="none" w:sz="0" w:space="0" w:color="auto"/>
            <w:right w:val="none" w:sz="0" w:space="0" w:color="auto"/>
          </w:divBdr>
        </w:div>
        <w:div w:id="1544175043">
          <w:marLeft w:val="640"/>
          <w:marRight w:val="0"/>
          <w:marTop w:val="0"/>
          <w:marBottom w:val="0"/>
          <w:divBdr>
            <w:top w:val="none" w:sz="0" w:space="0" w:color="auto"/>
            <w:left w:val="none" w:sz="0" w:space="0" w:color="auto"/>
            <w:bottom w:val="none" w:sz="0" w:space="0" w:color="auto"/>
            <w:right w:val="none" w:sz="0" w:space="0" w:color="auto"/>
          </w:divBdr>
        </w:div>
        <w:div w:id="2128893319">
          <w:marLeft w:val="640"/>
          <w:marRight w:val="0"/>
          <w:marTop w:val="0"/>
          <w:marBottom w:val="0"/>
          <w:divBdr>
            <w:top w:val="none" w:sz="0" w:space="0" w:color="auto"/>
            <w:left w:val="none" w:sz="0" w:space="0" w:color="auto"/>
            <w:bottom w:val="none" w:sz="0" w:space="0" w:color="auto"/>
            <w:right w:val="none" w:sz="0" w:space="0" w:color="auto"/>
          </w:divBdr>
        </w:div>
        <w:div w:id="1303776316">
          <w:marLeft w:val="640"/>
          <w:marRight w:val="0"/>
          <w:marTop w:val="0"/>
          <w:marBottom w:val="0"/>
          <w:divBdr>
            <w:top w:val="none" w:sz="0" w:space="0" w:color="auto"/>
            <w:left w:val="none" w:sz="0" w:space="0" w:color="auto"/>
            <w:bottom w:val="none" w:sz="0" w:space="0" w:color="auto"/>
            <w:right w:val="none" w:sz="0" w:space="0" w:color="auto"/>
          </w:divBdr>
        </w:div>
        <w:div w:id="1540430330">
          <w:marLeft w:val="640"/>
          <w:marRight w:val="0"/>
          <w:marTop w:val="0"/>
          <w:marBottom w:val="0"/>
          <w:divBdr>
            <w:top w:val="none" w:sz="0" w:space="0" w:color="auto"/>
            <w:left w:val="none" w:sz="0" w:space="0" w:color="auto"/>
            <w:bottom w:val="none" w:sz="0" w:space="0" w:color="auto"/>
            <w:right w:val="none" w:sz="0" w:space="0" w:color="auto"/>
          </w:divBdr>
        </w:div>
        <w:div w:id="453402288">
          <w:marLeft w:val="640"/>
          <w:marRight w:val="0"/>
          <w:marTop w:val="0"/>
          <w:marBottom w:val="0"/>
          <w:divBdr>
            <w:top w:val="none" w:sz="0" w:space="0" w:color="auto"/>
            <w:left w:val="none" w:sz="0" w:space="0" w:color="auto"/>
            <w:bottom w:val="none" w:sz="0" w:space="0" w:color="auto"/>
            <w:right w:val="none" w:sz="0" w:space="0" w:color="auto"/>
          </w:divBdr>
        </w:div>
        <w:div w:id="493105975">
          <w:marLeft w:val="640"/>
          <w:marRight w:val="0"/>
          <w:marTop w:val="0"/>
          <w:marBottom w:val="0"/>
          <w:divBdr>
            <w:top w:val="none" w:sz="0" w:space="0" w:color="auto"/>
            <w:left w:val="none" w:sz="0" w:space="0" w:color="auto"/>
            <w:bottom w:val="none" w:sz="0" w:space="0" w:color="auto"/>
            <w:right w:val="none" w:sz="0" w:space="0" w:color="auto"/>
          </w:divBdr>
        </w:div>
        <w:div w:id="1712219967">
          <w:marLeft w:val="640"/>
          <w:marRight w:val="0"/>
          <w:marTop w:val="0"/>
          <w:marBottom w:val="0"/>
          <w:divBdr>
            <w:top w:val="none" w:sz="0" w:space="0" w:color="auto"/>
            <w:left w:val="none" w:sz="0" w:space="0" w:color="auto"/>
            <w:bottom w:val="none" w:sz="0" w:space="0" w:color="auto"/>
            <w:right w:val="none" w:sz="0" w:space="0" w:color="auto"/>
          </w:divBdr>
        </w:div>
        <w:div w:id="1968663751">
          <w:marLeft w:val="640"/>
          <w:marRight w:val="0"/>
          <w:marTop w:val="0"/>
          <w:marBottom w:val="0"/>
          <w:divBdr>
            <w:top w:val="none" w:sz="0" w:space="0" w:color="auto"/>
            <w:left w:val="none" w:sz="0" w:space="0" w:color="auto"/>
            <w:bottom w:val="none" w:sz="0" w:space="0" w:color="auto"/>
            <w:right w:val="none" w:sz="0" w:space="0" w:color="auto"/>
          </w:divBdr>
        </w:div>
        <w:div w:id="1076591914">
          <w:marLeft w:val="640"/>
          <w:marRight w:val="0"/>
          <w:marTop w:val="0"/>
          <w:marBottom w:val="0"/>
          <w:divBdr>
            <w:top w:val="none" w:sz="0" w:space="0" w:color="auto"/>
            <w:left w:val="none" w:sz="0" w:space="0" w:color="auto"/>
            <w:bottom w:val="none" w:sz="0" w:space="0" w:color="auto"/>
            <w:right w:val="none" w:sz="0" w:space="0" w:color="auto"/>
          </w:divBdr>
        </w:div>
        <w:div w:id="1614240127">
          <w:marLeft w:val="640"/>
          <w:marRight w:val="0"/>
          <w:marTop w:val="0"/>
          <w:marBottom w:val="0"/>
          <w:divBdr>
            <w:top w:val="none" w:sz="0" w:space="0" w:color="auto"/>
            <w:left w:val="none" w:sz="0" w:space="0" w:color="auto"/>
            <w:bottom w:val="none" w:sz="0" w:space="0" w:color="auto"/>
            <w:right w:val="none" w:sz="0" w:space="0" w:color="auto"/>
          </w:divBdr>
        </w:div>
        <w:div w:id="2125806879">
          <w:marLeft w:val="640"/>
          <w:marRight w:val="0"/>
          <w:marTop w:val="0"/>
          <w:marBottom w:val="0"/>
          <w:divBdr>
            <w:top w:val="none" w:sz="0" w:space="0" w:color="auto"/>
            <w:left w:val="none" w:sz="0" w:space="0" w:color="auto"/>
            <w:bottom w:val="none" w:sz="0" w:space="0" w:color="auto"/>
            <w:right w:val="none" w:sz="0" w:space="0" w:color="auto"/>
          </w:divBdr>
        </w:div>
        <w:div w:id="1662543410">
          <w:marLeft w:val="640"/>
          <w:marRight w:val="0"/>
          <w:marTop w:val="0"/>
          <w:marBottom w:val="0"/>
          <w:divBdr>
            <w:top w:val="none" w:sz="0" w:space="0" w:color="auto"/>
            <w:left w:val="none" w:sz="0" w:space="0" w:color="auto"/>
            <w:bottom w:val="none" w:sz="0" w:space="0" w:color="auto"/>
            <w:right w:val="none" w:sz="0" w:space="0" w:color="auto"/>
          </w:divBdr>
        </w:div>
        <w:div w:id="641040224">
          <w:marLeft w:val="640"/>
          <w:marRight w:val="0"/>
          <w:marTop w:val="0"/>
          <w:marBottom w:val="0"/>
          <w:divBdr>
            <w:top w:val="none" w:sz="0" w:space="0" w:color="auto"/>
            <w:left w:val="none" w:sz="0" w:space="0" w:color="auto"/>
            <w:bottom w:val="none" w:sz="0" w:space="0" w:color="auto"/>
            <w:right w:val="none" w:sz="0" w:space="0" w:color="auto"/>
          </w:divBdr>
        </w:div>
        <w:div w:id="714431405">
          <w:marLeft w:val="640"/>
          <w:marRight w:val="0"/>
          <w:marTop w:val="0"/>
          <w:marBottom w:val="0"/>
          <w:divBdr>
            <w:top w:val="none" w:sz="0" w:space="0" w:color="auto"/>
            <w:left w:val="none" w:sz="0" w:space="0" w:color="auto"/>
            <w:bottom w:val="none" w:sz="0" w:space="0" w:color="auto"/>
            <w:right w:val="none" w:sz="0" w:space="0" w:color="auto"/>
          </w:divBdr>
        </w:div>
        <w:div w:id="249579279">
          <w:marLeft w:val="640"/>
          <w:marRight w:val="0"/>
          <w:marTop w:val="0"/>
          <w:marBottom w:val="0"/>
          <w:divBdr>
            <w:top w:val="none" w:sz="0" w:space="0" w:color="auto"/>
            <w:left w:val="none" w:sz="0" w:space="0" w:color="auto"/>
            <w:bottom w:val="none" w:sz="0" w:space="0" w:color="auto"/>
            <w:right w:val="none" w:sz="0" w:space="0" w:color="auto"/>
          </w:divBdr>
        </w:div>
        <w:div w:id="934050271">
          <w:marLeft w:val="640"/>
          <w:marRight w:val="0"/>
          <w:marTop w:val="0"/>
          <w:marBottom w:val="0"/>
          <w:divBdr>
            <w:top w:val="none" w:sz="0" w:space="0" w:color="auto"/>
            <w:left w:val="none" w:sz="0" w:space="0" w:color="auto"/>
            <w:bottom w:val="none" w:sz="0" w:space="0" w:color="auto"/>
            <w:right w:val="none" w:sz="0" w:space="0" w:color="auto"/>
          </w:divBdr>
        </w:div>
        <w:div w:id="295382391">
          <w:marLeft w:val="640"/>
          <w:marRight w:val="0"/>
          <w:marTop w:val="0"/>
          <w:marBottom w:val="0"/>
          <w:divBdr>
            <w:top w:val="none" w:sz="0" w:space="0" w:color="auto"/>
            <w:left w:val="none" w:sz="0" w:space="0" w:color="auto"/>
            <w:bottom w:val="none" w:sz="0" w:space="0" w:color="auto"/>
            <w:right w:val="none" w:sz="0" w:space="0" w:color="auto"/>
          </w:divBdr>
        </w:div>
      </w:divsChild>
    </w:div>
    <w:div w:id="1443382687">
      <w:bodyDiv w:val="1"/>
      <w:marLeft w:val="0"/>
      <w:marRight w:val="0"/>
      <w:marTop w:val="0"/>
      <w:marBottom w:val="0"/>
      <w:divBdr>
        <w:top w:val="none" w:sz="0" w:space="0" w:color="auto"/>
        <w:left w:val="none" w:sz="0" w:space="0" w:color="auto"/>
        <w:bottom w:val="none" w:sz="0" w:space="0" w:color="auto"/>
        <w:right w:val="none" w:sz="0" w:space="0" w:color="auto"/>
      </w:divBdr>
      <w:divsChild>
        <w:div w:id="161243164">
          <w:marLeft w:val="640"/>
          <w:marRight w:val="0"/>
          <w:marTop w:val="0"/>
          <w:marBottom w:val="0"/>
          <w:divBdr>
            <w:top w:val="none" w:sz="0" w:space="0" w:color="auto"/>
            <w:left w:val="none" w:sz="0" w:space="0" w:color="auto"/>
            <w:bottom w:val="none" w:sz="0" w:space="0" w:color="auto"/>
            <w:right w:val="none" w:sz="0" w:space="0" w:color="auto"/>
          </w:divBdr>
        </w:div>
        <w:div w:id="983005593">
          <w:marLeft w:val="640"/>
          <w:marRight w:val="0"/>
          <w:marTop w:val="0"/>
          <w:marBottom w:val="0"/>
          <w:divBdr>
            <w:top w:val="none" w:sz="0" w:space="0" w:color="auto"/>
            <w:left w:val="none" w:sz="0" w:space="0" w:color="auto"/>
            <w:bottom w:val="none" w:sz="0" w:space="0" w:color="auto"/>
            <w:right w:val="none" w:sz="0" w:space="0" w:color="auto"/>
          </w:divBdr>
        </w:div>
        <w:div w:id="228080973">
          <w:marLeft w:val="640"/>
          <w:marRight w:val="0"/>
          <w:marTop w:val="0"/>
          <w:marBottom w:val="0"/>
          <w:divBdr>
            <w:top w:val="none" w:sz="0" w:space="0" w:color="auto"/>
            <w:left w:val="none" w:sz="0" w:space="0" w:color="auto"/>
            <w:bottom w:val="none" w:sz="0" w:space="0" w:color="auto"/>
            <w:right w:val="none" w:sz="0" w:space="0" w:color="auto"/>
          </w:divBdr>
        </w:div>
        <w:div w:id="1012948601">
          <w:marLeft w:val="640"/>
          <w:marRight w:val="0"/>
          <w:marTop w:val="0"/>
          <w:marBottom w:val="0"/>
          <w:divBdr>
            <w:top w:val="none" w:sz="0" w:space="0" w:color="auto"/>
            <w:left w:val="none" w:sz="0" w:space="0" w:color="auto"/>
            <w:bottom w:val="none" w:sz="0" w:space="0" w:color="auto"/>
            <w:right w:val="none" w:sz="0" w:space="0" w:color="auto"/>
          </w:divBdr>
        </w:div>
        <w:div w:id="1892880458">
          <w:marLeft w:val="640"/>
          <w:marRight w:val="0"/>
          <w:marTop w:val="0"/>
          <w:marBottom w:val="0"/>
          <w:divBdr>
            <w:top w:val="none" w:sz="0" w:space="0" w:color="auto"/>
            <w:left w:val="none" w:sz="0" w:space="0" w:color="auto"/>
            <w:bottom w:val="none" w:sz="0" w:space="0" w:color="auto"/>
            <w:right w:val="none" w:sz="0" w:space="0" w:color="auto"/>
          </w:divBdr>
        </w:div>
        <w:div w:id="1797874253">
          <w:marLeft w:val="640"/>
          <w:marRight w:val="0"/>
          <w:marTop w:val="0"/>
          <w:marBottom w:val="0"/>
          <w:divBdr>
            <w:top w:val="none" w:sz="0" w:space="0" w:color="auto"/>
            <w:left w:val="none" w:sz="0" w:space="0" w:color="auto"/>
            <w:bottom w:val="none" w:sz="0" w:space="0" w:color="auto"/>
            <w:right w:val="none" w:sz="0" w:space="0" w:color="auto"/>
          </w:divBdr>
        </w:div>
        <w:div w:id="1144347117">
          <w:marLeft w:val="640"/>
          <w:marRight w:val="0"/>
          <w:marTop w:val="0"/>
          <w:marBottom w:val="0"/>
          <w:divBdr>
            <w:top w:val="none" w:sz="0" w:space="0" w:color="auto"/>
            <w:left w:val="none" w:sz="0" w:space="0" w:color="auto"/>
            <w:bottom w:val="none" w:sz="0" w:space="0" w:color="auto"/>
            <w:right w:val="none" w:sz="0" w:space="0" w:color="auto"/>
          </w:divBdr>
        </w:div>
        <w:div w:id="164327590">
          <w:marLeft w:val="640"/>
          <w:marRight w:val="0"/>
          <w:marTop w:val="0"/>
          <w:marBottom w:val="0"/>
          <w:divBdr>
            <w:top w:val="none" w:sz="0" w:space="0" w:color="auto"/>
            <w:left w:val="none" w:sz="0" w:space="0" w:color="auto"/>
            <w:bottom w:val="none" w:sz="0" w:space="0" w:color="auto"/>
            <w:right w:val="none" w:sz="0" w:space="0" w:color="auto"/>
          </w:divBdr>
        </w:div>
        <w:div w:id="1026516967">
          <w:marLeft w:val="640"/>
          <w:marRight w:val="0"/>
          <w:marTop w:val="0"/>
          <w:marBottom w:val="0"/>
          <w:divBdr>
            <w:top w:val="none" w:sz="0" w:space="0" w:color="auto"/>
            <w:left w:val="none" w:sz="0" w:space="0" w:color="auto"/>
            <w:bottom w:val="none" w:sz="0" w:space="0" w:color="auto"/>
            <w:right w:val="none" w:sz="0" w:space="0" w:color="auto"/>
          </w:divBdr>
        </w:div>
        <w:div w:id="639310927">
          <w:marLeft w:val="640"/>
          <w:marRight w:val="0"/>
          <w:marTop w:val="0"/>
          <w:marBottom w:val="0"/>
          <w:divBdr>
            <w:top w:val="none" w:sz="0" w:space="0" w:color="auto"/>
            <w:left w:val="none" w:sz="0" w:space="0" w:color="auto"/>
            <w:bottom w:val="none" w:sz="0" w:space="0" w:color="auto"/>
            <w:right w:val="none" w:sz="0" w:space="0" w:color="auto"/>
          </w:divBdr>
        </w:div>
        <w:div w:id="398477195">
          <w:marLeft w:val="640"/>
          <w:marRight w:val="0"/>
          <w:marTop w:val="0"/>
          <w:marBottom w:val="0"/>
          <w:divBdr>
            <w:top w:val="none" w:sz="0" w:space="0" w:color="auto"/>
            <w:left w:val="none" w:sz="0" w:space="0" w:color="auto"/>
            <w:bottom w:val="none" w:sz="0" w:space="0" w:color="auto"/>
            <w:right w:val="none" w:sz="0" w:space="0" w:color="auto"/>
          </w:divBdr>
        </w:div>
        <w:div w:id="1039089608">
          <w:marLeft w:val="640"/>
          <w:marRight w:val="0"/>
          <w:marTop w:val="0"/>
          <w:marBottom w:val="0"/>
          <w:divBdr>
            <w:top w:val="none" w:sz="0" w:space="0" w:color="auto"/>
            <w:left w:val="none" w:sz="0" w:space="0" w:color="auto"/>
            <w:bottom w:val="none" w:sz="0" w:space="0" w:color="auto"/>
            <w:right w:val="none" w:sz="0" w:space="0" w:color="auto"/>
          </w:divBdr>
        </w:div>
        <w:div w:id="1907567422">
          <w:marLeft w:val="640"/>
          <w:marRight w:val="0"/>
          <w:marTop w:val="0"/>
          <w:marBottom w:val="0"/>
          <w:divBdr>
            <w:top w:val="none" w:sz="0" w:space="0" w:color="auto"/>
            <w:left w:val="none" w:sz="0" w:space="0" w:color="auto"/>
            <w:bottom w:val="none" w:sz="0" w:space="0" w:color="auto"/>
            <w:right w:val="none" w:sz="0" w:space="0" w:color="auto"/>
          </w:divBdr>
        </w:div>
        <w:div w:id="1932619396">
          <w:marLeft w:val="640"/>
          <w:marRight w:val="0"/>
          <w:marTop w:val="0"/>
          <w:marBottom w:val="0"/>
          <w:divBdr>
            <w:top w:val="none" w:sz="0" w:space="0" w:color="auto"/>
            <w:left w:val="none" w:sz="0" w:space="0" w:color="auto"/>
            <w:bottom w:val="none" w:sz="0" w:space="0" w:color="auto"/>
            <w:right w:val="none" w:sz="0" w:space="0" w:color="auto"/>
          </w:divBdr>
        </w:div>
      </w:divsChild>
    </w:div>
    <w:div w:id="1444105337">
      <w:bodyDiv w:val="1"/>
      <w:marLeft w:val="0"/>
      <w:marRight w:val="0"/>
      <w:marTop w:val="0"/>
      <w:marBottom w:val="0"/>
      <w:divBdr>
        <w:top w:val="none" w:sz="0" w:space="0" w:color="auto"/>
        <w:left w:val="none" w:sz="0" w:space="0" w:color="auto"/>
        <w:bottom w:val="none" w:sz="0" w:space="0" w:color="auto"/>
        <w:right w:val="none" w:sz="0" w:space="0" w:color="auto"/>
      </w:divBdr>
      <w:divsChild>
        <w:div w:id="175317394">
          <w:marLeft w:val="640"/>
          <w:marRight w:val="0"/>
          <w:marTop w:val="0"/>
          <w:marBottom w:val="0"/>
          <w:divBdr>
            <w:top w:val="none" w:sz="0" w:space="0" w:color="auto"/>
            <w:left w:val="none" w:sz="0" w:space="0" w:color="auto"/>
            <w:bottom w:val="none" w:sz="0" w:space="0" w:color="auto"/>
            <w:right w:val="none" w:sz="0" w:space="0" w:color="auto"/>
          </w:divBdr>
        </w:div>
        <w:div w:id="1673213786">
          <w:marLeft w:val="640"/>
          <w:marRight w:val="0"/>
          <w:marTop w:val="0"/>
          <w:marBottom w:val="0"/>
          <w:divBdr>
            <w:top w:val="none" w:sz="0" w:space="0" w:color="auto"/>
            <w:left w:val="none" w:sz="0" w:space="0" w:color="auto"/>
            <w:bottom w:val="none" w:sz="0" w:space="0" w:color="auto"/>
            <w:right w:val="none" w:sz="0" w:space="0" w:color="auto"/>
          </w:divBdr>
        </w:div>
        <w:div w:id="2104111502">
          <w:marLeft w:val="640"/>
          <w:marRight w:val="0"/>
          <w:marTop w:val="0"/>
          <w:marBottom w:val="0"/>
          <w:divBdr>
            <w:top w:val="none" w:sz="0" w:space="0" w:color="auto"/>
            <w:left w:val="none" w:sz="0" w:space="0" w:color="auto"/>
            <w:bottom w:val="none" w:sz="0" w:space="0" w:color="auto"/>
            <w:right w:val="none" w:sz="0" w:space="0" w:color="auto"/>
          </w:divBdr>
        </w:div>
        <w:div w:id="895164309">
          <w:marLeft w:val="640"/>
          <w:marRight w:val="0"/>
          <w:marTop w:val="0"/>
          <w:marBottom w:val="0"/>
          <w:divBdr>
            <w:top w:val="none" w:sz="0" w:space="0" w:color="auto"/>
            <w:left w:val="none" w:sz="0" w:space="0" w:color="auto"/>
            <w:bottom w:val="none" w:sz="0" w:space="0" w:color="auto"/>
            <w:right w:val="none" w:sz="0" w:space="0" w:color="auto"/>
          </w:divBdr>
        </w:div>
        <w:div w:id="388067802">
          <w:marLeft w:val="640"/>
          <w:marRight w:val="0"/>
          <w:marTop w:val="0"/>
          <w:marBottom w:val="0"/>
          <w:divBdr>
            <w:top w:val="none" w:sz="0" w:space="0" w:color="auto"/>
            <w:left w:val="none" w:sz="0" w:space="0" w:color="auto"/>
            <w:bottom w:val="none" w:sz="0" w:space="0" w:color="auto"/>
            <w:right w:val="none" w:sz="0" w:space="0" w:color="auto"/>
          </w:divBdr>
        </w:div>
        <w:div w:id="1679042820">
          <w:marLeft w:val="640"/>
          <w:marRight w:val="0"/>
          <w:marTop w:val="0"/>
          <w:marBottom w:val="0"/>
          <w:divBdr>
            <w:top w:val="none" w:sz="0" w:space="0" w:color="auto"/>
            <w:left w:val="none" w:sz="0" w:space="0" w:color="auto"/>
            <w:bottom w:val="none" w:sz="0" w:space="0" w:color="auto"/>
            <w:right w:val="none" w:sz="0" w:space="0" w:color="auto"/>
          </w:divBdr>
        </w:div>
        <w:div w:id="529803983">
          <w:marLeft w:val="640"/>
          <w:marRight w:val="0"/>
          <w:marTop w:val="0"/>
          <w:marBottom w:val="0"/>
          <w:divBdr>
            <w:top w:val="none" w:sz="0" w:space="0" w:color="auto"/>
            <w:left w:val="none" w:sz="0" w:space="0" w:color="auto"/>
            <w:bottom w:val="none" w:sz="0" w:space="0" w:color="auto"/>
            <w:right w:val="none" w:sz="0" w:space="0" w:color="auto"/>
          </w:divBdr>
        </w:div>
        <w:div w:id="1597327113">
          <w:marLeft w:val="640"/>
          <w:marRight w:val="0"/>
          <w:marTop w:val="0"/>
          <w:marBottom w:val="0"/>
          <w:divBdr>
            <w:top w:val="none" w:sz="0" w:space="0" w:color="auto"/>
            <w:left w:val="none" w:sz="0" w:space="0" w:color="auto"/>
            <w:bottom w:val="none" w:sz="0" w:space="0" w:color="auto"/>
            <w:right w:val="none" w:sz="0" w:space="0" w:color="auto"/>
          </w:divBdr>
        </w:div>
        <w:div w:id="1082145491">
          <w:marLeft w:val="640"/>
          <w:marRight w:val="0"/>
          <w:marTop w:val="0"/>
          <w:marBottom w:val="0"/>
          <w:divBdr>
            <w:top w:val="none" w:sz="0" w:space="0" w:color="auto"/>
            <w:left w:val="none" w:sz="0" w:space="0" w:color="auto"/>
            <w:bottom w:val="none" w:sz="0" w:space="0" w:color="auto"/>
            <w:right w:val="none" w:sz="0" w:space="0" w:color="auto"/>
          </w:divBdr>
        </w:div>
      </w:divsChild>
    </w:div>
    <w:div w:id="1447235417">
      <w:bodyDiv w:val="1"/>
      <w:marLeft w:val="0"/>
      <w:marRight w:val="0"/>
      <w:marTop w:val="0"/>
      <w:marBottom w:val="0"/>
      <w:divBdr>
        <w:top w:val="none" w:sz="0" w:space="0" w:color="auto"/>
        <w:left w:val="none" w:sz="0" w:space="0" w:color="auto"/>
        <w:bottom w:val="none" w:sz="0" w:space="0" w:color="auto"/>
        <w:right w:val="none" w:sz="0" w:space="0" w:color="auto"/>
      </w:divBdr>
      <w:divsChild>
        <w:div w:id="417404999">
          <w:marLeft w:val="640"/>
          <w:marRight w:val="0"/>
          <w:marTop w:val="0"/>
          <w:marBottom w:val="0"/>
          <w:divBdr>
            <w:top w:val="none" w:sz="0" w:space="0" w:color="auto"/>
            <w:left w:val="none" w:sz="0" w:space="0" w:color="auto"/>
            <w:bottom w:val="none" w:sz="0" w:space="0" w:color="auto"/>
            <w:right w:val="none" w:sz="0" w:space="0" w:color="auto"/>
          </w:divBdr>
        </w:div>
        <w:div w:id="1948152484">
          <w:marLeft w:val="640"/>
          <w:marRight w:val="0"/>
          <w:marTop w:val="0"/>
          <w:marBottom w:val="0"/>
          <w:divBdr>
            <w:top w:val="none" w:sz="0" w:space="0" w:color="auto"/>
            <w:left w:val="none" w:sz="0" w:space="0" w:color="auto"/>
            <w:bottom w:val="none" w:sz="0" w:space="0" w:color="auto"/>
            <w:right w:val="none" w:sz="0" w:space="0" w:color="auto"/>
          </w:divBdr>
        </w:div>
        <w:div w:id="485245023">
          <w:marLeft w:val="640"/>
          <w:marRight w:val="0"/>
          <w:marTop w:val="0"/>
          <w:marBottom w:val="0"/>
          <w:divBdr>
            <w:top w:val="none" w:sz="0" w:space="0" w:color="auto"/>
            <w:left w:val="none" w:sz="0" w:space="0" w:color="auto"/>
            <w:bottom w:val="none" w:sz="0" w:space="0" w:color="auto"/>
            <w:right w:val="none" w:sz="0" w:space="0" w:color="auto"/>
          </w:divBdr>
        </w:div>
        <w:div w:id="558245537">
          <w:marLeft w:val="640"/>
          <w:marRight w:val="0"/>
          <w:marTop w:val="0"/>
          <w:marBottom w:val="0"/>
          <w:divBdr>
            <w:top w:val="none" w:sz="0" w:space="0" w:color="auto"/>
            <w:left w:val="none" w:sz="0" w:space="0" w:color="auto"/>
            <w:bottom w:val="none" w:sz="0" w:space="0" w:color="auto"/>
            <w:right w:val="none" w:sz="0" w:space="0" w:color="auto"/>
          </w:divBdr>
        </w:div>
        <w:div w:id="90515667">
          <w:marLeft w:val="640"/>
          <w:marRight w:val="0"/>
          <w:marTop w:val="0"/>
          <w:marBottom w:val="0"/>
          <w:divBdr>
            <w:top w:val="none" w:sz="0" w:space="0" w:color="auto"/>
            <w:left w:val="none" w:sz="0" w:space="0" w:color="auto"/>
            <w:bottom w:val="none" w:sz="0" w:space="0" w:color="auto"/>
            <w:right w:val="none" w:sz="0" w:space="0" w:color="auto"/>
          </w:divBdr>
        </w:div>
        <w:div w:id="681054583">
          <w:marLeft w:val="640"/>
          <w:marRight w:val="0"/>
          <w:marTop w:val="0"/>
          <w:marBottom w:val="0"/>
          <w:divBdr>
            <w:top w:val="none" w:sz="0" w:space="0" w:color="auto"/>
            <w:left w:val="none" w:sz="0" w:space="0" w:color="auto"/>
            <w:bottom w:val="none" w:sz="0" w:space="0" w:color="auto"/>
            <w:right w:val="none" w:sz="0" w:space="0" w:color="auto"/>
          </w:divBdr>
        </w:div>
        <w:div w:id="441265772">
          <w:marLeft w:val="640"/>
          <w:marRight w:val="0"/>
          <w:marTop w:val="0"/>
          <w:marBottom w:val="0"/>
          <w:divBdr>
            <w:top w:val="none" w:sz="0" w:space="0" w:color="auto"/>
            <w:left w:val="none" w:sz="0" w:space="0" w:color="auto"/>
            <w:bottom w:val="none" w:sz="0" w:space="0" w:color="auto"/>
            <w:right w:val="none" w:sz="0" w:space="0" w:color="auto"/>
          </w:divBdr>
        </w:div>
        <w:div w:id="1907379539">
          <w:marLeft w:val="640"/>
          <w:marRight w:val="0"/>
          <w:marTop w:val="0"/>
          <w:marBottom w:val="0"/>
          <w:divBdr>
            <w:top w:val="none" w:sz="0" w:space="0" w:color="auto"/>
            <w:left w:val="none" w:sz="0" w:space="0" w:color="auto"/>
            <w:bottom w:val="none" w:sz="0" w:space="0" w:color="auto"/>
            <w:right w:val="none" w:sz="0" w:space="0" w:color="auto"/>
          </w:divBdr>
        </w:div>
        <w:div w:id="336228670">
          <w:marLeft w:val="640"/>
          <w:marRight w:val="0"/>
          <w:marTop w:val="0"/>
          <w:marBottom w:val="0"/>
          <w:divBdr>
            <w:top w:val="none" w:sz="0" w:space="0" w:color="auto"/>
            <w:left w:val="none" w:sz="0" w:space="0" w:color="auto"/>
            <w:bottom w:val="none" w:sz="0" w:space="0" w:color="auto"/>
            <w:right w:val="none" w:sz="0" w:space="0" w:color="auto"/>
          </w:divBdr>
        </w:div>
        <w:div w:id="1981957659">
          <w:marLeft w:val="640"/>
          <w:marRight w:val="0"/>
          <w:marTop w:val="0"/>
          <w:marBottom w:val="0"/>
          <w:divBdr>
            <w:top w:val="none" w:sz="0" w:space="0" w:color="auto"/>
            <w:left w:val="none" w:sz="0" w:space="0" w:color="auto"/>
            <w:bottom w:val="none" w:sz="0" w:space="0" w:color="auto"/>
            <w:right w:val="none" w:sz="0" w:space="0" w:color="auto"/>
          </w:divBdr>
        </w:div>
        <w:div w:id="420881433">
          <w:marLeft w:val="640"/>
          <w:marRight w:val="0"/>
          <w:marTop w:val="0"/>
          <w:marBottom w:val="0"/>
          <w:divBdr>
            <w:top w:val="none" w:sz="0" w:space="0" w:color="auto"/>
            <w:left w:val="none" w:sz="0" w:space="0" w:color="auto"/>
            <w:bottom w:val="none" w:sz="0" w:space="0" w:color="auto"/>
            <w:right w:val="none" w:sz="0" w:space="0" w:color="auto"/>
          </w:divBdr>
        </w:div>
        <w:div w:id="1547715129">
          <w:marLeft w:val="640"/>
          <w:marRight w:val="0"/>
          <w:marTop w:val="0"/>
          <w:marBottom w:val="0"/>
          <w:divBdr>
            <w:top w:val="none" w:sz="0" w:space="0" w:color="auto"/>
            <w:left w:val="none" w:sz="0" w:space="0" w:color="auto"/>
            <w:bottom w:val="none" w:sz="0" w:space="0" w:color="auto"/>
            <w:right w:val="none" w:sz="0" w:space="0" w:color="auto"/>
          </w:divBdr>
        </w:div>
        <w:div w:id="277492447">
          <w:marLeft w:val="640"/>
          <w:marRight w:val="0"/>
          <w:marTop w:val="0"/>
          <w:marBottom w:val="0"/>
          <w:divBdr>
            <w:top w:val="none" w:sz="0" w:space="0" w:color="auto"/>
            <w:left w:val="none" w:sz="0" w:space="0" w:color="auto"/>
            <w:bottom w:val="none" w:sz="0" w:space="0" w:color="auto"/>
            <w:right w:val="none" w:sz="0" w:space="0" w:color="auto"/>
          </w:divBdr>
        </w:div>
        <w:div w:id="603609009">
          <w:marLeft w:val="640"/>
          <w:marRight w:val="0"/>
          <w:marTop w:val="0"/>
          <w:marBottom w:val="0"/>
          <w:divBdr>
            <w:top w:val="none" w:sz="0" w:space="0" w:color="auto"/>
            <w:left w:val="none" w:sz="0" w:space="0" w:color="auto"/>
            <w:bottom w:val="none" w:sz="0" w:space="0" w:color="auto"/>
            <w:right w:val="none" w:sz="0" w:space="0" w:color="auto"/>
          </w:divBdr>
        </w:div>
      </w:divsChild>
    </w:div>
    <w:div w:id="1462192185">
      <w:bodyDiv w:val="1"/>
      <w:marLeft w:val="0"/>
      <w:marRight w:val="0"/>
      <w:marTop w:val="0"/>
      <w:marBottom w:val="0"/>
      <w:divBdr>
        <w:top w:val="none" w:sz="0" w:space="0" w:color="auto"/>
        <w:left w:val="none" w:sz="0" w:space="0" w:color="auto"/>
        <w:bottom w:val="none" w:sz="0" w:space="0" w:color="auto"/>
        <w:right w:val="none" w:sz="0" w:space="0" w:color="auto"/>
      </w:divBdr>
      <w:divsChild>
        <w:div w:id="690036128">
          <w:marLeft w:val="640"/>
          <w:marRight w:val="0"/>
          <w:marTop w:val="0"/>
          <w:marBottom w:val="0"/>
          <w:divBdr>
            <w:top w:val="none" w:sz="0" w:space="0" w:color="auto"/>
            <w:left w:val="none" w:sz="0" w:space="0" w:color="auto"/>
            <w:bottom w:val="none" w:sz="0" w:space="0" w:color="auto"/>
            <w:right w:val="none" w:sz="0" w:space="0" w:color="auto"/>
          </w:divBdr>
        </w:div>
        <w:div w:id="246813954">
          <w:marLeft w:val="640"/>
          <w:marRight w:val="0"/>
          <w:marTop w:val="0"/>
          <w:marBottom w:val="0"/>
          <w:divBdr>
            <w:top w:val="none" w:sz="0" w:space="0" w:color="auto"/>
            <w:left w:val="none" w:sz="0" w:space="0" w:color="auto"/>
            <w:bottom w:val="none" w:sz="0" w:space="0" w:color="auto"/>
            <w:right w:val="none" w:sz="0" w:space="0" w:color="auto"/>
          </w:divBdr>
        </w:div>
        <w:div w:id="2124684674">
          <w:marLeft w:val="640"/>
          <w:marRight w:val="0"/>
          <w:marTop w:val="0"/>
          <w:marBottom w:val="0"/>
          <w:divBdr>
            <w:top w:val="none" w:sz="0" w:space="0" w:color="auto"/>
            <w:left w:val="none" w:sz="0" w:space="0" w:color="auto"/>
            <w:bottom w:val="none" w:sz="0" w:space="0" w:color="auto"/>
            <w:right w:val="none" w:sz="0" w:space="0" w:color="auto"/>
          </w:divBdr>
        </w:div>
        <w:div w:id="351928935">
          <w:marLeft w:val="640"/>
          <w:marRight w:val="0"/>
          <w:marTop w:val="0"/>
          <w:marBottom w:val="0"/>
          <w:divBdr>
            <w:top w:val="none" w:sz="0" w:space="0" w:color="auto"/>
            <w:left w:val="none" w:sz="0" w:space="0" w:color="auto"/>
            <w:bottom w:val="none" w:sz="0" w:space="0" w:color="auto"/>
            <w:right w:val="none" w:sz="0" w:space="0" w:color="auto"/>
          </w:divBdr>
        </w:div>
        <w:div w:id="864907130">
          <w:marLeft w:val="640"/>
          <w:marRight w:val="0"/>
          <w:marTop w:val="0"/>
          <w:marBottom w:val="0"/>
          <w:divBdr>
            <w:top w:val="none" w:sz="0" w:space="0" w:color="auto"/>
            <w:left w:val="none" w:sz="0" w:space="0" w:color="auto"/>
            <w:bottom w:val="none" w:sz="0" w:space="0" w:color="auto"/>
            <w:right w:val="none" w:sz="0" w:space="0" w:color="auto"/>
          </w:divBdr>
        </w:div>
        <w:div w:id="1015036306">
          <w:marLeft w:val="640"/>
          <w:marRight w:val="0"/>
          <w:marTop w:val="0"/>
          <w:marBottom w:val="0"/>
          <w:divBdr>
            <w:top w:val="none" w:sz="0" w:space="0" w:color="auto"/>
            <w:left w:val="none" w:sz="0" w:space="0" w:color="auto"/>
            <w:bottom w:val="none" w:sz="0" w:space="0" w:color="auto"/>
            <w:right w:val="none" w:sz="0" w:space="0" w:color="auto"/>
          </w:divBdr>
        </w:div>
        <w:div w:id="521937954">
          <w:marLeft w:val="640"/>
          <w:marRight w:val="0"/>
          <w:marTop w:val="0"/>
          <w:marBottom w:val="0"/>
          <w:divBdr>
            <w:top w:val="none" w:sz="0" w:space="0" w:color="auto"/>
            <w:left w:val="none" w:sz="0" w:space="0" w:color="auto"/>
            <w:bottom w:val="none" w:sz="0" w:space="0" w:color="auto"/>
            <w:right w:val="none" w:sz="0" w:space="0" w:color="auto"/>
          </w:divBdr>
        </w:div>
        <w:div w:id="939532149">
          <w:marLeft w:val="640"/>
          <w:marRight w:val="0"/>
          <w:marTop w:val="0"/>
          <w:marBottom w:val="0"/>
          <w:divBdr>
            <w:top w:val="none" w:sz="0" w:space="0" w:color="auto"/>
            <w:left w:val="none" w:sz="0" w:space="0" w:color="auto"/>
            <w:bottom w:val="none" w:sz="0" w:space="0" w:color="auto"/>
            <w:right w:val="none" w:sz="0" w:space="0" w:color="auto"/>
          </w:divBdr>
        </w:div>
        <w:div w:id="1778136869">
          <w:marLeft w:val="640"/>
          <w:marRight w:val="0"/>
          <w:marTop w:val="0"/>
          <w:marBottom w:val="0"/>
          <w:divBdr>
            <w:top w:val="none" w:sz="0" w:space="0" w:color="auto"/>
            <w:left w:val="none" w:sz="0" w:space="0" w:color="auto"/>
            <w:bottom w:val="none" w:sz="0" w:space="0" w:color="auto"/>
            <w:right w:val="none" w:sz="0" w:space="0" w:color="auto"/>
          </w:divBdr>
        </w:div>
        <w:div w:id="236793847">
          <w:marLeft w:val="640"/>
          <w:marRight w:val="0"/>
          <w:marTop w:val="0"/>
          <w:marBottom w:val="0"/>
          <w:divBdr>
            <w:top w:val="none" w:sz="0" w:space="0" w:color="auto"/>
            <w:left w:val="none" w:sz="0" w:space="0" w:color="auto"/>
            <w:bottom w:val="none" w:sz="0" w:space="0" w:color="auto"/>
            <w:right w:val="none" w:sz="0" w:space="0" w:color="auto"/>
          </w:divBdr>
        </w:div>
        <w:div w:id="786201698">
          <w:marLeft w:val="640"/>
          <w:marRight w:val="0"/>
          <w:marTop w:val="0"/>
          <w:marBottom w:val="0"/>
          <w:divBdr>
            <w:top w:val="none" w:sz="0" w:space="0" w:color="auto"/>
            <w:left w:val="none" w:sz="0" w:space="0" w:color="auto"/>
            <w:bottom w:val="none" w:sz="0" w:space="0" w:color="auto"/>
            <w:right w:val="none" w:sz="0" w:space="0" w:color="auto"/>
          </w:divBdr>
        </w:div>
        <w:div w:id="1755781337">
          <w:marLeft w:val="640"/>
          <w:marRight w:val="0"/>
          <w:marTop w:val="0"/>
          <w:marBottom w:val="0"/>
          <w:divBdr>
            <w:top w:val="none" w:sz="0" w:space="0" w:color="auto"/>
            <w:left w:val="none" w:sz="0" w:space="0" w:color="auto"/>
            <w:bottom w:val="none" w:sz="0" w:space="0" w:color="auto"/>
            <w:right w:val="none" w:sz="0" w:space="0" w:color="auto"/>
          </w:divBdr>
        </w:div>
      </w:divsChild>
    </w:div>
    <w:div w:id="1480927957">
      <w:bodyDiv w:val="1"/>
      <w:marLeft w:val="0"/>
      <w:marRight w:val="0"/>
      <w:marTop w:val="0"/>
      <w:marBottom w:val="0"/>
      <w:divBdr>
        <w:top w:val="none" w:sz="0" w:space="0" w:color="auto"/>
        <w:left w:val="none" w:sz="0" w:space="0" w:color="auto"/>
        <w:bottom w:val="none" w:sz="0" w:space="0" w:color="auto"/>
        <w:right w:val="none" w:sz="0" w:space="0" w:color="auto"/>
      </w:divBdr>
      <w:divsChild>
        <w:div w:id="1063286475">
          <w:marLeft w:val="640"/>
          <w:marRight w:val="0"/>
          <w:marTop w:val="0"/>
          <w:marBottom w:val="0"/>
          <w:divBdr>
            <w:top w:val="none" w:sz="0" w:space="0" w:color="auto"/>
            <w:left w:val="none" w:sz="0" w:space="0" w:color="auto"/>
            <w:bottom w:val="none" w:sz="0" w:space="0" w:color="auto"/>
            <w:right w:val="none" w:sz="0" w:space="0" w:color="auto"/>
          </w:divBdr>
        </w:div>
        <w:div w:id="2081901559">
          <w:marLeft w:val="640"/>
          <w:marRight w:val="0"/>
          <w:marTop w:val="0"/>
          <w:marBottom w:val="0"/>
          <w:divBdr>
            <w:top w:val="none" w:sz="0" w:space="0" w:color="auto"/>
            <w:left w:val="none" w:sz="0" w:space="0" w:color="auto"/>
            <w:bottom w:val="none" w:sz="0" w:space="0" w:color="auto"/>
            <w:right w:val="none" w:sz="0" w:space="0" w:color="auto"/>
          </w:divBdr>
        </w:div>
        <w:div w:id="1720320959">
          <w:marLeft w:val="640"/>
          <w:marRight w:val="0"/>
          <w:marTop w:val="0"/>
          <w:marBottom w:val="0"/>
          <w:divBdr>
            <w:top w:val="none" w:sz="0" w:space="0" w:color="auto"/>
            <w:left w:val="none" w:sz="0" w:space="0" w:color="auto"/>
            <w:bottom w:val="none" w:sz="0" w:space="0" w:color="auto"/>
            <w:right w:val="none" w:sz="0" w:space="0" w:color="auto"/>
          </w:divBdr>
        </w:div>
        <w:div w:id="1318921859">
          <w:marLeft w:val="640"/>
          <w:marRight w:val="0"/>
          <w:marTop w:val="0"/>
          <w:marBottom w:val="0"/>
          <w:divBdr>
            <w:top w:val="none" w:sz="0" w:space="0" w:color="auto"/>
            <w:left w:val="none" w:sz="0" w:space="0" w:color="auto"/>
            <w:bottom w:val="none" w:sz="0" w:space="0" w:color="auto"/>
            <w:right w:val="none" w:sz="0" w:space="0" w:color="auto"/>
          </w:divBdr>
        </w:div>
        <w:div w:id="287123938">
          <w:marLeft w:val="640"/>
          <w:marRight w:val="0"/>
          <w:marTop w:val="0"/>
          <w:marBottom w:val="0"/>
          <w:divBdr>
            <w:top w:val="none" w:sz="0" w:space="0" w:color="auto"/>
            <w:left w:val="none" w:sz="0" w:space="0" w:color="auto"/>
            <w:bottom w:val="none" w:sz="0" w:space="0" w:color="auto"/>
            <w:right w:val="none" w:sz="0" w:space="0" w:color="auto"/>
          </w:divBdr>
        </w:div>
        <w:div w:id="1399596323">
          <w:marLeft w:val="640"/>
          <w:marRight w:val="0"/>
          <w:marTop w:val="0"/>
          <w:marBottom w:val="0"/>
          <w:divBdr>
            <w:top w:val="none" w:sz="0" w:space="0" w:color="auto"/>
            <w:left w:val="none" w:sz="0" w:space="0" w:color="auto"/>
            <w:bottom w:val="none" w:sz="0" w:space="0" w:color="auto"/>
            <w:right w:val="none" w:sz="0" w:space="0" w:color="auto"/>
          </w:divBdr>
        </w:div>
        <w:div w:id="1150826735">
          <w:marLeft w:val="640"/>
          <w:marRight w:val="0"/>
          <w:marTop w:val="0"/>
          <w:marBottom w:val="0"/>
          <w:divBdr>
            <w:top w:val="none" w:sz="0" w:space="0" w:color="auto"/>
            <w:left w:val="none" w:sz="0" w:space="0" w:color="auto"/>
            <w:bottom w:val="none" w:sz="0" w:space="0" w:color="auto"/>
            <w:right w:val="none" w:sz="0" w:space="0" w:color="auto"/>
          </w:divBdr>
        </w:div>
        <w:div w:id="1219711254">
          <w:marLeft w:val="640"/>
          <w:marRight w:val="0"/>
          <w:marTop w:val="0"/>
          <w:marBottom w:val="0"/>
          <w:divBdr>
            <w:top w:val="none" w:sz="0" w:space="0" w:color="auto"/>
            <w:left w:val="none" w:sz="0" w:space="0" w:color="auto"/>
            <w:bottom w:val="none" w:sz="0" w:space="0" w:color="auto"/>
            <w:right w:val="none" w:sz="0" w:space="0" w:color="auto"/>
          </w:divBdr>
        </w:div>
        <w:div w:id="1476795560">
          <w:marLeft w:val="640"/>
          <w:marRight w:val="0"/>
          <w:marTop w:val="0"/>
          <w:marBottom w:val="0"/>
          <w:divBdr>
            <w:top w:val="none" w:sz="0" w:space="0" w:color="auto"/>
            <w:left w:val="none" w:sz="0" w:space="0" w:color="auto"/>
            <w:bottom w:val="none" w:sz="0" w:space="0" w:color="auto"/>
            <w:right w:val="none" w:sz="0" w:space="0" w:color="auto"/>
          </w:divBdr>
        </w:div>
        <w:div w:id="1773623487">
          <w:marLeft w:val="640"/>
          <w:marRight w:val="0"/>
          <w:marTop w:val="0"/>
          <w:marBottom w:val="0"/>
          <w:divBdr>
            <w:top w:val="none" w:sz="0" w:space="0" w:color="auto"/>
            <w:left w:val="none" w:sz="0" w:space="0" w:color="auto"/>
            <w:bottom w:val="none" w:sz="0" w:space="0" w:color="auto"/>
            <w:right w:val="none" w:sz="0" w:space="0" w:color="auto"/>
          </w:divBdr>
        </w:div>
        <w:div w:id="1274241786">
          <w:marLeft w:val="640"/>
          <w:marRight w:val="0"/>
          <w:marTop w:val="0"/>
          <w:marBottom w:val="0"/>
          <w:divBdr>
            <w:top w:val="none" w:sz="0" w:space="0" w:color="auto"/>
            <w:left w:val="none" w:sz="0" w:space="0" w:color="auto"/>
            <w:bottom w:val="none" w:sz="0" w:space="0" w:color="auto"/>
            <w:right w:val="none" w:sz="0" w:space="0" w:color="auto"/>
          </w:divBdr>
        </w:div>
        <w:div w:id="1224172622">
          <w:marLeft w:val="640"/>
          <w:marRight w:val="0"/>
          <w:marTop w:val="0"/>
          <w:marBottom w:val="0"/>
          <w:divBdr>
            <w:top w:val="none" w:sz="0" w:space="0" w:color="auto"/>
            <w:left w:val="none" w:sz="0" w:space="0" w:color="auto"/>
            <w:bottom w:val="none" w:sz="0" w:space="0" w:color="auto"/>
            <w:right w:val="none" w:sz="0" w:space="0" w:color="auto"/>
          </w:divBdr>
        </w:div>
        <w:div w:id="411699649">
          <w:marLeft w:val="640"/>
          <w:marRight w:val="0"/>
          <w:marTop w:val="0"/>
          <w:marBottom w:val="0"/>
          <w:divBdr>
            <w:top w:val="none" w:sz="0" w:space="0" w:color="auto"/>
            <w:left w:val="none" w:sz="0" w:space="0" w:color="auto"/>
            <w:bottom w:val="none" w:sz="0" w:space="0" w:color="auto"/>
            <w:right w:val="none" w:sz="0" w:space="0" w:color="auto"/>
          </w:divBdr>
        </w:div>
        <w:div w:id="889805199">
          <w:marLeft w:val="640"/>
          <w:marRight w:val="0"/>
          <w:marTop w:val="0"/>
          <w:marBottom w:val="0"/>
          <w:divBdr>
            <w:top w:val="none" w:sz="0" w:space="0" w:color="auto"/>
            <w:left w:val="none" w:sz="0" w:space="0" w:color="auto"/>
            <w:bottom w:val="none" w:sz="0" w:space="0" w:color="auto"/>
            <w:right w:val="none" w:sz="0" w:space="0" w:color="auto"/>
          </w:divBdr>
        </w:div>
      </w:divsChild>
    </w:div>
    <w:div w:id="1484422710">
      <w:bodyDiv w:val="1"/>
      <w:marLeft w:val="0"/>
      <w:marRight w:val="0"/>
      <w:marTop w:val="0"/>
      <w:marBottom w:val="0"/>
      <w:divBdr>
        <w:top w:val="none" w:sz="0" w:space="0" w:color="auto"/>
        <w:left w:val="none" w:sz="0" w:space="0" w:color="auto"/>
        <w:bottom w:val="none" w:sz="0" w:space="0" w:color="auto"/>
        <w:right w:val="none" w:sz="0" w:space="0" w:color="auto"/>
      </w:divBdr>
      <w:divsChild>
        <w:div w:id="1311789911">
          <w:marLeft w:val="640"/>
          <w:marRight w:val="0"/>
          <w:marTop w:val="0"/>
          <w:marBottom w:val="0"/>
          <w:divBdr>
            <w:top w:val="none" w:sz="0" w:space="0" w:color="auto"/>
            <w:left w:val="none" w:sz="0" w:space="0" w:color="auto"/>
            <w:bottom w:val="none" w:sz="0" w:space="0" w:color="auto"/>
            <w:right w:val="none" w:sz="0" w:space="0" w:color="auto"/>
          </w:divBdr>
        </w:div>
        <w:div w:id="1676298348">
          <w:marLeft w:val="640"/>
          <w:marRight w:val="0"/>
          <w:marTop w:val="0"/>
          <w:marBottom w:val="0"/>
          <w:divBdr>
            <w:top w:val="none" w:sz="0" w:space="0" w:color="auto"/>
            <w:left w:val="none" w:sz="0" w:space="0" w:color="auto"/>
            <w:bottom w:val="none" w:sz="0" w:space="0" w:color="auto"/>
            <w:right w:val="none" w:sz="0" w:space="0" w:color="auto"/>
          </w:divBdr>
        </w:div>
        <w:div w:id="1837528592">
          <w:marLeft w:val="640"/>
          <w:marRight w:val="0"/>
          <w:marTop w:val="0"/>
          <w:marBottom w:val="0"/>
          <w:divBdr>
            <w:top w:val="none" w:sz="0" w:space="0" w:color="auto"/>
            <w:left w:val="none" w:sz="0" w:space="0" w:color="auto"/>
            <w:bottom w:val="none" w:sz="0" w:space="0" w:color="auto"/>
            <w:right w:val="none" w:sz="0" w:space="0" w:color="auto"/>
          </w:divBdr>
        </w:div>
        <w:div w:id="2033338332">
          <w:marLeft w:val="640"/>
          <w:marRight w:val="0"/>
          <w:marTop w:val="0"/>
          <w:marBottom w:val="0"/>
          <w:divBdr>
            <w:top w:val="none" w:sz="0" w:space="0" w:color="auto"/>
            <w:left w:val="none" w:sz="0" w:space="0" w:color="auto"/>
            <w:bottom w:val="none" w:sz="0" w:space="0" w:color="auto"/>
            <w:right w:val="none" w:sz="0" w:space="0" w:color="auto"/>
          </w:divBdr>
        </w:div>
        <w:div w:id="1470518544">
          <w:marLeft w:val="640"/>
          <w:marRight w:val="0"/>
          <w:marTop w:val="0"/>
          <w:marBottom w:val="0"/>
          <w:divBdr>
            <w:top w:val="none" w:sz="0" w:space="0" w:color="auto"/>
            <w:left w:val="none" w:sz="0" w:space="0" w:color="auto"/>
            <w:bottom w:val="none" w:sz="0" w:space="0" w:color="auto"/>
            <w:right w:val="none" w:sz="0" w:space="0" w:color="auto"/>
          </w:divBdr>
        </w:div>
        <w:div w:id="1595481780">
          <w:marLeft w:val="640"/>
          <w:marRight w:val="0"/>
          <w:marTop w:val="0"/>
          <w:marBottom w:val="0"/>
          <w:divBdr>
            <w:top w:val="none" w:sz="0" w:space="0" w:color="auto"/>
            <w:left w:val="none" w:sz="0" w:space="0" w:color="auto"/>
            <w:bottom w:val="none" w:sz="0" w:space="0" w:color="auto"/>
            <w:right w:val="none" w:sz="0" w:space="0" w:color="auto"/>
          </w:divBdr>
        </w:div>
        <w:div w:id="14506889">
          <w:marLeft w:val="640"/>
          <w:marRight w:val="0"/>
          <w:marTop w:val="0"/>
          <w:marBottom w:val="0"/>
          <w:divBdr>
            <w:top w:val="none" w:sz="0" w:space="0" w:color="auto"/>
            <w:left w:val="none" w:sz="0" w:space="0" w:color="auto"/>
            <w:bottom w:val="none" w:sz="0" w:space="0" w:color="auto"/>
            <w:right w:val="none" w:sz="0" w:space="0" w:color="auto"/>
          </w:divBdr>
        </w:div>
        <w:div w:id="699356919">
          <w:marLeft w:val="640"/>
          <w:marRight w:val="0"/>
          <w:marTop w:val="0"/>
          <w:marBottom w:val="0"/>
          <w:divBdr>
            <w:top w:val="none" w:sz="0" w:space="0" w:color="auto"/>
            <w:left w:val="none" w:sz="0" w:space="0" w:color="auto"/>
            <w:bottom w:val="none" w:sz="0" w:space="0" w:color="auto"/>
            <w:right w:val="none" w:sz="0" w:space="0" w:color="auto"/>
          </w:divBdr>
        </w:div>
        <w:div w:id="1933583733">
          <w:marLeft w:val="640"/>
          <w:marRight w:val="0"/>
          <w:marTop w:val="0"/>
          <w:marBottom w:val="0"/>
          <w:divBdr>
            <w:top w:val="none" w:sz="0" w:space="0" w:color="auto"/>
            <w:left w:val="none" w:sz="0" w:space="0" w:color="auto"/>
            <w:bottom w:val="none" w:sz="0" w:space="0" w:color="auto"/>
            <w:right w:val="none" w:sz="0" w:space="0" w:color="auto"/>
          </w:divBdr>
        </w:div>
        <w:div w:id="233008168">
          <w:marLeft w:val="640"/>
          <w:marRight w:val="0"/>
          <w:marTop w:val="0"/>
          <w:marBottom w:val="0"/>
          <w:divBdr>
            <w:top w:val="none" w:sz="0" w:space="0" w:color="auto"/>
            <w:left w:val="none" w:sz="0" w:space="0" w:color="auto"/>
            <w:bottom w:val="none" w:sz="0" w:space="0" w:color="auto"/>
            <w:right w:val="none" w:sz="0" w:space="0" w:color="auto"/>
          </w:divBdr>
        </w:div>
        <w:div w:id="1920480697">
          <w:marLeft w:val="640"/>
          <w:marRight w:val="0"/>
          <w:marTop w:val="0"/>
          <w:marBottom w:val="0"/>
          <w:divBdr>
            <w:top w:val="none" w:sz="0" w:space="0" w:color="auto"/>
            <w:left w:val="none" w:sz="0" w:space="0" w:color="auto"/>
            <w:bottom w:val="none" w:sz="0" w:space="0" w:color="auto"/>
            <w:right w:val="none" w:sz="0" w:space="0" w:color="auto"/>
          </w:divBdr>
        </w:div>
        <w:div w:id="350035014">
          <w:marLeft w:val="640"/>
          <w:marRight w:val="0"/>
          <w:marTop w:val="0"/>
          <w:marBottom w:val="0"/>
          <w:divBdr>
            <w:top w:val="none" w:sz="0" w:space="0" w:color="auto"/>
            <w:left w:val="none" w:sz="0" w:space="0" w:color="auto"/>
            <w:bottom w:val="none" w:sz="0" w:space="0" w:color="auto"/>
            <w:right w:val="none" w:sz="0" w:space="0" w:color="auto"/>
          </w:divBdr>
        </w:div>
        <w:div w:id="1178808605">
          <w:marLeft w:val="640"/>
          <w:marRight w:val="0"/>
          <w:marTop w:val="0"/>
          <w:marBottom w:val="0"/>
          <w:divBdr>
            <w:top w:val="none" w:sz="0" w:space="0" w:color="auto"/>
            <w:left w:val="none" w:sz="0" w:space="0" w:color="auto"/>
            <w:bottom w:val="none" w:sz="0" w:space="0" w:color="auto"/>
            <w:right w:val="none" w:sz="0" w:space="0" w:color="auto"/>
          </w:divBdr>
        </w:div>
        <w:div w:id="743576257">
          <w:marLeft w:val="640"/>
          <w:marRight w:val="0"/>
          <w:marTop w:val="0"/>
          <w:marBottom w:val="0"/>
          <w:divBdr>
            <w:top w:val="none" w:sz="0" w:space="0" w:color="auto"/>
            <w:left w:val="none" w:sz="0" w:space="0" w:color="auto"/>
            <w:bottom w:val="none" w:sz="0" w:space="0" w:color="auto"/>
            <w:right w:val="none" w:sz="0" w:space="0" w:color="auto"/>
          </w:divBdr>
        </w:div>
        <w:div w:id="179128093">
          <w:marLeft w:val="640"/>
          <w:marRight w:val="0"/>
          <w:marTop w:val="0"/>
          <w:marBottom w:val="0"/>
          <w:divBdr>
            <w:top w:val="none" w:sz="0" w:space="0" w:color="auto"/>
            <w:left w:val="none" w:sz="0" w:space="0" w:color="auto"/>
            <w:bottom w:val="none" w:sz="0" w:space="0" w:color="auto"/>
            <w:right w:val="none" w:sz="0" w:space="0" w:color="auto"/>
          </w:divBdr>
        </w:div>
        <w:div w:id="1002784038">
          <w:marLeft w:val="640"/>
          <w:marRight w:val="0"/>
          <w:marTop w:val="0"/>
          <w:marBottom w:val="0"/>
          <w:divBdr>
            <w:top w:val="none" w:sz="0" w:space="0" w:color="auto"/>
            <w:left w:val="none" w:sz="0" w:space="0" w:color="auto"/>
            <w:bottom w:val="none" w:sz="0" w:space="0" w:color="auto"/>
            <w:right w:val="none" w:sz="0" w:space="0" w:color="auto"/>
          </w:divBdr>
        </w:div>
        <w:div w:id="1669212987">
          <w:marLeft w:val="640"/>
          <w:marRight w:val="0"/>
          <w:marTop w:val="0"/>
          <w:marBottom w:val="0"/>
          <w:divBdr>
            <w:top w:val="none" w:sz="0" w:space="0" w:color="auto"/>
            <w:left w:val="none" w:sz="0" w:space="0" w:color="auto"/>
            <w:bottom w:val="none" w:sz="0" w:space="0" w:color="auto"/>
            <w:right w:val="none" w:sz="0" w:space="0" w:color="auto"/>
          </w:divBdr>
        </w:div>
        <w:div w:id="138153900">
          <w:marLeft w:val="640"/>
          <w:marRight w:val="0"/>
          <w:marTop w:val="0"/>
          <w:marBottom w:val="0"/>
          <w:divBdr>
            <w:top w:val="none" w:sz="0" w:space="0" w:color="auto"/>
            <w:left w:val="none" w:sz="0" w:space="0" w:color="auto"/>
            <w:bottom w:val="none" w:sz="0" w:space="0" w:color="auto"/>
            <w:right w:val="none" w:sz="0" w:space="0" w:color="auto"/>
          </w:divBdr>
        </w:div>
      </w:divsChild>
    </w:div>
    <w:div w:id="1500119226">
      <w:bodyDiv w:val="1"/>
      <w:marLeft w:val="0"/>
      <w:marRight w:val="0"/>
      <w:marTop w:val="0"/>
      <w:marBottom w:val="0"/>
      <w:divBdr>
        <w:top w:val="none" w:sz="0" w:space="0" w:color="auto"/>
        <w:left w:val="none" w:sz="0" w:space="0" w:color="auto"/>
        <w:bottom w:val="none" w:sz="0" w:space="0" w:color="auto"/>
        <w:right w:val="none" w:sz="0" w:space="0" w:color="auto"/>
      </w:divBdr>
      <w:divsChild>
        <w:div w:id="2009404672">
          <w:marLeft w:val="640"/>
          <w:marRight w:val="0"/>
          <w:marTop w:val="0"/>
          <w:marBottom w:val="0"/>
          <w:divBdr>
            <w:top w:val="none" w:sz="0" w:space="0" w:color="auto"/>
            <w:left w:val="none" w:sz="0" w:space="0" w:color="auto"/>
            <w:bottom w:val="none" w:sz="0" w:space="0" w:color="auto"/>
            <w:right w:val="none" w:sz="0" w:space="0" w:color="auto"/>
          </w:divBdr>
        </w:div>
        <w:div w:id="1007172418">
          <w:marLeft w:val="640"/>
          <w:marRight w:val="0"/>
          <w:marTop w:val="0"/>
          <w:marBottom w:val="0"/>
          <w:divBdr>
            <w:top w:val="none" w:sz="0" w:space="0" w:color="auto"/>
            <w:left w:val="none" w:sz="0" w:space="0" w:color="auto"/>
            <w:bottom w:val="none" w:sz="0" w:space="0" w:color="auto"/>
            <w:right w:val="none" w:sz="0" w:space="0" w:color="auto"/>
          </w:divBdr>
        </w:div>
        <w:div w:id="1681546315">
          <w:marLeft w:val="640"/>
          <w:marRight w:val="0"/>
          <w:marTop w:val="0"/>
          <w:marBottom w:val="0"/>
          <w:divBdr>
            <w:top w:val="none" w:sz="0" w:space="0" w:color="auto"/>
            <w:left w:val="none" w:sz="0" w:space="0" w:color="auto"/>
            <w:bottom w:val="none" w:sz="0" w:space="0" w:color="auto"/>
            <w:right w:val="none" w:sz="0" w:space="0" w:color="auto"/>
          </w:divBdr>
        </w:div>
        <w:div w:id="1260261513">
          <w:marLeft w:val="640"/>
          <w:marRight w:val="0"/>
          <w:marTop w:val="0"/>
          <w:marBottom w:val="0"/>
          <w:divBdr>
            <w:top w:val="none" w:sz="0" w:space="0" w:color="auto"/>
            <w:left w:val="none" w:sz="0" w:space="0" w:color="auto"/>
            <w:bottom w:val="none" w:sz="0" w:space="0" w:color="auto"/>
            <w:right w:val="none" w:sz="0" w:space="0" w:color="auto"/>
          </w:divBdr>
        </w:div>
        <w:div w:id="1941839736">
          <w:marLeft w:val="640"/>
          <w:marRight w:val="0"/>
          <w:marTop w:val="0"/>
          <w:marBottom w:val="0"/>
          <w:divBdr>
            <w:top w:val="none" w:sz="0" w:space="0" w:color="auto"/>
            <w:left w:val="none" w:sz="0" w:space="0" w:color="auto"/>
            <w:bottom w:val="none" w:sz="0" w:space="0" w:color="auto"/>
            <w:right w:val="none" w:sz="0" w:space="0" w:color="auto"/>
          </w:divBdr>
        </w:div>
        <w:div w:id="1150558860">
          <w:marLeft w:val="640"/>
          <w:marRight w:val="0"/>
          <w:marTop w:val="0"/>
          <w:marBottom w:val="0"/>
          <w:divBdr>
            <w:top w:val="none" w:sz="0" w:space="0" w:color="auto"/>
            <w:left w:val="none" w:sz="0" w:space="0" w:color="auto"/>
            <w:bottom w:val="none" w:sz="0" w:space="0" w:color="auto"/>
            <w:right w:val="none" w:sz="0" w:space="0" w:color="auto"/>
          </w:divBdr>
        </w:div>
        <w:div w:id="2011370414">
          <w:marLeft w:val="640"/>
          <w:marRight w:val="0"/>
          <w:marTop w:val="0"/>
          <w:marBottom w:val="0"/>
          <w:divBdr>
            <w:top w:val="none" w:sz="0" w:space="0" w:color="auto"/>
            <w:left w:val="none" w:sz="0" w:space="0" w:color="auto"/>
            <w:bottom w:val="none" w:sz="0" w:space="0" w:color="auto"/>
            <w:right w:val="none" w:sz="0" w:space="0" w:color="auto"/>
          </w:divBdr>
        </w:div>
        <w:div w:id="2059232449">
          <w:marLeft w:val="640"/>
          <w:marRight w:val="0"/>
          <w:marTop w:val="0"/>
          <w:marBottom w:val="0"/>
          <w:divBdr>
            <w:top w:val="none" w:sz="0" w:space="0" w:color="auto"/>
            <w:left w:val="none" w:sz="0" w:space="0" w:color="auto"/>
            <w:bottom w:val="none" w:sz="0" w:space="0" w:color="auto"/>
            <w:right w:val="none" w:sz="0" w:space="0" w:color="auto"/>
          </w:divBdr>
        </w:div>
      </w:divsChild>
    </w:div>
    <w:div w:id="1514494602">
      <w:bodyDiv w:val="1"/>
      <w:marLeft w:val="0"/>
      <w:marRight w:val="0"/>
      <w:marTop w:val="0"/>
      <w:marBottom w:val="0"/>
      <w:divBdr>
        <w:top w:val="none" w:sz="0" w:space="0" w:color="auto"/>
        <w:left w:val="none" w:sz="0" w:space="0" w:color="auto"/>
        <w:bottom w:val="none" w:sz="0" w:space="0" w:color="auto"/>
        <w:right w:val="none" w:sz="0" w:space="0" w:color="auto"/>
      </w:divBdr>
    </w:div>
    <w:div w:id="1517039823">
      <w:bodyDiv w:val="1"/>
      <w:marLeft w:val="0"/>
      <w:marRight w:val="0"/>
      <w:marTop w:val="0"/>
      <w:marBottom w:val="0"/>
      <w:divBdr>
        <w:top w:val="none" w:sz="0" w:space="0" w:color="auto"/>
        <w:left w:val="none" w:sz="0" w:space="0" w:color="auto"/>
        <w:bottom w:val="none" w:sz="0" w:space="0" w:color="auto"/>
        <w:right w:val="none" w:sz="0" w:space="0" w:color="auto"/>
      </w:divBdr>
      <w:divsChild>
        <w:div w:id="1146622949">
          <w:marLeft w:val="640"/>
          <w:marRight w:val="0"/>
          <w:marTop w:val="0"/>
          <w:marBottom w:val="0"/>
          <w:divBdr>
            <w:top w:val="none" w:sz="0" w:space="0" w:color="auto"/>
            <w:left w:val="none" w:sz="0" w:space="0" w:color="auto"/>
            <w:bottom w:val="none" w:sz="0" w:space="0" w:color="auto"/>
            <w:right w:val="none" w:sz="0" w:space="0" w:color="auto"/>
          </w:divBdr>
        </w:div>
        <w:div w:id="1453477764">
          <w:marLeft w:val="640"/>
          <w:marRight w:val="0"/>
          <w:marTop w:val="0"/>
          <w:marBottom w:val="0"/>
          <w:divBdr>
            <w:top w:val="none" w:sz="0" w:space="0" w:color="auto"/>
            <w:left w:val="none" w:sz="0" w:space="0" w:color="auto"/>
            <w:bottom w:val="none" w:sz="0" w:space="0" w:color="auto"/>
            <w:right w:val="none" w:sz="0" w:space="0" w:color="auto"/>
          </w:divBdr>
        </w:div>
        <w:div w:id="646980154">
          <w:marLeft w:val="640"/>
          <w:marRight w:val="0"/>
          <w:marTop w:val="0"/>
          <w:marBottom w:val="0"/>
          <w:divBdr>
            <w:top w:val="none" w:sz="0" w:space="0" w:color="auto"/>
            <w:left w:val="none" w:sz="0" w:space="0" w:color="auto"/>
            <w:bottom w:val="none" w:sz="0" w:space="0" w:color="auto"/>
            <w:right w:val="none" w:sz="0" w:space="0" w:color="auto"/>
          </w:divBdr>
        </w:div>
        <w:div w:id="211771293">
          <w:marLeft w:val="640"/>
          <w:marRight w:val="0"/>
          <w:marTop w:val="0"/>
          <w:marBottom w:val="0"/>
          <w:divBdr>
            <w:top w:val="none" w:sz="0" w:space="0" w:color="auto"/>
            <w:left w:val="none" w:sz="0" w:space="0" w:color="auto"/>
            <w:bottom w:val="none" w:sz="0" w:space="0" w:color="auto"/>
            <w:right w:val="none" w:sz="0" w:space="0" w:color="auto"/>
          </w:divBdr>
        </w:div>
        <w:div w:id="1007908298">
          <w:marLeft w:val="640"/>
          <w:marRight w:val="0"/>
          <w:marTop w:val="0"/>
          <w:marBottom w:val="0"/>
          <w:divBdr>
            <w:top w:val="none" w:sz="0" w:space="0" w:color="auto"/>
            <w:left w:val="none" w:sz="0" w:space="0" w:color="auto"/>
            <w:bottom w:val="none" w:sz="0" w:space="0" w:color="auto"/>
            <w:right w:val="none" w:sz="0" w:space="0" w:color="auto"/>
          </w:divBdr>
        </w:div>
        <w:div w:id="1688214301">
          <w:marLeft w:val="640"/>
          <w:marRight w:val="0"/>
          <w:marTop w:val="0"/>
          <w:marBottom w:val="0"/>
          <w:divBdr>
            <w:top w:val="none" w:sz="0" w:space="0" w:color="auto"/>
            <w:left w:val="none" w:sz="0" w:space="0" w:color="auto"/>
            <w:bottom w:val="none" w:sz="0" w:space="0" w:color="auto"/>
            <w:right w:val="none" w:sz="0" w:space="0" w:color="auto"/>
          </w:divBdr>
        </w:div>
        <w:div w:id="701127838">
          <w:marLeft w:val="640"/>
          <w:marRight w:val="0"/>
          <w:marTop w:val="0"/>
          <w:marBottom w:val="0"/>
          <w:divBdr>
            <w:top w:val="none" w:sz="0" w:space="0" w:color="auto"/>
            <w:left w:val="none" w:sz="0" w:space="0" w:color="auto"/>
            <w:bottom w:val="none" w:sz="0" w:space="0" w:color="auto"/>
            <w:right w:val="none" w:sz="0" w:space="0" w:color="auto"/>
          </w:divBdr>
        </w:div>
        <w:div w:id="759642750">
          <w:marLeft w:val="640"/>
          <w:marRight w:val="0"/>
          <w:marTop w:val="0"/>
          <w:marBottom w:val="0"/>
          <w:divBdr>
            <w:top w:val="none" w:sz="0" w:space="0" w:color="auto"/>
            <w:left w:val="none" w:sz="0" w:space="0" w:color="auto"/>
            <w:bottom w:val="none" w:sz="0" w:space="0" w:color="auto"/>
            <w:right w:val="none" w:sz="0" w:space="0" w:color="auto"/>
          </w:divBdr>
        </w:div>
        <w:div w:id="478039064">
          <w:marLeft w:val="640"/>
          <w:marRight w:val="0"/>
          <w:marTop w:val="0"/>
          <w:marBottom w:val="0"/>
          <w:divBdr>
            <w:top w:val="none" w:sz="0" w:space="0" w:color="auto"/>
            <w:left w:val="none" w:sz="0" w:space="0" w:color="auto"/>
            <w:bottom w:val="none" w:sz="0" w:space="0" w:color="auto"/>
            <w:right w:val="none" w:sz="0" w:space="0" w:color="auto"/>
          </w:divBdr>
        </w:div>
        <w:div w:id="1269699832">
          <w:marLeft w:val="640"/>
          <w:marRight w:val="0"/>
          <w:marTop w:val="0"/>
          <w:marBottom w:val="0"/>
          <w:divBdr>
            <w:top w:val="none" w:sz="0" w:space="0" w:color="auto"/>
            <w:left w:val="none" w:sz="0" w:space="0" w:color="auto"/>
            <w:bottom w:val="none" w:sz="0" w:space="0" w:color="auto"/>
            <w:right w:val="none" w:sz="0" w:space="0" w:color="auto"/>
          </w:divBdr>
        </w:div>
        <w:div w:id="36661035">
          <w:marLeft w:val="640"/>
          <w:marRight w:val="0"/>
          <w:marTop w:val="0"/>
          <w:marBottom w:val="0"/>
          <w:divBdr>
            <w:top w:val="none" w:sz="0" w:space="0" w:color="auto"/>
            <w:left w:val="none" w:sz="0" w:space="0" w:color="auto"/>
            <w:bottom w:val="none" w:sz="0" w:space="0" w:color="auto"/>
            <w:right w:val="none" w:sz="0" w:space="0" w:color="auto"/>
          </w:divBdr>
        </w:div>
        <w:div w:id="275136225">
          <w:marLeft w:val="640"/>
          <w:marRight w:val="0"/>
          <w:marTop w:val="0"/>
          <w:marBottom w:val="0"/>
          <w:divBdr>
            <w:top w:val="none" w:sz="0" w:space="0" w:color="auto"/>
            <w:left w:val="none" w:sz="0" w:space="0" w:color="auto"/>
            <w:bottom w:val="none" w:sz="0" w:space="0" w:color="auto"/>
            <w:right w:val="none" w:sz="0" w:space="0" w:color="auto"/>
          </w:divBdr>
        </w:div>
      </w:divsChild>
    </w:div>
    <w:div w:id="1525560208">
      <w:bodyDiv w:val="1"/>
      <w:marLeft w:val="0"/>
      <w:marRight w:val="0"/>
      <w:marTop w:val="0"/>
      <w:marBottom w:val="0"/>
      <w:divBdr>
        <w:top w:val="none" w:sz="0" w:space="0" w:color="auto"/>
        <w:left w:val="none" w:sz="0" w:space="0" w:color="auto"/>
        <w:bottom w:val="none" w:sz="0" w:space="0" w:color="auto"/>
        <w:right w:val="none" w:sz="0" w:space="0" w:color="auto"/>
      </w:divBdr>
      <w:divsChild>
        <w:div w:id="455606415">
          <w:marLeft w:val="640"/>
          <w:marRight w:val="0"/>
          <w:marTop w:val="0"/>
          <w:marBottom w:val="0"/>
          <w:divBdr>
            <w:top w:val="none" w:sz="0" w:space="0" w:color="auto"/>
            <w:left w:val="none" w:sz="0" w:space="0" w:color="auto"/>
            <w:bottom w:val="none" w:sz="0" w:space="0" w:color="auto"/>
            <w:right w:val="none" w:sz="0" w:space="0" w:color="auto"/>
          </w:divBdr>
        </w:div>
        <w:div w:id="1857186132">
          <w:marLeft w:val="640"/>
          <w:marRight w:val="0"/>
          <w:marTop w:val="0"/>
          <w:marBottom w:val="0"/>
          <w:divBdr>
            <w:top w:val="none" w:sz="0" w:space="0" w:color="auto"/>
            <w:left w:val="none" w:sz="0" w:space="0" w:color="auto"/>
            <w:bottom w:val="none" w:sz="0" w:space="0" w:color="auto"/>
            <w:right w:val="none" w:sz="0" w:space="0" w:color="auto"/>
          </w:divBdr>
        </w:div>
        <w:div w:id="1856530372">
          <w:marLeft w:val="640"/>
          <w:marRight w:val="0"/>
          <w:marTop w:val="0"/>
          <w:marBottom w:val="0"/>
          <w:divBdr>
            <w:top w:val="none" w:sz="0" w:space="0" w:color="auto"/>
            <w:left w:val="none" w:sz="0" w:space="0" w:color="auto"/>
            <w:bottom w:val="none" w:sz="0" w:space="0" w:color="auto"/>
            <w:right w:val="none" w:sz="0" w:space="0" w:color="auto"/>
          </w:divBdr>
        </w:div>
        <w:div w:id="1714385285">
          <w:marLeft w:val="640"/>
          <w:marRight w:val="0"/>
          <w:marTop w:val="0"/>
          <w:marBottom w:val="0"/>
          <w:divBdr>
            <w:top w:val="none" w:sz="0" w:space="0" w:color="auto"/>
            <w:left w:val="none" w:sz="0" w:space="0" w:color="auto"/>
            <w:bottom w:val="none" w:sz="0" w:space="0" w:color="auto"/>
            <w:right w:val="none" w:sz="0" w:space="0" w:color="auto"/>
          </w:divBdr>
        </w:div>
        <w:div w:id="416290793">
          <w:marLeft w:val="640"/>
          <w:marRight w:val="0"/>
          <w:marTop w:val="0"/>
          <w:marBottom w:val="0"/>
          <w:divBdr>
            <w:top w:val="none" w:sz="0" w:space="0" w:color="auto"/>
            <w:left w:val="none" w:sz="0" w:space="0" w:color="auto"/>
            <w:bottom w:val="none" w:sz="0" w:space="0" w:color="auto"/>
            <w:right w:val="none" w:sz="0" w:space="0" w:color="auto"/>
          </w:divBdr>
        </w:div>
        <w:div w:id="1462646618">
          <w:marLeft w:val="640"/>
          <w:marRight w:val="0"/>
          <w:marTop w:val="0"/>
          <w:marBottom w:val="0"/>
          <w:divBdr>
            <w:top w:val="none" w:sz="0" w:space="0" w:color="auto"/>
            <w:left w:val="none" w:sz="0" w:space="0" w:color="auto"/>
            <w:bottom w:val="none" w:sz="0" w:space="0" w:color="auto"/>
            <w:right w:val="none" w:sz="0" w:space="0" w:color="auto"/>
          </w:divBdr>
        </w:div>
        <w:div w:id="138305981">
          <w:marLeft w:val="640"/>
          <w:marRight w:val="0"/>
          <w:marTop w:val="0"/>
          <w:marBottom w:val="0"/>
          <w:divBdr>
            <w:top w:val="none" w:sz="0" w:space="0" w:color="auto"/>
            <w:left w:val="none" w:sz="0" w:space="0" w:color="auto"/>
            <w:bottom w:val="none" w:sz="0" w:space="0" w:color="auto"/>
            <w:right w:val="none" w:sz="0" w:space="0" w:color="auto"/>
          </w:divBdr>
        </w:div>
        <w:div w:id="1058938322">
          <w:marLeft w:val="640"/>
          <w:marRight w:val="0"/>
          <w:marTop w:val="0"/>
          <w:marBottom w:val="0"/>
          <w:divBdr>
            <w:top w:val="none" w:sz="0" w:space="0" w:color="auto"/>
            <w:left w:val="none" w:sz="0" w:space="0" w:color="auto"/>
            <w:bottom w:val="none" w:sz="0" w:space="0" w:color="auto"/>
            <w:right w:val="none" w:sz="0" w:space="0" w:color="auto"/>
          </w:divBdr>
        </w:div>
        <w:div w:id="417142889">
          <w:marLeft w:val="640"/>
          <w:marRight w:val="0"/>
          <w:marTop w:val="0"/>
          <w:marBottom w:val="0"/>
          <w:divBdr>
            <w:top w:val="none" w:sz="0" w:space="0" w:color="auto"/>
            <w:left w:val="none" w:sz="0" w:space="0" w:color="auto"/>
            <w:bottom w:val="none" w:sz="0" w:space="0" w:color="auto"/>
            <w:right w:val="none" w:sz="0" w:space="0" w:color="auto"/>
          </w:divBdr>
        </w:div>
        <w:div w:id="329407824">
          <w:marLeft w:val="640"/>
          <w:marRight w:val="0"/>
          <w:marTop w:val="0"/>
          <w:marBottom w:val="0"/>
          <w:divBdr>
            <w:top w:val="none" w:sz="0" w:space="0" w:color="auto"/>
            <w:left w:val="none" w:sz="0" w:space="0" w:color="auto"/>
            <w:bottom w:val="none" w:sz="0" w:space="0" w:color="auto"/>
            <w:right w:val="none" w:sz="0" w:space="0" w:color="auto"/>
          </w:divBdr>
        </w:div>
      </w:divsChild>
    </w:div>
    <w:div w:id="1540168540">
      <w:bodyDiv w:val="1"/>
      <w:marLeft w:val="0"/>
      <w:marRight w:val="0"/>
      <w:marTop w:val="0"/>
      <w:marBottom w:val="0"/>
      <w:divBdr>
        <w:top w:val="none" w:sz="0" w:space="0" w:color="auto"/>
        <w:left w:val="none" w:sz="0" w:space="0" w:color="auto"/>
        <w:bottom w:val="none" w:sz="0" w:space="0" w:color="auto"/>
        <w:right w:val="none" w:sz="0" w:space="0" w:color="auto"/>
      </w:divBdr>
      <w:divsChild>
        <w:div w:id="57478642">
          <w:marLeft w:val="640"/>
          <w:marRight w:val="0"/>
          <w:marTop w:val="0"/>
          <w:marBottom w:val="0"/>
          <w:divBdr>
            <w:top w:val="none" w:sz="0" w:space="0" w:color="auto"/>
            <w:left w:val="none" w:sz="0" w:space="0" w:color="auto"/>
            <w:bottom w:val="none" w:sz="0" w:space="0" w:color="auto"/>
            <w:right w:val="none" w:sz="0" w:space="0" w:color="auto"/>
          </w:divBdr>
        </w:div>
        <w:div w:id="312880522">
          <w:marLeft w:val="640"/>
          <w:marRight w:val="0"/>
          <w:marTop w:val="0"/>
          <w:marBottom w:val="0"/>
          <w:divBdr>
            <w:top w:val="none" w:sz="0" w:space="0" w:color="auto"/>
            <w:left w:val="none" w:sz="0" w:space="0" w:color="auto"/>
            <w:bottom w:val="none" w:sz="0" w:space="0" w:color="auto"/>
            <w:right w:val="none" w:sz="0" w:space="0" w:color="auto"/>
          </w:divBdr>
        </w:div>
        <w:div w:id="579676851">
          <w:marLeft w:val="640"/>
          <w:marRight w:val="0"/>
          <w:marTop w:val="0"/>
          <w:marBottom w:val="0"/>
          <w:divBdr>
            <w:top w:val="none" w:sz="0" w:space="0" w:color="auto"/>
            <w:left w:val="none" w:sz="0" w:space="0" w:color="auto"/>
            <w:bottom w:val="none" w:sz="0" w:space="0" w:color="auto"/>
            <w:right w:val="none" w:sz="0" w:space="0" w:color="auto"/>
          </w:divBdr>
        </w:div>
        <w:div w:id="1015959083">
          <w:marLeft w:val="640"/>
          <w:marRight w:val="0"/>
          <w:marTop w:val="0"/>
          <w:marBottom w:val="0"/>
          <w:divBdr>
            <w:top w:val="none" w:sz="0" w:space="0" w:color="auto"/>
            <w:left w:val="none" w:sz="0" w:space="0" w:color="auto"/>
            <w:bottom w:val="none" w:sz="0" w:space="0" w:color="auto"/>
            <w:right w:val="none" w:sz="0" w:space="0" w:color="auto"/>
          </w:divBdr>
        </w:div>
        <w:div w:id="1649090111">
          <w:marLeft w:val="640"/>
          <w:marRight w:val="0"/>
          <w:marTop w:val="0"/>
          <w:marBottom w:val="0"/>
          <w:divBdr>
            <w:top w:val="none" w:sz="0" w:space="0" w:color="auto"/>
            <w:left w:val="none" w:sz="0" w:space="0" w:color="auto"/>
            <w:bottom w:val="none" w:sz="0" w:space="0" w:color="auto"/>
            <w:right w:val="none" w:sz="0" w:space="0" w:color="auto"/>
          </w:divBdr>
        </w:div>
        <w:div w:id="1546060416">
          <w:marLeft w:val="640"/>
          <w:marRight w:val="0"/>
          <w:marTop w:val="0"/>
          <w:marBottom w:val="0"/>
          <w:divBdr>
            <w:top w:val="none" w:sz="0" w:space="0" w:color="auto"/>
            <w:left w:val="none" w:sz="0" w:space="0" w:color="auto"/>
            <w:bottom w:val="none" w:sz="0" w:space="0" w:color="auto"/>
            <w:right w:val="none" w:sz="0" w:space="0" w:color="auto"/>
          </w:divBdr>
        </w:div>
        <w:div w:id="1580482523">
          <w:marLeft w:val="640"/>
          <w:marRight w:val="0"/>
          <w:marTop w:val="0"/>
          <w:marBottom w:val="0"/>
          <w:divBdr>
            <w:top w:val="none" w:sz="0" w:space="0" w:color="auto"/>
            <w:left w:val="none" w:sz="0" w:space="0" w:color="auto"/>
            <w:bottom w:val="none" w:sz="0" w:space="0" w:color="auto"/>
            <w:right w:val="none" w:sz="0" w:space="0" w:color="auto"/>
          </w:divBdr>
        </w:div>
        <w:div w:id="1588734215">
          <w:marLeft w:val="640"/>
          <w:marRight w:val="0"/>
          <w:marTop w:val="0"/>
          <w:marBottom w:val="0"/>
          <w:divBdr>
            <w:top w:val="none" w:sz="0" w:space="0" w:color="auto"/>
            <w:left w:val="none" w:sz="0" w:space="0" w:color="auto"/>
            <w:bottom w:val="none" w:sz="0" w:space="0" w:color="auto"/>
            <w:right w:val="none" w:sz="0" w:space="0" w:color="auto"/>
          </w:divBdr>
        </w:div>
        <w:div w:id="1972898305">
          <w:marLeft w:val="640"/>
          <w:marRight w:val="0"/>
          <w:marTop w:val="0"/>
          <w:marBottom w:val="0"/>
          <w:divBdr>
            <w:top w:val="none" w:sz="0" w:space="0" w:color="auto"/>
            <w:left w:val="none" w:sz="0" w:space="0" w:color="auto"/>
            <w:bottom w:val="none" w:sz="0" w:space="0" w:color="auto"/>
            <w:right w:val="none" w:sz="0" w:space="0" w:color="auto"/>
          </w:divBdr>
        </w:div>
        <w:div w:id="1365788473">
          <w:marLeft w:val="640"/>
          <w:marRight w:val="0"/>
          <w:marTop w:val="0"/>
          <w:marBottom w:val="0"/>
          <w:divBdr>
            <w:top w:val="none" w:sz="0" w:space="0" w:color="auto"/>
            <w:left w:val="none" w:sz="0" w:space="0" w:color="auto"/>
            <w:bottom w:val="none" w:sz="0" w:space="0" w:color="auto"/>
            <w:right w:val="none" w:sz="0" w:space="0" w:color="auto"/>
          </w:divBdr>
        </w:div>
        <w:div w:id="1949072130">
          <w:marLeft w:val="640"/>
          <w:marRight w:val="0"/>
          <w:marTop w:val="0"/>
          <w:marBottom w:val="0"/>
          <w:divBdr>
            <w:top w:val="none" w:sz="0" w:space="0" w:color="auto"/>
            <w:left w:val="none" w:sz="0" w:space="0" w:color="auto"/>
            <w:bottom w:val="none" w:sz="0" w:space="0" w:color="auto"/>
            <w:right w:val="none" w:sz="0" w:space="0" w:color="auto"/>
          </w:divBdr>
        </w:div>
        <w:div w:id="848368819">
          <w:marLeft w:val="640"/>
          <w:marRight w:val="0"/>
          <w:marTop w:val="0"/>
          <w:marBottom w:val="0"/>
          <w:divBdr>
            <w:top w:val="none" w:sz="0" w:space="0" w:color="auto"/>
            <w:left w:val="none" w:sz="0" w:space="0" w:color="auto"/>
            <w:bottom w:val="none" w:sz="0" w:space="0" w:color="auto"/>
            <w:right w:val="none" w:sz="0" w:space="0" w:color="auto"/>
          </w:divBdr>
        </w:div>
        <w:div w:id="800810944">
          <w:marLeft w:val="640"/>
          <w:marRight w:val="0"/>
          <w:marTop w:val="0"/>
          <w:marBottom w:val="0"/>
          <w:divBdr>
            <w:top w:val="none" w:sz="0" w:space="0" w:color="auto"/>
            <w:left w:val="none" w:sz="0" w:space="0" w:color="auto"/>
            <w:bottom w:val="none" w:sz="0" w:space="0" w:color="auto"/>
            <w:right w:val="none" w:sz="0" w:space="0" w:color="auto"/>
          </w:divBdr>
        </w:div>
        <w:div w:id="1742756099">
          <w:marLeft w:val="640"/>
          <w:marRight w:val="0"/>
          <w:marTop w:val="0"/>
          <w:marBottom w:val="0"/>
          <w:divBdr>
            <w:top w:val="none" w:sz="0" w:space="0" w:color="auto"/>
            <w:left w:val="none" w:sz="0" w:space="0" w:color="auto"/>
            <w:bottom w:val="none" w:sz="0" w:space="0" w:color="auto"/>
            <w:right w:val="none" w:sz="0" w:space="0" w:color="auto"/>
          </w:divBdr>
        </w:div>
      </w:divsChild>
    </w:div>
    <w:div w:id="1541669275">
      <w:bodyDiv w:val="1"/>
      <w:marLeft w:val="0"/>
      <w:marRight w:val="0"/>
      <w:marTop w:val="0"/>
      <w:marBottom w:val="0"/>
      <w:divBdr>
        <w:top w:val="none" w:sz="0" w:space="0" w:color="auto"/>
        <w:left w:val="none" w:sz="0" w:space="0" w:color="auto"/>
        <w:bottom w:val="none" w:sz="0" w:space="0" w:color="auto"/>
        <w:right w:val="none" w:sz="0" w:space="0" w:color="auto"/>
      </w:divBdr>
    </w:div>
    <w:div w:id="1544176625">
      <w:bodyDiv w:val="1"/>
      <w:marLeft w:val="0"/>
      <w:marRight w:val="0"/>
      <w:marTop w:val="0"/>
      <w:marBottom w:val="0"/>
      <w:divBdr>
        <w:top w:val="none" w:sz="0" w:space="0" w:color="auto"/>
        <w:left w:val="none" w:sz="0" w:space="0" w:color="auto"/>
        <w:bottom w:val="none" w:sz="0" w:space="0" w:color="auto"/>
        <w:right w:val="none" w:sz="0" w:space="0" w:color="auto"/>
      </w:divBdr>
      <w:divsChild>
        <w:div w:id="512454774">
          <w:marLeft w:val="640"/>
          <w:marRight w:val="0"/>
          <w:marTop w:val="0"/>
          <w:marBottom w:val="0"/>
          <w:divBdr>
            <w:top w:val="none" w:sz="0" w:space="0" w:color="auto"/>
            <w:left w:val="none" w:sz="0" w:space="0" w:color="auto"/>
            <w:bottom w:val="none" w:sz="0" w:space="0" w:color="auto"/>
            <w:right w:val="none" w:sz="0" w:space="0" w:color="auto"/>
          </w:divBdr>
        </w:div>
        <w:div w:id="324894632">
          <w:marLeft w:val="640"/>
          <w:marRight w:val="0"/>
          <w:marTop w:val="0"/>
          <w:marBottom w:val="0"/>
          <w:divBdr>
            <w:top w:val="none" w:sz="0" w:space="0" w:color="auto"/>
            <w:left w:val="none" w:sz="0" w:space="0" w:color="auto"/>
            <w:bottom w:val="none" w:sz="0" w:space="0" w:color="auto"/>
            <w:right w:val="none" w:sz="0" w:space="0" w:color="auto"/>
          </w:divBdr>
        </w:div>
        <w:div w:id="2107385404">
          <w:marLeft w:val="640"/>
          <w:marRight w:val="0"/>
          <w:marTop w:val="0"/>
          <w:marBottom w:val="0"/>
          <w:divBdr>
            <w:top w:val="none" w:sz="0" w:space="0" w:color="auto"/>
            <w:left w:val="none" w:sz="0" w:space="0" w:color="auto"/>
            <w:bottom w:val="none" w:sz="0" w:space="0" w:color="auto"/>
            <w:right w:val="none" w:sz="0" w:space="0" w:color="auto"/>
          </w:divBdr>
        </w:div>
        <w:div w:id="1336300623">
          <w:marLeft w:val="640"/>
          <w:marRight w:val="0"/>
          <w:marTop w:val="0"/>
          <w:marBottom w:val="0"/>
          <w:divBdr>
            <w:top w:val="none" w:sz="0" w:space="0" w:color="auto"/>
            <w:left w:val="none" w:sz="0" w:space="0" w:color="auto"/>
            <w:bottom w:val="none" w:sz="0" w:space="0" w:color="auto"/>
            <w:right w:val="none" w:sz="0" w:space="0" w:color="auto"/>
          </w:divBdr>
        </w:div>
        <w:div w:id="2034307861">
          <w:marLeft w:val="640"/>
          <w:marRight w:val="0"/>
          <w:marTop w:val="0"/>
          <w:marBottom w:val="0"/>
          <w:divBdr>
            <w:top w:val="none" w:sz="0" w:space="0" w:color="auto"/>
            <w:left w:val="none" w:sz="0" w:space="0" w:color="auto"/>
            <w:bottom w:val="none" w:sz="0" w:space="0" w:color="auto"/>
            <w:right w:val="none" w:sz="0" w:space="0" w:color="auto"/>
          </w:divBdr>
        </w:div>
        <w:div w:id="358047385">
          <w:marLeft w:val="640"/>
          <w:marRight w:val="0"/>
          <w:marTop w:val="0"/>
          <w:marBottom w:val="0"/>
          <w:divBdr>
            <w:top w:val="none" w:sz="0" w:space="0" w:color="auto"/>
            <w:left w:val="none" w:sz="0" w:space="0" w:color="auto"/>
            <w:bottom w:val="none" w:sz="0" w:space="0" w:color="auto"/>
            <w:right w:val="none" w:sz="0" w:space="0" w:color="auto"/>
          </w:divBdr>
        </w:div>
        <w:div w:id="807281781">
          <w:marLeft w:val="640"/>
          <w:marRight w:val="0"/>
          <w:marTop w:val="0"/>
          <w:marBottom w:val="0"/>
          <w:divBdr>
            <w:top w:val="none" w:sz="0" w:space="0" w:color="auto"/>
            <w:left w:val="none" w:sz="0" w:space="0" w:color="auto"/>
            <w:bottom w:val="none" w:sz="0" w:space="0" w:color="auto"/>
            <w:right w:val="none" w:sz="0" w:space="0" w:color="auto"/>
          </w:divBdr>
        </w:div>
        <w:div w:id="476456788">
          <w:marLeft w:val="640"/>
          <w:marRight w:val="0"/>
          <w:marTop w:val="0"/>
          <w:marBottom w:val="0"/>
          <w:divBdr>
            <w:top w:val="none" w:sz="0" w:space="0" w:color="auto"/>
            <w:left w:val="none" w:sz="0" w:space="0" w:color="auto"/>
            <w:bottom w:val="none" w:sz="0" w:space="0" w:color="auto"/>
            <w:right w:val="none" w:sz="0" w:space="0" w:color="auto"/>
          </w:divBdr>
        </w:div>
        <w:div w:id="1673605838">
          <w:marLeft w:val="640"/>
          <w:marRight w:val="0"/>
          <w:marTop w:val="0"/>
          <w:marBottom w:val="0"/>
          <w:divBdr>
            <w:top w:val="none" w:sz="0" w:space="0" w:color="auto"/>
            <w:left w:val="none" w:sz="0" w:space="0" w:color="auto"/>
            <w:bottom w:val="none" w:sz="0" w:space="0" w:color="auto"/>
            <w:right w:val="none" w:sz="0" w:space="0" w:color="auto"/>
          </w:divBdr>
        </w:div>
        <w:div w:id="385298975">
          <w:marLeft w:val="640"/>
          <w:marRight w:val="0"/>
          <w:marTop w:val="0"/>
          <w:marBottom w:val="0"/>
          <w:divBdr>
            <w:top w:val="none" w:sz="0" w:space="0" w:color="auto"/>
            <w:left w:val="none" w:sz="0" w:space="0" w:color="auto"/>
            <w:bottom w:val="none" w:sz="0" w:space="0" w:color="auto"/>
            <w:right w:val="none" w:sz="0" w:space="0" w:color="auto"/>
          </w:divBdr>
        </w:div>
        <w:div w:id="1941376981">
          <w:marLeft w:val="640"/>
          <w:marRight w:val="0"/>
          <w:marTop w:val="0"/>
          <w:marBottom w:val="0"/>
          <w:divBdr>
            <w:top w:val="none" w:sz="0" w:space="0" w:color="auto"/>
            <w:left w:val="none" w:sz="0" w:space="0" w:color="auto"/>
            <w:bottom w:val="none" w:sz="0" w:space="0" w:color="auto"/>
            <w:right w:val="none" w:sz="0" w:space="0" w:color="auto"/>
          </w:divBdr>
        </w:div>
        <w:div w:id="2007708589">
          <w:marLeft w:val="640"/>
          <w:marRight w:val="0"/>
          <w:marTop w:val="0"/>
          <w:marBottom w:val="0"/>
          <w:divBdr>
            <w:top w:val="none" w:sz="0" w:space="0" w:color="auto"/>
            <w:left w:val="none" w:sz="0" w:space="0" w:color="auto"/>
            <w:bottom w:val="none" w:sz="0" w:space="0" w:color="auto"/>
            <w:right w:val="none" w:sz="0" w:space="0" w:color="auto"/>
          </w:divBdr>
        </w:div>
        <w:div w:id="101727205">
          <w:marLeft w:val="640"/>
          <w:marRight w:val="0"/>
          <w:marTop w:val="0"/>
          <w:marBottom w:val="0"/>
          <w:divBdr>
            <w:top w:val="none" w:sz="0" w:space="0" w:color="auto"/>
            <w:left w:val="none" w:sz="0" w:space="0" w:color="auto"/>
            <w:bottom w:val="none" w:sz="0" w:space="0" w:color="auto"/>
            <w:right w:val="none" w:sz="0" w:space="0" w:color="auto"/>
          </w:divBdr>
        </w:div>
        <w:div w:id="1677490444">
          <w:marLeft w:val="640"/>
          <w:marRight w:val="0"/>
          <w:marTop w:val="0"/>
          <w:marBottom w:val="0"/>
          <w:divBdr>
            <w:top w:val="none" w:sz="0" w:space="0" w:color="auto"/>
            <w:left w:val="none" w:sz="0" w:space="0" w:color="auto"/>
            <w:bottom w:val="none" w:sz="0" w:space="0" w:color="auto"/>
            <w:right w:val="none" w:sz="0" w:space="0" w:color="auto"/>
          </w:divBdr>
        </w:div>
      </w:divsChild>
    </w:div>
    <w:div w:id="1553273052">
      <w:bodyDiv w:val="1"/>
      <w:marLeft w:val="0"/>
      <w:marRight w:val="0"/>
      <w:marTop w:val="0"/>
      <w:marBottom w:val="0"/>
      <w:divBdr>
        <w:top w:val="none" w:sz="0" w:space="0" w:color="auto"/>
        <w:left w:val="none" w:sz="0" w:space="0" w:color="auto"/>
        <w:bottom w:val="none" w:sz="0" w:space="0" w:color="auto"/>
        <w:right w:val="none" w:sz="0" w:space="0" w:color="auto"/>
      </w:divBdr>
      <w:divsChild>
        <w:div w:id="493033802">
          <w:marLeft w:val="640"/>
          <w:marRight w:val="0"/>
          <w:marTop w:val="0"/>
          <w:marBottom w:val="0"/>
          <w:divBdr>
            <w:top w:val="none" w:sz="0" w:space="0" w:color="auto"/>
            <w:left w:val="none" w:sz="0" w:space="0" w:color="auto"/>
            <w:bottom w:val="none" w:sz="0" w:space="0" w:color="auto"/>
            <w:right w:val="none" w:sz="0" w:space="0" w:color="auto"/>
          </w:divBdr>
        </w:div>
        <w:div w:id="781653000">
          <w:marLeft w:val="640"/>
          <w:marRight w:val="0"/>
          <w:marTop w:val="0"/>
          <w:marBottom w:val="0"/>
          <w:divBdr>
            <w:top w:val="none" w:sz="0" w:space="0" w:color="auto"/>
            <w:left w:val="none" w:sz="0" w:space="0" w:color="auto"/>
            <w:bottom w:val="none" w:sz="0" w:space="0" w:color="auto"/>
            <w:right w:val="none" w:sz="0" w:space="0" w:color="auto"/>
          </w:divBdr>
        </w:div>
        <w:div w:id="47339234">
          <w:marLeft w:val="640"/>
          <w:marRight w:val="0"/>
          <w:marTop w:val="0"/>
          <w:marBottom w:val="0"/>
          <w:divBdr>
            <w:top w:val="none" w:sz="0" w:space="0" w:color="auto"/>
            <w:left w:val="none" w:sz="0" w:space="0" w:color="auto"/>
            <w:bottom w:val="none" w:sz="0" w:space="0" w:color="auto"/>
            <w:right w:val="none" w:sz="0" w:space="0" w:color="auto"/>
          </w:divBdr>
        </w:div>
        <w:div w:id="1112096593">
          <w:marLeft w:val="640"/>
          <w:marRight w:val="0"/>
          <w:marTop w:val="0"/>
          <w:marBottom w:val="0"/>
          <w:divBdr>
            <w:top w:val="none" w:sz="0" w:space="0" w:color="auto"/>
            <w:left w:val="none" w:sz="0" w:space="0" w:color="auto"/>
            <w:bottom w:val="none" w:sz="0" w:space="0" w:color="auto"/>
            <w:right w:val="none" w:sz="0" w:space="0" w:color="auto"/>
          </w:divBdr>
        </w:div>
        <w:div w:id="331950419">
          <w:marLeft w:val="640"/>
          <w:marRight w:val="0"/>
          <w:marTop w:val="0"/>
          <w:marBottom w:val="0"/>
          <w:divBdr>
            <w:top w:val="none" w:sz="0" w:space="0" w:color="auto"/>
            <w:left w:val="none" w:sz="0" w:space="0" w:color="auto"/>
            <w:bottom w:val="none" w:sz="0" w:space="0" w:color="auto"/>
            <w:right w:val="none" w:sz="0" w:space="0" w:color="auto"/>
          </w:divBdr>
        </w:div>
        <w:div w:id="1467427543">
          <w:marLeft w:val="640"/>
          <w:marRight w:val="0"/>
          <w:marTop w:val="0"/>
          <w:marBottom w:val="0"/>
          <w:divBdr>
            <w:top w:val="none" w:sz="0" w:space="0" w:color="auto"/>
            <w:left w:val="none" w:sz="0" w:space="0" w:color="auto"/>
            <w:bottom w:val="none" w:sz="0" w:space="0" w:color="auto"/>
            <w:right w:val="none" w:sz="0" w:space="0" w:color="auto"/>
          </w:divBdr>
        </w:div>
        <w:div w:id="465201978">
          <w:marLeft w:val="640"/>
          <w:marRight w:val="0"/>
          <w:marTop w:val="0"/>
          <w:marBottom w:val="0"/>
          <w:divBdr>
            <w:top w:val="none" w:sz="0" w:space="0" w:color="auto"/>
            <w:left w:val="none" w:sz="0" w:space="0" w:color="auto"/>
            <w:bottom w:val="none" w:sz="0" w:space="0" w:color="auto"/>
            <w:right w:val="none" w:sz="0" w:space="0" w:color="auto"/>
          </w:divBdr>
        </w:div>
        <w:div w:id="708528437">
          <w:marLeft w:val="640"/>
          <w:marRight w:val="0"/>
          <w:marTop w:val="0"/>
          <w:marBottom w:val="0"/>
          <w:divBdr>
            <w:top w:val="none" w:sz="0" w:space="0" w:color="auto"/>
            <w:left w:val="none" w:sz="0" w:space="0" w:color="auto"/>
            <w:bottom w:val="none" w:sz="0" w:space="0" w:color="auto"/>
            <w:right w:val="none" w:sz="0" w:space="0" w:color="auto"/>
          </w:divBdr>
        </w:div>
        <w:div w:id="263150587">
          <w:marLeft w:val="640"/>
          <w:marRight w:val="0"/>
          <w:marTop w:val="0"/>
          <w:marBottom w:val="0"/>
          <w:divBdr>
            <w:top w:val="none" w:sz="0" w:space="0" w:color="auto"/>
            <w:left w:val="none" w:sz="0" w:space="0" w:color="auto"/>
            <w:bottom w:val="none" w:sz="0" w:space="0" w:color="auto"/>
            <w:right w:val="none" w:sz="0" w:space="0" w:color="auto"/>
          </w:divBdr>
        </w:div>
        <w:div w:id="1105073990">
          <w:marLeft w:val="640"/>
          <w:marRight w:val="0"/>
          <w:marTop w:val="0"/>
          <w:marBottom w:val="0"/>
          <w:divBdr>
            <w:top w:val="none" w:sz="0" w:space="0" w:color="auto"/>
            <w:left w:val="none" w:sz="0" w:space="0" w:color="auto"/>
            <w:bottom w:val="none" w:sz="0" w:space="0" w:color="auto"/>
            <w:right w:val="none" w:sz="0" w:space="0" w:color="auto"/>
          </w:divBdr>
        </w:div>
        <w:div w:id="1654139238">
          <w:marLeft w:val="640"/>
          <w:marRight w:val="0"/>
          <w:marTop w:val="0"/>
          <w:marBottom w:val="0"/>
          <w:divBdr>
            <w:top w:val="none" w:sz="0" w:space="0" w:color="auto"/>
            <w:left w:val="none" w:sz="0" w:space="0" w:color="auto"/>
            <w:bottom w:val="none" w:sz="0" w:space="0" w:color="auto"/>
            <w:right w:val="none" w:sz="0" w:space="0" w:color="auto"/>
          </w:divBdr>
        </w:div>
        <w:div w:id="863054479">
          <w:marLeft w:val="640"/>
          <w:marRight w:val="0"/>
          <w:marTop w:val="0"/>
          <w:marBottom w:val="0"/>
          <w:divBdr>
            <w:top w:val="none" w:sz="0" w:space="0" w:color="auto"/>
            <w:left w:val="none" w:sz="0" w:space="0" w:color="auto"/>
            <w:bottom w:val="none" w:sz="0" w:space="0" w:color="auto"/>
            <w:right w:val="none" w:sz="0" w:space="0" w:color="auto"/>
          </w:divBdr>
        </w:div>
        <w:div w:id="1234193406">
          <w:marLeft w:val="640"/>
          <w:marRight w:val="0"/>
          <w:marTop w:val="0"/>
          <w:marBottom w:val="0"/>
          <w:divBdr>
            <w:top w:val="none" w:sz="0" w:space="0" w:color="auto"/>
            <w:left w:val="none" w:sz="0" w:space="0" w:color="auto"/>
            <w:bottom w:val="none" w:sz="0" w:space="0" w:color="auto"/>
            <w:right w:val="none" w:sz="0" w:space="0" w:color="auto"/>
          </w:divBdr>
        </w:div>
        <w:div w:id="16733055">
          <w:marLeft w:val="640"/>
          <w:marRight w:val="0"/>
          <w:marTop w:val="0"/>
          <w:marBottom w:val="0"/>
          <w:divBdr>
            <w:top w:val="none" w:sz="0" w:space="0" w:color="auto"/>
            <w:left w:val="none" w:sz="0" w:space="0" w:color="auto"/>
            <w:bottom w:val="none" w:sz="0" w:space="0" w:color="auto"/>
            <w:right w:val="none" w:sz="0" w:space="0" w:color="auto"/>
          </w:divBdr>
        </w:div>
      </w:divsChild>
    </w:div>
    <w:div w:id="1563367857">
      <w:bodyDiv w:val="1"/>
      <w:marLeft w:val="0"/>
      <w:marRight w:val="0"/>
      <w:marTop w:val="0"/>
      <w:marBottom w:val="0"/>
      <w:divBdr>
        <w:top w:val="none" w:sz="0" w:space="0" w:color="auto"/>
        <w:left w:val="none" w:sz="0" w:space="0" w:color="auto"/>
        <w:bottom w:val="none" w:sz="0" w:space="0" w:color="auto"/>
        <w:right w:val="none" w:sz="0" w:space="0" w:color="auto"/>
      </w:divBdr>
      <w:divsChild>
        <w:div w:id="203491747">
          <w:marLeft w:val="640"/>
          <w:marRight w:val="0"/>
          <w:marTop w:val="0"/>
          <w:marBottom w:val="0"/>
          <w:divBdr>
            <w:top w:val="none" w:sz="0" w:space="0" w:color="auto"/>
            <w:left w:val="none" w:sz="0" w:space="0" w:color="auto"/>
            <w:bottom w:val="none" w:sz="0" w:space="0" w:color="auto"/>
            <w:right w:val="none" w:sz="0" w:space="0" w:color="auto"/>
          </w:divBdr>
        </w:div>
        <w:div w:id="1153569781">
          <w:marLeft w:val="640"/>
          <w:marRight w:val="0"/>
          <w:marTop w:val="0"/>
          <w:marBottom w:val="0"/>
          <w:divBdr>
            <w:top w:val="none" w:sz="0" w:space="0" w:color="auto"/>
            <w:left w:val="none" w:sz="0" w:space="0" w:color="auto"/>
            <w:bottom w:val="none" w:sz="0" w:space="0" w:color="auto"/>
            <w:right w:val="none" w:sz="0" w:space="0" w:color="auto"/>
          </w:divBdr>
        </w:div>
        <w:div w:id="916549994">
          <w:marLeft w:val="640"/>
          <w:marRight w:val="0"/>
          <w:marTop w:val="0"/>
          <w:marBottom w:val="0"/>
          <w:divBdr>
            <w:top w:val="none" w:sz="0" w:space="0" w:color="auto"/>
            <w:left w:val="none" w:sz="0" w:space="0" w:color="auto"/>
            <w:bottom w:val="none" w:sz="0" w:space="0" w:color="auto"/>
            <w:right w:val="none" w:sz="0" w:space="0" w:color="auto"/>
          </w:divBdr>
        </w:div>
        <w:div w:id="503281082">
          <w:marLeft w:val="640"/>
          <w:marRight w:val="0"/>
          <w:marTop w:val="0"/>
          <w:marBottom w:val="0"/>
          <w:divBdr>
            <w:top w:val="none" w:sz="0" w:space="0" w:color="auto"/>
            <w:left w:val="none" w:sz="0" w:space="0" w:color="auto"/>
            <w:bottom w:val="none" w:sz="0" w:space="0" w:color="auto"/>
            <w:right w:val="none" w:sz="0" w:space="0" w:color="auto"/>
          </w:divBdr>
        </w:div>
        <w:div w:id="388966594">
          <w:marLeft w:val="640"/>
          <w:marRight w:val="0"/>
          <w:marTop w:val="0"/>
          <w:marBottom w:val="0"/>
          <w:divBdr>
            <w:top w:val="none" w:sz="0" w:space="0" w:color="auto"/>
            <w:left w:val="none" w:sz="0" w:space="0" w:color="auto"/>
            <w:bottom w:val="none" w:sz="0" w:space="0" w:color="auto"/>
            <w:right w:val="none" w:sz="0" w:space="0" w:color="auto"/>
          </w:divBdr>
        </w:div>
        <w:div w:id="790199944">
          <w:marLeft w:val="640"/>
          <w:marRight w:val="0"/>
          <w:marTop w:val="0"/>
          <w:marBottom w:val="0"/>
          <w:divBdr>
            <w:top w:val="none" w:sz="0" w:space="0" w:color="auto"/>
            <w:left w:val="none" w:sz="0" w:space="0" w:color="auto"/>
            <w:bottom w:val="none" w:sz="0" w:space="0" w:color="auto"/>
            <w:right w:val="none" w:sz="0" w:space="0" w:color="auto"/>
          </w:divBdr>
        </w:div>
        <w:div w:id="1721980321">
          <w:marLeft w:val="640"/>
          <w:marRight w:val="0"/>
          <w:marTop w:val="0"/>
          <w:marBottom w:val="0"/>
          <w:divBdr>
            <w:top w:val="none" w:sz="0" w:space="0" w:color="auto"/>
            <w:left w:val="none" w:sz="0" w:space="0" w:color="auto"/>
            <w:bottom w:val="none" w:sz="0" w:space="0" w:color="auto"/>
            <w:right w:val="none" w:sz="0" w:space="0" w:color="auto"/>
          </w:divBdr>
        </w:div>
        <w:div w:id="780295409">
          <w:marLeft w:val="640"/>
          <w:marRight w:val="0"/>
          <w:marTop w:val="0"/>
          <w:marBottom w:val="0"/>
          <w:divBdr>
            <w:top w:val="none" w:sz="0" w:space="0" w:color="auto"/>
            <w:left w:val="none" w:sz="0" w:space="0" w:color="auto"/>
            <w:bottom w:val="none" w:sz="0" w:space="0" w:color="auto"/>
            <w:right w:val="none" w:sz="0" w:space="0" w:color="auto"/>
          </w:divBdr>
        </w:div>
        <w:div w:id="555968251">
          <w:marLeft w:val="640"/>
          <w:marRight w:val="0"/>
          <w:marTop w:val="0"/>
          <w:marBottom w:val="0"/>
          <w:divBdr>
            <w:top w:val="none" w:sz="0" w:space="0" w:color="auto"/>
            <w:left w:val="none" w:sz="0" w:space="0" w:color="auto"/>
            <w:bottom w:val="none" w:sz="0" w:space="0" w:color="auto"/>
            <w:right w:val="none" w:sz="0" w:space="0" w:color="auto"/>
          </w:divBdr>
        </w:div>
        <w:div w:id="1317417268">
          <w:marLeft w:val="640"/>
          <w:marRight w:val="0"/>
          <w:marTop w:val="0"/>
          <w:marBottom w:val="0"/>
          <w:divBdr>
            <w:top w:val="none" w:sz="0" w:space="0" w:color="auto"/>
            <w:left w:val="none" w:sz="0" w:space="0" w:color="auto"/>
            <w:bottom w:val="none" w:sz="0" w:space="0" w:color="auto"/>
            <w:right w:val="none" w:sz="0" w:space="0" w:color="auto"/>
          </w:divBdr>
        </w:div>
        <w:div w:id="996150974">
          <w:marLeft w:val="640"/>
          <w:marRight w:val="0"/>
          <w:marTop w:val="0"/>
          <w:marBottom w:val="0"/>
          <w:divBdr>
            <w:top w:val="none" w:sz="0" w:space="0" w:color="auto"/>
            <w:left w:val="none" w:sz="0" w:space="0" w:color="auto"/>
            <w:bottom w:val="none" w:sz="0" w:space="0" w:color="auto"/>
            <w:right w:val="none" w:sz="0" w:space="0" w:color="auto"/>
          </w:divBdr>
        </w:div>
        <w:div w:id="411508678">
          <w:marLeft w:val="640"/>
          <w:marRight w:val="0"/>
          <w:marTop w:val="0"/>
          <w:marBottom w:val="0"/>
          <w:divBdr>
            <w:top w:val="none" w:sz="0" w:space="0" w:color="auto"/>
            <w:left w:val="none" w:sz="0" w:space="0" w:color="auto"/>
            <w:bottom w:val="none" w:sz="0" w:space="0" w:color="auto"/>
            <w:right w:val="none" w:sz="0" w:space="0" w:color="auto"/>
          </w:divBdr>
        </w:div>
        <w:div w:id="2066098417">
          <w:marLeft w:val="640"/>
          <w:marRight w:val="0"/>
          <w:marTop w:val="0"/>
          <w:marBottom w:val="0"/>
          <w:divBdr>
            <w:top w:val="none" w:sz="0" w:space="0" w:color="auto"/>
            <w:left w:val="none" w:sz="0" w:space="0" w:color="auto"/>
            <w:bottom w:val="none" w:sz="0" w:space="0" w:color="auto"/>
            <w:right w:val="none" w:sz="0" w:space="0" w:color="auto"/>
          </w:divBdr>
        </w:div>
        <w:div w:id="803036356">
          <w:marLeft w:val="640"/>
          <w:marRight w:val="0"/>
          <w:marTop w:val="0"/>
          <w:marBottom w:val="0"/>
          <w:divBdr>
            <w:top w:val="none" w:sz="0" w:space="0" w:color="auto"/>
            <w:left w:val="none" w:sz="0" w:space="0" w:color="auto"/>
            <w:bottom w:val="none" w:sz="0" w:space="0" w:color="auto"/>
            <w:right w:val="none" w:sz="0" w:space="0" w:color="auto"/>
          </w:divBdr>
        </w:div>
      </w:divsChild>
    </w:div>
    <w:div w:id="1564215711">
      <w:bodyDiv w:val="1"/>
      <w:marLeft w:val="0"/>
      <w:marRight w:val="0"/>
      <w:marTop w:val="0"/>
      <w:marBottom w:val="0"/>
      <w:divBdr>
        <w:top w:val="none" w:sz="0" w:space="0" w:color="auto"/>
        <w:left w:val="none" w:sz="0" w:space="0" w:color="auto"/>
        <w:bottom w:val="none" w:sz="0" w:space="0" w:color="auto"/>
        <w:right w:val="none" w:sz="0" w:space="0" w:color="auto"/>
      </w:divBdr>
      <w:divsChild>
        <w:div w:id="1981418341">
          <w:marLeft w:val="640"/>
          <w:marRight w:val="0"/>
          <w:marTop w:val="0"/>
          <w:marBottom w:val="0"/>
          <w:divBdr>
            <w:top w:val="none" w:sz="0" w:space="0" w:color="auto"/>
            <w:left w:val="none" w:sz="0" w:space="0" w:color="auto"/>
            <w:bottom w:val="none" w:sz="0" w:space="0" w:color="auto"/>
            <w:right w:val="none" w:sz="0" w:space="0" w:color="auto"/>
          </w:divBdr>
        </w:div>
        <w:div w:id="995375745">
          <w:marLeft w:val="640"/>
          <w:marRight w:val="0"/>
          <w:marTop w:val="0"/>
          <w:marBottom w:val="0"/>
          <w:divBdr>
            <w:top w:val="none" w:sz="0" w:space="0" w:color="auto"/>
            <w:left w:val="none" w:sz="0" w:space="0" w:color="auto"/>
            <w:bottom w:val="none" w:sz="0" w:space="0" w:color="auto"/>
            <w:right w:val="none" w:sz="0" w:space="0" w:color="auto"/>
          </w:divBdr>
        </w:div>
        <w:div w:id="36125528">
          <w:marLeft w:val="640"/>
          <w:marRight w:val="0"/>
          <w:marTop w:val="0"/>
          <w:marBottom w:val="0"/>
          <w:divBdr>
            <w:top w:val="none" w:sz="0" w:space="0" w:color="auto"/>
            <w:left w:val="none" w:sz="0" w:space="0" w:color="auto"/>
            <w:bottom w:val="none" w:sz="0" w:space="0" w:color="auto"/>
            <w:right w:val="none" w:sz="0" w:space="0" w:color="auto"/>
          </w:divBdr>
        </w:div>
        <w:div w:id="1096711307">
          <w:marLeft w:val="640"/>
          <w:marRight w:val="0"/>
          <w:marTop w:val="0"/>
          <w:marBottom w:val="0"/>
          <w:divBdr>
            <w:top w:val="none" w:sz="0" w:space="0" w:color="auto"/>
            <w:left w:val="none" w:sz="0" w:space="0" w:color="auto"/>
            <w:bottom w:val="none" w:sz="0" w:space="0" w:color="auto"/>
            <w:right w:val="none" w:sz="0" w:space="0" w:color="auto"/>
          </w:divBdr>
        </w:div>
        <w:div w:id="99375763">
          <w:marLeft w:val="640"/>
          <w:marRight w:val="0"/>
          <w:marTop w:val="0"/>
          <w:marBottom w:val="0"/>
          <w:divBdr>
            <w:top w:val="none" w:sz="0" w:space="0" w:color="auto"/>
            <w:left w:val="none" w:sz="0" w:space="0" w:color="auto"/>
            <w:bottom w:val="none" w:sz="0" w:space="0" w:color="auto"/>
            <w:right w:val="none" w:sz="0" w:space="0" w:color="auto"/>
          </w:divBdr>
        </w:div>
        <w:div w:id="1249265688">
          <w:marLeft w:val="640"/>
          <w:marRight w:val="0"/>
          <w:marTop w:val="0"/>
          <w:marBottom w:val="0"/>
          <w:divBdr>
            <w:top w:val="none" w:sz="0" w:space="0" w:color="auto"/>
            <w:left w:val="none" w:sz="0" w:space="0" w:color="auto"/>
            <w:bottom w:val="none" w:sz="0" w:space="0" w:color="auto"/>
            <w:right w:val="none" w:sz="0" w:space="0" w:color="auto"/>
          </w:divBdr>
        </w:div>
        <w:div w:id="1582182520">
          <w:marLeft w:val="640"/>
          <w:marRight w:val="0"/>
          <w:marTop w:val="0"/>
          <w:marBottom w:val="0"/>
          <w:divBdr>
            <w:top w:val="none" w:sz="0" w:space="0" w:color="auto"/>
            <w:left w:val="none" w:sz="0" w:space="0" w:color="auto"/>
            <w:bottom w:val="none" w:sz="0" w:space="0" w:color="auto"/>
            <w:right w:val="none" w:sz="0" w:space="0" w:color="auto"/>
          </w:divBdr>
        </w:div>
        <w:div w:id="97868131">
          <w:marLeft w:val="640"/>
          <w:marRight w:val="0"/>
          <w:marTop w:val="0"/>
          <w:marBottom w:val="0"/>
          <w:divBdr>
            <w:top w:val="none" w:sz="0" w:space="0" w:color="auto"/>
            <w:left w:val="none" w:sz="0" w:space="0" w:color="auto"/>
            <w:bottom w:val="none" w:sz="0" w:space="0" w:color="auto"/>
            <w:right w:val="none" w:sz="0" w:space="0" w:color="auto"/>
          </w:divBdr>
        </w:div>
        <w:div w:id="1597322723">
          <w:marLeft w:val="640"/>
          <w:marRight w:val="0"/>
          <w:marTop w:val="0"/>
          <w:marBottom w:val="0"/>
          <w:divBdr>
            <w:top w:val="none" w:sz="0" w:space="0" w:color="auto"/>
            <w:left w:val="none" w:sz="0" w:space="0" w:color="auto"/>
            <w:bottom w:val="none" w:sz="0" w:space="0" w:color="auto"/>
            <w:right w:val="none" w:sz="0" w:space="0" w:color="auto"/>
          </w:divBdr>
        </w:div>
        <w:div w:id="1495801855">
          <w:marLeft w:val="640"/>
          <w:marRight w:val="0"/>
          <w:marTop w:val="0"/>
          <w:marBottom w:val="0"/>
          <w:divBdr>
            <w:top w:val="none" w:sz="0" w:space="0" w:color="auto"/>
            <w:left w:val="none" w:sz="0" w:space="0" w:color="auto"/>
            <w:bottom w:val="none" w:sz="0" w:space="0" w:color="auto"/>
            <w:right w:val="none" w:sz="0" w:space="0" w:color="auto"/>
          </w:divBdr>
        </w:div>
        <w:div w:id="211817246">
          <w:marLeft w:val="640"/>
          <w:marRight w:val="0"/>
          <w:marTop w:val="0"/>
          <w:marBottom w:val="0"/>
          <w:divBdr>
            <w:top w:val="none" w:sz="0" w:space="0" w:color="auto"/>
            <w:left w:val="none" w:sz="0" w:space="0" w:color="auto"/>
            <w:bottom w:val="none" w:sz="0" w:space="0" w:color="auto"/>
            <w:right w:val="none" w:sz="0" w:space="0" w:color="auto"/>
          </w:divBdr>
        </w:div>
        <w:div w:id="2108765187">
          <w:marLeft w:val="640"/>
          <w:marRight w:val="0"/>
          <w:marTop w:val="0"/>
          <w:marBottom w:val="0"/>
          <w:divBdr>
            <w:top w:val="none" w:sz="0" w:space="0" w:color="auto"/>
            <w:left w:val="none" w:sz="0" w:space="0" w:color="auto"/>
            <w:bottom w:val="none" w:sz="0" w:space="0" w:color="auto"/>
            <w:right w:val="none" w:sz="0" w:space="0" w:color="auto"/>
          </w:divBdr>
        </w:div>
        <w:div w:id="2136022061">
          <w:marLeft w:val="640"/>
          <w:marRight w:val="0"/>
          <w:marTop w:val="0"/>
          <w:marBottom w:val="0"/>
          <w:divBdr>
            <w:top w:val="none" w:sz="0" w:space="0" w:color="auto"/>
            <w:left w:val="none" w:sz="0" w:space="0" w:color="auto"/>
            <w:bottom w:val="none" w:sz="0" w:space="0" w:color="auto"/>
            <w:right w:val="none" w:sz="0" w:space="0" w:color="auto"/>
          </w:divBdr>
        </w:div>
        <w:div w:id="51778441">
          <w:marLeft w:val="640"/>
          <w:marRight w:val="0"/>
          <w:marTop w:val="0"/>
          <w:marBottom w:val="0"/>
          <w:divBdr>
            <w:top w:val="none" w:sz="0" w:space="0" w:color="auto"/>
            <w:left w:val="none" w:sz="0" w:space="0" w:color="auto"/>
            <w:bottom w:val="none" w:sz="0" w:space="0" w:color="auto"/>
            <w:right w:val="none" w:sz="0" w:space="0" w:color="auto"/>
          </w:divBdr>
        </w:div>
        <w:div w:id="123040557">
          <w:marLeft w:val="640"/>
          <w:marRight w:val="0"/>
          <w:marTop w:val="0"/>
          <w:marBottom w:val="0"/>
          <w:divBdr>
            <w:top w:val="none" w:sz="0" w:space="0" w:color="auto"/>
            <w:left w:val="none" w:sz="0" w:space="0" w:color="auto"/>
            <w:bottom w:val="none" w:sz="0" w:space="0" w:color="auto"/>
            <w:right w:val="none" w:sz="0" w:space="0" w:color="auto"/>
          </w:divBdr>
        </w:div>
        <w:div w:id="981689016">
          <w:marLeft w:val="640"/>
          <w:marRight w:val="0"/>
          <w:marTop w:val="0"/>
          <w:marBottom w:val="0"/>
          <w:divBdr>
            <w:top w:val="none" w:sz="0" w:space="0" w:color="auto"/>
            <w:left w:val="none" w:sz="0" w:space="0" w:color="auto"/>
            <w:bottom w:val="none" w:sz="0" w:space="0" w:color="auto"/>
            <w:right w:val="none" w:sz="0" w:space="0" w:color="auto"/>
          </w:divBdr>
        </w:div>
      </w:divsChild>
    </w:div>
    <w:div w:id="1579830211">
      <w:bodyDiv w:val="1"/>
      <w:marLeft w:val="0"/>
      <w:marRight w:val="0"/>
      <w:marTop w:val="0"/>
      <w:marBottom w:val="0"/>
      <w:divBdr>
        <w:top w:val="none" w:sz="0" w:space="0" w:color="auto"/>
        <w:left w:val="none" w:sz="0" w:space="0" w:color="auto"/>
        <w:bottom w:val="none" w:sz="0" w:space="0" w:color="auto"/>
        <w:right w:val="none" w:sz="0" w:space="0" w:color="auto"/>
      </w:divBdr>
      <w:divsChild>
        <w:div w:id="1242984760">
          <w:marLeft w:val="640"/>
          <w:marRight w:val="0"/>
          <w:marTop w:val="0"/>
          <w:marBottom w:val="0"/>
          <w:divBdr>
            <w:top w:val="none" w:sz="0" w:space="0" w:color="auto"/>
            <w:left w:val="none" w:sz="0" w:space="0" w:color="auto"/>
            <w:bottom w:val="none" w:sz="0" w:space="0" w:color="auto"/>
            <w:right w:val="none" w:sz="0" w:space="0" w:color="auto"/>
          </w:divBdr>
        </w:div>
        <w:div w:id="331303304">
          <w:marLeft w:val="640"/>
          <w:marRight w:val="0"/>
          <w:marTop w:val="0"/>
          <w:marBottom w:val="0"/>
          <w:divBdr>
            <w:top w:val="none" w:sz="0" w:space="0" w:color="auto"/>
            <w:left w:val="none" w:sz="0" w:space="0" w:color="auto"/>
            <w:bottom w:val="none" w:sz="0" w:space="0" w:color="auto"/>
            <w:right w:val="none" w:sz="0" w:space="0" w:color="auto"/>
          </w:divBdr>
        </w:div>
        <w:div w:id="176389848">
          <w:marLeft w:val="640"/>
          <w:marRight w:val="0"/>
          <w:marTop w:val="0"/>
          <w:marBottom w:val="0"/>
          <w:divBdr>
            <w:top w:val="none" w:sz="0" w:space="0" w:color="auto"/>
            <w:left w:val="none" w:sz="0" w:space="0" w:color="auto"/>
            <w:bottom w:val="none" w:sz="0" w:space="0" w:color="auto"/>
            <w:right w:val="none" w:sz="0" w:space="0" w:color="auto"/>
          </w:divBdr>
        </w:div>
        <w:div w:id="1182668958">
          <w:marLeft w:val="640"/>
          <w:marRight w:val="0"/>
          <w:marTop w:val="0"/>
          <w:marBottom w:val="0"/>
          <w:divBdr>
            <w:top w:val="none" w:sz="0" w:space="0" w:color="auto"/>
            <w:left w:val="none" w:sz="0" w:space="0" w:color="auto"/>
            <w:bottom w:val="none" w:sz="0" w:space="0" w:color="auto"/>
            <w:right w:val="none" w:sz="0" w:space="0" w:color="auto"/>
          </w:divBdr>
        </w:div>
        <w:div w:id="1689409013">
          <w:marLeft w:val="640"/>
          <w:marRight w:val="0"/>
          <w:marTop w:val="0"/>
          <w:marBottom w:val="0"/>
          <w:divBdr>
            <w:top w:val="none" w:sz="0" w:space="0" w:color="auto"/>
            <w:left w:val="none" w:sz="0" w:space="0" w:color="auto"/>
            <w:bottom w:val="none" w:sz="0" w:space="0" w:color="auto"/>
            <w:right w:val="none" w:sz="0" w:space="0" w:color="auto"/>
          </w:divBdr>
        </w:div>
        <w:div w:id="1058743778">
          <w:marLeft w:val="640"/>
          <w:marRight w:val="0"/>
          <w:marTop w:val="0"/>
          <w:marBottom w:val="0"/>
          <w:divBdr>
            <w:top w:val="none" w:sz="0" w:space="0" w:color="auto"/>
            <w:left w:val="none" w:sz="0" w:space="0" w:color="auto"/>
            <w:bottom w:val="none" w:sz="0" w:space="0" w:color="auto"/>
            <w:right w:val="none" w:sz="0" w:space="0" w:color="auto"/>
          </w:divBdr>
        </w:div>
        <w:div w:id="1479418662">
          <w:marLeft w:val="640"/>
          <w:marRight w:val="0"/>
          <w:marTop w:val="0"/>
          <w:marBottom w:val="0"/>
          <w:divBdr>
            <w:top w:val="none" w:sz="0" w:space="0" w:color="auto"/>
            <w:left w:val="none" w:sz="0" w:space="0" w:color="auto"/>
            <w:bottom w:val="none" w:sz="0" w:space="0" w:color="auto"/>
            <w:right w:val="none" w:sz="0" w:space="0" w:color="auto"/>
          </w:divBdr>
        </w:div>
        <w:div w:id="1948464385">
          <w:marLeft w:val="640"/>
          <w:marRight w:val="0"/>
          <w:marTop w:val="0"/>
          <w:marBottom w:val="0"/>
          <w:divBdr>
            <w:top w:val="none" w:sz="0" w:space="0" w:color="auto"/>
            <w:left w:val="none" w:sz="0" w:space="0" w:color="auto"/>
            <w:bottom w:val="none" w:sz="0" w:space="0" w:color="auto"/>
            <w:right w:val="none" w:sz="0" w:space="0" w:color="auto"/>
          </w:divBdr>
        </w:div>
        <w:div w:id="2128549820">
          <w:marLeft w:val="640"/>
          <w:marRight w:val="0"/>
          <w:marTop w:val="0"/>
          <w:marBottom w:val="0"/>
          <w:divBdr>
            <w:top w:val="none" w:sz="0" w:space="0" w:color="auto"/>
            <w:left w:val="none" w:sz="0" w:space="0" w:color="auto"/>
            <w:bottom w:val="none" w:sz="0" w:space="0" w:color="auto"/>
            <w:right w:val="none" w:sz="0" w:space="0" w:color="auto"/>
          </w:divBdr>
        </w:div>
        <w:div w:id="374237193">
          <w:marLeft w:val="640"/>
          <w:marRight w:val="0"/>
          <w:marTop w:val="0"/>
          <w:marBottom w:val="0"/>
          <w:divBdr>
            <w:top w:val="none" w:sz="0" w:space="0" w:color="auto"/>
            <w:left w:val="none" w:sz="0" w:space="0" w:color="auto"/>
            <w:bottom w:val="none" w:sz="0" w:space="0" w:color="auto"/>
            <w:right w:val="none" w:sz="0" w:space="0" w:color="auto"/>
          </w:divBdr>
        </w:div>
        <w:div w:id="997534269">
          <w:marLeft w:val="640"/>
          <w:marRight w:val="0"/>
          <w:marTop w:val="0"/>
          <w:marBottom w:val="0"/>
          <w:divBdr>
            <w:top w:val="none" w:sz="0" w:space="0" w:color="auto"/>
            <w:left w:val="none" w:sz="0" w:space="0" w:color="auto"/>
            <w:bottom w:val="none" w:sz="0" w:space="0" w:color="auto"/>
            <w:right w:val="none" w:sz="0" w:space="0" w:color="auto"/>
          </w:divBdr>
        </w:div>
        <w:div w:id="176234427">
          <w:marLeft w:val="640"/>
          <w:marRight w:val="0"/>
          <w:marTop w:val="0"/>
          <w:marBottom w:val="0"/>
          <w:divBdr>
            <w:top w:val="none" w:sz="0" w:space="0" w:color="auto"/>
            <w:left w:val="none" w:sz="0" w:space="0" w:color="auto"/>
            <w:bottom w:val="none" w:sz="0" w:space="0" w:color="auto"/>
            <w:right w:val="none" w:sz="0" w:space="0" w:color="auto"/>
          </w:divBdr>
        </w:div>
      </w:divsChild>
    </w:div>
    <w:div w:id="1602375048">
      <w:bodyDiv w:val="1"/>
      <w:marLeft w:val="0"/>
      <w:marRight w:val="0"/>
      <w:marTop w:val="0"/>
      <w:marBottom w:val="0"/>
      <w:divBdr>
        <w:top w:val="none" w:sz="0" w:space="0" w:color="auto"/>
        <w:left w:val="none" w:sz="0" w:space="0" w:color="auto"/>
        <w:bottom w:val="none" w:sz="0" w:space="0" w:color="auto"/>
        <w:right w:val="none" w:sz="0" w:space="0" w:color="auto"/>
      </w:divBdr>
      <w:divsChild>
        <w:div w:id="558130451">
          <w:marLeft w:val="640"/>
          <w:marRight w:val="0"/>
          <w:marTop w:val="0"/>
          <w:marBottom w:val="0"/>
          <w:divBdr>
            <w:top w:val="none" w:sz="0" w:space="0" w:color="auto"/>
            <w:left w:val="none" w:sz="0" w:space="0" w:color="auto"/>
            <w:bottom w:val="none" w:sz="0" w:space="0" w:color="auto"/>
            <w:right w:val="none" w:sz="0" w:space="0" w:color="auto"/>
          </w:divBdr>
        </w:div>
        <w:div w:id="671026919">
          <w:marLeft w:val="640"/>
          <w:marRight w:val="0"/>
          <w:marTop w:val="0"/>
          <w:marBottom w:val="0"/>
          <w:divBdr>
            <w:top w:val="none" w:sz="0" w:space="0" w:color="auto"/>
            <w:left w:val="none" w:sz="0" w:space="0" w:color="auto"/>
            <w:bottom w:val="none" w:sz="0" w:space="0" w:color="auto"/>
            <w:right w:val="none" w:sz="0" w:space="0" w:color="auto"/>
          </w:divBdr>
        </w:div>
        <w:div w:id="918171922">
          <w:marLeft w:val="640"/>
          <w:marRight w:val="0"/>
          <w:marTop w:val="0"/>
          <w:marBottom w:val="0"/>
          <w:divBdr>
            <w:top w:val="none" w:sz="0" w:space="0" w:color="auto"/>
            <w:left w:val="none" w:sz="0" w:space="0" w:color="auto"/>
            <w:bottom w:val="none" w:sz="0" w:space="0" w:color="auto"/>
            <w:right w:val="none" w:sz="0" w:space="0" w:color="auto"/>
          </w:divBdr>
        </w:div>
        <w:div w:id="391273679">
          <w:marLeft w:val="640"/>
          <w:marRight w:val="0"/>
          <w:marTop w:val="0"/>
          <w:marBottom w:val="0"/>
          <w:divBdr>
            <w:top w:val="none" w:sz="0" w:space="0" w:color="auto"/>
            <w:left w:val="none" w:sz="0" w:space="0" w:color="auto"/>
            <w:bottom w:val="none" w:sz="0" w:space="0" w:color="auto"/>
            <w:right w:val="none" w:sz="0" w:space="0" w:color="auto"/>
          </w:divBdr>
        </w:div>
        <w:div w:id="586883073">
          <w:marLeft w:val="640"/>
          <w:marRight w:val="0"/>
          <w:marTop w:val="0"/>
          <w:marBottom w:val="0"/>
          <w:divBdr>
            <w:top w:val="none" w:sz="0" w:space="0" w:color="auto"/>
            <w:left w:val="none" w:sz="0" w:space="0" w:color="auto"/>
            <w:bottom w:val="none" w:sz="0" w:space="0" w:color="auto"/>
            <w:right w:val="none" w:sz="0" w:space="0" w:color="auto"/>
          </w:divBdr>
        </w:div>
        <w:div w:id="1506630458">
          <w:marLeft w:val="640"/>
          <w:marRight w:val="0"/>
          <w:marTop w:val="0"/>
          <w:marBottom w:val="0"/>
          <w:divBdr>
            <w:top w:val="none" w:sz="0" w:space="0" w:color="auto"/>
            <w:left w:val="none" w:sz="0" w:space="0" w:color="auto"/>
            <w:bottom w:val="none" w:sz="0" w:space="0" w:color="auto"/>
            <w:right w:val="none" w:sz="0" w:space="0" w:color="auto"/>
          </w:divBdr>
        </w:div>
        <w:div w:id="1799957609">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1481576692">
          <w:marLeft w:val="640"/>
          <w:marRight w:val="0"/>
          <w:marTop w:val="0"/>
          <w:marBottom w:val="0"/>
          <w:divBdr>
            <w:top w:val="none" w:sz="0" w:space="0" w:color="auto"/>
            <w:left w:val="none" w:sz="0" w:space="0" w:color="auto"/>
            <w:bottom w:val="none" w:sz="0" w:space="0" w:color="auto"/>
            <w:right w:val="none" w:sz="0" w:space="0" w:color="auto"/>
          </w:divBdr>
        </w:div>
        <w:div w:id="2037925155">
          <w:marLeft w:val="640"/>
          <w:marRight w:val="0"/>
          <w:marTop w:val="0"/>
          <w:marBottom w:val="0"/>
          <w:divBdr>
            <w:top w:val="none" w:sz="0" w:space="0" w:color="auto"/>
            <w:left w:val="none" w:sz="0" w:space="0" w:color="auto"/>
            <w:bottom w:val="none" w:sz="0" w:space="0" w:color="auto"/>
            <w:right w:val="none" w:sz="0" w:space="0" w:color="auto"/>
          </w:divBdr>
        </w:div>
        <w:div w:id="1866795922">
          <w:marLeft w:val="640"/>
          <w:marRight w:val="0"/>
          <w:marTop w:val="0"/>
          <w:marBottom w:val="0"/>
          <w:divBdr>
            <w:top w:val="none" w:sz="0" w:space="0" w:color="auto"/>
            <w:left w:val="none" w:sz="0" w:space="0" w:color="auto"/>
            <w:bottom w:val="none" w:sz="0" w:space="0" w:color="auto"/>
            <w:right w:val="none" w:sz="0" w:space="0" w:color="auto"/>
          </w:divBdr>
        </w:div>
        <w:div w:id="1981694268">
          <w:marLeft w:val="640"/>
          <w:marRight w:val="0"/>
          <w:marTop w:val="0"/>
          <w:marBottom w:val="0"/>
          <w:divBdr>
            <w:top w:val="none" w:sz="0" w:space="0" w:color="auto"/>
            <w:left w:val="none" w:sz="0" w:space="0" w:color="auto"/>
            <w:bottom w:val="none" w:sz="0" w:space="0" w:color="auto"/>
            <w:right w:val="none" w:sz="0" w:space="0" w:color="auto"/>
          </w:divBdr>
        </w:div>
        <w:div w:id="1230114516">
          <w:marLeft w:val="640"/>
          <w:marRight w:val="0"/>
          <w:marTop w:val="0"/>
          <w:marBottom w:val="0"/>
          <w:divBdr>
            <w:top w:val="none" w:sz="0" w:space="0" w:color="auto"/>
            <w:left w:val="none" w:sz="0" w:space="0" w:color="auto"/>
            <w:bottom w:val="none" w:sz="0" w:space="0" w:color="auto"/>
            <w:right w:val="none" w:sz="0" w:space="0" w:color="auto"/>
          </w:divBdr>
        </w:div>
        <w:div w:id="1570267279">
          <w:marLeft w:val="640"/>
          <w:marRight w:val="0"/>
          <w:marTop w:val="0"/>
          <w:marBottom w:val="0"/>
          <w:divBdr>
            <w:top w:val="none" w:sz="0" w:space="0" w:color="auto"/>
            <w:left w:val="none" w:sz="0" w:space="0" w:color="auto"/>
            <w:bottom w:val="none" w:sz="0" w:space="0" w:color="auto"/>
            <w:right w:val="none" w:sz="0" w:space="0" w:color="auto"/>
          </w:divBdr>
        </w:div>
        <w:div w:id="1649558108">
          <w:marLeft w:val="640"/>
          <w:marRight w:val="0"/>
          <w:marTop w:val="0"/>
          <w:marBottom w:val="0"/>
          <w:divBdr>
            <w:top w:val="none" w:sz="0" w:space="0" w:color="auto"/>
            <w:left w:val="none" w:sz="0" w:space="0" w:color="auto"/>
            <w:bottom w:val="none" w:sz="0" w:space="0" w:color="auto"/>
            <w:right w:val="none" w:sz="0" w:space="0" w:color="auto"/>
          </w:divBdr>
        </w:div>
      </w:divsChild>
    </w:div>
    <w:div w:id="1605263603">
      <w:bodyDiv w:val="1"/>
      <w:marLeft w:val="0"/>
      <w:marRight w:val="0"/>
      <w:marTop w:val="0"/>
      <w:marBottom w:val="0"/>
      <w:divBdr>
        <w:top w:val="none" w:sz="0" w:space="0" w:color="auto"/>
        <w:left w:val="none" w:sz="0" w:space="0" w:color="auto"/>
        <w:bottom w:val="none" w:sz="0" w:space="0" w:color="auto"/>
        <w:right w:val="none" w:sz="0" w:space="0" w:color="auto"/>
      </w:divBdr>
      <w:divsChild>
        <w:div w:id="316156682">
          <w:marLeft w:val="640"/>
          <w:marRight w:val="0"/>
          <w:marTop w:val="0"/>
          <w:marBottom w:val="0"/>
          <w:divBdr>
            <w:top w:val="none" w:sz="0" w:space="0" w:color="auto"/>
            <w:left w:val="none" w:sz="0" w:space="0" w:color="auto"/>
            <w:bottom w:val="none" w:sz="0" w:space="0" w:color="auto"/>
            <w:right w:val="none" w:sz="0" w:space="0" w:color="auto"/>
          </w:divBdr>
        </w:div>
        <w:div w:id="1072657105">
          <w:marLeft w:val="640"/>
          <w:marRight w:val="0"/>
          <w:marTop w:val="0"/>
          <w:marBottom w:val="0"/>
          <w:divBdr>
            <w:top w:val="none" w:sz="0" w:space="0" w:color="auto"/>
            <w:left w:val="none" w:sz="0" w:space="0" w:color="auto"/>
            <w:bottom w:val="none" w:sz="0" w:space="0" w:color="auto"/>
            <w:right w:val="none" w:sz="0" w:space="0" w:color="auto"/>
          </w:divBdr>
        </w:div>
        <w:div w:id="1799178033">
          <w:marLeft w:val="640"/>
          <w:marRight w:val="0"/>
          <w:marTop w:val="0"/>
          <w:marBottom w:val="0"/>
          <w:divBdr>
            <w:top w:val="none" w:sz="0" w:space="0" w:color="auto"/>
            <w:left w:val="none" w:sz="0" w:space="0" w:color="auto"/>
            <w:bottom w:val="none" w:sz="0" w:space="0" w:color="auto"/>
            <w:right w:val="none" w:sz="0" w:space="0" w:color="auto"/>
          </w:divBdr>
        </w:div>
        <w:div w:id="977421598">
          <w:marLeft w:val="640"/>
          <w:marRight w:val="0"/>
          <w:marTop w:val="0"/>
          <w:marBottom w:val="0"/>
          <w:divBdr>
            <w:top w:val="none" w:sz="0" w:space="0" w:color="auto"/>
            <w:left w:val="none" w:sz="0" w:space="0" w:color="auto"/>
            <w:bottom w:val="none" w:sz="0" w:space="0" w:color="auto"/>
            <w:right w:val="none" w:sz="0" w:space="0" w:color="auto"/>
          </w:divBdr>
        </w:div>
        <w:div w:id="517819094">
          <w:marLeft w:val="640"/>
          <w:marRight w:val="0"/>
          <w:marTop w:val="0"/>
          <w:marBottom w:val="0"/>
          <w:divBdr>
            <w:top w:val="none" w:sz="0" w:space="0" w:color="auto"/>
            <w:left w:val="none" w:sz="0" w:space="0" w:color="auto"/>
            <w:bottom w:val="none" w:sz="0" w:space="0" w:color="auto"/>
            <w:right w:val="none" w:sz="0" w:space="0" w:color="auto"/>
          </w:divBdr>
        </w:div>
        <w:div w:id="335230240">
          <w:marLeft w:val="640"/>
          <w:marRight w:val="0"/>
          <w:marTop w:val="0"/>
          <w:marBottom w:val="0"/>
          <w:divBdr>
            <w:top w:val="none" w:sz="0" w:space="0" w:color="auto"/>
            <w:left w:val="none" w:sz="0" w:space="0" w:color="auto"/>
            <w:bottom w:val="none" w:sz="0" w:space="0" w:color="auto"/>
            <w:right w:val="none" w:sz="0" w:space="0" w:color="auto"/>
          </w:divBdr>
        </w:div>
        <w:div w:id="347874006">
          <w:marLeft w:val="640"/>
          <w:marRight w:val="0"/>
          <w:marTop w:val="0"/>
          <w:marBottom w:val="0"/>
          <w:divBdr>
            <w:top w:val="none" w:sz="0" w:space="0" w:color="auto"/>
            <w:left w:val="none" w:sz="0" w:space="0" w:color="auto"/>
            <w:bottom w:val="none" w:sz="0" w:space="0" w:color="auto"/>
            <w:right w:val="none" w:sz="0" w:space="0" w:color="auto"/>
          </w:divBdr>
        </w:div>
        <w:div w:id="2040929590">
          <w:marLeft w:val="640"/>
          <w:marRight w:val="0"/>
          <w:marTop w:val="0"/>
          <w:marBottom w:val="0"/>
          <w:divBdr>
            <w:top w:val="none" w:sz="0" w:space="0" w:color="auto"/>
            <w:left w:val="none" w:sz="0" w:space="0" w:color="auto"/>
            <w:bottom w:val="none" w:sz="0" w:space="0" w:color="auto"/>
            <w:right w:val="none" w:sz="0" w:space="0" w:color="auto"/>
          </w:divBdr>
        </w:div>
        <w:div w:id="1045447950">
          <w:marLeft w:val="640"/>
          <w:marRight w:val="0"/>
          <w:marTop w:val="0"/>
          <w:marBottom w:val="0"/>
          <w:divBdr>
            <w:top w:val="none" w:sz="0" w:space="0" w:color="auto"/>
            <w:left w:val="none" w:sz="0" w:space="0" w:color="auto"/>
            <w:bottom w:val="none" w:sz="0" w:space="0" w:color="auto"/>
            <w:right w:val="none" w:sz="0" w:space="0" w:color="auto"/>
          </w:divBdr>
        </w:div>
        <w:div w:id="1392848535">
          <w:marLeft w:val="640"/>
          <w:marRight w:val="0"/>
          <w:marTop w:val="0"/>
          <w:marBottom w:val="0"/>
          <w:divBdr>
            <w:top w:val="none" w:sz="0" w:space="0" w:color="auto"/>
            <w:left w:val="none" w:sz="0" w:space="0" w:color="auto"/>
            <w:bottom w:val="none" w:sz="0" w:space="0" w:color="auto"/>
            <w:right w:val="none" w:sz="0" w:space="0" w:color="auto"/>
          </w:divBdr>
        </w:div>
        <w:div w:id="2016110891">
          <w:marLeft w:val="640"/>
          <w:marRight w:val="0"/>
          <w:marTop w:val="0"/>
          <w:marBottom w:val="0"/>
          <w:divBdr>
            <w:top w:val="none" w:sz="0" w:space="0" w:color="auto"/>
            <w:left w:val="none" w:sz="0" w:space="0" w:color="auto"/>
            <w:bottom w:val="none" w:sz="0" w:space="0" w:color="auto"/>
            <w:right w:val="none" w:sz="0" w:space="0" w:color="auto"/>
          </w:divBdr>
        </w:div>
        <w:div w:id="1001082631">
          <w:marLeft w:val="640"/>
          <w:marRight w:val="0"/>
          <w:marTop w:val="0"/>
          <w:marBottom w:val="0"/>
          <w:divBdr>
            <w:top w:val="none" w:sz="0" w:space="0" w:color="auto"/>
            <w:left w:val="none" w:sz="0" w:space="0" w:color="auto"/>
            <w:bottom w:val="none" w:sz="0" w:space="0" w:color="auto"/>
            <w:right w:val="none" w:sz="0" w:space="0" w:color="auto"/>
          </w:divBdr>
        </w:div>
      </w:divsChild>
    </w:div>
    <w:div w:id="1628579856">
      <w:bodyDiv w:val="1"/>
      <w:marLeft w:val="0"/>
      <w:marRight w:val="0"/>
      <w:marTop w:val="0"/>
      <w:marBottom w:val="0"/>
      <w:divBdr>
        <w:top w:val="none" w:sz="0" w:space="0" w:color="auto"/>
        <w:left w:val="none" w:sz="0" w:space="0" w:color="auto"/>
        <w:bottom w:val="none" w:sz="0" w:space="0" w:color="auto"/>
        <w:right w:val="none" w:sz="0" w:space="0" w:color="auto"/>
      </w:divBdr>
      <w:divsChild>
        <w:div w:id="1216965182">
          <w:marLeft w:val="640"/>
          <w:marRight w:val="0"/>
          <w:marTop w:val="0"/>
          <w:marBottom w:val="0"/>
          <w:divBdr>
            <w:top w:val="none" w:sz="0" w:space="0" w:color="auto"/>
            <w:left w:val="none" w:sz="0" w:space="0" w:color="auto"/>
            <w:bottom w:val="none" w:sz="0" w:space="0" w:color="auto"/>
            <w:right w:val="none" w:sz="0" w:space="0" w:color="auto"/>
          </w:divBdr>
        </w:div>
        <w:div w:id="2132357828">
          <w:marLeft w:val="640"/>
          <w:marRight w:val="0"/>
          <w:marTop w:val="0"/>
          <w:marBottom w:val="0"/>
          <w:divBdr>
            <w:top w:val="none" w:sz="0" w:space="0" w:color="auto"/>
            <w:left w:val="none" w:sz="0" w:space="0" w:color="auto"/>
            <w:bottom w:val="none" w:sz="0" w:space="0" w:color="auto"/>
            <w:right w:val="none" w:sz="0" w:space="0" w:color="auto"/>
          </w:divBdr>
        </w:div>
        <w:div w:id="370810495">
          <w:marLeft w:val="640"/>
          <w:marRight w:val="0"/>
          <w:marTop w:val="0"/>
          <w:marBottom w:val="0"/>
          <w:divBdr>
            <w:top w:val="none" w:sz="0" w:space="0" w:color="auto"/>
            <w:left w:val="none" w:sz="0" w:space="0" w:color="auto"/>
            <w:bottom w:val="none" w:sz="0" w:space="0" w:color="auto"/>
            <w:right w:val="none" w:sz="0" w:space="0" w:color="auto"/>
          </w:divBdr>
        </w:div>
        <w:div w:id="1950316030">
          <w:marLeft w:val="640"/>
          <w:marRight w:val="0"/>
          <w:marTop w:val="0"/>
          <w:marBottom w:val="0"/>
          <w:divBdr>
            <w:top w:val="none" w:sz="0" w:space="0" w:color="auto"/>
            <w:left w:val="none" w:sz="0" w:space="0" w:color="auto"/>
            <w:bottom w:val="none" w:sz="0" w:space="0" w:color="auto"/>
            <w:right w:val="none" w:sz="0" w:space="0" w:color="auto"/>
          </w:divBdr>
        </w:div>
        <w:div w:id="918632719">
          <w:marLeft w:val="640"/>
          <w:marRight w:val="0"/>
          <w:marTop w:val="0"/>
          <w:marBottom w:val="0"/>
          <w:divBdr>
            <w:top w:val="none" w:sz="0" w:space="0" w:color="auto"/>
            <w:left w:val="none" w:sz="0" w:space="0" w:color="auto"/>
            <w:bottom w:val="none" w:sz="0" w:space="0" w:color="auto"/>
            <w:right w:val="none" w:sz="0" w:space="0" w:color="auto"/>
          </w:divBdr>
        </w:div>
        <w:div w:id="138154481">
          <w:marLeft w:val="640"/>
          <w:marRight w:val="0"/>
          <w:marTop w:val="0"/>
          <w:marBottom w:val="0"/>
          <w:divBdr>
            <w:top w:val="none" w:sz="0" w:space="0" w:color="auto"/>
            <w:left w:val="none" w:sz="0" w:space="0" w:color="auto"/>
            <w:bottom w:val="none" w:sz="0" w:space="0" w:color="auto"/>
            <w:right w:val="none" w:sz="0" w:space="0" w:color="auto"/>
          </w:divBdr>
        </w:div>
        <w:div w:id="1588735902">
          <w:marLeft w:val="640"/>
          <w:marRight w:val="0"/>
          <w:marTop w:val="0"/>
          <w:marBottom w:val="0"/>
          <w:divBdr>
            <w:top w:val="none" w:sz="0" w:space="0" w:color="auto"/>
            <w:left w:val="none" w:sz="0" w:space="0" w:color="auto"/>
            <w:bottom w:val="none" w:sz="0" w:space="0" w:color="auto"/>
            <w:right w:val="none" w:sz="0" w:space="0" w:color="auto"/>
          </w:divBdr>
        </w:div>
        <w:div w:id="1265580150">
          <w:marLeft w:val="640"/>
          <w:marRight w:val="0"/>
          <w:marTop w:val="0"/>
          <w:marBottom w:val="0"/>
          <w:divBdr>
            <w:top w:val="none" w:sz="0" w:space="0" w:color="auto"/>
            <w:left w:val="none" w:sz="0" w:space="0" w:color="auto"/>
            <w:bottom w:val="none" w:sz="0" w:space="0" w:color="auto"/>
            <w:right w:val="none" w:sz="0" w:space="0" w:color="auto"/>
          </w:divBdr>
        </w:div>
        <w:div w:id="321542026">
          <w:marLeft w:val="640"/>
          <w:marRight w:val="0"/>
          <w:marTop w:val="0"/>
          <w:marBottom w:val="0"/>
          <w:divBdr>
            <w:top w:val="none" w:sz="0" w:space="0" w:color="auto"/>
            <w:left w:val="none" w:sz="0" w:space="0" w:color="auto"/>
            <w:bottom w:val="none" w:sz="0" w:space="0" w:color="auto"/>
            <w:right w:val="none" w:sz="0" w:space="0" w:color="auto"/>
          </w:divBdr>
        </w:div>
        <w:div w:id="1752771796">
          <w:marLeft w:val="640"/>
          <w:marRight w:val="0"/>
          <w:marTop w:val="0"/>
          <w:marBottom w:val="0"/>
          <w:divBdr>
            <w:top w:val="none" w:sz="0" w:space="0" w:color="auto"/>
            <w:left w:val="none" w:sz="0" w:space="0" w:color="auto"/>
            <w:bottom w:val="none" w:sz="0" w:space="0" w:color="auto"/>
            <w:right w:val="none" w:sz="0" w:space="0" w:color="auto"/>
          </w:divBdr>
        </w:div>
        <w:div w:id="1739859828">
          <w:marLeft w:val="640"/>
          <w:marRight w:val="0"/>
          <w:marTop w:val="0"/>
          <w:marBottom w:val="0"/>
          <w:divBdr>
            <w:top w:val="none" w:sz="0" w:space="0" w:color="auto"/>
            <w:left w:val="none" w:sz="0" w:space="0" w:color="auto"/>
            <w:bottom w:val="none" w:sz="0" w:space="0" w:color="auto"/>
            <w:right w:val="none" w:sz="0" w:space="0" w:color="auto"/>
          </w:divBdr>
        </w:div>
        <w:div w:id="318849821">
          <w:marLeft w:val="640"/>
          <w:marRight w:val="0"/>
          <w:marTop w:val="0"/>
          <w:marBottom w:val="0"/>
          <w:divBdr>
            <w:top w:val="none" w:sz="0" w:space="0" w:color="auto"/>
            <w:left w:val="none" w:sz="0" w:space="0" w:color="auto"/>
            <w:bottom w:val="none" w:sz="0" w:space="0" w:color="auto"/>
            <w:right w:val="none" w:sz="0" w:space="0" w:color="auto"/>
          </w:divBdr>
        </w:div>
        <w:div w:id="1467043723">
          <w:marLeft w:val="640"/>
          <w:marRight w:val="0"/>
          <w:marTop w:val="0"/>
          <w:marBottom w:val="0"/>
          <w:divBdr>
            <w:top w:val="none" w:sz="0" w:space="0" w:color="auto"/>
            <w:left w:val="none" w:sz="0" w:space="0" w:color="auto"/>
            <w:bottom w:val="none" w:sz="0" w:space="0" w:color="auto"/>
            <w:right w:val="none" w:sz="0" w:space="0" w:color="auto"/>
          </w:divBdr>
        </w:div>
        <w:div w:id="790517621">
          <w:marLeft w:val="640"/>
          <w:marRight w:val="0"/>
          <w:marTop w:val="0"/>
          <w:marBottom w:val="0"/>
          <w:divBdr>
            <w:top w:val="none" w:sz="0" w:space="0" w:color="auto"/>
            <w:left w:val="none" w:sz="0" w:space="0" w:color="auto"/>
            <w:bottom w:val="none" w:sz="0" w:space="0" w:color="auto"/>
            <w:right w:val="none" w:sz="0" w:space="0" w:color="auto"/>
          </w:divBdr>
        </w:div>
        <w:div w:id="1096096162">
          <w:marLeft w:val="640"/>
          <w:marRight w:val="0"/>
          <w:marTop w:val="0"/>
          <w:marBottom w:val="0"/>
          <w:divBdr>
            <w:top w:val="none" w:sz="0" w:space="0" w:color="auto"/>
            <w:left w:val="none" w:sz="0" w:space="0" w:color="auto"/>
            <w:bottom w:val="none" w:sz="0" w:space="0" w:color="auto"/>
            <w:right w:val="none" w:sz="0" w:space="0" w:color="auto"/>
          </w:divBdr>
        </w:div>
        <w:div w:id="2093815053">
          <w:marLeft w:val="640"/>
          <w:marRight w:val="0"/>
          <w:marTop w:val="0"/>
          <w:marBottom w:val="0"/>
          <w:divBdr>
            <w:top w:val="none" w:sz="0" w:space="0" w:color="auto"/>
            <w:left w:val="none" w:sz="0" w:space="0" w:color="auto"/>
            <w:bottom w:val="none" w:sz="0" w:space="0" w:color="auto"/>
            <w:right w:val="none" w:sz="0" w:space="0" w:color="auto"/>
          </w:divBdr>
        </w:div>
        <w:div w:id="834102407">
          <w:marLeft w:val="640"/>
          <w:marRight w:val="0"/>
          <w:marTop w:val="0"/>
          <w:marBottom w:val="0"/>
          <w:divBdr>
            <w:top w:val="none" w:sz="0" w:space="0" w:color="auto"/>
            <w:left w:val="none" w:sz="0" w:space="0" w:color="auto"/>
            <w:bottom w:val="none" w:sz="0" w:space="0" w:color="auto"/>
            <w:right w:val="none" w:sz="0" w:space="0" w:color="auto"/>
          </w:divBdr>
        </w:div>
        <w:div w:id="686061499">
          <w:marLeft w:val="640"/>
          <w:marRight w:val="0"/>
          <w:marTop w:val="0"/>
          <w:marBottom w:val="0"/>
          <w:divBdr>
            <w:top w:val="none" w:sz="0" w:space="0" w:color="auto"/>
            <w:left w:val="none" w:sz="0" w:space="0" w:color="auto"/>
            <w:bottom w:val="none" w:sz="0" w:space="0" w:color="auto"/>
            <w:right w:val="none" w:sz="0" w:space="0" w:color="auto"/>
          </w:divBdr>
        </w:div>
        <w:div w:id="2081511639">
          <w:marLeft w:val="640"/>
          <w:marRight w:val="0"/>
          <w:marTop w:val="0"/>
          <w:marBottom w:val="0"/>
          <w:divBdr>
            <w:top w:val="none" w:sz="0" w:space="0" w:color="auto"/>
            <w:left w:val="none" w:sz="0" w:space="0" w:color="auto"/>
            <w:bottom w:val="none" w:sz="0" w:space="0" w:color="auto"/>
            <w:right w:val="none" w:sz="0" w:space="0" w:color="auto"/>
          </w:divBdr>
        </w:div>
      </w:divsChild>
    </w:div>
    <w:div w:id="1629162159">
      <w:bodyDiv w:val="1"/>
      <w:marLeft w:val="0"/>
      <w:marRight w:val="0"/>
      <w:marTop w:val="0"/>
      <w:marBottom w:val="0"/>
      <w:divBdr>
        <w:top w:val="none" w:sz="0" w:space="0" w:color="auto"/>
        <w:left w:val="none" w:sz="0" w:space="0" w:color="auto"/>
        <w:bottom w:val="none" w:sz="0" w:space="0" w:color="auto"/>
        <w:right w:val="none" w:sz="0" w:space="0" w:color="auto"/>
      </w:divBdr>
      <w:divsChild>
        <w:div w:id="1788307983">
          <w:marLeft w:val="640"/>
          <w:marRight w:val="0"/>
          <w:marTop w:val="0"/>
          <w:marBottom w:val="0"/>
          <w:divBdr>
            <w:top w:val="none" w:sz="0" w:space="0" w:color="auto"/>
            <w:left w:val="none" w:sz="0" w:space="0" w:color="auto"/>
            <w:bottom w:val="none" w:sz="0" w:space="0" w:color="auto"/>
            <w:right w:val="none" w:sz="0" w:space="0" w:color="auto"/>
          </w:divBdr>
        </w:div>
        <w:div w:id="1640501740">
          <w:marLeft w:val="640"/>
          <w:marRight w:val="0"/>
          <w:marTop w:val="0"/>
          <w:marBottom w:val="0"/>
          <w:divBdr>
            <w:top w:val="none" w:sz="0" w:space="0" w:color="auto"/>
            <w:left w:val="none" w:sz="0" w:space="0" w:color="auto"/>
            <w:bottom w:val="none" w:sz="0" w:space="0" w:color="auto"/>
            <w:right w:val="none" w:sz="0" w:space="0" w:color="auto"/>
          </w:divBdr>
        </w:div>
        <w:div w:id="639118397">
          <w:marLeft w:val="640"/>
          <w:marRight w:val="0"/>
          <w:marTop w:val="0"/>
          <w:marBottom w:val="0"/>
          <w:divBdr>
            <w:top w:val="none" w:sz="0" w:space="0" w:color="auto"/>
            <w:left w:val="none" w:sz="0" w:space="0" w:color="auto"/>
            <w:bottom w:val="none" w:sz="0" w:space="0" w:color="auto"/>
            <w:right w:val="none" w:sz="0" w:space="0" w:color="auto"/>
          </w:divBdr>
        </w:div>
        <w:div w:id="976304660">
          <w:marLeft w:val="640"/>
          <w:marRight w:val="0"/>
          <w:marTop w:val="0"/>
          <w:marBottom w:val="0"/>
          <w:divBdr>
            <w:top w:val="none" w:sz="0" w:space="0" w:color="auto"/>
            <w:left w:val="none" w:sz="0" w:space="0" w:color="auto"/>
            <w:bottom w:val="none" w:sz="0" w:space="0" w:color="auto"/>
            <w:right w:val="none" w:sz="0" w:space="0" w:color="auto"/>
          </w:divBdr>
        </w:div>
        <w:div w:id="793670683">
          <w:marLeft w:val="640"/>
          <w:marRight w:val="0"/>
          <w:marTop w:val="0"/>
          <w:marBottom w:val="0"/>
          <w:divBdr>
            <w:top w:val="none" w:sz="0" w:space="0" w:color="auto"/>
            <w:left w:val="none" w:sz="0" w:space="0" w:color="auto"/>
            <w:bottom w:val="none" w:sz="0" w:space="0" w:color="auto"/>
            <w:right w:val="none" w:sz="0" w:space="0" w:color="auto"/>
          </w:divBdr>
        </w:div>
        <w:div w:id="1496729659">
          <w:marLeft w:val="640"/>
          <w:marRight w:val="0"/>
          <w:marTop w:val="0"/>
          <w:marBottom w:val="0"/>
          <w:divBdr>
            <w:top w:val="none" w:sz="0" w:space="0" w:color="auto"/>
            <w:left w:val="none" w:sz="0" w:space="0" w:color="auto"/>
            <w:bottom w:val="none" w:sz="0" w:space="0" w:color="auto"/>
            <w:right w:val="none" w:sz="0" w:space="0" w:color="auto"/>
          </w:divBdr>
        </w:div>
        <w:div w:id="622154661">
          <w:marLeft w:val="640"/>
          <w:marRight w:val="0"/>
          <w:marTop w:val="0"/>
          <w:marBottom w:val="0"/>
          <w:divBdr>
            <w:top w:val="none" w:sz="0" w:space="0" w:color="auto"/>
            <w:left w:val="none" w:sz="0" w:space="0" w:color="auto"/>
            <w:bottom w:val="none" w:sz="0" w:space="0" w:color="auto"/>
            <w:right w:val="none" w:sz="0" w:space="0" w:color="auto"/>
          </w:divBdr>
        </w:div>
        <w:div w:id="2134519775">
          <w:marLeft w:val="640"/>
          <w:marRight w:val="0"/>
          <w:marTop w:val="0"/>
          <w:marBottom w:val="0"/>
          <w:divBdr>
            <w:top w:val="none" w:sz="0" w:space="0" w:color="auto"/>
            <w:left w:val="none" w:sz="0" w:space="0" w:color="auto"/>
            <w:bottom w:val="none" w:sz="0" w:space="0" w:color="auto"/>
            <w:right w:val="none" w:sz="0" w:space="0" w:color="auto"/>
          </w:divBdr>
        </w:div>
        <w:div w:id="388656002">
          <w:marLeft w:val="640"/>
          <w:marRight w:val="0"/>
          <w:marTop w:val="0"/>
          <w:marBottom w:val="0"/>
          <w:divBdr>
            <w:top w:val="none" w:sz="0" w:space="0" w:color="auto"/>
            <w:left w:val="none" w:sz="0" w:space="0" w:color="auto"/>
            <w:bottom w:val="none" w:sz="0" w:space="0" w:color="auto"/>
            <w:right w:val="none" w:sz="0" w:space="0" w:color="auto"/>
          </w:divBdr>
        </w:div>
        <w:div w:id="172764839">
          <w:marLeft w:val="640"/>
          <w:marRight w:val="0"/>
          <w:marTop w:val="0"/>
          <w:marBottom w:val="0"/>
          <w:divBdr>
            <w:top w:val="none" w:sz="0" w:space="0" w:color="auto"/>
            <w:left w:val="none" w:sz="0" w:space="0" w:color="auto"/>
            <w:bottom w:val="none" w:sz="0" w:space="0" w:color="auto"/>
            <w:right w:val="none" w:sz="0" w:space="0" w:color="auto"/>
          </w:divBdr>
        </w:div>
        <w:div w:id="1569995622">
          <w:marLeft w:val="640"/>
          <w:marRight w:val="0"/>
          <w:marTop w:val="0"/>
          <w:marBottom w:val="0"/>
          <w:divBdr>
            <w:top w:val="none" w:sz="0" w:space="0" w:color="auto"/>
            <w:left w:val="none" w:sz="0" w:space="0" w:color="auto"/>
            <w:bottom w:val="none" w:sz="0" w:space="0" w:color="auto"/>
            <w:right w:val="none" w:sz="0" w:space="0" w:color="auto"/>
          </w:divBdr>
        </w:div>
        <w:div w:id="1152331924">
          <w:marLeft w:val="640"/>
          <w:marRight w:val="0"/>
          <w:marTop w:val="0"/>
          <w:marBottom w:val="0"/>
          <w:divBdr>
            <w:top w:val="none" w:sz="0" w:space="0" w:color="auto"/>
            <w:left w:val="none" w:sz="0" w:space="0" w:color="auto"/>
            <w:bottom w:val="none" w:sz="0" w:space="0" w:color="auto"/>
            <w:right w:val="none" w:sz="0" w:space="0" w:color="auto"/>
          </w:divBdr>
        </w:div>
        <w:div w:id="834152705">
          <w:marLeft w:val="640"/>
          <w:marRight w:val="0"/>
          <w:marTop w:val="0"/>
          <w:marBottom w:val="0"/>
          <w:divBdr>
            <w:top w:val="none" w:sz="0" w:space="0" w:color="auto"/>
            <w:left w:val="none" w:sz="0" w:space="0" w:color="auto"/>
            <w:bottom w:val="none" w:sz="0" w:space="0" w:color="auto"/>
            <w:right w:val="none" w:sz="0" w:space="0" w:color="auto"/>
          </w:divBdr>
        </w:div>
        <w:div w:id="674646367">
          <w:marLeft w:val="640"/>
          <w:marRight w:val="0"/>
          <w:marTop w:val="0"/>
          <w:marBottom w:val="0"/>
          <w:divBdr>
            <w:top w:val="none" w:sz="0" w:space="0" w:color="auto"/>
            <w:left w:val="none" w:sz="0" w:space="0" w:color="auto"/>
            <w:bottom w:val="none" w:sz="0" w:space="0" w:color="auto"/>
            <w:right w:val="none" w:sz="0" w:space="0" w:color="auto"/>
          </w:divBdr>
        </w:div>
      </w:divsChild>
    </w:div>
    <w:div w:id="1635673239">
      <w:bodyDiv w:val="1"/>
      <w:marLeft w:val="0"/>
      <w:marRight w:val="0"/>
      <w:marTop w:val="0"/>
      <w:marBottom w:val="0"/>
      <w:divBdr>
        <w:top w:val="none" w:sz="0" w:space="0" w:color="auto"/>
        <w:left w:val="none" w:sz="0" w:space="0" w:color="auto"/>
        <w:bottom w:val="none" w:sz="0" w:space="0" w:color="auto"/>
        <w:right w:val="none" w:sz="0" w:space="0" w:color="auto"/>
      </w:divBdr>
      <w:divsChild>
        <w:div w:id="84427648">
          <w:marLeft w:val="640"/>
          <w:marRight w:val="0"/>
          <w:marTop w:val="0"/>
          <w:marBottom w:val="0"/>
          <w:divBdr>
            <w:top w:val="none" w:sz="0" w:space="0" w:color="auto"/>
            <w:left w:val="none" w:sz="0" w:space="0" w:color="auto"/>
            <w:bottom w:val="none" w:sz="0" w:space="0" w:color="auto"/>
            <w:right w:val="none" w:sz="0" w:space="0" w:color="auto"/>
          </w:divBdr>
        </w:div>
        <w:div w:id="312374801">
          <w:marLeft w:val="640"/>
          <w:marRight w:val="0"/>
          <w:marTop w:val="0"/>
          <w:marBottom w:val="0"/>
          <w:divBdr>
            <w:top w:val="none" w:sz="0" w:space="0" w:color="auto"/>
            <w:left w:val="none" w:sz="0" w:space="0" w:color="auto"/>
            <w:bottom w:val="none" w:sz="0" w:space="0" w:color="auto"/>
            <w:right w:val="none" w:sz="0" w:space="0" w:color="auto"/>
          </w:divBdr>
        </w:div>
        <w:div w:id="175004341">
          <w:marLeft w:val="640"/>
          <w:marRight w:val="0"/>
          <w:marTop w:val="0"/>
          <w:marBottom w:val="0"/>
          <w:divBdr>
            <w:top w:val="none" w:sz="0" w:space="0" w:color="auto"/>
            <w:left w:val="none" w:sz="0" w:space="0" w:color="auto"/>
            <w:bottom w:val="none" w:sz="0" w:space="0" w:color="auto"/>
            <w:right w:val="none" w:sz="0" w:space="0" w:color="auto"/>
          </w:divBdr>
        </w:div>
        <w:div w:id="2032219826">
          <w:marLeft w:val="640"/>
          <w:marRight w:val="0"/>
          <w:marTop w:val="0"/>
          <w:marBottom w:val="0"/>
          <w:divBdr>
            <w:top w:val="none" w:sz="0" w:space="0" w:color="auto"/>
            <w:left w:val="none" w:sz="0" w:space="0" w:color="auto"/>
            <w:bottom w:val="none" w:sz="0" w:space="0" w:color="auto"/>
            <w:right w:val="none" w:sz="0" w:space="0" w:color="auto"/>
          </w:divBdr>
        </w:div>
        <w:div w:id="1773089751">
          <w:marLeft w:val="640"/>
          <w:marRight w:val="0"/>
          <w:marTop w:val="0"/>
          <w:marBottom w:val="0"/>
          <w:divBdr>
            <w:top w:val="none" w:sz="0" w:space="0" w:color="auto"/>
            <w:left w:val="none" w:sz="0" w:space="0" w:color="auto"/>
            <w:bottom w:val="none" w:sz="0" w:space="0" w:color="auto"/>
            <w:right w:val="none" w:sz="0" w:space="0" w:color="auto"/>
          </w:divBdr>
        </w:div>
        <w:div w:id="1758669501">
          <w:marLeft w:val="640"/>
          <w:marRight w:val="0"/>
          <w:marTop w:val="0"/>
          <w:marBottom w:val="0"/>
          <w:divBdr>
            <w:top w:val="none" w:sz="0" w:space="0" w:color="auto"/>
            <w:left w:val="none" w:sz="0" w:space="0" w:color="auto"/>
            <w:bottom w:val="none" w:sz="0" w:space="0" w:color="auto"/>
            <w:right w:val="none" w:sz="0" w:space="0" w:color="auto"/>
          </w:divBdr>
        </w:div>
        <w:div w:id="417094570">
          <w:marLeft w:val="640"/>
          <w:marRight w:val="0"/>
          <w:marTop w:val="0"/>
          <w:marBottom w:val="0"/>
          <w:divBdr>
            <w:top w:val="none" w:sz="0" w:space="0" w:color="auto"/>
            <w:left w:val="none" w:sz="0" w:space="0" w:color="auto"/>
            <w:bottom w:val="none" w:sz="0" w:space="0" w:color="auto"/>
            <w:right w:val="none" w:sz="0" w:space="0" w:color="auto"/>
          </w:divBdr>
        </w:div>
        <w:div w:id="880361493">
          <w:marLeft w:val="640"/>
          <w:marRight w:val="0"/>
          <w:marTop w:val="0"/>
          <w:marBottom w:val="0"/>
          <w:divBdr>
            <w:top w:val="none" w:sz="0" w:space="0" w:color="auto"/>
            <w:left w:val="none" w:sz="0" w:space="0" w:color="auto"/>
            <w:bottom w:val="none" w:sz="0" w:space="0" w:color="auto"/>
            <w:right w:val="none" w:sz="0" w:space="0" w:color="auto"/>
          </w:divBdr>
        </w:div>
        <w:div w:id="248735011">
          <w:marLeft w:val="640"/>
          <w:marRight w:val="0"/>
          <w:marTop w:val="0"/>
          <w:marBottom w:val="0"/>
          <w:divBdr>
            <w:top w:val="none" w:sz="0" w:space="0" w:color="auto"/>
            <w:left w:val="none" w:sz="0" w:space="0" w:color="auto"/>
            <w:bottom w:val="none" w:sz="0" w:space="0" w:color="auto"/>
            <w:right w:val="none" w:sz="0" w:space="0" w:color="auto"/>
          </w:divBdr>
        </w:div>
        <w:div w:id="64426245">
          <w:marLeft w:val="640"/>
          <w:marRight w:val="0"/>
          <w:marTop w:val="0"/>
          <w:marBottom w:val="0"/>
          <w:divBdr>
            <w:top w:val="none" w:sz="0" w:space="0" w:color="auto"/>
            <w:left w:val="none" w:sz="0" w:space="0" w:color="auto"/>
            <w:bottom w:val="none" w:sz="0" w:space="0" w:color="auto"/>
            <w:right w:val="none" w:sz="0" w:space="0" w:color="auto"/>
          </w:divBdr>
        </w:div>
        <w:div w:id="5908233">
          <w:marLeft w:val="640"/>
          <w:marRight w:val="0"/>
          <w:marTop w:val="0"/>
          <w:marBottom w:val="0"/>
          <w:divBdr>
            <w:top w:val="none" w:sz="0" w:space="0" w:color="auto"/>
            <w:left w:val="none" w:sz="0" w:space="0" w:color="auto"/>
            <w:bottom w:val="none" w:sz="0" w:space="0" w:color="auto"/>
            <w:right w:val="none" w:sz="0" w:space="0" w:color="auto"/>
          </w:divBdr>
        </w:div>
        <w:div w:id="679892372">
          <w:marLeft w:val="640"/>
          <w:marRight w:val="0"/>
          <w:marTop w:val="0"/>
          <w:marBottom w:val="0"/>
          <w:divBdr>
            <w:top w:val="none" w:sz="0" w:space="0" w:color="auto"/>
            <w:left w:val="none" w:sz="0" w:space="0" w:color="auto"/>
            <w:bottom w:val="none" w:sz="0" w:space="0" w:color="auto"/>
            <w:right w:val="none" w:sz="0" w:space="0" w:color="auto"/>
          </w:divBdr>
        </w:div>
        <w:div w:id="786004378">
          <w:marLeft w:val="640"/>
          <w:marRight w:val="0"/>
          <w:marTop w:val="0"/>
          <w:marBottom w:val="0"/>
          <w:divBdr>
            <w:top w:val="none" w:sz="0" w:space="0" w:color="auto"/>
            <w:left w:val="none" w:sz="0" w:space="0" w:color="auto"/>
            <w:bottom w:val="none" w:sz="0" w:space="0" w:color="auto"/>
            <w:right w:val="none" w:sz="0" w:space="0" w:color="auto"/>
          </w:divBdr>
        </w:div>
        <w:div w:id="1198394838">
          <w:marLeft w:val="640"/>
          <w:marRight w:val="0"/>
          <w:marTop w:val="0"/>
          <w:marBottom w:val="0"/>
          <w:divBdr>
            <w:top w:val="none" w:sz="0" w:space="0" w:color="auto"/>
            <w:left w:val="none" w:sz="0" w:space="0" w:color="auto"/>
            <w:bottom w:val="none" w:sz="0" w:space="0" w:color="auto"/>
            <w:right w:val="none" w:sz="0" w:space="0" w:color="auto"/>
          </w:divBdr>
        </w:div>
      </w:divsChild>
    </w:div>
    <w:div w:id="1640066759">
      <w:bodyDiv w:val="1"/>
      <w:marLeft w:val="0"/>
      <w:marRight w:val="0"/>
      <w:marTop w:val="0"/>
      <w:marBottom w:val="0"/>
      <w:divBdr>
        <w:top w:val="none" w:sz="0" w:space="0" w:color="auto"/>
        <w:left w:val="none" w:sz="0" w:space="0" w:color="auto"/>
        <w:bottom w:val="none" w:sz="0" w:space="0" w:color="auto"/>
        <w:right w:val="none" w:sz="0" w:space="0" w:color="auto"/>
      </w:divBdr>
      <w:divsChild>
        <w:div w:id="392851809">
          <w:marLeft w:val="640"/>
          <w:marRight w:val="0"/>
          <w:marTop w:val="0"/>
          <w:marBottom w:val="0"/>
          <w:divBdr>
            <w:top w:val="none" w:sz="0" w:space="0" w:color="auto"/>
            <w:left w:val="none" w:sz="0" w:space="0" w:color="auto"/>
            <w:bottom w:val="none" w:sz="0" w:space="0" w:color="auto"/>
            <w:right w:val="none" w:sz="0" w:space="0" w:color="auto"/>
          </w:divBdr>
        </w:div>
        <w:div w:id="1272014900">
          <w:marLeft w:val="640"/>
          <w:marRight w:val="0"/>
          <w:marTop w:val="0"/>
          <w:marBottom w:val="0"/>
          <w:divBdr>
            <w:top w:val="none" w:sz="0" w:space="0" w:color="auto"/>
            <w:left w:val="none" w:sz="0" w:space="0" w:color="auto"/>
            <w:bottom w:val="none" w:sz="0" w:space="0" w:color="auto"/>
            <w:right w:val="none" w:sz="0" w:space="0" w:color="auto"/>
          </w:divBdr>
        </w:div>
        <w:div w:id="718824949">
          <w:marLeft w:val="640"/>
          <w:marRight w:val="0"/>
          <w:marTop w:val="0"/>
          <w:marBottom w:val="0"/>
          <w:divBdr>
            <w:top w:val="none" w:sz="0" w:space="0" w:color="auto"/>
            <w:left w:val="none" w:sz="0" w:space="0" w:color="auto"/>
            <w:bottom w:val="none" w:sz="0" w:space="0" w:color="auto"/>
            <w:right w:val="none" w:sz="0" w:space="0" w:color="auto"/>
          </w:divBdr>
        </w:div>
        <w:div w:id="561447340">
          <w:marLeft w:val="640"/>
          <w:marRight w:val="0"/>
          <w:marTop w:val="0"/>
          <w:marBottom w:val="0"/>
          <w:divBdr>
            <w:top w:val="none" w:sz="0" w:space="0" w:color="auto"/>
            <w:left w:val="none" w:sz="0" w:space="0" w:color="auto"/>
            <w:bottom w:val="none" w:sz="0" w:space="0" w:color="auto"/>
            <w:right w:val="none" w:sz="0" w:space="0" w:color="auto"/>
          </w:divBdr>
        </w:div>
        <w:div w:id="1014964092">
          <w:marLeft w:val="640"/>
          <w:marRight w:val="0"/>
          <w:marTop w:val="0"/>
          <w:marBottom w:val="0"/>
          <w:divBdr>
            <w:top w:val="none" w:sz="0" w:space="0" w:color="auto"/>
            <w:left w:val="none" w:sz="0" w:space="0" w:color="auto"/>
            <w:bottom w:val="none" w:sz="0" w:space="0" w:color="auto"/>
            <w:right w:val="none" w:sz="0" w:space="0" w:color="auto"/>
          </w:divBdr>
        </w:div>
        <w:div w:id="1470585030">
          <w:marLeft w:val="640"/>
          <w:marRight w:val="0"/>
          <w:marTop w:val="0"/>
          <w:marBottom w:val="0"/>
          <w:divBdr>
            <w:top w:val="none" w:sz="0" w:space="0" w:color="auto"/>
            <w:left w:val="none" w:sz="0" w:space="0" w:color="auto"/>
            <w:bottom w:val="none" w:sz="0" w:space="0" w:color="auto"/>
            <w:right w:val="none" w:sz="0" w:space="0" w:color="auto"/>
          </w:divBdr>
        </w:div>
        <w:div w:id="1342128890">
          <w:marLeft w:val="640"/>
          <w:marRight w:val="0"/>
          <w:marTop w:val="0"/>
          <w:marBottom w:val="0"/>
          <w:divBdr>
            <w:top w:val="none" w:sz="0" w:space="0" w:color="auto"/>
            <w:left w:val="none" w:sz="0" w:space="0" w:color="auto"/>
            <w:bottom w:val="none" w:sz="0" w:space="0" w:color="auto"/>
            <w:right w:val="none" w:sz="0" w:space="0" w:color="auto"/>
          </w:divBdr>
        </w:div>
        <w:div w:id="440344397">
          <w:marLeft w:val="640"/>
          <w:marRight w:val="0"/>
          <w:marTop w:val="0"/>
          <w:marBottom w:val="0"/>
          <w:divBdr>
            <w:top w:val="none" w:sz="0" w:space="0" w:color="auto"/>
            <w:left w:val="none" w:sz="0" w:space="0" w:color="auto"/>
            <w:bottom w:val="none" w:sz="0" w:space="0" w:color="auto"/>
            <w:right w:val="none" w:sz="0" w:space="0" w:color="auto"/>
          </w:divBdr>
        </w:div>
        <w:div w:id="1873296976">
          <w:marLeft w:val="640"/>
          <w:marRight w:val="0"/>
          <w:marTop w:val="0"/>
          <w:marBottom w:val="0"/>
          <w:divBdr>
            <w:top w:val="none" w:sz="0" w:space="0" w:color="auto"/>
            <w:left w:val="none" w:sz="0" w:space="0" w:color="auto"/>
            <w:bottom w:val="none" w:sz="0" w:space="0" w:color="auto"/>
            <w:right w:val="none" w:sz="0" w:space="0" w:color="auto"/>
          </w:divBdr>
        </w:div>
        <w:div w:id="462045817">
          <w:marLeft w:val="640"/>
          <w:marRight w:val="0"/>
          <w:marTop w:val="0"/>
          <w:marBottom w:val="0"/>
          <w:divBdr>
            <w:top w:val="none" w:sz="0" w:space="0" w:color="auto"/>
            <w:left w:val="none" w:sz="0" w:space="0" w:color="auto"/>
            <w:bottom w:val="none" w:sz="0" w:space="0" w:color="auto"/>
            <w:right w:val="none" w:sz="0" w:space="0" w:color="auto"/>
          </w:divBdr>
        </w:div>
        <w:div w:id="1013654641">
          <w:marLeft w:val="640"/>
          <w:marRight w:val="0"/>
          <w:marTop w:val="0"/>
          <w:marBottom w:val="0"/>
          <w:divBdr>
            <w:top w:val="none" w:sz="0" w:space="0" w:color="auto"/>
            <w:left w:val="none" w:sz="0" w:space="0" w:color="auto"/>
            <w:bottom w:val="none" w:sz="0" w:space="0" w:color="auto"/>
            <w:right w:val="none" w:sz="0" w:space="0" w:color="auto"/>
          </w:divBdr>
        </w:div>
        <w:div w:id="180976811">
          <w:marLeft w:val="640"/>
          <w:marRight w:val="0"/>
          <w:marTop w:val="0"/>
          <w:marBottom w:val="0"/>
          <w:divBdr>
            <w:top w:val="none" w:sz="0" w:space="0" w:color="auto"/>
            <w:left w:val="none" w:sz="0" w:space="0" w:color="auto"/>
            <w:bottom w:val="none" w:sz="0" w:space="0" w:color="auto"/>
            <w:right w:val="none" w:sz="0" w:space="0" w:color="auto"/>
          </w:divBdr>
        </w:div>
      </w:divsChild>
    </w:div>
    <w:div w:id="1640302756">
      <w:bodyDiv w:val="1"/>
      <w:marLeft w:val="0"/>
      <w:marRight w:val="0"/>
      <w:marTop w:val="0"/>
      <w:marBottom w:val="0"/>
      <w:divBdr>
        <w:top w:val="none" w:sz="0" w:space="0" w:color="auto"/>
        <w:left w:val="none" w:sz="0" w:space="0" w:color="auto"/>
        <w:bottom w:val="none" w:sz="0" w:space="0" w:color="auto"/>
        <w:right w:val="none" w:sz="0" w:space="0" w:color="auto"/>
      </w:divBdr>
      <w:divsChild>
        <w:div w:id="1278492159">
          <w:marLeft w:val="640"/>
          <w:marRight w:val="0"/>
          <w:marTop w:val="0"/>
          <w:marBottom w:val="0"/>
          <w:divBdr>
            <w:top w:val="none" w:sz="0" w:space="0" w:color="auto"/>
            <w:left w:val="none" w:sz="0" w:space="0" w:color="auto"/>
            <w:bottom w:val="none" w:sz="0" w:space="0" w:color="auto"/>
            <w:right w:val="none" w:sz="0" w:space="0" w:color="auto"/>
          </w:divBdr>
        </w:div>
        <w:div w:id="152180369">
          <w:marLeft w:val="640"/>
          <w:marRight w:val="0"/>
          <w:marTop w:val="0"/>
          <w:marBottom w:val="0"/>
          <w:divBdr>
            <w:top w:val="none" w:sz="0" w:space="0" w:color="auto"/>
            <w:left w:val="none" w:sz="0" w:space="0" w:color="auto"/>
            <w:bottom w:val="none" w:sz="0" w:space="0" w:color="auto"/>
            <w:right w:val="none" w:sz="0" w:space="0" w:color="auto"/>
          </w:divBdr>
        </w:div>
        <w:div w:id="1449197870">
          <w:marLeft w:val="640"/>
          <w:marRight w:val="0"/>
          <w:marTop w:val="0"/>
          <w:marBottom w:val="0"/>
          <w:divBdr>
            <w:top w:val="none" w:sz="0" w:space="0" w:color="auto"/>
            <w:left w:val="none" w:sz="0" w:space="0" w:color="auto"/>
            <w:bottom w:val="none" w:sz="0" w:space="0" w:color="auto"/>
            <w:right w:val="none" w:sz="0" w:space="0" w:color="auto"/>
          </w:divBdr>
        </w:div>
        <w:div w:id="1409690126">
          <w:marLeft w:val="640"/>
          <w:marRight w:val="0"/>
          <w:marTop w:val="0"/>
          <w:marBottom w:val="0"/>
          <w:divBdr>
            <w:top w:val="none" w:sz="0" w:space="0" w:color="auto"/>
            <w:left w:val="none" w:sz="0" w:space="0" w:color="auto"/>
            <w:bottom w:val="none" w:sz="0" w:space="0" w:color="auto"/>
            <w:right w:val="none" w:sz="0" w:space="0" w:color="auto"/>
          </w:divBdr>
        </w:div>
        <w:div w:id="352220">
          <w:marLeft w:val="640"/>
          <w:marRight w:val="0"/>
          <w:marTop w:val="0"/>
          <w:marBottom w:val="0"/>
          <w:divBdr>
            <w:top w:val="none" w:sz="0" w:space="0" w:color="auto"/>
            <w:left w:val="none" w:sz="0" w:space="0" w:color="auto"/>
            <w:bottom w:val="none" w:sz="0" w:space="0" w:color="auto"/>
            <w:right w:val="none" w:sz="0" w:space="0" w:color="auto"/>
          </w:divBdr>
        </w:div>
        <w:div w:id="687219800">
          <w:marLeft w:val="640"/>
          <w:marRight w:val="0"/>
          <w:marTop w:val="0"/>
          <w:marBottom w:val="0"/>
          <w:divBdr>
            <w:top w:val="none" w:sz="0" w:space="0" w:color="auto"/>
            <w:left w:val="none" w:sz="0" w:space="0" w:color="auto"/>
            <w:bottom w:val="none" w:sz="0" w:space="0" w:color="auto"/>
            <w:right w:val="none" w:sz="0" w:space="0" w:color="auto"/>
          </w:divBdr>
        </w:div>
        <w:div w:id="1344743119">
          <w:marLeft w:val="640"/>
          <w:marRight w:val="0"/>
          <w:marTop w:val="0"/>
          <w:marBottom w:val="0"/>
          <w:divBdr>
            <w:top w:val="none" w:sz="0" w:space="0" w:color="auto"/>
            <w:left w:val="none" w:sz="0" w:space="0" w:color="auto"/>
            <w:bottom w:val="none" w:sz="0" w:space="0" w:color="auto"/>
            <w:right w:val="none" w:sz="0" w:space="0" w:color="auto"/>
          </w:divBdr>
        </w:div>
        <w:div w:id="1785154180">
          <w:marLeft w:val="640"/>
          <w:marRight w:val="0"/>
          <w:marTop w:val="0"/>
          <w:marBottom w:val="0"/>
          <w:divBdr>
            <w:top w:val="none" w:sz="0" w:space="0" w:color="auto"/>
            <w:left w:val="none" w:sz="0" w:space="0" w:color="auto"/>
            <w:bottom w:val="none" w:sz="0" w:space="0" w:color="auto"/>
            <w:right w:val="none" w:sz="0" w:space="0" w:color="auto"/>
          </w:divBdr>
        </w:div>
        <w:div w:id="1432241090">
          <w:marLeft w:val="640"/>
          <w:marRight w:val="0"/>
          <w:marTop w:val="0"/>
          <w:marBottom w:val="0"/>
          <w:divBdr>
            <w:top w:val="none" w:sz="0" w:space="0" w:color="auto"/>
            <w:left w:val="none" w:sz="0" w:space="0" w:color="auto"/>
            <w:bottom w:val="none" w:sz="0" w:space="0" w:color="auto"/>
            <w:right w:val="none" w:sz="0" w:space="0" w:color="auto"/>
          </w:divBdr>
        </w:div>
        <w:div w:id="358286989">
          <w:marLeft w:val="640"/>
          <w:marRight w:val="0"/>
          <w:marTop w:val="0"/>
          <w:marBottom w:val="0"/>
          <w:divBdr>
            <w:top w:val="none" w:sz="0" w:space="0" w:color="auto"/>
            <w:left w:val="none" w:sz="0" w:space="0" w:color="auto"/>
            <w:bottom w:val="none" w:sz="0" w:space="0" w:color="auto"/>
            <w:right w:val="none" w:sz="0" w:space="0" w:color="auto"/>
          </w:divBdr>
        </w:div>
        <w:div w:id="1300649241">
          <w:marLeft w:val="640"/>
          <w:marRight w:val="0"/>
          <w:marTop w:val="0"/>
          <w:marBottom w:val="0"/>
          <w:divBdr>
            <w:top w:val="none" w:sz="0" w:space="0" w:color="auto"/>
            <w:left w:val="none" w:sz="0" w:space="0" w:color="auto"/>
            <w:bottom w:val="none" w:sz="0" w:space="0" w:color="auto"/>
            <w:right w:val="none" w:sz="0" w:space="0" w:color="auto"/>
          </w:divBdr>
        </w:div>
        <w:div w:id="794058251">
          <w:marLeft w:val="640"/>
          <w:marRight w:val="0"/>
          <w:marTop w:val="0"/>
          <w:marBottom w:val="0"/>
          <w:divBdr>
            <w:top w:val="none" w:sz="0" w:space="0" w:color="auto"/>
            <w:left w:val="none" w:sz="0" w:space="0" w:color="auto"/>
            <w:bottom w:val="none" w:sz="0" w:space="0" w:color="auto"/>
            <w:right w:val="none" w:sz="0" w:space="0" w:color="auto"/>
          </w:divBdr>
        </w:div>
        <w:div w:id="1680229480">
          <w:marLeft w:val="640"/>
          <w:marRight w:val="0"/>
          <w:marTop w:val="0"/>
          <w:marBottom w:val="0"/>
          <w:divBdr>
            <w:top w:val="none" w:sz="0" w:space="0" w:color="auto"/>
            <w:left w:val="none" w:sz="0" w:space="0" w:color="auto"/>
            <w:bottom w:val="none" w:sz="0" w:space="0" w:color="auto"/>
            <w:right w:val="none" w:sz="0" w:space="0" w:color="auto"/>
          </w:divBdr>
        </w:div>
        <w:div w:id="1660692989">
          <w:marLeft w:val="640"/>
          <w:marRight w:val="0"/>
          <w:marTop w:val="0"/>
          <w:marBottom w:val="0"/>
          <w:divBdr>
            <w:top w:val="none" w:sz="0" w:space="0" w:color="auto"/>
            <w:left w:val="none" w:sz="0" w:space="0" w:color="auto"/>
            <w:bottom w:val="none" w:sz="0" w:space="0" w:color="auto"/>
            <w:right w:val="none" w:sz="0" w:space="0" w:color="auto"/>
          </w:divBdr>
        </w:div>
      </w:divsChild>
    </w:div>
    <w:div w:id="1644651063">
      <w:bodyDiv w:val="1"/>
      <w:marLeft w:val="0"/>
      <w:marRight w:val="0"/>
      <w:marTop w:val="0"/>
      <w:marBottom w:val="0"/>
      <w:divBdr>
        <w:top w:val="none" w:sz="0" w:space="0" w:color="auto"/>
        <w:left w:val="none" w:sz="0" w:space="0" w:color="auto"/>
        <w:bottom w:val="none" w:sz="0" w:space="0" w:color="auto"/>
        <w:right w:val="none" w:sz="0" w:space="0" w:color="auto"/>
      </w:divBdr>
      <w:divsChild>
        <w:div w:id="1947616926">
          <w:marLeft w:val="640"/>
          <w:marRight w:val="0"/>
          <w:marTop w:val="0"/>
          <w:marBottom w:val="0"/>
          <w:divBdr>
            <w:top w:val="none" w:sz="0" w:space="0" w:color="auto"/>
            <w:left w:val="none" w:sz="0" w:space="0" w:color="auto"/>
            <w:bottom w:val="none" w:sz="0" w:space="0" w:color="auto"/>
            <w:right w:val="none" w:sz="0" w:space="0" w:color="auto"/>
          </w:divBdr>
        </w:div>
        <w:div w:id="1028333328">
          <w:marLeft w:val="640"/>
          <w:marRight w:val="0"/>
          <w:marTop w:val="0"/>
          <w:marBottom w:val="0"/>
          <w:divBdr>
            <w:top w:val="none" w:sz="0" w:space="0" w:color="auto"/>
            <w:left w:val="none" w:sz="0" w:space="0" w:color="auto"/>
            <w:bottom w:val="none" w:sz="0" w:space="0" w:color="auto"/>
            <w:right w:val="none" w:sz="0" w:space="0" w:color="auto"/>
          </w:divBdr>
        </w:div>
        <w:div w:id="1029065632">
          <w:marLeft w:val="640"/>
          <w:marRight w:val="0"/>
          <w:marTop w:val="0"/>
          <w:marBottom w:val="0"/>
          <w:divBdr>
            <w:top w:val="none" w:sz="0" w:space="0" w:color="auto"/>
            <w:left w:val="none" w:sz="0" w:space="0" w:color="auto"/>
            <w:bottom w:val="none" w:sz="0" w:space="0" w:color="auto"/>
            <w:right w:val="none" w:sz="0" w:space="0" w:color="auto"/>
          </w:divBdr>
        </w:div>
        <w:div w:id="1647975116">
          <w:marLeft w:val="640"/>
          <w:marRight w:val="0"/>
          <w:marTop w:val="0"/>
          <w:marBottom w:val="0"/>
          <w:divBdr>
            <w:top w:val="none" w:sz="0" w:space="0" w:color="auto"/>
            <w:left w:val="none" w:sz="0" w:space="0" w:color="auto"/>
            <w:bottom w:val="none" w:sz="0" w:space="0" w:color="auto"/>
            <w:right w:val="none" w:sz="0" w:space="0" w:color="auto"/>
          </w:divBdr>
        </w:div>
        <w:div w:id="418405454">
          <w:marLeft w:val="640"/>
          <w:marRight w:val="0"/>
          <w:marTop w:val="0"/>
          <w:marBottom w:val="0"/>
          <w:divBdr>
            <w:top w:val="none" w:sz="0" w:space="0" w:color="auto"/>
            <w:left w:val="none" w:sz="0" w:space="0" w:color="auto"/>
            <w:bottom w:val="none" w:sz="0" w:space="0" w:color="auto"/>
            <w:right w:val="none" w:sz="0" w:space="0" w:color="auto"/>
          </w:divBdr>
        </w:div>
        <w:div w:id="968170525">
          <w:marLeft w:val="640"/>
          <w:marRight w:val="0"/>
          <w:marTop w:val="0"/>
          <w:marBottom w:val="0"/>
          <w:divBdr>
            <w:top w:val="none" w:sz="0" w:space="0" w:color="auto"/>
            <w:left w:val="none" w:sz="0" w:space="0" w:color="auto"/>
            <w:bottom w:val="none" w:sz="0" w:space="0" w:color="auto"/>
            <w:right w:val="none" w:sz="0" w:space="0" w:color="auto"/>
          </w:divBdr>
        </w:div>
        <w:div w:id="451485034">
          <w:marLeft w:val="640"/>
          <w:marRight w:val="0"/>
          <w:marTop w:val="0"/>
          <w:marBottom w:val="0"/>
          <w:divBdr>
            <w:top w:val="none" w:sz="0" w:space="0" w:color="auto"/>
            <w:left w:val="none" w:sz="0" w:space="0" w:color="auto"/>
            <w:bottom w:val="none" w:sz="0" w:space="0" w:color="auto"/>
            <w:right w:val="none" w:sz="0" w:space="0" w:color="auto"/>
          </w:divBdr>
        </w:div>
        <w:div w:id="227308502">
          <w:marLeft w:val="640"/>
          <w:marRight w:val="0"/>
          <w:marTop w:val="0"/>
          <w:marBottom w:val="0"/>
          <w:divBdr>
            <w:top w:val="none" w:sz="0" w:space="0" w:color="auto"/>
            <w:left w:val="none" w:sz="0" w:space="0" w:color="auto"/>
            <w:bottom w:val="none" w:sz="0" w:space="0" w:color="auto"/>
            <w:right w:val="none" w:sz="0" w:space="0" w:color="auto"/>
          </w:divBdr>
        </w:div>
        <w:div w:id="2036535865">
          <w:marLeft w:val="640"/>
          <w:marRight w:val="0"/>
          <w:marTop w:val="0"/>
          <w:marBottom w:val="0"/>
          <w:divBdr>
            <w:top w:val="none" w:sz="0" w:space="0" w:color="auto"/>
            <w:left w:val="none" w:sz="0" w:space="0" w:color="auto"/>
            <w:bottom w:val="none" w:sz="0" w:space="0" w:color="auto"/>
            <w:right w:val="none" w:sz="0" w:space="0" w:color="auto"/>
          </w:divBdr>
        </w:div>
        <w:div w:id="639656702">
          <w:marLeft w:val="640"/>
          <w:marRight w:val="0"/>
          <w:marTop w:val="0"/>
          <w:marBottom w:val="0"/>
          <w:divBdr>
            <w:top w:val="none" w:sz="0" w:space="0" w:color="auto"/>
            <w:left w:val="none" w:sz="0" w:space="0" w:color="auto"/>
            <w:bottom w:val="none" w:sz="0" w:space="0" w:color="auto"/>
            <w:right w:val="none" w:sz="0" w:space="0" w:color="auto"/>
          </w:divBdr>
        </w:div>
        <w:div w:id="1538540600">
          <w:marLeft w:val="640"/>
          <w:marRight w:val="0"/>
          <w:marTop w:val="0"/>
          <w:marBottom w:val="0"/>
          <w:divBdr>
            <w:top w:val="none" w:sz="0" w:space="0" w:color="auto"/>
            <w:left w:val="none" w:sz="0" w:space="0" w:color="auto"/>
            <w:bottom w:val="none" w:sz="0" w:space="0" w:color="auto"/>
            <w:right w:val="none" w:sz="0" w:space="0" w:color="auto"/>
          </w:divBdr>
        </w:div>
        <w:div w:id="1126702769">
          <w:marLeft w:val="640"/>
          <w:marRight w:val="0"/>
          <w:marTop w:val="0"/>
          <w:marBottom w:val="0"/>
          <w:divBdr>
            <w:top w:val="none" w:sz="0" w:space="0" w:color="auto"/>
            <w:left w:val="none" w:sz="0" w:space="0" w:color="auto"/>
            <w:bottom w:val="none" w:sz="0" w:space="0" w:color="auto"/>
            <w:right w:val="none" w:sz="0" w:space="0" w:color="auto"/>
          </w:divBdr>
        </w:div>
        <w:div w:id="1882932279">
          <w:marLeft w:val="640"/>
          <w:marRight w:val="0"/>
          <w:marTop w:val="0"/>
          <w:marBottom w:val="0"/>
          <w:divBdr>
            <w:top w:val="none" w:sz="0" w:space="0" w:color="auto"/>
            <w:left w:val="none" w:sz="0" w:space="0" w:color="auto"/>
            <w:bottom w:val="none" w:sz="0" w:space="0" w:color="auto"/>
            <w:right w:val="none" w:sz="0" w:space="0" w:color="auto"/>
          </w:divBdr>
        </w:div>
        <w:div w:id="386956089">
          <w:marLeft w:val="640"/>
          <w:marRight w:val="0"/>
          <w:marTop w:val="0"/>
          <w:marBottom w:val="0"/>
          <w:divBdr>
            <w:top w:val="none" w:sz="0" w:space="0" w:color="auto"/>
            <w:left w:val="none" w:sz="0" w:space="0" w:color="auto"/>
            <w:bottom w:val="none" w:sz="0" w:space="0" w:color="auto"/>
            <w:right w:val="none" w:sz="0" w:space="0" w:color="auto"/>
          </w:divBdr>
        </w:div>
      </w:divsChild>
    </w:div>
    <w:div w:id="1656566761">
      <w:bodyDiv w:val="1"/>
      <w:marLeft w:val="0"/>
      <w:marRight w:val="0"/>
      <w:marTop w:val="0"/>
      <w:marBottom w:val="0"/>
      <w:divBdr>
        <w:top w:val="none" w:sz="0" w:space="0" w:color="auto"/>
        <w:left w:val="none" w:sz="0" w:space="0" w:color="auto"/>
        <w:bottom w:val="none" w:sz="0" w:space="0" w:color="auto"/>
        <w:right w:val="none" w:sz="0" w:space="0" w:color="auto"/>
      </w:divBdr>
    </w:div>
    <w:div w:id="1658413492">
      <w:bodyDiv w:val="1"/>
      <w:marLeft w:val="0"/>
      <w:marRight w:val="0"/>
      <w:marTop w:val="0"/>
      <w:marBottom w:val="0"/>
      <w:divBdr>
        <w:top w:val="none" w:sz="0" w:space="0" w:color="auto"/>
        <w:left w:val="none" w:sz="0" w:space="0" w:color="auto"/>
        <w:bottom w:val="none" w:sz="0" w:space="0" w:color="auto"/>
        <w:right w:val="none" w:sz="0" w:space="0" w:color="auto"/>
      </w:divBdr>
      <w:divsChild>
        <w:div w:id="1210261908">
          <w:marLeft w:val="640"/>
          <w:marRight w:val="0"/>
          <w:marTop w:val="0"/>
          <w:marBottom w:val="0"/>
          <w:divBdr>
            <w:top w:val="none" w:sz="0" w:space="0" w:color="auto"/>
            <w:left w:val="none" w:sz="0" w:space="0" w:color="auto"/>
            <w:bottom w:val="none" w:sz="0" w:space="0" w:color="auto"/>
            <w:right w:val="none" w:sz="0" w:space="0" w:color="auto"/>
          </w:divBdr>
        </w:div>
        <w:div w:id="1116750200">
          <w:marLeft w:val="640"/>
          <w:marRight w:val="0"/>
          <w:marTop w:val="0"/>
          <w:marBottom w:val="0"/>
          <w:divBdr>
            <w:top w:val="none" w:sz="0" w:space="0" w:color="auto"/>
            <w:left w:val="none" w:sz="0" w:space="0" w:color="auto"/>
            <w:bottom w:val="none" w:sz="0" w:space="0" w:color="auto"/>
            <w:right w:val="none" w:sz="0" w:space="0" w:color="auto"/>
          </w:divBdr>
        </w:div>
        <w:div w:id="726418401">
          <w:marLeft w:val="640"/>
          <w:marRight w:val="0"/>
          <w:marTop w:val="0"/>
          <w:marBottom w:val="0"/>
          <w:divBdr>
            <w:top w:val="none" w:sz="0" w:space="0" w:color="auto"/>
            <w:left w:val="none" w:sz="0" w:space="0" w:color="auto"/>
            <w:bottom w:val="none" w:sz="0" w:space="0" w:color="auto"/>
            <w:right w:val="none" w:sz="0" w:space="0" w:color="auto"/>
          </w:divBdr>
        </w:div>
        <w:div w:id="440690165">
          <w:marLeft w:val="640"/>
          <w:marRight w:val="0"/>
          <w:marTop w:val="0"/>
          <w:marBottom w:val="0"/>
          <w:divBdr>
            <w:top w:val="none" w:sz="0" w:space="0" w:color="auto"/>
            <w:left w:val="none" w:sz="0" w:space="0" w:color="auto"/>
            <w:bottom w:val="none" w:sz="0" w:space="0" w:color="auto"/>
            <w:right w:val="none" w:sz="0" w:space="0" w:color="auto"/>
          </w:divBdr>
        </w:div>
        <w:div w:id="2140414836">
          <w:marLeft w:val="640"/>
          <w:marRight w:val="0"/>
          <w:marTop w:val="0"/>
          <w:marBottom w:val="0"/>
          <w:divBdr>
            <w:top w:val="none" w:sz="0" w:space="0" w:color="auto"/>
            <w:left w:val="none" w:sz="0" w:space="0" w:color="auto"/>
            <w:bottom w:val="none" w:sz="0" w:space="0" w:color="auto"/>
            <w:right w:val="none" w:sz="0" w:space="0" w:color="auto"/>
          </w:divBdr>
        </w:div>
        <w:div w:id="872765333">
          <w:marLeft w:val="640"/>
          <w:marRight w:val="0"/>
          <w:marTop w:val="0"/>
          <w:marBottom w:val="0"/>
          <w:divBdr>
            <w:top w:val="none" w:sz="0" w:space="0" w:color="auto"/>
            <w:left w:val="none" w:sz="0" w:space="0" w:color="auto"/>
            <w:bottom w:val="none" w:sz="0" w:space="0" w:color="auto"/>
            <w:right w:val="none" w:sz="0" w:space="0" w:color="auto"/>
          </w:divBdr>
        </w:div>
        <w:div w:id="135222318">
          <w:marLeft w:val="640"/>
          <w:marRight w:val="0"/>
          <w:marTop w:val="0"/>
          <w:marBottom w:val="0"/>
          <w:divBdr>
            <w:top w:val="none" w:sz="0" w:space="0" w:color="auto"/>
            <w:left w:val="none" w:sz="0" w:space="0" w:color="auto"/>
            <w:bottom w:val="none" w:sz="0" w:space="0" w:color="auto"/>
            <w:right w:val="none" w:sz="0" w:space="0" w:color="auto"/>
          </w:divBdr>
        </w:div>
        <w:div w:id="245185957">
          <w:marLeft w:val="640"/>
          <w:marRight w:val="0"/>
          <w:marTop w:val="0"/>
          <w:marBottom w:val="0"/>
          <w:divBdr>
            <w:top w:val="none" w:sz="0" w:space="0" w:color="auto"/>
            <w:left w:val="none" w:sz="0" w:space="0" w:color="auto"/>
            <w:bottom w:val="none" w:sz="0" w:space="0" w:color="auto"/>
            <w:right w:val="none" w:sz="0" w:space="0" w:color="auto"/>
          </w:divBdr>
        </w:div>
        <w:div w:id="1822766221">
          <w:marLeft w:val="640"/>
          <w:marRight w:val="0"/>
          <w:marTop w:val="0"/>
          <w:marBottom w:val="0"/>
          <w:divBdr>
            <w:top w:val="none" w:sz="0" w:space="0" w:color="auto"/>
            <w:left w:val="none" w:sz="0" w:space="0" w:color="auto"/>
            <w:bottom w:val="none" w:sz="0" w:space="0" w:color="auto"/>
            <w:right w:val="none" w:sz="0" w:space="0" w:color="auto"/>
          </w:divBdr>
        </w:div>
        <w:div w:id="482427629">
          <w:marLeft w:val="640"/>
          <w:marRight w:val="0"/>
          <w:marTop w:val="0"/>
          <w:marBottom w:val="0"/>
          <w:divBdr>
            <w:top w:val="none" w:sz="0" w:space="0" w:color="auto"/>
            <w:left w:val="none" w:sz="0" w:space="0" w:color="auto"/>
            <w:bottom w:val="none" w:sz="0" w:space="0" w:color="auto"/>
            <w:right w:val="none" w:sz="0" w:space="0" w:color="auto"/>
          </w:divBdr>
        </w:div>
        <w:div w:id="116603310">
          <w:marLeft w:val="640"/>
          <w:marRight w:val="0"/>
          <w:marTop w:val="0"/>
          <w:marBottom w:val="0"/>
          <w:divBdr>
            <w:top w:val="none" w:sz="0" w:space="0" w:color="auto"/>
            <w:left w:val="none" w:sz="0" w:space="0" w:color="auto"/>
            <w:bottom w:val="none" w:sz="0" w:space="0" w:color="auto"/>
            <w:right w:val="none" w:sz="0" w:space="0" w:color="auto"/>
          </w:divBdr>
        </w:div>
      </w:divsChild>
    </w:div>
    <w:div w:id="1664118577">
      <w:bodyDiv w:val="1"/>
      <w:marLeft w:val="0"/>
      <w:marRight w:val="0"/>
      <w:marTop w:val="0"/>
      <w:marBottom w:val="0"/>
      <w:divBdr>
        <w:top w:val="none" w:sz="0" w:space="0" w:color="auto"/>
        <w:left w:val="none" w:sz="0" w:space="0" w:color="auto"/>
        <w:bottom w:val="none" w:sz="0" w:space="0" w:color="auto"/>
        <w:right w:val="none" w:sz="0" w:space="0" w:color="auto"/>
      </w:divBdr>
      <w:divsChild>
        <w:div w:id="1402025832">
          <w:marLeft w:val="640"/>
          <w:marRight w:val="0"/>
          <w:marTop w:val="0"/>
          <w:marBottom w:val="0"/>
          <w:divBdr>
            <w:top w:val="none" w:sz="0" w:space="0" w:color="auto"/>
            <w:left w:val="none" w:sz="0" w:space="0" w:color="auto"/>
            <w:bottom w:val="none" w:sz="0" w:space="0" w:color="auto"/>
            <w:right w:val="none" w:sz="0" w:space="0" w:color="auto"/>
          </w:divBdr>
        </w:div>
        <w:div w:id="660234487">
          <w:marLeft w:val="640"/>
          <w:marRight w:val="0"/>
          <w:marTop w:val="0"/>
          <w:marBottom w:val="0"/>
          <w:divBdr>
            <w:top w:val="none" w:sz="0" w:space="0" w:color="auto"/>
            <w:left w:val="none" w:sz="0" w:space="0" w:color="auto"/>
            <w:bottom w:val="none" w:sz="0" w:space="0" w:color="auto"/>
            <w:right w:val="none" w:sz="0" w:space="0" w:color="auto"/>
          </w:divBdr>
        </w:div>
        <w:div w:id="2107647016">
          <w:marLeft w:val="640"/>
          <w:marRight w:val="0"/>
          <w:marTop w:val="0"/>
          <w:marBottom w:val="0"/>
          <w:divBdr>
            <w:top w:val="none" w:sz="0" w:space="0" w:color="auto"/>
            <w:left w:val="none" w:sz="0" w:space="0" w:color="auto"/>
            <w:bottom w:val="none" w:sz="0" w:space="0" w:color="auto"/>
            <w:right w:val="none" w:sz="0" w:space="0" w:color="auto"/>
          </w:divBdr>
        </w:div>
        <w:div w:id="474300720">
          <w:marLeft w:val="640"/>
          <w:marRight w:val="0"/>
          <w:marTop w:val="0"/>
          <w:marBottom w:val="0"/>
          <w:divBdr>
            <w:top w:val="none" w:sz="0" w:space="0" w:color="auto"/>
            <w:left w:val="none" w:sz="0" w:space="0" w:color="auto"/>
            <w:bottom w:val="none" w:sz="0" w:space="0" w:color="auto"/>
            <w:right w:val="none" w:sz="0" w:space="0" w:color="auto"/>
          </w:divBdr>
        </w:div>
        <w:div w:id="1863860299">
          <w:marLeft w:val="640"/>
          <w:marRight w:val="0"/>
          <w:marTop w:val="0"/>
          <w:marBottom w:val="0"/>
          <w:divBdr>
            <w:top w:val="none" w:sz="0" w:space="0" w:color="auto"/>
            <w:left w:val="none" w:sz="0" w:space="0" w:color="auto"/>
            <w:bottom w:val="none" w:sz="0" w:space="0" w:color="auto"/>
            <w:right w:val="none" w:sz="0" w:space="0" w:color="auto"/>
          </w:divBdr>
        </w:div>
        <w:div w:id="711075390">
          <w:marLeft w:val="640"/>
          <w:marRight w:val="0"/>
          <w:marTop w:val="0"/>
          <w:marBottom w:val="0"/>
          <w:divBdr>
            <w:top w:val="none" w:sz="0" w:space="0" w:color="auto"/>
            <w:left w:val="none" w:sz="0" w:space="0" w:color="auto"/>
            <w:bottom w:val="none" w:sz="0" w:space="0" w:color="auto"/>
            <w:right w:val="none" w:sz="0" w:space="0" w:color="auto"/>
          </w:divBdr>
        </w:div>
        <w:div w:id="931668042">
          <w:marLeft w:val="640"/>
          <w:marRight w:val="0"/>
          <w:marTop w:val="0"/>
          <w:marBottom w:val="0"/>
          <w:divBdr>
            <w:top w:val="none" w:sz="0" w:space="0" w:color="auto"/>
            <w:left w:val="none" w:sz="0" w:space="0" w:color="auto"/>
            <w:bottom w:val="none" w:sz="0" w:space="0" w:color="auto"/>
            <w:right w:val="none" w:sz="0" w:space="0" w:color="auto"/>
          </w:divBdr>
        </w:div>
        <w:div w:id="1434128657">
          <w:marLeft w:val="640"/>
          <w:marRight w:val="0"/>
          <w:marTop w:val="0"/>
          <w:marBottom w:val="0"/>
          <w:divBdr>
            <w:top w:val="none" w:sz="0" w:space="0" w:color="auto"/>
            <w:left w:val="none" w:sz="0" w:space="0" w:color="auto"/>
            <w:bottom w:val="none" w:sz="0" w:space="0" w:color="auto"/>
            <w:right w:val="none" w:sz="0" w:space="0" w:color="auto"/>
          </w:divBdr>
        </w:div>
        <w:div w:id="888301447">
          <w:marLeft w:val="640"/>
          <w:marRight w:val="0"/>
          <w:marTop w:val="0"/>
          <w:marBottom w:val="0"/>
          <w:divBdr>
            <w:top w:val="none" w:sz="0" w:space="0" w:color="auto"/>
            <w:left w:val="none" w:sz="0" w:space="0" w:color="auto"/>
            <w:bottom w:val="none" w:sz="0" w:space="0" w:color="auto"/>
            <w:right w:val="none" w:sz="0" w:space="0" w:color="auto"/>
          </w:divBdr>
        </w:div>
        <w:div w:id="1084572342">
          <w:marLeft w:val="640"/>
          <w:marRight w:val="0"/>
          <w:marTop w:val="0"/>
          <w:marBottom w:val="0"/>
          <w:divBdr>
            <w:top w:val="none" w:sz="0" w:space="0" w:color="auto"/>
            <w:left w:val="none" w:sz="0" w:space="0" w:color="auto"/>
            <w:bottom w:val="none" w:sz="0" w:space="0" w:color="auto"/>
            <w:right w:val="none" w:sz="0" w:space="0" w:color="auto"/>
          </w:divBdr>
        </w:div>
        <w:div w:id="1558738413">
          <w:marLeft w:val="640"/>
          <w:marRight w:val="0"/>
          <w:marTop w:val="0"/>
          <w:marBottom w:val="0"/>
          <w:divBdr>
            <w:top w:val="none" w:sz="0" w:space="0" w:color="auto"/>
            <w:left w:val="none" w:sz="0" w:space="0" w:color="auto"/>
            <w:bottom w:val="none" w:sz="0" w:space="0" w:color="auto"/>
            <w:right w:val="none" w:sz="0" w:space="0" w:color="auto"/>
          </w:divBdr>
        </w:div>
        <w:div w:id="782965418">
          <w:marLeft w:val="640"/>
          <w:marRight w:val="0"/>
          <w:marTop w:val="0"/>
          <w:marBottom w:val="0"/>
          <w:divBdr>
            <w:top w:val="none" w:sz="0" w:space="0" w:color="auto"/>
            <w:left w:val="none" w:sz="0" w:space="0" w:color="auto"/>
            <w:bottom w:val="none" w:sz="0" w:space="0" w:color="auto"/>
            <w:right w:val="none" w:sz="0" w:space="0" w:color="auto"/>
          </w:divBdr>
        </w:div>
        <w:div w:id="2082634664">
          <w:marLeft w:val="640"/>
          <w:marRight w:val="0"/>
          <w:marTop w:val="0"/>
          <w:marBottom w:val="0"/>
          <w:divBdr>
            <w:top w:val="none" w:sz="0" w:space="0" w:color="auto"/>
            <w:left w:val="none" w:sz="0" w:space="0" w:color="auto"/>
            <w:bottom w:val="none" w:sz="0" w:space="0" w:color="auto"/>
            <w:right w:val="none" w:sz="0" w:space="0" w:color="auto"/>
          </w:divBdr>
        </w:div>
        <w:div w:id="282928426">
          <w:marLeft w:val="640"/>
          <w:marRight w:val="0"/>
          <w:marTop w:val="0"/>
          <w:marBottom w:val="0"/>
          <w:divBdr>
            <w:top w:val="none" w:sz="0" w:space="0" w:color="auto"/>
            <w:left w:val="none" w:sz="0" w:space="0" w:color="auto"/>
            <w:bottom w:val="none" w:sz="0" w:space="0" w:color="auto"/>
            <w:right w:val="none" w:sz="0" w:space="0" w:color="auto"/>
          </w:divBdr>
        </w:div>
        <w:div w:id="1491827783">
          <w:marLeft w:val="640"/>
          <w:marRight w:val="0"/>
          <w:marTop w:val="0"/>
          <w:marBottom w:val="0"/>
          <w:divBdr>
            <w:top w:val="none" w:sz="0" w:space="0" w:color="auto"/>
            <w:left w:val="none" w:sz="0" w:space="0" w:color="auto"/>
            <w:bottom w:val="none" w:sz="0" w:space="0" w:color="auto"/>
            <w:right w:val="none" w:sz="0" w:space="0" w:color="auto"/>
          </w:divBdr>
        </w:div>
      </w:divsChild>
    </w:div>
    <w:div w:id="1669944870">
      <w:bodyDiv w:val="1"/>
      <w:marLeft w:val="0"/>
      <w:marRight w:val="0"/>
      <w:marTop w:val="0"/>
      <w:marBottom w:val="0"/>
      <w:divBdr>
        <w:top w:val="none" w:sz="0" w:space="0" w:color="auto"/>
        <w:left w:val="none" w:sz="0" w:space="0" w:color="auto"/>
        <w:bottom w:val="none" w:sz="0" w:space="0" w:color="auto"/>
        <w:right w:val="none" w:sz="0" w:space="0" w:color="auto"/>
      </w:divBdr>
      <w:divsChild>
        <w:div w:id="483737474">
          <w:marLeft w:val="640"/>
          <w:marRight w:val="0"/>
          <w:marTop w:val="0"/>
          <w:marBottom w:val="0"/>
          <w:divBdr>
            <w:top w:val="none" w:sz="0" w:space="0" w:color="auto"/>
            <w:left w:val="none" w:sz="0" w:space="0" w:color="auto"/>
            <w:bottom w:val="none" w:sz="0" w:space="0" w:color="auto"/>
            <w:right w:val="none" w:sz="0" w:space="0" w:color="auto"/>
          </w:divBdr>
        </w:div>
        <w:div w:id="39938715">
          <w:marLeft w:val="640"/>
          <w:marRight w:val="0"/>
          <w:marTop w:val="0"/>
          <w:marBottom w:val="0"/>
          <w:divBdr>
            <w:top w:val="none" w:sz="0" w:space="0" w:color="auto"/>
            <w:left w:val="none" w:sz="0" w:space="0" w:color="auto"/>
            <w:bottom w:val="none" w:sz="0" w:space="0" w:color="auto"/>
            <w:right w:val="none" w:sz="0" w:space="0" w:color="auto"/>
          </w:divBdr>
        </w:div>
        <w:div w:id="1378509193">
          <w:marLeft w:val="640"/>
          <w:marRight w:val="0"/>
          <w:marTop w:val="0"/>
          <w:marBottom w:val="0"/>
          <w:divBdr>
            <w:top w:val="none" w:sz="0" w:space="0" w:color="auto"/>
            <w:left w:val="none" w:sz="0" w:space="0" w:color="auto"/>
            <w:bottom w:val="none" w:sz="0" w:space="0" w:color="auto"/>
            <w:right w:val="none" w:sz="0" w:space="0" w:color="auto"/>
          </w:divBdr>
        </w:div>
        <w:div w:id="1727755063">
          <w:marLeft w:val="640"/>
          <w:marRight w:val="0"/>
          <w:marTop w:val="0"/>
          <w:marBottom w:val="0"/>
          <w:divBdr>
            <w:top w:val="none" w:sz="0" w:space="0" w:color="auto"/>
            <w:left w:val="none" w:sz="0" w:space="0" w:color="auto"/>
            <w:bottom w:val="none" w:sz="0" w:space="0" w:color="auto"/>
            <w:right w:val="none" w:sz="0" w:space="0" w:color="auto"/>
          </w:divBdr>
        </w:div>
        <w:div w:id="1077748674">
          <w:marLeft w:val="640"/>
          <w:marRight w:val="0"/>
          <w:marTop w:val="0"/>
          <w:marBottom w:val="0"/>
          <w:divBdr>
            <w:top w:val="none" w:sz="0" w:space="0" w:color="auto"/>
            <w:left w:val="none" w:sz="0" w:space="0" w:color="auto"/>
            <w:bottom w:val="none" w:sz="0" w:space="0" w:color="auto"/>
            <w:right w:val="none" w:sz="0" w:space="0" w:color="auto"/>
          </w:divBdr>
        </w:div>
        <w:div w:id="1614097256">
          <w:marLeft w:val="640"/>
          <w:marRight w:val="0"/>
          <w:marTop w:val="0"/>
          <w:marBottom w:val="0"/>
          <w:divBdr>
            <w:top w:val="none" w:sz="0" w:space="0" w:color="auto"/>
            <w:left w:val="none" w:sz="0" w:space="0" w:color="auto"/>
            <w:bottom w:val="none" w:sz="0" w:space="0" w:color="auto"/>
            <w:right w:val="none" w:sz="0" w:space="0" w:color="auto"/>
          </w:divBdr>
        </w:div>
        <w:div w:id="1081751921">
          <w:marLeft w:val="640"/>
          <w:marRight w:val="0"/>
          <w:marTop w:val="0"/>
          <w:marBottom w:val="0"/>
          <w:divBdr>
            <w:top w:val="none" w:sz="0" w:space="0" w:color="auto"/>
            <w:left w:val="none" w:sz="0" w:space="0" w:color="auto"/>
            <w:bottom w:val="none" w:sz="0" w:space="0" w:color="auto"/>
            <w:right w:val="none" w:sz="0" w:space="0" w:color="auto"/>
          </w:divBdr>
        </w:div>
        <w:div w:id="1143890976">
          <w:marLeft w:val="640"/>
          <w:marRight w:val="0"/>
          <w:marTop w:val="0"/>
          <w:marBottom w:val="0"/>
          <w:divBdr>
            <w:top w:val="none" w:sz="0" w:space="0" w:color="auto"/>
            <w:left w:val="none" w:sz="0" w:space="0" w:color="auto"/>
            <w:bottom w:val="none" w:sz="0" w:space="0" w:color="auto"/>
            <w:right w:val="none" w:sz="0" w:space="0" w:color="auto"/>
          </w:divBdr>
        </w:div>
        <w:div w:id="996029612">
          <w:marLeft w:val="640"/>
          <w:marRight w:val="0"/>
          <w:marTop w:val="0"/>
          <w:marBottom w:val="0"/>
          <w:divBdr>
            <w:top w:val="none" w:sz="0" w:space="0" w:color="auto"/>
            <w:left w:val="none" w:sz="0" w:space="0" w:color="auto"/>
            <w:bottom w:val="none" w:sz="0" w:space="0" w:color="auto"/>
            <w:right w:val="none" w:sz="0" w:space="0" w:color="auto"/>
          </w:divBdr>
        </w:div>
        <w:div w:id="1369647637">
          <w:marLeft w:val="640"/>
          <w:marRight w:val="0"/>
          <w:marTop w:val="0"/>
          <w:marBottom w:val="0"/>
          <w:divBdr>
            <w:top w:val="none" w:sz="0" w:space="0" w:color="auto"/>
            <w:left w:val="none" w:sz="0" w:space="0" w:color="auto"/>
            <w:bottom w:val="none" w:sz="0" w:space="0" w:color="auto"/>
            <w:right w:val="none" w:sz="0" w:space="0" w:color="auto"/>
          </w:divBdr>
        </w:div>
        <w:div w:id="30884380">
          <w:marLeft w:val="640"/>
          <w:marRight w:val="0"/>
          <w:marTop w:val="0"/>
          <w:marBottom w:val="0"/>
          <w:divBdr>
            <w:top w:val="none" w:sz="0" w:space="0" w:color="auto"/>
            <w:left w:val="none" w:sz="0" w:space="0" w:color="auto"/>
            <w:bottom w:val="none" w:sz="0" w:space="0" w:color="auto"/>
            <w:right w:val="none" w:sz="0" w:space="0" w:color="auto"/>
          </w:divBdr>
        </w:div>
        <w:div w:id="885482809">
          <w:marLeft w:val="640"/>
          <w:marRight w:val="0"/>
          <w:marTop w:val="0"/>
          <w:marBottom w:val="0"/>
          <w:divBdr>
            <w:top w:val="none" w:sz="0" w:space="0" w:color="auto"/>
            <w:left w:val="none" w:sz="0" w:space="0" w:color="auto"/>
            <w:bottom w:val="none" w:sz="0" w:space="0" w:color="auto"/>
            <w:right w:val="none" w:sz="0" w:space="0" w:color="auto"/>
          </w:divBdr>
        </w:div>
      </w:divsChild>
    </w:div>
    <w:div w:id="1698388223">
      <w:bodyDiv w:val="1"/>
      <w:marLeft w:val="0"/>
      <w:marRight w:val="0"/>
      <w:marTop w:val="0"/>
      <w:marBottom w:val="0"/>
      <w:divBdr>
        <w:top w:val="none" w:sz="0" w:space="0" w:color="auto"/>
        <w:left w:val="none" w:sz="0" w:space="0" w:color="auto"/>
        <w:bottom w:val="none" w:sz="0" w:space="0" w:color="auto"/>
        <w:right w:val="none" w:sz="0" w:space="0" w:color="auto"/>
      </w:divBdr>
      <w:divsChild>
        <w:div w:id="165827368">
          <w:marLeft w:val="640"/>
          <w:marRight w:val="0"/>
          <w:marTop w:val="0"/>
          <w:marBottom w:val="0"/>
          <w:divBdr>
            <w:top w:val="none" w:sz="0" w:space="0" w:color="auto"/>
            <w:left w:val="none" w:sz="0" w:space="0" w:color="auto"/>
            <w:bottom w:val="none" w:sz="0" w:space="0" w:color="auto"/>
            <w:right w:val="none" w:sz="0" w:space="0" w:color="auto"/>
          </w:divBdr>
        </w:div>
        <w:div w:id="1179464155">
          <w:marLeft w:val="640"/>
          <w:marRight w:val="0"/>
          <w:marTop w:val="0"/>
          <w:marBottom w:val="0"/>
          <w:divBdr>
            <w:top w:val="none" w:sz="0" w:space="0" w:color="auto"/>
            <w:left w:val="none" w:sz="0" w:space="0" w:color="auto"/>
            <w:bottom w:val="none" w:sz="0" w:space="0" w:color="auto"/>
            <w:right w:val="none" w:sz="0" w:space="0" w:color="auto"/>
          </w:divBdr>
        </w:div>
        <w:div w:id="721057038">
          <w:marLeft w:val="640"/>
          <w:marRight w:val="0"/>
          <w:marTop w:val="0"/>
          <w:marBottom w:val="0"/>
          <w:divBdr>
            <w:top w:val="none" w:sz="0" w:space="0" w:color="auto"/>
            <w:left w:val="none" w:sz="0" w:space="0" w:color="auto"/>
            <w:bottom w:val="none" w:sz="0" w:space="0" w:color="auto"/>
            <w:right w:val="none" w:sz="0" w:space="0" w:color="auto"/>
          </w:divBdr>
        </w:div>
        <w:div w:id="1340884668">
          <w:marLeft w:val="640"/>
          <w:marRight w:val="0"/>
          <w:marTop w:val="0"/>
          <w:marBottom w:val="0"/>
          <w:divBdr>
            <w:top w:val="none" w:sz="0" w:space="0" w:color="auto"/>
            <w:left w:val="none" w:sz="0" w:space="0" w:color="auto"/>
            <w:bottom w:val="none" w:sz="0" w:space="0" w:color="auto"/>
            <w:right w:val="none" w:sz="0" w:space="0" w:color="auto"/>
          </w:divBdr>
        </w:div>
        <w:div w:id="895511992">
          <w:marLeft w:val="640"/>
          <w:marRight w:val="0"/>
          <w:marTop w:val="0"/>
          <w:marBottom w:val="0"/>
          <w:divBdr>
            <w:top w:val="none" w:sz="0" w:space="0" w:color="auto"/>
            <w:left w:val="none" w:sz="0" w:space="0" w:color="auto"/>
            <w:bottom w:val="none" w:sz="0" w:space="0" w:color="auto"/>
            <w:right w:val="none" w:sz="0" w:space="0" w:color="auto"/>
          </w:divBdr>
        </w:div>
        <w:div w:id="1382828504">
          <w:marLeft w:val="640"/>
          <w:marRight w:val="0"/>
          <w:marTop w:val="0"/>
          <w:marBottom w:val="0"/>
          <w:divBdr>
            <w:top w:val="none" w:sz="0" w:space="0" w:color="auto"/>
            <w:left w:val="none" w:sz="0" w:space="0" w:color="auto"/>
            <w:bottom w:val="none" w:sz="0" w:space="0" w:color="auto"/>
            <w:right w:val="none" w:sz="0" w:space="0" w:color="auto"/>
          </w:divBdr>
        </w:div>
        <w:div w:id="243296765">
          <w:marLeft w:val="640"/>
          <w:marRight w:val="0"/>
          <w:marTop w:val="0"/>
          <w:marBottom w:val="0"/>
          <w:divBdr>
            <w:top w:val="none" w:sz="0" w:space="0" w:color="auto"/>
            <w:left w:val="none" w:sz="0" w:space="0" w:color="auto"/>
            <w:bottom w:val="none" w:sz="0" w:space="0" w:color="auto"/>
            <w:right w:val="none" w:sz="0" w:space="0" w:color="auto"/>
          </w:divBdr>
        </w:div>
        <w:div w:id="846479110">
          <w:marLeft w:val="640"/>
          <w:marRight w:val="0"/>
          <w:marTop w:val="0"/>
          <w:marBottom w:val="0"/>
          <w:divBdr>
            <w:top w:val="none" w:sz="0" w:space="0" w:color="auto"/>
            <w:left w:val="none" w:sz="0" w:space="0" w:color="auto"/>
            <w:bottom w:val="none" w:sz="0" w:space="0" w:color="auto"/>
            <w:right w:val="none" w:sz="0" w:space="0" w:color="auto"/>
          </w:divBdr>
        </w:div>
        <w:div w:id="1747068704">
          <w:marLeft w:val="640"/>
          <w:marRight w:val="0"/>
          <w:marTop w:val="0"/>
          <w:marBottom w:val="0"/>
          <w:divBdr>
            <w:top w:val="none" w:sz="0" w:space="0" w:color="auto"/>
            <w:left w:val="none" w:sz="0" w:space="0" w:color="auto"/>
            <w:bottom w:val="none" w:sz="0" w:space="0" w:color="auto"/>
            <w:right w:val="none" w:sz="0" w:space="0" w:color="auto"/>
          </w:divBdr>
        </w:div>
        <w:div w:id="297490763">
          <w:marLeft w:val="640"/>
          <w:marRight w:val="0"/>
          <w:marTop w:val="0"/>
          <w:marBottom w:val="0"/>
          <w:divBdr>
            <w:top w:val="none" w:sz="0" w:space="0" w:color="auto"/>
            <w:left w:val="none" w:sz="0" w:space="0" w:color="auto"/>
            <w:bottom w:val="none" w:sz="0" w:space="0" w:color="auto"/>
            <w:right w:val="none" w:sz="0" w:space="0" w:color="auto"/>
          </w:divBdr>
        </w:div>
        <w:div w:id="962731731">
          <w:marLeft w:val="640"/>
          <w:marRight w:val="0"/>
          <w:marTop w:val="0"/>
          <w:marBottom w:val="0"/>
          <w:divBdr>
            <w:top w:val="none" w:sz="0" w:space="0" w:color="auto"/>
            <w:left w:val="none" w:sz="0" w:space="0" w:color="auto"/>
            <w:bottom w:val="none" w:sz="0" w:space="0" w:color="auto"/>
            <w:right w:val="none" w:sz="0" w:space="0" w:color="auto"/>
          </w:divBdr>
        </w:div>
        <w:div w:id="599997021">
          <w:marLeft w:val="640"/>
          <w:marRight w:val="0"/>
          <w:marTop w:val="0"/>
          <w:marBottom w:val="0"/>
          <w:divBdr>
            <w:top w:val="none" w:sz="0" w:space="0" w:color="auto"/>
            <w:left w:val="none" w:sz="0" w:space="0" w:color="auto"/>
            <w:bottom w:val="none" w:sz="0" w:space="0" w:color="auto"/>
            <w:right w:val="none" w:sz="0" w:space="0" w:color="auto"/>
          </w:divBdr>
        </w:div>
        <w:div w:id="511378329">
          <w:marLeft w:val="640"/>
          <w:marRight w:val="0"/>
          <w:marTop w:val="0"/>
          <w:marBottom w:val="0"/>
          <w:divBdr>
            <w:top w:val="none" w:sz="0" w:space="0" w:color="auto"/>
            <w:left w:val="none" w:sz="0" w:space="0" w:color="auto"/>
            <w:bottom w:val="none" w:sz="0" w:space="0" w:color="auto"/>
            <w:right w:val="none" w:sz="0" w:space="0" w:color="auto"/>
          </w:divBdr>
        </w:div>
        <w:div w:id="337805016">
          <w:marLeft w:val="640"/>
          <w:marRight w:val="0"/>
          <w:marTop w:val="0"/>
          <w:marBottom w:val="0"/>
          <w:divBdr>
            <w:top w:val="none" w:sz="0" w:space="0" w:color="auto"/>
            <w:left w:val="none" w:sz="0" w:space="0" w:color="auto"/>
            <w:bottom w:val="none" w:sz="0" w:space="0" w:color="auto"/>
            <w:right w:val="none" w:sz="0" w:space="0" w:color="auto"/>
          </w:divBdr>
        </w:div>
      </w:divsChild>
    </w:div>
    <w:div w:id="1717312637">
      <w:bodyDiv w:val="1"/>
      <w:marLeft w:val="0"/>
      <w:marRight w:val="0"/>
      <w:marTop w:val="0"/>
      <w:marBottom w:val="0"/>
      <w:divBdr>
        <w:top w:val="none" w:sz="0" w:space="0" w:color="auto"/>
        <w:left w:val="none" w:sz="0" w:space="0" w:color="auto"/>
        <w:bottom w:val="none" w:sz="0" w:space="0" w:color="auto"/>
        <w:right w:val="none" w:sz="0" w:space="0" w:color="auto"/>
      </w:divBdr>
      <w:divsChild>
        <w:div w:id="111025307">
          <w:marLeft w:val="640"/>
          <w:marRight w:val="0"/>
          <w:marTop w:val="0"/>
          <w:marBottom w:val="0"/>
          <w:divBdr>
            <w:top w:val="none" w:sz="0" w:space="0" w:color="auto"/>
            <w:left w:val="none" w:sz="0" w:space="0" w:color="auto"/>
            <w:bottom w:val="none" w:sz="0" w:space="0" w:color="auto"/>
            <w:right w:val="none" w:sz="0" w:space="0" w:color="auto"/>
          </w:divBdr>
        </w:div>
        <w:div w:id="1846826657">
          <w:marLeft w:val="640"/>
          <w:marRight w:val="0"/>
          <w:marTop w:val="0"/>
          <w:marBottom w:val="0"/>
          <w:divBdr>
            <w:top w:val="none" w:sz="0" w:space="0" w:color="auto"/>
            <w:left w:val="none" w:sz="0" w:space="0" w:color="auto"/>
            <w:bottom w:val="none" w:sz="0" w:space="0" w:color="auto"/>
            <w:right w:val="none" w:sz="0" w:space="0" w:color="auto"/>
          </w:divBdr>
        </w:div>
        <w:div w:id="2014796453">
          <w:marLeft w:val="640"/>
          <w:marRight w:val="0"/>
          <w:marTop w:val="0"/>
          <w:marBottom w:val="0"/>
          <w:divBdr>
            <w:top w:val="none" w:sz="0" w:space="0" w:color="auto"/>
            <w:left w:val="none" w:sz="0" w:space="0" w:color="auto"/>
            <w:bottom w:val="none" w:sz="0" w:space="0" w:color="auto"/>
            <w:right w:val="none" w:sz="0" w:space="0" w:color="auto"/>
          </w:divBdr>
        </w:div>
        <w:div w:id="157120458">
          <w:marLeft w:val="640"/>
          <w:marRight w:val="0"/>
          <w:marTop w:val="0"/>
          <w:marBottom w:val="0"/>
          <w:divBdr>
            <w:top w:val="none" w:sz="0" w:space="0" w:color="auto"/>
            <w:left w:val="none" w:sz="0" w:space="0" w:color="auto"/>
            <w:bottom w:val="none" w:sz="0" w:space="0" w:color="auto"/>
            <w:right w:val="none" w:sz="0" w:space="0" w:color="auto"/>
          </w:divBdr>
        </w:div>
        <w:div w:id="547912738">
          <w:marLeft w:val="640"/>
          <w:marRight w:val="0"/>
          <w:marTop w:val="0"/>
          <w:marBottom w:val="0"/>
          <w:divBdr>
            <w:top w:val="none" w:sz="0" w:space="0" w:color="auto"/>
            <w:left w:val="none" w:sz="0" w:space="0" w:color="auto"/>
            <w:bottom w:val="none" w:sz="0" w:space="0" w:color="auto"/>
            <w:right w:val="none" w:sz="0" w:space="0" w:color="auto"/>
          </w:divBdr>
        </w:div>
        <w:div w:id="1581939702">
          <w:marLeft w:val="640"/>
          <w:marRight w:val="0"/>
          <w:marTop w:val="0"/>
          <w:marBottom w:val="0"/>
          <w:divBdr>
            <w:top w:val="none" w:sz="0" w:space="0" w:color="auto"/>
            <w:left w:val="none" w:sz="0" w:space="0" w:color="auto"/>
            <w:bottom w:val="none" w:sz="0" w:space="0" w:color="auto"/>
            <w:right w:val="none" w:sz="0" w:space="0" w:color="auto"/>
          </w:divBdr>
        </w:div>
        <w:div w:id="932860289">
          <w:marLeft w:val="640"/>
          <w:marRight w:val="0"/>
          <w:marTop w:val="0"/>
          <w:marBottom w:val="0"/>
          <w:divBdr>
            <w:top w:val="none" w:sz="0" w:space="0" w:color="auto"/>
            <w:left w:val="none" w:sz="0" w:space="0" w:color="auto"/>
            <w:bottom w:val="none" w:sz="0" w:space="0" w:color="auto"/>
            <w:right w:val="none" w:sz="0" w:space="0" w:color="auto"/>
          </w:divBdr>
        </w:div>
        <w:div w:id="1341542648">
          <w:marLeft w:val="640"/>
          <w:marRight w:val="0"/>
          <w:marTop w:val="0"/>
          <w:marBottom w:val="0"/>
          <w:divBdr>
            <w:top w:val="none" w:sz="0" w:space="0" w:color="auto"/>
            <w:left w:val="none" w:sz="0" w:space="0" w:color="auto"/>
            <w:bottom w:val="none" w:sz="0" w:space="0" w:color="auto"/>
            <w:right w:val="none" w:sz="0" w:space="0" w:color="auto"/>
          </w:divBdr>
        </w:div>
      </w:divsChild>
    </w:div>
    <w:div w:id="1718702764">
      <w:bodyDiv w:val="1"/>
      <w:marLeft w:val="0"/>
      <w:marRight w:val="0"/>
      <w:marTop w:val="0"/>
      <w:marBottom w:val="0"/>
      <w:divBdr>
        <w:top w:val="none" w:sz="0" w:space="0" w:color="auto"/>
        <w:left w:val="none" w:sz="0" w:space="0" w:color="auto"/>
        <w:bottom w:val="none" w:sz="0" w:space="0" w:color="auto"/>
        <w:right w:val="none" w:sz="0" w:space="0" w:color="auto"/>
      </w:divBdr>
      <w:divsChild>
        <w:div w:id="2128502719">
          <w:marLeft w:val="640"/>
          <w:marRight w:val="0"/>
          <w:marTop w:val="0"/>
          <w:marBottom w:val="0"/>
          <w:divBdr>
            <w:top w:val="none" w:sz="0" w:space="0" w:color="auto"/>
            <w:left w:val="none" w:sz="0" w:space="0" w:color="auto"/>
            <w:bottom w:val="none" w:sz="0" w:space="0" w:color="auto"/>
            <w:right w:val="none" w:sz="0" w:space="0" w:color="auto"/>
          </w:divBdr>
        </w:div>
        <w:div w:id="1500391419">
          <w:marLeft w:val="640"/>
          <w:marRight w:val="0"/>
          <w:marTop w:val="0"/>
          <w:marBottom w:val="0"/>
          <w:divBdr>
            <w:top w:val="none" w:sz="0" w:space="0" w:color="auto"/>
            <w:left w:val="none" w:sz="0" w:space="0" w:color="auto"/>
            <w:bottom w:val="none" w:sz="0" w:space="0" w:color="auto"/>
            <w:right w:val="none" w:sz="0" w:space="0" w:color="auto"/>
          </w:divBdr>
        </w:div>
        <w:div w:id="1299603252">
          <w:marLeft w:val="640"/>
          <w:marRight w:val="0"/>
          <w:marTop w:val="0"/>
          <w:marBottom w:val="0"/>
          <w:divBdr>
            <w:top w:val="none" w:sz="0" w:space="0" w:color="auto"/>
            <w:left w:val="none" w:sz="0" w:space="0" w:color="auto"/>
            <w:bottom w:val="none" w:sz="0" w:space="0" w:color="auto"/>
            <w:right w:val="none" w:sz="0" w:space="0" w:color="auto"/>
          </w:divBdr>
        </w:div>
        <w:div w:id="1624268067">
          <w:marLeft w:val="640"/>
          <w:marRight w:val="0"/>
          <w:marTop w:val="0"/>
          <w:marBottom w:val="0"/>
          <w:divBdr>
            <w:top w:val="none" w:sz="0" w:space="0" w:color="auto"/>
            <w:left w:val="none" w:sz="0" w:space="0" w:color="auto"/>
            <w:bottom w:val="none" w:sz="0" w:space="0" w:color="auto"/>
            <w:right w:val="none" w:sz="0" w:space="0" w:color="auto"/>
          </w:divBdr>
        </w:div>
        <w:div w:id="876770950">
          <w:marLeft w:val="640"/>
          <w:marRight w:val="0"/>
          <w:marTop w:val="0"/>
          <w:marBottom w:val="0"/>
          <w:divBdr>
            <w:top w:val="none" w:sz="0" w:space="0" w:color="auto"/>
            <w:left w:val="none" w:sz="0" w:space="0" w:color="auto"/>
            <w:bottom w:val="none" w:sz="0" w:space="0" w:color="auto"/>
            <w:right w:val="none" w:sz="0" w:space="0" w:color="auto"/>
          </w:divBdr>
        </w:div>
        <w:div w:id="216599349">
          <w:marLeft w:val="640"/>
          <w:marRight w:val="0"/>
          <w:marTop w:val="0"/>
          <w:marBottom w:val="0"/>
          <w:divBdr>
            <w:top w:val="none" w:sz="0" w:space="0" w:color="auto"/>
            <w:left w:val="none" w:sz="0" w:space="0" w:color="auto"/>
            <w:bottom w:val="none" w:sz="0" w:space="0" w:color="auto"/>
            <w:right w:val="none" w:sz="0" w:space="0" w:color="auto"/>
          </w:divBdr>
        </w:div>
        <w:div w:id="1825197974">
          <w:marLeft w:val="640"/>
          <w:marRight w:val="0"/>
          <w:marTop w:val="0"/>
          <w:marBottom w:val="0"/>
          <w:divBdr>
            <w:top w:val="none" w:sz="0" w:space="0" w:color="auto"/>
            <w:left w:val="none" w:sz="0" w:space="0" w:color="auto"/>
            <w:bottom w:val="none" w:sz="0" w:space="0" w:color="auto"/>
            <w:right w:val="none" w:sz="0" w:space="0" w:color="auto"/>
          </w:divBdr>
        </w:div>
        <w:div w:id="1160346469">
          <w:marLeft w:val="640"/>
          <w:marRight w:val="0"/>
          <w:marTop w:val="0"/>
          <w:marBottom w:val="0"/>
          <w:divBdr>
            <w:top w:val="none" w:sz="0" w:space="0" w:color="auto"/>
            <w:left w:val="none" w:sz="0" w:space="0" w:color="auto"/>
            <w:bottom w:val="none" w:sz="0" w:space="0" w:color="auto"/>
            <w:right w:val="none" w:sz="0" w:space="0" w:color="auto"/>
          </w:divBdr>
        </w:div>
        <w:div w:id="1930502288">
          <w:marLeft w:val="640"/>
          <w:marRight w:val="0"/>
          <w:marTop w:val="0"/>
          <w:marBottom w:val="0"/>
          <w:divBdr>
            <w:top w:val="none" w:sz="0" w:space="0" w:color="auto"/>
            <w:left w:val="none" w:sz="0" w:space="0" w:color="auto"/>
            <w:bottom w:val="none" w:sz="0" w:space="0" w:color="auto"/>
            <w:right w:val="none" w:sz="0" w:space="0" w:color="auto"/>
          </w:divBdr>
        </w:div>
        <w:div w:id="985284868">
          <w:marLeft w:val="640"/>
          <w:marRight w:val="0"/>
          <w:marTop w:val="0"/>
          <w:marBottom w:val="0"/>
          <w:divBdr>
            <w:top w:val="none" w:sz="0" w:space="0" w:color="auto"/>
            <w:left w:val="none" w:sz="0" w:space="0" w:color="auto"/>
            <w:bottom w:val="none" w:sz="0" w:space="0" w:color="auto"/>
            <w:right w:val="none" w:sz="0" w:space="0" w:color="auto"/>
          </w:divBdr>
        </w:div>
        <w:div w:id="1488866014">
          <w:marLeft w:val="640"/>
          <w:marRight w:val="0"/>
          <w:marTop w:val="0"/>
          <w:marBottom w:val="0"/>
          <w:divBdr>
            <w:top w:val="none" w:sz="0" w:space="0" w:color="auto"/>
            <w:left w:val="none" w:sz="0" w:space="0" w:color="auto"/>
            <w:bottom w:val="none" w:sz="0" w:space="0" w:color="auto"/>
            <w:right w:val="none" w:sz="0" w:space="0" w:color="auto"/>
          </w:divBdr>
        </w:div>
        <w:div w:id="953243813">
          <w:marLeft w:val="640"/>
          <w:marRight w:val="0"/>
          <w:marTop w:val="0"/>
          <w:marBottom w:val="0"/>
          <w:divBdr>
            <w:top w:val="none" w:sz="0" w:space="0" w:color="auto"/>
            <w:left w:val="none" w:sz="0" w:space="0" w:color="auto"/>
            <w:bottom w:val="none" w:sz="0" w:space="0" w:color="auto"/>
            <w:right w:val="none" w:sz="0" w:space="0" w:color="auto"/>
          </w:divBdr>
        </w:div>
        <w:div w:id="1704331642">
          <w:marLeft w:val="640"/>
          <w:marRight w:val="0"/>
          <w:marTop w:val="0"/>
          <w:marBottom w:val="0"/>
          <w:divBdr>
            <w:top w:val="none" w:sz="0" w:space="0" w:color="auto"/>
            <w:left w:val="none" w:sz="0" w:space="0" w:color="auto"/>
            <w:bottom w:val="none" w:sz="0" w:space="0" w:color="auto"/>
            <w:right w:val="none" w:sz="0" w:space="0" w:color="auto"/>
          </w:divBdr>
        </w:div>
        <w:div w:id="345836138">
          <w:marLeft w:val="640"/>
          <w:marRight w:val="0"/>
          <w:marTop w:val="0"/>
          <w:marBottom w:val="0"/>
          <w:divBdr>
            <w:top w:val="none" w:sz="0" w:space="0" w:color="auto"/>
            <w:left w:val="none" w:sz="0" w:space="0" w:color="auto"/>
            <w:bottom w:val="none" w:sz="0" w:space="0" w:color="auto"/>
            <w:right w:val="none" w:sz="0" w:space="0" w:color="auto"/>
          </w:divBdr>
        </w:div>
        <w:div w:id="248081486">
          <w:marLeft w:val="640"/>
          <w:marRight w:val="0"/>
          <w:marTop w:val="0"/>
          <w:marBottom w:val="0"/>
          <w:divBdr>
            <w:top w:val="none" w:sz="0" w:space="0" w:color="auto"/>
            <w:left w:val="none" w:sz="0" w:space="0" w:color="auto"/>
            <w:bottom w:val="none" w:sz="0" w:space="0" w:color="auto"/>
            <w:right w:val="none" w:sz="0" w:space="0" w:color="auto"/>
          </w:divBdr>
        </w:div>
        <w:div w:id="134496649">
          <w:marLeft w:val="640"/>
          <w:marRight w:val="0"/>
          <w:marTop w:val="0"/>
          <w:marBottom w:val="0"/>
          <w:divBdr>
            <w:top w:val="none" w:sz="0" w:space="0" w:color="auto"/>
            <w:left w:val="none" w:sz="0" w:space="0" w:color="auto"/>
            <w:bottom w:val="none" w:sz="0" w:space="0" w:color="auto"/>
            <w:right w:val="none" w:sz="0" w:space="0" w:color="auto"/>
          </w:divBdr>
        </w:div>
        <w:div w:id="1110508222">
          <w:marLeft w:val="640"/>
          <w:marRight w:val="0"/>
          <w:marTop w:val="0"/>
          <w:marBottom w:val="0"/>
          <w:divBdr>
            <w:top w:val="none" w:sz="0" w:space="0" w:color="auto"/>
            <w:left w:val="none" w:sz="0" w:space="0" w:color="auto"/>
            <w:bottom w:val="none" w:sz="0" w:space="0" w:color="auto"/>
            <w:right w:val="none" w:sz="0" w:space="0" w:color="auto"/>
          </w:divBdr>
        </w:div>
        <w:div w:id="713850274">
          <w:marLeft w:val="640"/>
          <w:marRight w:val="0"/>
          <w:marTop w:val="0"/>
          <w:marBottom w:val="0"/>
          <w:divBdr>
            <w:top w:val="none" w:sz="0" w:space="0" w:color="auto"/>
            <w:left w:val="none" w:sz="0" w:space="0" w:color="auto"/>
            <w:bottom w:val="none" w:sz="0" w:space="0" w:color="auto"/>
            <w:right w:val="none" w:sz="0" w:space="0" w:color="auto"/>
          </w:divBdr>
        </w:div>
      </w:divsChild>
    </w:div>
    <w:div w:id="1723675943">
      <w:bodyDiv w:val="1"/>
      <w:marLeft w:val="0"/>
      <w:marRight w:val="0"/>
      <w:marTop w:val="0"/>
      <w:marBottom w:val="0"/>
      <w:divBdr>
        <w:top w:val="none" w:sz="0" w:space="0" w:color="auto"/>
        <w:left w:val="none" w:sz="0" w:space="0" w:color="auto"/>
        <w:bottom w:val="none" w:sz="0" w:space="0" w:color="auto"/>
        <w:right w:val="none" w:sz="0" w:space="0" w:color="auto"/>
      </w:divBdr>
    </w:div>
    <w:div w:id="1729525756">
      <w:bodyDiv w:val="1"/>
      <w:marLeft w:val="0"/>
      <w:marRight w:val="0"/>
      <w:marTop w:val="0"/>
      <w:marBottom w:val="0"/>
      <w:divBdr>
        <w:top w:val="none" w:sz="0" w:space="0" w:color="auto"/>
        <w:left w:val="none" w:sz="0" w:space="0" w:color="auto"/>
        <w:bottom w:val="none" w:sz="0" w:space="0" w:color="auto"/>
        <w:right w:val="none" w:sz="0" w:space="0" w:color="auto"/>
      </w:divBdr>
    </w:div>
    <w:div w:id="1753622831">
      <w:bodyDiv w:val="1"/>
      <w:marLeft w:val="0"/>
      <w:marRight w:val="0"/>
      <w:marTop w:val="0"/>
      <w:marBottom w:val="0"/>
      <w:divBdr>
        <w:top w:val="none" w:sz="0" w:space="0" w:color="auto"/>
        <w:left w:val="none" w:sz="0" w:space="0" w:color="auto"/>
        <w:bottom w:val="none" w:sz="0" w:space="0" w:color="auto"/>
        <w:right w:val="none" w:sz="0" w:space="0" w:color="auto"/>
      </w:divBdr>
      <w:divsChild>
        <w:div w:id="1001085846">
          <w:marLeft w:val="640"/>
          <w:marRight w:val="0"/>
          <w:marTop w:val="0"/>
          <w:marBottom w:val="0"/>
          <w:divBdr>
            <w:top w:val="none" w:sz="0" w:space="0" w:color="auto"/>
            <w:left w:val="none" w:sz="0" w:space="0" w:color="auto"/>
            <w:bottom w:val="none" w:sz="0" w:space="0" w:color="auto"/>
            <w:right w:val="none" w:sz="0" w:space="0" w:color="auto"/>
          </w:divBdr>
        </w:div>
        <w:div w:id="1042245564">
          <w:marLeft w:val="640"/>
          <w:marRight w:val="0"/>
          <w:marTop w:val="0"/>
          <w:marBottom w:val="0"/>
          <w:divBdr>
            <w:top w:val="none" w:sz="0" w:space="0" w:color="auto"/>
            <w:left w:val="none" w:sz="0" w:space="0" w:color="auto"/>
            <w:bottom w:val="none" w:sz="0" w:space="0" w:color="auto"/>
            <w:right w:val="none" w:sz="0" w:space="0" w:color="auto"/>
          </w:divBdr>
        </w:div>
        <w:div w:id="952053155">
          <w:marLeft w:val="640"/>
          <w:marRight w:val="0"/>
          <w:marTop w:val="0"/>
          <w:marBottom w:val="0"/>
          <w:divBdr>
            <w:top w:val="none" w:sz="0" w:space="0" w:color="auto"/>
            <w:left w:val="none" w:sz="0" w:space="0" w:color="auto"/>
            <w:bottom w:val="none" w:sz="0" w:space="0" w:color="auto"/>
            <w:right w:val="none" w:sz="0" w:space="0" w:color="auto"/>
          </w:divBdr>
        </w:div>
        <w:div w:id="1524829378">
          <w:marLeft w:val="640"/>
          <w:marRight w:val="0"/>
          <w:marTop w:val="0"/>
          <w:marBottom w:val="0"/>
          <w:divBdr>
            <w:top w:val="none" w:sz="0" w:space="0" w:color="auto"/>
            <w:left w:val="none" w:sz="0" w:space="0" w:color="auto"/>
            <w:bottom w:val="none" w:sz="0" w:space="0" w:color="auto"/>
            <w:right w:val="none" w:sz="0" w:space="0" w:color="auto"/>
          </w:divBdr>
        </w:div>
        <w:div w:id="77992293">
          <w:marLeft w:val="640"/>
          <w:marRight w:val="0"/>
          <w:marTop w:val="0"/>
          <w:marBottom w:val="0"/>
          <w:divBdr>
            <w:top w:val="none" w:sz="0" w:space="0" w:color="auto"/>
            <w:left w:val="none" w:sz="0" w:space="0" w:color="auto"/>
            <w:bottom w:val="none" w:sz="0" w:space="0" w:color="auto"/>
            <w:right w:val="none" w:sz="0" w:space="0" w:color="auto"/>
          </w:divBdr>
        </w:div>
        <w:div w:id="1774400932">
          <w:marLeft w:val="640"/>
          <w:marRight w:val="0"/>
          <w:marTop w:val="0"/>
          <w:marBottom w:val="0"/>
          <w:divBdr>
            <w:top w:val="none" w:sz="0" w:space="0" w:color="auto"/>
            <w:left w:val="none" w:sz="0" w:space="0" w:color="auto"/>
            <w:bottom w:val="none" w:sz="0" w:space="0" w:color="auto"/>
            <w:right w:val="none" w:sz="0" w:space="0" w:color="auto"/>
          </w:divBdr>
        </w:div>
        <w:div w:id="1859612245">
          <w:marLeft w:val="640"/>
          <w:marRight w:val="0"/>
          <w:marTop w:val="0"/>
          <w:marBottom w:val="0"/>
          <w:divBdr>
            <w:top w:val="none" w:sz="0" w:space="0" w:color="auto"/>
            <w:left w:val="none" w:sz="0" w:space="0" w:color="auto"/>
            <w:bottom w:val="none" w:sz="0" w:space="0" w:color="auto"/>
            <w:right w:val="none" w:sz="0" w:space="0" w:color="auto"/>
          </w:divBdr>
        </w:div>
        <w:div w:id="1446651055">
          <w:marLeft w:val="640"/>
          <w:marRight w:val="0"/>
          <w:marTop w:val="0"/>
          <w:marBottom w:val="0"/>
          <w:divBdr>
            <w:top w:val="none" w:sz="0" w:space="0" w:color="auto"/>
            <w:left w:val="none" w:sz="0" w:space="0" w:color="auto"/>
            <w:bottom w:val="none" w:sz="0" w:space="0" w:color="auto"/>
            <w:right w:val="none" w:sz="0" w:space="0" w:color="auto"/>
          </w:divBdr>
        </w:div>
        <w:div w:id="1532646519">
          <w:marLeft w:val="640"/>
          <w:marRight w:val="0"/>
          <w:marTop w:val="0"/>
          <w:marBottom w:val="0"/>
          <w:divBdr>
            <w:top w:val="none" w:sz="0" w:space="0" w:color="auto"/>
            <w:left w:val="none" w:sz="0" w:space="0" w:color="auto"/>
            <w:bottom w:val="none" w:sz="0" w:space="0" w:color="auto"/>
            <w:right w:val="none" w:sz="0" w:space="0" w:color="auto"/>
          </w:divBdr>
        </w:div>
        <w:div w:id="1862665755">
          <w:marLeft w:val="640"/>
          <w:marRight w:val="0"/>
          <w:marTop w:val="0"/>
          <w:marBottom w:val="0"/>
          <w:divBdr>
            <w:top w:val="none" w:sz="0" w:space="0" w:color="auto"/>
            <w:left w:val="none" w:sz="0" w:space="0" w:color="auto"/>
            <w:bottom w:val="none" w:sz="0" w:space="0" w:color="auto"/>
            <w:right w:val="none" w:sz="0" w:space="0" w:color="auto"/>
          </w:divBdr>
        </w:div>
        <w:div w:id="1220091602">
          <w:marLeft w:val="640"/>
          <w:marRight w:val="0"/>
          <w:marTop w:val="0"/>
          <w:marBottom w:val="0"/>
          <w:divBdr>
            <w:top w:val="none" w:sz="0" w:space="0" w:color="auto"/>
            <w:left w:val="none" w:sz="0" w:space="0" w:color="auto"/>
            <w:bottom w:val="none" w:sz="0" w:space="0" w:color="auto"/>
            <w:right w:val="none" w:sz="0" w:space="0" w:color="auto"/>
          </w:divBdr>
        </w:div>
        <w:div w:id="1698043144">
          <w:marLeft w:val="640"/>
          <w:marRight w:val="0"/>
          <w:marTop w:val="0"/>
          <w:marBottom w:val="0"/>
          <w:divBdr>
            <w:top w:val="none" w:sz="0" w:space="0" w:color="auto"/>
            <w:left w:val="none" w:sz="0" w:space="0" w:color="auto"/>
            <w:bottom w:val="none" w:sz="0" w:space="0" w:color="auto"/>
            <w:right w:val="none" w:sz="0" w:space="0" w:color="auto"/>
          </w:divBdr>
        </w:div>
        <w:div w:id="1826627387">
          <w:marLeft w:val="640"/>
          <w:marRight w:val="0"/>
          <w:marTop w:val="0"/>
          <w:marBottom w:val="0"/>
          <w:divBdr>
            <w:top w:val="none" w:sz="0" w:space="0" w:color="auto"/>
            <w:left w:val="none" w:sz="0" w:space="0" w:color="auto"/>
            <w:bottom w:val="none" w:sz="0" w:space="0" w:color="auto"/>
            <w:right w:val="none" w:sz="0" w:space="0" w:color="auto"/>
          </w:divBdr>
        </w:div>
        <w:div w:id="480735203">
          <w:marLeft w:val="640"/>
          <w:marRight w:val="0"/>
          <w:marTop w:val="0"/>
          <w:marBottom w:val="0"/>
          <w:divBdr>
            <w:top w:val="none" w:sz="0" w:space="0" w:color="auto"/>
            <w:left w:val="none" w:sz="0" w:space="0" w:color="auto"/>
            <w:bottom w:val="none" w:sz="0" w:space="0" w:color="auto"/>
            <w:right w:val="none" w:sz="0" w:space="0" w:color="auto"/>
          </w:divBdr>
        </w:div>
        <w:div w:id="2067799370">
          <w:marLeft w:val="640"/>
          <w:marRight w:val="0"/>
          <w:marTop w:val="0"/>
          <w:marBottom w:val="0"/>
          <w:divBdr>
            <w:top w:val="none" w:sz="0" w:space="0" w:color="auto"/>
            <w:left w:val="none" w:sz="0" w:space="0" w:color="auto"/>
            <w:bottom w:val="none" w:sz="0" w:space="0" w:color="auto"/>
            <w:right w:val="none" w:sz="0" w:space="0" w:color="auto"/>
          </w:divBdr>
        </w:div>
        <w:div w:id="563180808">
          <w:marLeft w:val="640"/>
          <w:marRight w:val="0"/>
          <w:marTop w:val="0"/>
          <w:marBottom w:val="0"/>
          <w:divBdr>
            <w:top w:val="none" w:sz="0" w:space="0" w:color="auto"/>
            <w:left w:val="none" w:sz="0" w:space="0" w:color="auto"/>
            <w:bottom w:val="none" w:sz="0" w:space="0" w:color="auto"/>
            <w:right w:val="none" w:sz="0" w:space="0" w:color="auto"/>
          </w:divBdr>
        </w:div>
        <w:div w:id="1603300816">
          <w:marLeft w:val="640"/>
          <w:marRight w:val="0"/>
          <w:marTop w:val="0"/>
          <w:marBottom w:val="0"/>
          <w:divBdr>
            <w:top w:val="none" w:sz="0" w:space="0" w:color="auto"/>
            <w:left w:val="none" w:sz="0" w:space="0" w:color="auto"/>
            <w:bottom w:val="none" w:sz="0" w:space="0" w:color="auto"/>
            <w:right w:val="none" w:sz="0" w:space="0" w:color="auto"/>
          </w:divBdr>
        </w:div>
      </w:divsChild>
    </w:div>
    <w:div w:id="1762871695">
      <w:bodyDiv w:val="1"/>
      <w:marLeft w:val="0"/>
      <w:marRight w:val="0"/>
      <w:marTop w:val="0"/>
      <w:marBottom w:val="0"/>
      <w:divBdr>
        <w:top w:val="none" w:sz="0" w:space="0" w:color="auto"/>
        <w:left w:val="none" w:sz="0" w:space="0" w:color="auto"/>
        <w:bottom w:val="none" w:sz="0" w:space="0" w:color="auto"/>
        <w:right w:val="none" w:sz="0" w:space="0" w:color="auto"/>
      </w:divBdr>
    </w:div>
    <w:div w:id="1777477257">
      <w:bodyDiv w:val="1"/>
      <w:marLeft w:val="0"/>
      <w:marRight w:val="0"/>
      <w:marTop w:val="0"/>
      <w:marBottom w:val="0"/>
      <w:divBdr>
        <w:top w:val="none" w:sz="0" w:space="0" w:color="auto"/>
        <w:left w:val="none" w:sz="0" w:space="0" w:color="auto"/>
        <w:bottom w:val="none" w:sz="0" w:space="0" w:color="auto"/>
        <w:right w:val="none" w:sz="0" w:space="0" w:color="auto"/>
      </w:divBdr>
      <w:divsChild>
        <w:div w:id="1615092488">
          <w:marLeft w:val="640"/>
          <w:marRight w:val="0"/>
          <w:marTop w:val="0"/>
          <w:marBottom w:val="0"/>
          <w:divBdr>
            <w:top w:val="none" w:sz="0" w:space="0" w:color="auto"/>
            <w:left w:val="none" w:sz="0" w:space="0" w:color="auto"/>
            <w:bottom w:val="none" w:sz="0" w:space="0" w:color="auto"/>
            <w:right w:val="none" w:sz="0" w:space="0" w:color="auto"/>
          </w:divBdr>
        </w:div>
        <w:div w:id="1421559551">
          <w:marLeft w:val="640"/>
          <w:marRight w:val="0"/>
          <w:marTop w:val="0"/>
          <w:marBottom w:val="0"/>
          <w:divBdr>
            <w:top w:val="none" w:sz="0" w:space="0" w:color="auto"/>
            <w:left w:val="none" w:sz="0" w:space="0" w:color="auto"/>
            <w:bottom w:val="none" w:sz="0" w:space="0" w:color="auto"/>
            <w:right w:val="none" w:sz="0" w:space="0" w:color="auto"/>
          </w:divBdr>
        </w:div>
        <w:div w:id="926115293">
          <w:marLeft w:val="640"/>
          <w:marRight w:val="0"/>
          <w:marTop w:val="0"/>
          <w:marBottom w:val="0"/>
          <w:divBdr>
            <w:top w:val="none" w:sz="0" w:space="0" w:color="auto"/>
            <w:left w:val="none" w:sz="0" w:space="0" w:color="auto"/>
            <w:bottom w:val="none" w:sz="0" w:space="0" w:color="auto"/>
            <w:right w:val="none" w:sz="0" w:space="0" w:color="auto"/>
          </w:divBdr>
        </w:div>
        <w:div w:id="121270619">
          <w:marLeft w:val="640"/>
          <w:marRight w:val="0"/>
          <w:marTop w:val="0"/>
          <w:marBottom w:val="0"/>
          <w:divBdr>
            <w:top w:val="none" w:sz="0" w:space="0" w:color="auto"/>
            <w:left w:val="none" w:sz="0" w:space="0" w:color="auto"/>
            <w:bottom w:val="none" w:sz="0" w:space="0" w:color="auto"/>
            <w:right w:val="none" w:sz="0" w:space="0" w:color="auto"/>
          </w:divBdr>
        </w:div>
        <w:div w:id="1402410396">
          <w:marLeft w:val="640"/>
          <w:marRight w:val="0"/>
          <w:marTop w:val="0"/>
          <w:marBottom w:val="0"/>
          <w:divBdr>
            <w:top w:val="none" w:sz="0" w:space="0" w:color="auto"/>
            <w:left w:val="none" w:sz="0" w:space="0" w:color="auto"/>
            <w:bottom w:val="none" w:sz="0" w:space="0" w:color="auto"/>
            <w:right w:val="none" w:sz="0" w:space="0" w:color="auto"/>
          </w:divBdr>
        </w:div>
        <w:div w:id="2112041467">
          <w:marLeft w:val="640"/>
          <w:marRight w:val="0"/>
          <w:marTop w:val="0"/>
          <w:marBottom w:val="0"/>
          <w:divBdr>
            <w:top w:val="none" w:sz="0" w:space="0" w:color="auto"/>
            <w:left w:val="none" w:sz="0" w:space="0" w:color="auto"/>
            <w:bottom w:val="none" w:sz="0" w:space="0" w:color="auto"/>
            <w:right w:val="none" w:sz="0" w:space="0" w:color="auto"/>
          </w:divBdr>
        </w:div>
        <w:div w:id="10186129">
          <w:marLeft w:val="640"/>
          <w:marRight w:val="0"/>
          <w:marTop w:val="0"/>
          <w:marBottom w:val="0"/>
          <w:divBdr>
            <w:top w:val="none" w:sz="0" w:space="0" w:color="auto"/>
            <w:left w:val="none" w:sz="0" w:space="0" w:color="auto"/>
            <w:bottom w:val="none" w:sz="0" w:space="0" w:color="auto"/>
            <w:right w:val="none" w:sz="0" w:space="0" w:color="auto"/>
          </w:divBdr>
        </w:div>
        <w:div w:id="82268984">
          <w:marLeft w:val="640"/>
          <w:marRight w:val="0"/>
          <w:marTop w:val="0"/>
          <w:marBottom w:val="0"/>
          <w:divBdr>
            <w:top w:val="none" w:sz="0" w:space="0" w:color="auto"/>
            <w:left w:val="none" w:sz="0" w:space="0" w:color="auto"/>
            <w:bottom w:val="none" w:sz="0" w:space="0" w:color="auto"/>
            <w:right w:val="none" w:sz="0" w:space="0" w:color="auto"/>
          </w:divBdr>
        </w:div>
        <w:div w:id="619647586">
          <w:marLeft w:val="640"/>
          <w:marRight w:val="0"/>
          <w:marTop w:val="0"/>
          <w:marBottom w:val="0"/>
          <w:divBdr>
            <w:top w:val="none" w:sz="0" w:space="0" w:color="auto"/>
            <w:left w:val="none" w:sz="0" w:space="0" w:color="auto"/>
            <w:bottom w:val="none" w:sz="0" w:space="0" w:color="auto"/>
            <w:right w:val="none" w:sz="0" w:space="0" w:color="auto"/>
          </w:divBdr>
        </w:div>
        <w:div w:id="1212615044">
          <w:marLeft w:val="640"/>
          <w:marRight w:val="0"/>
          <w:marTop w:val="0"/>
          <w:marBottom w:val="0"/>
          <w:divBdr>
            <w:top w:val="none" w:sz="0" w:space="0" w:color="auto"/>
            <w:left w:val="none" w:sz="0" w:space="0" w:color="auto"/>
            <w:bottom w:val="none" w:sz="0" w:space="0" w:color="auto"/>
            <w:right w:val="none" w:sz="0" w:space="0" w:color="auto"/>
          </w:divBdr>
        </w:div>
        <w:div w:id="112019024">
          <w:marLeft w:val="640"/>
          <w:marRight w:val="0"/>
          <w:marTop w:val="0"/>
          <w:marBottom w:val="0"/>
          <w:divBdr>
            <w:top w:val="none" w:sz="0" w:space="0" w:color="auto"/>
            <w:left w:val="none" w:sz="0" w:space="0" w:color="auto"/>
            <w:bottom w:val="none" w:sz="0" w:space="0" w:color="auto"/>
            <w:right w:val="none" w:sz="0" w:space="0" w:color="auto"/>
          </w:divBdr>
        </w:div>
        <w:div w:id="64911828">
          <w:marLeft w:val="640"/>
          <w:marRight w:val="0"/>
          <w:marTop w:val="0"/>
          <w:marBottom w:val="0"/>
          <w:divBdr>
            <w:top w:val="none" w:sz="0" w:space="0" w:color="auto"/>
            <w:left w:val="none" w:sz="0" w:space="0" w:color="auto"/>
            <w:bottom w:val="none" w:sz="0" w:space="0" w:color="auto"/>
            <w:right w:val="none" w:sz="0" w:space="0" w:color="auto"/>
          </w:divBdr>
        </w:div>
      </w:divsChild>
    </w:div>
    <w:div w:id="1782914709">
      <w:bodyDiv w:val="1"/>
      <w:marLeft w:val="0"/>
      <w:marRight w:val="0"/>
      <w:marTop w:val="0"/>
      <w:marBottom w:val="0"/>
      <w:divBdr>
        <w:top w:val="none" w:sz="0" w:space="0" w:color="auto"/>
        <w:left w:val="none" w:sz="0" w:space="0" w:color="auto"/>
        <w:bottom w:val="none" w:sz="0" w:space="0" w:color="auto"/>
        <w:right w:val="none" w:sz="0" w:space="0" w:color="auto"/>
      </w:divBdr>
      <w:divsChild>
        <w:div w:id="1352103487">
          <w:marLeft w:val="640"/>
          <w:marRight w:val="0"/>
          <w:marTop w:val="0"/>
          <w:marBottom w:val="0"/>
          <w:divBdr>
            <w:top w:val="none" w:sz="0" w:space="0" w:color="auto"/>
            <w:left w:val="none" w:sz="0" w:space="0" w:color="auto"/>
            <w:bottom w:val="none" w:sz="0" w:space="0" w:color="auto"/>
            <w:right w:val="none" w:sz="0" w:space="0" w:color="auto"/>
          </w:divBdr>
        </w:div>
        <w:div w:id="78643472">
          <w:marLeft w:val="640"/>
          <w:marRight w:val="0"/>
          <w:marTop w:val="0"/>
          <w:marBottom w:val="0"/>
          <w:divBdr>
            <w:top w:val="none" w:sz="0" w:space="0" w:color="auto"/>
            <w:left w:val="none" w:sz="0" w:space="0" w:color="auto"/>
            <w:bottom w:val="none" w:sz="0" w:space="0" w:color="auto"/>
            <w:right w:val="none" w:sz="0" w:space="0" w:color="auto"/>
          </w:divBdr>
        </w:div>
        <w:div w:id="1210533808">
          <w:marLeft w:val="640"/>
          <w:marRight w:val="0"/>
          <w:marTop w:val="0"/>
          <w:marBottom w:val="0"/>
          <w:divBdr>
            <w:top w:val="none" w:sz="0" w:space="0" w:color="auto"/>
            <w:left w:val="none" w:sz="0" w:space="0" w:color="auto"/>
            <w:bottom w:val="none" w:sz="0" w:space="0" w:color="auto"/>
            <w:right w:val="none" w:sz="0" w:space="0" w:color="auto"/>
          </w:divBdr>
        </w:div>
        <w:div w:id="1218667118">
          <w:marLeft w:val="640"/>
          <w:marRight w:val="0"/>
          <w:marTop w:val="0"/>
          <w:marBottom w:val="0"/>
          <w:divBdr>
            <w:top w:val="none" w:sz="0" w:space="0" w:color="auto"/>
            <w:left w:val="none" w:sz="0" w:space="0" w:color="auto"/>
            <w:bottom w:val="none" w:sz="0" w:space="0" w:color="auto"/>
            <w:right w:val="none" w:sz="0" w:space="0" w:color="auto"/>
          </w:divBdr>
        </w:div>
        <w:div w:id="906647192">
          <w:marLeft w:val="640"/>
          <w:marRight w:val="0"/>
          <w:marTop w:val="0"/>
          <w:marBottom w:val="0"/>
          <w:divBdr>
            <w:top w:val="none" w:sz="0" w:space="0" w:color="auto"/>
            <w:left w:val="none" w:sz="0" w:space="0" w:color="auto"/>
            <w:bottom w:val="none" w:sz="0" w:space="0" w:color="auto"/>
            <w:right w:val="none" w:sz="0" w:space="0" w:color="auto"/>
          </w:divBdr>
        </w:div>
        <w:div w:id="966857496">
          <w:marLeft w:val="640"/>
          <w:marRight w:val="0"/>
          <w:marTop w:val="0"/>
          <w:marBottom w:val="0"/>
          <w:divBdr>
            <w:top w:val="none" w:sz="0" w:space="0" w:color="auto"/>
            <w:left w:val="none" w:sz="0" w:space="0" w:color="auto"/>
            <w:bottom w:val="none" w:sz="0" w:space="0" w:color="auto"/>
            <w:right w:val="none" w:sz="0" w:space="0" w:color="auto"/>
          </w:divBdr>
        </w:div>
        <w:div w:id="60834850">
          <w:marLeft w:val="640"/>
          <w:marRight w:val="0"/>
          <w:marTop w:val="0"/>
          <w:marBottom w:val="0"/>
          <w:divBdr>
            <w:top w:val="none" w:sz="0" w:space="0" w:color="auto"/>
            <w:left w:val="none" w:sz="0" w:space="0" w:color="auto"/>
            <w:bottom w:val="none" w:sz="0" w:space="0" w:color="auto"/>
            <w:right w:val="none" w:sz="0" w:space="0" w:color="auto"/>
          </w:divBdr>
        </w:div>
        <w:div w:id="1932469228">
          <w:marLeft w:val="640"/>
          <w:marRight w:val="0"/>
          <w:marTop w:val="0"/>
          <w:marBottom w:val="0"/>
          <w:divBdr>
            <w:top w:val="none" w:sz="0" w:space="0" w:color="auto"/>
            <w:left w:val="none" w:sz="0" w:space="0" w:color="auto"/>
            <w:bottom w:val="none" w:sz="0" w:space="0" w:color="auto"/>
            <w:right w:val="none" w:sz="0" w:space="0" w:color="auto"/>
          </w:divBdr>
        </w:div>
        <w:div w:id="509296966">
          <w:marLeft w:val="640"/>
          <w:marRight w:val="0"/>
          <w:marTop w:val="0"/>
          <w:marBottom w:val="0"/>
          <w:divBdr>
            <w:top w:val="none" w:sz="0" w:space="0" w:color="auto"/>
            <w:left w:val="none" w:sz="0" w:space="0" w:color="auto"/>
            <w:bottom w:val="none" w:sz="0" w:space="0" w:color="auto"/>
            <w:right w:val="none" w:sz="0" w:space="0" w:color="auto"/>
          </w:divBdr>
        </w:div>
        <w:div w:id="1020666875">
          <w:marLeft w:val="640"/>
          <w:marRight w:val="0"/>
          <w:marTop w:val="0"/>
          <w:marBottom w:val="0"/>
          <w:divBdr>
            <w:top w:val="none" w:sz="0" w:space="0" w:color="auto"/>
            <w:left w:val="none" w:sz="0" w:space="0" w:color="auto"/>
            <w:bottom w:val="none" w:sz="0" w:space="0" w:color="auto"/>
            <w:right w:val="none" w:sz="0" w:space="0" w:color="auto"/>
          </w:divBdr>
        </w:div>
      </w:divsChild>
    </w:div>
    <w:div w:id="1786390969">
      <w:bodyDiv w:val="1"/>
      <w:marLeft w:val="0"/>
      <w:marRight w:val="0"/>
      <w:marTop w:val="0"/>
      <w:marBottom w:val="0"/>
      <w:divBdr>
        <w:top w:val="none" w:sz="0" w:space="0" w:color="auto"/>
        <w:left w:val="none" w:sz="0" w:space="0" w:color="auto"/>
        <w:bottom w:val="none" w:sz="0" w:space="0" w:color="auto"/>
        <w:right w:val="none" w:sz="0" w:space="0" w:color="auto"/>
      </w:divBdr>
    </w:div>
    <w:div w:id="1789087609">
      <w:bodyDiv w:val="1"/>
      <w:marLeft w:val="0"/>
      <w:marRight w:val="0"/>
      <w:marTop w:val="0"/>
      <w:marBottom w:val="0"/>
      <w:divBdr>
        <w:top w:val="none" w:sz="0" w:space="0" w:color="auto"/>
        <w:left w:val="none" w:sz="0" w:space="0" w:color="auto"/>
        <w:bottom w:val="none" w:sz="0" w:space="0" w:color="auto"/>
        <w:right w:val="none" w:sz="0" w:space="0" w:color="auto"/>
      </w:divBdr>
      <w:divsChild>
        <w:div w:id="156464063">
          <w:marLeft w:val="640"/>
          <w:marRight w:val="0"/>
          <w:marTop w:val="0"/>
          <w:marBottom w:val="0"/>
          <w:divBdr>
            <w:top w:val="none" w:sz="0" w:space="0" w:color="auto"/>
            <w:left w:val="none" w:sz="0" w:space="0" w:color="auto"/>
            <w:bottom w:val="none" w:sz="0" w:space="0" w:color="auto"/>
            <w:right w:val="none" w:sz="0" w:space="0" w:color="auto"/>
          </w:divBdr>
        </w:div>
        <w:div w:id="330062393">
          <w:marLeft w:val="640"/>
          <w:marRight w:val="0"/>
          <w:marTop w:val="0"/>
          <w:marBottom w:val="0"/>
          <w:divBdr>
            <w:top w:val="none" w:sz="0" w:space="0" w:color="auto"/>
            <w:left w:val="none" w:sz="0" w:space="0" w:color="auto"/>
            <w:bottom w:val="none" w:sz="0" w:space="0" w:color="auto"/>
            <w:right w:val="none" w:sz="0" w:space="0" w:color="auto"/>
          </w:divBdr>
        </w:div>
        <w:div w:id="1470053413">
          <w:marLeft w:val="640"/>
          <w:marRight w:val="0"/>
          <w:marTop w:val="0"/>
          <w:marBottom w:val="0"/>
          <w:divBdr>
            <w:top w:val="none" w:sz="0" w:space="0" w:color="auto"/>
            <w:left w:val="none" w:sz="0" w:space="0" w:color="auto"/>
            <w:bottom w:val="none" w:sz="0" w:space="0" w:color="auto"/>
            <w:right w:val="none" w:sz="0" w:space="0" w:color="auto"/>
          </w:divBdr>
        </w:div>
        <w:div w:id="20011395">
          <w:marLeft w:val="640"/>
          <w:marRight w:val="0"/>
          <w:marTop w:val="0"/>
          <w:marBottom w:val="0"/>
          <w:divBdr>
            <w:top w:val="none" w:sz="0" w:space="0" w:color="auto"/>
            <w:left w:val="none" w:sz="0" w:space="0" w:color="auto"/>
            <w:bottom w:val="none" w:sz="0" w:space="0" w:color="auto"/>
            <w:right w:val="none" w:sz="0" w:space="0" w:color="auto"/>
          </w:divBdr>
        </w:div>
        <w:div w:id="703211877">
          <w:marLeft w:val="640"/>
          <w:marRight w:val="0"/>
          <w:marTop w:val="0"/>
          <w:marBottom w:val="0"/>
          <w:divBdr>
            <w:top w:val="none" w:sz="0" w:space="0" w:color="auto"/>
            <w:left w:val="none" w:sz="0" w:space="0" w:color="auto"/>
            <w:bottom w:val="none" w:sz="0" w:space="0" w:color="auto"/>
            <w:right w:val="none" w:sz="0" w:space="0" w:color="auto"/>
          </w:divBdr>
        </w:div>
        <w:div w:id="166410776">
          <w:marLeft w:val="640"/>
          <w:marRight w:val="0"/>
          <w:marTop w:val="0"/>
          <w:marBottom w:val="0"/>
          <w:divBdr>
            <w:top w:val="none" w:sz="0" w:space="0" w:color="auto"/>
            <w:left w:val="none" w:sz="0" w:space="0" w:color="auto"/>
            <w:bottom w:val="none" w:sz="0" w:space="0" w:color="auto"/>
            <w:right w:val="none" w:sz="0" w:space="0" w:color="auto"/>
          </w:divBdr>
        </w:div>
        <w:div w:id="1172597734">
          <w:marLeft w:val="640"/>
          <w:marRight w:val="0"/>
          <w:marTop w:val="0"/>
          <w:marBottom w:val="0"/>
          <w:divBdr>
            <w:top w:val="none" w:sz="0" w:space="0" w:color="auto"/>
            <w:left w:val="none" w:sz="0" w:space="0" w:color="auto"/>
            <w:bottom w:val="none" w:sz="0" w:space="0" w:color="auto"/>
            <w:right w:val="none" w:sz="0" w:space="0" w:color="auto"/>
          </w:divBdr>
        </w:div>
        <w:div w:id="2009747539">
          <w:marLeft w:val="640"/>
          <w:marRight w:val="0"/>
          <w:marTop w:val="0"/>
          <w:marBottom w:val="0"/>
          <w:divBdr>
            <w:top w:val="none" w:sz="0" w:space="0" w:color="auto"/>
            <w:left w:val="none" w:sz="0" w:space="0" w:color="auto"/>
            <w:bottom w:val="none" w:sz="0" w:space="0" w:color="auto"/>
            <w:right w:val="none" w:sz="0" w:space="0" w:color="auto"/>
          </w:divBdr>
        </w:div>
        <w:div w:id="284579262">
          <w:marLeft w:val="640"/>
          <w:marRight w:val="0"/>
          <w:marTop w:val="0"/>
          <w:marBottom w:val="0"/>
          <w:divBdr>
            <w:top w:val="none" w:sz="0" w:space="0" w:color="auto"/>
            <w:left w:val="none" w:sz="0" w:space="0" w:color="auto"/>
            <w:bottom w:val="none" w:sz="0" w:space="0" w:color="auto"/>
            <w:right w:val="none" w:sz="0" w:space="0" w:color="auto"/>
          </w:divBdr>
        </w:div>
        <w:div w:id="24671732">
          <w:marLeft w:val="640"/>
          <w:marRight w:val="0"/>
          <w:marTop w:val="0"/>
          <w:marBottom w:val="0"/>
          <w:divBdr>
            <w:top w:val="none" w:sz="0" w:space="0" w:color="auto"/>
            <w:left w:val="none" w:sz="0" w:space="0" w:color="auto"/>
            <w:bottom w:val="none" w:sz="0" w:space="0" w:color="auto"/>
            <w:right w:val="none" w:sz="0" w:space="0" w:color="auto"/>
          </w:divBdr>
        </w:div>
        <w:div w:id="1023823432">
          <w:marLeft w:val="640"/>
          <w:marRight w:val="0"/>
          <w:marTop w:val="0"/>
          <w:marBottom w:val="0"/>
          <w:divBdr>
            <w:top w:val="none" w:sz="0" w:space="0" w:color="auto"/>
            <w:left w:val="none" w:sz="0" w:space="0" w:color="auto"/>
            <w:bottom w:val="none" w:sz="0" w:space="0" w:color="auto"/>
            <w:right w:val="none" w:sz="0" w:space="0" w:color="auto"/>
          </w:divBdr>
        </w:div>
        <w:div w:id="928853778">
          <w:marLeft w:val="640"/>
          <w:marRight w:val="0"/>
          <w:marTop w:val="0"/>
          <w:marBottom w:val="0"/>
          <w:divBdr>
            <w:top w:val="none" w:sz="0" w:space="0" w:color="auto"/>
            <w:left w:val="none" w:sz="0" w:space="0" w:color="auto"/>
            <w:bottom w:val="none" w:sz="0" w:space="0" w:color="auto"/>
            <w:right w:val="none" w:sz="0" w:space="0" w:color="auto"/>
          </w:divBdr>
        </w:div>
      </w:divsChild>
    </w:div>
    <w:div w:id="1796632661">
      <w:bodyDiv w:val="1"/>
      <w:marLeft w:val="0"/>
      <w:marRight w:val="0"/>
      <w:marTop w:val="0"/>
      <w:marBottom w:val="0"/>
      <w:divBdr>
        <w:top w:val="none" w:sz="0" w:space="0" w:color="auto"/>
        <w:left w:val="none" w:sz="0" w:space="0" w:color="auto"/>
        <w:bottom w:val="none" w:sz="0" w:space="0" w:color="auto"/>
        <w:right w:val="none" w:sz="0" w:space="0" w:color="auto"/>
      </w:divBdr>
      <w:divsChild>
        <w:div w:id="937102111">
          <w:marLeft w:val="640"/>
          <w:marRight w:val="0"/>
          <w:marTop w:val="0"/>
          <w:marBottom w:val="0"/>
          <w:divBdr>
            <w:top w:val="none" w:sz="0" w:space="0" w:color="auto"/>
            <w:left w:val="none" w:sz="0" w:space="0" w:color="auto"/>
            <w:bottom w:val="none" w:sz="0" w:space="0" w:color="auto"/>
            <w:right w:val="none" w:sz="0" w:space="0" w:color="auto"/>
          </w:divBdr>
        </w:div>
        <w:div w:id="493451206">
          <w:marLeft w:val="640"/>
          <w:marRight w:val="0"/>
          <w:marTop w:val="0"/>
          <w:marBottom w:val="0"/>
          <w:divBdr>
            <w:top w:val="none" w:sz="0" w:space="0" w:color="auto"/>
            <w:left w:val="none" w:sz="0" w:space="0" w:color="auto"/>
            <w:bottom w:val="none" w:sz="0" w:space="0" w:color="auto"/>
            <w:right w:val="none" w:sz="0" w:space="0" w:color="auto"/>
          </w:divBdr>
        </w:div>
        <w:div w:id="413165931">
          <w:marLeft w:val="640"/>
          <w:marRight w:val="0"/>
          <w:marTop w:val="0"/>
          <w:marBottom w:val="0"/>
          <w:divBdr>
            <w:top w:val="none" w:sz="0" w:space="0" w:color="auto"/>
            <w:left w:val="none" w:sz="0" w:space="0" w:color="auto"/>
            <w:bottom w:val="none" w:sz="0" w:space="0" w:color="auto"/>
            <w:right w:val="none" w:sz="0" w:space="0" w:color="auto"/>
          </w:divBdr>
        </w:div>
        <w:div w:id="1623883144">
          <w:marLeft w:val="640"/>
          <w:marRight w:val="0"/>
          <w:marTop w:val="0"/>
          <w:marBottom w:val="0"/>
          <w:divBdr>
            <w:top w:val="none" w:sz="0" w:space="0" w:color="auto"/>
            <w:left w:val="none" w:sz="0" w:space="0" w:color="auto"/>
            <w:bottom w:val="none" w:sz="0" w:space="0" w:color="auto"/>
            <w:right w:val="none" w:sz="0" w:space="0" w:color="auto"/>
          </w:divBdr>
        </w:div>
        <w:div w:id="2125273124">
          <w:marLeft w:val="640"/>
          <w:marRight w:val="0"/>
          <w:marTop w:val="0"/>
          <w:marBottom w:val="0"/>
          <w:divBdr>
            <w:top w:val="none" w:sz="0" w:space="0" w:color="auto"/>
            <w:left w:val="none" w:sz="0" w:space="0" w:color="auto"/>
            <w:bottom w:val="none" w:sz="0" w:space="0" w:color="auto"/>
            <w:right w:val="none" w:sz="0" w:space="0" w:color="auto"/>
          </w:divBdr>
        </w:div>
        <w:div w:id="698355023">
          <w:marLeft w:val="640"/>
          <w:marRight w:val="0"/>
          <w:marTop w:val="0"/>
          <w:marBottom w:val="0"/>
          <w:divBdr>
            <w:top w:val="none" w:sz="0" w:space="0" w:color="auto"/>
            <w:left w:val="none" w:sz="0" w:space="0" w:color="auto"/>
            <w:bottom w:val="none" w:sz="0" w:space="0" w:color="auto"/>
            <w:right w:val="none" w:sz="0" w:space="0" w:color="auto"/>
          </w:divBdr>
        </w:div>
        <w:div w:id="313529384">
          <w:marLeft w:val="640"/>
          <w:marRight w:val="0"/>
          <w:marTop w:val="0"/>
          <w:marBottom w:val="0"/>
          <w:divBdr>
            <w:top w:val="none" w:sz="0" w:space="0" w:color="auto"/>
            <w:left w:val="none" w:sz="0" w:space="0" w:color="auto"/>
            <w:bottom w:val="none" w:sz="0" w:space="0" w:color="auto"/>
            <w:right w:val="none" w:sz="0" w:space="0" w:color="auto"/>
          </w:divBdr>
        </w:div>
        <w:div w:id="1448740503">
          <w:marLeft w:val="640"/>
          <w:marRight w:val="0"/>
          <w:marTop w:val="0"/>
          <w:marBottom w:val="0"/>
          <w:divBdr>
            <w:top w:val="none" w:sz="0" w:space="0" w:color="auto"/>
            <w:left w:val="none" w:sz="0" w:space="0" w:color="auto"/>
            <w:bottom w:val="none" w:sz="0" w:space="0" w:color="auto"/>
            <w:right w:val="none" w:sz="0" w:space="0" w:color="auto"/>
          </w:divBdr>
        </w:div>
        <w:div w:id="1604727370">
          <w:marLeft w:val="640"/>
          <w:marRight w:val="0"/>
          <w:marTop w:val="0"/>
          <w:marBottom w:val="0"/>
          <w:divBdr>
            <w:top w:val="none" w:sz="0" w:space="0" w:color="auto"/>
            <w:left w:val="none" w:sz="0" w:space="0" w:color="auto"/>
            <w:bottom w:val="none" w:sz="0" w:space="0" w:color="auto"/>
            <w:right w:val="none" w:sz="0" w:space="0" w:color="auto"/>
          </w:divBdr>
        </w:div>
        <w:div w:id="1535924868">
          <w:marLeft w:val="640"/>
          <w:marRight w:val="0"/>
          <w:marTop w:val="0"/>
          <w:marBottom w:val="0"/>
          <w:divBdr>
            <w:top w:val="none" w:sz="0" w:space="0" w:color="auto"/>
            <w:left w:val="none" w:sz="0" w:space="0" w:color="auto"/>
            <w:bottom w:val="none" w:sz="0" w:space="0" w:color="auto"/>
            <w:right w:val="none" w:sz="0" w:space="0" w:color="auto"/>
          </w:divBdr>
        </w:div>
        <w:div w:id="400442691">
          <w:marLeft w:val="640"/>
          <w:marRight w:val="0"/>
          <w:marTop w:val="0"/>
          <w:marBottom w:val="0"/>
          <w:divBdr>
            <w:top w:val="none" w:sz="0" w:space="0" w:color="auto"/>
            <w:left w:val="none" w:sz="0" w:space="0" w:color="auto"/>
            <w:bottom w:val="none" w:sz="0" w:space="0" w:color="auto"/>
            <w:right w:val="none" w:sz="0" w:space="0" w:color="auto"/>
          </w:divBdr>
        </w:div>
        <w:div w:id="740785387">
          <w:marLeft w:val="640"/>
          <w:marRight w:val="0"/>
          <w:marTop w:val="0"/>
          <w:marBottom w:val="0"/>
          <w:divBdr>
            <w:top w:val="none" w:sz="0" w:space="0" w:color="auto"/>
            <w:left w:val="none" w:sz="0" w:space="0" w:color="auto"/>
            <w:bottom w:val="none" w:sz="0" w:space="0" w:color="auto"/>
            <w:right w:val="none" w:sz="0" w:space="0" w:color="auto"/>
          </w:divBdr>
        </w:div>
      </w:divsChild>
    </w:div>
    <w:div w:id="1799057842">
      <w:bodyDiv w:val="1"/>
      <w:marLeft w:val="0"/>
      <w:marRight w:val="0"/>
      <w:marTop w:val="0"/>
      <w:marBottom w:val="0"/>
      <w:divBdr>
        <w:top w:val="none" w:sz="0" w:space="0" w:color="auto"/>
        <w:left w:val="none" w:sz="0" w:space="0" w:color="auto"/>
        <w:bottom w:val="none" w:sz="0" w:space="0" w:color="auto"/>
        <w:right w:val="none" w:sz="0" w:space="0" w:color="auto"/>
      </w:divBdr>
      <w:divsChild>
        <w:div w:id="588775905">
          <w:marLeft w:val="640"/>
          <w:marRight w:val="0"/>
          <w:marTop w:val="0"/>
          <w:marBottom w:val="0"/>
          <w:divBdr>
            <w:top w:val="none" w:sz="0" w:space="0" w:color="auto"/>
            <w:left w:val="none" w:sz="0" w:space="0" w:color="auto"/>
            <w:bottom w:val="none" w:sz="0" w:space="0" w:color="auto"/>
            <w:right w:val="none" w:sz="0" w:space="0" w:color="auto"/>
          </w:divBdr>
        </w:div>
        <w:div w:id="475806612">
          <w:marLeft w:val="640"/>
          <w:marRight w:val="0"/>
          <w:marTop w:val="0"/>
          <w:marBottom w:val="0"/>
          <w:divBdr>
            <w:top w:val="none" w:sz="0" w:space="0" w:color="auto"/>
            <w:left w:val="none" w:sz="0" w:space="0" w:color="auto"/>
            <w:bottom w:val="none" w:sz="0" w:space="0" w:color="auto"/>
            <w:right w:val="none" w:sz="0" w:space="0" w:color="auto"/>
          </w:divBdr>
        </w:div>
        <w:div w:id="630283125">
          <w:marLeft w:val="640"/>
          <w:marRight w:val="0"/>
          <w:marTop w:val="0"/>
          <w:marBottom w:val="0"/>
          <w:divBdr>
            <w:top w:val="none" w:sz="0" w:space="0" w:color="auto"/>
            <w:left w:val="none" w:sz="0" w:space="0" w:color="auto"/>
            <w:bottom w:val="none" w:sz="0" w:space="0" w:color="auto"/>
            <w:right w:val="none" w:sz="0" w:space="0" w:color="auto"/>
          </w:divBdr>
        </w:div>
        <w:div w:id="1269848973">
          <w:marLeft w:val="640"/>
          <w:marRight w:val="0"/>
          <w:marTop w:val="0"/>
          <w:marBottom w:val="0"/>
          <w:divBdr>
            <w:top w:val="none" w:sz="0" w:space="0" w:color="auto"/>
            <w:left w:val="none" w:sz="0" w:space="0" w:color="auto"/>
            <w:bottom w:val="none" w:sz="0" w:space="0" w:color="auto"/>
            <w:right w:val="none" w:sz="0" w:space="0" w:color="auto"/>
          </w:divBdr>
        </w:div>
        <w:div w:id="1213926445">
          <w:marLeft w:val="640"/>
          <w:marRight w:val="0"/>
          <w:marTop w:val="0"/>
          <w:marBottom w:val="0"/>
          <w:divBdr>
            <w:top w:val="none" w:sz="0" w:space="0" w:color="auto"/>
            <w:left w:val="none" w:sz="0" w:space="0" w:color="auto"/>
            <w:bottom w:val="none" w:sz="0" w:space="0" w:color="auto"/>
            <w:right w:val="none" w:sz="0" w:space="0" w:color="auto"/>
          </w:divBdr>
        </w:div>
        <w:div w:id="795294841">
          <w:marLeft w:val="640"/>
          <w:marRight w:val="0"/>
          <w:marTop w:val="0"/>
          <w:marBottom w:val="0"/>
          <w:divBdr>
            <w:top w:val="none" w:sz="0" w:space="0" w:color="auto"/>
            <w:left w:val="none" w:sz="0" w:space="0" w:color="auto"/>
            <w:bottom w:val="none" w:sz="0" w:space="0" w:color="auto"/>
            <w:right w:val="none" w:sz="0" w:space="0" w:color="auto"/>
          </w:divBdr>
        </w:div>
        <w:div w:id="148374494">
          <w:marLeft w:val="640"/>
          <w:marRight w:val="0"/>
          <w:marTop w:val="0"/>
          <w:marBottom w:val="0"/>
          <w:divBdr>
            <w:top w:val="none" w:sz="0" w:space="0" w:color="auto"/>
            <w:left w:val="none" w:sz="0" w:space="0" w:color="auto"/>
            <w:bottom w:val="none" w:sz="0" w:space="0" w:color="auto"/>
            <w:right w:val="none" w:sz="0" w:space="0" w:color="auto"/>
          </w:divBdr>
        </w:div>
        <w:div w:id="1788238321">
          <w:marLeft w:val="640"/>
          <w:marRight w:val="0"/>
          <w:marTop w:val="0"/>
          <w:marBottom w:val="0"/>
          <w:divBdr>
            <w:top w:val="none" w:sz="0" w:space="0" w:color="auto"/>
            <w:left w:val="none" w:sz="0" w:space="0" w:color="auto"/>
            <w:bottom w:val="none" w:sz="0" w:space="0" w:color="auto"/>
            <w:right w:val="none" w:sz="0" w:space="0" w:color="auto"/>
          </w:divBdr>
        </w:div>
        <w:div w:id="107239261">
          <w:marLeft w:val="640"/>
          <w:marRight w:val="0"/>
          <w:marTop w:val="0"/>
          <w:marBottom w:val="0"/>
          <w:divBdr>
            <w:top w:val="none" w:sz="0" w:space="0" w:color="auto"/>
            <w:left w:val="none" w:sz="0" w:space="0" w:color="auto"/>
            <w:bottom w:val="none" w:sz="0" w:space="0" w:color="auto"/>
            <w:right w:val="none" w:sz="0" w:space="0" w:color="auto"/>
          </w:divBdr>
        </w:div>
        <w:div w:id="1031223458">
          <w:marLeft w:val="640"/>
          <w:marRight w:val="0"/>
          <w:marTop w:val="0"/>
          <w:marBottom w:val="0"/>
          <w:divBdr>
            <w:top w:val="none" w:sz="0" w:space="0" w:color="auto"/>
            <w:left w:val="none" w:sz="0" w:space="0" w:color="auto"/>
            <w:bottom w:val="none" w:sz="0" w:space="0" w:color="auto"/>
            <w:right w:val="none" w:sz="0" w:space="0" w:color="auto"/>
          </w:divBdr>
        </w:div>
        <w:div w:id="991760738">
          <w:marLeft w:val="640"/>
          <w:marRight w:val="0"/>
          <w:marTop w:val="0"/>
          <w:marBottom w:val="0"/>
          <w:divBdr>
            <w:top w:val="none" w:sz="0" w:space="0" w:color="auto"/>
            <w:left w:val="none" w:sz="0" w:space="0" w:color="auto"/>
            <w:bottom w:val="none" w:sz="0" w:space="0" w:color="auto"/>
            <w:right w:val="none" w:sz="0" w:space="0" w:color="auto"/>
          </w:divBdr>
        </w:div>
        <w:div w:id="1733190511">
          <w:marLeft w:val="640"/>
          <w:marRight w:val="0"/>
          <w:marTop w:val="0"/>
          <w:marBottom w:val="0"/>
          <w:divBdr>
            <w:top w:val="none" w:sz="0" w:space="0" w:color="auto"/>
            <w:left w:val="none" w:sz="0" w:space="0" w:color="auto"/>
            <w:bottom w:val="none" w:sz="0" w:space="0" w:color="auto"/>
            <w:right w:val="none" w:sz="0" w:space="0" w:color="auto"/>
          </w:divBdr>
        </w:div>
        <w:div w:id="1362319419">
          <w:marLeft w:val="640"/>
          <w:marRight w:val="0"/>
          <w:marTop w:val="0"/>
          <w:marBottom w:val="0"/>
          <w:divBdr>
            <w:top w:val="none" w:sz="0" w:space="0" w:color="auto"/>
            <w:left w:val="none" w:sz="0" w:space="0" w:color="auto"/>
            <w:bottom w:val="none" w:sz="0" w:space="0" w:color="auto"/>
            <w:right w:val="none" w:sz="0" w:space="0" w:color="auto"/>
          </w:divBdr>
        </w:div>
        <w:div w:id="1885866747">
          <w:marLeft w:val="640"/>
          <w:marRight w:val="0"/>
          <w:marTop w:val="0"/>
          <w:marBottom w:val="0"/>
          <w:divBdr>
            <w:top w:val="none" w:sz="0" w:space="0" w:color="auto"/>
            <w:left w:val="none" w:sz="0" w:space="0" w:color="auto"/>
            <w:bottom w:val="none" w:sz="0" w:space="0" w:color="auto"/>
            <w:right w:val="none" w:sz="0" w:space="0" w:color="auto"/>
          </w:divBdr>
        </w:div>
        <w:div w:id="1180899633">
          <w:marLeft w:val="640"/>
          <w:marRight w:val="0"/>
          <w:marTop w:val="0"/>
          <w:marBottom w:val="0"/>
          <w:divBdr>
            <w:top w:val="none" w:sz="0" w:space="0" w:color="auto"/>
            <w:left w:val="none" w:sz="0" w:space="0" w:color="auto"/>
            <w:bottom w:val="none" w:sz="0" w:space="0" w:color="auto"/>
            <w:right w:val="none" w:sz="0" w:space="0" w:color="auto"/>
          </w:divBdr>
        </w:div>
        <w:div w:id="2136095878">
          <w:marLeft w:val="640"/>
          <w:marRight w:val="0"/>
          <w:marTop w:val="0"/>
          <w:marBottom w:val="0"/>
          <w:divBdr>
            <w:top w:val="none" w:sz="0" w:space="0" w:color="auto"/>
            <w:left w:val="none" w:sz="0" w:space="0" w:color="auto"/>
            <w:bottom w:val="none" w:sz="0" w:space="0" w:color="auto"/>
            <w:right w:val="none" w:sz="0" w:space="0" w:color="auto"/>
          </w:divBdr>
        </w:div>
        <w:div w:id="1796751933">
          <w:marLeft w:val="640"/>
          <w:marRight w:val="0"/>
          <w:marTop w:val="0"/>
          <w:marBottom w:val="0"/>
          <w:divBdr>
            <w:top w:val="none" w:sz="0" w:space="0" w:color="auto"/>
            <w:left w:val="none" w:sz="0" w:space="0" w:color="auto"/>
            <w:bottom w:val="none" w:sz="0" w:space="0" w:color="auto"/>
            <w:right w:val="none" w:sz="0" w:space="0" w:color="auto"/>
          </w:divBdr>
        </w:div>
        <w:div w:id="954209796">
          <w:marLeft w:val="640"/>
          <w:marRight w:val="0"/>
          <w:marTop w:val="0"/>
          <w:marBottom w:val="0"/>
          <w:divBdr>
            <w:top w:val="none" w:sz="0" w:space="0" w:color="auto"/>
            <w:left w:val="none" w:sz="0" w:space="0" w:color="auto"/>
            <w:bottom w:val="none" w:sz="0" w:space="0" w:color="auto"/>
            <w:right w:val="none" w:sz="0" w:space="0" w:color="auto"/>
          </w:divBdr>
        </w:div>
        <w:div w:id="369259443">
          <w:marLeft w:val="640"/>
          <w:marRight w:val="0"/>
          <w:marTop w:val="0"/>
          <w:marBottom w:val="0"/>
          <w:divBdr>
            <w:top w:val="none" w:sz="0" w:space="0" w:color="auto"/>
            <w:left w:val="none" w:sz="0" w:space="0" w:color="auto"/>
            <w:bottom w:val="none" w:sz="0" w:space="0" w:color="auto"/>
            <w:right w:val="none" w:sz="0" w:space="0" w:color="auto"/>
          </w:divBdr>
        </w:div>
        <w:div w:id="1451821193">
          <w:marLeft w:val="640"/>
          <w:marRight w:val="0"/>
          <w:marTop w:val="0"/>
          <w:marBottom w:val="0"/>
          <w:divBdr>
            <w:top w:val="none" w:sz="0" w:space="0" w:color="auto"/>
            <w:left w:val="none" w:sz="0" w:space="0" w:color="auto"/>
            <w:bottom w:val="none" w:sz="0" w:space="0" w:color="auto"/>
            <w:right w:val="none" w:sz="0" w:space="0" w:color="auto"/>
          </w:divBdr>
        </w:div>
      </w:divsChild>
    </w:div>
    <w:div w:id="1813210127">
      <w:bodyDiv w:val="1"/>
      <w:marLeft w:val="0"/>
      <w:marRight w:val="0"/>
      <w:marTop w:val="0"/>
      <w:marBottom w:val="0"/>
      <w:divBdr>
        <w:top w:val="none" w:sz="0" w:space="0" w:color="auto"/>
        <w:left w:val="none" w:sz="0" w:space="0" w:color="auto"/>
        <w:bottom w:val="none" w:sz="0" w:space="0" w:color="auto"/>
        <w:right w:val="none" w:sz="0" w:space="0" w:color="auto"/>
      </w:divBdr>
      <w:divsChild>
        <w:div w:id="1521505967">
          <w:marLeft w:val="640"/>
          <w:marRight w:val="0"/>
          <w:marTop w:val="0"/>
          <w:marBottom w:val="0"/>
          <w:divBdr>
            <w:top w:val="none" w:sz="0" w:space="0" w:color="auto"/>
            <w:left w:val="none" w:sz="0" w:space="0" w:color="auto"/>
            <w:bottom w:val="none" w:sz="0" w:space="0" w:color="auto"/>
            <w:right w:val="none" w:sz="0" w:space="0" w:color="auto"/>
          </w:divBdr>
        </w:div>
        <w:div w:id="523522094">
          <w:marLeft w:val="640"/>
          <w:marRight w:val="0"/>
          <w:marTop w:val="0"/>
          <w:marBottom w:val="0"/>
          <w:divBdr>
            <w:top w:val="none" w:sz="0" w:space="0" w:color="auto"/>
            <w:left w:val="none" w:sz="0" w:space="0" w:color="auto"/>
            <w:bottom w:val="none" w:sz="0" w:space="0" w:color="auto"/>
            <w:right w:val="none" w:sz="0" w:space="0" w:color="auto"/>
          </w:divBdr>
        </w:div>
        <w:div w:id="275722800">
          <w:marLeft w:val="640"/>
          <w:marRight w:val="0"/>
          <w:marTop w:val="0"/>
          <w:marBottom w:val="0"/>
          <w:divBdr>
            <w:top w:val="none" w:sz="0" w:space="0" w:color="auto"/>
            <w:left w:val="none" w:sz="0" w:space="0" w:color="auto"/>
            <w:bottom w:val="none" w:sz="0" w:space="0" w:color="auto"/>
            <w:right w:val="none" w:sz="0" w:space="0" w:color="auto"/>
          </w:divBdr>
        </w:div>
        <w:div w:id="1801530579">
          <w:marLeft w:val="640"/>
          <w:marRight w:val="0"/>
          <w:marTop w:val="0"/>
          <w:marBottom w:val="0"/>
          <w:divBdr>
            <w:top w:val="none" w:sz="0" w:space="0" w:color="auto"/>
            <w:left w:val="none" w:sz="0" w:space="0" w:color="auto"/>
            <w:bottom w:val="none" w:sz="0" w:space="0" w:color="auto"/>
            <w:right w:val="none" w:sz="0" w:space="0" w:color="auto"/>
          </w:divBdr>
        </w:div>
        <w:div w:id="804351168">
          <w:marLeft w:val="640"/>
          <w:marRight w:val="0"/>
          <w:marTop w:val="0"/>
          <w:marBottom w:val="0"/>
          <w:divBdr>
            <w:top w:val="none" w:sz="0" w:space="0" w:color="auto"/>
            <w:left w:val="none" w:sz="0" w:space="0" w:color="auto"/>
            <w:bottom w:val="none" w:sz="0" w:space="0" w:color="auto"/>
            <w:right w:val="none" w:sz="0" w:space="0" w:color="auto"/>
          </w:divBdr>
        </w:div>
        <w:div w:id="460418147">
          <w:marLeft w:val="640"/>
          <w:marRight w:val="0"/>
          <w:marTop w:val="0"/>
          <w:marBottom w:val="0"/>
          <w:divBdr>
            <w:top w:val="none" w:sz="0" w:space="0" w:color="auto"/>
            <w:left w:val="none" w:sz="0" w:space="0" w:color="auto"/>
            <w:bottom w:val="none" w:sz="0" w:space="0" w:color="auto"/>
            <w:right w:val="none" w:sz="0" w:space="0" w:color="auto"/>
          </w:divBdr>
        </w:div>
        <w:div w:id="846486553">
          <w:marLeft w:val="640"/>
          <w:marRight w:val="0"/>
          <w:marTop w:val="0"/>
          <w:marBottom w:val="0"/>
          <w:divBdr>
            <w:top w:val="none" w:sz="0" w:space="0" w:color="auto"/>
            <w:left w:val="none" w:sz="0" w:space="0" w:color="auto"/>
            <w:bottom w:val="none" w:sz="0" w:space="0" w:color="auto"/>
            <w:right w:val="none" w:sz="0" w:space="0" w:color="auto"/>
          </w:divBdr>
        </w:div>
        <w:div w:id="1512598393">
          <w:marLeft w:val="640"/>
          <w:marRight w:val="0"/>
          <w:marTop w:val="0"/>
          <w:marBottom w:val="0"/>
          <w:divBdr>
            <w:top w:val="none" w:sz="0" w:space="0" w:color="auto"/>
            <w:left w:val="none" w:sz="0" w:space="0" w:color="auto"/>
            <w:bottom w:val="none" w:sz="0" w:space="0" w:color="auto"/>
            <w:right w:val="none" w:sz="0" w:space="0" w:color="auto"/>
          </w:divBdr>
        </w:div>
        <w:div w:id="695811599">
          <w:marLeft w:val="640"/>
          <w:marRight w:val="0"/>
          <w:marTop w:val="0"/>
          <w:marBottom w:val="0"/>
          <w:divBdr>
            <w:top w:val="none" w:sz="0" w:space="0" w:color="auto"/>
            <w:left w:val="none" w:sz="0" w:space="0" w:color="auto"/>
            <w:bottom w:val="none" w:sz="0" w:space="0" w:color="auto"/>
            <w:right w:val="none" w:sz="0" w:space="0" w:color="auto"/>
          </w:divBdr>
        </w:div>
        <w:div w:id="1760520213">
          <w:marLeft w:val="640"/>
          <w:marRight w:val="0"/>
          <w:marTop w:val="0"/>
          <w:marBottom w:val="0"/>
          <w:divBdr>
            <w:top w:val="none" w:sz="0" w:space="0" w:color="auto"/>
            <w:left w:val="none" w:sz="0" w:space="0" w:color="auto"/>
            <w:bottom w:val="none" w:sz="0" w:space="0" w:color="auto"/>
            <w:right w:val="none" w:sz="0" w:space="0" w:color="auto"/>
          </w:divBdr>
        </w:div>
        <w:div w:id="123164122">
          <w:marLeft w:val="640"/>
          <w:marRight w:val="0"/>
          <w:marTop w:val="0"/>
          <w:marBottom w:val="0"/>
          <w:divBdr>
            <w:top w:val="none" w:sz="0" w:space="0" w:color="auto"/>
            <w:left w:val="none" w:sz="0" w:space="0" w:color="auto"/>
            <w:bottom w:val="none" w:sz="0" w:space="0" w:color="auto"/>
            <w:right w:val="none" w:sz="0" w:space="0" w:color="auto"/>
          </w:divBdr>
        </w:div>
        <w:div w:id="520558756">
          <w:marLeft w:val="640"/>
          <w:marRight w:val="0"/>
          <w:marTop w:val="0"/>
          <w:marBottom w:val="0"/>
          <w:divBdr>
            <w:top w:val="none" w:sz="0" w:space="0" w:color="auto"/>
            <w:left w:val="none" w:sz="0" w:space="0" w:color="auto"/>
            <w:bottom w:val="none" w:sz="0" w:space="0" w:color="auto"/>
            <w:right w:val="none" w:sz="0" w:space="0" w:color="auto"/>
          </w:divBdr>
        </w:div>
        <w:div w:id="1503199433">
          <w:marLeft w:val="640"/>
          <w:marRight w:val="0"/>
          <w:marTop w:val="0"/>
          <w:marBottom w:val="0"/>
          <w:divBdr>
            <w:top w:val="none" w:sz="0" w:space="0" w:color="auto"/>
            <w:left w:val="none" w:sz="0" w:space="0" w:color="auto"/>
            <w:bottom w:val="none" w:sz="0" w:space="0" w:color="auto"/>
            <w:right w:val="none" w:sz="0" w:space="0" w:color="auto"/>
          </w:divBdr>
        </w:div>
        <w:div w:id="540945813">
          <w:marLeft w:val="640"/>
          <w:marRight w:val="0"/>
          <w:marTop w:val="0"/>
          <w:marBottom w:val="0"/>
          <w:divBdr>
            <w:top w:val="none" w:sz="0" w:space="0" w:color="auto"/>
            <w:left w:val="none" w:sz="0" w:space="0" w:color="auto"/>
            <w:bottom w:val="none" w:sz="0" w:space="0" w:color="auto"/>
            <w:right w:val="none" w:sz="0" w:space="0" w:color="auto"/>
          </w:divBdr>
        </w:div>
        <w:div w:id="1351832689">
          <w:marLeft w:val="640"/>
          <w:marRight w:val="0"/>
          <w:marTop w:val="0"/>
          <w:marBottom w:val="0"/>
          <w:divBdr>
            <w:top w:val="none" w:sz="0" w:space="0" w:color="auto"/>
            <w:left w:val="none" w:sz="0" w:space="0" w:color="auto"/>
            <w:bottom w:val="none" w:sz="0" w:space="0" w:color="auto"/>
            <w:right w:val="none" w:sz="0" w:space="0" w:color="auto"/>
          </w:divBdr>
        </w:div>
        <w:div w:id="305625663">
          <w:marLeft w:val="640"/>
          <w:marRight w:val="0"/>
          <w:marTop w:val="0"/>
          <w:marBottom w:val="0"/>
          <w:divBdr>
            <w:top w:val="none" w:sz="0" w:space="0" w:color="auto"/>
            <w:left w:val="none" w:sz="0" w:space="0" w:color="auto"/>
            <w:bottom w:val="none" w:sz="0" w:space="0" w:color="auto"/>
            <w:right w:val="none" w:sz="0" w:space="0" w:color="auto"/>
          </w:divBdr>
        </w:div>
        <w:div w:id="1556890203">
          <w:marLeft w:val="640"/>
          <w:marRight w:val="0"/>
          <w:marTop w:val="0"/>
          <w:marBottom w:val="0"/>
          <w:divBdr>
            <w:top w:val="none" w:sz="0" w:space="0" w:color="auto"/>
            <w:left w:val="none" w:sz="0" w:space="0" w:color="auto"/>
            <w:bottom w:val="none" w:sz="0" w:space="0" w:color="auto"/>
            <w:right w:val="none" w:sz="0" w:space="0" w:color="auto"/>
          </w:divBdr>
        </w:div>
        <w:div w:id="1183087588">
          <w:marLeft w:val="640"/>
          <w:marRight w:val="0"/>
          <w:marTop w:val="0"/>
          <w:marBottom w:val="0"/>
          <w:divBdr>
            <w:top w:val="none" w:sz="0" w:space="0" w:color="auto"/>
            <w:left w:val="none" w:sz="0" w:space="0" w:color="auto"/>
            <w:bottom w:val="none" w:sz="0" w:space="0" w:color="auto"/>
            <w:right w:val="none" w:sz="0" w:space="0" w:color="auto"/>
          </w:divBdr>
        </w:div>
        <w:div w:id="30692154">
          <w:marLeft w:val="640"/>
          <w:marRight w:val="0"/>
          <w:marTop w:val="0"/>
          <w:marBottom w:val="0"/>
          <w:divBdr>
            <w:top w:val="none" w:sz="0" w:space="0" w:color="auto"/>
            <w:left w:val="none" w:sz="0" w:space="0" w:color="auto"/>
            <w:bottom w:val="none" w:sz="0" w:space="0" w:color="auto"/>
            <w:right w:val="none" w:sz="0" w:space="0" w:color="auto"/>
          </w:divBdr>
        </w:div>
      </w:divsChild>
    </w:div>
    <w:div w:id="1819760102">
      <w:bodyDiv w:val="1"/>
      <w:marLeft w:val="0"/>
      <w:marRight w:val="0"/>
      <w:marTop w:val="0"/>
      <w:marBottom w:val="0"/>
      <w:divBdr>
        <w:top w:val="none" w:sz="0" w:space="0" w:color="auto"/>
        <w:left w:val="none" w:sz="0" w:space="0" w:color="auto"/>
        <w:bottom w:val="none" w:sz="0" w:space="0" w:color="auto"/>
        <w:right w:val="none" w:sz="0" w:space="0" w:color="auto"/>
      </w:divBdr>
      <w:divsChild>
        <w:div w:id="1323510351">
          <w:marLeft w:val="640"/>
          <w:marRight w:val="0"/>
          <w:marTop w:val="0"/>
          <w:marBottom w:val="0"/>
          <w:divBdr>
            <w:top w:val="none" w:sz="0" w:space="0" w:color="auto"/>
            <w:left w:val="none" w:sz="0" w:space="0" w:color="auto"/>
            <w:bottom w:val="none" w:sz="0" w:space="0" w:color="auto"/>
            <w:right w:val="none" w:sz="0" w:space="0" w:color="auto"/>
          </w:divBdr>
        </w:div>
        <w:div w:id="727264936">
          <w:marLeft w:val="640"/>
          <w:marRight w:val="0"/>
          <w:marTop w:val="0"/>
          <w:marBottom w:val="0"/>
          <w:divBdr>
            <w:top w:val="none" w:sz="0" w:space="0" w:color="auto"/>
            <w:left w:val="none" w:sz="0" w:space="0" w:color="auto"/>
            <w:bottom w:val="none" w:sz="0" w:space="0" w:color="auto"/>
            <w:right w:val="none" w:sz="0" w:space="0" w:color="auto"/>
          </w:divBdr>
        </w:div>
        <w:div w:id="1868637381">
          <w:marLeft w:val="640"/>
          <w:marRight w:val="0"/>
          <w:marTop w:val="0"/>
          <w:marBottom w:val="0"/>
          <w:divBdr>
            <w:top w:val="none" w:sz="0" w:space="0" w:color="auto"/>
            <w:left w:val="none" w:sz="0" w:space="0" w:color="auto"/>
            <w:bottom w:val="none" w:sz="0" w:space="0" w:color="auto"/>
            <w:right w:val="none" w:sz="0" w:space="0" w:color="auto"/>
          </w:divBdr>
        </w:div>
        <w:div w:id="698118850">
          <w:marLeft w:val="640"/>
          <w:marRight w:val="0"/>
          <w:marTop w:val="0"/>
          <w:marBottom w:val="0"/>
          <w:divBdr>
            <w:top w:val="none" w:sz="0" w:space="0" w:color="auto"/>
            <w:left w:val="none" w:sz="0" w:space="0" w:color="auto"/>
            <w:bottom w:val="none" w:sz="0" w:space="0" w:color="auto"/>
            <w:right w:val="none" w:sz="0" w:space="0" w:color="auto"/>
          </w:divBdr>
        </w:div>
        <w:div w:id="816997676">
          <w:marLeft w:val="640"/>
          <w:marRight w:val="0"/>
          <w:marTop w:val="0"/>
          <w:marBottom w:val="0"/>
          <w:divBdr>
            <w:top w:val="none" w:sz="0" w:space="0" w:color="auto"/>
            <w:left w:val="none" w:sz="0" w:space="0" w:color="auto"/>
            <w:bottom w:val="none" w:sz="0" w:space="0" w:color="auto"/>
            <w:right w:val="none" w:sz="0" w:space="0" w:color="auto"/>
          </w:divBdr>
        </w:div>
        <w:div w:id="739466">
          <w:marLeft w:val="640"/>
          <w:marRight w:val="0"/>
          <w:marTop w:val="0"/>
          <w:marBottom w:val="0"/>
          <w:divBdr>
            <w:top w:val="none" w:sz="0" w:space="0" w:color="auto"/>
            <w:left w:val="none" w:sz="0" w:space="0" w:color="auto"/>
            <w:bottom w:val="none" w:sz="0" w:space="0" w:color="auto"/>
            <w:right w:val="none" w:sz="0" w:space="0" w:color="auto"/>
          </w:divBdr>
        </w:div>
        <w:div w:id="1747190783">
          <w:marLeft w:val="640"/>
          <w:marRight w:val="0"/>
          <w:marTop w:val="0"/>
          <w:marBottom w:val="0"/>
          <w:divBdr>
            <w:top w:val="none" w:sz="0" w:space="0" w:color="auto"/>
            <w:left w:val="none" w:sz="0" w:space="0" w:color="auto"/>
            <w:bottom w:val="none" w:sz="0" w:space="0" w:color="auto"/>
            <w:right w:val="none" w:sz="0" w:space="0" w:color="auto"/>
          </w:divBdr>
        </w:div>
        <w:div w:id="1290939180">
          <w:marLeft w:val="640"/>
          <w:marRight w:val="0"/>
          <w:marTop w:val="0"/>
          <w:marBottom w:val="0"/>
          <w:divBdr>
            <w:top w:val="none" w:sz="0" w:space="0" w:color="auto"/>
            <w:left w:val="none" w:sz="0" w:space="0" w:color="auto"/>
            <w:bottom w:val="none" w:sz="0" w:space="0" w:color="auto"/>
            <w:right w:val="none" w:sz="0" w:space="0" w:color="auto"/>
          </w:divBdr>
        </w:div>
        <w:div w:id="1432772629">
          <w:marLeft w:val="640"/>
          <w:marRight w:val="0"/>
          <w:marTop w:val="0"/>
          <w:marBottom w:val="0"/>
          <w:divBdr>
            <w:top w:val="none" w:sz="0" w:space="0" w:color="auto"/>
            <w:left w:val="none" w:sz="0" w:space="0" w:color="auto"/>
            <w:bottom w:val="none" w:sz="0" w:space="0" w:color="auto"/>
            <w:right w:val="none" w:sz="0" w:space="0" w:color="auto"/>
          </w:divBdr>
        </w:div>
        <w:div w:id="993683699">
          <w:marLeft w:val="640"/>
          <w:marRight w:val="0"/>
          <w:marTop w:val="0"/>
          <w:marBottom w:val="0"/>
          <w:divBdr>
            <w:top w:val="none" w:sz="0" w:space="0" w:color="auto"/>
            <w:left w:val="none" w:sz="0" w:space="0" w:color="auto"/>
            <w:bottom w:val="none" w:sz="0" w:space="0" w:color="auto"/>
            <w:right w:val="none" w:sz="0" w:space="0" w:color="auto"/>
          </w:divBdr>
        </w:div>
      </w:divsChild>
    </w:div>
    <w:div w:id="1831480591">
      <w:bodyDiv w:val="1"/>
      <w:marLeft w:val="0"/>
      <w:marRight w:val="0"/>
      <w:marTop w:val="0"/>
      <w:marBottom w:val="0"/>
      <w:divBdr>
        <w:top w:val="none" w:sz="0" w:space="0" w:color="auto"/>
        <w:left w:val="none" w:sz="0" w:space="0" w:color="auto"/>
        <w:bottom w:val="none" w:sz="0" w:space="0" w:color="auto"/>
        <w:right w:val="none" w:sz="0" w:space="0" w:color="auto"/>
      </w:divBdr>
      <w:divsChild>
        <w:div w:id="1468207026">
          <w:marLeft w:val="640"/>
          <w:marRight w:val="0"/>
          <w:marTop w:val="0"/>
          <w:marBottom w:val="0"/>
          <w:divBdr>
            <w:top w:val="none" w:sz="0" w:space="0" w:color="auto"/>
            <w:left w:val="none" w:sz="0" w:space="0" w:color="auto"/>
            <w:bottom w:val="none" w:sz="0" w:space="0" w:color="auto"/>
            <w:right w:val="none" w:sz="0" w:space="0" w:color="auto"/>
          </w:divBdr>
        </w:div>
        <w:div w:id="785467639">
          <w:marLeft w:val="640"/>
          <w:marRight w:val="0"/>
          <w:marTop w:val="0"/>
          <w:marBottom w:val="0"/>
          <w:divBdr>
            <w:top w:val="none" w:sz="0" w:space="0" w:color="auto"/>
            <w:left w:val="none" w:sz="0" w:space="0" w:color="auto"/>
            <w:bottom w:val="none" w:sz="0" w:space="0" w:color="auto"/>
            <w:right w:val="none" w:sz="0" w:space="0" w:color="auto"/>
          </w:divBdr>
        </w:div>
        <w:div w:id="1371152101">
          <w:marLeft w:val="640"/>
          <w:marRight w:val="0"/>
          <w:marTop w:val="0"/>
          <w:marBottom w:val="0"/>
          <w:divBdr>
            <w:top w:val="none" w:sz="0" w:space="0" w:color="auto"/>
            <w:left w:val="none" w:sz="0" w:space="0" w:color="auto"/>
            <w:bottom w:val="none" w:sz="0" w:space="0" w:color="auto"/>
            <w:right w:val="none" w:sz="0" w:space="0" w:color="auto"/>
          </w:divBdr>
        </w:div>
        <w:div w:id="1146314018">
          <w:marLeft w:val="640"/>
          <w:marRight w:val="0"/>
          <w:marTop w:val="0"/>
          <w:marBottom w:val="0"/>
          <w:divBdr>
            <w:top w:val="none" w:sz="0" w:space="0" w:color="auto"/>
            <w:left w:val="none" w:sz="0" w:space="0" w:color="auto"/>
            <w:bottom w:val="none" w:sz="0" w:space="0" w:color="auto"/>
            <w:right w:val="none" w:sz="0" w:space="0" w:color="auto"/>
          </w:divBdr>
        </w:div>
        <w:div w:id="253437477">
          <w:marLeft w:val="640"/>
          <w:marRight w:val="0"/>
          <w:marTop w:val="0"/>
          <w:marBottom w:val="0"/>
          <w:divBdr>
            <w:top w:val="none" w:sz="0" w:space="0" w:color="auto"/>
            <w:left w:val="none" w:sz="0" w:space="0" w:color="auto"/>
            <w:bottom w:val="none" w:sz="0" w:space="0" w:color="auto"/>
            <w:right w:val="none" w:sz="0" w:space="0" w:color="auto"/>
          </w:divBdr>
        </w:div>
        <w:div w:id="2111704616">
          <w:marLeft w:val="640"/>
          <w:marRight w:val="0"/>
          <w:marTop w:val="0"/>
          <w:marBottom w:val="0"/>
          <w:divBdr>
            <w:top w:val="none" w:sz="0" w:space="0" w:color="auto"/>
            <w:left w:val="none" w:sz="0" w:space="0" w:color="auto"/>
            <w:bottom w:val="none" w:sz="0" w:space="0" w:color="auto"/>
            <w:right w:val="none" w:sz="0" w:space="0" w:color="auto"/>
          </w:divBdr>
        </w:div>
        <w:div w:id="862092687">
          <w:marLeft w:val="640"/>
          <w:marRight w:val="0"/>
          <w:marTop w:val="0"/>
          <w:marBottom w:val="0"/>
          <w:divBdr>
            <w:top w:val="none" w:sz="0" w:space="0" w:color="auto"/>
            <w:left w:val="none" w:sz="0" w:space="0" w:color="auto"/>
            <w:bottom w:val="none" w:sz="0" w:space="0" w:color="auto"/>
            <w:right w:val="none" w:sz="0" w:space="0" w:color="auto"/>
          </w:divBdr>
        </w:div>
        <w:div w:id="243951976">
          <w:marLeft w:val="640"/>
          <w:marRight w:val="0"/>
          <w:marTop w:val="0"/>
          <w:marBottom w:val="0"/>
          <w:divBdr>
            <w:top w:val="none" w:sz="0" w:space="0" w:color="auto"/>
            <w:left w:val="none" w:sz="0" w:space="0" w:color="auto"/>
            <w:bottom w:val="none" w:sz="0" w:space="0" w:color="auto"/>
            <w:right w:val="none" w:sz="0" w:space="0" w:color="auto"/>
          </w:divBdr>
        </w:div>
        <w:div w:id="1621105030">
          <w:marLeft w:val="640"/>
          <w:marRight w:val="0"/>
          <w:marTop w:val="0"/>
          <w:marBottom w:val="0"/>
          <w:divBdr>
            <w:top w:val="none" w:sz="0" w:space="0" w:color="auto"/>
            <w:left w:val="none" w:sz="0" w:space="0" w:color="auto"/>
            <w:bottom w:val="none" w:sz="0" w:space="0" w:color="auto"/>
            <w:right w:val="none" w:sz="0" w:space="0" w:color="auto"/>
          </w:divBdr>
        </w:div>
        <w:div w:id="784691718">
          <w:marLeft w:val="640"/>
          <w:marRight w:val="0"/>
          <w:marTop w:val="0"/>
          <w:marBottom w:val="0"/>
          <w:divBdr>
            <w:top w:val="none" w:sz="0" w:space="0" w:color="auto"/>
            <w:left w:val="none" w:sz="0" w:space="0" w:color="auto"/>
            <w:bottom w:val="none" w:sz="0" w:space="0" w:color="auto"/>
            <w:right w:val="none" w:sz="0" w:space="0" w:color="auto"/>
          </w:divBdr>
        </w:div>
      </w:divsChild>
    </w:div>
    <w:div w:id="1844934681">
      <w:bodyDiv w:val="1"/>
      <w:marLeft w:val="0"/>
      <w:marRight w:val="0"/>
      <w:marTop w:val="0"/>
      <w:marBottom w:val="0"/>
      <w:divBdr>
        <w:top w:val="none" w:sz="0" w:space="0" w:color="auto"/>
        <w:left w:val="none" w:sz="0" w:space="0" w:color="auto"/>
        <w:bottom w:val="none" w:sz="0" w:space="0" w:color="auto"/>
        <w:right w:val="none" w:sz="0" w:space="0" w:color="auto"/>
      </w:divBdr>
    </w:div>
    <w:div w:id="1861506816">
      <w:bodyDiv w:val="1"/>
      <w:marLeft w:val="0"/>
      <w:marRight w:val="0"/>
      <w:marTop w:val="0"/>
      <w:marBottom w:val="0"/>
      <w:divBdr>
        <w:top w:val="none" w:sz="0" w:space="0" w:color="auto"/>
        <w:left w:val="none" w:sz="0" w:space="0" w:color="auto"/>
        <w:bottom w:val="none" w:sz="0" w:space="0" w:color="auto"/>
        <w:right w:val="none" w:sz="0" w:space="0" w:color="auto"/>
      </w:divBdr>
      <w:divsChild>
        <w:div w:id="203640472">
          <w:marLeft w:val="640"/>
          <w:marRight w:val="0"/>
          <w:marTop w:val="0"/>
          <w:marBottom w:val="0"/>
          <w:divBdr>
            <w:top w:val="none" w:sz="0" w:space="0" w:color="auto"/>
            <w:left w:val="none" w:sz="0" w:space="0" w:color="auto"/>
            <w:bottom w:val="none" w:sz="0" w:space="0" w:color="auto"/>
            <w:right w:val="none" w:sz="0" w:space="0" w:color="auto"/>
          </w:divBdr>
        </w:div>
        <w:div w:id="1142505270">
          <w:marLeft w:val="640"/>
          <w:marRight w:val="0"/>
          <w:marTop w:val="0"/>
          <w:marBottom w:val="0"/>
          <w:divBdr>
            <w:top w:val="none" w:sz="0" w:space="0" w:color="auto"/>
            <w:left w:val="none" w:sz="0" w:space="0" w:color="auto"/>
            <w:bottom w:val="none" w:sz="0" w:space="0" w:color="auto"/>
            <w:right w:val="none" w:sz="0" w:space="0" w:color="auto"/>
          </w:divBdr>
        </w:div>
        <w:div w:id="261187995">
          <w:marLeft w:val="640"/>
          <w:marRight w:val="0"/>
          <w:marTop w:val="0"/>
          <w:marBottom w:val="0"/>
          <w:divBdr>
            <w:top w:val="none" w:sz="0" w:space="0" w:color="auto"/>
            <w:left w:val="none" w:sz="0" w:space="0" w:color="auto"/>
            <w:bottom w:val="none" w:sz="0" w:space="0" w:color="auto"/>
            <w:right w:val="none" w:sz="0" w:space="0" w:color="auto"/>
          </w:divBdr>
        </w:div>
        <w:div w:id="316080379">
          <w:marLeft w:val="640"/>
          <w:marRight w:val="0"/>
          <w:marTop w:val="0"/>
          <w:marBottom w:val="0"/>
          <w:divBdr>
            <w:top w:val="none" w:sz="0" w:space="0" w:color="auto"/>
            <w:left w:val="none" w:sz="0" w:space="0" w:color="auto"/>
            <w:bottom w:val="none" w:sz="0" w:space="0" w:color="auto"/>
            <w:right w:val="none" w:sz="0" w:space="0" w:color="auto"/>
          </w:divBdr>
        </w:div>
        <w:div w:id="582102858">
          <w:marLeft w:val="640"/>
          <w:marRight w:val="0"/>
          <w:marTop w:val="0"/>
          <w:marBottom w:val="0"/>
          <w:divBdr>
            <w:top w:val="none" w:sz="0" w:space="0" w:color="auto"/>
            <w:left w:val="none" w:sz="0" w:space="0" w:color="auto"/>
            <w:bottom w:val="none" w:sz="0" w:space="0" w:color="auto"/>
            <w:right w:val="none" w:sz="0" w:space="0" w:color="auto"/>
          </w:divBdr>
        </w:div>
        <w:div w:id="1246767210">
          <w:marLeft w:val="640"/>
          <w:marRight w:val="0"/>
          <w:marTop w:val="0"/>
          <w:marBottom w:val="0"/>
          <w:divBdr>
            <w:top w:val="none" w:sz="0" w:space="0" w:color="auto"/>
            <w:left w:val="none" w:sz="0" w:space="0" w:color="auto"/>
            <w:bottom w:val="none" w:sz="0" w:space="0" w:color="auto"/>
            <w:right w:val="none" w:sz="0" w:space="0" w:color="auto"/>
          </w:divBdr>
        </w:div>
        <w:div w:id="26764764">
          <w:marLeft w:val="640"/>
          <w:marRight w:val="0"/>
          <w:marTop w:val="0"/>
          <w:marBottom w:val="0"/>
          <w:divBdr>
            <w:top w:val="none" w:sz="0" w:space="0" w:color="auto"/>
            <w:left w:val="none" w:sz="0" w:space="0" w:color="auto"/>
            <w:bottom w:val="none" w:sz="0" w:space="0" w:color="auto"/>
            <w:right w:val="none" w:sz="0" w:space="0" w:color="auto"/>
          </w:divBdr>
        </w:div>
        <w:div w:id="1550190092">
          <w:marLeft w:val="640"/>
          <w:marRight w:val="0"/>
          <w:marTop w:val="0"/>
          <w:marBottom w:val="0"/>
          <w:divBdr>
            <w:top w:val="none" w:sz="0" w:space="0" w:color="auto"/>
            <w:left w:val="none" w:sz="0" w:space="0" w:color="auto"/>
            <w:bottom w:val="none" w:sz="0" w:space="0" w:color="auto"/>
            <w:right w:val="none" w:sz="0" w:space="0" w:color="auto"/>
          </w:divBdr>
        </w:div>
        <w:div w:id="1996373148">
          <w:marLeft w:val="640"/>
          <w:marRight w:val="0"/>
          <w:marTop w:val="0"/>
          <w:marBottom w:val="0"/>
          <w:divBdr>
            <w:top w:val="none" w:sz="0" w:space="0" w:color="auto"/>
            <w:left w:val="none" w:sz="0" w:space="0" w:color="auto"/>
            <w:bottom w:val="none" w:sz="0" w:space="0" w:color="auto"/>
            <w:right w:val="none" w:sz="0" w:space="0" w:color="auto"/>
          </w:divBdr>
        </w:div>
        <w:div w:id="1448499353">
          <w:marLeft w:val="640"/>
          <w:marRight w:val="0"/>
          <w:marTop w:val="0"/>
          <w:marBottom w:val="0"/>
          <w:divBdr>
            <w:top w:val="none" w:sz="0" w:space="0" w:color="auto"/>
            <w:left w:val="none" w:sz="0" w:space="0" w:color="auto"/>
            <w:bottom w:val="none" w:sz="0" w:space="0" w:color="auto"/>
            <w:right w:val="none" w:sz="0" w:space="0" w:color="auto"/>
          </w:divBdr>
        </w:div>
        <w:div w:id="2087874762">
          <w:marLeft w:val="640"/>
          <w:marRight w:val="0"/>
          <w:marTop w:val="0"/>
          <w:marBottom w:val="0"/>
          <w:divBdr>
            <w:top w:val="none" w:sz="0" w:space="0" w:color="auto"/>
            <w:left w:val="none" w:sz="0" w:space="0" w:color="auto"/>
            <w:bottom w:val="none" w:sz="0" w:space="0" w:color="auto"/>
            <w:right w:val="none" w:sz="0" w:space="0" w:color="auto"/>
          </w:divBdr>
        </w:div>
        <w:div w:id="774902641">
          <w:marLeft w:val="640"/>
          <w:marRight w:val="0"/>
          <w:marTop w:val="0"/>
          <w:marBottom w:val="0"/>
          <w:divBdr>
            <w:top w:val="none" w:sz="0" w:space="0" w:color="auto"/>
            <w:left w:val="none" w:sz="0" w:space="0" w:color="auto"/>
            <w:bottom w:val="none" w:sz="0" w:space="0" w:color="auto"/>
            <w:right w:val="none" w:sz="0" w:space="0" w:color="auto"/>
          </w:divBdr>
        </w:div>
      </w:divsChild>
    </w:div>
    <w:div w:id="1863935358">
      <w:bodyDiv w:val="1"/>
      <w:marLeft w:val="0"/>
      <w:marRight w:val="0"/>
      <w:marTop w:val="0"/>
      <w:marBottom w:val="0"/>
      <w:divBdr>
        <w:top w:val="none" w:sz="0" w:space="0" w:color="auto"/>
        <w:left w:val="none" w:sz="0" w:space="0" w:color="auto"/>
        <w:bottom w:val="none" w:sz="0" w:space="0" w:color="auto"/>
        <w:right w:val="none" w:sz="0" w:space="0" w:color="auto"/>
      </w:divBdr>
      <w:divsChild>
        <w:div w:id="1256790499">
          <w:marLeft w:val="640"/>
          <w:marRight w:val="0"/>
          <w:marTop w:val="0"/>
          <w:marBottom w:val="0"/>
          <w:divBdr>
            <w:top w:val="none" w:sz="0" w:space="0" w:color="auto"/>
            <w:left w:val="none" w:sz="0" w:space="0" w:color="auto"/>
            <w:bottom w:val="none" w:sz="0" w:space="0" w:color="auto"/>
            <w:right w:val="none" w:sz="0" w:space="0" w:color="auto"/>
          </w:divBdr>
        </w:div>
        <w:div w:id="369887410">
          <w:marLeft w:val="640"/>
          <w:marRight w:val="0"/>
          <w:marTop w:val="0"/>
          <w:marBottom w:val="0"/>
          <w:divBdr>
            <w:top w:val="none" w:sz="0" w:space="0" w:color="auto"/>
            <w:left w:val="none" w:sz="0" w:space="0" w:color="auto"/>
            <w:bottom w:val="none" w:sz="0" w:space="0" w:color="auto"/>
            <w:right w:val="none" w:sz="0" w:space="0" w:color="auto"/>
          </w:divBdr>
        </w:div>
        <w:div w:id="584218618">
          <w:marLeft w:val="640"/>
          <w:marRight w:val="0"/>
          <w:marTop w:val="0"/>
          <w:marBottom w:val="0"/>
          <w:divBdr>
            <w:top w:val="none" w:sz="0" w:space="0" w:color="auto"/>
            <w:left w:val="none" w:sz="0" w:space="0" w:color="auto"/>
            <w:bottom w:val="none" w:sz="0" w:space="0" w:color="auto"/>
            <w:right w:val="none" w:sz="0" w:space="0" w:color="auto"/>
          </w:divBdr>
        </w:div>
        <w:div w:id="1463304503">
          <w:marLeft w:val="640"/>
          <w:marRight w:val="0"/>
          <w:marTop w:val="0"/>
          <w:marBottom w:val="0"/>
          <w:divBdr>
            <w:top w:val="none" w:sz="0" w:space="0" w:color="auto"/>
            <w:left w:val="none" w:sz="0" w:space="0" w:color="auto"/>
            <w:bottom w:val="none" w:sz="0" w:space="0" w:color="auto"/>
            <w:right w:val="none" w:sz="0" w:space="0" w:color="auto"/>
          </w:divBdr>
        </w:div>
        <w:div w:id="2031485877">
          <w:marLeft w:val="640"/>
          <w:marRight w:val="0"/>
          <w:marTop w:val="0"/>
          <w:marBottom w:val="0"/>
          <w:divBdr>
            <w:top w:val="none" w:sz="0" w:space="0" w:color="auto"/>
            <w:left w:val="none" w:sz="0" w:space="0" w:color="auto"/>
            <w:bottom w:val="none" w:sz="0" w:space="0" w:color="auto"/>
            <w:right w:val="none" w:sz="0" w:space="0" w:color="auto"/>
          </w:divBdr>
        </w:div>
        <w:div w:id="873729883">
          <w:marLeft w:val="640"/>
          <w:marRight w:val="0"/>
          <w:marTop w:val="0"/>
          <w:marBottom w:val="0"/>
          <w:divBdr>
            <w:top w:val="none" w:sz="0" w:space="0" w:color="auto"/>
            <w:left w:val="none" w:sz="0" w:space="0" w:color="auto"/>
            <w:bottom w:val="none" w:sz="0" w:space="0" w:color="auto"/>
            <w:right w:val="none" w:sz="0" w:space="0" w:color="auto"/>
          </w:divBdr>
        </w:div>
        <w:div w:id="451025162">
          <w:marLeft w:val="640"/>
          <w:marRight w:val="0"/>
          <w:marTop w:val="0"/>
          <w:marBottom w:val="0"/>
          <w:divBdr>
            <w:top w:val="none" w:sz="0" w:space="0" w:color="auto"/>
            <w:left w:val="none" w:sz="0" w:space="0" w:color="auto"/>
            <w:bottom w:val="none" w:sz="0" w:space="0" w:color="auto"/>
            <w:right w:val="none" w:sz="0" w:space="0" w:color="auto"/>
          </w:divBdr>
        </w:div>
        <w:div w:id="775365537">
          <w:marLeft w:val="640"/>
          <w:marRight w:val="0"/>
          <w:marTop w:val="0"/>
          <w:marBottom w:val="0"/>
          <w:divBdr>
            <w:top w:val="none" w:sz="0" w:space="0" w:color="auto"/>
            <w:left w:val="none" w:sz="0" w:space="0" w:color="auto"/>
            <w:bottom w:val="none" w:sz="0" w:space="0" w:color="auto"/>
            <w:right w:val="none" w:sz="0" w:space="0" w:color="auto"/>
          </w:divBdr>
        </w:div>
      </w:divsChild>
    </w:div>
    <w:div w:id="1875380468">
      <w:bodyDiv w:val="1"/>
      <w:marLeft w:val="0"/>
      <w:marRight w:val="0"/>
      <w:marTop w:val="0"/>
      <w:marBottom w:val="0"/>
      <w:divBdr>
        <w:top w:val="none" w:sz="0" w:space="0" w:color="auto"/>
        <w:left w:val="none" w:sz="0" w:space="0" w:color="auto"/>
        <w:bottom w:val="none" w:sz="0" w:space="0" w:color="auto"/>
        <w:right w:val="none" w:sz="0" w:space="0" w:color="auto"/>
      </w:divBdr>
    </w:div>
    <w:div w:id="1895509281">
      <w:bodyDiv w:val="1"/>
      <w:marLeft w:val="0"/>
      <w:marRight w:val="0"/>
      <w:marTop w:val="0"/>
      <w:marBottom w:val="0"/>
      <w:divBdr>
        <w:top w:val="none" w:sz="0" w:space="0" w:color="auto"/>
        <w:left w:val="none" w:sz="0" w:space="0" w:color="auto"/>
        <w:bottom w:val="none" w:sz="0" w:space="0" w:color="auto"/>
        <w:right w:val="none" w:sz="0" w:space="0" w:color="auto"/>
      </w:divBdr>
    </w:div>
    <w:div w:id="1918249763">
      <w:bodyDiv w:val="1"/>
      <w:marLeft w:val="0"/>
      <w:marRight w:val="0"/>
      <w:marTop w:val="0"/>
      <w:marBottom w:val="0"/>
      <w:divBdr>
        <w:top w:val="none" w:sz="0" w:space="0" w:color="auto"/>
        <w:left w:val="none" w:sz="0" w:space="0" w:color="auto"/>
        <w:bottom w:val="none" w:sz="0" w:space="0" w:color="auto"/>
        <w:right w:val="none" w:sz="0" w:space="0" w:color="auto"/>
      </w:divBdr>
    </w:div>
    <w:div w:id="1929727650">
      <w:bodyDiv w:val="1"/>
      <w:marLeft w:val="0"/>
      <w:marRight w:val="0"/>
      <w:marTop w:val="0"/>
      <w:marBottom w:val="0"/>
      <w:divBdr>
        <w:top w:val="none" w:sz="0" w:space="0" w:color="auto"/>
        <w:left w:val="none" w:sz="0" w:space="0" w:color="auto"/>
        <w:bottom w:val="none" w:sz="0" w:space="0" w:color="auto"/>
        <w:right w:val="none" w:sz="0" w:space="0" w:color="auto"/>
      </w:divBdr>
    </w:div>
    <w:div w:id="1950889562">
      <w:bodyDiv w:val="1"/>
      <w:marLeft w:val="0"/>
      <w:marRight w:val="0"/>
      <w:marTop w:val="0"/>
      <w:marBottom w:val="0"/>
      <w:divBdr>
        <w:top w:val="none" w:sz="0" w:space="0" w:color="auto"/>
        <w:left w:val="none" w:sz="0" w:space="0" w:color="auto"/>
        <w:bottom w:val="none" w:sz="0" w:space="0" w:color="auto"/>
        <w:right w:val="none" w:sz="0" w:space="0" w:color="auto"/>
      </w:divBdr>
      <w:divsChild>
        <w:div w:id="710157126">
          <w:marLeft w:val="640"/>
          <w:marRight w:val="0"/>
          <w:marTop w:val="0"/>
          <w:marBottom w:val="0"/>
          <w:divBdr>
            <w:top w:val="none" w:sz="0" w:space="0" w:color="auto"/>
            <w:left w:val="none" w:sz="0" w:space="0" w:color="auto"/>
            <w:bottom w:val="none" w:sz="0" w:space="0" w:color="auto"/>
            <w:right w:val="none" w:sz="0" w:space="0" w:color="auto"/>
          </w:divBdr>
        </w:div>
        <w:div w:id="1271163916">
          <w:marLeft w:val="640"/>
          <w:marRight w:val="0"/>
          <w:marTop w:val="0"/>
          <w:marBottom w:val="0"/>
          <w:divBdr>
            <w:top w:val="none" w:sz="0" w:space="0" w:color="auto"/>
            <w:left w:val="none" w:sz="0" w:space="0" w:color="auto"/>
            <w:bottom w:val="none" w:sz="0" w:space="0" w:color="auto"/>
            <w:right w:val="none" w:sz="0" w:space="0" w:color="auto"/>
          </w:divBdr>
        </w:div>
        <w:div w:id="593586576">
          <w:marLeft w:val="640"/>
          <w:marRight w:val="0"/>
          <w:marTop w:val="0"/>
          <w:marBottom w:val="0"/>
          <w:divBdr>
            <w:top w:val="none" w:sz="0" w:space="0" w:color="auto"/>
            <w:left w:val="none" w:sz="0" w:space="0" w:color="auto"/>
            <w:bottom w:val="none" w:sz="0" w:space="0" w:color="auto"/>
            <w:right w:val="none" w:sz="0" w:space="0" w:color="auto"/>
          </w:divBdr>
        </w:div>
        <w:div w:id="1916620512">
          <w:marLeft w:val="640"/>
          <w:marRight w:val="0"/>
          <w:marTop w:val="0"/>
          <w:marBottom w:val="0"/>
          <w:divBdr>
            <w:top w:val="none" w:sz="0" w:space="0" w:color="auto"/>
            <w:left w:val="none" w:sz="0" w:space="0" w:color="auto"/>
            <w:bottom w:val="none" w:sz="0" w:space="0" w:color="auto"/>
            <w:right w:val="none" w:sz="0" w:space="0" w:color="auto"/>
          </w:divBdr>
        </w:div>
        <w:div w:id="1950774327">
          <w:marLeft w:val="640"/>
          <w:marRight w:val="0"/>
          <w:marTop w:val="0"/>
          <w:marBottom w:val="0"/>
          <w:divBdr>
            <w:top w:val="none" w:sz="0" w:space="0" w:color="auto"/>
            <w:left w:val="none" w:sz="0" w:space="0" w:color="auto"/>
            <w:bottom w:val="none" w:sz="0" w:space="0" w:color="auto"/>
            <w:right w:val="none" w:sz="0" w:space="0" w:color="auto"/>
          </w:divBdr>
        </w:div>
        <w:div w:id="37972232">
          <w:marLeft w:val="640"/>
          <w:marRight w:val="0"/>
          <w:marTop w:val="0"/>
          <w:marBottom w:val="0"/>
          <w:divBdr>
            <w:top w:val="none" w:sz="0" w:space="0" w:color="auto"/>
            <w:left w:val="none" w:sz="0" w:space="0" w:color="auto"/>
            <w:bottom w:val="none" w:sz="0" w:space="0" w:color="auto"/>
            <w:right w:val="none" w:sz="0" w:space="0" w:color="auto"/>
          </w:divBdr>
        </w:div>
        <w:div w:id="149029510">
          <w:marLeft w:val="640"/>
          <w:marRight w:val="0"/>
          <w:marTop w:val="0"/>
          <w:marBottom w:val="0"/>
          <w:divBdr>
            <w:top w:val="none" w:sz="0" w:space="0" w:color="auto"/>
            <w:left w:val="none" w:sz="0" w:space="0" w:color="auto"/>
            <w:bottom w:val="none" w:sz="0" w:space="0" w:color="auto"/>
            <w:right w:val="none" w:sz="0" w:space="0" w:color="auto"/>
          </w:divBdr>
        </w:div>
        <w:div w:id="1654525387">
          <w:marLeft w:val="640"/>
          <w:marRight w:val="0"/>
          <w:marTop w:val="0"/>
          <w:marBottom w:val="0"/>
          <w:divBdr>
            <w:top w:val="none" w:sz="0" w:space="0" w:color="auto"/>
            <w:left w:val="none" w:sz="0" w:space="0" w:color="auto"/>
            <w:bottom w:val="none" w:sz="0" w:space="0" w:color="auto"/>
            <w:right w:val="none" w:sz="0" w:space="0" w:color="auto"/>
          </w:divBdr>
        </w:div>
        <w:div w:id="555700977">
          <w:marLeft w:val="640"/>
          <w:marRight w:val="0"/>
          <w:marTop w:val="0"/>
          <w:marBottom w:val="0"/>
          <w:divBdr>
            <w:top w:val="none" w:sz="0" w:space="0" w:color="auto"/>
            <w:left w:val="none" w:sz="0" w:space="0" w:color="auto"/>
            <w:bottom w:val="none" w:sz="0" w:space="0" w:color="auto"/>
            <w:right w:val="none" w:sz="0" w:space="0" w:color="auto"/>
          </w:divBdr>
        </w:div>
        <w:div w:id="2034065962">
          <w:marLeft w:val="640"/>
          <w:marRight w:val="0"/>
          <w:marTop w:val="0"/>
          <w:marBottom w:val="0"/>
          <w:divBdr>
            <w:top w:val="none" w:sz="0" w:space="0" w:color="auto"/>
            <w:left w:val="none" w:sz="0" w:space="0" w:color="auto"/>
            <w:bottom w:val="none" w:sz="0" w:space="0" w:color="auto"/>
            <w:right w:val="none" w:sz="0" w:space="0" w:color="auto"/>
          </w:divBdr>
        </w:div>
        <w:div w:id="250437430">
          <w:marLeft w:val="640"/>
          <w:marRight w:val="0"/>
          <w:marTop w:val="0"/>
          <w:marBottom w:val="0"/>
          <w:divBdr>
            <w:top w:val="none" w:sz="0" w:space="0" w:color="auto"/>
            <w:left w:val="none" w:sz="0" w:space="0" w:color="auto"/>
            <w:bottom w:val="none" w:sz="0" w:space="0" w:color="auto"/>
            <w:right w:val="none" w:sz="0" w:space="0" w:color="auto"/>
          </w:divBdr>
        </w:div>
        <w:div w:id="1090783616">
          <w:marLeft w:val="640"/>
          <w:marRight w:val="0"/>
          <w:marTop w:val="0"/>
          <w:marBottom w:val="0"/>
          <w:divBdr>
            <w:top w:val="none" w:sz="0" w:space="0" w:color="auto"/>
            <w:left w:val="none" w:sz="0" w:space="0" w:color="auto"/>
            <w:bottom w:val="none" w:sz="0" w:space="0" w:color="auto"/>
            <w:right w:val="none" w:sz="0" w:space="0" w:color="auto"/>
          </w:divBdr>
        </w:div>
        <w:div w:id="1797680280">
          <w:marLeft w:val="640"/>
          <w:marRight w:val="0"/>
          <w:marTop w:val="0"/>
          <w:marBottom w:val="0"/>
          <w:divBdr>
            <w:top w:val="none" w:sz="0" w:space="0" w:color="auto"/>
            <w:left w:val="none" w:sz="0" w:space="0" w:color="auto"/>
            <w:bottom w:val="none" w:sz="0" w:space="0" w:color="auto"/>
            <w:right w:val="none" w:sz="0" w:space="0" w:color="auto"/>
          </w:divBdr>
        </w:div>
        <w:div w:id="601647429">
          <w:marLeft w:val="640"/>
          <w:marRight w:val="0"/>
          <w:marTop w:val="0"/>
          <w:marBottom w:val="0"/>
          <w:divBdr>
            <w:top w:val="none" w:sz="0" w:space="0" w:color="auto"/>
            <w:left w:val="none" w:sz="0" w:space="0" w:color="auto"/>
            <w:bottom w:val="none" w:sz="0" w:space="0" w:color="auto"/>
            <w:right w:val="none" w:sz="0" w:space="0" w:color="auto"/>
          </w:divBdr>
        </w:div>
        <w:div w:id="906376255">
          <w:marLeft w:val="640"/>
          <w:marRight w:val="0"/>
          <w:marTop w:val="0"/>
          <w:marBottom w:val="0"/>
          <w:divBdr>
            <w:top w:val="none" w:sz="0" w:space="0" w:color="auto"/>
            <w:left w:val="none" w:sz="0" w:space="0" w:color="auto"/>
            <w:bottom w:val="none" w:sz="0" w:space="0" w:color="auto"/>
            <w:right w:val="none" w:sz="0" w:space="0" w:color="auto"/>
          </w:divBdr>
        </w:div>
        <w:div w:id="2017876977">
          <w:marLeft w:val="640"/>
          <w:marRight w:val="0"/>
          <w:marTop w:val="0"/>
          <w:marBottom w:val="0"/>
          <w:divBdr>
            <w:top w:val="none" w:sz="0" w:space="0" w:color="auto"/>
            <w:left w:val="none" w:sz="0" w:space="0" w:color="auto"/>
            <w:bottom w:val="none" w:sz="0" w:space="0" w:color="auto"/>
            <w:right w:val="none" w:sz="0" w:space="0" w:color="auto"/>
          </w:divBdr>
        </w:div>
        <w:div w:id="1045835449">
          <w:marLeft w:val="640"/>
          <w:marRight w:val="0"/>
          <w:marTop w:val="0"/>
          <w:marBottom w:val="0"/>
          <w:divBdr>
            <w:top w:val="none" w:sz="0" w:space="0" w:color="auto"/>
            <w:left w:val="none" w:sz="0" w:space="0" w:color="auto"/>
            <w:bottom w:val="none" w:sz="0" w:space="0" w:color="auto"/>
            <w:right w:val="none" w:sz="0" w:space="0" w:color="auto"/>
          </w:divBdr>
        </w:div>
        <w:div w:id="20715445">
          <w:marLeft w:val="640"/>
          <w:marRight w:val="0"/>
          <w:marTop w:val="0"/>
          <w:marBottom w:val="0"/>
          <w:divBdr>
            <w:top w:val="none" w:sz="0" w:space="0" w:color="auto"/>
            <w:left w:val="none" w:sz="0" w:space="0" w:color="auto"/>
            <w:bottom w:val="none" w:sz="0" w:space="0" w:color="auto"/>
            <w:right w:val="none" w:sz="0" w:space="0" w:color="auto"/>
          </w:divBdr>
        </w:div>
        <w:div w:id="294214018">
          <w:marLeft w:val="640"/>
          <w:marRight w:val="0"/>
          <w:marTop w:val="0"/>
          <w:marBottom w:val="0"/>
          <w:divBdr>
            <w:top w:val="none" w:sz="0" w:space="0" w:color="auto"/>
            <w:left w:val="none" w:sz="0" w:space="0" w:color="auto"/>
            <w:bottom w:val="none" w:sz="0" w:space="0" w:color="auto"/>
            <w:right w:val="none" w:sz="0" w:space="0" w:color="auto"/>
          </w:divBdr>
        </w:div>
      </w:divsChild>
    </w:div>
    <w:div w:id="1953395714">
      <w:bodyDiv w:val="1"/>
      <w:marLeft w:val="0"/>
      <w:marRight w:val="0"/>
      <w:marTop w:val="0"/>
      <w:marBottom w:val="0"/>
      <w:divBdr>
        <w:top w:val="none" w:sz="0" w:space="0" w:color="auto"/>
        <w:left w:val="none" w:sz="0" w:space="0" w:color="auto"/>
        <w:bottom w:val="none" w:sz="0" w:space="0" w:color="auto"/>
        <w:right w:val="none" w:sz="0" w:space="0" w:color="auto"/>
      </w:divBdr>
      <w:divsChild>
        <w:div w:id="713314584">
          <w:marLeft w:val="640"/>
          <w:marRight w:val="0"/>
          <w:marTop w:val="0"/>
          <w:marBottom w:val="0"/>
          <w:divBdr>
            <w:top w:val="none" w:sz="0" w:space="0" w:color="auto"/>
            <w:left w:val="none" w:sz="0" w:space="0" w:color="auto"/>
            <w:bottom w:val="none" w:sz="0" w:space="0" w:color="auto"/>
            <w:right w:val="none" w:sz="0" w:space="0" w:color="auto"/>
          </w:divBdr>
        </w:div>
        <w:div w:id="896280586">
          <w:marLeft w:val="640"/>
          <w:marRight w:val="0"/>
          <w:marTop w:val="0"/>
          <w:marBottom w:val="0"/>
          <w:divBdr>
            <w:top w:val="none" w:sz="0" w:space="0" w:color="auto"/>
            <w:left w:val="none" w:sz="0" w:space="0" w:color="auto"/>
            <w:bottom w:val="none" w:sz="0" w:space="0" w:color="auto"/>
            <w:right w:val="none" w:sz="0" w:space="0" w:color="auto"/>
          </w:divBdr>
        </w:div>
        <w:div w:id="248541920">
          <w:marLeft w:val="640"/>
          <w:marRight w:val="0"/>
          <w:marTop w:val="0"/>
          <w:marBottom w:val="0"/>
          <w:divBdr>
            <w:top w:val="none" w:sz="0" w:space="0" w:color="auto"/>
            <w:left w:val="none" w:sz="0" w:space="0" w:color="auto"/>
            <w:bottom w:val="none" w:sz="0" w:space="0" w:color="auto"/>
            <w:right w:val="none" w:sz="0" w:space="0" w:color="auto"/>
          </w:divBdr>
        </w:div>
        <w:div w:id="375861356">
          <w:marLeft w:val="640"/>
          <w:marRight w:val="0"/>
          <w:marTop w:val="0"/>
          <w:marBottom w:val="0"/>
          <w:divBdr>
            <w:top w:val="none" w:sz="0" w:space="0" w:color="auto"/>
            <w:left w:val="none" w:sz="0" w:space="0" w:color="auto"/>
            <w:bottom w:val="none" w:sz="0" w:space="0" w:color="auto"/>
            <w:right w:val="none" w:sz="0" w:space="0" w:color="auto"/>
          </w:divBdr>
        </w:div>
        <w:div w:id="1088236701">
          <w:marLeft w:val="640"/>
          <w:marRight w:val="0"/>
          <w:marTop w:val="0"/>
          <w:marBottom w:val="0"/>
          <w:divBdr>
            <w:top w:val="none" w:sz="0" w:space="0" w:color="auto"/>
            <w:left w:val="none" w:sz="0" w:space="0" w:color="auto"/>
            <w:bottom w:val="none" w:sz="0" w:space="0" w:color="auto"/>
            <w:right w:val="none" w:sz="0" w:space="0" w:color="auto"/>
          </w:divBdr>
        </w:div>
        <w:div w:id="411245048">
          <w:marLeft w:val="640"/>
          <w:marRight w:val="0"/>
          <w:marTop w:val="0"/>
          <w:marBottom w:val="0"/>
          <w:divBdr>
            <w:top w:val="none" w:sz="0" w:space="0" w:color="auto"/>
            <w:left w:val="none" w:sz="0" w:space="0" w:color="auto"/>
            <w:bottom w:val="none" w:sz="0" w:space="0" w:color="auto"/>
            <w:right w:val="none" w:sz="0" w:space="0" w:color="auto"/>
          </w:divBdr>
        </w:div>
        <w:div w:id="1386028929">
          <w:marLeft w:val="640"/>
          <w:marRight w:val="0"/>
          <w:marTop w:val="0"/>
          <w:marBottom w:val="0"/>
          <w:divBdr>
            <w:top w:val="none" w:sz="0" w:space="0" w:color="auto"/>
            <w:left w:val="none" w:sz="0" w:space="0" w:color="auto"/>
            <w:bottom w:val="none" w:sz="0" w:space="0" w:color="auto"/>
            <w:right w:val="none" w:sz="0" w:space="0" w:color="auto"/>
          </w:divBdr>
        </w:div>
        <w:div w:id="624773921">
          <w:marLeft w:val="640"/>
          <w:marRight w:val="0"/>
          <w:marTop w:val="0"/>
          <w:marBottom w:val="0"/>
          <w:divBdr>
            <w:top w:val="none" w:sz="0" w:space="0" w:color="auto"/>
            <w:left w:val="none" w:sz="0" w:space="0" w:color="auto"/>
            <w:bottom w:val="none" w:sz="0" w:space="0" w:color="auto"/>
            <w:right w:val="none" w:sz="0" w:space="0" w:color="auto"/>
          </w:divBdr>
        </w:div>
        <w:div w:id="1588690581">
          <w:marLeft w:val="640"/>
          <w:marRight w:val="0"/>
          <w:marTop w:val="0"/>
          <w:marBottom w:val="0"/>
          <w:divBdr>
            <w:top w:val="none" w:sz="0" w:space="0" w:color="auto"/>
            <w:left w:val="none" w:sz="0" w:space="0" w:color="auto"/>
            <w:bottom w:val="none" w:sz="0" w:space="0" w:color="auto"/>
            <w:right w:val="none" w:sz="0" w:space="0" w:color="auto"/>
          </w:divBdr>
        </w:div>
        <w:div w:id="1294598967">
          <w:marLeft w:val="640"/>
          <w:marRight w:val="0"/>
          <w:marTop w:val="0"/>
          <w:marBottom w:val="0"/>
          <w:divBdr>
            <w:top w:val="none" w:sz="0" w:space="0" w:color="auto"/>
            <w:left w:val="none" w:sz="0" w:space="0" w:color="auto"/>
            <w:bottom w:val="none" w:sz="0" w:space="0" w:color="auto"/>
            <w:right w:val="none" w:sz="0" w:space="0" w:color="auto"/>
          </w:divBdr>
        </w:div>
        <w:div w:id="1404067078">
          <w:marLeft w:val="640"/>
          <w:marRight w:val="0"/>
          <w:marTop w:val="0"/>
          <w:marBottom w:val="0"/>
          <w:divBdr>
            <w:top w:val="none" w:sz="0" w:space="0" w:color="auto"/>
            <w:left w:val="none" w:sz="0" w:space="0" w:color="auto"/>
            <w:bottom w:val="none" w:sz="0" w:space="0" w:color="auto"/>
            <w:right w:val="none" w:sz="0" w:space="0" w:color="auto"/>
          </w:divBdr>
        </w:div>
        <w:div w:id="1505239334">
          <w:marLeft w:val="640"/>
          <w:marRight w:val="0"/>
          <w:marTop w:val="0"/>
          <w:marBottom w:val="0"/>
          <w:divBdr>
            <w:top w:val="none" w:sz="0" w:space="0" w:color="auto"/>
            <w:left w:val="none" w:sz="0" w:space="0" w:color="auto"/>
            <w:bottom w:val="none" w:sz="0" w:space="0" w:color="auto"/>
            <w:right w:val="none" w:sz="0" w:space="0" w:color="auto"/>
          </w:divBdr>
        </w:div>
        <w:div w:id="1033308564">
          <w:marLeft w:val="640"/>
          <w:marRight w:val="0"/>
          <w:marTop w:val="0"/>
          <w:marBottom w:val="0"/>
          <w:divBdr>
            <w:top w:val="none" w:sz="0" w:space="0" w:color="auto"/>
            <w:left w:val="none" w:sz="0" w:space="0" w:color="auto"/>
            <w:bottom w:val="none" w:sz="0" w:space="0" w:color="auto"/>
            <w:right w:val="none" w:sz="0" w:space="0" w:color="auto"/>
          </w:divBdr>
        </w:div>
      </w:divsChild>
    </w:div>
    <w:div w:id="1968583476">
      <w:bodyDiv w:val="1"/>
      <w:marLeft w:val="0"/>
      <w:marRight w:val="0"/>
      <w:marTop w:val="0"/>
      <w:marBottom w:val="0"/>
      <w:divBdr>
        <w:top w:val="none" w:sz="0" w:space="0" w:color="auto"/>
        <w:left w:val="none" w:sz="0" w:space="0" w:color="auto"/>
        <w:bottom w:val="none" w:sz="0" w:space="0" w:color="auto"/>
        <w:right w:val="none" w:sz="0" w:space="0" w:color="auto"/>
      </w:divBdr>
    </w:div>
    <w:div w:id="1981953286">
      <w:bodyDiv w:val="1"/>
      <w:marLeft w:val="0"/>
      <w:marRight w:val="0"/>
      <w:marTop w:val="0"/>
      <w:marBottom w:val="0"/>
      <w:divBdr>
        <w:top w:val="none" w:sz="0" w:space="0" w:color="auto"/>
        <w:left w:val="none" w:sz="0" w:space="0" w:color="auto"/>
        <w:bottom w:val="none" w:sz="0" w:space="0" w:color="auto"/>
        <w:right w:val="none" w:sz="0" w:space="0" w:color="auto"/>
      </w:divBdr>
      <w:divsChild>
        <w:div w:id="1863669921">
          <w:marLeft w:val="640"/>
          <w:marRight w:val="0"/>
          <w:marTop w:val="0"/>
          <w:marBottom w:val="0"/>
          <w:divBdr>
            <w:top w:val="none" w:sz="0" w:space="0" w:color="auto"/>
            <w:left w:val="none" w:sz="0" w:space="0" w:color="auto"/>
            <w:bottom w:val="none" w:sz="0" w:space="0" w:color="auto"/>
            <w:right w:val="none" w:sz="0" w:space="0" w:color="auto"/>
          </w:divBdr>
        </w:div>
        <w:div w:id="1200510383">
          <w:marLeft w:val="640"/>
          <w:marRight w:val="0"/>
          <w:marTop w:val="0"/>
          <w:marBottom w:val="0"/>
          <w:divBdr>
            <w:top w:val="none" w:sz="0" w:space="0" w:color="auto"/>
            <w:left w:val="none" w:sz="0" w:space="0" w:color="auto"/>
            <w:bottom w:val="none" w:sz="0" w:space="0" w:color="auto"/>
            <w:right w:val="none" w:sz="0" w:space="0" w:color="auto"/>
          </w:divBdr>
        </w:div>
        <w:div w:id="778138522">
          <w:marLeft w:val="640"/>
          <w:marRight w:val="0"/>
          <w:marTop w:val="0"/>
          <w:marBottom w:val="0"/>
          <w:divBdr>
            <w:top w:val="none" w:sz="0" w:space="0" w:color="auto"/>
            <w:left w:val="none" w:sz="0" w:space="0" w:color="auto"/>
            <w:bottom w:val="none" w:sz="0" w:space="0" w:color="auto"/>
            <w:right w:val="none" w:sz="0" w:space="0" w:color="auto"/>
          </w:divBdr>
        </w:div>
        <w:div w:id="1944416734">
          <w:marLeft w:val="640"/>
          <w:marRight w:val="0"/>
          <w:marTop w:val="0"/>
          <w:marBottom w:val="0"/>
          <w:divBdr>
            <w:top w:val="none" w:sz="0" w:space="0" w:color="auto"/>
            <w:left w:val="none" w:sz="0" w:space="0" w:color="auto"/>
            <w:bottom w:val="none" w:sz="0" w:space="0" w:color="auto"/>
            <w:right w:val="none" w:sz="0" w:space="0" w:color="auto"/>
          </w:divBdr>
        </w:div>
        <w:div w:id="243152569">
          <w:marLeft w:val="640"/>
          <w:marRight w:val="0"/>
          <w:marTop w:val="0"/>
          <w:marBottom w:val="0"/>
          <w:divBdr>
            <w:top w:val="none" w:sz="0" w:space="0" w:color="auto"/>
            <w:left w:val="none" w:sz="0" w:space="0" w:color="auto"/>
            <w:bottom w:val="none" w:sz="0" w:space="0" w:color="auto"/>
            <w:right w:val="none" w:sz="0" w:space="0" w:color="auto"/>
          </w:divBdr>
        </w:div>
        <w:div w:id="1860653112">
          <w:marLeft w:val="640"/>
          <w:marRight w:val="0"/>
          <w:marTop w:val="0"/>
          <w:marBottom w:val="0"/>
          <w:divBdr>
            <w:top w:val="none" w:sz="0" w:space="0" w:color="auto"/>
            <w:left w:val="none" w:sz="0" w:space="0" w:color="auto"/>
            <w:bottom w:val="none" w:sz="0" w:space="0" w:color="auto"/>
            <w:right w:val="none" w:sz="0" w:space="0" w:color="auto"/>
          </w:divBdr>
        </w:div>
        <w:div w:id="497580373">
          <w:marLeft w:val="640"/>
          <w:marRight w:val="0"/>
          <w:marTop w:val="0"/>
          <w:marBottom w:val="0"/>
          <w:divBdr>
            <w:top w:val="none" w:sz="0" w:space="0" w:color="auto"/>
            <w:left w:val="none" w:sz="0" w:space="0" w:color="auto"/>
            <w:bottom w:val="none" w:sz="0" w:space="0" w:color="auto"/>
            <w:right w:val="none" w:sz="0" w:space="0" w:color="auto"/>
          </w:divBdr>
        </w:div>
        <w:div w:id="1575774908">
          <w:marLeft w:val="640"/>
          <w:marRight w:val="0"/>
          <w:marTop w:val="0"/>
          <w:marBottom w:val="0"/>
          <w:divBdr>
            <w:top w:val="none" w:sz="0" w:space="0" w:color="auto"/>
            <w:left w:val="none" w:sz="0" w:space="0" w:color="auto"/>
            <w:bottom w:val="none" w:sz="0" w:space="0" w:color="auto"/>
            <w:right w:val="none" w:sz="0" w:space="0" w:color="auto"/>
          </w:divBdr>
        </w:div>
        <w:div w:id="1675302377">
          <w:marLeft w:val="640"/>
          <w:marRight w:val="0"/>
          <w:marTop w:val="0"/>
          <w:marBottom w:val="0"/>
          <w:divBdr>
            <w:top w:val="none" w:sz="0" w:space="0" w:color="auto"/>
            <w:left w:val="none" w:sz="0" w:space="0" w:color="auto"/>
            <w:bottom w:val="none" w:sz="0" w:space="0" w:color="auto"/>
            <w:right w:val="none" w:sz="0" w:space="0" w:color="auto"/>
          </w:divBdr>
        </w:div>
        <w:div w:id="565915402">
          <w:marLeft w:val="640"/>
          <w:marRight w:val="0"/>
          <w:marTop w:val="0"/>
          <w:marBottom w:val="0"/>
          <w:divBdr>
            <w:top w:val="none" w:sz="0" w:space="0" w:color="auto"/>
            <w:left w:val="none" w:sz="0" w:space="0" w:color="auto"/>
            <w:bottom w:val="none" w:sz="0" w:space="0" w:color="auto"/>
            <w:right w:val="none" w:sz="0" w:space="0" w:color="auto"/>
          </w:divBdr>
        </w:div>
        <w:div w:id="419300317">
          <w:marLeft w:val="640"/>
          <w:marRight w:val="0"/>
          <w:marTop w:val="0"/>
          <w:marBottom w:val="0"/>
          <w:divBdr>
            <w:top w:val="none" w:sz="0" w:space="0" w:color="auto"/>
            <w:left w:val="none" w:sz="0" w:space="0" w:color="auto"/>
            <w:bottom w:val="none" w:sz="0" w:space="0" w:color="auto"/>
            <w:right w:val="none" w:sz="0" w:space="0" w:color="auto"/>
          </w:divBdr>
        </w:div>
        <w:div w:id="943074680">
          <w:marLeft w:val="640"/>
          <w:marRight w:val="0"/>
          <w:marTop w:val="0"/>
          <w:marBottom w:val="0"/>
          <w:divBdr>
            <w:top w:val="none" w:sz="0" w:space="0" w:color="auto"/>
            <w:left w:val="none" w:sz="0" w:space="0" w:color="auto"/>
            <w:bottom w:val="none" w:sz="0" w:space="0" w:color="auto"/>
            <w:right w:val="none" w:sz="0" w:space="0" w:color="auto"/>
          </w:divBdr>
        </w:div>
      </w:divsChild>
    </w:div>
    <w:div w:id="1982420053">
      <w:bodyDiv w:val="1"/>
      <w:marLeft w:val="0"/>
      <w:marRight w:val="0"/>
      <w:marTop w:val="0"/>
      <w:marBottom w:val="0"/>
      <w:divBdr>
        <w:top w:val="none" w:sz="0" w:space="0" w:color="auto"/>
        <w:left w:val="none" w:sz="0" w:space="0" w:color="auto"/>
        <w:bottom w:val="none" w:sz="0" w:space="0" w:color="auto"/>
        <w:right w:val="none" w:sz="0" w:space="0" w:color="auto"/>
      </w:divBdr>
      <w:divsChild>
        <w:div w:id="1595018356">
          <w:marLeft w:val="640"/>
          <w:marRight w:val="0"/>
          <w:marTop w:val="0"/>
          <w:marBottom w:val="0"/>
          <w:divBdr>
            <w:top w:val="none" w:sz="0" w:space="0" w:color="auto"/>
            <w:left w:val="none" w:sz="0" w:space="0" w:color="auto"/>
            <w:bottom w:val="none" w:sz="0" w:space="0" w:color="auto"/>
            <w:right w:val="none" w:sz="0" w:space="0" w:color="auto"/>
          </w:divBdr>
        </w:div>
        <w:div w:id="1258638977">
          <w:marLeft w:val="640"/>
          <w:marRight w:val="0"/>
          <w:marTop w:val="0"/>
          <w:marBottom w:val="0"/>
          <w:divBdr>
            <w:top w:val="none" w:sz="0" w:space="0" w:color="auto"/>
            <w:left w:val="none" w:sz="0" w:space="0" w:color="auto"/>
            <w:bottom w:val="none" w:sz="0" w:space="0" w:color="auto"/>
            <w:right w:val="none" w:sz="0" w:space="0" w:color="auto"/>
          </w:divBdr>
        </w:div>
        <w:div w:id="1031804714">
          <w:marLeft w:val="640"/>
          <w:marRight w:val="0"/>
          <w:marTop w:val="0"/>
          <w:marBottom w:val="0"/>
          <w:divBdr>
            <w:top w:val="none" w:sz="0" w:space="0" w:color="auto"/>
            <w:left w:val="none" w:sz="0" w:space="0" w:color="auto"/>
            <w:bottom w:val="none" w:sz="0" w:space="0" w:color="auto"/>
            <w:right w:val="none" w:sz="0" w:space="0" w:color="auto"/>
          </w:divBdr>
        </w:div>
        <w:div w:id="1182206337">
          <w:marLeft w:val="640"/>
          <w:marRight w:val="0"/>
          <w:marTop w:val="0"/>
          <w:marBottom w:val="0"/>
          <w:divBdr>
            <w:top w:val="none" w:sz="0" w:space="0" w:color="auto"/>
            <w:left w:val="none" w:sz="0" w:space="0" w:color="auto"/>
            <w:bottom w:val="none" w:sz="0" w:space="0" w:color="auto"/>
            <w:right w:val="none" w:sz="0" w:space="0" w:color="auto"/>
          </w:divBdr>
        </w:div>
        <w:div w:id="552736478">
          <w:marLeft w:val="640"/>
          <w:marRight w:val="0"/>
          <w:marTop w:val="0"/>
          <w:marBottom w:val="0"/>
          <w:divBdr>
            <w:top w:val="none" w:sz="0" w:space="0" w:color="auto"/>
            <w:left w:val="none" w:sz="0" w:space="0" w:color="auto"/>
            <w:bottom w:val="none" w:sz="0" w:space="0" w:color="auto"/>
            <w:right w:val="none" w:sz="0" w:space="0" w:color="auto"/>
          </w:divBdr>
        </w:div>
        <w:div w:id="1379277309">
          <w:marLeft w:val="640"/>
          <w:marRight w:val="0"/>
          <w:marTop w:val="0"/>
          <w:marBottom w:val="0"/>
          <w:divBdr>
            <w:top w:val="none" w:sz="0" w:space="0" w:color="auto"/>
            <w:left w:val="none" w:sz="0" w:space="0" w:color="auto"/>
            <w:bottom w:val="none" w:sz="0" w:space="0" w:color="auto"/>
            <w:right w:val="none" w:sz="0" w:space="0" w:color="auto"/>
          </w:divBdr>
        </w:div>
        <w:div w:id="481197450">
          <w:marLeft w:val="640"/>
          <w:marRight w:val="0"/>
          <w:marTop w:val="0"/>
          <w:marBottom w:val="0"/>
          <w:divBdr>
            <w:top w:val="none" w:sz="0" w:space="0" w:color="auto"/>
            <w:left w:val="none" w:sz="0" w:space="0" w:color="auto"/>
            <w:bottom w:val="none" w:sz="0" w:space="0" w:color="auto"/>
            <w:right w:val="none" w:sz="0" w:space="0" w:color="auto"/>
          </w:divBdr>
        </w:div>
        <w:div w:id="911424245">
          <w:marLeft w:val="640"/>
          <w:marRight w:val="0"/>
          <w:marTop w:val="0"/>
          <w:marBottom w:val="0"/>
          <w:divBdr>
            <w:top w:val="none" w:sz="0" w:space="0" w:color="auto"/>
            <w:left w:val="none" w:sz="0" w:space="0" w:color="auto"/>
            <w:bottom w:val="none" w:sz="0" w:space="0" w:color="auto"/>
            <w:right w:val="none" w:sz="0" w:space="0" w:color="auto"/>
          </w:divBdr>
        </w:div>
        <w:div w:id="1926108614">
          <w:marLeft w:val="640"/>
          <w:marRight w:val="0"/>
          <w:marTop w:val="0"/>
          <w:marBottom w:val="0"/>
          <w:divBdr>
            <w:top w:val="none" w:sz="0" w:space="0" w:color="auto"/>
            <w:left w:val="none" w:sz="0" w:space="0" w:color="auto"/>
            <w:bottom w:val="none" w:sz="0" w:space="0" w:color="auto"/>
            <w:right w:val="none" w:sz="0" w:space="0" w:color="auto"/>
          </w:divBdr>
        </w:div>
        <w:div w:id="1509637981">
          <w:marLeft w:val="640"/>
          <w:marRight w:val="0"/>
          <w:marTop w:val="0"/>
          <w:marBottom w:val="0"/>
          <w:divBdr>
            <w:top w:val="none" w:sz="0" w:space="0" w:color="auto"/>
            <w:left w:val="none" w:sz="0" w:space="0" w:color="auto"/>
            <w:bottom w:val="none" w:sz="0" w:space="0" w:color="auto"/>
            <w:right w:val="none" w:sz="0" w:space="0" w:color="auto"/>
          </w:divBdr>
        </w:div>
        <w:div w:id="1569000660">
          <w:marLeft w:val="640"/>
          <w:marRight w:val="0"/>
          <w:marTop w:val="0"/>
          <w:marBottom w:val="0"/>
          <w:divBdr>
            <w:top w:val="none" w:sz="0" w:space="0" w:color="auto"/>
            <w:left w:val="none" w:sz="0" w:space="0" w:color="auto"/>
            <w:bottom w:val="none" w:sz="0" w:space="0" w:color="auto"/>
            <w:right w:val="none" w:sz="0" w:space="0" w:color="auto"/>
          </w:divBdr>
        </w:div>
        <w:div w:id="663512067">
          <w:marLeft w:val="640"/>
          <w:marRight w:val="0"/>
          <w:marTop w:val="0"/>
          <w:marBottom w:val="0"/>
          <w:divBdr>
            <w:top w:val="none" w:sz="0" w:space="0" w:color="auto"/>
            <w:left w:val="none" w:sz="0" w:space="0" w:color="auto"/>
            <w:bottom w:val="none" w:sz="0" w:space="0" w:color="auto"/>
            <w:right w:val="none" w:sz="0" w:space="0" w:color="auto"/>
          </w:divBdr>
        </w:div>
        <w:div w:id="1927689175">
          <w:marLeft w:val="640"/>
          <w:marRight w:val="0"/>
          <w:marTop w:val="0"/>
          <w:marBottom w:val="0"/>
          <w:divBdr>
            <w:top w:val="none" w:sz="0" w:space="0" w:color="auto"/>
            <w:left w:val="none" w:sz="0" w:space="0" w:color="auto"/>
            <w:bottom w:val="none" w:sz="0" w:space="0" w:color="auto"/>
            <w:right w:val="none" w:sz="0" w:space="0" w:color="auto"/>
          </w:divBdr>
        </w:div>
        <w:div w:id="1581982677">
          <w:marLeft w:val="640"/>
          <w:marRight w:val="0"/>
          <w:marTop w:val="0"/>
          <w:marBottom w:val="0"/>
          <w:divBdr>
            <w:top w:val="none" w:sz="0" w:space="0" w:color="auto"/>
            <w:left w:val="none" w:sz="0" w:space="0" w:color="auto"/>
            <w:bottom w:val="none" w:sz="0" w:space="0" w:color="auto"/>
            <w:right w:val="none" w:sz="0" w:space="0" w:color="auto"/>
          </w:divBdr>
        </w:div>
        <w:div w:id="1091778235">
          <w:marLeft w:val="640"/>
          <w:marRight w:val="0"/>
          <w:marTop w:val="0"/>
          <w:marBottom w:val="0"/>
          <w:divBdr>
            <w:top w:val="none" w:sz="0" w:space="0" w:color="auto"/>
            <w:left w:val="none" w:sz="0" w:space="0" w:color="auto"/>
            <w:bottom w:val="none" w:sz="0" w:space="0" w:color="auto"/>
            <w:right w:val="none" w:sz="0" w:space="0" w:color="auto"/>
          </w:divBdr>
        </w:div>
        <w:div w:id="1255867011">
          <w:marLeft w:val="640"/>
          <w:marRight w:val="0"/>
          <w:marTop w:val="0"/>
          <w:marBottom w:val="0"/>
          <w:divBdr>
            <w:top w:val="none" w:sz="0" w:space="0" w:color="auto"/>
            <w:left w:val="none" w:sz="0" w:space="0" w:color="auto"/>
            <w:bottom w:val="none" w:sz="0" w:space="0" w:color="auto"/>
            <w:right w:val="none" w:sz="0" w:space="0" w:color="auto"/>
          </w:divBdr>
        </w:div>
        <w:div w:id="1654484851">
          <w:marLeft w:val="640"/>
          <w:marRight w:val="0"/>
          <w:marTop w:val="0"/>
          <w:marBottom w:val="0"/>
          <w:divBdr>
            <w:top w:val="none" w:sz="0" w:space="0" w:color="auto"/>
            <w:left w:val="none" w:sz="0" w:space="0" w:color="auto"/>
            <w:bottom w:val="none" w:sz="0" w:space="0" w:color="auto"/>
            <w:right w:val="none" w:sz="0" w:space="0" w:color="auto"/>
          </w:divBdr>
        </w:div>
        <w:div w:id="1171486964">
          <w:marLeft w:val="640"/>
          <w:marRight w:val="0"/>
          <w:marTop w:val="0"/>
          <w:marBottom w:val="0"/>
          <w:divBdr>
            <w:top w:val="none" w:sz="0" w:space="0" w:color="auto"/>
            <w:left w:val="none" w:sz="0" w:space="0" w:color="auto"/>
            <w:bottom w:val="none" w:sz="0" w:space="0" w:color="auto"/>
            <w:right w:val="none" w:sz="0" w:space="0" w:color="auto"/>
          </w:divBdr>
        </w:div>
        <w:div w:id="1102921992">
          <w:marLeft w:val="640"/>
          <w:marRight w:val="0"/>
          <w:marTop w:val="0"/>
          <w:marBottom w:val="0"/>
          <w:divBdr>
            <w:top w:val="none" w:sz="0" w:space="0" w:color="auto"/>
            <w:left w:val="none" w:sz="0" w:space="0" w:color="auto"/>
            <w:bottom w:val="none" w:sz="0" w:space="0" w:color="auto"/>
            <w:right w:val="none" w:sz="0" w:space="0" w:color="auto"/>
          </w:divBdr>
        </w:div>
      </w:divsChild>
    </w:div>
    <w:div w:id="1990474963">
      <w:bodyDiv w:val="1"/>
      <w:marLeft w:val="0"/>
      <w:marRight w:val="0"/>
      <w:marTop w:val="0"/>
      <w:marBottom w:val="0"/>
      <w:divBdr>
        <w:top w:val="none" w:sz="0" w:space="0" w:color="auto"/>
        <w:left w:val="none" w:sz="0" w:space="0" w:color="auto"/>
        <w:bottom w:val="none" w:sz="0" w:space="0" w:color="auto"/>
        <w:right w:val="none" w:sz="0" w:space="0" w:color="auto"/>
      </w:divBdr>
      <w:divsChild>
        <w:div w:id="2023390175">
          <w:marLeft w:val="640"/>
          <w:marRight w:val="0"/>
          <w:marTop w:val="0"/>
          <w:marBottom w:val="0"/>
          <w:divBdr>
            <w:top w:val="none" w:sz="0" w:space="0" w:color="auto"/>
            <w:left w:val="none" w:sz="0" w:space="0" w:color="auto"/>
            <w:bottom w:val="none" w:sz="0" w:space="0" w:color="auto"/>
            <w:right w:val="none" w:sz="0" w:space="0" w:color="auto"/>
          </w:divBdr>
        </w:div>
        <w:div w:id="1209025323">
          <w:marLeft w:val="640"/>
          <w:marRight w:val="0"/>
          <w:marTop w:val="0"/>
          <w:marBottom w:val="0"/>
          <w:divBdr>
            <w:top w:val="none" w:sz="0" w:space="0" w:color="auto"/>
            <w:left w:val="none" w:sz="0" w:space="0" w:color="auto"/>
            <w:bottom w:val="none" w:sz="0" w:space="0" w:color="auto"/>
            <w:right w:val="none" w:sz="0" w:space="0" w:color="auto"/>
          </w:divBdr>
        </w:div>
        <w:div w:id="1471707824">
          <w:marLeft w:val="640"/>
          <w:marRight w:val="0"/>
          <w:marTop w:val="0"/>
          <w:marBottom w:val="0"/>
          <w:divBdr>
            <w:top w:val="none" w:sz="0" w:space="0" w:color="auto"/>
            <w:left w:val="none" w:sz="0" w:space="0" w:color="auto"/>
            <w:bottom w:val="none" w:sz="0" w:space="0" w:color="auto"/>
            <w:right w:val="none" w:sz="0" w:space="0" w:color="auto"/>
          </w:divBdr>
        </w:div>
        <w:div w:id="1641227090">
          <w:marLeft w:val="640"/>
          <w:marRight w:val="0"/>
          <w:marTop w:val="0"/>
          <w:marBottom w:val="0"/>
          <w:divBdr>
            <w:top w:val="none" w:sz="0" w:space="0" w:color="auto"/>
            <w:left w:val="none" w:sz="0" w:space="0" w:color="auto"/>
            <w:bottom w:val="none" w:sz="0" w:space="0" w:color="auto"/>
            <w:right w:val="none" w:sz="0" w:space="0" w:color="auto"/>
          </w:divBdr>
        </w:div>
        <w:div w:id="159124708">
          <w:marLeft w:val="640"/>
          <w:marRight w:val="0"/>
          <w:marTop w:val="0"/>
          <w:marBottom w:val="0"/>
          <w:divBdr>
            <w:top w:val="none" w:sz="0" w:space="0" w:color="auto"/>
            <w:left w:val="none" w:sz="0" w:space="0" w:color="auto"/>
            <w:bottom w:val="none" w:sz="0" w:space="0" w:color="auto"/>
            <w:right w:val="none" w:sz="0" w:space="0" w:color="auto"/>
          </w:divBdr>
        </w:div>
        <w:div w:id="1707452">
          <w:marLeft w:val="640"/>
          <w:marRight w:val="0"/>
          <w:marTop w:val="0"/>
          <w:marBottom w:val="0"/>
          <w:divBdr>
            <w:top w:val="none" w:sz="0" w:space="0" w:color="auto"/>
            <w:left w:val="none" w:sz="0" w:space="0" w:color="auto"/>
            <w:bottom w:val="none" w:sz="0" w:space="0" w:color="auto"/>
            <w:right w:val="none" w:sz="0" w:space="0" w:color="auto"/>
          </w:divBdr>
        </w:div>
        <w:div w:id="1879001381">
          <w:marLeft w:val="640"/>
          <w:marRight w:val="0"/>
          <w:marTop w:val="0"/>
          <w:marBottom w:val="0"/>
          <w:divBdr>
            <w:top w:val="none" w:sz="0" w:space="0" w:color="auto"/>
            <w:left w:val="none" w:sz="0" w:space="0" w:color="auto"/>
            <w:bottom w:val="none" w:sz="0" w:space="0" w:color="auto"/>
            <w:right w:val="none" w:sz="0" w:space="0" w:color="auto"/>
          </w:divBdr>
        </w:div>
        <w:div w:id="517426253">
          <w:marLeft w:val="640"/>
          <w:marRight w:val="0"/>
          <w:marTop w:val="0"/>
          <w:marBottom w:val="0"/>
          <w:divBdr>
            <w:top w:val="none" w:sz="0" w:space="0" w:color="auto"/>
            <w:left w:val="none" w:sz="0" w:space="0" w:color="auto"/>
            <w:bottom w:val="none" w:sz="0" w:space="0" w:color="auto"/>
            <w:right w:val="none" w:sz="0" w:space="0" w:color="auto"/>
          </w:divBdr>
        </w:div>
        <w:div w:id="1412854024">
          <w:marLeft w:val="640"/>
          <w:marRight w:val="0"/>
          <w:marTop w:val="0"/>
          <w:marBottom w:val="0"/>
          <w:divBdr>
            <w:top w:val="none" w:sz="0" w:space="0" w:color="auto"/>
            <w:left w:val="none" w:sz="0" w:space="0" w:color="auto"/>
            <w:bottom w:val="none" w:sz="0" w:space="0" w:color="auto"/>
            <w:right w:val="none" w:sz="0" w:space="0" w:color="auto"/>
          </w:divBdr>
        </w:div>
        <w:div w:id="1460342426">
          <w:marLeft w:val="640"/>
          <w:marRight w:val="0"/>
          <w:marTop w:val="0"/>
          <w:marBottom w:val="0"/>
          <w:divBdr>
            <w:top w:val="none" w:sz="0" w:space="0" w:color="auto"/>
            <w:left w:val="none" w:sz="0" w:space="0" w:color="auto"/>
            <w:bottom w:val="none" w:sz="0" w:space="0" w:color="auto"/>
            <w:right w:val="none" w:sz="0" w:space="0" w:color="auto"/>
          </w:divBdr>
        </w:div>
        <w:div w:id="858931236">
          <w:marLeft w:val="640"/>
          <w:marRight w:val="0"/>
          <w:marTop w:val="0"/>
          <w:marBottom w:val="0"/>
          <w:divBdr>
            <w:top w:val="none" w:sz="0" w:space="0" w:color="auto"/>
            <w:left w:val="none" w:sz="0" w:space="0" w:color="auto"/>
            <w:bottom w:val="none" w:sz="0" w:space="0" w:color="auto"/>
            <w:right w:val="none" w:sz="0" w:space="0" w:color="auto"/>
          </w:divBdr>
        </w:div>
        <w:div w:id="1341084250">
          <w:marLeft w:val="640"/>
          <w:marRight w:val="0"/>
          <w:marTop w:val="0"/>
          <w:marBottom w:val="0"/>
          <w:divBdr>
            <w:top w:val="none" w:sz="0" w:space="0" w:color="auto"/>
            <w:left w:val="none" w:sz="0" w:space="0" w:color="auto"/>
            <w:bottom w:val="none" w:sz="0" w:space="0" w:color="auto"/>
            <w:right w:val="none" w:sz="0" w:space="0" w:color="auto"/>
          </w:divBdr>
        </w:div>
      </w:divsChild>
    </w:div>
    <w:div w:id="2001083243">
      <w:bodyDiv w:val="1"/>
      <w:marLeft w:val="0"/>
      <w:marRight w:val="0"/>
      <w:marTop w:val="0"/>
      <w:marBottom w:val="0"/>
      <w:divBdr>
        <w:top w:val="none" w:sz="0" w:space="0" w:color="auto"/>
        <w:left w:val="none" w:sz="0" w:space="0" w:color="auto"/>
        <w:bottom w:val="none" w:sz="0" w:space="0" w:color="auto"/>
        <w:right w:val="none" w:sz="0" w:space="0" w:color="auto"/>
      </w:divBdr>
      <w:divsChild>
        <w:div w:id="902713086">
          <w:marLeft w:val="640"/>
          <w:marRight w:val="0"/>
          <w:marTop w:val="0"/>
          <w:marBottom w:val="0"/>
          <w:divBdr>
            <w:top w:val="none" w:sz="0" w:space="0" w:color="auto"/>
            <w:left w:val="none" w:sz="0" w:space="0" w:color="auto"/>
            <w:bottom w:val="none" w:sz="0" w:space="0" w:color="auto"/>
            <w:right w:val="none" w:sz="0" w:space="0" w:color="auto"/>
          </w:divBdr>
        </w:div>
        <w:div w:id="204488098">
          <w:marLeft w:val="640"/>
          <w:marRight w:val="0"/>
          <w:marTop w:val="0"/>
          <w:marBottom w:val="0"/>
          <w:divBdr>
            <w:top w:val="none" w:sz="0" w:space="0" w:color="auto"/>
            <w:left w:val="none" w:sz="0" w:space="0" w:color="auto"/>
            <w:bottom w:val="none" w:sz="0" w:space="0" w:color="auto"/>
            <w:right w:val="none" w:sz="0" w:space="0" w:color="auto"/>
          </w:divBdr>
        </w:div>
        <w:div w:id="130488227">
          <w:marLeft w:val="640"/>
          <w:marRight w:val="0"/>
          <w:marTop w:val="0"/>
          <w:marBottom w:val="0"/>
          <w:divBdr>
            <w:top w:val="none" w:sz="0" w:space="0" w:color="auto"/>
            <w:left w:val="none" w:sz="0" w:space="0" w:color="auto"/>
            <w:bottom w:val="none" w:sz="0" w:space="0" w:color="auto"/>
            <w:right w:val="none" w:sz="0" w:space="0" w:color="auto"/>
          </w:divBdr>
        </w:div>
        <w:div w:id="1666128418">
          <w:marLeft w:val="640"/>
          <w:marRight w:val="0"/>
          <w:marTop w:val="0"/>
          <w:marBottom w:val="0"/>
          <w:divBdr>
            <w:top w:val="none" w:sz="0" w:space="0" w:color="auto"/>
            <w:left w:val="none" w:sz="0" w:space="0" w:color="auto"/>
            <w:bottom w:val="none" w:sz="0" w:space="0" w:color="auto"/>
            <w:right w:val="none" w:sz="0" w:space="0" w:color="auto"/>
          </w:divBdr>
        </w:div>
        <w:div w:id="727339293">
          <w:marLeft w:val="640"/>
          <w:marRight w:val="0"/>
          <w:marTop w:val="0"/>
          <w:marBottom w:val="0"/>
          <w:divBdr>
            <w:top w:val="none" w:sz="0" w:space="0" w:color="auto"/>
            <w:left w:val="none" w:sz="0" w:space="0" w:color="auto"/>
            <w:bottom w:val="none" w:sz="0" w:space="0" w:color="auto"/>
            <w:right w:val="none" w:sz="0" w:space="0" w:color="auto"/>
          </w:divBdr>
        </w:div>
        <w:div w:id="1772116805">
          <w:marLeft w:val="640"/>
          <w:marRight w:val="0"/>
          <w:marTop w:val="0"/>
          <w:marBottom w:val="0"/>
          <w:divBdr>
            <w:top w:val="none" w:sz="0" w:space="0" w:color="auto"/>
            <w:left w:val="none" w:sz="0" w:space="0" w:color="auto"/>
            <w:bottom w:val="none" w:sz="0" w:space="0" w:color="auto"/>
            <w:right w:val="none" w:sz="0" w:space="0" w:color="auto"/>
          </w:divBdr>
        </w:div>
        <w:div w:id="289485054">
          <w:marLeft w:val="640"/>
          <w:marRight w:val="0"/>
          <w:marTop w:val="0"/>
          <w:marBottom w:val="0"/>
          <w:divBdr>
            <w:top w:val="none" w:sz="0" w:space="0" w:color="auto"/>
            <w:left w:val="none" w:sz="0" w:space="0" w:color="auto"/>
            <w:bottom w:val="none" w:sz="0" w:space="0" w:color="auto"/>
            <w:right w:val="none" w:sz="0" w:space="0" w:color="auto"/>
          </w:divBdr>
        </w:div>
        <w:div w:id="186137477">
          <w:marLeft w:val="640"/>
          <w:marRight w:val="0"/>
          <w:marTop w:val="0"/>
          <w:marBottom w:val="0"/>
          <w:divBdr>
            <w:top w:val="none" w:sz="0" w:space="0" w:color="auto"/>
            <w:left w:val="none" w:sz="0" w:space="0" w:color="auto"/>
            <w:bottom w:val="none" w:sz="0" w:space="0" w:color="auto"/>
            <w:right w:val="none" w:sz="0" w:space="0" w:color="auto"/>
          </w:divBdr>
        </w:div>
        <w:div w:id="1684554846">
          <w:marLeft w:val="640"/>
          <w:marRight w:val="0"/>
          <w:marTop w:val="0"/>
          <w:marBottom w:val="0"/>
          <w:divBdr>
            <w:top w:val="none" w:sz="0" w:space="0" w:color="auto"/>
            <w:left w:val="none" w:sz="0" w:space="0" w:color="auto"/>
            <w:bottom w:val="none" w:sz="0" w:space="0" w:color="auto"/>
            <w:right w:val="none" w:sz="0" w:space="0" w:color="auto"/>
          </w:divBdr>
        </w:div>
        <w:div w:id="1755975028">
          <w:marLeft w:val="640"/>
          <w:marRight w:val="0"/>
          <w:marTop w:val="0"/>
          <w:marBottom w:val="0"/>
          <w:divBdr>
            <w:top w:val="none" w:sz="0" w:space="0" w:color="auto"/>
            <w:left w:val="none" w:sz="0" w:space="0" w:color="auto"/>
            <w:bottom w:val="none" w:sz="0" w:space="0" w:color="auto"/>
            <w:right w:val="none" w:sz="0" w:space="0" w:color="auto"/>
          </w:divBdr>
        </w:div>
        <w:div w:id="726688644">
          <w:marLeft w:val="640"/>
          <w:marRight w:val="0"/>
          <w:marTop w:val="0"/>
          <w:marBottom w:val="0"/>
          <w:divBdr>
            <w:top w:val="none" w:sz="0" w:space="0" w:color="auto"/>
            <w:left w:val="none" w:sz="0" w:space="0" w:color="auto"/>
            <w:bottom w:val="none" w:sz="0" w:space="0" w:color="auto"/>
            <w:right w:val="none" w:sz="0" w:space="0" w:color="auto"/>
          </w:divBdr>
        </w:div>
        <w:div w:id="1839534855">
          <w:marLeft w:val="640"/>
          <w:marRight w:val="0"/>
          <w:marTop w:val="0"/>
          <w:marBottom w:val="0"/>
          <w:divBdr>
            <w:top w:val="none" w:sz="0" w:space="0" w:color="auto"/>
            <w:left w:val="none" w:sz="0" w:space="0" w:color="auto"/>
            <w:bottom w:val="none" w:sz="0" w:space="0" w:color="auto"/>
            <w:right w:val="none" w:sz="0" w:space="0" w:color="auto"/>
          </w:divBdr>
        </w:div>
      </w:divsChild>
    </w:div>
    <w:div w:id="2005160276">
      <w:bodyDiv w:val="1"/>
      <w:marLeft w:val="0"/>
      <w:marRight w:val="0"/>
      <w:marTop w:val="0"/>
      <w:marBottom w:val="0"/>
      <w:divBdr>
        <w:top w:val="none" w:sz="0" w:space="0" w:color="auto"/>
        <w:left w:val="none" w:sz="0" w:space="0" w:color="auto"/>
        <w:bottom w:val="none" w:sz="0" w:space="0" w:color="auto"/>
        <w:right w:val="none" w:sz="0" w:space="0" w:color="auto"/>
      </w:divBdr>
      <w:divsChild>
        <w:div w:id="1007825891">
          <w:marLeft w:val="640"/>
          <w:marRight w:val="0"/>
          <w:marTop w:val="0"/>
          <w:marBottom w:val="0"/>
          <w:divBdr>
            <w:top w:val="none" w:sz="0" w:space="0" w:color="auto"/>
            <w:left w:val="none" w:sz="0" w:space="0" w:color="auto"/>
            <w:bottom w:val="none" w:sz="0" w:space="0" w:color="auto"/>
            <w:right w:val="none" w:sz="0" w:space="0" w:color="auto"/>
          </w:divBdr>
        </w:div>
        <w:div w:id="422412078">
          <w:marLeft w:val="640"/>
          <w:marRight w:val="0"/>
          <w:marTop w:val="0"/>
          <w:marBottom w:val="0"/>
          <w:divBdr>
            <w:top w:val="none" w:sz="0" w:space="0" w:color="auto"/>
            <w:left w:val="none" w:sz="0" w:space="0" w:color="auto"/>
            <w:bottom w:val="none" w:sz="0" w:space="0" w:color="auto"/>
            <w:right w:val="none" w:sz="0" w:space="0" w:color="auto"/>
          </w:divBdr>
        </w:div>
        <w:div w:id="1150705710">
          <w:marLeft w:val="640"/>
          <w:marRight w:val="0"/>
          <w:marTop w:val="0"/>
          <w:marBottom w:val="0"/>
          <w:divBdr>
            <w:top w:val="none" w:sz="0" w:space="0" w:color="auto"/>
            <w:left w:val="none" w:sz="0" w:space="0" w:color="auto"/>
            <w:bottom w:val="none" w:sz="0" w:space="0" w:color="auto"/>
            <w:right w:val="none" w:sz="0" w:space="0" w:color="auto"/>
          </w:divBdr>
        </w:div>
        <w:div w:id="2057849450">
          <w:marLeft w:val="640"/>
          <w:marRight w:val="0"/>
          <w:marTop w:val="0"/>
          <w:marBottom w:val="0"/>
          <w:divBdr>
            <w:top w:val="none" w:sz="0" w:space="0" w:color="auto"/>
            <w:left w:val="none" w:sz="0" w:space="0" w:color="auto"/>
            <w:bottom w:val="none" w:sz="0" w:space="0" w:color="auto"/>
            <w:right w:val="none" w:sz="0" w:space="0" w:color="auto"/>
          </w:divBdr>
        </w:div>
        <w:div w:id="1336497352">
          <w:marLeft w:val="640"/>
          <w:marRight w:val="0"/>
          <w:marTop w:val="0"/>
          <w:marBottom w:val="0"/>
          <w:divBdr>
            <w:top w:val="none" w:sz="0" w:space="0" w:color="auto"/>
            <w:left w:val="none" w:sz="0" w:space="0" w:color="auto"/>
            <w:bottom w:val="none" w:sz="0" w:space="0" w:color="auto"/>
            <w:right w:val="none" w:sz="0" w:space="0" w:color="auto"/>
          </w:divBdr>
        </w:div>
        <w:div w:id="625623910">
          <w:marLeft w:val="640"/>
          <w:marRight w:val="0"/>
          <w:marTop w:val="0"/>
          <w:marBottom w:val="0"/>
          <w:divBdr>
            <w:top w:val="none" w:sz="0" w:space="0" w:color="auto"/>
            <w:left w:val="none" w:sz="0" w:space="0" w:color="auto"/>
            <w:bottom w:val="none" w:sz="0" w:space="0" w:color="auto"/>
            <w:right w:val="none" w:sz="0" w:space="0" w:color="auto"/>
          </w:divBdr>
        </w:div>
        <w:div w:id="905722691">
          <w:marLeft w:val="640"/>
          <w:marRight w:val="0"/>
          <w:marTop w:val="0"/>
          <w:marBottom w:val="0"/>
          <w:divBdr>
            <w:top w:val="none" w:sz="0" w:space="0" w:color="auto"/>
            <w:left w:val="none" w:sz="0" w:space="0" w:color="auto"/>
            <w:bottom w:val="none" w:sz="0" w:space="0" w:color="auto"/>
            <w:right w:val="none" w:sz="0" w:space="0" w:color="auto"/>
          </w:divBdr>
        </w:div>
        <w:div w:id="276525885">
          <w:marLeft w:val="640"/>
          <w:marRight w:val="0"/>
          <w:marTop w:val="0"/>
          <w:marBottom w:val="0"/>
          <w:divBdr>
            <w:top w:val="none" w:sz="0" w:space="0" w:color="auto"/>
            <w:left w:val="none" w:sz="0" w:space="0" w:color="auto"/>
            <w:bottom w:val="none" w:sz="0" w:space="0" w:color="auto"/>
            <w:right w:val="none" w:sz="0" w:space="0" w:color="auto"/>
          </w:divBdr>
        </w:div>
        <w:div w:id="546140308">
          <w:marLeft w:val="640"/>
          <w:marRight w:val="0"/>
          <w:marTop w:val="0"/>
          <w:marBottom w:val="0"/>
          <w:divBdr>
            <w:top w:val="none" w:sz="0" w:space="0" w:color="auto"/>
            <w:left w:val="none" w:sz="0" w:space="0" w:color="auto"/>
            <w:bottom w:val="none" w:sz="0" w:space="0" w:color="auto"/>
            <w:right w:val="none" w:sz="0" w:space="0" w:color="auto"/>
          </w:divBdr>
        </w:div>
        <w:div w:id="241914757">
          <w:marLeft w:val="640"/>
          <w:marRight w:val="0"/>
          <w:marTop w:val="0"/>
          <w:marBottom w:val="0"/>
          <w:divBdr>
            <w:top w:val="none" w:sz="0" w:space="0" w:color="auto"/>
            <w:left w:val="none" w:sz="0" w:space="0" w:color="auto"/>
            <w:bottom w:val="none" w:sz="0" w:space="0" w:color="auto"/>
            <w:right w:val="none" w:sz="0" w:space="0" w:color="auto"/>
          </w:divBdr>
        </w:div>
        <w:div w:id="864321049">
          <w:marLeft w:val="640"/>
          <w:marRight w:val="0"/>
          <w:marTop w:val="0"/>
          <w:marBottom w:val="0"/>
          <w:divBdr>
            <w:top w:val="none" w:sz="0" w:space="0" w:color="auto"/>
            <w:left w:val="none" w:sz="0" w:space="0" w:color="auto"/>
            <w:bottom w:val="none" w:sz="0" w:space="0" w:color="auto"/>
            <w:right w:val="none" w:sz="0" w:space="0" w:color="auto"/>
          </w:divBdr>
        </w:div>
        <w:div w:id="977688381">
          <w:marLeft w:val="640"/>
          <w:marRight w:val="0"/>
          <w:marTop w:val="0"/>
          <w:marBottom w:val="0"/>
          <w:divBdr>
            <w:top w:val="none" w:sz="0" w:space="0" w:color="auto"/>
            <w:left w:val="none" w:sz="0" w:space="0" w:color="auto"/>
            <w:bottom w:val="none" w:sz="0" w:space="0" w:color="auto"/>
            <w:right w:val="none" w:sz="0" w:space="0" w:color="auto"/>
          </w:divBdr>
        </w:div>
        <w:div w:id="1586526794">
          <w:marLeft w:val="640"/>
          <w:marRight w:val="0"/>
          <w:marTop w:val="0"/>
          <w:marBottom w:val="0"/>
          <w:divBdr>
            <w:top w:val="none" w:sz="0" w:space="0" w:color="auto"/>
            <w:left w:val="none" w:sz="0" w:space="0" w:color="auto"/>
            <w:bottom w:val="none" w:sz="0" w:space="0" w:color="auto"/>
            <w:right w:val="none" w:sz="0" w:space="0" w:color="auto"/>
          </w:divBdr>
        </w:div>
        <w:div w:id="592208012">
          <w:marLeft w:val="640"/>
          <w:marRight w:val="0"/>
          <w:marTop w:val="0"/>
          <w:marBottom w:val="0"/>
          <w:divBdr>
            <w:top w:val="none" w:sz="0" w:space="0" w:color="auto"/>
            <w:left w:val="none" w:sz="0" w:space="0" w:color="auto"/>
            <w:bottom w:val="none" w:sz="0" w:space="0" w:color="auto"/>
            <w:right w:val="none" w:sz="0" w:space="0" w:color="auto"/>
          </w:divBdr>
        </w:div>
      </w:divsChild>
    </w:div>
    <w:div w:id="2008821829">
      <w:bodyDiv w:val="1"/>
      <w:marLeft w:val="0"/>
      <w:marRight w:val="0"/>
      <w:marTop w:val="0"/>
      <w:marBottom w:val="0"/>
      <w:divBdr>
        <w:top w:val="none" w:sz="0" w:space="0" w:color="auto"/>
        <w:left w:val="none" w:sz="0" w:space="0" w:color="auto"/>
        <w:bottom w:val="none" w:sz="0" w:space="0" w:color="auto"/>
        <w:right w:val="none" w:sz="0" w:space="0" w:color="auto"/>
      </w:divBdr>
      <w:divsChild>
        <w:div w:id="766728029">
          <w:marLeft w:val="640"/>
          <w:marRight w:val="0"/>
          <w:marTop w:val="0"/>
          <w:marBottom w:val="0"/>
          <w:divBdr>
            <w:top w:val="none" w:sz="0" w:space="0" w:color="auto"/>
            <w:left w:val="none" w:sz="0" w:space="0" w:color="auto"/>
            <w:bottom w:val="none" w:sz="0" w:space="0" w:color="auto"/>
            <w:right w:val="none" w:sz="0" w:space="0" w:color="auto"/>
          </w:divBdr>
        </w:div>
        <w:div w:id="752819894">
          <w:marLeft w:val="640"/>
          <w:marRight w:val="0"/>
          <w:marTop w:val="0"/>
          <w:marBottom w:val="0"/>
          <w:divBdr>
            <w:top w:val="none" w:sz="0" w:space="0" w:color="auto"/>
            <w:left w:val="none" w:sz="0" w:space="0" w:color="auto"/>
            <w:bottom w:val="none" w:sz="0" w:space="0" w:color="auto"/>
            <w:right w:val="none" w:sz="0" w:space="0" w:color="auto"/>
          </w:divBdr>
        </w:div>
        <w:div w:id="1230265001">
          <w:marLeft w:val="640"/>
          <w:marRight w:val="0"/>
          <w:marTop w:val="0"/>
          <w:marBottom w:val="0"/>
          <w:divBdr>
            <w:top w:val="none" w:sz="0" w:space="0" w:color="auto"/>
            <w:left w:val="none" w:sz="0" w:space="0" w:color="auto"/>
            <w:bottom w:val="none" w:sz="0" w:space="0" w:color="auto"/>
            <w:right w:val="none" w:sz="0" w:space="0" w:color="auto"/>
          </w:divBdr>
        </w:div>
        <w:div w:id="874778735">
          <w:marLeft w:val="640"/>
          <w:marRight w:val="0"/>
          <w:marTop w:val="0"/>
          <w:marBottom w:val="0"/>
          <w:divBdr>
            <w:top w:val="none" w:sz="0" w:space="0" w:color="auto"/>
            <w:left w:val="none" w:sz="0" w:space="0" w:color="auto"/>
            <w:bottom w:val="none" w:sz="0" w:space="0" w:color="auto"/>
            <w:right w:val="none" w:sz="0" w:space="0" w:color="auto"/>
          </w:divBdr>
        </w:div>
        <w:div w:id="160782196">
          <w:marLeft w:val="640"/>
          <w:marRight w:val="0"/>
          <w:marTop w:val="0"/>
          <w:marBottom w:val="0"/>
          <w:divBdr>
            <w:top w:val="none" w:sz="0" w:space="0" w:color="auto"/>
            <w:left w:val="none" w:sz="0" w:space="0" w:color="auto"/>
            <w:bottom w:val="none" w:sz="0" w:space="0" w:color="auto"/>
            <w:right w:val="none" w:sz="0" w:space="0" w:color="auto"/>
          </w:divBdr>
        </w:div>
        <w:div w:id="706569057">
          <w:marLeft w:val="640"/>
          <w:marRight w:val="0"/>
          <w:marTop w:val="0"/>
          <w:marBottom w:val="0"/>
          <w:divBdr>
            <w:top w:val="none" w:sz="0" w:space="0" w:color="auto"/>
            <w:left w:val="none" w:sz="0" w:space="0" w:color="auto"/>
            <w:bottom w:val="none" w:sz="0" w:space="0" w:color="auto"/>
            <w:right w:val="none" w:sz="0" w:space="0" w:color="auto"/>
          </w:divBdr>
        </w:div>
        <w:div w:id="416678339">
          <w:marLeft w:val="640"/>
          <w:marRight w:val="0"/>
          <w:marTop w:val="0"/>
          <w:marBottom w:val="0"/>
          <w:divBdr>
            <w:top w:val="none" w:sz="0" w:space="0" w:color="auto"/>
            <w:left w:val="none" w:sz="0" w:space="0" w:color="auto"/>
            <w:bottom w:val="none" w:sz="0" w:space="0" w:color="auto"/>
            <w:right w:val="none" w:sz="0" w:space="0" w:color="auto"/>
          </w:divBdr>
        </w:div>
        <w:div w:id="327711131">
          <w:marLeft w:val="640"/>
          <w:marRight w:val="0"/>
          <w:marTop w:val="0"/>
          <w:marBottom w:val="0"/>
          <w:divBdr>
            <w:top w:val="none" w:sz="0" w:space="0" w:color="auto"/>
            <w:left w:val="none" w:sz="0" w:space="0" w:color="auto"/>
            <w:bottom w:val="none" w:sz="0" w:space="0" w:color="auto"/>
            <w:right w:val="none" w:sz="0" w:space="0" w:color="auto"/>
          </w:divBdr>
        </w:div>
        <w:div w:id="1857034562">
          <w:marLeft w:val="640"/>
          <w:marRight w:val="0"/>
          <w:marTop w:val="0"/>
          <w:marBottom w:val="0"/>
          <w:divBdr>
            <w:top w:val="none" w:sz="0" w:space="0" w:color="auto"/>
            <w:left w:val="none" w:sz="0" w:space="0" w:color="auto"/>
            <w:bottom w:val="none" w:sz="0" w:space="0" w:color="auto"/>
            <w:right w:val="none" w:sz="0" w:space="0" w:color="auto"/>
          </w:divBdr>
        </w:div>
        <w:div w:id="445545546">
          <w:marLeft w:val="640"/>
          <w:marRight w:val="0"/>
          <w:marTop w:val="0"/>
          <w:marBottom w:val="0"/>
          <w:divBdr>
            <w:top w:val="none" w:sz="0" w:space="0" w:color="auto"/>
            <w:left w:val="none" w:sz="0" w:space="0" w:color="auto"/>
            <w:bottom w:val="none" w:sz="0" w:space="0" w:color="auto"/>
            <w:right w:val="none" w:sz="0" w:space="0" w:color="auto"/>
          </w:divBdr>
        </w:div>
        <w:div w:id="1161772234">
          <w:marLeft w:val="640"/>
          <w:marRight w:val="0"/>
          <w:marTop w:val="0"/>
          <w:marBottom w:val="0"/>
          <w:divBdr>
            <w:top w:val="none" w:sz="0" w:space="0" w:color="auto"/>
            <w:left w:val="none" w:sz="0" w:space="0" w:color="auto"/>
            <w:bottom w:val="none" w:sz="0" w:space="0" w:color="auto"/>
            <w:right w:val="none" w:sz="0" w:space="0" w:color="auto"/>
          </w:divBdr>
        </w:div>
        <w:div w:id="981542628">
          <w:marLeft w:val="640"/>
          <w:marRight w:val="0"/>
          <w:marTop w:val="0"/>
          <w:marBottom w:val="0"/>
          <w:divBdr>
            <w:top w:val="none" w:sz="0" w:space="0" w:color="auto"/>
            <w:left w:val="none" w:sz="0" w:space="0" w:color="auto"/>
            <w:bottom w:val="none" w:sz="0" w:space="0" w:color="auto"/>
            <w:right w:val="none" w:sz="0" w:space="0" w:color="auto"/>
          </w:divBdr>
        </w:div>
        <w:div w:id="519583814">
          <w:marLeft w:val="640"/>
          <w:marRight w:val="0"/>
          <w:marTop w:val="0"/>
          <w:marBottom w:val="0"/>
          <w:divBdr>
            <w:top w:val="none" w:sz="0" w:space="0" w:color="auto"/>
            <w:left w:val="none" w:sz="0" w:space="0" w:color="auto"/>
            <w:bottom w:val="none" w:sz="0" w:space="0" w:color="auto"/>
            <w:right w:val="none" w:sz="0" w:space="0" w:color="auto"/>
          </w:divBdr>
        </w:div>
        <w:div w:id="1916938936">
          <w:marLeft w:val="640"/>
          <w:marRight w:val="0"/>
          <w:marTop w:val="0"/>
          <w:marBottom w:val="0"/>
          <w:divBdr>
            <w:top w:val="none" w:sz="0" w:space="0" w:color="auto"/>
            <w:left w:val="none" w:sz="0" w:space="0" w:color="auto"/>
            <w:bottom w:val="none" w:sz="0" w:space="0" w:color="auto"/>
            <w:right w:val="none" w:sz="0" w:space="0" w:color="auto"/>
          </w:divBdr>
        </w:div>
      </w:divsChild>
    </w:div>
    <w:div w:id="2013988581">
      <w:bodyDiv w:val="1"/>
      <w:marLeft w:val="0"/>
      <w:marRight w:val="0"/>
      <w:marTop w:val="0"/>
      <w:marBottom w:val="0"/>
      <w:divBdr>
        <w:top w:val="none" w:sz="0" w:space="0" w:color="auto"/>
        <w:left w:val="none" w:sz="0" w:space="0" w:color="auto"/>
        <w:bottom w:val="none" w:sz="0" w:space="0" w:color="auto"/>
        <w:right w:val="none" w:sz="0" w:space="0" w:color="auto"/>
      </w:divBdr>
    </w:div>
    <w:div w:id="2032679547">
      <w:bodyDiv w:val="1"/>
      <w:marLeft w:val="0"/>
      <w:marRight w:val="0"/>
      <w:marTop w:val="0"/>
      <w:marBottom w:val="0"/>
      <w:divBdr>
        <w:top w:val="none" w:sz="0" w:space="0" w:color="auto"/>
        <w:left w:val="none" w:sz="0" w:space="0" w:color="auto"/>
        <w:bottom w:val="none" w:sz="0" w:space="0" w:color="auto"/>
        <w:right w:val="none" w:sz="0" w:space="0" w:color="auto"/>
      </w:divBdr>
      <w:divsChild>
        <w:div w:id="65492140">
          <w:marLeft w:val="640"/>
          <w:marRight w:val="0"/>
          <w:marTop w:val="0"/>
          <w:marBottom w:val="0"/>
          <w:divBdr>
            <w:top w:val="none" w:sz="0" w:space="0" w:color="auto"/>
            <w:left w:val="none" w:sz="0" w:space="0" w:color="auto"/>
            <w:bottom w:val="none" w:sz="0" w:space="0" w:color="auto"/>
            <w:right w:val="none" w:sz="0" w:space="0" w:color="auto"/>
          </w:divBdr>
        </w:div>
        <w:div w:id="2017224560">
          <w:marLeft w:val="640"/>
          <w:marRight w:val="0"/>
          <w:marTop w:val="0"/>
          <w:marBottom w:val="0"/>
          <w:divBdr>
            <w:top w:val="none" w:sz="0" w:space="0" w:color="auto"/>
            <w:left w:val="none" w:sz="0" w:space="0" w:color="auto"/>
            <w:bottom w:val="none" w:sz="0" w:space="0" w:color="auto"/>
            <w:right w:val="none" w:sz="0" w:space="0" w:color="auto"/>
          </w:divBdr>
        </w:div>
        <w:div w:id="1444688247">
          <w:marLeft w:val="640"/>
          <w:marRight w:val="0"/>
          <w:marTop w:val="0"/>
          <w:marBottom w:val="0"/>
          <w:divBdr>
            <w:top w:val="none" w:sz="0" w:space="0" w:color="auto"/>
            <w:left w:val="none" w:sz="0" w:space="0" w:color="auto"/>
            <w:bottom w:val="none" w:sz="0" w:space="0" w:color="auto"/>
            <w:right w:val="none" w:sz="0" w:space="0" w:color="auto"/>
          </w:divBdr>
        </w:div>
        <w:div w:id="988942726">
          <w:marLeft w:val="640"/>
          <w:marRight w:val="0"/>
          <w:marTop w:val="0"/>
          <w:marBottom w:val="0"/>
          <w:divBdr>
            <w:top w:val="none" w:sz="0" w:space="0" w:color="auto"/>
            <w:left w:val="none" w:sz="0" w:space="0" w:color="auto"/>
            <w:bottom w:val="none" w:sz="0" w:space="0" w:color="auto"/>
            <w:right w:val="none" w:sz="0" w:space="0" w:color="auto"/>
          </w:divBdr>
        </w:div>
        <w:div w:id="1583559550">
          <w:marLeft w:val="640"/>
          <w:marRight w:val="0"/>
          <w:marTop w:val="0"/>
          <w:marBottom w:val="0"/>
          <w:divBdr>
            <w:top w:val="none" w:sz="0" w:space="0" w:color="auto"/>
            <w:left w:val="none" w:sz="0" w:space="0" w:color="auto"/>
            <w:bottom w:val="none" w:sz="0" w:space="0" w:color="auto"/>
            <w:right w:val="none" w:sz="0" w:space="0" w:color="auto"/>
          </w:divBdr>
        </w:div>
        <w:div w:id="70391162">
          <w:marLeft w:val="640"/>
          <w:marRight w:val="0"/>
          <w:marTop w:val="0"/>
          <w:marBottom w:val="0"/>
          <w:divBdr>
            <w:top w:val="none" w:sz="0" w:space="0" w:color="auto"/>
            <w:left w:val="none" w:sz="0" w:space="0" w:color="auto"/>
            <w:bottom w:val="none" w:sz="0" w:space="0" w:color="auto"/>
            <w:right w:val="none" w:sz="0" w:space="0" w:color="auto"/>
          </w:divBdr>
        </w:div>
        <w:div w:id="1912890582">
          <w:marLeft w:val="640"/>
          <w:marRight w:val="0"/>
          <w:marTop w:val="0"/>
          <w:marBottom w:val="0"/>
          <w:divBdr>
            <w:top w:val="none" w:sz="0" w:space="0" w:color="auto"/>
            <w:left w:val="none" w:sz="0" w:space="0" w:color="auto"/>
            <w:bottom w:val="none" w:sz="0" w:space="0" w:color="auto"/>
            <w:right w:val="none" w:sz="0" w:space="0" w:color="auto"/>
          </w:divBdr>
        </w:div>
        <w:div w:id="2096709384">
          <w:marLeft w:val="640"/>
          <w:marRight w:val="0"/>
          <w:marTop w:val="0"/>
          <w:marBottom w:val="0"/>
          <w:divBdr>
            <w:top w:val="none" w:sz="0" w:space="0" w:color="auto"/>
            <w:left w:val="none" w:sz="0" w:space="0" w:color="auto"/>
            <w:bottom w:val="none" w:sz="0" w:space="0" w:color="auto"/>
            <w:right w:val="none" w:sz="0" w:space="0" w:color="auto"/>
          </w:divBdr>
        </w:div>
        <w:div w:id="768816492">
          <w:marLeft w:val="640"/>
          <w:marRight w:val="0"/>
          <w:marTop w:val="0"/>
          <w:marBottom w:val="0"/>
          <w:divBdr>
            <w:top w:val="none" w:sz="0" w:space="0" w:color="auto"/>
            <w:left w:val="none" w:sz="0" w:space="0" w:color="auto"/>
            <w:bottom w:val="none" w:sz="0" w:space="0" w:color="auto"/>
            <w:right w:val="none" w:sz="0" w:space="0" w:color="auto"/>
          </w:divBdr>
        </w:div>
        <w:div w:id="381759083">
          <w:marLeft w:val="640"/>
          <w:marRight w:val="0"/>
          <w:marTop w:val="0"/>
          <w:marBottom w:val="0"/>
          <w:divBdr>
            <w:top w:val="none" w:sz="0" w:space="0" w:color="auto"/>
            <w:left w:val="none" w:sz="0" w:space="0" w:color="auto"/>
            <w:bottom w:val="none" w:sz="0" w:space="0" w:color="auto"/>
            <w:right w:val="none" w:sz="0" w:space="0" w:color="auto"/>
          </w:divBdr>
        </w:div>
        <w:div w:id="1498686569">
          <w:marLeft w:val="640"/>
          <w:marRight w:val="0"/>
          <w:marTop w:val="0"/>
          <w:marBottom w:val="0"/>
          <w:divBdr>
            <w:top w:val="none" w:sz="0" w:space="0" w:color="auto"/>
            <w:left w:val="none" w:sz="0" w:space="0" w:color="auto"/>
            <w:bottom w:val="none" w:sz="0" w:space="0" w:color="auto"/>
            <w:right w:val="none" w:sz="0" w:space="0" w:color="auto"/>
          </w:divBdr>
        </w:div>
        <w:div w:id="1876573362">
          <w:marLeft w:val="640"/>
          <w:marRight w:val="0"/>
          <w:marTop w:val="0"/>
          <w:marBottom w:val="0"/>
          <w:divBdr>
            <w:top w:val="none" w:sz="0" w:space="0" w:color="auto"/>
            <w:left w:val="none" w:sz="0" w:space="0" w:color="auto"/>
            <w:bottom w:val="none" w:sz="0" w:space="0" w:color="auto"/>
            <w:right w:val="none" w:sz="0" w:space="0" w:color="auto"/>
          </w:divBdr>
        </w:div>
        <w:div w:id="254554358">
          <w:marLeft w:val="640"/>
          <w:marRight w:val="0"/>
          <w:marTop w:val="0"/>
          <w:marBottom w:val="0"/>
          <w:divBdr>
            <w:top w:val="none" w:sz="0" w:space="0" w:color="auto"/>
            <w:left w:val="none" w:sz="0" w:space="0" w:color="auto"/>
            <w:bottom w:val="none" w:sz="0" w:space="0" w:color="auto"/>
            <w:right w:val="none" w:sz="0" w:space="0" w:color="auto"/>
          </w:divBdr>
        </w:div>
        <w:div w:id="1400329105">
          <w:marLeft w:val="640"/>
          <w:marRight w:val="0"/>
          <w:marTop w:val="0"/>
          <w:marBottom w:val="0"/>
          <w:divBdr>
            <w:top w:val="none" w:sz="0" w:space="0" w:color="auto"/>
            <w:left w:val="none" w:sz="0" w:space="0" w:color="auto"/>
            <w:bottom w:val="none" w:sz="0" w:space="0" w:color="auto"/>
            <w:right w:val="none" w:sz="0" w:space="0" w:color="auto"/>
          </w:divBdr>
        </w:div>
        <w:div w:id="2021354074">
          <w:marLeft w:val="640"/>
          <w:marRight w:val="0"/>
          <w:marTop w:val="0"/>
          <w:marBottom w:val="0"/>
          <w:divBdr>
            <w:top w:val="none" w:sz="0" w:space="0" w:color="auto"/>
            <w:left w:val="none" w:sz="0" w:space="0" w:color="auto"/>
            <w:bottom w:val="none" w:sz="0" w:space="0" w:color="auto"/>
            <w:right w:val="none" w:sz="0" w:space="0" w:color="auto"/>
          </w:divBdr>
        </w:div>
        <w:div w:id="433669973">
          <w:marLeft w:val="640"/>
          <w:marRight w:val="0"/>
          <w:marTop w:val="0"/>
          <w:marBottom w:val="0"/>
          <w:divBdr>
            <w:top w:val="none" w:sz="0" w:space="0" w:color="auto"/>
            <w:left w:val="none" w:sz="0" w:space="0" w:color="auto"/>
            <w:bottom w:val="none" w:sz="0" w:space="0" w:color="auto"/>
            <w:right w:val="none" w:sz="0" w:space="0" w:color="auto"/>
          </w:divBdr>
        </w:div>
        <w:div w:id="526138245">
          <w:marLeft w:val="640"/>
          <w:marRight w:val="0"/>
          <w:marTop w:val="0"/>
          <w:marBottom w:val="0"/>
          <w:divBdr>
            <w:top w:val="none" w:sz="0" w:space="0" w:color="auto"/>
            <w:left w:val="none" w:sz="0" w:space="0" w:color="auto"/>
            <w:bottom w:val="none" w:sz="0" w:space="0" w:color="auto"/>
            <w:right w:val="none" w:sz="0" w:space="0" w:color="auto"/>
          </w:divBdr>
        </w:div>
      </w:divsChild>
    </w:div>
    <w:div w:id="2039232256">
      <w:bodyDiv w:val="1"/>
      <w:marLeft w:val="0"/>
      <w:marRight w:val="0"/>
      <w:marTop w:val="0"/>
      <w:marBottom w:val="0"/>
      <w:divBdr>
        <w:top w:val="none" w:sz="0" w:space="0" w:color="auto"/>
        <w:left w:val="none" w:sz="0" w:space="0" w:color="auto"/>
        <w:bottom w:val="none" w:sz="0" w:space="0" w:color="auto"/>
        <w:right w:val="none" w:sz="0" w:space="0" w:color="auto"/>
      </w:divBdr>
      <w:divsChild>
        <w:div w:id="1383599981">
          <w:marLeft w:val="640"/>
          <w:marRight w:val="0"/>
          <w:marTop w:val="0"/>
          <w:marBottom w:val="0"/>
          <w:divBdr>
            <w:top w:val="none" w:sz="0" w:space="0" w:color="auto"/>
            <w:left w:val="none" w:sz="0" w:space="0" w:color="auto"/>
            <w:bottom w:val="none" w:sz="0" w:space="0" w:color="auto"/>
            <w:right w:val="none" w:sz="0" w:space="0" w:color="auto"/>
          </w:divBdr>
        </w:div>
        <w:div w:id="1107702792">
          <w:marLeft w:val="640"/>
          <w:marRight w:val="0"/>
          <w:marTop w:val="0"/>
          <w:marBottom w:val="0"/>
          <w:divBdr>
            <w:top w:val="none" w:sz="0" w:space="0" w:color="auto"/>
            <w:left w:val="none" w:sz="0" w:space="0" w:color="auto"/>
            <w:bottom w:val="none" w:sz="0" w:space="0" w:color="auto"/>
            <w:right w:val="none" w:sz="0" w:space="0" w:color="auto"/>
          </w:divBdr>
        </w:div>
        <w:div w:id="468130915">
          <w:marLeft w:val="640"/>
          <w:marRight w:val="0"/>
          <w:marTop w:val="0"/>
          <w:marBottom w:val="0"/>
          <w:divBdr>
            <w:top w:val="none" w:sz="0" w:space="0" w:color="auto"/>
            <w:left w:val="none" w:sz="0" w:space="0" w:color="auto"/>
            <w:bottom w:val="none" w:sz="0" w:space="0" w:color="auto"/>
            <w:right w:val="none" w:sz="0" w:space="0" w:color="auto"/>
          </w:divBdr>
        </w:div>
        <w:div w:id="109589241">
          <w:marLeft w:val="640"/>
          <w:marRight w:val="0"/>
          <w:marTop w:val="0"/>
          <w:marBottom w:val="0"/>
          <w:divBdr>
            <w:top w:val="none" w:sz="0" w:space="0" w:color="auto"/>
            <w:left w:val="none" w:sz="0" w:space="0" w:color="auto"/>
            <w:bottom w:val="none" w:sz="0" w:space="0" w:color="auto"/>
            <w:right w:val="none" w:sz="0" w:space="0" w:color="auto"/>
          </w:divBdr>
        </w:div>
        <w:div w:id="76874497">
          <w:marLeft w:val="640"/>
          <w:marRight w:val="0"/>
          <w:marTop w:val="0"/>
          <w:marBottom w:val="0"/>
          <w:divBdr>
            <w:top w:val="none" w:sz="0" w:space="0" w:color="auto"/>
            <w:left w:val="none" w:sz="0" w:space="0" w:color="auto"/>
            <w:bottom w:val="none" w:sz="0" w:space="0" w:color="auto"/>
            <w:right w:val="none" w:sz="0" w:space="0" w:color="auto"/>
          </w:divBdr>
        </w:div>
        <w:div w:id="948395419">
          <w:marLeft w:val="640"/>
          <w:marRight w:val="0"/>
          <w:marTop w:val="0"/>
          <w:marBottom w:val="0"/>
          <w:divBdr>
            <w:top w:val="none" w:sz="0" w:space="0" w:color="auto"/>
            <w:left w:val="none" w:sz="0" w:space="0" w:color="auto"/>
            <w:bottom w:val="none" w:sz="0" w:space="0" w:color="auto"/>
            <w:right w:val="none" w:sz="0" w:space="0" w:color="auto"/>
          </w:divBdr>
        </w:div>
        <w:div w:id="364597931">
          <w:marLeft w:val="640"/>
          <w:marRight w:val="0"/>
          <w:marTop w:val="0"/>
          <w:marBottom w:val="0"/>
          <w:divBdr>
            <w:top w:val="none" w:sz="0" w:space="0" w:color="auto"/>
            <w:left w:val="none" w:sz="0" w:space="0" w:color="auto"/>
            <w:bottom w:val="none" w:sz="0" w:space="0" w:color="auto"/>
            <w:right w:val="none" w:sz="0" w:space="0" w:color="auto"/>
          </w:divBdr>
        </w:div>
        <w:div w:id="61606391">
          <w:marLeft w:val="640"/>
          <w:marRight w:val="0"/>
          <w:marTop w:val="0"/>
          <w:marBottom w:val="0"/>
          <w:divBdr>
            <w:top w:val="none" w:sz="0" w:space="0" w:color="auto"/>
            <w:left w:val="none" w:sz="0" w:space="0" w:color="auto"/>
            <w:bottom w:val="none" w:sz="0" w:space="0" w:color="auto"/>
            <w:right w:val="none" w:sz="0" w:space="0" w:color="auto"/>
          </w:divBdr>
        </w:div>
        <w:div w:id="1504080880">
          <w:marLeft w:val="640"/>
          <w:marRight w:val="0"/>
          <w:marTop w:val="0"/>
          <w:marBottom w:val="0"/>
          <w:divBdr>
            <w:top w:val="none" w:sz="0" w:space="0" w:color="auto"/>
            <w:left w:val="none" w:sz="0" w:space="0" w:color="auto"/>
            <w:bottom w:val="none" w:sz="0" w:space="0" w:color="auto"/>
            <w:right w:val="none" w:sz="0" w:space="0" w:color="auto"/>
          </w:divBdr>
        </w:div>
        <w:div w:id="1573585485">
          <w:marLeft w:val="640"/>
          <w:marRight w:val="0"/>
          <w:marTop w:val="0"/>
          <w:marBottom w:val="0"/>
          <w:divBdr>
            <w:top w:val="none" w:sz="0" w:space="0" w:color="auto"/>
            <w:left w:val="none" w:sz="0" w:space="0" w:color="auto"/>
            <w:bottom w:val="none" w:sz="0" w:space="0" w:color="auto"/>
            <w:right w:val="none" w:sz="0" w:space="0" w:color="auto"/>
          </w:divBdr>
        </w:div>
        <w:div w:id="1243947459">
          <w:marLeft w:val="640"/>
          <w:marRight w:val="0"/>
          <w:marTop w:val="0"/>
          <w:marBottom w:val="0"/>
          <w:divBdr>
            <w:top w:val="none" w:sz="0" w:space="0" w:color="auto"/>
            <w:left w:val="none" w:sz="0" w:space="0" w:color="auto"/>
            <w:bottom w:val="none" w:sz="0" w:space="0" w:color="auto"/>
            <w:right w:val="none" w:sz="0" w:space="0" w:color="auto"/>
          </w:divBdr>
        </w:div>
        <w:div w:id="1386642288">
          <w:marLeft w:val="640"/>
          <w:marRight w:val="0"/>
          <w:marTop w:val="0"/>
          <w:marBottom w:val="0"/>
          <w:divBdr>
            <w:top w:val="none" w:sz="0" w:space="0" w:color="auto"/>
            <w:left w:val="none" w:sz="0" w:space="0" w:color="auto"/>
            <w:bottom w:val="none" w:sz="0" w:space="0" w:color="auto"/>
            <w:right w:val="none" w:sz="0" w:space="0" w:color="auto"/>
          </w:divBdr>
        </w:div>
        <w:div w:id="302658215">
          <w:marLeft w:val="640"/>
          <w:marRight w:val="0"/>
          <w:marTop w:val="0"/>
          <w:marBottom w:val="0"/>
          <w:divBdr>
            <w:top w:val="none" w:sz="0" w:space="0" w:color="auto"/>
            <w:left w:val="none" w:sz="0" w:space="0" w:color="auto"/>
            <w:bottom w:val="none" w:sz="0" w:space="0" w:color="auto"/>
            <w:right w:val="none" w:sz="0" w:space="0" w:color="auto"/>
          </w:divBdr>
        </w:div>
        <w:div w:id="1391223941">
          <w:marLeft w:val="640"/>
          <w:marRight w:val="0"/>
          <w:marTop w:val="0"/>
          <w:marBottom w:val="0"/>
          <w:divBdr>
            <w:top w:val="none" w:sz="0" w:space="0" w:color="auto"/>
            <w:left w:val="none" w:sz="0" w:space="0" w:color="auto"/>
            <w:bottom w:val="none" w:sz="0" w:space="0" w:color="auto"/>
            <w:right w:val="none" w:sz="0" w:space="0" w:color="auto"/>
          </w:divBdr>
        </w:div>
      </w:divsChild>
    </w:div>
    <w:div w:id="2039773291">
      <w:bodyDiv w:val="1"/>
      <w:marLeft w:val="0"/>
      <w:marRight w:val="0"/>
      <w:marTop w:val="0"/>
      <w:marBottom w:val="0"/>
      <w:divBdr>
        <w:top w:val="none" w:sz="0" w:space="0" w:color="auto"/>
        <w:left w:val="none" w:sz="0" w:space="0" w:color="auto"/>
        <w:bottom w:val="none" w:sz="0" w:space="0" w:color="auto"/>
        <w:right w:val="none" w:sz="0" w:space="0" w:color="auto"/>
      </w:divBdr>
      <w:divsChild>
        <w:div w:id="567573636">
          <w:marLeft w:val="640"/>
          <w:marRight w:val="0"/>
          <w:marTop w:val="0"/>
          <w:marBottom w:val="0"/>
          <w:divBdr>
            <w:top w:val="none" w:sz="0" w:space="0" w:color="auto"/>
            <w:left w:val="none" w:sz="0" w:space="0" w:color="auto"/>
            <w:bottom w:val="none" w:sz="0" w:space="0" w:color="auto"/>
            <w:right w:val="none" w:sz="0" w:space="0" w:color="auto"/>
          </w:divBdr>
        </w:div>
        <w:div w:id="1987777626">
          <w:marLeft w:val="640"/>
          <w:marRight w:val="0"/>
          <w:marTop w:val="0"/>
          <w:marBottom w:val="0"/>
          <w:divBdr>
            <w:top w:val="none" w:sz="0" w:space="0" w:color="auto"/>
            <w:left w:val="none" w:sz="0" w:space="0" w:color="auto"/>
            <w:bottom w:val="none" w:sz="0" w:space="0" w:color="auto"/>
            <w:right w:val="none" w:sz="0" w:space="0" w:color="auto"/>
          </w:divBdr>
        </w:div>
        <w:div w:id="1571816826">
          <w:marLeft w:val="640"/>
          <w:marRight w:val="0"/>
          <w:marTop w:val="0"/>
          <w:marBottom w:val="0"/>
          <w:divBdr>
            <w:top w:val="none" w:sz="0" w:space="0" w:color="auto"/>
            <w:left w:val="none" w:sz="0" w:space="0" w:color="auto"/>
            <w:bottom w:val="none" w:sz="0" w:space="0" w:color="auto"/>
            <w:right w:val="none" w:sz="0" w:space="0" w:color="auto"/>
          </w:divBdr>
        </w:div>
        <w:div w:id="780034177">
          <w:marLeft w:val="640"/>
          <w:marRight w:val="0"/>
          <w:marTop w:val="0"/>
          <w:marBottom w:val="0"/>
          <w:divBdr>
            <w:top w:val="none" w:sz="0" w:space="0" w:color="auto"/>
            <w:left w:val="none" w:sz="0" w:space="0" w:color="auto"/>
            <w:bottom w:val="none" w:sz="0" w:space="0" w:color="auto"/>
            <w:right w:val="none" w:sz="0" w:space="0" w:color="auto"/>
          </w:divBdr>
        </w:div>
        <w:div w:id="1296063968">
          <w:marLeft w:val="640"/>
          <w:marRight w:val="0"/>
          <w:marTop w:val="0"/>
          <w:marBottom w:val="0"/>
          <w:divBdr>
            <w:top w:val="none" w:sz="0" w:space="0" w:color="auto"/>
            <w:left w:val="none" w:sz="0" w:space="0" w:color="auto"/>
            <w:bottom w:val="none" w:sz="0" w:space="0" w:color="auto"/>
            <w:right w:val="none" w:sz="0" w:space="0" w:color="auto"/>
          </w:divBdr>
        </w:div>
        <w:div w:id="1948345405">
          <w:marLeft w:val="640"/>
          <w:marRight w:val="0"/>
          <w:marTop w:val="0"/>
          <w:marBottom w:val="0"/>
          <w:divBdr>
            <w:top w:val="none" w:sz="0" w:space="0" w:color="auto"/>
            <w:left w:val="none" w:sz="0" w:space="0" w:color="auto"/>
            <w:bottom w:val="none" w:sz="0" w:space="0" w:color="auto"/>
            <w:right w:val="none" w:sz="0" w:space="0" w:color="auto"/>
          </w:divBdr>
        </w:div>
        <w:div w:id="701828100">
          <w:marLeft w:val="640"/>
          <w:marRight w:val="0"/>
          <w:marTop w:val="0"/>
          <w:marBottom w:val="0"/>
          <w:divBdr>
            <w:top w:val="none" w:sz="0" w:space="0" w:color="auto"/>
            <w:left w:val="none" w:sz="0" w:space="0" w:color="auto"/>
            <w:bottom w:val="none" w:sz="0" w:space="0" w:color="auto"/>
            <w:right w:val="none" w:sz="0" w:space="0" w:color="auto"/>
          </w:divBdr>
        </w:div>
        <w:div w:id="217664774">
          <w:marLeft w:val="640"/>
          <w:marRight w:val="0"/>
          <w:marTop w:val="0"/>
          <w:marBottom w:val="0"/>
          <w:divBdr>
            <w:top w:val="none" w:sz="0" w:space="0" w:color="auto"/>
            <w:left w:val="none" w:sz="0" w:space="0" w:color="auto"/>
            <w:bottom w:val="none" w:sz="0" w:space="0" w:color="auto"/>
            <w:right w:val="none" w:sz="0" w:space="0" w:color="auto"/>
          </w:divBdr>
        </w:div>
        <w:div w:id="169948532">
          <w:marLeft w:val="640"/>
          <w:marRight w:val="0"/>
          <w:marTop w:val="0"/>
          <w:marBottom w:val="0"/>
          <w:divBdr>
            <w:top w:val="none" w:sz="0" w:space="0" w:color="auto"/>
            <w:left w:val="none" w:sz="0" w:space="0" w:color="auto"/>
            <w:bottom w:val="none" w:sz="0" w:space="0" w:color="auto"/>
            <w:right w:val="none" w:sz="0" w:space="0" w:color="auto"/>
          </w:divBdr>
        </w:div>
        <w:div w:id="1058431377">
          <w:marLeft w:val="640"/>
          <w:marRight w:val="0"/>
          <w:marTop w:val="0"/>
          <w:marBottom w:val="0"/>
          <w:divBdr>
            <w:top w:val="none" w:sz="0" w:space="0" w:color="auto"/>
            <w:left w:val="none" w:sz="0" w:space="0" w:color="auto"/>
            <w:bottom w:val="none" w:sz="0" w:space="0" w:color="auto"/>
            <w:right w:val="none" w:sz="0" w:space="0" w:color="auto"/>
          </w:divBdr>
        </w:div>
        <w:div w:id="669137631">
          <w:marLeft w:val="640"/>
          <w:marRight w:val="0"/>
          <w:marTop w:val="0"/>
          <w:marBottom w:val="0"/>
          <w:divBdr>
            <w:top w:val="none" w:sz="0" w:space="0" w:color="auto"/>
            <w:left w:val="none" w:sz="0" w:space="0" w:color="auto"/>
            <w:bottom w:val="none" w:sz="0" w:space="0" w:color="auto"/>
            <w:right w:val="none" w:sz="0" w:space="0" w:color="auto"/>
          </w:divBdr>
        </w:div>
        <w:div w:id="146362609">
          <w:marLeft w:val="640"/>
          <w:marRight w:val="0"/>
          <w:marTop w:val="0"/>
          <w:marBottom w:val="0"/>
          <w:divBdr>
            <w:top w:val="none" w:sz="0" w:space="0" w:color="auto"/>
            <w:left w:val="none" w:sz="0" w:space="0" w:color="auto"/>
            <w:bottom w:val="none" w:sz="0" w:space="0" w:color="auto"/>
            <w:right w:val="none" w:sz="0" w:space="0" w:color="auto"/>
          </w:divBdr>
        </w:div>
        <w:div w:id="1485660014">
          <w:marLeft w:val="640"/>
          <w:marRight w:val="0"/>
          <w:marTop w:val="0"/>
          <w:marBottom w:val="0"/>
          <w:divBdr>
            <w:top w:val="none" w:sz="0" w:space="0" w:color="auto"/>
            <w:left w:val="none" w:sz="0" w:space="0" w:color="auto"/>
            <w:bottom w:val="none" w:sz="0" w:space="0" w:color="auto"/>
            <w:right w:val="none" w:sz="0" w:space="0" w:color="auto"/>
          </w:divBdr>
        </w:div>
        <w:div w:id="392823081">
          <w:marLeft w:val="640"/>
          <w:marRight w:val="0"/>
          <w:marTop w:val="0"/>
          <w:marBottom w:val="0"/>
          <w:divBdr>
            <w:top w:val="none" w:sz="0" w:space="0" w:color="auto"/>
            <w:left w:val="none" w:sz="0" w:space="0" w:color="auto"/>
            <w:bottom w:val="none" w:sz="0" w:space="0" w:color="auto"/>
            <w:right w:val="none" w:sz="0" w:space="0" w:color="auto"/>
          </w:divBdr>
        </w:div>
        <w:div w:id="371734065">
          <w:marLeft w:val="640"/>
          <w:marRight w:val="0"/>
          <w:marTop w:val="0"/>
          <w:marBottom w:val="0"/>
          <w:divBdr>
            <w:top w:val="none" w:sz="0" w:space="0" w:color="auto"/>
            <w:left w:val="none" w:sz="0" w:space="0" w:color="auto"/>
            <w:bottom w:val="none" w:sz="0" w:space="0" w:color="auto"/>
            <w:right w:val="none" w:sz="0" w:space="0" w:color="auto"/>
          </w:divBdr>
        </w:div>
        <w:div w:id="292753794">
          <w:marLeft w:val="640"/>
          <w:marRight w:val="0"/>
          <w:marTop w:val="0"/>
          <w:marBottom w:val="0"/>
          <w:divBdr>
            <w:top w:val="none" w:sz="0" w:space="0" w:color="auto"/>
            <w:left w:val="none" w:sz="0" w:space="0" w:color="auto"/>
            <w:bottom w:val="none" w:sz="0" w:space="0" w:color="auto"/>
            <w:right w:val="none" w:sz="0" w:space="0" w:color="auto"/>
          </w:divBdr>
        </w:div>
        <w:div w:id="1117603224">
          <w:marLeft w:val="640"/>
          <w:marRight w:val="0"/>
          <w:marTop w:val="0"/>
          <w:marBottom w:val="0"/>
          <w:divBdr>
            <w:top w:val="none" w:sz="0" w:space="0" w:color="auto"/>
            <w:left w:val="none" w:sz="0" w:space="0" w:color="auto"/>
            <w:bottom w:val="none" w:sz="0" w:space="0" w:color="auto"/>
            <w:right w:val="none" w:sz="0" w:space="0" w:color="auto"/>
          </w:divBdr>
        </w:div>
      </w:divsChild>
    </w:div>
    <w:div w:id="2041277036">
      <w:bodyDiv w:val="1"/>
      <w:marLeft w:val="0"/>
      <w:marRight w:val="0"/>
      <w:marTop w:val="0"/>
      <w:marBottom w:val="0"/>
      <w:divBdr>
        <w:top w:val="none" w:sz="0" w:space="0" w:color="auto"/>
        <w:left w:val="none" w:sz="0" w:space="0" w:color="auto"/>
        <w:bottom w:val="none" w:sz="0" w:space="0" w:color="auto"/>
        <w:right w:val="none" w:sz="0" w:space="0" w:color="auto"/>
      </w:divBdr>
      <w:divsChild>
        <w:div w:id="1414935280">
          <w:marLeft w:val="640"/>
          <w:marRight w:val="0"/>
          <w:marTop w:val="0"/>
          <w:marBottom w:val="0"/>
          <w:divBdr>
            <w:top w:val="none" w:sz="0" w:space="0" w:color="auto"/>
            <w:left w:val="none" w:sz="0" w:space="0" w:color="auto"/>
            <w:bottom w:val="none" w:sz="0" w:space="0" w:color="auto"/>
            <w:right w:val="none" w:sz="0" w:space="0" w:color="auto"/>
          </w:divBdr>
        </w:div>
        <w:div w:id="709459095">
          <w:marLeft w:val="640"/>
          <w:marRight w:val="0"/>
          <w:marTop w:val="0"/>
          <w:marBottom w:val="0"/>
          <w:divBdr>
            <w:top w:val="none" w:sz="0" w:space="0" w:color="auto"/>
            <w:left w:val="none" w:sz="0" w:space="0" w:color="auto"/>
            <w:bottom w:val="none" w:sz="0" w:space="0" w:color="auto"/>
            <w:right w:val="none" w:sz="0" w:space="0" w:color="auto"/>
          </w:divBdr>
        </w:div>
        <w:div w:id="1799569776">
          <w:marLeft w:val="640"/>
          <w:marRight w:val="0"/>
          <w:marTop w:val="0"/>
          <w:marBottom w:val="0"/>
          <w:divBdr>
            <w:top w:val="none" w:sz="0" w:space="0" w:color="auto"/>
            <w:left w:val="none" w:sz="0" w:space="0" w:color="auto"/>
            <w:bottom w:val="none" w:sz="0" w:space="0" w:color="auto"/>
            <w:right w:val="none" w:sz="0" w:space="0" w:color="auto"/>
          </w:divBdr>
        </w:div>
        <w:div w:id="258805184">
          <w:marLeft w:val="640"/>
          <w:marRight w:val="0"/>
          <w:marTop w:val="0"/>
          <w:marBottom w:val="0"/>
          <w:divBdr>
            <w:top w:val="none" w:sz="0" w:space="0" w:color="auto"/>
            <w:left w:val="none" w:sz="0" w:space="0" w:color="auto"/>
            <w:bottom w:val="none" w:sz="0" w:space="0" w:color="auto"/>
            <w:right w:val="none" w:sz="0" w:space="0" w:color="auto"/>
          </w:divBdr>
        </w:div>
        <w:div w:id="95834961">
          <w:marLeft w:val="640"/>
          <w:marRight w:val="0"/>
          <w:marTop w:val="0"/>
          <w:marBottom w:val="0"/>
          <w:divBdr>
            <w:top w:val="none" w:sz="0" w:space="0" w:color="auto"/>
            <w:left w:val="none" w:sz="0" w:space="0" w:color="auto"/>
            <w:bottom w:val="none" w:sz="0" w:space="0" w:color="auto"/>
            <w:right w:val="none" w:sz="0" w:space="0" w:color="auto"/>
          </w:divBdr>
        </w:div>
        <w:div w:id="1808859628">
          <w:marLeft w:val="640"/>
          <w:marRight w:val="0"/>
          <w:marTop w:val="0"/>
          <w:marBottom w:val="0"/>
          <w:divBdr>
            <w:top w:val="none" w:sz="0" w:space="0" w:color="auto"/>
            <w:left w:val="none" w:sz="0" w:space="0" w:color="auto"/>
            <w:bottom w:val="none" w:sz="0" w:space="0" w:color="auto"/>
            <w:right w:val="none" w:sz="0" w:space="0" w:color="auto"/>
          </w:divBdr>
        </w:div>
        <w:div w:id="1371882555">
          <w:marLeft w:val="640"/>
          <w:marRight w:val="0"/>
          <w:marTop w:val="0"/>
          <w:marBottom w:val="0"/>
          <w:divBdr>
            <w:top w:val="none" w:sz="0" w:space="0" w:color="auto"/>
            <w:left w:val="none" w:sz="0" w:space="0" w:color="auto"/>
            <w:bottom w:val="none" w:sz="0" w:space="0" w:color="auto"/>
            <w:right w:val="none" w:sz="0" w:space="0" w:color="auto"/>
          </w:divBdr>
        </w:div>
        <w:div w:id="632100008">
          <w:marLeft w:val="640"/>
          <w:marRight w:val="0"/>
          <w:marTop w:val="0"/>
          <w:marBottom w:val="0"/>
          <w:divBdr>
            <w:top w:val="none" w:sz="0" w:space="0" w:color="auto"/>
            <w:left w:val="none" w:sz="0" w:space="0" w:color="auto"/>
            <w:bottom w:val="none" w:sz="0" w:space="0" w:color="auto"/>
            <w:right w:val="none" w:sz="0" w:space="0" w:color="auto"/>
          </w:divBdr>
        </w:div>
      </w:divsChild>
    </w:div>
    <w:div w:id="2043245616">
      <w:bodyDiv w:val="1"/>
      <w:marLeft w:val="0"/>
      <w:marRight w:val="0"/>
      <w:marTop w:val="0"/>
      <w:marBottom w:val="0"/>
      <w:divBdr>
        <w:top w:val="none" w:sz="0" w:space="0" w:color="auto"/>
        <w:left w:val="none" w:sz="0" w:space="0" w:color="auto"/>
        <w:bottom w:val="none" w:sz="0" w:space="0" w:color="auto"/>
        <w:right w:val="none" w:sz="0" w:space="0" w:color="auto"/>
      </w:divBdr>
      <w:divsChild>
        <w:div w:id="773744960">
          <w:marLeft w:val="640"/>
          <w:marRight w:val="0"/>
          <w:marTop w:val="0"/>
          <w:marBottom w:val="0"/>
          <w:divBdr>
            <w:top w:val="none" w:sz="0" w:space="0" w:color="auto"/>
            <w:left w:val="none" w:sz="0" w:space="0" w:color="auto"/>
            <w:bottom w:val="none" w:sz="0" w:space="0" w:color="auto"/>
            <w:right w:val="none" w:sz="0" w:space="0" w:color="auto"/>
          </w:divBdr>
        </w:div>
        <w:div w:id="1475564199">
          <w:marLeft w:val="640"/>
          <w:marRight w:val="0"/>
          <w:marTop w:val="0"/>
          <w:marBottom w:val="0"/>
          <w:divBdr>
            <w:top w:val="none" w:sz="0" w:space="0" w:color="auto"/>
            <w:left w:val="none" w:sz="0" w:space="0" w:color="auto"/>
            <w:bottom w:val="none" w:sz="0" w:space="0" w:color="auto"/>
            <w:right w:val="none" w:sz="0" w:space="0" w:color="auto"/>
          </w:divBdr>
        </w:div>
        <w:div w:id="2102217319">
          <w:marLeft w:val="640"/>
          <w:marRight w:val="0"/>
          <w:marTop w:val="0"/>
          <w:marBottom w:val="0"/>
          <w:divBdr>
            <w:top w:val="none" w:sz="0" w:space="0" w:color="auto"/>
            <w:left w:val="none" w:sz="0" w:space="0" w:color="auto"/>
            <w:bottom w:val="none" w:sz="0" w:space="0" w:color="auto"/>
            <w:right w:val="none" w:sz="0" w:space="0" w:color="auto"/>
          </w:divBdr>
        </w:div>
        <w:div w:id="36856719">
          <w:marLeft w:val="640"/>
          <w:marRight w:val="0"/>
          <w:marTop w:val="0"/>
          <w:marBottom w:val="0"/>
          <w:divBdr>
            <w:top w:val="none" w:sz="0" w:space="0" w:color="auto"/>
            <w:left w:val="none" w:sz="0" w:space="0" w:color="auto"/>
            <w:bottom w:val="none" w:sz="0" w:space="0" w:color="auto"/>
            <w:right w:val="none" w:sz="0" w:space="0" w:color="auto"/>
          </w:divBdr>
        </w:div>
        <w:div w:id="2077631275">
          <w:marLeft w:val="640"/>
          <w:marRight w:val="0"/>
          <w:marTop w:val="0"/>
          <w:marBottom w:val="0"/>
          <w:divBdr>
            <w:top w:val="none" w:sz="0" w:space="0" w:color="auto"/>
            <w:left w:val="none" w:sz="0" w:space="0" w:color="auto"/>
            <w:bottom w:val="none" w:sz="0" w:space="0" w:color="auto"/>
            <w:right w:val="none" w:sz="0" w:space="0" w:color="auto"/>
          </w:divBdr>
        </w:div>
        <w:div w:id="1233466197">
          <w:marLeft w:val="640"/>
          <w:marRight w:val="0"/>
          <w:marTop w:val="0"/>
          <w:marBottom w:val="0"/>
          <w:divBdr>
            <w:top w:val="none" w:sz="0" w:space="0" w:color="auto"/>
            <w:left w:val="none" w:sz="0" w:space="0" w:color="auto"/>
            <w:bottom w:val="none" w:sz="0" w:space="0" w:color="auto"/>
            <w:right w:val="none" w:sz="0" w:space="0" w:color="auto"/>
          </w:divBdr>
        </w:div>
        <w:div w:id="1357583184">
          <w:marLeft w:val="640"/>
          <w:marRight w:val="0"/>
          <w:marTop w:val="0"/>
          <w:marBottom w:val="0"/>
          <w:divBdr>
            <w:top w:val="none" w:sz="0" w:space="0" w:color="auto"/>
            <w:left w:val="none" w:sz="0" w:space="0" w:color="auto"/>
            <w:bottom w:val="none" w:sz="0" w:space="0" w:color="auto"/>
            <w:right w:val="none" w:sz="0" w:space="0" w:color="auto"/>
          </w:divBdr>
        </w:div>
        <w:div w:id="2009284421">
          <w:marLeft w:val="640"/>
          <w:marRight w:val="0"/>
          <w:marTop w:val="0"/>
          <w:marBottom w:val="0"/>
          <w:divBdr>
            <w:top w:val="none" w:sz="0" w:space="0" w:color="auto"/>
            <w:left w:val="none" w:sz="0" w:space="0" w:color="auto"/>
            <w:bottom w:val="none" w:sz="0" w:space="0" w:color="auto"/>
            <w:right w:val="none" w:sz="0" w:space="0" w:color="auto"/>
          </w:divBdr>
        </w:div>
        <w:div w:id="1273171101">
          <w:marLeft w:val="640"/>
          <w:marRight w:val="0"/>
          <w:marTop w:val="0"/>
          <w:marBottom w:val="0"/>
          <w:divBdr>
            <w:top w:val="none" w:sz="0" w:space="0" w:color="auto"/>
            <w:left w:val="none" w:sz="0" w:space="0" w:color="auto"/>
            <w:bottom w:val="none" w:sz="0" w:space="0" w:color="auto"/>
            <w:right w:val="none" w:sz="0" w:space="0" w:color="auto"/>
          </w:divBdr>
        </w:div>
        <w:div w:id="1835947777">
          <w:marLeft w:val="640"/>
          <w:marRight w:val="0"/>
          <w:marTop w:val="0"/>
          <w:marBottom w:val="0"/>
          <w:divBdr>
            <w:top w:val="none" w:sz="0" w:space="0" w:color="auto"/>
            <w:left w:val="none" w:sz="0" w:space="0" w:color="auto"/>
            <w:bottom w:val="none" w:sz="0" w:space="0" w:color="auto"/>
            <w:right w:val="none" w:sz="0" w:space="0" w:color="auto"/>
          </w:divBdr>
        </w:div>
        <w:div w:id="1391225416">
          <w:marLeft w:val="640"/>
          <w:marRight w:val="0"/>
          <w:marTop w:val="0"/>
          <w:marBottom w:val="0"/>
          <w:divBdr>
            <w:top w:val="none" w:sz="0" w:space="0" w:color="auto"/>
            <w:left w:val="none" w:sz="0" w:space="0" w:color="auto"/>
            <w:bottom w:val="none" w:sz="0" w:space="0" w:color="auto"/>
            <w:right w:val="none" w:sz="0" w:space="0" w:color="auto"/>
          </w:divBdr>
        </w:div>
        <w:div w:id="1734355408">
          <w:marLeft w:val="640"/>
          <w:marRight w:val="0"/>
          <w:marTop w:val="0"/>
          <w:marBottom w:val="0"/>
          <w:divBdr>
            <w:top w:val="none" w:sz="0" w:space="0" w:color="auto"/>
            <w:left w:val="none" w:sz="0" w:space="0" w:color="auto"/>
            <w:bottom w:val="none" w:sz="0" w:space="0" w:color="auto"/>
            <w:right w:val="none" w:sz="0" w:space="0" w:color="auto"/>
          </w:divBdr>
        </w:div>
        <w:div w:id="876969967">
          <w:marLeft w:val="640"/>
          <w:marRight w:val="0"/>
          <w:marTop w:val="0"/>
          <w:marBottom w:val="0"/>
          <w:divBdr>
            <w:top w:val="none" w:sz="0" w:space="0" w:color="auto"/>
            <w:left w:val="none" w:sz="0" w:space="0" w:color="auto"/>
            <w:bottom w:val="none" w:sz="0" w:space="0" w:color="auto"/>
            <w:right w:val="none" w:sz="0" w:space="0" w:color="auto"/>
          </w:divBdr>
        </w:div>
        <w:div w:id="523599417">
          <w:marLeft w:val="640"/>
          <w:marRight w:val="0"/>
          <w:marTop w:val="0"/>
          <w:marBottom w:val="0"/>
          <w:divBdr>
            <w:top w:val="none" w:sz="0" w:space="0" w:color="auto"/>
            <w:left w:val="none" w:sz="0" w:space="0" w:color="auto"/>
            <w:bottom w:val="none" w:sz="0" w:space="0" w:color="auto"/>
            <w:right w:val="none" w:sz="0" w:space="0" w:color="auto"/>
          </w:divBdr>
        </w:div>
      </w:divsChild>
    </w:div>
    <w:div w:id="2049990386">
      <w:bodyDiv w:val="1"/>
      <w:marLeft w:val="0"/>
      <w:marRight w:val="0"/>
      <w:marTop w:val="0"/>
      <w:marBottom w:val="0"/>
      <w:divBdr>
        <w:top w:val="none" w:sz="0" w:space="0" w:color="auto"/>
        <w:left w:val="none" w:sz="0" w:space="0" w:color="auto"/>
        <w:bottom w:val="none" w:sz="0" w:space="0" w:color="auto"/>
        <w:right w:val="none" w:sz="0" w:space="0" w:color="auto"/>
      </w:divBdr>
    </w:div>
    <w:div w:id="2053845987">
      <w:bodyDiv w:val="1"/>
      <w:marLeft w:val="0"/>
      <w:marRight w:val="0"/>
      <w:marTop w:val="0"/>
      <w:marBottom w:val="0"/>
      <w:divBdr>
        <w:top w:val="none" w:sz="0" w:space="0" w:color="auto"/>
        <w:left w:val="none" w:sz="0" w:space="0" w:color="auto"/>
        <w:bottom w:val="none" w:sz="0" w:space="0" w:color="auto"/>
        <w:right w:val="none" w:sz="0" w:space="0" w:color="auto"/>
      </w:divBdr>
    </w:div>
    <w:div w:id="2076780846">
      <w:bodyDiv w:val="1"/>
      <w:marLeft w:val="0"/>
      <w:marRight w:val="0"/>
      <w:marTop w:val="0"/>
      <w:marBottom w:val="0"/>
      <w:divBdr>
        <w:top w:val="none" w:sz="0" w:space="0" w:color="auto"/>
        <w:left w:val="none" w:sz="0" w:space="0" w:color="auto"/>
        <w:bottom w:val="none" w:sz="0" w:space="0" w:color="auto"/>
        <w:right w:val="none" w:sz="0" w:space="0" w:color="auto"/>
      </w:divBdr>
      <w:divsChild>
        <w:div w:id="997269023">
          <w:marLeft w:val="640"/>
          <w:marRight w:val="0"/>
          <w:marTop w:val="0"/>
          <w:marBottom w:val="0"/>
          <w:divBdr>
            <w:top w:val="none" w:sz="0" w:space="0" w:color="auto"/>
            <w:left w:val="none" w:sz="0" w:space="0" w:color="auto"/>
            <w:bottom w:val="none" w:sz="0" w:space="0" w:color="auto"/>
            <w:right w:val="none" w:sz="0" w:space="0" w:color="auto"/>
          </w:divBdr>
        </w:div>
        <w:div w:id="256600237">
          <w:marLeft w:val="640"/>
          <w:marRight w:val="0"/>
          <w:marTop w:val="0"/>
          <w:marBottom w:val="0"/>
          <w:divBdr>
            <w:top w:val="none" w:sz="0" w:space="0" w:color="auto"/>
            <w:left w:val="none" w:sz="0" w:space="0" w:color="auto"/>
            <w:bottom w:val="none" w:sz="0" w:space="0" w:color="auto"/>
            <w:right w:val="none" w:sz="0" w:space="0" w:color="auto"/>
          </w:divBdr>
        </w:div>
        <w:div w:id="1392850702">
          <w:marLeft w:val="640"/>
          <w:marRight w:val="0"/>
          <w:marTop w:val="0"/>
          <w:marBottom w:val="0"/>
          <w:divBdr>
            <w:top w:val="none" w:sz="0" w:space="0" w:color="auto"/>
            <w:left w:val="none" w:sz="0" w:space="0" w:color="auto"/>
            <w:bottom w:val="none" w:sz="0" w:space="0" w:color="auto"/>
            <w:right w:val="none" w:sz="0" w:space="0" w:color="auto"/>
          </w:divBdr>
        </w:div>
        <w:div w:id="1047990032">
          <w:marLeft w:val="640"/>
          <w:marRight w:val="0"/>
          <w:marTop w:val="0"/>
          <w:marBottom w:val="0"/>
          <w:divBdr>
            <w:top w:val="none" w:sz="0" w:space="0" w:color="auto"/>
            <w:left w:val="none" w:sz="0" w:space="0" w:color="auto"/>
            <w:bottom w:val="none" w:sz="0" w:space="0" w:color="auto"/>
            <w:right w:val="none" w:sz="0" w:space="0" w:color="auto"/>
          </w:divBdr>
        </w:div>
        <w:div w:id="1745832692">
          <w:marLeft w:val="640"/>
          <w:marRight w:val="0"/>
          <w:marTop w:val="0"/>
          <w:marBottom w:val="0"/>
          <w:divBdr>
            <w:top w:val="none" w:sz="0" w:space="0" w:color="auto"/>
            <w:left w:val="none" w:sz="0" w:space="0" w:color="auto"/>
            <w:bottom w:val="none" w:sz="0" w:space="0" w:color="auto"/>
            <w:right w:val="none" w:sz="0" w:space="0" w:color="auto"/>
          </w:divBdr>
        </w:div>
        <w:div w:id="551888825">
          <w:marLeft w:val="640"/>
          <w:marRight w:val="0"/>
          <w:marTop w:val="0"/>
          <w:marBottom w:val="0"/>
          <w:divBdr>
            <w:top w:val="none" w:sz="0" w:space="0" w:color="auto"/>
            <w:left w:val="none" w:sz="0" w:space="0" w:color="auto"/>
            <w:bottom w:val="none" w:sz="0" w:space="0" w:color="auto"/>
            <w:right w:val="none" w:sz="0" w:space="0" w:color="auto"/>
          </w:divBdr>
        </w:div>
        <w:div w:id="2060011516">
          <w:marLeft w:val="640"/>
          <w:marRight w:val="0"/>
          <w:marTop w:val="0"/>
          <w:marBottom w:val="0"/>
          <w:divBdr>
            <w:top w:val="none" w:sz="0" w:space="0" w:color="auto"/>
            <w:left w:val="none" w:sz="0" w:space="0" w:color="auto"/>
            <w:bottom w:val="none" w:sz="0" w:space="0" w:color="auto"/>
            <w:right w:val="none" w:sz="0" w:space="0" w:color="auto"/>
          </w:divBdr>
        </w:div>
        <w:div w:id="975767722">
          <w:marLeft w:val="640"/>
          <w:marRight w:val="0"/>
          <w:marTop w:val="0"/>
          <w:marBottom w:val="0"/>
          <w:divBdr>
            <w:top w:val="none" w:sz="0" w:space="0" w:color="auto"/>
            <w:left w:val="none" w:sz="0" w:space="0" w:color="auto"/>
            <w:bottom w:val="none" w:sz="0" w:space="0" w:color="auto"/>
            <w:right w:val="none" w:sz="0" w:space="0" w:color="auto"/>
          </w:divBdr>
        </w:div>
        <w:div w:id="2049377067">
          <w:marLeft w:val="640"/>
          <w:marRight w:val="0"/>
          <w:marTop w:val="0"/>
          <w:marBottom w:val="0"/>
          <w:divBdr>
            <w:top w:val="none" w:sz="0" w:space="0" w:color="auto"/>
            <w:left w:val="none" w:sz="0" w:space="0" w:color="auto"/>
            <w:bottom w:val="none" w:sz="0" w:space="0" w:color="auto"/>
            <w:right w:val="none" w:sz="0" w:space="0" w:color="auto"/>
          </w:divBdr>
        </w:div>
        <w:div w:id="117457305">
          <w:marLeft w:val="640"/>
          <w:marRight w:val="0"/>
          <w:marTop w:val="0"/>
          <w:marBottom w:val="0"/>
          <w:divBdr>
            <w:top w:val="none" w:sz="0" w:space="0" w:color="auto"/>
            <w:left w:val="none" w:sz="0" w:space="0" w:color="auto"/>
            <w:bottom w:val="none" w:sz="0" w:space="0" w:color="auto"/>
            <w:right w:val="none" w:sz="0" w:space="0" w:color="auto"/>
          </w:divBdr>
        </w:div>
        <w:div w:id="424884638">
          <w:marLeft w:val="640"/>
          <w:marRight w:val="0"/>
          <w:marTop w:val="0"/>
          <w:marBottom w:val="0"/>
          <w:divBdr>
            <w:top w:val="none" w:sz="0" w:space="0" w:color="auto"/>
            <w:left w:val="none" w:sz="0" w:space="0" w:color="auto"/>
            <w:bottom w:val="none" w:sz="0" w:space="0" w:color="auto"/>
            <w:right w:val="none" w:sz="0" w:space="0" w:color="auto"/>
          </w:divBdr>
        </w:div>
        <w:div w:id="1844782078">
          <w:marLeft w:val="640"/>
          <w:marRight w:val="0"/>
          <w:marTop w:val="0"/>
          <w:marBottom w:val="0"/>
          <w:divBdr>
            <w:top w:val="none" w:sz="0" w:space="0" w:color="auto"/>
            <w:left w:val="none" w:sz="0" w:space="0" w:color="auto"/>
            <w:bottom w:val="none" w:sz="0" w:space="0" w:color="auto"/>
            <w:right w:val="none" w:sz="0" w:space="0" w:color="auto"/>
          </w:divBdr>
        </w:div>
        <w:div w:id="1310859998">
          <w:marLeft w:val="640"/>
          <w:marRight w:val="0"/>
          <w:marTop w:val="0"/>
          <w:marBottom w:val="0"/>
          <w:divBdr>
            <w:top w:val="none" w:sz="0" w:space="0" w:color="auto"/>
            <w:left w:val="none" w:sz="0" w:space="0" w:color="auto"/>
            <w:bottom w:val="none" w:sz="0" w:space="0" w:color="auto"/>
            <w:right w:val="none" w:sz="0" w:space="0" w:color="auto"/>
          </w:divBdr>
        </w:div>
        <w:div w:id="895310829">
          <w:marLeft w:val="640"/>
          <w:marRight w:val="0"/>
          <w:marTop w:val="0"/>
          <w:marBottom w:val="0"/>
          <w:divBdr>
            <w:top w:val="none" w:sz="0" w:space="0" w:color="auto"/>
            <w:left w:val="none" w:sz="0" w:space="0" w:color="auto"/>
            <w:bottom w:val="none" w:sz="0" w:space="0" w:color="auto"/>
            <w:right w:val="none" w:sz="0" w:space="0" w:color="auto"/>
          </w:divBdr>
        </w:div>
        <w:div w:id="931086936">
          <w:marLeft w:val="640"/>
          <w:marRight w:val="0"/>
          <w:marTop w:val="0"/>
          <w:marBottom w:val="0"/>
          <w:divBdr>
            <w:top w:val="none" w:sz="0" w:space="0" w:color="auto"/>
            <w:left w:val="none" w:sz="0" w:space="0" w:color="auto"/>
            <w:bottom w:val="none" w:sz="0" w:space="0" w:color="auto"/>
            <w:right w:val="none" w:sz="0" w:space="0" w:color="auto"/>
          </w:divBdr>
        </w:div>
        <w:div w:id="1112476244">
          <w:marLeft w:val="640"/>
          <w:marRight w:val="0"/>
          <w:marTop w:val="0"/>
          <w:marBottom w:val="0"/>
          <w:divBdr>
            <w:top w:val="none" w:sz="0" w:space="0" w:color="auto"/>
            <w:left w:val="none" w:sz="0" w:space="0" w:color="auto"/>
            <w:bottom w:val="none" w:sz="0" w:space="0" w:color="auto"/>
            <w:right w:val="none" w:sz="0" w:space="0" w:color="auto"/>
          </w:divBdr>
        </w:div>
        <w:div w:id="1452089626">
          <w:marLeft w:val="640"/>
          <w:marRight w:val="0"/>
          <w:marTop w:val="0"/>
          <w:marBottom w:val="0"/>
          <w:divBdr>
            <w:top w:val="none" w:sz="0" w:space="0" w:color="auto"/>
            <w:left w:val="none" w:sz="0" w:space="0" w:color="auto"/>
            <w:bottom w:val="none" w:sz="0" w:space="0" w:color="auto"/>
            <w:right w:val="none" w:sz="0" w:space="0" w:color="auto"/>
          </w:divBdr>
        </w:div>
      </w:divsChild>
    </w:div>
    <w:div w:id="2082217383">
      <w:bodyDiv w:val="1"/>
      <w:marLeft w:val="0"/>
      <w:marRight w:val="0"/>
      <w:marTop w:val="0"/>
      <w:marBottom w:val="0"/>
      <w:divBdr>
        <w:top w:val="none" w:sz="0" w:space="0" w:color="auto"/>
        <w:left w:val="none" w:sz="0" w:space="0" w:color="auto"/>
        <w:bottom w:val="none" w:sz="0" w:space="0" w:color="auto"/>
        <w:right w:val="none" w:sz="0" w:space="0" w:color="auto"/>
      </w:divBdr>
      <w:divsChild>
        <w:div w:id="482430532">
          <w:marLeft w:val="640"/>
          <w:marRight w:val="0"/>
          <w:marTop w:val="0"/>
          <w:marBottom w:val="0"/>
          <w:divBdr>
            <w:top w:val="none" w:sz="0" w:space="0" w:color="auto"/>
            <w:left w:val="none" w:sz="0" w:space="0" w:color="auto"/>
            <w:bottom w:val="none" w:sz="0" w:space="0" w:color="auto"/>
            <w:right w:val="none" w:sz="0" w:space="0" w:color="auto"/>
          </w:divBdr>
        </w:div>
        <w:div w:id="366872595">
          <w:marLeft w:val="640"/>
          <w:marRight w:val="0"/>
          <w:marTop w:val="0"/>
          <w:marBottom w:val="0"/>
          <w:divBdr>
            <w:top w:val="none" w:sz="0" w:space="0" w:color="auto"/>
            <w:left w:val="none" w:sz="0" w:space="0" w:color="auto"/>
            <w:bottom w:val="none" w:sz="0" w:space="0" w:color="auto"/>
            <w:right w:val="none" w:sz="0" w:space="0" w:color="auto"/>
          </w:divBdr>
        </w:div>
        <w:div w:id="969825711">
          <w:marLeft w:val="640"/>
          <w:marRight w:val="0"/>
          <w:marTop w:val="0"/>
          <w:marBottom w:val="0"/>
          <w:divBdr>
            <w:top w:val="none" w:sz="0" w:space="0" w:color="auto"/>
            <w:left w:val="none" w:sz="0" w:space="0" w:color="auto"/>
            <w:bottom w:val="none" w:sz="0" w:space="0" w:color="auto"/>
            <w:right w:val="none" w:sz="0" w:space="0" w:color="auto"/>
          </w:divBdr>
        </w:div>
        <w:div w:id="840314501">
          <w:marLeft w:val="640"/>
          <w:marRight w:val="0"/>
          <w:marTop w:val="0"/>
          <w:marBottom w:val="0"/>
          <w:divBdr>
            <w:top w:val="none" w:sz="0" w:space="0" w:color="auto"/>
            <w:left w:val="none" w:sz="0" w:space="0" w:color="auto"/>
            <w:bottom w:val="none" w:sz="0" w:space="0" w:color="auto"/>
            <w:right w:val="none" w:sz="0" w:space="0" w:color="auto"/>
          </w:divBdr>
        </w:div>
        <w:div w:id="836730269">
          <w:marLeft w:val="640"/>
          <w:marRight w:val="0"/>
          <w:marTop w:val="0"/>
          <w:marBottom w:val="0"/>
          <w:divBdr>
            <w:top w:val="none" w:sz="0" w:space="0" w:color="auto"/>
            <w:left w:val="none" w:sz="0" w:space="0" w:color="auto"/>
            <w:bottom w:val="none" w:sz="0" w:space="0" w:color="auto"/>
            <w:right w:val="none" w:sz="0" w:space="0" w:color="auto"/>
          </w:divBdr>
        </w:div>
        <w:div w:id="756945460">
          <w:marLeft w:val="640"/>
          <w:marRight w:val="0"/>
          <w:marTop w:val="0"/>
          <w:marBottom w:val="0"/>
          <w:divBdr>
            <w:top w:val="none" w:sz="0" w:space="0" w:color="auto"/>
            <w:left w:val="none" w:sz="0" w:space="0" w:color="auto"/>
            <w:bottom w:val="none" w:sz="0" w:space="0" w:color="auto"/>
            <w:right w:val="none" w:sz="0" w:space="0" w:color="auto"/>
          </w:divBdr>
        </w:div>
        <w:div w:id="1852989358">
          <w:marLeft w:val="640"/>
          <w:marRight w:val="0"/>
          <w:marTop w:val="0"/>
          <w:marBottom w:val="0"/>
          <w:divBdr>
            <w:top w:val="none" w:sz="0" w:space="0" w:color="auto"/>
            <w:left w:val="none" w:sz="0" w:space="0" w:color="auto"/>
            <w:bottom w:val="none" w:sz="0" w:space="0" w:color="auto"/>
            <w:right w:val="none" w:sz="0" w:space="0" w:color="auto"/>
          </w:divBdr>
        </w:div>
        <w:div w:id="967974033">
          <w:marLeft w:val="640"/>
          <w:marRight w:val="0"/>
          <w:marTop w:val="0"/>
          <w:marBottom w:val="0"/>
          <w:divBdr>
            <w:top w:val="none" w:sz="0" w:space="0" w:color="auto"/>
            <w:left w:val="none" w:sz="0" w:space="0" w:color="auto"/>
            <w:bottom w:val="none" w:sz="0" w:space="0" w:color="auto"/>
            <w:right w:val="none" w:sz="0" w:space="0" w:color="auto"/>
          </w:divBdr>
        </w:div>
        <w:div w:id="1858496052">
          <w:marLeft w:val="640"/>
          <w:marRight w:val="0"/>
          <w:marTop w:val="0"/>
          <w:marBottom w:val="0"/>
          <w:divBdr>
            <w:top w:val="none" w:sz="0" w:space="0" w:color="auto"/>
            <w:left w:val="none" w:sz="0" w:space="0" w:color="auto"/>
            <w:bottom w:val="none" w:sz="0" w:space="0" w:color="auto"/>
            <w:right w:val="none" w:sz="0" w:space="0" w:color="auto"/>
          </w:divBdr>
        </w:div>
        <w:div w:id="304436472">
          <w:marLeft w:val="640"/>
          <w:marRight w:val="0"/>
          <w:marTop w:val="0"/>
          <w:marBottom w:val="0"/>
          <w:divBdr>
            <w:top w:val="none" w:sz="0" w:space="0" w:color="auto"/>
            <w:left w:val="none" w:sz="0" w:space="0" w:color="auto"/>
            <w:bottom w:val="none" w:sz="0" w:space="0" w:color="auto"/>
            <w:right w:val="none" w:sz="0" w:space="0" w:color="auto"/>
          </w:divBdr>
        </w:div>
        <w:div w:id="1597783644">
          <w:marLeft w:val="640"/>
          <w:marRight w:val="0"/>
          <w:marTop w:val="0"/>
          <w:marBottom w:val="0"/>
          <w:divBdr>
            <w:top w:val="none" w:sz="0" w:space="0" w:color="auto"/>
            <w:left w:val="none" w:sz="0" w:space="0" w:color="auto"/>
            <w:bottom w:val="none" w:sz="0" w:space="0" w:color="auto"/>
            <w:right w:val="none" w:sz="0" w:space="0" w:color="auto"/>
          </w:divBdr>
        </w:div>
        <w:div w:id="1983578618">
          <w:marLeft w:val="640"/>
          <w:marRight w:val="0"/>
          <w:marTop w:val="0"/>
          <w:marBottom w:val="0"/>
          <w:divBdr>
            <w:top w:val="none" w:sz="0" w:space="0" w:color="auto"/>
            <w:left w:val="none" w:sz="0" w:space="0" w:color="auto"/>
            <w:bottom w:val="none" w:sz="0" w:space="0" w:color="auto"/>
            <w:right w:val="none" w:sz="0" w:space="0" w:color="auto"/>
          </w:divBdr>
        </w:div>
        <w:div w:id="1628582118">
          <w:marLeft w:val="640"/>
          <w:marRight w:val="0"/>
          <w:marTop w:val="0"/>
          <w:marBottom w:val="0"/>
          <w:divBdr>
            <w:top w:val="none" w:sz="0" w:space="0" w:color="auto"/>
            <w:left w:val="none" w:sz="0" w:space="0" w:color="auto"/>
            <w:bottom w:val="none" w:sz="0" w:space="0" w:color="auto"/>
            <w:right w:val="none" w:sz="0" w:space="0" w:color="auto"/>
          </w:divBdr>
        </w:div>
      </w:divsChild>
    </w:div>
    <w:div w:id="2099520349">
      <w:bodyDiv w:val="1"/>
      <w:marLeft w:val="0"/>
      <w:marRight w:val="0"/>
      <w:marTop w:val="0"/>
      <w:marBottom w:val="0"/>
      <w:divBdr>
        <w:top w:val="none" w:sz="0" w:space="0" w:color="auto"/>
        <w:left w:val="none" w:sz="0" w:space="0" w:color="auto"/>
        <w:bottom w:val="none" w:sz="0" w:space="0" w:color="auto"/>
        <w:right w:val="none" w:sz="0" w:space="0" w:color="auto"/>
      </w:divBdr>
      <w:divsChild>
        <w:div w:id="376707065">
          <w:marLeft w:val="640"/>
          <w:marRight w:val="0"/>
          <w:marTop w:val="0"/>
          <w:marBottom w:val="0"/>
          <w:divBdr>
            <w:top w:val="none" w:sz="0" w:space="0" w:color="auto"/>
            <w:left w:val="none" w:sz="0" w:space="0" w:color="auto"/>
            <w:bottom w:val="none" w:sz="0" w:space="0" w:color="auto"/>
            <w:right w:val="none" w:sz="0" w:space="0" w:color="auto"/>
          </w:divBdr>
        </w:div>
        <w:div w:id="964584515">
          <w:marLeft w:val="640"/>
          <w:marRight w:val="0"/>
          <w:marTop w:val="0"/>
          <w:marBottom w:val="0"/>
          <w:divBdr>
            <w:top w:val="none" w:sz="0" w:space="0" w:color="auto"/>
            <w:left w:val="none" w:sz="0" w:space="0" w:color="auto"/>
            <w:bottom w:val="none" w:sz="0" w:space="0" w:color="auto"/>
            <w:right w:val="none" w:sz="0" w:space="0" w:color="auto"/>
          </w:divBdr>
        </w:div>
        <w:div w:id="40399054">
          <w:marLeft w:val="640"/>
          <w:marRight w:val="0"/>
          <w:marTop w:val="0"/>
          <w:marBottom w:val="0"/>
          <w:divBdr>
            <w:top w:val="none" w:sz="0" w:space="0" w:color="auto"/>
            <w:left w:val="none" w:sz="0" w:space="0" w:color="auto"/>
            <w:bottom w:val="none" w:sz="0" w:space="0" w:color="auto"/>
            <w:right w:val="none" w:sz="0" w:space="0" w:color="auto"/>
          </w:divBdr>
        </w:div>
        <w:div w:id="942105876">
          <w:marLeft w:val="640"/>
          <w:marRight w:val="0"/>
          <w:marTop w:val="0"/>
          <w:marBottom w:val="0"/>
          <w:divBdr>
            <w:top w:val="none" w:sz="0" w:space="0" w:color="auto"/>
            <w:left w:val="none" w:sz="0" w:space="0" w:color="auto"/>
            <w:bottom w:val="none" w:sz="0" w:space="0" w:color="auto"/>
            <w:right w:val="none" w:sz="0" w:space="0" w:color="auto"/>
          </w:divBdr>
        </w:div>
        <w:div w:id="1636568411">
          <w:marLeft w:val="640"/>
          <w:marRight w:val="0"/>
          <w:marTop w:val="0"/>
          <w:marBottom w:val="0"/>
          <w:divBdr>
            <w:top w:val="none" w:sz="0" w:space="0" w:color="auto"/>
            <w:left w:val="none" w:sz="0" w:space="0" w:color="auto"/>
            <w:bottom w:val="none" w:sz="0" w:space="0" w:color="auto"/>
            <w:right w:val="none" w:sz="0" w:space="0" w:color="auto"/>
          </w:divBdr>
        </w:div>
        <w:div w:id="1978367139">
          <w:marLeft w:val="640"/>
          <w:marRight w:val="0"/>
          <w:marTop w:val="0"/>
          <w:marBottom w:val="0"/>
          <w:divBdr>
            <w:top w:val="none" w:sz="0" w:space="0" w:color="auto"/>
            <w:left w:val="none" w:sz="0" w:space="0" w:color="auto"/>
            <w:bottom w:val="none" w:sz="0" w:space="0" w:color="auto"/>
            <w:right w:val="none" w:sz="0" w:space="0" w:color="auto"/>
          </w:divBdr>
        </w:div>
        <w:div w:id="701713268">
          <w:marLeft w:val="640"/>
          <w:marRight w:val="0"/>
          <w:marTop w:val="0"/>
          <w:marBottom w:val="0"/>
          <w:divBdr>
            <w:top w:val="none" w:sz="0" w:space="0" w:color="auto"/>
            <w:left w:val="none" w:sz="0" w:space="0" w:color="auto"/>
            <w:bottom w:val="none" w:sz="0" w:space="0" w:color="auto"/>
            <w:right w:val="none" w:sz="0" w:space="0" w:color="auto"/>
          </w:divBdr>
        </w:div>
        <w:div w:id="901453755">
          <w:marLeft w:val="640"/>
          <w:marRight w:val="0"/>
          <w:marTop w:val="0"/>
          <w:marBottom w:val="0"/>
          <w:divBdr>
            <w:top w:val="none" w:sz="0" w:space="0" w:color="auto"/>
            <w:left w:val="none" w:sz="0" w:space="0" w:color="auto"/>
            <w:bottom w:val="none" w:sz="0" w:space="0" w:color="auto"/>
            <w:right w:val="none" w:sz="0" w:space="0" w:color="auto"/>
          </w:divBdr>
        </w:div>
        <w:div w:id="7297014">
          <w:marLeft w:val="640"/>
          <w:marRight w:val="0"/>
          <w:marTop w:val="0"/>
          <w:marBottom w:val="0"/>
          <w:divBdr>
            <w:top w:val="none" w:sz="0" w:space="0" w:color="auto"/>
            <w:left w:val="none" w:sz="0" w:space="0" w:color="auto"/>
            <w:bottom w:val="none" w:sz="0" w:space="0" w:color="auto"/>
            <w:right w:val="none" w:sz="0" w:space="0" w:color="auto"/>
          </w:divBdr>
        </w:div>
        <w:div w:id="572278521">
          <w:marLeft w:val="640"/>
          <w:marRight w:val="0"/>
          <w:marTop w:val="0"/>
          <w:marBottom w:val="0"/>
          <w:divBdr>
            <w:top w:val="none" w:sz="0" w:space="0" w:color="auto"/>
            <w:left w:val="none" w:sz="0" w:space="0" w:color="auto"/>
            <w:bottom w:val="none" w:sz="0" w:space="0" w:color="auto"/>
            <w:right w:val="none" w:sz="0" w:space="0" w:color="auto"/>
          </w:divBdr>
        </w:div>
        <w:div w:id="1749888398">
          <w:marLeft w:val="640"/>
          <w:marRight w:val="0"/>
          <w:marTop w:val="0"/>
          <w:marBottom w:val="0"/>
          <w:divBdr>
            <w:top w:val="none" w:sz="0" w:space="0" w:color="auto"/>
            <w:left w:val="none" w:sz="0" w:space="0" w:color="auto"/>
            <w:bottom w:val="none" w:sz="0" w:space="0" w:color="auto"/>
            <w:right w:val="none" w:sz="0" w:space="0" w:color="auto"/>
          </w:divBdr>
        </w:div>
        <w:div w:id="1074669513">
          <w:marLeft w:val="640"/>
          <w:marRight w:val="0"/>
          <w:marTop w:val="0"/>
          <w:marBottom w:val="0"/>
          <w:divBdr>
            <w:top w:val="none" w:sz="0" w:space="0" w:color="auto"/>
            <w:left w:val="none" w:sz="0" w:space="0" w:color="auto"/>
            <w:bottom w:val="none" w:sz="0" w:space="0" w:color="auto"/>
            <w:right w:val="none" w:sz="0" w:space="0" w:color="auto"/>
          </w:divBdr>
        </w:div>
        <w:div w:id="1495145385">
          <w:marLeft w:val="640"/>
          <w:marRight w:val="0"/>
          <w:marTop w:val="0"/>
          <w:marBottom w:val="0"/>
          <w:divBdr>
            <w:top w:val="none" w:sz="0" w:space="0" w:color="auto"/>
            <w:left w:val="none" w:sz="0" w:space="0" w:color="auto"/>
            <w:bottom w:val="none" w:sz="0" w:space="0" w:color="auto"/>
            <w:right w:val="none" w:sz="0" w:space="0" w:color="auto"/>
          </w:divBdr>
        </w:div>
        <w:div w:id="642778182">
          <w:marLeft w:val="640"/>
          <w:marRight w:val="0"/>
          <w:marTop w:val="0"/>
          <w:marBottom w:val="0"/>
          <w:divBdr>
            <w:top w:val="none" w:sz="0" w:space="0" w:color="auto"/>
            <w:left w:val="none" w:sz="0" w:space="0" w:color="auto"/>
            <w:bottom w:val="none" w:sz="0" w:space="0" w:color="auto"/>
            <w:right w:val="none" w:sz="0" w:space="0" w:color="auto"/>
          </w:divBdr>
        </w:div>
      </w:divsChild>
    </w:div>
    <w:div w:id="2100445326">
      <w:bodyDiv w:val="1"/>
      <w:marLeft w:val="0"/>
      <w:marRight w:val="0"/>
      <w:marTop w:val="0"/>
      <w:marBottom w:val="0"/>
      <w:divBdr>
        <w:top w:val="none" w:sz="0" w:space="0" w:color="auto"/>
        <w:left w:val="none" w:sz="0" w:space="0" w:color="auto"/>
        <w:bottom w:val="none" w:sz="0" w:space="0" w:color="auto"/>
        <w:right w:val="none" w:sz="0" w:space="0" w:color="auto"/>
      </w:divBdr>
      <w:divsChild>
        <w:div w:id="2100059422">
          <w:marLeft w:val="640"/>
          <w:marRight w:val="0"/>
          <w:marTop w:val="0"/>
          <w:marBottom w:val="0"/>
          <w:divBdr>
            <w:top w:val="none" w:sz="0" w:space="0" w:color="auto"/>
            <w:left w:val="none" w:sz="0" w:space="0" w:color="auto"/>
            <w:bottom w:val="none" w:sz="0" w:space="0" w:color="auto"/>
            <w:right w:val="none" w:sz="0" w:space="0" w:color="auto"/>
          </w:divBdr>
        </w:div>
        <w:div w:id="2078631266">
          <w:marLeft w:val="640"/>
          <w:marRight w:val="0"/>
          <w:marTop w:val="0"/>
          <w:marBottom w:val="0"/>
          <w:divBdr>
            <w:top w:val="none" w:sz="0" w:space="0" w:color="auto"/>
            <w:left w:val="none" w:sz="0" w:space="0" w:color="auto"/>
            <w:bottom w:val="none" w:sz="0" w:space="0" w:color="auto"/>
            <w:right w:val="none" w:sz="0" w:space="0" w:color="auto"/>
          </w:divBdr>
        </w:div>
        <w:div w:id="1959339819">
          <w:marLeft w:val="640"/>
          <w:marRight w:val="0"/>
          <w:marTop w:val="0"/>
          <w:marBottom w:val="0"/>
          <w:divBdr>
            <w:top w:val="none" w:sz="0" w:space="0" w:color="auto"/>
            <w:left w:val="none" w:sz="0" w:space="0" w:color="auto"/>
            <w:bottom w:val="none" w:sz="0" w:space="0" w:color="auto"/>
            <w:right w:val="none" w:sz="0" w:space="0" w:color="auto"/>
          </w:divBdr>
        </w:div>
        <w:div w:id="1013726121">
          <w:marLeft w:val="640"/>
          <w:marRight w:val="0"/>
          <w:marTop w:val="0"/>
          <w:marBottom w:val="0"/>
          <w:divBdr>
            <w:top w:val="none" w:sz="0" w:space="0" w:color="auto"/>
            <w:left w:val="none" w:sz="0" w:space="0" w:color="auto"/>
            <w:bottom w:val="none" w:sz="0" w:space="0" w:color="auto"/>
            <w:right w:val="none" w:sz="0" w:space="0" w:color="auto"/>
          </w:divBdr>
        </w:div>
        <w:div w:id="1645550623">
          <w:marLeft w:val="640"/>
          <w:marRight w:val="0"/>
          <w:marTop w:val="0"/>
          <w:marBottom w:val="0"/>
          <w:divBdr>
            <w:top w:val="none" w:sz="0" w:space="0" w:color="auto"/>
            <w:left w:val="none" w:sz="0" w:space="0" w:color="auto"/>
            <w:bottom w:val="none" w:sz="0" w:space="0" w:color="auto"/>
            <w:right w:val="none" w:sz="0" w:space="0" w:color="auto"/>
          </w:divBdr>
        </w:div>
        <w:div w:id="1599750146">
          <w:marLeft w:val="640"/>
          <w:marRight w:val="0"/>
          <w:marTop w:val="0"/>
          <w:marBottom w:val="0"/>
          <w:divBdr>
            <w:top w:val="none" w:sz="0" w:space="0" w:color="auto"/>
            <w:left w:val="none" w:sz="0" w:space="0" w:color="auto"/>
            <w:bottom w:val="none" w:sz="0" w:space="0" w:color="auto"/>
            <w:right w:val="none" w:sz="0" w:space="0" w:color="auto"/>
          </w:divBdr>
        </w:div>
        <w:div w:id="853228498">
          <w:marLeft w:val="640"/>
          <w:marRight w:val="0"/>
          <w:marTop w:val="0"/>
          <w:marBottom w:val="0"/>
          <w:divBdr>
            <w:top w:val="none" w:sz="0" w:space="0" w:color="auto"/>
            <w:left w:val="none" w:sz="0" w:space="0" w:color="auto"/>
            <w:bottom w:val="none" w:sz="0" w:space="0" w:color="auto"/>
            <w:right w:val="none" w:sz="0" w:space="0" w:color="auto"/>
          </w:divBdr>
        </w:div>
        <w:div w:id="210457375">
          <w:marLeft w:val="640"/>
          <w:marRight w:val="0"/>
          <w:marTop w:val="0"/>
          <w:marBottom w:val="0"/>
          <w:divBdr>
            <w:top w:val="none" w:sz="0" w:space="0" w:color="auto"/>
            <w:left w:val="none" w:sz="0" w:space="0" w:color="auto"/>
            <w:bottom w:val="none" w:sz="0" w:space="0" w:color="auto"/>
            <w:right w:val="none" w:sz="0" w:space="0" w:color="auto"/>
          </w:divBdr>
        </w:div>
        <w:div w:id="1715426964">
          <w:marLeft w:val="640"/>
          <w:marRight w:val="0"/>
          <w:marTop w:val="0"/>
          <w:marBottom w:val="0"/>
          <w:divBdr>
            <w:top w:val="none" w:sz="0" w:space="0" w:color="auto"/>
            <w:left w:val="none" w:sz="0" w:space="0" w:color="auto"/>
            <w:bottom w:val="none" w:sz="0" w:space="0" w:color="auto"/>
            <w:right w:val="none" w:sz="0" w:space="0" w:color="auto"/>
          </w:divBdr>
        </w:div>
        <w:div w:id="5795483">
          <w:marLeft w:val="640"/>
          <w:marRight w:val="0"/>
          <w:marTop w:val="0"/>
          <w:marBottom w:val="0"/>
          <w:divBdr>
            <w:top w:val="none" w:sz="0" w:space="0" w:color="auto"/>
            <w:left w:val="none" w:sz="0" w:space="0" w:color="auto"/>
            <w:bottom w:val="none" w:sz="0" w:space="0" w:color="auto"/>
            <w:right w:val="none" w:sz="0" w:space="0" w:color="auto"/>
          </w:divBdr>
        </w:div>
        <w:div w:id="1577085580">
          <w:marLeft w:val="640"/>
          <w:marRight w:val="0"/>
          <w:marTop w:val="0"/>
          <w:marBottom w:val="0"/>
          <w:divBdr>
            <w:top w:val="none" w:sz="0" w:space="0" w:color="auto"/>
            <w:left w:val="none" w:sz="0" w:space="0" w:color="auto"/>
            <w:bottom w:val="none" w:sz="0" w:space="0" w:color="auto"/>
            <w:right w:val="none" w:sz="0" w:space="0" w:color="auto"/>
          </w:divBdr>
        </w:div>
        <w:div w:id="789013455">
          <w:marLeft w:val="640"/>
          <w:marRight w:val="0"/>
          <w:marTop w:val="0"/>
          <w:marBottom w:val="0"/>
          <w:divBdr>
            <w:top w:val="none" w:sz="0" w:space="0" w:color="auto"/>
            <w:left w:val="none" w:sz="0" w:space="0" w:color="auto"/>
            <w:bottom w:val="none" w:sz="0" w:space="0" w:color="auto"/>
            <w:right w:val="none" w:sz="0" w:space="0" w:color="auto"/>
          </w:divBdr>
        </w:div>
        <w:div w:id="836191286">
          <w:marLeft w:val="640"/>
          <w:marRight w:val="0"/>
          <w:marTop w:val="0"/>
          <w:marBottom w:val="0"/>
          <w:divBdr>
            <w:top w:val="none" w:sz="0" w:space="0" w:color="auto"/>
            <w:left w:val="none" w:sz="0" w:space="0" w:color="auto"/>
            <w:bottom w:val="none" w:sz="0" w:space="0" w:color="auto"/>
            <w:right w:val="none" w:sz="0" w:space="0" w:color="auto"/>
          </w:divBdr>
        </w:div>
        <w:div w:id="1893346957">
          <w:marLeft w:val="640"/>
          <w:marRight w:val="0"/>
          <w:marTop w:val="0"/>
          <w:marBottom w:val="0"/>
          <w:divBdr>
            <w:top w:val="none" w:sz="0" w:space="0" w:color="auto"/>
            <w:left w:val="none" w:sz="0" w:space="0" w:color="auto"/>
            <w:bottom w:val="none" w:sz="0" w:space="0" w:color="auto"/>
            <w:right w:val="none" w:sz="0" w:space="0" w:color="auto"/>
          </w:divBdr>
        </w:div>
      </w:divsChild>
    </w:div>
    <w:div w:id="2101871098">
      <w:bodyDiv w:val="1"/>
      <w:marLeft w:val="0"/>
      <w:marRight w:val="0"/>
      <w:marTop w:val="0"/>
      <w:marBottom w:val="0"/>
      <w:divBdr>
        <w:top w:val="none" w:sz="0" w:space="0" w:color="auto"/>
        <w:left w:val="none" w:sz="0" w:space="0" w:color="auto"/>
        <w:bottom w:val="none" w:sz="0" w:space="0" w:color="auto"/>
        <w:right w:val="none" w:sz="0" w:space="0" w:color="auto"/>
      </w:divBdr>
      <w:divsChild>
        <w:div w:id="102071850">
          <w:marLeft w:val="640"/>
          <w:marRight w:val="0"/>
          <w:marTop w:val="0"/>
          <w:marBottom w:val="0"/>
          <w:divBdr>
            <w:top w:val="none" w:sz="0" w:space="0" w:color="auto"/>
            <w:left w:val="none" w:sz="0" w:space="0" w:color="auto"/>
            <w:bottom w:val="none" w:sz="0" w:space="0" w:color="auto"/>
            <w:right w:val="none" w:sz="0" w:space="0" w:color="auto"/>
          </w:divBdr>
        </w:div>
        <w:div w:id="1147746451">
          <w:marLeft w:val="640"/>
          <w:marRight w:val="0"/>
          <w:marTop w:val="0"/>
          <w:marBottom w:val="0"/>
          <w:divBdr>
            <w:top w:val="none" w:sz="0" w:space="0" w:color="auto"/>
            <w:left w:val="none" w:sz="0" w:space="0" w:color="auto"/>
            <w:bottom w:val="none" w:sz="0" w:space="0" w:color="auto"/>
            <w:right w:val="none" w:sz="0" w:space="0" w:color="auto"/>
          </w:divBdr>
        </w:div>
        <w:div w:id="103691609">
          <w:marLeft w:val="640"/>
          <w:marRight w:val="0"/>
          <w:marTop w:val="0"/>
          <w:marBottom w:val="0"/>
          <w:divBdr>
            <w:top w:val="none" w:sz="0" w:space="0" w:color="auto"/>
            <w:left w:val="none" w:sz="0" w:space="0" w:color="auto"/>
            <w:bottom w:val="none" w:sz="0" w:space="0" w:color="auto"/>
            <w:right w:val="none" w:sz="0" w:space="0" w:color="auto"/>
          </w:divBdr>
        </w:div>
        <w:div w:id="496918870">
          <w:marLeft w:val="640"/>
          <w:marRight w:val="0"/>
          <w:marTop w:val="0"/>
          <w:marBottom w:val="0"/>
          <w:divBdr>
            <w:top w:val="none" w:sz="0" w:space="0" w:color="auto"/>
            <w:left w:val="none" w:sz="0" w:space="0" w:color="auto"/>
            <w:bottom w:val="none" w:sz="0" w:space="0" w:color="auto"/>
            <w:right w:val="none" w:sz="0" w:space="0" w:color="auto"/>
          </w:divBdr>
        </w:div>
        <w:div w:id="1422143949">
          <w:marLeft w:val="640"/>
          <w:marRight w:val="0"/>
          <w:marTop w:val="0"/>
          <w:marBottom w:val="0"/>
          <w:divBdr>
            <w:top w:val="none" w:sz="0" w:space="0" w:color="auto"/>
            <w:left w:val="none" w:sz="0" w:space="0" w:color="auto"/>
            <w:bottom w:val="none" w:sz="0" w:space="0" w:color="auto"/>
            <w:right w:val="none" w:sz="0" w:space="0" w:color="auto"/>
          </w:divBdr>
        </w:div>
        <w:div w:id="676427647">
          <w:marLeft w:val="640"/>
          <w:marRight w:val="0"/>
          <w:marTop w:val="0"/>
          <w:marBottom w:val="0"/>
          <w:divBdr>
            <w:top w:val="none" w:sz="0" w:space="0" w:color="auto"/>
            <w:left w:val="none" w:sz="0" w:space="0" w:color="auto"/>
            <w:bottom w:val="none" w:sz="0" w:space="0" w:color="auto"/>
            <w:right w:val="none" w:sz="0" w:space="0" w:color="auto"/>
          </w:divBdr>
        </w:div>
        <w:div w:id="25911294">
          <w:marLeft w:val="640"/>
          <w:marRight w:val="0"/>
          <w:marTop w:val="0"/>
          <w:marBottom w:val="0"/>
          <w:divBdr>
            <w:top w:val="none" w:sz="0" w:space="0" w:color="auto"/>
            <w:left w:val="none" w:sz="0" w:space="0" w:color="auto"/>
            <w:bottom w:val="none" w:sz="0" w:space="0" w:color="auto"/>
            <w:right w:val="none" w:sz="0" w:space="0" w:color="auto"/>
          </w:divBdr>
        </w:div>
        <w:div w:id="1021669366">
          <w:marLeft w:val="640"/>
          <w:marRight w:val="0"/>
          <w:marTop w:val="0"/>
          <w:marBottom w:val="0"/>
          <w:divBdr>
            <w:top w:val="none" w:sz="0" w:space="0" w:color="auto"/>
            <w:left w:val="none" w:sz="0" w:space="0" w:color="auto"/>
            <w:bottom w:val="none" w:sz="0" w:space="0" w:color="auto"/>
            <w:right w:val="none" w:sz="0" w:space="0" w:color="auto"/>
          </w:divBdr>
        </w:div>
        <w:div w:id="1466855268">
          <w:marLeft w:val="640"/>
          <w:marRight w:val="0"/>
          <w:marTop w:val="0"/>
          <w:marBottom w:val="0"/>
          <w:divBdr>
            <w:top w:val="none" w:sz="0" w:space="0" w:color="auto"/>
            <w:left w:val="none" w:sz="0" w:space="0" w:color="auto"/>
            <w:bottom w:val="none" w:sz="0" w:space="0" w:color="auto"/>
            <w:right w:val="none" w:sz="0" w:space="0" w:color="auto"/>
          </w:divBdr>
        </w:div>
        <w:div w:id="65883916">
          <w:marLeft w:val="640"/>
          <w:marRight w:val="0"/>
          <w:marTop w:val="0"/>
          <w:marBottom w:val="0"/>
          <w:divBdr>
            <w:top w:val="none" w:sz="0" w:space="0" w:color="auto"/>
            <w:left w:val="none" w:sz="0" w:space="0" w:color="auto"/>
            <w:bottom w:val="none" w:sz="0" w:space="0" w:color="auto"/>
            <w:right w:val="none" w:sz="0" w:space="0" w:color="auto"/>
          </w:divBdr>
        </w:div>
        <w:div w:id="351883424">
          <w:marLeft w:val="640"/>
          <w:marRight w:val="0"/>
          <w:marTop w:val="0"/>
          <w:marBottom w:val="0"/>
          <w:divBdr>
            <w:top w:val="none" w:sz="0" w:space="0" w:color="auto"/>
            <w:left w:val="none" w:sz="0" w:space="0" w:color="auto"/>
            <w:bottom w:val="none" w:sz="0" w:space="0" w:color="auto"/>
            <w:right w:val="none" w:sz="0" w:space="0" w:color="auto"/>
          </w:divBdr>
        </w:div>
        <w:div w:id="516433482">
          <w:marLeft w:val="640"/>
          <w:marRight w:val="0"/>
          <w:marTop w:val="0"/>
          <w:marBottom w:val="0"/>
          <w:divBdr>
            <w:top w:val="none" w:sz="0" w:space="0" w:color="auto"/>
            <w:left w:val="none" w:sz="0" w:space="0" w:color="auto"/>
            <w:bottom w:val="none" w:sz="0" w:space="0" w:color="auto"/>
            <w:right w:val="none" w:sz="0" w:space="0" w:color="auto"/>
          </w:divBdr>
        </w:div>
        <w:div w:id="2105346512">
          <w:marLeft w:val="640"/>
          <w:marRight w:val="0"/>
          <w:marTop w:val="0"/>
          <w:marBottom w:val="0"/>
          <w:divBdr>
            <w:top w:val="none" w:sz="0" w:space="0" w:color="auto"/>
            <w:left w:val="none" w:sz="0" w:space="0" w:color="auto"/>
            <w:bottom w:val="none" w:sz="0" w:space="0" w:color="auto"/>
            <w:right w:val="none" w:sz="0" w:space="0" w:color="auto"/>
          </w:divBdr>
        </w:div>
        <w:div w:id="1934128042">
          <w:marLeft w:val="640"/>
          <w:marRight w:val="0"/>
          <w:marTop w:val="0"/>
          <w:marBottom w:val="0"/>
          <w:divBdr>
            <w:top w:val="none" w:sz="0" w:space="0" w:color="auto"/>
            <w:left w:val="none" w:sz="0" w:space="0" w:color="auto"/>
            <w:bottom w:val="none" w:sz="0" w:space="0" w:color="auto"/>
            <w:right w:val="none" w:sz="0" w:space="0" w:color="auto"/>
          </w:divBdr>
        </w:div>
      </w:divsChild>
    </w:div>
    <w:div w:id="2102410719">
      <w:bodyDiv w:val="1"/>
      <w:marLeft w:val="0"/>
      <w:marRight w:val="0"/>
      <w:marTop w:val="0"/>
      <w:marBottom w:val="0"/>
      <w:divBdr>
        <w:top w:val="none" w:sz="0" w:space="0" w:color="auto"/>
        <w:left w:val="none" w:sz="0" w:space="0" w:color="auto"/>
        <w:bottom w:val="none" w:sz="0" w:space="0" w:color="auto"/>
        <w:right w:val="none" w:sz="0" w:space="0" w:color="auto"/>
      </w:divBdr>
      <w:divsChild>
        <w:div w:id="1107846408">
          <w:marLeft w:val="640"/>
          <w:marRight w:val="0"/>
          <w:marTop w:val="0"/>
          <w:marBottom w:val="0"/>
          <w:divBdr>
            <w:top w:val="none" w:sz="0" w:space="0" w:color="auto"/>
            <w:left w:val="none" w:sz="0" w:space="0" w:color="auto"/>
            <w:bottom w:val="none" w:sz="0" w:space="0" w:color="auto"/>
            <w:right w:val="none" w:sz="0" w:space="0" w:color="auto"/>
          </w:divBdr>
        </w:div>
        <w:div w:id="468521882">
          <w:marLeft w:val="640"/>
          <w:marRight w:val="0"/>
          <w:marTop w:val="0"/>
          <w:marBottom w:val="0"/>
          <w:divBdr>
            <w:top w:val="none" w:sz="0" w:space="0" w:color="auto"/>
            <w:left w:val="none" w:sz="0" w:space="0" w:color="auto"/>
            <w:bottom w:val="none" w:sz="0" w:space="0" w:color="auto"/>
            <w:right w:val="none" w:sz="0" w:space="0" w:color="auto"/>
          </w:divBdr>
        </w:div>
        <w:div w:id="254175539">
          <w:marLeft w:val="640"/>
          <w:marRight w:val="0"/>
          <w:marTop w:val="0"/>
          <w:marBottom w:val="0"/>
          <w:divBdr>
            <w:top w:val="none" w:sz="0" w:space="0" w:color="auto"/>
            <w:left w:val="none" w:sz="0" w:space="0" w:color="auto"/>
            <w:bottom w:val="none" w:sz="0" w:space="0" w:color="auto"/>
            <w:right w:val="none" w:sz="0" w:space="0" w:color="auto"/>
          </w:divBdr>
        </w:div>
        <w:div w:id="1717970370">
          <w:marLeft w:val="640"/>
          <w:marRight w:val="0"/>
          <w:marTop w:val="0"/>
          <w:marBottom w:val="0"/>
          <w:divBdr>
            <w:top w:val="none" w:sz="0" w:space="0" w:color="auto"/>
            <w:left w:val="none" w:sz="0" w:space="0" w:color="auto"/>
            <w:bottom w:val="none" w:sz="0" w:space="0" w:color="auto"/>
            <w:right w:val="none" w:sz="0" w:space="0" w:color="auto"/>
          </w:divBdr>
        </w:div>
        <w:div w:id="93982534">
          <w:marLeft w:val="640"/>
          <w:marRight w:val="0"/>
          <w:marTop w:val="0"/>
          <w:marBottom w:val="0"/>
          <w:divBdr>
            <w:top w:val="none" w:sz="0" w:space="0" w:color="auto"/>
            <w:left w:val="none" w:sz="0" w:space="0" w:color="auto"/>
            <w:bottom w:val="none" w:sz="0" w:space="0" w:color="auto"/>
            <w:right w:val="none" w:sz="0" w:space="0" w:color="auto"/>
          </w:divBdr>
        </w:div>
        <w:div w:id="2099785292">
          <w:marLeft w:val="640"/>
          <w:marRight w:val="0"/>
          <w:marTop w:val="0"/>
          <w:marBottom w:val="0"/>
          <w:divBdr>
            <w:top w:val="none" w:sz="0" w:space="0" w:color="auto"/>
            <w:left w:val="none" w:sz="0" w:space="0" w:color="auto"/>
            <w:bottom w:val="none" w:sz="0" w:space="0" w:color="auto"/>
            <w:right w:val="none" w:sz="0" w:space="0" w:color="auto"/>
          </w:divBdr>
        </w:div>
        <w:div w:id="720010972">
          <w:marLeft w:val="640"/>
          <w:marRight w:val="0"/>
          <w:marTop w:val="0"/>
          <w:marBottom w:val="0"/>
          <w:divBdr>
            <w:top w:val="none" w:sz="0" w:space="0" w:color="auto"/>
            <w:left w:val="none" w:sz="0" w:space="0" w:color="auto"/>
            <w:bottom w:val="none" w:sz="0" w:space="0" w:color="auto"/>
            <w:right w:val="none" w:sz="0" w:space="0" w:color="auto"/>
          </w:divBdr>
        </w:div>
        <w:div w:id="1953004314">
          <w:marLeft w:val="640"/>
          <w:marRight w:val="0"/>
          <w:marTop w:val="0"/>
          <w:marBottom w:val="0"/>
          <w:divBdr>
            <w:top w:val="none" w:sz="0" w:space="0" w:color="auto"/>
            <w:left w:val="none" w:sz="0" w:space="0" w:color="auto"/>
            <w:bottom w:val="none" w:sz="0" w:space="0" w:color="auto"/>
            <w:right w:val="none" w:sz="0" w:space="0" w:color="auto"/>
          </w:divBdr>
        </w:div>
        <w:div w:id="1103304171">
          <w:marLeft w:val="640"/>
          <w:marRight w:val="0"/>
          <w:marTop w:val="0"/>
          <w:marBottom w:val="0"/>
          <w:divBdr>
            <w:top w:val="none" w:sz="0" w:space="0" w:color="auto"/>
            <w:left w:val="none" w:sz="0" w:space="0" w:color="auto"/>
            <w:bottom w:val="none" w:sz="0" w:space="0" w:color="auto"/>
            <w:right w:val="none" w:sz="0" w:space="0" w:color="auto"/>
          </w:divBdr>
        </w:div>
        <w:div w:id="1578057325">
          <w:marLeft w:val="640"/>
          <w:marRight w:val="0"/>
          <w:marTop w:val="0"/>
          <w:marBottom w:val="0"/>
          <w:divBdr>
            <w:top w:val="none" w:sz="0" w:space="0" w:color="auto"/>
            <w:left w:val="none" w:sz="0" w:space="0" w:color="auto"/>
            <w:bottom w:val="none" w:sz="0" w:space="0" w:color="auto"/>
            <w:right w:val="none" w:sz="0" w:space="0" w:color="auto"/>
          </w:divBdr>
        </w:div>
        <w:div w:id="1778256138">
          <w:marLeft w:val="640"/>
          <w:marRight w:val="0"/>
          <w:marTop w:val="0"/>
          <w:marBottom w:val="0"/>
          <w:divBdr>
            <w:top w:val="none" w:sz="0" w:space="0" w:color="auto"/>
            <w:left w:val="none" w:sz="0" w:space="0" w:color="auto"/>
            <w:bottom w:val="none" w:sz="0" w:space="0" w:color="auto"/>
            <w:right w:val="none" w:sz="0" w:space="0" w:color="auto"/>
          </w:divBdr>
        </w:div>
        <w:div w:id="1226260134">
          <w:marLeft w:val="640"/>
          <w:marRight w:val="0"/>
          <w:marTop w:val="0"/>
          <w:marBottom w:val="0"/>
          <w:divBdr>
            <w:top w:val="none" w:sz="0" w:space="0" w:color="auto"/>
            <w:left w:val="none" w:sz="0" w:space="0" w:color="auto"/>
            <w:bottom w:val="none" w:sz="0" w:space="0" w:color="auto"/>
            <w:right w:val="none" w:sz="0" w:space="0" w:color="auto"/>
          </w:divBdr>
        </w:div>
        <w:div w:id="1947692613">
          <w:marLeft w:val="640"/>
          <w:marRight w:val="0"/>
          <w:marTop w:val="0"/>
          <w:marBottom w:val="0"/>
          <w:divBdr>
            <w:top w:val="none" w:sz="0" w:space="0" w:color="auto"/>
            <w:left w:val="none" w:sz="0" w:space="0" w:color="auto"/>
            <w:bottom w:val="none" w:sz="0" w:space="0" w:color="auto"/>
            <w:right w:val="none" w:sz="0" w:space="0" w:color="auto"/>
          </w:divBdr>
        </w:div>
        <w:div w:id="1733624528">
          <w:marLeft w:val="640"/>
          <w:marRight w:val="0"/>
          <w:marTop w:val="0"/>
          <w:marBottom w:val="0"/>
          <w:divBdr>
            <w:top w:val="none" w:sz="0" w:space="0" w:color="auto"/>
            <w:left w:val="none" w:sz="0" w:space="0" w:color="auto"/>
            <w:bottom w:val="none" w:sz="0" w:space="0" w:color="auto"/>
            <w:right w:val="none" w:sz="0" w:space="0" w:color="auto"/>
          </w:divBdr>
        </w:div>
      </w:divsChild>
    </w:div>
    <w:div w:id="2109885935">
      <w:bodyDiv w:val="1"/>
      <w:marLeft w:val="0"/>
      <w:marRight w:val="0"/>
      <w:marTop w:val="0"/>
      <w:marBottom w:val="0"/>
      <w:divBdr>
        <w:top w:val="none" w:sz="0" w:space="0" w:color="auto"/>
        <w:left w:val="none" w:sz="0" w:space="0" w:color="auto"/>
        <w:bottom w:val="none" w:sz="0" w:space="0" w:color="auto"/>
        <w:right w:val="none" w:sz="0" w:space="0" w:color="auto"/>
      </w:divBdr>
    </w:div>
    <w:div w:id="2112627944">
      <w:bodyDiv w:val="1"/>
      <w:marLeft w:val="0"/>
      <w:marRight w:val="0"/>
      <w:marTop w:val="0"/>
      <w:marBottom w:val="0"/>
      <w:divBdr>
        <w:top w:val="none" w:sz="0" w:space="0" w:color="auto"/>
        <w:left w:val="none" w:sz="0" w:space="0" w:color="auto"/>
        <w:bottom w:val="none" w:sz="0" w:space="0" w:color="auto"/>
        <w:right w:val="none" w:sz="0" w:space="0" w:color="auto"/>
      </w:divBdr>
      <w:divsChild>
        <w:div w:id="638340376">
          <w:marLeft w:val="640"/>
          <w:marRight w:val="0"/>
          <w:marTop w:val="0"/>
          <w:marBottom w:val="0"/>
          <w:divBdr>
            <w:top w:val="none" w:sz="0" w:space="0" w:color="auto"/>
            <w:left w:val="none" w:sz="0" w:space="0" w:color="auto"/>
            <w:bottom w:val="none" w:sz="0" w:space="0" w:color="auto"/>
            <w:right w:val="none" w:sz="0" w:space="0" w:color="auto"/>
          </w:divBdr>
        </w:div>
        <w:div w:id="503671242">
          <w:marLeft w:val="640"/>
          <w:marRight w:val="0"/>
          <w:marTop w:val="0"/>
          <w:marBottom w:val="0"/>
          <w:divBdr>
            <w:top w:val="none" w:sz="0" w:space="0" w:color="auto"/>
            <w:left w:val="none" w:sz="0" w:space="0" w:color="auto"/>
            <w:bottom w:val="none" w:sz="0" w:space="0" w:color="auto"/>
            <w:right w:val="none" w:sz="0" w:space="0" w:color="auto"/>
          </w:divBdr>
        </w:div>
        <w:div w:id="255290981">
          <w:marLeft w:val="640"/>
          <w:marRight w:val="0"/>
          <w:marTop w:val="0"/>
          <w:marBottom w:val="0"/>
          <w:divBdr>
            <w:top w:val="none" w:sz="0" w:space="0" w:color="auto"/>
            <w:left w:val="none" w:sz="0" w:space="0" w:color="auto"/>
            <w:bottom w:val="none" w:sz="0" w:space="0" w:color="auto"/>
            <w:right w:val="none" w:sz="0" w:space="0" w:color="auto"/>
          </w:divBdr>
        </w:div>
        <w:div w:id="899945457">
          <w:marLeft w:val="640"/>
          <w:marRight w:val="0"/>
          <w:marTop w:val="0"/>
          <w:marBottom w:val="0"/>
          <w:divBdr>
            <w:top w:val="none" w:sz="0" w:space="0" w:color="auto"/>
            <w:left w:val="none" w:sz="0" w:space="0" w:color="auto"/>
            <w:bottom w:val="none" w:sz="0" w:space="0" w:color="auto"/>
            <w:right w:val="none" w:sz="0" w:space="0" w:color="auto"/>
          </w:divBdr>
        </w:div>
        <w:div w:id="382796833">
          <w:marLeft w:val="640"/>
          <w:marRight w:val="0"/>
          <w:marTop w:val="0"/>
          <w:marBottom w:val="0"/>
          <w:divBdr>
            <w:top w:val="none" w:sz="0" w:space="0" w:color="auto"/>
            <w:left w:val="none" w:sz="0" w:space="0" w:color="auto"/>
            <w:bottom w:val="none" w:sz="0" w:space="0" w:color="auto"/>
            <w:right w:val="none" w:sz="0" w:space="0" w:color="auto"/>
          </w:divBdr>
        </w:div>
        <w:div w:id="1759251346">
          <w:marLeft w:val="640"/>
          <w:marRight w:val="0"/>
          <w:marTop w:val="0"/>
          <w:marBottom w:val="0"/>
          <w:divBdr>
            <w:top w:val="none" w:sz="0" w:space="0" w:color="auto"/>
            <w:left w:val="none" w:sz="0" w:space="0" w:color="auto"/>
            <w:bottom w:val="none" w:sz="0" w:space="0" w:color="auto"/>
            <w:right w:val="none" w:sz="0" w:space="0" w:color="auto"/>
          </w:divBdr>
        </w:div>
        <w:div w:id="1558274033">
          <w:marLeft w:val="640"/>
          <w:marRight w:val="0"/>
          <w:marTop w:val="0"/>
          <w:marBottom w:val="0"/>
          <w:divBdr>
            <w:top w:val="none" w:sz="0" w:space="0" w:color="auto"/>
            <w:left w:val="none" w:sz="0" w:space="0" w:color="auto"/>
            <w:bottom w:val="none" w:sz="0" w:space="0" w:color="auto"/>
            <w:right w:val="none" w:sz="0" w:space="0" w:color="auto"/>
          </w:divBdr>
        </w:div>
        <w:div w:id="1382242892">
          <w:marLeft w:val="640"/>
          <w:marRight w:val="0"/>
          <w:marTop w:val="0"/>
          <w:marBottom w:val="0"/>
          <w:divBdr>
            <w:top w:val="none" w:sz="0" w:space="0" w:color="auto"/>
            <w:left w:val="none" w:sz="0" w:space="0" w:color="auto"/>
            <w:bottom w:val="none" w:sz="0" w:space="0" w:color="auto"/>
            <w:right w:val="none" w:sz="0" w:space="0" w:color="auto"/>
          </w:divBdr>
        </w:div>
        <w:div w:id="719743918">
          <w:marLeft w:val="640"/>
          <w:marRight w:val="0"/>
          <w:marTop w:val="0"/>
          <w:marBottom w:val="0"/>
          <w:divBdr>
            <w:top w:val="none" w:sz="0" w:space="0" w:color="auto"/>
            <w:left w:val="none" w:sz="0" w:space="0" w:color="auto"/>
            <w:bottom w:val="none" w:sz="0" w:space="0" w:color="auto"/>
            <w:right w:val="none" w:sz="0" w:space="0" w:color="auto"/>
          </w:divBdr>
        </w:div>
        <w:div w:id="571813063">
          <w:marLeft w:val="640"/>
          <w:marRight w:val="0"/>
          <w:marTop w:val="0"/>
          <w:marBottom w:val="0"/>
          <w:divBdr>
            <w:top w:val="none" w:sz="0" w:space="0" w:color="auto"/>
            <w:left w:val="none" w:sz="0" w:space="0" w:color="auto"/>
            <w:bottom w:val="none" w:sz="0" w:space="0" w:color="auto"/>
            <w:right w:val="none" w:sz="0" w:space="0" w:color="auto"/>
          </w:divBdr>
        </w:div>
        <w:div w:id="1843658836">
          <w:marLeft w:val="640"/>
          <w:marRight w:val="0"/>
          <w:marTop w:val="0"/>
          <w:marBottom w:val="0"/>
          <w:divBdr>
            <w:top w:val="none" w:sz="0" w:space="0" w:color="auto"/>
            <w:left w:val="none" w:sz="0" w:space="0" w:color="auto"/>
            <w:bottom w:val="none" w:sz="0" w:space="0" w:color="auto"/>
            <w:right w:val="none" w:sz="0" w:space="0" w:color="auto"/>
          </w:divBdr>
        </w:div>
        <w:div w:id="622007304">
          <w:marLeft w:val="640"/>
          <w:marRight w:val="0"/>
          <w:marTop w:val="0"/>
          <w:marBottom w:val="0"/>
          <w:divBdr>
            <w:top w:val="none" w:sz="0" w:space="0" w:color="auto"/>
            <w:left w:val="none" w:sz="0" w:space="0" w:color="auto"/>
            <w:bottom w:val="none" w:sz="0" w:space="0" w:color="auto"/>
            <w:right w:val="none" w:sz="0" w:space="0" w:color="auto"/>
          </w:divBdr>
        </w:div>
      </w:divsChild>
    </w:div>
    <w:div w:id="2113474598">
      <w:bodyDiv w:val="1"/>
      <w:marLeft w:val="0"/>
      <w:marRight w:val="0"/>
      <w:marTop w:val="0"/>
      <w:marBottom w:val="0"/>
      <w:divBdr>
        <w:top w:val="none" w:sz="0" w:space="0" w:color="auto"/>
        <w:left w:val="none" w:sz="0" w:space="0" w:color="auto"/>
        <w:bottom w:val="none" w:sz="0" w:space="0" w:color="auto"/>
        <w:right w:val="none" w:sz="0" w:space="0" w:color="auto"/>
      </w:divBdr>
      <w:divsChild>
        <w:div w:id="1457992327">
          <w:marLeft w:val="640"/>
          <w:marRight w:val="0"/>
          <w:marTop w:val="0"/>
          <w:marBottom w:val="0"/>
          <w:divBdr>
            <w:top w:val="none" w:sz="0" w:space="0" w:color="auto"/>
            <w:left w:val="none" w:sz="0" w:space="0" w:color="auto"/>
            <w:bottom w:val="none" w:sz="0" w:space="0" w:color="auto"/>
            <w:right w:val="none" w:sz="0" w:space="0" w:color="auto"/>
          </w:divBdr>
        </w:div>
        <w:div w:id="1779249288">
          <w:marLeft w:val="640"/>
          <w:marRight w:val="0"/>
          <w:marTop w:val="0"/>
          <w:marBottom w:val="0"/>
          <w:divBdr>
            <w:top w:val="none" w:sz="0" w:space="0" w:color="auto"/>
            <w:left w:val="none" w:sz="0" w:space="0" w:color="auto"/>
            <w:bottom w:val="none" w:sz="0" w:space="0" w:color="auto"/>
            <w:right w:val="none" w:sz="0" w:space="0" w:color="auto"/>
          </w:divBdr>
        </w:div>
        <w:div w:id="1855342535">
          <w:marLeft w:val="640"/>
          <w:marRight w:val="0"/>
          <w:marTop w:val="0"/>
          <w:marBottom w:val="0"/>
          <w:divBdr>
            <w:top w:val="none" w:sz="0" w:space="0" w:color="auto"/>
            <w:left w:val="none" w:sz="0" w:space="0" w:color="auto"/>
            <w:bottom w:val="none" w:sz="0" w:space="0" w:color="auto"/>
            <w:right w:val="none" w:sz="0" w:space="0" w:color="auto"/>
          </w:divBdr>
        </w:div>
        <w:div w:id="1016343262">
          <w:marLeft w:val="640"/>
          <w:marRight w:val="0"/>
          <w:marTop w:val="0"/>
          <w:marBottom w:val="0"/>
          <w:divBdr>
            <w:top w:val="none" w:sz="0" w:space="0" w:color="auto"/>
            <w:left w:val="none" w:sz="0" w:space="0" w:color="auto"/>
            <w:bottom w:val="none" w:sz="0" w:space="0" w:color="auto"/>
            <w:right w:val="none" w:sz="0" w:space="0" w:color="auto"/>
          </w:divBdr>
        </w:div>
        <w:div w:id="656618675">
          <w:marLeft w:val="640"/>
          <w:marRight w:val="0"/>
          <w:marTop w:val="0"/>
          <w:marBottom w:val="0"/>
          <w:divBdr>
            <w:top w:val="none" w:sz="0" w:space="0" w:color="auto"/>
            <w:left w:val="none" w:sz="0" w:space="0" w:color="auto"/>
            <w:bottom w:val="none" w:sz="0" w:space="0" w:color="auto"/>
            <w:right w:val="none" w:sz="0" w:space="0" w:color="auto"/>
          </w:divBdr>
        </w:div>
        <w:div w:id="1454716374">
          <w:marLeft w:val="640"/>
          <w:marRight w:val="0"/>
          <w:marTop w:val="0"/>
          <w:marBottom w:val="0"/>
          <w:divBdr>
            <w:top w:val="none" w:sz="0" w:space="0" w:color="auto"/>
            <w:left w:val="none" w:sz="0" w:space="0" w:color="auto"/>
            <w:bottom w:val="none" w:sz="0" w:space="0" w:color="auto"/>
            <w:right w:val="none" w:sz="0" w:space="0" w:color="auto"/>
          </w:divBdr>
        </w:div>
        <w:div w:id="1560510236">
          <w:marLeft w:val="640"/>
          <w:marRight w:val="0"/>
          <w:marTop w:val="0"/>
          <w:marBottom w:val="0"/>
          <w:divBdr>
            <w:top w:val="none" w:sz="0" w:space="0" w:color="auto"/>
            <w:left w:val="none" w:sz="0" w:space="0" w:color="auto"/>
            <w:bottom w:val="none" w:sz="0" w:space="0" w:color="auto"/>
            <w:right w:val="none" w:sz="0" w:space="0" w:color="auto"/>
          </w:divBdr>
        </w:div>
        <w:div w:id="18749264">
          <w:marLeft w:val="640"/>
          <w:marRight w:val="0"/>
          <w:marTop w:val="0"/>
          <w:marBottom w:val="0"/>
          <w:divBdr>
            <w:top w:val="none" w:sz="0" w:space="0" w:color="auto"/>
            <w:left w:val="none" w:sz="0" w:space="0" w:color="auto"/>
            <w:bottom w:val="none" w:sz="0" w:space="0" w:color="auto"/>
            <w:right w:val="none" w:sz="0" w:space="0" w:color="auto"/>
          </w:divBdr>
        </w:div>
        <w:div w:id="1755781177">
          <w:marLeft w:val="640"/>
          <w:marRight w:val="0"/>
          <w:marTop w:val="0"/>
          <w:marBottom w:val="0"/>
          <w:divBdr>
            <w:top w:val="none" w:sz="0" w:space="0" w:color="auto"/>
            <w:left w:val="none" w:sz="0" w:space="0" w:color="auto"/>
            <w:bottom w:val="none" w:sz="0" w:space="0" w:color="auto"/>
            <w:right w:val="none" w:sz="0" w:space="0" w:color="auto"/>
          </w:divBdr>
        </w:div>
        <w:div w:id="1190753631">
          <w:marLeft w:val="640"/>
          <w:marRight w:val="0"/>
          <w:marTop w:val="0"/>
          <w:marBottom w:val="0"/>
          <w:divBdr>
            <w:top w:val="none" w:sz="0" w:space="0" w:color="auto"/>
            <w:left w:val="none" w:sz="0" w:space="0" w:color="auto"/>
            <w:bottom w:val="none" w:sz="0" w:space="0" w:color="auto"/>
            <w:right w:val="none" w:sz="0" w:space="0" w:color="auto"/>
          </w:divBdr>
        </w:div>
        <w:div w:id="1463230490">
          <w:marLeft w:val="640"/>
          <w:marRight w:val="0"/>
          <w:marTop w:val="0"/>
          <w:marBottom w:val="0"/>
          <w:divBdr>
            <w:top w:val="none" w:sz="0" w:space="0" w:color="auto"/>
            <w:left w:val="none" w:sz="0" w:space="0" w:color="auto"/>
            <w:bottom w:val="none" w:sz="0" w:space="0" w:color="auto"/>
            <w:right w:val="none" w:sz="0" w:space="0" w:color="auto"/>
          </w:divBdr>
        </w:div>
        <w:div w:id="367610266">
          <w:marLeft w:val="640"/>
          <w:marRight w:val="0"/>
          <w:marTop w:val="0"/>
          <w:marBottom w:val="0"/>
          <w:divBdr>
            <w:top w:val="none" w:sz="0" w:space="0" w:color="auto"/>
            <w:left w:val="none" w:sz="0" w:space="0" w:color="auto"/>
            <w:bottom w:val="none" w:sz="0" w:space="0" w:color="auto"/>
            <w:right w:val="none" w:sz="0" w:space="0" w:color="auto"/>
          </w:divBdr>
        </w:div>
        <w:div w:id="624390574">
          <w:marLeft w:val="640"/>
          <w:marRight w:val="0"/>
          <w:marTop w:val="0"/>
          <w:marBottom w:val="0"/>
          <w:divBdr>
            <w:top w:val="none" w:sz="0" w:space="0" w:color="auto"/>
            <w:left w:val="none" w:sz="0" w:space="0" w:color="auto"/>
            <w:bottom w:val="none" w:sz="0" w:space="0" w:color="auto"/>
            <w:right w:val="none" w:sz="0" w:space="0" w:color="auto"/>
          </w:divBdr>
        </w:div>
        <w:div w:id="1554270952">
          <w:marLeft w:val="640"/>
          <w:marRight w:val="0"/>
          <w:marTop w:val="0"/>
          <w:marBottom w:val="0"/>
          <w:divBdr>
            <w:top w:val="none" w:sz="0" w:space="0" w:color="auto"/>
            <w:left w:val="none" w:sz="0" w:space="0" w:color="auto"/>
            <w:bottom w:val="none" w:sz="0" w:space="0" w:color="auto"/>
            <w:right w:val="none" w:sz="0" w:space="0" w:color="auto"/>
          </w:divBdr>
        </w:div>
        <w:div w:id="1376925095">
          <w:marLeft w:val="640"/>
          <w:marRight w:val="0"/>
          <w:marTop w:val="0"/>
          <w:marBottom w:val="0"/>
          <w:divBdr>
            <w:top w:val="none" w:sz="0" w:space="0" w:color="auto"/>
            <w:left w:val="none" w:sz="0" w:space="0" w:color="auto"/>
            <w:bottom w:val="none" w:sz="0" w:space="0" w:color="auto"/>
            <w:right w:val="none" w:sz="0" w:space="0" w:color="auto"/>
          </w:divBdr>
        </w:div>
        <w:div w:id="1331449858">
          <w:marLeft w:val="640"/>
          <w:marRight w:val="0"/>
          <w:marTop w:val="0"/>
          <w:marBottom w:val="0"/>
          <w:divBdr>
            <w:top w:val="none" w:sz="0" w:space="0" w:color="auto"/>
            <w:left w:val="none" w:sz="0" w:space="0" w:color="auto"/>
            <w:bottom w:val="none" w:sz="0" w:space="0" w:color="auto"/>
            <w:right w:val="none" w:sz="0" w:space="0" w:color="auto"/>
          </w:divBdr>
        </w:div>
        <w:div w:id="1994751223">
          <w:marLeft w:val="640"/>
          <w:marRight w:val="0"/>
          <w:marTop w:val="0"/>
          <w:marBottom w:val="0"/>
          <w:divBdr>
            <w:top w:val="none" w:sz="0" w:space="0" w:color="auto"/>
            <w:left w:val="none" w:sz="0" w:space="0" w:color="auto"/>
            <w:bottom w:val="none" w:sz="0" w:space="0" w:color="auto"/>
            <w:right w:val="none" w:sz="0" w:space="0" w:color="auto"/>
          </w:divBdr>
        </w:div>
        <w:div w:id="737485165">
          <w:marLeft w:val="640"/>
          <w:marRight w:val="0"/>
          <w:marTop w:val="0"/>
          <w:marBottom w:val="0"/>
          <w:divBdr>
            <w:top w:val="none" w:sz="0" w:space="0" w:color="auto"/>
            <w:left w:val="none" w:sz="0" w:space="0" w:color="auto"/>
            <w:bottom w:val="none" w:sz="0" w:space="0" w:color="auto"/>
            <w:right w:val="none" w:sz="0" w:space="0" w:color="auto"/>
          </w:divBdr>
        </w:div>
        <w:div w:id="1944024729">
          <w:marLeft w:val="640"/>
          <w:marRight w:val="0"/>
          <w:marTop w:val="0"/>
          <w:marBottom w:val="0"/>
          <w:divBdr>
            <w:top w:val="none" w:sz="0" w:space="0" w:color="auto"/>
            <w:left w:val="none" w:sz="0" w:space="0" w:color="auto"/>
            <w:bottom w:val="none" w:sz="0" w:space="0" w:color="auto"/>
            <w:right w:val="none" w:sz="0" w:space="0" w:color="auto"/>
          </w:divBdr>
        </w:div>
      </w:divsChild>
    </w:div>
    <w:div w:id="2118286065">
      <w:bodyDiv w:val="1"/>
      <w:marLeft w:val="0"/>
      <w:marRight w:val="0"/>
      <w:marTop w:val="0"/>
      <w:marBottom w:val="0"/>
      <w:divBdr>
        <w:top w:val="none" w:sz="0" w:space="0" w:color="auto"/>
        <w:left w:val="none" w:sz="0" w:space="0" w:color="auto"/>
        <w:bottom w:val="none" w:sz="0" w:space="0" w:color="auto"/>
        <w:right w:val="none" w:sz="0" w:space="0" w:color="auto"/>
      </w:divBdr>
      <w:divsChild>
        <w:div w:id="1249928656">
          <w:marLeft w:val="640"/>
          <w:marRight w:val="0"/>
          <w:marTop w:val="0"/>
          <w:marBottom w:val="0"/>
          <w:divBdr>
            <w:top w:val="none" w:sz="0" w:space="0" w:color="auto"/>
            <w:left w:val="none" w:sz="0" w:space="0" w:color="auto"/>
            <w:bottom w:val="none" w:sz="0" w:space="0" w:color="auto"/>
            <w:right w:val="none" w:sz="0" w:space="0" w:color="auto"/>
          </w:divBdr>
        </w:div>
        <w:div w:id="104623264">
          <w:marLeft w:val="640"/>
          <w:marRight w:val="0"/>
          <w:marTop w:val="0"/>
          <w:marBottom w:val="0"/>
          <w:divBdr>
            <w:top w:val="none" w:sz="0" w:space="0" w:color="auto"/>
            <w:left w:val="none" w:sz="0" w:space="0" w:color="auto"/>
            <w:bottom w:val="none" w:sz="0" w:space="0" w:color="auto"/>
            <w:right w:val="none" w:sz="0" w:space="0" w:color="auto"/>
          </w:divBdr>
        </w:div>
        <w:div w:id="1611425728">
          <w:marLeft w:val="640"/>
          <w:marRight w:val="0"/>
          <w:marTop w:val="0"/>
          <w:marBottom w:val="0"/>
          <w:divBdr>
            <w:top w:val="none" w:sz="0" w:space="0" w:color="auto"/>
            <w:left w:val="none" w:sz="0" w:space="0" w:color="auto"/>
            <w:bottom w:val="none" w:sz="0" w:space="0" w:color="auto"/>
            <w:right w:val="none" w:sz="0" w:space="0" w:color="auto"/>
          </w:divBdr>
        </w:div>
        <w:div w:id="1219778742">
          <w:marLeft w:val="640"/>
          <w:marRight w:val="0"/>
          <w:marTop w:val="0"/>
          <w:marBottom w:val="0"/>
          <w:divBdr>
            <w:top w:val="none" w:sz="0" w:space="0" w:color="auto"/>
            <w:left w:val="none" w:sz="0" w:space="0" w:color="auto"/>
            <w:bottom w:val="none" w:sz="0" w:space="0" w:color="auto"/>
            <w:right w:val="none" w:sz="0" w:space="0" w:color="auto"/>
          </w:divBdr>
        </w:div>
        <w:div w:id="1611936965">
          <w:marLeft w:val="640"/>
          <w:marRight w:val="0"/>
          <w:marTop w:val="0"/>
          <w:marBottom w:val="0"/>
          <w:divBdr>
            <w:top w:val="none" w:sz="0" w:space="0" w:color="auto"/>
            <w:left w:val="none" w:sz="0" w:space="0" w:color="auto"/>
            <w:bottom w:val="none" w:sz="0" w:space="0" w:color="auto"/>
            <w:right w:val="none" w:sz="0" w:space="0" w:color="auto"/>
          </w:divBdr>
        </w:div>
        <w:div w:id="1949658121">
          <w:marLeft w:val="640"/>
          <w:marRight w:val="0"/>
          <w:marTop w:val="0"/>
          <w:marBottom w:val="0"/>
          <w:divBdr>
            <w:top w:val="none" w:sz="0" w:space="0" w:color="auto"/>
            <w:left w:val="none" w:sz="0" w:space="0" w:color="auto"/>
            <w:bottom w:val="none" w:sz="0" w:space="0" w:color="auto"/>
            <w:right w:val="none" w:sz="0" w:space="0" w:color="auto"/>
          </w:divBdr>
        </w:div>
        <w:div w:id="1104618781">
          <w:marLeft w:val="640"/>
          <w:marRight w:val="0"/>
          <w:marTop w:val="0"/>
          <w:marBottom w:val="0"/>
          <w:divBdr>
            <w:top w:val="none" w:sz="0" w:space="0" w:color="auto"/>
            <w:left w:val="none" w:sz="0" w:space="0" w:color="auto"/>
            <w:bottom w:val="none" w:sz="0" w:space="0" w:color="auto"/>
            <w:right w:val="none" w:sz="0" w:space="0" w:color="auto"/>
          </w:divBdr>
        </w:div>
        <w:div w:id="1295986411">
          <w:marLeft w:val="640"/>
          <w:marRight w:val="0"/>
          <w:marTop w:val="0"/>
          <w:marBottom w:val="0"/>
          <w:divBdr>
            <w:top w:val="none" w:sz="0" w:space="0" w:color="auto"/>
            <w:left w:val="none" w:sz="0" w:space="0" w:color="auto"/>
            <w:bottom w:val="none" w:sz="0" w:space="0" w:color="auto"/>
            <w:right w:val="none" w:sz="0" w:space="0" w:color="auto"/>
          </w:divBdr>
        </w:div>
        <w:div w:id="90518588">
          <w:marLeft w:val="640"/>
          <w:marRight w:val="0"/>
          <w:marTop w:val="0"/>
          <w:marBottom w:val="0"/>
          <w:divBdr>
            <w:top w:val="none" w:sz="0" w:space="0" w:color="auto"/>
            <w:left w:val="none" w:sz="0" w:space="0" w:color="auto"/>
            <w:bottom w:val="none" w:sz="0" w:space="0" w:color="auto"/>
            <w:right w:val="none" w:sz="0" w:space="0" w:color="auto"/>
          </w:divBdr>
        </w:div>
        <w:div w:id="1899855203">
          <w:marLeft w:val="640"/>
          <w:marRight w:val="0"/>
          <w:marTop w:val="0"/>
          <w:marBottom w:val="0"/>
          <w:divBdr>
            <w:top w:val="none" w:sz="0" w:space="0" w:color="auto"/>
            <w:left w:val="none" w:sz="0" w:space="0" w:color="auto"/>
            <w:bottom w:val="none" w:sz="0" w:space="0" w:color="auto"/>
            <w:right w:val="none" w:sz="0" w:space="0" w:color="auto"/>
          </w:divBdr>
        </w:div>
        <w:div w:id="2110852479">
          <w:marLeft w:val="640"/>
          <w:marRight w:val="0"/>
          <w:marTop w:val="0"/>
          <w:marBottom w:val="0"/>
          <w:divBdr>
            <w:top w:val="none" w:sz="0" w:space="0" w:color="auto"/>
            <w:left w:val="none" w:sz="0" w:space="0" w:color="auto"/>
            <w:bottom w:val="none" w:sz="0" w:space="0" w:color="auto"/>
            <w:right w:val="none" w:sz="0" w:space="0" w:color="auto"/>
          </w:divBdr>
        </w:div>
        <w:div w:id="1461803194">
          <w:marLeft w:val="640"/>
          <w:marRight w:val="0"/>
          <w:marTop w:val="0"/>
          <w:marBottom w:val="0"/>
          <w:divBdr>
            <w:top w:val="none" w:sz="0" w:space="0" w:color="auto"/>
            <w:left w:val="none" w:sz="0" w:space="0" w:color="auto"/>
            <w:bottom w:val="none" w:sz="0" w:space="0" w:color="auto"/>
            <w:right w:val="none" w:sz="0" w:space="0" w:color="auto"/>
          </w:divBdr>
        </w:div>
        <w:div w:id="1978492047">
          <w:marLeft w:val="640"/>
          <w:marRight w:val="0"/>
          <w:marTop w:val="0"/>
          <w:marBottom w:val="0"/>
          <w:divBdr>
            <w:top w:val="none" w:sz="0" w:space="0" w:color="auto"/>
            <w:left w:val="none" w:sz="0" w:space="0" w:color="auto"/>
            <w:bottom w:val="none" w:sz="0" w:space="0" w:color="auto"/>
            <w:right w:val="none" w:sz="0" w:space="0" w:color="auto"/>
          </w:divBdr>
        </w:div>
        <w:div w:id="1941833114">
          <w:marLeft w:val="640"/>
          <w:marRight w:val="0"/>
          <w:marTop w:val="0"/>
          <w:marBottom w:val="0"/>
          <w:divBdr>
            <w:top w:val="none" w:sz="0" w:space="0" w:color="auto"/>
            <w:left w:val="none" w:sz="0" w:space="0" w:color="auto"/>
            <w:bottom w:val="none" w:sz="0" w:space="0" w:color="auto"/>
            <w:right w:val="none" w:sz="0" w:space="0" w:color="auto"/>
          </w:divBdr>
        </w:div>
      </w:divsChild>
    </w:div>
    <w:div w:id="2139492285">
      <w:bodyDiv w:val="1"/>
      <w:marLeft w:val="0"/>
      <w:marRight w:val="0"/>
      <w:marTop w:val="0"/>
      <w:marBottom w:val="0"/>
      <w:divBdr>
        <w:top w:val="none" w:sz="0" w:space="0" w:color="auto"/>
        <w:left w:val="none" w:sz="0" w:space="0" w:color="auto"/>
        <w:bottom w:val="none" w:sz="0" w:space="0" w:color="auto"/>
        <w:right w:val="none" w:sz="0" w:space="0" w:color="auto"/>
      </w:divBdr>
    </w:div>
    <w:div w:id="21425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0AA03EC-A6B1-4C7F-9962-2464342AE09C}"/>
      </w:docPartPr>
      <w:docPartBody>
        <w:p w:rsidR="00800FE2" w:rsidRDefault="00AB3E88">
          <w:r w:rsidRPr="00A566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游明朝">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88"/>
    <w:rsid w:val="00021F09"/>
    <w:rsid w:val="00074FEB"/>
    <w:rsid w:val="000D150B"/>
    <w:rsid w:val="00293146"/>
    <w:rsid w:val="002A3E61"/>
    <w:rsid w:val="003D3AB1"/>
    <w:rsid w:val="003F4CBE"/>
    <w:rsid w:val="005B36FB"/>
    <w:rsid w:val="005F5EC0"/>
    <w:rsid w:val="006A02ED"/>
    <w:rsid w:val="006D41E3"/>
    <w:rsid w:val="006F2D85"/>
    <w:rsid w:val="00800FE2"/>
    <w:rsid w:val="0080313F"/>
    <w:rsid w:val="00852B7A"/>
    <w:rsid w:val="008F0492"/>
    <w:rsid w:val="0093325A"/>
    <w:rsid w:val="009D4F3F"/>
    <w:rsid w:val="009F2769"/>
    <w:rsid w:val="00A44B44"/>
    <w:rsid w:val="00AB3E88"/>
    <w:rsid w:val="00B14C5A"/>
    <w:rsid w:val="00C61AFC"/>
    <w:rsid w:val="00DA42B9"/>
    <w:rsid w:val="00DC07A1"/>
    <w:rsid w:val="00E53CD8"/>
    <w:rsid w:val="00E71C38"/>
    <w:rsid w:val="00EE173D"/>
    <w:rsid w:val="00FC12E7"/>
    <w:rsid w:val="00FF36CF"/>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4B44"/>
    <w:rPr>
      <w:color w:val="808080"/>
    </w:rPr>
  </w:style>
  <w:style w:type="paragraph" w:customStyle="1" w:styleId="B34980E5D9DC465DADA828CC83698D22">
    <w:name w:val="B34980E5D9DC465DADA828CC83698D22"/>
    <w:rsid w:val="00A44B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3DDCBC-96D3-4830-BEA7-5630556A1BA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2204087850"/>
    <we:property name="MENDELEY_CITATIONS" value="[{&quot;citationID&quot;:&quot;MENDELEY_CITATION_f1a3ebc5-390f-4340-b231-e093157cb7f3&quot;,&quot;properties&quot;:{&quot;noteIndex&quot;:0},&quot;isEdited&quot;:false,&quot;manualOverride&quot;:{&quot;isManuallyOverridden&quot;:false,&quot;citeprocText&quot;:&quot;[1]&quot;,&quot;manualOverrideText&quot;:&quot;&quot;},&quot;citationTag&quot;:&quot;MENDELEY_CITATION_v3_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&quot;,&quot;citationItems&quot;:[{&quot;id&quot;:&quot;1c36734e-5893-35b7-b1b2-3dc9bb027e3d&quot;,&quot;itemData&quot;:{&quot;type&quot;:&quot;article-journal&quot;,&quot;id&quot;:&quot;1c36734e-5893-35b7-b1b2-3dc9bb027e3d&quot;,&quot;title&quot;:&quot;Video assistant referees (VAR): The impact of technology on decision making in association football referees&quot;,&quot;author&quot;:[{&quot;family&quot;:&quot;Spitz&quot;,&quot;given&quot;:&quot;Jochim&quot;,&quot;parse-names&quot;:false,&quot;dropping-particle&quot;:&quot;&quot;,&quot;non-dropping-particle&quot;:&quot;&quot;},{&quot;family&quot;:&quot;Wagemans&quot;,&quot;given&quot;:&quot;Johan&quot;,&quot;parse-names&quot;:false,&quot;dropping-particle&quot;:&quot;&quot;,&quot;non-dropping-particle&quot;:&quot;&quot;},{&quot;family&quot;:&quot;Memmert&quot;,&quot;given&quot;:&quot;Daniel&quot;,&quot;parse-names&quot;:false,&quot;dropping-particle&quot;:&quot;&quot;,&quot;non-dropping-particle&quot;:&quot;&quot;},{&quot;family&quot;:&quot;Williams&quot;,&quot;given&quot;:&quot;A. Mark&quot;,&quot;parse-names&quot;:false,&quot;dropping-particle&quot;:&quot;&quot;,&quot;non-dropping-particle&quot;:&quot;&quot;},{&quot;family&quot;:&quot;Helsen&quot;,&quot;given&quot;:&quot;Werner F.&quot;,&quot;parse-names&quot;:false,&quot;dropping-particle&quot;:&quot;&quot;,&quot;non-dropping-particle&quot;:&quot;&quot;}],&quot;container-title&quot;:&quot;Journal of Sports Sciences&quot;,&quot;container-title-short&quot;:&quot;J. Sports Sci.&quot;,&quot;DOI&quot;:&quot;10.1080/02640414.2020.1809163&quot;,&quot;ISSN&quot;:&quot;1466447X&quot;,&quot;PMID&quot;:&quot;32794432&quot;,&quot;issued&quot;:{&quot;date-parts&quot;:[[2021]]},&quot;page&quot;:&quot;147-153&quot;,&quot;abstract&quot;:&quot;The use of technology has been proposed to improve decision-making in sport officials. The implementation of the video Assistant Referee (VAR) in association football is one example of how technology can be used to assist decision making, although its impact remains unknown. In 2195 competitive football matches across 13 countries, the VAR conducted 9732 checks for potential match-changing incidents, with the median duration of a check being 22 seconds. The checks resulted in a total of 795 reviews, with a median duration of 62.0 s for on-field reviews (N = 534) and 15.0 s for VAR-only reviews (N = 261).We report that the predictive odds for making the correct decision after VAR intervention were significantly higher than for the initial referee’s decision, with accuracy increasing from 92.1% to 98.3%. Findings have implications for the current debate about the introduction of technology in association football and may help set guidelines regarding the use of technology across other sports and professional domains.&quot;,&quot;publisher&quot;:&quot;Routledge&quot;,&quot;issue&quot;:&quot;2&quot;,&quot;volume&quot;:&quot;39&quot;},&quot;isTemporary&quot;:false,&quot;suppress-author&quot;:false,&quot;composite&quot;:false,&quot;author-only&quot;:false}]},{&quot;citationID&quot;:&quot;MENDELEY_CITATION_9576e393-ae7f-4629-85e5-69adc879ee92&quot;,&quot;properties&quot;:{&quot;noteIndex&quot;:0},&quot;isEdited&quot;:false,&quot;manualOverride&quot;:{&quot;isManuallyOverridden&quot;:false,&quot;citeprocText&quot;:&quot;[2]&quot;,&quot;manualOverrideText&quot;:&quot;&quot;},&quot;citationTag&quot;:&quot;MENDELEY_CITATION_v3_eyJjaXRhdGlvbklEIjoiTUVOREVMRVlfQ0lUQVRJT05fOTU3NmUzOTMtYWU3Zi00NjI5LTg1ZTUtNjlhZGM4NzllZTky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quot;,&quot;citationItems&quot;:[{&quot;id&quot;:&quot;86682789-28b8-36dc-9238-6e12e615645f&quot;,&quot;itemData&quot;:{&quot;type&quot;:&quot;article&quot;,&quot;id&quot;:&quot;86682789-28b8-36dc-9238-6e12e615645f&quot;,&quot;title&quot;:&quot;Artificial intelligence: A powerful paradigm for scientific research&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Innovation&quot;,&quot;DOI&quot;:&quot;10.1016/j.xinn.2021.100179&quot;,&quot;ISSN&quot;:&quot;26666758&quot;,&quot;issued&quot;:{&quot;date-parts&quot;:[[2021,11,28]]},&quot;abstract&quot;:&quo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quot;,&quot;publisher&quot;:&quot;Cell Press&quot;,&quot;issue&quot;:&quot;4&quot;,&quot;volume&quot;:&quot;2&quot;,&quot;container-title-short&quot;:&quot;&quot;},&quot;isTemporary&quot;:false,&quot;suppress-author&quot;:false,&quot;composite&quot;:false,&quot;author-only&quot;:false}]},{&quot;citationID&quot;:&quot;MENDELEY_CITATION_1c474606-55bb-4a81-9a3a-595d249e4156&quot;,&quot;properties&quot;:{&quot;noteIndex&quot;:0},&quot;isEdited&quot;:false,&quot;manualOverride&quot;:{&quot;isManuallyOverridden&quot;:false,&quot;citeprocText&quot;:&quot;[3]&quot;,&quot;manualOverrideText&quot;:&quot;&quot;},&quot;citationTag&quot;:&quot;MENDELEY_CITATION_v3_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&quot;,&quot;citationItems&quot;:[{&quot;id&quot;:&quot;0919e42c-2bc5-3382-8cc8-0d3ba72ca13f&quot;,&quot;itemData&quot;:{&quot;type&quot;:&quot;paper-conference&quot;,&quot;id&quot;:&quot;0919e42c-2bc5-3382-8cc8-0d3ba72ca13f&quot;,&quot;title&quot;:&quot;Snooker video event detection using multimodal features&quot;,&quot;author&quot;:[{&quot;family&quot;:&quot;Yu&quot;,&quot;given&quot;:&quot;Junqing&quot;,&quot;parse-names&quot;:false,&quot;dropping-particle&quot;:&quot;&quot;,&quot;non-dropping-particle&quot;:&quot;&quot;},{&quot;family&quot;:&quot;Huang&quot;,&quot;given&quot;:&quot;Yixin&quot;,&quot;parse-names&quot;:false,&quot;dropping-particle&quot;:&quot;&quot;,&quot;non-dropping-particle&quot;:&quot;&quot;},{&quot;family&quot;:&quot;He&quot;,&quot;given&quot;:&quot;Yunfeng&quot;,&quot;parse-names&quot;:false,&quot;dropping-particle&quot;:&quot;&quot;,&quot;non-dropping-particle&quot;:&quot;&quot;}],&quot;container-title&quot;:&quot;MMSports 2018 - Proceedings of the 1st International Workshop on Multimedia Content Analysis in Sports, Co-located with MM 2018&quot;,&quot;DOI&quot;:&quot;10.1145/3265845.3265847&quot;,&quot;ISBN&quot;:&quot;9781450359818&quot;,&quot;issued&quot;:{&quot;date-parts&quot;:[[2018,10,19]]},&quot;page&quot;:&quot;3-10&quot;,&quot;abstract&quot;:&quot;The key to content-based video retrieval is the automatic detection and annotation of semantic events. In view of the problem that the results of existing research on snooker video analysis cannot satisfy event detection needs, we propose a system for event detection for snooker game video based on a fusion of multimodal information. Our main contributions include the following: A full-table view detection method has been proposed that combines color and geometric features and can precisely locate the score bar and turn indicator. A new solution of text segmentation and recognition in score bar and turn indicator has been implemented by designing an official player database to make up the deficiency of the optical character recognition (OCR). An audio classification approach using the hidden Markov model has been proposed to recognize applause, laughter, sighs, and the sounds of shots in replays. In visual modality, we detect replays using the method of optical flow block matching, based on dynamic programming. Through multimodal fusion of visual, audio, and text information and domain knowledge of snooker, we realized the detection algorithms for nine semantic events: frames, high breaks, defensive counterattacks, long considerations, fouls, nice shots, nice safeties, faults, and funny events. The experimental results show that the proposed method achieves high performance for most semantic events. And a comparison with other methods has demonstrated the performance superiority of our proposed method.&quot;,&quot;publisher&quot;:&quot;Association for Computing Machinery, Inc&quot;,&quot;container-title-short&quot;:&quot;&quot;},&quot;isTemporary&quot;:false,&quot;suppress-author&quot;:false,&quot;composite&quot;:false,&quot;author-only&quot;:false}]},{&quot;citationID&quot;:&quot;MENDELEY_CITATION_c6a090cb-6578-4218-8896-62dc733db36b&quot;,&quot;properties&quot;:{&quot;noteIndex&quot;:0},&quot;isEdited&quot;:false,&quot;manualOverride&quot;:{&quot;isManuallyOverridden&quot;:false,&quot;citeprocText&quot;:&quot;[4]&quot;,&quot;manualOverrideText&quot;:&quot;&quot;},&quot;citationTag&quot;:&quot;MENDELEY_CITATION_v3_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&quot;,&quot;citationItems&quot;:[{&quot;id&quot;:&quot;27c57981-19ed-373f-bdd2-a82eee9db41d&quot;,&quot;itemData&quot;:{&quot;type&quot;:&quot;article-journal&quot;,&quot;id&quot;:&quot;27c57981-19ed-373f-bdd2-a82eee9db41d&quot;,&quot;title&quot;:&quot;Attention-Pool: 9-Ball Game Video Analytics with Object Attention and Temporal Context Gated Attention&quot;,&quot;author&quot;:[{&quot;family&quot;:&quot;Zheng&quot;,&quot;given&quot;:&quot;Anni&quot;,&quot;parse-names&quot;:false,&quot;dropping-particle&quot;:&quot;&quot;,&quot;non-dropping-particle&quot;:&quot;&quot;},{&quot;family&quot;:&quot;Yan&quot;,&quot;given&quot;:&quot;Wei Qi&quot;,&quot;parse-names&quot;:false,&quot;dropping-particle&quot;:&quot;&quot;,&quot;non-dropping-particle&quot;:&quot;&quot;}],&quot;container-title&quot;:&quot;Computers&quot;,&quot;DOI&quot;:&quot;10.3390/computers14090352&quot;,&quot;ISSN&quot;:&quot;2073431X&quot;,&quot;issued&quot;:{&quot;date-parts&quot;:[[2025,9,1]]},&quot;abstract&quot;:&quot;The automated analysis of pool game videos presents significant challenges due to complex object interactions, precise rule requirements, and event-driven game dynamics that traditional computer vision approaches struggle to address effectively. This research introduces TCGA-Pool, a novel video analytics framework specifically designed for comprehensive 9-ball pool game understanding through advanced object attention mechanisms and temporal context modeling. Our approach addresses the critical gap in automated cue sports analysis by focusing on three essential classification tasks: Clear shot detection (successful ball potting without fouls), win condition identification (game-ending scenarios), and potted balls counting (accurate enumeration of successfully pocketed balls). The proposed framework leverages a Temporal Context Gated Attention (TCGA) mechanism that dynamically focuses on salient game elements while incorporating sequential dependencies inherent in pool game sequences. Through comprehensive evaluation on a dataset comprising 58,078 annotated video frames from diverse 9-ball pool scenarios, our TCGA-Pool framework demonstrates substantial improvements over existing video analysis methods, achieving accuracy gains of 4.7%, 3.2%, and 6.2% for clear shot detection, win condition identification, and potted ball counting tasks, respectively. The framework maintains computational efficiency with only 27.3 M parameters and 13.9 G FLOPs, making it suitable for real-time applications. Our contributions include the introduction of domain-specific object attention mechanisms, the development of adaptive temporal modeling strategies for cue sports, and the implementation of a practical real-time system for automated pool game monitoring. This work establishes a foundation for intelligent sports analytics in precision-based games and demonstrates the effectiveness of specialized deep learning approaches for complex temporal video understanding tasks.&quot;,&quot;publisher&quot;:&quot;Multidisciplinary Digital Publishing Institute (MDPI)&quot;,&quot;issue&quot;:&quot;9&quot;,&quot;volume&quot;:&quot;14&quot;,&quot;container-title-short&quot;:&quot;&quot;},&quot;isTemporary&quot;:false,&quot;suppress-author&quot;:false,&quot;composite&quot;:false,&quot;author-only&quot;:false}]},{&quot;citationID&quot;:&quot;MENDELEY_CITATION_a4664273-ecbd-4674-acf3-fd8474a6197a&quot;,&quot;properties&quot;:{&quot;noteIndex&quot;:0},&quot;isEdited&quot;:false,&quot;manualOverride&quot;:{&quot;isManuallyOverridden&quot;:false,&quot;citeprocText&quot;:&quot;[5]&quot;,&quot;manualOverrideText&quot;:&quot;&quot;},&quot;citationTag&quot;:&quot;MENDELEY_CITATION_v3_eyJjaXRhdGlvbklEIjoiTUVOREVMRVlfQ0lUQVRJT05fYTQ2NjQyNzMtZWNiZC00Njc0LWFjZjMtZmQ4NDc0YTYxOTdh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2e969321-894b-4a58-84b2-33164242c3ee&quot;,&quot;properties&quot;:{&quot;noteIndex&quot;:0},&quot;isEdited&quot;:false,&quot;manualOverride&quot;:{&quot;isManuallyOverridden&quot;:false,&quot;citeprocText&quot;:&quot;[6]&quot;,&quot;manualOverrideText&quot;:&quot;&quot;},&quot;citationTag&quot;:&quot;MENDELEY_CITATION_v3_eyJjaXRhdGlvbklEIjoiTUVOREVMRVlfQ0lUQVRJT05fMmU5NjkzMjEtODk0Yi00YTU4LTg0YjItMzMxNjQyNDJjM2Vl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quot;,&quot;citationItems&quot;:[{&quot;id&quot;:&quot;18eb4aae-116b-3489-b345-18bd229307e6&quot;,&quot;itemData&quot;:{&quot;type&quot;:&quot;paper-conference&quot;,&quot;id&quot;:&quot;18eb4aae-116b-3489-b345-18bd229307e6&quot;,&quot;title&quot;:&quot;A Survey on Performance Metrics for Object-Detection Algorithms&quot;,&quot;author&quot;:[{&quot;family&quot;:&quot;Padilla&quot;,&quot;given&quot;:&quot;Rafael&quot;,&quot;parse-names&quot;:false,&quot;dropping-particle&quot;:&quot;&quot;,&quot;non-dropping-particle&quot;:&quot;&quot;},{&quot;family&quot;:&quot;Netto&quot;,&quot;given&quot;:&quot;Sergio L.&quot;,&quot;parse-names&quot;:false,&quot;dropping-particle&quot;:&quot;&quot;,&quot;non-dropping-particle&quot;:&quot;&quot;},{&quot;family&quot;:&quot;Silva&quot;,&quot;given&quot;:&quot;Eduardo A. B.&quot;,&quot;parse-names&quot;:false,&quot;dropping-particle&quot;:&quot;&quot;,&quot;non-dropping-particle&quot;:&quot;da&quot;}],&quot;container-title&quot;:&quot;2020 International Conference on Systems, Signals and Image Processing (IWSSIP)&quot;,&quot;DOI&quot;:&quot;10.1109/IWSSIP48289.2020.9145130&quot;,&quot;ISBN&quot;:&quot;978-1-7281-7539-3&quot;,&quot;issued&quot;:{&quot;date-parts&quot;:[[2020,7]]},&quot;page&quot;:&quot;237-242&quot;,&quot;publisher&quot;:&quot;IEEE&quot;,&quot;container-title-short&quot;:&quot;&quot;},&quot;isTemporary&quot;:false,&quot;suppress-author&quot;:false,&quot;composite&quot;:false,&quot;author-only&quot;:false}]},{&quot;citationID&quot;:&quot;MENDELEY_CITATION_5007661e-53eb-4502-bc04-476c7cea5986&quot;,&quot;properties&quot;:{&quot;noteIndex&quot;:0},&quot;isEdited&quot;:false,&quot;manualOverride&quot;:{&quot;isManuallyOverridden&quot;:false,&quot;citeprocText&quot;:&quot;[2]&quot;,&quot;manualOverrideText&quot;:&quot;&quot;},&quot;citationTag&quot;:&quot;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&quot;,&quot;citationItems&quot;:[{&quot;id&quot;:&quot;86682789-28b8-36dc-9238-6e12e615645f&quot;,&quot;itemData&quot;:{&quot;type&quot;:&quot;article&quot;,&quot;id&quot;:&quot;86682789-28b8-36dc-9238-6e12e615645f&quot;,&quot;title&quot;:&quot;Artificial intelligence: A powerful paradigm for scientific research&quot;,&quot;author&quot;:[{&quot;family&quot;:&quot;Xu&quot;,&quot;given&quot;:&quot;Yongjun&quot;,&quot;parse-names&quot;:false,&quot;dropping-particle&quot;:&quot;&quot;,&quot;non-dropping-particle&quot;:&quot;&quot;},{&quot;family&quot;:&quot;Liu&quot;,&quot;given&quot;:&quot;Xin&quot;,&quot;parse-names&quot;:false,&quot;dropping-particle&quot;:&quot;&quot;,&quot;non-dropping-particle&quot;:&quot;&quot;},{&quot;family&quot;:&quot;Cao&quot;,&quot;given&quot;:&quot;Xin&quot;,&quot;parse-names&quot;:false,&quot;dropping-particle&quot;:&quot;&quot;,&quot;non-dropping-particle&quot;:&quot;&quot;},{&quot;family&quot;:&quot;Huang&quot;,&quot;given&quot;:&quot;Changping&quot;,&quot;parse-names&quot;:false,&quot;dropping-particle&quot;:&quot;&quot;,&quot;non-dropping-particle&quot;:&quot;&quot;},{&quot;family&quot;:&quot;Liu&quot;,&quot;given&quot;:&quot;Enke&quot;,&quot;parse-names&quot;:false,&quot;dropping-particle&quot;:&quot;&quot;,&quot;non-dropping-particle&quot;:&quot;&quot;},{&quot;family&quot;:&quot;Qian&quot;,&quot;given&quot;:&quot;Sen&quot;,&quot;parse-names&quot;:false,&quot;dropping-particle&quot;:&quot;&quot;,&quot;non-dropping-particle&quot;:&quot;&quot;},{&quot;family&quot;:&quot;Liu&quot;,&quot;given&quot;:&quot;Xingchen&quot;,&quot;parse-names&quot;:false,&quot;dropping-particle&quot;:&quot;&quot;,&quot;non-dropping-particle&quot;:&quot;&quot;},{&quot;family&quot;:&quot;Wu&quot;,&quot;given&quot;:&quot;Yanjun&quot;,&quot;parse-names&quot;:false,&quot;dropping-particle&quot;:&quot;&quot;,&quot;non-dropping-particle&quot;:&quot;&quot;},{&quot;family&quot;:&quot;Dong&quot;,&quot;given&quot;:&quot;Fengliang&quot;,&quot;parse-names&quot;:false,&quot;dropping-particle&quot;:&quot;&quot;,&quot;non-dropping-particle&quot;:&quot;&quot;},{&quot;family&quot;:&quot;Qiu&quot;,&quot;given&quot;:&quot;Cheng Wei&quot;,&quot;parse-names&quot;:false,&quot;dropping-particle&quot;:&quot;&quot;,&quot;non-dropping-particle&quot;:&quot;&quot;},{&quot;family&quot;:&quot;Qiu&quot;,&quot;given&quot;:&quot;Junjun&quot;,&quot;parse-names&quot;:false,&quot;dropping-particle&quot;:&quot;&quot;,&quot;non-dropping-particle&quot;:&quot;&quot;},{&quot;family&quot;:&quot;Hua&quot;,&quot;given&quot;:&quot;Keqin&quot;,&quot;parse-names&quot;:false,&quot;dropping-particle&quot;:&quot;&quot;,&quot;non-dropping-particle&quot;:&quot;&quot;},{&quot;family&quot;:&quot;Su&quot;,&quot;given&quot;:&quot;Wentao&quot;,&quot;parse-names&quot;:false,&quot;dropping-particle&quot;:&quot;&quot;,&quot;non-dropping-particle&quot;:&quot;&quot;},{&quot;family&quot;:&quot;Wu&quot;,&quot;given&quot;:&quot;Jian&quot;,&quot;parse-names&quot;:false,&quot;dropping-particle&quot;:&quot;&quot;,&quot;non-dropping-particle&quot;:&quot;&quot;},{&quot;family&quot;:&quot;Xu&quot;,&quot;given&quot;:&quot;Huiyu&quot;,&quot;parse-names&quot;:false,&quot;dropping-particle&quot;:&quot;&quot;,&quot;non-dropping-particle&quot;:&quot;&quot;},{&quot;family&quot;:&quot;Han&quot;,&quot;given&quot;:&quot;Yong&quot;,&quot;parse-names&quot;:false,&quot;dropping-particle&quot;:&quot;&quot;,&quot;non-dropping-particle&quot;:&quot;&quot;},{&quot;family&quot;:&quot;Fu&quot;,&quot;given&quot;:&quot;Chenguang&quot;,&quot;parse-names&quot;:false,&quot;dropping-particle&quot;:&quot;&quot;,&quot;non-dropping-particle&quot;:&quot;&quot;},{&quot;family&quot;:&quot;Yin&quot;,&quot;given&quot;:&quot;Zhigang&quot;,&quot;parse-names&quot;:false,&quot;dropping-particle&quot;:&quot;&quot;,&quot;non-dropping-particle&quot;:&quot;&quot;},{&quot;family&quot;:&quot;Liu&quot;,&quot;given&quot;:&quot;Miao&quot;,&quot;parse-names&quot;:false,&quot;dropping-particle&quot;:&quot;&quot;,&quot;non-dropping-particle&quot;:&quot;&quot;},{&quot;family&quot;:&quot;Roepman&quot;,&quot;given&quot;:&quot;Ronald&quot;,&quot;parse-names&quot;:false,&quot;dropping-particle&quot;:&quot;&quot;,&quot;non-dropping-particle&quot;:&quot;&quot;},{&quot;family&quot;:&quot;Dietmann&quot;,&quot;given&quot;:&quot;Sabine&quot;,&quot;parse-names&quot;:false,&quot;dropping-particle&quot;:&quot;&quot;,&quot;non-dropping-particle&quot;:&quot;&quot;},{&quot;family&quot;:&quot;Virta&quot;,&quot;given&quot;:&quot;Marko&quot;,&quot;parse-names&quot;:false,&quot;dropping-particle&quot;:&quot;&quot;,&quot;non-dropping-particle&quot;:&quot;&quot;},{&quot;family&quot;:&quot;Kengara&quot;,&quot;given&quot;:&quot;Fredrick&quot;,&quot;parse-names&quot;:false,&quot;dropping-particle&quot;:&quot;&quot;,&quot;non-dropping-particle&quot;:&quot;&quot;},{&quot;family&quot;:&quot;Zhang&quot;,&quot;given&quot;:&quot;Ze&quot;,&quot;parse-names&quot;:false,&quot;dropping-particle&quot;:&quot;&quot;,&quot;non-dropping-particle&quot;:&quot;&quot;},{&quot;family&quot;:&quot;Zhang&quot;,&quot;given&quot;:&quot;Lifu&quot;,&quot;parse-names&quot;:false,&quot;dropping-particle&quot;:&quot;&quot;,&quot;non-dropping-particle&quot;:&quot;&quot;},{&quot;family&quot;:&quot;Zhao&quot;,&quot;given&quot;:&quot;Taolan&quot;,&quot;parse-names&quot;:false,&quot;dropping-particle&quot;:&quot;&quot;,&quot;non-dropping-particle&quot;:&quot;&quot;},{&quot;family&quot;:&quot;Dai&quot;,&quot;given&quot;:&quot;Ji&quot;,&quot;parse-names&quot;:false,&quot;dropping-particle&quot;:&quot;&quot;,&quot;non-dropping-particle&quot;:&quot;&quot;},{&quot;family&quot;:&quot;Yang&quot;,&quot;given&quot;:&quot;Jialiang&quot;,&quot;parse-names&quot;:false,&quot;dropping-particle&quot;:&quot;&quot;,&quot;non-dropping-particle&quot;:&quot;&quot;},{&quot;family&quot;:&quot;Lan&quot;,&quot;given&quot;:&quot;Liang&quot;,&quot;parse-names&quot;:false,&quot;dropping-particle&quot;:&quot;&quot;,&quot;non-dropping-particle&quot;:&quot;&quot;},{&quot;family&quot;:&quot;Luo&quot;,&quot;given&quot;:&quot;Ming&quot;,&quot;parse-names&quot;:false,&quot;dropping-particle&quot;:&quot;&quot;,&quot;non-dropping-particle&quot;:&quot;&quot;},{&quot;family&quot;:&quot;Liu&quot;,&quot;given&quot;:&quot;Zhaofeng&quot;,&quot;parse-names&quot;:false,&quot;dropping-particle&quot;:&quot;&quot;,&quot;non-dropping-particle&quot;:&quot;&quot;},{&quot;family&quot;:&quot;An&quot;,&quot;given&quot;:&quot;Tao&quot;,&quot;parse-names&quot;:false,&quot;dropping-particle&quot;:&quot;&quot;,&quot;non-dropping-particle&quot;:&quot;&quot;},{&quot;family&quot;:&quot;Zhang&quot;,&quot;given&quot;:&quot;Bin&quot;,&quot;parse-names&quot;:false,&quot;dropping-particle&quot;:&quot;&quot;,&quot;non-dropping-particle&quot;:&quot;&quot;},{&quot;family&quot;:&quot;He&quot;,&quot;given&quot;:&quot;Xiao&quot;,&quot;parse-names&quot;:false,&quot;dropping-particle&quot;:&quot;&quot;,&quot;non-dropping-particle&quot;:&quot;&quot;},{&quot;family&quot;:&quot;Cong&quot;,&quot;given&quot;:&quot;Shan&quot;,&quot;parse-names&quot;:false,&quot;dropping-particle&quot;:&quot;&quot;,&quot;non-dropping-particle&quot;:&quot;&quot;},{&quot;family&quot;:&quot;Liu&quot;,&quot;given&quot;:&quot;Xiaohong&quot;,&quot;parse-names&quot;:false,&quot;dropping-particle&quot;:&quot;&quot;,&quot;non-dropping-particle&quot;:&quot;&quot;},{&quot;family&quot;:&quot;Zhang&quot;,&quot;given&quot;:&quot;Wei&quot;,&quot;parse-names&quot;:false,&quot;dropping-particle&quot;:&quot;&quot;,&quot;non-dropping-particle&quot;:&quot;&quot;},{&quot;family&quot;:&quot;Lewis&quot;,&quot;given&quot;:&quot;James P.&quot;,&quot;parse-names&quot;:false,&quot;dropping-particle&quot;:&quot;&quot;,&quot;non-dropping-particle&quot;:&quot;&quot;},{&quot;family&quot;:&quot;Tiedje&quot;,&quot;given&quot;:&quot;James M.&quot;,&quot;parse-names&quot;:false,&quot;dropping-particle&quot;:&quot;&quot;,&quot;non-dropping-particle&quot;:&quot;&quot;},{&quot;family&quot;:&quot;Wang&quot;,&quot;given&quot;:&quot;Qi&quot;,&quot;parse-names&quot;:false,&quot;dropping-particle&quot;:&quot;&quot;,&quot;non-dropping-particle&quot;:&quot;&quot;},{&quot;family&quot;:&quot;An&quot;,&quot;given&quot;:&quot;Zhulin&quot;,&quot;parse-names&quot;:false,&quot;dropping-particle&quot;:&quot;&quot;,&quot;non-dropping-particle&quot;:&quot;&quot;},{&quot;family&quot;:&quot;Wang&quot;,&quot;given&quot;:&quot;Fei&quot;,&quot;parse-names&quot;:false,&quot;dropping-particle&quot;:&quot;&quot;,&quot;non-dropping-particle&quot;:&quot;&quot;},{&quot;family&quot;:&quot;Zhang&quot;,&quot;given&quot;:&quot;Libo&quot;,&quot;parse-names&quot;:false,&quot;dropping-particle&quot;:&quot;&quot;,&quot;non-dropping-particle&quot;:&quot;&quot;},{&quot;family&quot;:&quot;Huang&quot;,&quot;given&quot;:&quot;Tao&quot;,&quot;parse-names&quot;:false,&quot;dropping-particle&quot;:&quot;&quot;,&quot;non-dropping-particle&quot;:&quot;&quot;},{&quot;family&quot;:&quot;Lu&quot;,&quot;given&quot;:&quot;Chuan&quot;,&quot;parse-names&quot;:false,&quot;dropping-particle&quot;:&quot;&quot;,&quot;non-dropping-particle&quot;:&quot;&quot;},{&quot;family&quot;:&quot;Cai&quot;,&quot;given&quot;:&quot;Zhipeng&quot;,&quot;parse-names&quot;:false,&quot;dropping-particle&quot;:&quot;&quot;,&quot;non-dropping-particle&quot;:&quot;&quot;},{&quot;family&quot;:&quot;Wang&quot;,&quot;given&quot;:&quot;Fang&quot;,&quot;parse-names&quot;:false,&quot;dropping-particle&quot;:&quot;&quot;,&quot;non-dropping-particle&quot;:&quot;&quot;},{&quot;family&quot;:&quot;Zhang&quot;,&quot;given&quot;:&quot;Jiabao&quot;,&quot;parse-names&quot;:false,&quot;dropping-particle&quot;:&quot;&quot;,&quot;non-dropping-particle&quot;:&quot;&quot;}],&quot;container-title&quot;:&quot;Innovation&quot;,&quot;DOI&quot;:&quot;10.1016/j.xinn.2021.100179&quot;,&quot;ISSN&quot;:&quot;26666758&quot;,&quot;issued&quot;:{&quot;date-parts&quot;:[[2021,11,28]]},&quot;abstract&quot;:&quot;Artificial intelligence (AI) coupled with promising machine learning (ML) techniques well known from computer science is broadly affecting many aspects of various fields including science and technology, industry, and even our day-to-day life. The ML techniques have been developed to analyze high-throughput data with a view to obtaining useful insights, categorizing, predicting, and making evidence-based decisions in novel ways, which will promote the growth of novel applications and fuel the sustainable booming of AI. This paper undertakes a comprehensive survey on the development and application of AI in different aspects of fundamental sciences, including information science, mathematics, medical science, materials science, geoscience, life science, physics, and chemistry. The challenges that each discipline of science meets, and the potentials of AI techniques to handle these challenges, are discussed in detail. Moreover, we shed light on new research trends entailing the integration of AI into each scientific discipline. The aim of this paper is to provide a broad research guideline on fundamental sciences with potential infusion of AI, to help motivate researchers to deeply understand the state-of-the-art applications of AI-based fundamental sciences, and thereby to help promote the continuous development of these fundamental sciences.&quot;,&quot;publisher&quot;:&quot;Cell Press&quot;,&quot;issue&quot;:&quot;4&quot;,&quot;volume&quot;:&quot;2&quot;,&quot;container-title-short&quot;:&quot;&quot;},&quot;isTemporary&quot;:false,&quot;suppress-author&quot;:false,&quot;composite&quot;:false,&quot;author-only&quot;:false}]},{&quot;citationID&quot;:&quot;MENDELEY_CITATION_168ac11a-bb96-4556-9557-fb9d3b9132a6&quot;,&quot;properties&quot;:{&quot;noteIndex&quot;:0},&quot;isEdited&quot;:false,&quot;manualOverride&quot;:{&quot;isManuallyOverridden&quot;:false,&quot;citeprocText&quot;:&quot;[5]&quot;,&quot;manualOverrideText&quot;:&quot;&quot;},&quot;citationTag&quot;:&quot;MENDELEY_CITATION_v3_eyJjaXRhdGlvbklEIjoiTUVOREVMRVlfQ0lUQVRJT05fMTY4YWMxMWEtYmI5Ni00NTU2LTk1NTctZmI5ZDNiOTEzMmE2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553893de-74d8-4b73-950c-e1c6cd80d7e4&quot;,&quot;properties&quot;:{&quot;noteIndex&quot;:0},&quot;isEdited&quot;:false,&quot;manualOverride&quot;:{&quot;isManuallyOverridden&quot;:false,&quot;citeprocText&quot;:&quot;[7]&quot;,&quot;manualOverrideText&quot;:&quot;&quot;},&quot;citationTag&quot;:&quot;MENDELEY_CITATION_v3_eyJjaXRhdGlvbklEIjoiTUVOREVMRVlfQ0lUQVRJT05fNTUzODkzZGUtNzRkOC00YjczLTk1MGMtZTFjNmNkODBkN2U0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33a7511-d1e5-3ba7-96aa-86249b5a0956&quot;,&quot;itemData&quot;:{&quot;type&quot;:&quot;paper-conference&quot;,&quot;id&quot;:&quot;f33a7511-d1e5-3ba7-96aa-86249b5a0956&quot;,&quot;title&quot;:&quot;Benchmarking Edge AI Platforms: Performance Analysis of NVIDIA Jetson and Raspberry Pi 5 with Coral TPU&quot;,&quot;author&quot;:[{&quot;family&quot;:&quot;Minott&quot;,&quot;given&quot;:&quot;David&quot;,&quot;parse-names&quot;:false,&quot;dropping-particle&quot;:&quot;&quot;,&quot;non-dropping-particle&quot;:&quot;&quot;},{&quot;family&quot;:&quot;Siddiqui&quot;,&quot;given&quot;:&quot;Salman&quot;,&quot;parse-names&quot;:false,&quot;dropping-particle&quot;:&quot;&quot;,&quot;non-dropping-particle&quot;:&quot;&quot;},{&quot;family&quot;:&quot;Haddad&quot;,&quot;given&quot;:&quot;Rami J.&quot;,&quot;parse-names&quot;:false,&quot;dropping-particle&quot;:&quot;&quot;,&quot;non-dropping-particle&quot;:&quot;&quot;}],&quot;container-title&quot;:&quot;Conference Proceedings - IEEE SOUTHEASTCON&quot;,&quot;DOI&quot;:&quot;10.1109/SoutheastCon56624.2025.10971592&quot;,&quot;ISBN&quot;:&quot;9798331504847&quot;,&quot;ISSN&quot;:&quot;1558058X&quot;,&quot;issued&quot;:{&quot;date-parts&quot;:[[2025]]},&quot;page&quot;:&quot;1384-1389&quot;,&quot;abstract&quot;:&quot;The rapid development of edge AI applications has led to the demand for high-performance, power-efficient embedded computing platforms. This paper evaluates the computational efficiency, power consumption, and thermal characteristics of the NVIDIA Jetson Orin NX, Jetson Nano, and Raspberry Pi 5 with Coral TPU across various AI workloads. Performance metrics, including inference speed, CPU and GPU utilization, and thermal stability, were benchmarked using a YOLOv5 object detection model. The results indicate that the Jetson Orin NX achieves the highest frame rates, nearly doubling the performance of the Raspberry Pi 5 with Coral TPU (41.8 FPS vs. 21.5 FPS) and surpassing the Jetson Nano by more than 50 percent. Power efficiency was another critical factor, with the Jetson Nano consuming the least power at approximately 7W, while the Raspberry Pi 5 with Coral TPU consumed 8.3W and the Jetson Orin NX reached 10.6W under load. Thermal analysis revealed that the Raspberry Pi 5 operates at significantly higher temperatures, reaching up to 80°C without active cooling, whereas the Jetson Nano and Jetson Orin NX maintained stable temperatures at 42°C and 45°C, respectively. These findings underscore the importance of active cooling solutions and optimized workload distribution for edge AI devices. The comparative assessment provided in this study helps guide hardware selection for specific edge AI applications, balancing trade-offs between power efficiency, thermal performance, and computational speed.&quot;,&quot;publisher&quot;:&quot;Institute of Electrical and Electronics Engineers Inc.&quot;,&quot;container-title-short&quot;:&quot;&quot;},&quot;isTemporary&quot;:false,&quot;suppress-author&quot;:false,&quot;composite&quot;:false,&quot;author-only&quot;:false}]},{&quot;citationID&quot;:&quot;MENDELEY_CITATION_e2256d51-6ed8-4dcd-83a0-9eb930088dc3&quot;,&quot;properties&quot;:{&quot;noteIndex&quot;:0},&quot;isEdited&quot;:false,&quot;manualOverride&quot;:{&quot;isManuallyOverridden&quot;:false,&quot;citeprocText&quot;:&quot;[8]&quot;,&quot;manualOverrideText&quot;:&quot;&quot;},&quot;citationTag&quot;:&quot;MENDELEY_CITATION_v3_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&quot;,&quot;citationItems&quot;:[{&quot;id&quot;:&quot;f750329d-ddae-3932-afc1-1fdea11d9bea&quot;,&quot;itemData&quot;:{&quot;type&quot;:&quot;book&quot;,&quot;id&quot;:&quot;f750329d-ddae-3932-afc1-1fdea11d9bea&quot;,&quot;title&quot;:&quot;Computer Vision: Algorithms and Applications 2nd Edition&quot;,&quot;author&quot;:[{&quot;family&quot;:&quot;Richard Szeliski&quot;,&quot;given&quot;:&quot;&quot;,&quot;parse-names&quot;:false,&quot;dropping-particle&quot;:&quot;&quot;,&quot;non-dropping-particle&quot;:&quot;&quot;}],&quot;issued&quot;:{&quot;date-parts&quot;:[[2021]]},&quot;publisher&quot;:&quot;Springer&quot;,&quot;container-title-short&quot;:&quot;&quot;},&quot;isTemporary&quot;:false,&quot;suppress-author&quot;:false,&quot;composite&quot;:false,&quot;author-only&quot;:false}]},{&quot;citationID&quot;:&quot;MENDELEY_CITATION_6aaa9d42-21eb-49c5-8c76-923b903bc63c&quot;,&quot;properties&quot;:{&quot;noteIndex&quot;:0},&quot;isEdited&quot;:false,&quot;manualOverride&quot;:{&quot;isManuallyOverridden&quot;:false,&quot;citeprocText&quot;:&quot;[9]&quot;,&quot;manualOverrideText&quot;:&quot;&quot;},&quot;citationTag&quot;:&quot;MENDELEY_CITATION_v3_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&quot;,&quot;citationItems&quot;:[{&quot;id&quot;:&quot;edc99206-d103-3408-9049-0433942882de&quot;,&quot;itemData&quot;:{&quot;type&quot;:&quot;article-journal&quot;,&quot;id&quot;:&quot;edc99206-d103-3408-9049-0433942882de&quot;,&quot;title&quot;:&quot;Image classification based deep learning: A Review&quot;,&quot;author&quot;:[{&quot;family&quot;:&quot;Mohamed&quot;,&quot;given&quot;:&quot;Aya Hassan&quot;,&quot;parse-names&quot;:false,&quot;dropping-particle&quot;:&quot;&quot;,&quot;non-dropping-particle&quot;:&quot;&quot;},{&quot;family&quot;:&quot;Refaat&quot;,&quot;given&quot;:&quot;Moatamed&quot;,&quot;parse-names&quot;:false,&quot;dropping-particle&quot;:&quot;&quot;,&quot;non-dropping-particle&quot;:&quot;&quot;},{&quot;family&quot;:&quot;Hemeida&quot;,&quot;given&quot;:&quot;Ashraf M&quot;,&quot;parse-names&quot;:false,&quot;dropping-particle&quot;:&quot;&quot;,&quot;non-dropping-particle&quot;:&quot;&quot;}],&quot;container-title&quot;:&quot;Aswan University Journal of Science and Technology&quot;,&quot;ISSN&quot;:&quot;2735-3087&quot;,&quot;URL&quot;:&quot;https://journals.aswu.edu.eg/stjournal&quot;,&quot;issued&quot;:{&quot;date-parts&quot;:[[2022]]},&quot;abstract&quot;:&quot;The image classification is a classical problem of image processing, computer vision and machine learning fields. Image classification is a complex procedure which relies on different components. In this paper we study the image classification using deep learning. computer vision science, image classification implementation, and deep neural networks are presented. This article discusses The development of a Convolutional Neural Network (CNN) and its various architectures, which have shown great efficiency and evaluation in image classification. A literature review is conducted to illustrate the significance and the details of Convolutional Neural Networks in various applications.&quot;,&quot;issue&quot;:&quot;1&quot;,&quot;volume&quot;:&quot;2&quot;,&quot;container-title-short&quot;:&quot;&quot;},&quot;isTemporary&quot;:false,&quot;suppress-author&quot;:false,&quot;composite&quot;:false,&quot;author-only&quot;:false}]},{&quot;citationID&quot;:&quot;MENDELEY_CITATION_bade6503-05b9-402e-8859-3a20940ecd49&quot;,&quot;properties&quot;:{&quot;noteIndex&quot;:0},&quot;isEdited&quot;:false,&quot;manualOverride&quot;:{&quot;isManuallyOverridden&quot;:false,&quot;citeprocText&quot;:&quot;[10]&quot;,&quot;manualOverrideText&quot;:&quot;&quot;},&quot;citationTag&quot;:&quot;MENDELEY_CITATION_v3_eyJjaXRhdGlvbklEIjoiTUVOREVMRVlfQ0lUQVRJT05fYmFkZTY1MDMtMDViOS00MDJlLTg4NTktM2EyMDk0MGVjZDQ5IiwicHJvcGVydGllcyI6eyJub3RlSW5kZXgiOjB9LCJpc0VkaXRlZCI6ZmFsc2UsIm1hbnVhbE92ZXJyaWRlIjp7ImlzTWFudWFsbHlPdmVycmlkZGVuIjpmYWxzZSwiY2l0ZXByb2NUZXh0IjoiWzEwXSIsIm1hbnVhbE92ZXJyaWRlVGV4dCI6IiJ9LCJjaXRhdGlvbkl0ZW1zIjpbeyJpZCI6ImZmOTY0MGEzLTEyMDMtM2I3OC04MGE0LTljNzdmMjQ4MDQwMyIsIml0ZW1EYXRhIjp7InR5cGUiOiJhcnRpY2xlLWpvdXJuYWwiLCJpZCI6ImZmOTY0MGEzLTEyMDMtM2I3OC04MGE0LTljNzdmMjQ4MDQwMy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jEuMzA1OTk2OCIsIklTU04iOiIxOTM5MzUzOSIsIlBNSUQiOiIzMzU5NjE3Mi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LCJzdXBwcmVzcy1hdXRob3IiOmZhbHNlLCJjb21wb3NpdGUiOmZhbHNlLCJhdXRob3Itb25seSI6ZmFsc2V9XX0=&quot;,&quot;citationItems&quot;:[{&quot;id&quot;:&quot;ff9640a3-1203-3b78-80a4-9c77f2480403&quot;,&quot;itemData&quot;:{&quot;type&quot;:&quot;article-journal&quot;,&quot;id&quot;:&quot;ff9640a3-1203-3b78-80a4-9c77f2480403&quot;,&quot;title&quot;:&quot;Image Segmentation Using Deep Learning: A Survey&quot;,&quot;author&quot;:[{&quot;family&quot;:&quot;Minaee&quot;,&quot;given&quot;:&quot;Shervin&quot;,&quot;parse-names&quot;:false,&quot;dropping-particle&quot;:&quot;&quot;,&quot;non-dropping-particle&quot;:&quot;&quot;},{&quot;family&quot;:&quot;Boykov&quot;,&quot;given&quot;:&quot;Yuri&quot;,&quot;parse-names&quot;:false,&quot;dropping-particle&quot;:&quot;&quot;,&quot;non-dropping-particle&quot;:&quot;&quot;},{&quot;family&quot;:&quot;Porikli&quot;,&quot;given&quot;:&quot;Fatih&quot;,&quot;parse-names&quot;:false,&quot;dropping-particle&quot;:&quot;&quot;,&quot;non-dropping-particle&quot;:&quot;&quot;},{&quot;family&quot;:&quot;Plaza&quot;,&quot;given&quot;:&quot;Antonio&quot;,&quot;parse-names&quot;:false,&quot;dropping-particle&quot;:&quot;&quot;,&quot;non-dropping-particle&quot;:&quot;&quot;},{&quot;family&quot;:&quot;Kehtarnavaz&quot;,&quot;given&quot;:&quot;Nasser&quot;,&quot;parse-names&quot;:false,&quot;dropping-particle&quot;:&quot;&quot;,&quot;non-dropping-particle&quot;:&quot;&quot;},{&quot;family&quot;:&quot;Terzopoulos&quot;,&quot;given&quot;:&quot;Demetr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1.3059968&quot;,&quot;ISSN&quot;:&quot;19393539&quot;,&quot;PMID&quot;:&quot;33596172&quot;,&quot;issued&quot;:{&quot;date-parts&quot;:[[2022,7,1]]},&quot;page&quot;:&quot;3523-3542&quot;,&quot;abstract&quot;:&quot;Image segmentation is a key task in computer vision and image processing with important applications such as scene understanding, medical image analysis, robotic perception, video surveillance, augmented reality, and image compression, among others, and numerous segmentation algorithms are found in the literature. Against this backdrop, the broad success of deep learning (DL) has prompted the development of new image segmentation approaches leveraging DL models. We provide a comprehensive review of this recent literature, covering the spectrum of pioneering efforts in semantic and instance segmentation, including convolutional pixel-labeling networks, encoder-decoder architectures, multiscale and pyramid-based approaches, recurrent networks, visual attention models, and generative models in adversarial settings. We investigate the relationships, strengths, and challenges of these DL-based segmentation models, examine the widely used datasets, compare performances, and discuss promising research directions.&quot;,&quot;publisher&quot;:&quot;IEEE Computer Society&quot;,&quot;issue&quot;:&quot;7&quot;,&quot;volume&quot;:&quot;44&quot;},&quot;isTemporary&quot;:false,&quot;suppress-author&quot;:false,&quot;composite&quot;:false,&quot;author-only&quot;:false}]},{&quot;citationID&quot;:&quot;MENDELEY_CITATION_56ca14d8-ecc8-4ba4-a3d9-c74bfd54d73c&quot;,&quot;properties&quot;:{&quot;noteIndex&quot;:0},&quot;isEdited&quot;:false,&quot;manualOverride&quot;:{&quot;isManuallyOverridden&quot;:false,&quot;citeprocText&quot;:&quot;[11]&quot;,&quot;manualOverrideText&quot;:&quot;&quot;},&quot;citationTag&quot;:&quot;MENDELEY_CITATION_v3_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&quot;,&quot;citationItems&quot;:[{&quot;id&quot;:&quot;a8e8751a-126e-3049-acdb-afbdda8dee83&quot;,&quot;itemData&quot;:{&quot;type&quot;:&quot;paper-conference&quot;,&quot;id&quot;:&quot;a8e8751a-126e-3049-acdb-afbdda8dee83&quot;,&quot;title&quot;:&quot;Fast Object Detection for Quadcopter Drone Using Deep Learning&quot;,&quot;author&quot;:[{&quot;family&quot;:&quot;Budiharto&quot;,&quot;given&quot;:&quot;Widodo&quot;,&quot;parse-names&quot;:false,&quot;dropping-particle&quot;:&quot;&quot;,&quot;non-dropping-particle&quot;:&quot;&quot;},{&quot;family&quot;:&quot;Gunawan&quot;,&quot;given&quot;:&quot;Alexander A S&quot;,&quot;parse-names&quot;:false,&quot;dropping-particle&quot;:&quot;&quot;,&quot;non-dropping-particle&quot;:&quot;&quot;},{&quot;family&quot;:&quot;Suroso&quot;,&quot;given&quot;:&quot;Jarot S.&quot;,&quot;parse-names&quot;:false,&quot;dropping-particle&quot;:&quot;&quot;,&quot;non-dropping-particle&quot;:&quot;&quot;},{&quot;family&quot;:&quot;Chowanda&quot;,&quot;given&quot;:&quot;Andry&quot;,&quot;parse-names&quot;:false,&quot;dropping-particle&quot;:&quot;&quot;,&quot;non-dropping-particle&quot;:&quot;&quot;},{&quot;family&quot;:&quot;Patrik&quot;,&quot;given&quot;:&quot;Aurello&quot;,&quot;parse-names&quot;:false,&quot;dropping-particle&quot;:&quot;&quot;,&quot;non-dropping-particle&quot;:&quot;&quot;},{&quot;family&quot;:&quot;Utama&quot;,&quot;given&quot;:&quot;Gaudi&quot;,&quot;parse-names&quot;:false,&quot;dropping-particle&quot;:&quot;&quot;,&quot;non-dropping-particle&quot;:&quot;&quot;}],&quot;container-title&quot;:&quot;2018 3rd International Conference on Computer and Communication Systems (ICCCS)&quot;,&quot;DOI&quot;:&quot;10.1109/CCOMS.2018.8463284&quot;,&quot;ISBN&quot;:&quot;978-1-5386-6350-9&quot;,&quot;issued&quot;:{&quot;date-parts&quot;:[[2018,4]]},&quot;page&quot;:&quot;192-195&quot;,&quot;publisher&quot;:&quot;IEEE&quot;,&quot;container-title-short&quot;:&quot;&quot;},&quot;isTemporary&quot;:false,&quot;suppress-author&quot;:false,&quot;composite&quot;:false,&quot;author-only&quot;:false}]},{&quot;citationID&quot;:&quot;MENDELEY_CITATION_c0607963-9755-446c-9def-3500b13b01a1&quot;,&quot;properties&quot;:{&quot;noteIndex&quot;:0},&quot;isEdited&quot;:false,&quot;manualOverride&quot;:{&quot;isManuallyOverridden&quot;:false,&quot;citeprocText&quot;:&quot;[12]&quot;,&quot;manualOverrideText&quot;:&quot;&quot;},&quot;citationTag&quot;:&quot;MENDELEY_CITATION_v3_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&quot;,&quot;citationItems&quot;:[{&quot;id&quot;:&quot;6a310617-ee90-3b5c-bb8c-7018fd67980e&quot;,&quot;itemData&quot;:{&quot;type&quot;:&quot;article&quot;,&quot;id&quot;:&quot;6a310617-ee90-3b5c-bb8c-7018fd67980e&quot;,&quot;title&quot;:&quot;A Comprehensive Review of YOLO Architectures in Computer Vision: From YOLOv1 to YOLOv8 and YOLO-NAS&quot;,&quot;author&quot;:[{&quot;family&quot;:&quot;Terven&quot;,&quot;given&quot;:&quot;Juan&quot;,&quot;parse-names&quot;:false,&quot;dropping-particle&quot;:&quot;&quot;,&quot;non-dropping-particle&quot;:&quot;&quot;},{&quot;family&quot;:&quot;Córdova-Esparza&quot;,&quot;given&quot;:&quot;Diana Margarita&quot;,&quot;parse-names&quot;:false,&quot;dropping-particle&quot;:&quot;&quot;,&quot;non-dropping-particle&quot;:&quot;&quot;},{&quot;family&quot;:&quot;Romero-González&quot;,&quot;given&quot;:&quot;Julio Alejandro&quot;,&quot;parse-names&quot;:false,&quot;dropping-particle&quot;:&quot;&quot;,&quot;non-dropping-particle&quot;:&quot;&quot;}],&quot;container-title&quot;:&quot;Machine Learning and Knowledge Extraction&quot;,&quot;container-title-short&quot;:&quot;Mach. Learn. Knowl. Extr.&quot;,&quot;DOI&quot;:&quot;10.3390/make5040083&quot;,&quot;ISSN&quot;:&quot;25044990&quot;,&quot;issued&quot;:{&quot;date-parts&quot;:[[2023,12,1]]},&quot;page&quot;:&quot;1680-1716&quot;,&quot;abstract&quot;:&quot;YOLO has become a central real-time object detection system for robotics, driverless cars, and video monitoring applications. We present a comprehensive analysis of YOLO’s evolution, examining the innovations and contributions in each iteration from the original YOLO up to YOLOv8, YOLO-NAS, and YOLO with transformers. We start by describing the standard metrics and postprocessing; then, we discuss the major changes in network architecture and training tricks for each model. Finally, we summarize the essential lessons from YOLO’s development and provide a perspective on its future, highlighting potential research directions to enhance real-time object detection systems.&quot;,&quot;publisher&quot;:&quot;Multidisciplinary Digital Publishing Institute (MDPI)&quot;,&quot;issue&quot;:&quot;4&quot;,&quot;volume&quot;:&quot;5&quot;},&quot;isTemporary&quot;:false,&quot;suppress-author&quot;:false,&quot;composite&quot;:false,&quot;author-only&quot;:false}]},{&quot;citationID&quot;:&quot;MENDELEY_CITATION_6f846d0b-5702-42f6-9659-e30df3f55719&quot;,&quot;properties&quot;:{&quot;noteIndex&quot;:0},&quot;isEdited&quot;:false,&quot;manualOverride&quot;:{&quot;isManuallyOverridden&quot;:false,&quot;citeprocText&quot;:&quot;[5]&quot;,&quot;manualOverrideText&quot;:&quot;&quot;},&quot;citationTag&quot;:&quot;MENDELEY_CITATION_v3_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&quot;,&quot;citationItems&quot;:[{&quot;id&quot;:&quot;245073d7-0ca4-3909-8e62-3b6ee7c5dcbb&quot;,&quot;itemData&quot;:{&quot;type&quot;:&quot;article-journal&quot;,&quot;id&quot;:&quot;245073d7-0ca4-3909-8e62-3b6ee7c5dcbb&quot;,&quot;title&quot;:&quot;A Comprehensive Survey on Data Augmentation&quot;,&quot;author&quot;:[{&quot;family&quot;:&quot;Wang&quot;,&quot;given&quot;:&quot;Zaitian&quot;,&quot;parse-names&quot;:false,&quot;dropping-particle&quot;:&quot;&quot;,&quot;non-dropping-particle&quot;:&quot;&quot;},{&quot;family&quot;:&quot;Wang&quot;,&quot;given&quot;:&quot;Pengfei&quot;,&quot;parse-names&quot;:false,&quot;dropping-particle&quot;:&quot;&quot;,&quot;non-dropping-particle&quot;:&quot;&quot;},{&quot;family&quot;:&quot;Liu&quot;,&quot;given&quot;:&quot;Kunpeng&quot;,&quot;parse-names&quot;:false,&quot;dropping-particle&quot;:&quot;&quot;,&quot;non-dropping-particle&quot;:&quot;&quot;},{&quot;family&quot;:&quot;Wang&quot;,&quot;given&quot;:&quot;Pengyang&quot;,&quot;parse-names&quot;:false,&quot;dropping-particle&quot;:&quot;&quot;,&quot;non-dropping-particle&quot;:&quot;&quot;},{&quot;family&quot;:&quot;Fu&quot;,&quot;given&quot;:&quot;Yanjie&quot;,&quot;parse-names&quot;:false,&quot;dropping-particle&quot;:&quot;&quot;,&quot;non-dropping-particle&quot;:&quot;&quot;},{&quot;family&quot;:&quot;Lu&quot;,&quot;given&quot;:&quot;Chang-Tien&quot;,&quot;parse-names&quot;:false,&quot;dropping-particle&quot;:&quot;&quot;,&quot;non-dropping-particle&quot;:&quot;&quot;},{&quot;family&quot;:&quot;Aggarwal&quot;,&quot;given&quot;:&quot;Charu C.&quot;,&quot;parse-names&quot;:false,&quot;dropping-particle&quot;:&quot;&quot;,&quot;non-dropping-particle&quot;:&quot;&quot;},{&quot;family&quot;:&quot;Pei&quot;,&quot;given&quot;:&quot;Jian&quot;,&quot;parse-names&quot;:false,&quot;dropping-particle&quot;:&quot;&quot;,&quot;non-dropping-particle&quot;:&quot;&quot;},{&quot;family&quot;:&quot;Zhou&quot;,&quot;given&quot;:&quot;Yuanchun&quot;,&quot;parse-names&quot;:false,&quot;dropping-particle&quot;:&quot;&quot;,&quot;non-dropping-particle&quot;:&quot;&quot;}],&quot;DOI&quot;:&quot;https://doi.org/10.48550/arXiv.2405.09591&quot;,&quot;URL&quot;:&quot;http://arxiv.org/abs/2405.09591&quot;,&quot;issued&quot;:{&quot;date-parts&quot;:[[2025,5,2]]},&quot;abstract&quot;:&quot;Data augmentation is a series of techniques that generate high-quality artificial data by manipulating existing data samples. By leveraging data augmentation techniques, AI models can achieve significantly improved applicability in tasks involving scarce or imbalanced datasets, thereby substantially enhancing AI models' generalization capabilities. Existing literature surveys only focus on a certain type of specific modality data, and categorize these methods from modality-specific and operation-centric perspectives, which lacks a consistent summary of data augmentation methods across multiple modalities and limits the comprehension of how existing data samples serve the data augmentation process. To bridge this gap, we propose a more enlightening taxonomy that encompasses data augmentation techniques for different common data modalities. Specifically, from a data-centric perspective, this survey proposes a modality-independent taxonomy by investigating how to take advantage of the intrinsic relationship between data samples, including single-wise, pair-wise, and population-wise sample data augmentation methods. Additionally, we categorize data augmentation methods across five data modalities through a unified inductive approach.&quot;,&quot;container-title-short&quot;:&quot;&quot;},&quot;isTemporary&quot;:false,&quot;suppress-author&quot;:false,&quot;composite&quot;:false,&quot;author-only&quot;:false}]},{&quot;citationID&quot;:&quot;MENDELEY_CITATION_77ab0b0f-81ab-4dc9-83dd-4fbb52bb443f&quot;,&quot;properties&quot;:{&quot;noteIndex&quot;:0},&quot;isEdited&quot;:false,&quot;manualOverride&quot;:{&quot;isManuallyOverridden&quot;:false,&quot;citeprocText&quot;:&quot;[13]&quot;,&quot;manualOverrideText&quot;:&quot;&quot;},&quot;citationTag&quot;:&quot;MENDELEY_CITATION_v3_eyJjaXRhdGlvbklEIjoiTUVOREVMRVlfQ0lUQVRJT05fNzdhYjBiMGYtODFhYi00ZGM5LTgzZGQtNGZiYjUyYmI0NDNm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quot;,&quot;citationItems&quot;:[{&quot;id&quot;:&quot;f9d67db5-381e-3357-a6ff-dc66ecebcedd&quot;,&quot;itemData&quot;:{&quot;type&quot;:&quot;article-journal&quot;,&quot;id&quot;:&quot;f9d67db5-381e-3357-a6ff-dc66ecebcedd&quot;,&quot;title&quot;:&quot;Effectiveness of Image Augmentation Techniques on Non-Protective Personal Equipment Detection Using YOLOv8&quot;,&quot;author&quot;:[{&quot;family&quot;:&quot;Park&quot;,&quot;given&quot;:&quot;Sungman&quot;,&quot;parse-names&quot;:false,&quot;dropping-particle&quot;:&quot;&quot;,&quot;non-dropping-particle&quot;:&quot;&quot;},{&quot;family&quot;:&quot;Kim&quot;,&quot;given&quot;:&quot;Jaejun&quot;,&quot;parse-names&quot;:false,&quot;dropping-particle&quot;:&quot;&quot;,&quot;non-dropping-particle&quot;:&quot;&quot;},{&quot;family&quot;:&quot;Wang&quot;,&quot;given&quot;:&quot;Seunghyeon&quot;,&quot;parse-names&quot;:false,&quot;dropping-particle&quot;:&quot;&quot;,&quot;non-dropping-particle&quot;:&quot;&quot;},{&quot;family&quot;:&quot;Kim&quot;,&quot;given&quot;:&quot;Juhyung&quot;,&quot;parse-names&quot;:false,&quot;dropping-particle&quot;:&quot;&quot;,&quot;non-dropping-particle&quot;:&quot;&quot;}],&quot;container-title&quot;:&quot;Applied Sciences (Switzerland)&quot;,&quot;DOI&quot;:&quot;10.3390/app15052631&quot;,&quot;ISSN&quot;:&quot;20763417&quot;,&quot;issued&quot;:{&quot;date-parts&quot;:[[2025,3,1]]},&quot;abstract&quot;:&quot;Non-Protective Personal Equipment (PPE) detection is crucial on construction sites. Although deep learning models are adept at identifying such information from on-site cameras, their success relies on large, diverse, and high-quality datasets. Image augmentation offers an alternative for artificially broadening dataset diversity. However, its impact on non-PPE detection in construction environments has not been adequately examined. This study introduces a methodology applying eight distinct augmentation techniques—brightness, contrast, perspective, rotation, scale, shearing, translation, and a combined strategy incorporating all methods. Model performance was assessed by comparing accuracy across different classes and architectures, both with and without augmentation. While most of these augmentations improved accuracy, their effectiveness was found to be task-dependent. Moreover, the most beneficial augmentation varied by non-PPE class and architecture, suggesting that augmentation strategies should be tailored to the unique features of each class and model. Although the primary focus here is on non-PPE, the evaluated techniques could also extend to related tasks on construction sites, such as detecting heavy equipment or identifying hazardous worker behavior.&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65acd072-24a7-47d3-b5b8-26439998bb12&quot;,&quot;properties&quot;:{&quot;noteIndex&quot;:0},&quot;isEdited&quot;:false,&quot;manualOverride&quot;:{&quot;isManuallyOverridden&quot;:false,&quot;citeprocText&quot;:&quot;[13]&quot;,&quot;manualOverrideText&quot;:&quot;&quot;},&quot;citationTag&quot;:&quot;MENDELEY_CITATION_v3_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&quot;,&quot;citationItems&quot;:[{&quot;id&quot;:&quot;f9d67db5-381e-3357-a6ff-dc66ecebcedd&quot;,&quot;itemData&quot;:{&quot;type&quot;:&quot;article-journal&quot;,&quot;id&quot;:&quot;f9d67db5-381e-3357-a6ff-dc66ecebcedd&quot;,&quot;title&quot;:&quot;Effectiveness of Image Augmentation Techniques on Non-Protective Personal Equipment Detection Using YOLOv8&quot;,&quot;author&quot;:[{&quot;family&quot;:&quot;Park&quot;,&quot;given&quot;:&quot;Sungman&quot;,&quot;parse-names&quot;:false,&quot;dropping-particle&quot;:&quot;&quot;,&quot;non-dropping-particle&quot;:&quot;&quot;},{&quot;family&quot;:&quot;Kim&quot;,&quot;given&quot;:&quot;Jaejun&quot;,&quot;parse-names&quot;:false,&quot;dropping-particle&quot;:&quot;&quot;,&quot;non-dropping-particle&quot;:&quot;&quot;},{&quot;family&quot;:&quot;Wang&quot;,&quot;given&quot;:&quot;Seunghyeon&quot;,&quot;parse-names&quot;:false,&quot;dropping-particle&quot;:&quot;&quot;,&quot;non-dropping-particle&quot;:&quot;&quot;},{&quot;family&quot;:&quot;Kim&quot;,&quot;given&quot;:&quot;Juhyung&quot;,&quot;parse-names&quot;:false,&quot;dropping-particle&quot;:&quot;&quot;,&quot;non-dropping-particle&quot;:&quot;&quot;}],&quot;container-title&quot;:&quot;Applied Sciences (Switzerland)&quot;,&quot;DOI&quot;:&quot;10.3390/app15052631&quot;,&quot;ISSN&quot;:&quot;20763417&quot;,&quot;issued&quot;:{&quot;date-parts&quot;:[[2025,3,1]]},&quot;abstract&quot;:&quot;Non-Protective Personal Equipment (PPE) detection is crucial on construction sites. Although deep learning models are adept at identifying such information from on-site cameras, their success relies on large, diverse, and high-quality datasets. Image augmentation offers an alternative for artificially broadening dataset diversity. However, its impact on non-PPE detection in construction environments has not been adequately examined. This study introduces a methodology applying eight distinct augmentation techniques—brightness, contrast, perspective, rotation, scale, shearing, translation, and a combined strategy incorporating all methods. Model performance was assessed by comparing accuracy across different classes and architectures, both with and without augmentation. While most of these augmentations improved accuracy, their effectiveness was found to be task-dependent. Moreover, the most beneficial augmentation varied by non-PPE class and architecture, suggesting that augmentation strategies should be tailored to the unique features of each class and model. Although the primary focus here is on non-PPE, the evaluated techniques could also extend to related tasks on construction sites, such as detecting heavy equipment or identifying hazardous worker behavior.&quot;,&quot;publisher&quot;:&quot;Multidisciplinary Digital Publishing Institute (MDPI)&quot;,&quot;issue&quot;:&quot;5&quot;,&quot;volume&quot;:&quot;15&quot;,&quot;container-title-short&quot;:&quot;&quot;},&quot;isTemporary&quot;:false,&quot;suppress-author&quot;:false,&quot;composite&quot;:false,&quot;author-only&quot;:false}]},{&quot;citationID&quot;:&quot;MENDELEY_CITATION_b8d22d7b-e91d-4867-87b0-9513300b1581&quot;,&quot;properties&quot;:{&quot;noteIndex&quot;:0},&quot;isEdited&quot;:false,&quot;manualOverride&quot;:{&quot;isManuallyOverridden&quot;:false,&quot;citeprocText&quot;:&quot;[14]&quot;,&quot;manualOverrideText&quot;:&quot;&quot;},&quot;citationTag&quot;:&quot;MENDELEY_CITATION_v3_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&quot;,&quot;citationItems&quot;:[{&quot;id&quot;:&quot;34abe9f5-8b93-31fa-af49-646a40e30ff4&quot;,&quot;itemData&quot;:{&quot;type&quot;:&quot;article-journal&quot;,&quot;id&quot;:&quot;34abe9f5-8b93-31fa-af49-646a40e30ff4&quot;,&quot;title&quot;:&quot;Robustness analysis of YOLO and faster R-CNN for object detection in realistic weather scenarios with noise augmentation&quot;,&quot;author&quot;:[{&quot;family&quot;:&quot;Gholinavaz&quot;,&quot;given&quot;:&quot;Sana&quot;,&quot;parse-names&quot;:false,&quot;dropping-particle&quot;:&quot;&quot;,&quot;non-dropping-particle&quot;:&quot;&quot;},{&quot;family&quot;:&quot;saeedi&quot;,&quot;given&quot;:&quot;Nima&quot;,&quot;parse-names&quot;:false,&quot;dropping-particle&quot;:&quot;&quot;,&quot;non-dropping-particle&quot;:&quot;&quot;},{&quot;family&quot;:&quot;Gharehveran&quot;,&quot;given&quot;:&quot;Sina Samadi&quot;,&quot;parse-names&quot;:false,&quot;dropping-particle&quot;:&quot;&quot;,&quot;non-dropping-particle&quot;:&quot;&quot;}],&quot;container-title&quot;:&quot;Scientific Reports&quot;,&quot;DOI&quot;:&quot;10.1038/s41598-025-28737-5&quot;,&quot;ISSN&quot;:&quot;20452322&quot;,&quot;PMID&quot;:&quot;41461742&quot;,&quot;issued&quot;:{&quot;date-parts&quot;:[[2025,12,1]]},&quot;abstract&quot;:&quot;Object detection systems are central to the autonomy and safety of intelligent transportation systems. Yet, the accuracy of object detection models can suffer under environmental noise or adverse weather. This paper tested the robustness of four object detection architectures: YOLOv5s, YOLOv8m, YOLOv10n, and Faster R-CNN, to visual degradation (real-world weather and artificial noise). We utilize the DAWN dataset, a benchmark of 1,000 high-resolution traffic images captured under fog, rain, snow, and sandstorms, with further augmentations of Gaussian noise, salt-and-pepper noise, blurriness, and overlays applied with artificial fog. We standardized all annotations to YOLO and COCO annotation formats for multi-framework interoperability. Our quantitative analysis used mAP@0.5, mAP@0.5:0.95, Precision, and Recall to compare the models, alongside some qualitative analysis through visual overlays and plotting training loss. The findings of our analysis showed YOLOv8m achieved the highest baseline accuracy on clean data, while Faster R-CNN proved resilient in noisy environments. YOLOv10n achieves a good trade-off between efficient and robust detection. The results of this study highlight the necessity of adaptive training pipelines and environment-aware benchmarks to enhance the real-world reliability of vision-based detection systems.&quot;,&quot;publisher&quot;:&quot;Nature Research&quot;,&quot;issue&quot;:&quot;1&quot;,&quot;volume&quot;:&quot;15&quot;,&quot;container-title-short&quot;:&quot;Sci. Rep.&quot;},&quot;isTemporary&quot;:false,&quot;suppress-author&quot;:false,&quot;composite&quot;:false,&quot;author-only&quot;:false}]},{&quot;citationID&quot;:&quot;MENDELEY_CITATION_e76b86a8-72e7-4c5c-9a8e-1f71d4221c2e&quot;,&quot;properties&quot;:{&quot;noteIndex&quot;:0},&quot;isEdited&quot;:false,&quot;manualOverride&quot;:{&quot;isManuallyOverridden&quot;:false,&quot;citeprocText&quot;:&quot;[15]&quot;,&quot;manualOverrideText&quot;:&quot;&quot;},&quot;citationTag&quot;:&quot;MENDELEY_CITATION_v3_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&quot;,&quot;citationItems&quot;:[{&quot;id&quot;:&quot;a82ed86c-778f-35e1-a56d-00d4c6b63061&quot;,&quot;itemData&quot;:{&quot;type&quot;:&quot;article-journal&quot;,&quot;id&quot;:&quot;a82ed86c-778f-35e1-a56d-00d4c6b63061&quot;,&quot;title&quot;:&quot;Enhancing Daytime Train Image Detection with YOLOv8 through Data Augmentation Techniques&quot;,&quot;author&quot;:[{&quot;family&quot;:&quot;Inoue&quot;,&quot;given&quot;:&quot;Yuta&quot;,&quot;parse-names&quot;:false,&quot;dropping-particle&quot;:&quot;&quot;,&quot;non-dropping-particle&quot;:&quot;&quot;},{&quot;family&quot;:&quot;Sultana&quot;,&quot;given&quot;:&quot;Rebeka&quot;,&quot;parse-names&quot;:false,&quot;dropping-particle&quot;:&quot;&quot;,&quot;non-dropping-particle&quot;:&quot;&quot;},{&quot;family&quot;:&quot;Nishino&quot;,&quot;given&quot;:&quot;Yosuke&quot;,&quot;parse-names&quot;:false,&quot;dropping-particle&quot;:&quot;&quot;,&quot;non-dropping-particle&quot;:&quot;&quot;},{&quot;family&quot;:&quot;Shimizu&quot;,&quot;given&quot;:&quot;Ikuko&quot;,&quot;parse-names&quot;:false,&quot;dropping-particle&quot;:&quot;&quot;,&quot;non-dropping-particle&quot;:&quot;&quot;}],&quot;container-title&quot;:&quot;2024 the 7th Artificial Intelligence and Cloud Computing Conference (AICCC) (AICCC 2024), December 1416, 2024, Tokyo, Japan&quot;,&quot;DOI&quot;:&quot;10.1145/3719384&quot;,&quot;ISBN&quot;:&quot;9798400717925&quot;,&quot;URL&quot;:&quot;https://doi.org/10.1145/3719384.&quot;,&quot;issued&quot;:{&quot;date-parts&quot;:[[2024]]},&quot;abstract&quot;:&quot;Public transportation delays in Japan, stemming from various causes, interrupt business operations and necessitate prompt information sharing with commuters. Conventional systems, such as the \&quot;Camera-Based Train Delay Management and Information System\&quot; and Cascade Classifier, face challenges in accuracy due to fluctuating conditions. Deep learning models, particularly YOLO, have proven highly effective in object detection tasks. One-stage models are favored for real-time detection, and data augmentation techniques improve model performance, especially with limited datasets. This study, therefore, seeks to enhance train detection accuracy in daytime images by employing YOLOv8 and straightforward data augmentation methods, resulting in notable accuracy improvements.&quot;,&quot;volume&quot;:&quot;1&quot;,&quot;container-title-short&quot;:&quot;&quot;},&quot;isTemporary&quot;:false,&quot;suppress-author&quot;:false,&quot;composite&quot;:false,&quot;author-only&quot;:false}]},{&quot;citationID&quot;:&quot;MENDELEY_CITATION_9099860d-ad3b-423f-b626-5ca3ddcd7bef&quot;,&quot;properties&quot;:{&quot;noteIndex&quot;:0},&quot;isEdited&quot;:false,&quot;manualOverride&quot;:{&quot;isManuallyOverridden&quot;:false,&quot;citeprocText&quot;:&quot;[16]&quot;,&quot;manualOverrideText&quot;:&quot;&quot;},&quot;citationTag&quot;:&quot;MENDELEY_CITATION_v3_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&quot;,&quot;citationItems&quot;:[{&quot;id&quot;:&quot;2d755593-1029-3315-b63f-2a3e65e17d82&quot;,&quot;itemData&quot;:{&quot;type&quot;:&quot;article-journal&quot;,&quot;id&quot;:&quot;2d755593-1029-3315-b63f-2a3e65e17d82&quot;,&quot;title&quot;:&quot;Benchmarking Deep Learning Models for Object Detection on Edge Computing Devices&quot;,&quot;author&quot;:[{&quot;family&quot;:&quot;Alqahtani&quot;,&quot;given&quot;:&quot;Daghash K.&quot;,&quot;parse-names&quot;:false,&quot;dropping-particle&quot;:&quot;&quot;,&quot;non-dropping-particle&quot;:&quot;&quot;},{&quot;family&quot;:&quot;Cheema&quot;,&quot;given&quot;:&quot;Aamir&quot;,&quot;parse-names&quot;:false,&quot;dropping-particle&quot;:&quot;&quot;,&quot;non-dropping-particle&quot;:&quot;&quot;},{&quot;family&quot;:&quot;Toosi&quot;,&quot;given&quot;:&quot;Adel N.&quot;,&quot;parse-names&quot;:false,&quot;dropping-particle&quot;:&quot;&quot;,&quot;non-dropping-particle&quot;:&quot;&quot;}],&quot;URL&quot;:&quot;http://arxiv.org/abs/2409.16808&quot;,&quot;issued&quot;:{&quot;date-parts&quot;:[[2024,9,25]]},&quot;abstract&quot;:&quot;Modern applications, such as autonomous vehicles, require deploying deep learning algorithms on resource-constrained edge devices for real-time image and video processing. However, there is limited understanding of the efficiency and performance of various object detection models on these devices. In this paper, we evaluate state-of-the-art object detection models, including YOLOv8 (Nano, Small, Medium), EfficientDet Lite (Lite0, Lite1, Lite2), and SSD (SSD MobileNet V1, SSDLite MobileDet). We deployed these models on popular edge devices like the Raspberry Pi 3, 4, and 5 with/without TPU accelerators, and Jetson Orin Nano, collecting key performance metrics such as energy consumption, inference time, and Mean Average Precision (mAP). Our findings highlight that lower mAP models such as SSD MobileNet V1 are more energy-efficient and faster in inference, whereas higher mAP models like YOLOv8 Medium generally consume more energy and have slower inference, though with exceptions when accelerators like TPUs are used. Among the edge devices, Jetson Orin Nano stands out as the fastest and most energy-efficient option for request handling, despite having the highest idle energy consumption. These results emphasize the need to balance accuracy, speed, and energy efficiency when deploying deep learning models on edge devices, offering valuable guidance for practitioners and researchers selecting models and devices for their applications.&quot;,&quot;container-title-short&quot;:&quot;&quot;},&quot;isTemporary&quot;:false,&quot;suppress-author&quot;:false,&quot;composite&quot;:false,&quot;author-only&quot;:false}]},{&quot;citationID&quot;:&quot;MENDELEY_CITATION_fb06d623-cb86-4f58-b92b-676a676cb47e&quot;,&quot;properties&quot;:{&quot;noteIndex&quot;:0},&quot;isEdited&quot;:false,&quot;manualOverride&quot;:{&quot;isManuallyOverridden&quot;:false,&quot;citeprocText&quot;:&quot;[7]&quot;,&quot;manualOverrideText&quot;:&quot;&quot;},&quot;citationTag&quot;:&quot;MENDELEY_CITATION_v3_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f33a7511-d1e5-3ba7-96aa-86249b5a0956&quot;,&quot;itemData&quot;:{&quot;type&quot;:&quot;paper-conference&quot;,&quot;id&quot;:&quot;f33a7511-d1e5-3ba7-96aa-86249b5a0956&quot;,&quot;title&quot;:&quot;Benchmarking Edge AI Platforms: Performance Analysis of NVIDIA Jetson and Raspberry Pi 5 with Coral TPU&quot;,&quot;author&quot;:[{&quot;family&quot;:&quot;Minott&quot;,&quot;given&quot;:&quot;David&quot;,&quot;parse-names&quot;:false,&quot;dropping-particle&quot;:&quot;&quot;,&quot;non-dropping-particle&quot;:&quot;&quot;},{&quot;family&quot;:&quot;Siddiqui&quot;,&quot;given&quot;:&quot;Salman&quot;,&quot;parse-names&quot;:false,&quot;dropping-particle&quot;:&quot;&quot;,&quot;non-dropping-particle&quot;:&quot;&quot;},{&quot;family&quot;:&quot;Haddad&quot;,&quot;given&quot;:&quot;Rami J.&quot;,&quot;parse-names&quot;:false,&quot;dropping-particle&quot;:&quot;&quot;,&quot;non-dropping-particle&quot;:&quot;&quot;}],&quot;container-title&quot;:&quot;Conference Proceedings - IEEE SOUTHEASTCON&quot;,&quot;DOI&quot;:&quot;10.1109/SoutheastCon56624.2025.10971592&quot;,&quot;ISBN&quot;:&quot;9798331504847&quot;,&quot;ISSN&quot;:&quot;1558058X&quot;,&quot;issued&quot;:{&quot;date-parts&quot;:[[2025]]},&quot;page&quot;:&quot;1384-1389&quot;,&quot;abstract&quot;:&quot;The rapid development of edge AI applications has led to the demand for high-performance, power-efficient embedded computing platforms. This paper evaluates the computational efficiency, power consumption, and thermal characteristics of the NVIDIA Jetson Orin NX, Jetson Nano, and Raspberry Pi 5 with Coral TPU across various AI workloads. Performance metrics, including inference speed, CPU and GPU utilization, and thermal stability, were benchmarked using a YOLOv5 object detection model. The results indicate that the Jetson Orin NX achieves the highest frame rates, nearly doubling the performance of the Raspberry Pi 5 with Coral TPU (41.8 FPS vs. 21.5 FPS) and surpassing the Jetson Nano by more than 50 percent. Power efficiency was another critical factor, with the Jetson Nano consuming the least power at approximately 7W, while the Raspberry Pi 5 with Coral TPU consumed 8.3W and the Jetson Orin NX reached 10.6W under load. Thermal analysis revealed that the Raspberry Pi 5 operates at significantly higher temperatures, reaching up to 80°C without active cooling, whereas the Jetson Nano and Jetson Orin NX maintained stable temperatures at 42°C and 45°C, respectively. These findings underscore the importance of active cooling solutions and optimized workload distribution for edge AI devices. The comparative assessment provided in this study helps guide hardware selection for specific edge AI applications, balancing trade-offs between power efficiency, thermal performance, and computational speed.&quot;,&quot;publisher&quot;:&quot;Institute of Electrical and Electronics Engineers Inc.&quot;,&quot;container-title-short&quot;:&quot;&quot;},&quot;isTemporary&quot;:false,&quot;suppress-author&quot;:false,&quot;composite&quot;:false,&quot;author-only&quot;:false}]},{&quot;citationID&quot;:&quot;MENDELEY_CITATION_156a65a9-fc47-4b88-9b71-9bb60b022de0&quot;,&quot;properties&quot;:{&quot;noteIndex&quot;:0},&quot;isEdited&quot;:false,&quot;manualOverride&quot;:{&quot;isManuallyOverridden&quot;:false,&quot;citeprocText&quot;:&quot;[17]&quot;,&quot;manualOverrideText&quot;:&quot;&quot;},&quot;citationTag&quot;:&quot;MENDELEY_CITATION_v3_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&quot;,&quot;citationItems&quot;:[{&quot;id&quot;:&quot;27cf53a7-44c7-341f-a0e3-7e08f75b26fa&quot;,&quot;itemData&quot;:{&quot;type&quot;:&quot;webpage&quot;,&quot;id&quot;:&quot;27cf53a7-44c7-341f-a0e3-7e08f75b26fa&quot;,&quot;title&quot;:&quot;Hailo Getting Started Guide&quot;,&quot;author&quot;:[{&quot;family&quot;:&quot;Hailo AI&quot;,&quot;given&quot;:&quot;&quot;,&quot;parse-names&quot;:false,&quot;dropping-particle&quot;:&quot;&quot;,&quot;non-dropping-particle&quot;:&quot;&quot;}],&quot;accessed&quot;:{&quot;date-parts&quot;:[[2026,6,23]]},&quot;URL&quot;:&quot;https://hailo.ai/developer-zone/documentation/hailo-sw-suite-2025-10-for-hailo-8-8l/?sp_referrer=suite/suite_overview.html#where-to-begin&quot;,&quot;issued&quot;:{&quot;date-parts&quot;:[[2026,6,23]]},&quot;container-title-short&quot;:&quot;&quot;},&quot;isTemporary&quot;:false,&quot;suppress-author&quot;:false,&quot;composite&quot;:false,&quot;author-only&quot;:false}]},{&quot;citationID&quot;:&quot;MENDELEY_CITATION_296fcbb8-8c14-40e3-ba24-136be1f2db86&quot;,&quot;properties&quot;:{&quot;noteIndex&quot;:0},&quot;isEdited&quot;:false,&quot;manualOverride&quot;:{&quot;isManuallyOverridden&quot;:false,&quot;citeprocText&quot;:&quot;[18]&quot;,&quot;manualOverrideText&quot;:&quot;&quot;},&quot;citationTag&quot;:&quot;MENDELEY_CITATION_v3_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&quot;,&quot;citationItems&quot;:[{&quot;id&quot;:&quot;b13c1a18-dc30-37dc-b8bf-086bd3ce4c6f&quot;,&quot;itemData&quot;:{&quot;type&quot;:&quot;article-journal&quot;,&quot;id&quot;:&quot;b13c1a18-dc30-37dc-b8bf-086bd3ce4c6f&quot;,&quot;title&quot;:&quot;A Comprehensive Evaluation of Deep Learning Object Detection Models on Heterogeneous Edge Devices&quot;,&quot;author&quot;:[{&quot;family&quot;:&quot;Alqahtani&quot;,&quot;given&quot;:&quot;Daghash K.&quot;,&quot;parse-names&quot;:false,&quot;dropping-particle&quot;:&quot;&quot;,&quot;non-dropping-particle&quot;:&quot;&quot;},{&quot;family&quot;:&quot;Cheema&quot;,&quot;given&quot;:&quot;Muhammad Aamir&quot;,&quot;parse-names&quot;:false,&quot;dropping-particle&quot;:&quot;&quot;,&quot;non-dropping-particle&quot;:&quot;&quot;},{&quot;family&quot;:&quot;Rodriguez&quot;,&quot;given&quot;:&quot;Maria A.&quot;,&quot;parse-names&quot;:false,&quot;dropping-particle&quot;:&quot;&quot;,&quot;non-dropping-particle&quot;:&quot;&quot;},{&quot;family&quot;:&quot;Toosi&quot;,&quot;given&quot;:&quot;Adel N.&quot;,&quot;parse-names&quot;:false,&quot;dropping-particle&quot;:&quot;&quot;,&quot;non-dropping-particle&quot;:&quot;&quot;}],&quot;URL&quot;:&quot;http://arxiv.org/abs/2409.16808&quot;,&quot;issued&quot;:{&quot;date-parts&quot;:[[2026,5,5]]},&quot;abstract&quot;:&quot;Modern applications such as autonomous vehicles, intelligent surveillance, and smart city systems increasingly require object detection on resource-constrained edge devices. Yet, there is still limited understanding of how different object detection models behave across heterogeneous edge devices and under varying scene complexity. In this paper, we benchmark YOLOv8 (Nano, Small, Medium), EfficientDet Lite (Lite0, Lite1, Lite2), and SSD (SSD MobileNet V1, SSDLite MobileDet) on Raspberry Pi 3, 4, 5 with/without Coral TPU accelerators, Raspberry Pi 5 with AI HAT+, Jetson Nano, and Jetson Orin Nano. We evaluate energy consumption, inference time, and accuracy, and further examine how accuracy changes with the number of objects in the input image. The results reveal clear trade-offs among accuracy, latency, and energy efficiency across model-device combinations. SSD MobileNet V1 achieves the lowest latency and energy consumption but the lowest accuracy, whereas YOLOv8 Medium achieves the highest accuracy at higher computational cost. TPU-based Raspberry Pi devices improve the efficiency of SSD and EfficientDet Lite while reducing YOLOv8 accuracy. Orin Nano offers the most favorable overall balance across most model families. The object-count-based analysis further shows that models achieve more similar accuracy on simpler images, while the accuracy gap widens as scene complexity increases.&quot;,&quot;container-title-short&quot;:&quot;&quot;},&quot;isTemporary&quot;:false,&quot;suppress-author&quot;:false,&quot;composite&quot;:false,&quot;author-only&quot;:false}]},{&quot;citationID&quot;:&quot;MENDELEY_CITATION_82e5d7a7-6175-4273-93ad-193b3bfa70c5&quot;,&quot;properties&quot;:{&quot;noteIndex&quot;:0},&quot;isEdited&quot;:false,&quot;manualOverride&quot;:{&quot;isManuallyOverridden&quot;:false,&quot;citeprocText&quot;:&quot;[18]&quot;,&quot;manualOverrideText&quot;:&quot;&quot;},&quot;citationTag&quot;:&quot;MENDELEY_CITATION_v3_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&quot;,&quot;citationItems&quot;:[{&quot;id&quot;:&quot;b13c1a18-dc30-37dc-b8bf-086bd3ce4c6f&quot;,&quot;itemData&quot;:{&quot;type&quot;:&quot;article-journal&quot;,&quot;id&quot;:&quot;b13c1a18-dc30-37dc-b8bf-086bd3ce4c6f&quot;,&quot;title&quot;:&quot;A Comprehensive Evaluation of Deep Learning Object Detection Models on Heterogeneous Edge Devices&quot;,&quot;author&quot;:[{&quot;family&quot;:&quot;Alqahtani&quot;,&quot;given&quot;:&quot;Daghash K.&quot;,&quot;parse-names&quot;:false,&quot;dropping-particle&quot;:&quot;&quot;,&quot;non-dropping-particle&quot;:&quot;&quot;},{&quot;family&quot;:&quot;Cheema&quot;,&quot;given&quot;:&quot;Muhammad Aamir&quot;,&quot;parse-names&quot;:false,&quot;dropping-particle&quot;:&quot;&quot;,&quot;non-dropping-particle&quot;:&quot;&quot;},{&quot;family&quot;:&quot;Rodriguez&quot;,&quot;given&quot;:&quot;Maria A.&quot;,&quot;parse-names&quot;:false,&quot;dropping-particle&quot;:&quot;&quot;,&quot;non-dropping-particle&quot;:&quot;&quot;},{&quot;family&quot;:&quot;Toosi&quot;,&quot;given&quot;:&quot;Adel N.&quot;,&quot;parse-names&quot;:false,&quot;dropping-particle&quot;:&quot;&quot;,&quot;non-dropping-particle&quot;:&quot;&quot;}],&quot;URL&quot;:&quot;http://arxiv.org/abs/2409.16808&quot;,&quot;issued&quot;:{&quot;date-parts&quot;:[[2026,5,5]]},&quot;abstract&quot;:&quot;Modern applications such as autonomous vehicles, intelligent surveillance, and smart city systems increasingly require object detection on resource-constrained edge devices. Yet, there is still limited understanding of how different object detection models behave across heterogeneous edge devices and under varying scene complexity. In this paper, we benchmark YOLOv8 (Nano, Small, Medium), EfficientDet Lite (Lite0, Lite1, Lite2), and SSD (SSD MobileNet V1, SSDLite MobileDet) on Raspberry Pi 3, 4, 5 with/without Coral TPU accelerators, Raspberry Pi 5 with AI HAT+, Jetson Nano, and Jetson Orin Nano. We evaluate energy consumption, inference time, and accuracy, and further examine how accuracy changes with the number of objects in the input image. The results reveal clear trade-offs among accuracy, latency, and energy efficiency across model-device combinations. SSD MobileNet V1 achieves the lowest latency and energy consumption but the lowest accuracy, whereas YOLOv8 Medium achieves the highest accuracy at higher computational cost. TPU-based Raspberry Pi devices improve the efficiency of SSD and EfficientDet Lite while reducing YOLOv8 accuracy. Orin Nano offers the most favorable overall balance across most model families. The object-count-based analysis further shows that models achieve more similar accuracy on simpler images, while the accuracy gap widens as scene complexity increases.&quot;,&quot;container-title-short&quot;:&quot;&quot;},&quot;isTemporary&quot;:false,&quot;suppress-author&quot;:false,&quot;composite&quot;:false,&quot;author-only&quot;:false}]},{&quot;citationID&quot;:&quot;MENDELEY_CITATION_3beae885-b8df-4dd3-9c2e-b5bfdd8df08b&quot;,&quot;properties&quot;:{&quot;noteIndex&quot;:0},&quot;isEdited&quot;:false,&quot;manualOverride&quot;:{&quot;isManuallyOverridden&quot;:false,&quot;citeprocText&quot;:&quot;[6]&quot;,&quot;manualOverrideText&quot;:&quot;&quot;},&quot;citationTag&quot;:&quot;MENDELEY_CITATION_v3_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&quot;,&quot;citationItems&quot;:[{&quot;id&quot;:&quot;18eb4aae-116b-3489-b345-18bd229307e6&quot;,&quot;itemData&quot;:{&quot;type&quot;:&quot;paper-conference&quot;,&quot;id&quot;:&quot;18eb4aae-116b-3489-b345-18bd229307e6&quot;,&quot;title&quot;:&quot;A Survey on Performance Metrics for Object-Detection Algorithms&quot;,&quot;author&quot;:[{&quot;family&quot;:&quot;Padilla&quot;,&quot;given&quot;:&quot;Rafael&quot;,&quot;parse-names&quot;:false,&quot;dropping-particle&quot;:&quot;&quot;,&quot;non-dropping-particle&quot;:&quot;&quot;},{&quot;family&quot;:&quot;Netto&quot;,&quot;given&quot;:&quot;Sergio L.&quot;,&quot;parse-names&quot;:false,&quot;dropping-particle&quot;:&quot;&quot;,&quot;non-dropping-particle&quot;:&quot;&quot;},{&quot;family&quot;:&quot;Silva&quot;,&quot;given&quot;:&quot;Eduardo A. B.&quot;,&quot;parse-names&quot;:false,&quot;dropping-particle&quot;:&quot;&quot;,&quot;non-dropping-particle&quot;:&quot;da&quot;}],&quot;container-title&quot;:&quot;2020 International Conference on Systems, Signals and Image Processing (IWSSIP)&quot;,&quot;DOI&quot;:&quot;10.1109/IWSSIP48289.2020.9145130&quot;,&quot;ISBN&quot;:&quot;978-1-7281-7539-3&quot;,&quot;issued&quot;:{&quot;date-parts&quot;:[[2020,7]]},&quot;page&quot;:&quot;237-242&quot;,&quot;publisher&quot;:&quot;IEEE&quot;,&quot;container-title-short&quot;:&quot;&quot;},&quot;isTemporary&quot;:false,&quot;suppress-author&quot;:false,&quot;composite&quot;:false,&quot;author-only&quot;:false}]},{&quot;citationID&quot;:&quot;MENDELEY_CITATION_ac83dbc4-87a4-4c03-8887-483fa078f3b8&quot;,&quot;properties&quot;:{&quot;noteIndex&quot;:0},&quot;isEdited&quot;:false,&quot;manualOverride&quot;:{&quot;isManuallyOverridden&quot;:false,&quot;citeprocText&quot;:&quot;[19]&quot;,&quot;manualOverrideText&quot;:&quot;&quot;},&quot;citationTag&quot;:&quot;MENDELEY_CITATION_v3_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&quot;,&quot;citationItems&quot;:[{&quot;id&quot;:&quot;44800ffd-5bba-3108-abe6-53203c1fff78&quot;,&quot;itemData&quot;:{&quot;type&quot;:&quot;article-journal&quot;,&quot;id&quot;:&quot;44800ffd-5bba-3108-abe6-53203c1fff78&quot;,&quot;title&quot;:&quot;Performance Evaluation of YOLOv8, YOLOv9, YOLOv10, and YOLOv11 for Stamp Detection in Scanned Documents&quot;,&quot;author&quot;:[{&quot;family&quot;:&quot;Bento&quot;,&quot;given&quot;:&quot;João&quot;,&quot;parse-names&quot;:false,&quot;dropping-particle&quot;:&quot;&quot;,&quot;non-dropping-particle&quot;:&quot;&quot;},{&quot;family&quot;:&quot;Paixão&quot;,&quot;given&quot;:&quot;Thuanne&quot;,&quot;parse-names&quot;:false,&quot;dropping-particle&quot;:&quot;&quot;,&quot;non-dropping-particle&quot;:&quot;&quot;},{&quot;family&quot;:&quot;Alvarez&quot;,&quot;given&quot;:&quot;Ana Beatriz&quot;,&quot;parse-names&quot;:false,&quot;dropping-particle&quot;:&quot;&quot;,&quot;non-dropping-particle&quot;:&quot;&quot;}],&quot;container-title&quot;:&quot;Applied Sciences (Switzerland)&quot;,&quot;DOI&quot;:&quot;10.3390/app15063154&quot;,&quot;ISSN&quot;:&quot;20763417&quot;,&quot;issued&quot;:{&quot;date-parts&quot;:[[2025,3,1]]},&quot;abstract&quot;:&quot;Stamps are an essential mechanism for authenticating documents in various sectors and institutions. Given the high volume of documents and the increase in forgery, it is necessary to adopt automated methods to identify stamps on documents. In this context, techniques based on deep learning stand out as an efficient solution for automating this process. To this end, this article presents a performance evaluation of YOLOv8s, YOLOv9s, YOLOv10s, and YOLOv11s in detecting stamps on scanned documents. To train, validate, and test the models, an adapted dataset with 732 images from the combination of the StaVer and DDI-100 datasets is used. The performance of the models is evaluated by means of quantitative and qualitative analyses and by analyzing the computational cost. The results show that, in terms of performance, the YOLOv9s model obtained the best result, with a mAP (Mean Average Precision) of 98.7% for a precision and recall of 97.6%. In terms of computational cost and shorter inference time, the YOLOv11s model stands out. This comparative approach is a contribution to the state of the art for implementation in automatic stamp authentication devices.&quot;,&quot;publisher&quot;:&quot;Multidisciplinary Digital Publishing Institute (MDPI)&quot;,&quot;issue&quot;:&quot;6&quot;,&quot;volume&quot;:&quot;15&quot;},&quot;isTemporary&quot;:false,&quot;suppress-author&quot;:false,&quot;composite&quot;:false,&quot;author-only&quot;:false}]},{&quot;citationID&quot;:&quot;MENDELEY_CITATION_9cce16b8-e474-497b-b631-70e3c37de1c3&quot;,&quot;properties&quot;:{&quot;noteIndex&quot;:0},&quot;isEdited&quot;:false,&quot;manualOverride&quot;:{&quot;isManuallyOverridden&quot;:false,&quot;citeprocText&quot;:&quot;[20]&quot;,&quot;manualOverrideText&quot;:&quot;&quot;},&quot;citationTag&quot;:&quot;MENDELEY_CITATION_v3_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&quot;,&quot;citationItems&quot;:[{&quot;id&quot;:&quot;01679d07-1bda-3a41-9c3f-1968eb8a09e8&quot;,&quot;itemData&quot;:{&quot;type&quot;:&quot;webpage&quot;,&quot;id&quot;:&quot;01679d07-1bda-3a41-9c3f-1968eb8a09e8&quot;,&quot;title&quot;:&quot;YOLO Object Detection &amp; Segmentation&quot;,&quot;author&quot;:[{&quot;family&quot;:&quot;Ultralytics&quot;,&quot;given&quot;:&quot;&quot;,&quot;parse-names&quot;:false,&quot;dropping-particle&quot;:&quot;&quot;,&quot;non-dropping-particle&quot;:&quot;&quot;}],&quot;accessed&quot;:{&quot;date-parts&quot;:[[2026,6,23]]},&quot;URL&quot;:&quot;https://docs.ultralytics.com/models&quot;,&quot;issued&quot;:{&quot;date-parts&quot;:[[2026,6,23]]},&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21E6D-CFC0-48AA-B44E-CA2DB9ECB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120</Pages>
  <Words>33753</Words>
  <Characters>192397</Characters>
  <Application>Microsoft Office Word</Application>
  <DocSecurity>0</DocSecurity>
  <Lines>1603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Haryanto</dc:creator>
  <cp:keywords/>
  <dc:description/>
  <cp:lastModifiedBy>David Haryanto</cp:lastModifiedBy>
  <cp:revision>92</cp:revision>
  <cp:lastPrinted>2026-06-23T08:33:00Z</cp:lastPrinted>
  <dcterms:created xsi:type="dcterms:W3CDTF">2026-06-23T07:48:00Z</dcterms:created>
  <dcterms:modified xsi:type="dcterms:W3CDTF">2026-06-23T09:16:00Z</dcterms:modified>
</cp:coreProperties>
</file>