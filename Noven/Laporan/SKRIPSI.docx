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DAA9" w14:textId="77777777" w:rsidR="00216AF3" w:rsidRDefault="00B4171A" w:rsidP="0082545F">
      <w:pPr>
        <w:spacing w:line="360" w:lineRule="auto"/>
        <w:jc w:val="center"/>
        <w:rPr>
          <w:rFonts w:ascii="Times New Roman" w:hAnsi="Times New Roman" w:cs="Times New Roman"/>
          <w:b/>
          <w:bCs/>
          <w:sz w:val="28"/>
          <w:szCs w:val="28"/>
        </w:rPr>
      </w:pPr>
      <w:r w:rsidRPr="009D0C35">
        <w:rPr>
          <w:rFonts w:ascii="Times New Roman" w:hAnsi="Times New Roman" w:cs="Times New Roman"/>
          <w:b/>
          <w:bCs/>
          <w:sz w:val="28"/>
          <w:szCs w:val="28"/>
        </w:rPr>
        <w:t>PRODUK ANALISIS DAN REKOMENDASI PADA PLATFORM E-COMMERCE (SHOPEE) DENGAN MENGGUNAKAN RAG</w:t>
      </w:r>
    </w:p>
    <w:p w14:paraId="1F82D017" w14:textId="77777777" w:rsidR="00216AF3" w:rsidRDefault="00216AF3" w:rsidP="0082545F">
      <w:pPr>
        <w:spacing w:line="360" w:lineRule="auto"/>
        <w:jc w:val="center"/>
        <w:rPr>
          <w:rFonts w:ascii="Times New Roman" w:hAnsi="Times New Roman" w:cs="Times New Roman"/>
          <w:b/>
          <w:bCs/>
          <w:sz w:val="28"/>
          <w:szCs w:val="28"/>
        </w:rPr>
      </w:pPr>
    </w:p>
    <w:p w14:paraId="41827D7D" w14:textId="0AE5733E" w:rsidR="009D0C35" w:rsidRDefault="00B4171A" w:rsidP="0082545F">
      <w:pPr>
        <w:spacing w:line="360" w:lineRule="auto"/>
        <w:jc w:val="center"/>
        <w:rPr>
          <w:ins w:id="0" w:author="Noven Austin" w:date="2026-06-11T21:11:00Z" w16du:dateUtc="2026-06-11T14:11:00Z"/>
          <w:rFonts w:ascii="Times New Roman" w:hAnsi="Times New Roman" w:cs="Times New Roman"/>
          <w:b/>
          <w:bCs/>
          <w:sz w:val="28"/>
          <w:szCs w:val="28"/>
        </w:rPr>
      </w:pPr>
      <w:r w:rsidRPr="009D0C35">
        <w:rPr>
          <w:rFonts w:ascii="Times New Roman" w:hAnsi="Times New Roman" w:cs="Times New Roman"/>
          <w:b/>
          <w:bCs/>
          <w:sz w:val="28"/>
          <w:szCs w:val="28"/>
        </w:rPr>
        <w:br/>
      </w:r>
      <w:moveToRangeStart w:id="1" w:author="Noven Austin" w:date="2026-06-11T21:11:00Z" w:name="move232104700"/>
      <w:moveTo w:id="2" w:author="Noven Austin" w:date="2026-06-11T21:11:00Z" w16du:dateUtc="2026-06-11T14:11:00Z">
        <w:r w:rsidR="009D0C35" w:rsidRPr="009D0C35">
          <w:rPr>
            <w:rFonts w:ascii="Times New Roman" w:hAnsi="Times New Roman" w:cs="Times New Roman"/>
            <w:b/>
            <w:bCs/>
            <w:noProof/>
            <w:sz w:val="28"/>
            <w:szCs w:val="28"/>
          </w:rPr>
          <w:drawing>
            <wp:inline distT="0" distB="0" distL="0" distR="0" wp14:anchorId="27C700CD" wp14:editId="187670E5">
              <wp:extent cx="3190875" cy="1381125"/>
              <wp:effectExtent l="0" t="0" r="0" b="0"/>
              <wp:docPr id="697384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875" cy="1381125"/>
                      </a:xfrm>
                      <a:prstGeom prst="rect">
                        <a:avLst/>
                      </a:prstGeom>
                      <a:noFill/>
                      <a:ln>
                        <a:noFill/>
                      </a:ln>
                    </pic:spPr>
                  </pic:pic>
                </a:graphicData>
              </a:graphic>
            </wp:inline>
          </w:drawing>
        </w:r>
      </w:moveTo>
      <w:moveToRangeEnd w:id="1"/>
    </w:p>
    <w:p w14:paraId="3DA69E37" w14:textId="77777777" w:rsidR="009D0C35" w:rsidRDefault="009D0C35" w:rsidP="0082545F">
      <w:pPr>
        <w:spacing w:line="360" w:lineRule="auto"/>
        <w:jc w:val="center"/>
        <w:rPr>
          <w:ins w:id="3" w:author="Noven Austin" w:date="2026-06-11T21:11:00Z" w16du:dateUtc="2026-06-11T14:11:00Z"/>
          <w:rFonts w:ascii="Times New Roman" w:hAnsi="Times New Roman" w:cs="Times New Roman"/>
          <w:b/>
          <w:bCs/>
          <w:sz w:val="28"/>
          <w:szCs w:val="28"/>
        </w:rPr>
      </w:pPr>
    </w:p>
    <w:p w14:paraId="141D4D68" w14:textId="77777777" w:rsidR="00216AF3" w:rsidRDefault="00216AF3" w:rsidP="0082545F">
      <w:pPr>
        <w:spacing w:line="360" w:lineRule="auto"/>
        <w:jc w:val="center"/>
        <w:rPr>
          <w:rFonts w:ascii="Times New Roman" w:hAnsi="Times New Roman" w:cs="Times New Roman"/>
          <w:b/>
          <w:bCs/>
          <w:sz w:val="28"/>
          <w:szCs w:val="28"/>
        </w:rPr>
      </w:pPr>
    </w:p>
    <w:p w14:paraId="5000C919" w14:textId="51FA8DC3" w:rsidR="00B4171A" w:rsidRDefault="00B4171A" w:rsidP="0082545F">
      <w:pPr>
        <w:spacing w:line="360" w:lineRule="auto"/>
        <w:jc w:val="center"/>
        <w:rPr>
          <w:ins w:id="4" w:author="Noven Austin" w:date="2026-06-11T21:12:00Z" w16du:dateUtc="2026-06-11T14:12:00Z"/>
          <w:rFonts w:ascii="Times New Roman" w:hAnsi="Times New Roman" w:cs="Times New Roman"/>
          <w:b/>
          <w:bCs/>
          <w:sz w:val="28"/>
          <w:szCs w:val="28"/>
        </w:rPr>
      </w:pPr>
      <w:r w:rsidRPr="009D0C35">
        <w:rPr>
          <w:rFonts w:ascii="Times New Roman" w:hAnsi="Times New Roman" w:cs="Times New Roman"/>
          <w:b/>
          <w:bCs/>
          <w:sz w:val="28"/>
          <w:szCs w:val="28"/>
        </w:rPr>
        <w:t>TUGAS AKHIR</w:t>
      </w:r>
    </w:p>
    <w:p w14:paraId="66F8EC0E" w14:textId="77777777" w:rsidR="009D0C35" w:rsidRPr="009D0C35" w:rsidRDefault="009D0C35" w:rsidP="0082545F">
      <w:pPr>
        <w:spacing w:line="360" w:lineRule="auto"/>
        <w:rPr>
          <w:rFonts w:ascii="Times New Roman" w:hAnsi="Times New Roman" w:cs="Times New Roman"/>
          <w:sz w:val="28"/>
          <w:szCs w:val="28"/>
        </w:rPr>
      </w:pPr>
    </w:p>
    <w:p w14:paraId="492FB466" w14:textId="77777777" w:rsidR="00B4171A" w:rsidRPr="006A0725" w:rsidRDefault="00B4171A" w:rsidP="0082545F">
      <w:pPr>
        <w:spacing w:line="360" w:lineRule="auto"/>
        <w:jc w:val="center"/>
        <w:rPr>
          <w:rFonts w:ascii="Times New Roman" w:hAnsi="Times New Roman" w:cs="Times New Roman"/>
        </w:rPr>
      </w:pPr>
      <w:r w:rsidRPr="006A0725">
        <w:rPr>
          <w:rFonts w:ascii="Times New Roman" w:hAnsi="Times New Roman" w:cs="Times New Roman"/>
        </w:rPr>
        <w:t>UNTUK MEMENUHI SEBAGIAN DARI SYARAT-SYARAT</w:t>
      </w:r>
    </w:p>
    <w:p w14:paraId="4628919C" w14:textId="77777777" w:rsidR="00B4171A" w:rsidRPr="006A0725" w:rsidDel="009D0C35" w:rsidRDefault="00B4171A" w:rsidP="0082545F">
      <w:pPr>
        <w:spacing w:line="360" w:lineRule="auto"/>
        <w:jc w:val="center"/>
        <w:rPr>
          <w:del w:id="5" w:author="Noven Austin" w:date="2026-06-11T21:13:00Z" w16du:dateUtc="2026-06-11T14:13:00Z"/>
          <w:rFonts w:ascii="Times New Roman" w:hAnsi="Times New Roman" w:cs="Times New Roman"/>
        </w:rPr>
      </w:pPr>
      <w:r w:rsidRPr="006A0725">
        <w:rPr>
          <w:rFonts w:ascii="Times New Roman" w:hAnsi="Times New Roman" w:cs="Times New Roman"/>
        </w:rPr>
        <w:t>GUNA MENCAPAI GELAR SARJANA TEKNIK INFORMATIKA</w:t>
      </w:r>
    </w:p>
    <w:p w14:paraId="1C24DB50" w14:textId="77777777" w:rsidR="009D0C35" w:rsidRPr="006A0725" w:rsidRDefault="009D0C35" w:rsidP="0082545F">
      <w:pPr>
        <w:spacing w:line="360" w:lineRule="auto"/>
        <w:jc w:val="center"/>
        <w:rPr>
          <w:ins w:id="6" w:author="Noven Austin" w:date="2026-06-11T21:13:00Z" w16du:dateUtc="2026-06-11T14:13:00Z"/>
          <w:rFonts w:ascii="Times New Roman" w:hAnsi="Times New Roman" w:cs="Times New Roman"/>
        </w:rPr>
      </w:pPr>
    </w:p>
    <w:p w14:paraId="545E5E1D" w14:textId="77777777" w:rsidR="006A0725" w:rsidRDefault="006A0725" w:rsidP="0082545F">
      <w:pPr>
        <w:spacing w:line="360" w:lineRule="auto"/>
        <w:jc w:val="center"/>
        <w:rPr>
          <w:rFonts w:ascii="Times New Roman" w:hAnsi="Times New Roman" w:cs="Times New Roman"/>
        </w:rPr>
      </w:pPr>
    </w:p>
    <w:p w14:paraId="22C11043" w14:textId="77777777" w:rsidR="006A0725" w:rsidRPr="006A0725" w:rsidRDefault="006A0725">
      <w:pPr>
        <w:spacing w:line="360" w:lineRule="auto"/>
        <w:jc w:val="center"/>
        <w:rPr>
          <w:ins w:id="7" w:author="Noven Austin" w:date="2026-06-11T21:13:00Z" w16du:dateUtc="2026-06-11T14:13:00Z"/>
          <w:rFonts w:ascii="Times New Roman" w:hAnsi="Times New Roman" w:cs="Times New Roman"/>
        </w:rPr>
        <w:pPrChange w:id="8" w:author="Noven Austin" w:date="2026-06-11T21:12:00Z" w16du:dateUtc="2026-06-11T14:12:00Z">
          <w:pPr/>
        </w:pPrChange>
      </w:pPr>
    </w:p>
    <w:p w14:paraId="1D66DE5F" w14:textId="77777777" w:rsidR="00B4171A" w:rsidRPr="006A0725" w:rsidDel="009D0C35" w:rsidRDefault="00B4171A" w:rsidP="0082545F">
      <w:pPr>
        <w:spacing w:line="360" w:lineRule="auto"/>
        <w:jc w:val="center"/>
        <w:rPr>
          <w:del w:id="9" w:author="Noven Austin" w:date="2026-06-11T21:13:00Z" w16du:dateUtc="2026-06-11T14:13:00Z"/>
          <w:rFonts w:ascii="Times New Roman" w:hAnsi="Times New Roman" w:cs="Times New Roman"/>
        </w:rPr>
      </w:pPr>
    </w:p>
    <w:p w14:paraId="504B5A7A" w14:textId="6BCC51D6" w:rsidR="009D0C35" w:rsidRPr="006A0725" w:rsidDel="009D0C35" w:rsidRDefault="009D0C35">
      <w:pPr>
        <w:spacing w:line="360" w:lineRule="auto"/>
        <w:rPr>
          <w:del w:id="10" w:author="Noven Austin" w:date="2026-06-11T21:13:00Z" w16du:dateUtc="2026-06-11T14:13:00Z"/>
          <w:rFonts w:ascii="Times New Roman" w:hAnsi="Times New Roman" w:cs="Times New Roman"/>
        </w:rPr>
        <w:pPrChange w:id="11" w:author="Noven Austin" w:date="2026-06-11T21:13:00Z" w16du:dateUtc="2026-06-11T14:13:00Z">
          <w:pPr/>
        </w:pPrChange>
      </w:pPr>
    </w:p>
    <w:p w14:paraId="0E6DAE0B" w14:textId="186C7355" w:rsidR="00B4171A" w:rsidRPr="006A0725" w:rsidDel="009D0C35" w:rsidRDefault="00B4171A">
      <w:pPr>
        <w:spacing w:line="360" w:lineRule="auto"/>
        <w:rPr>
          <w:del w:id="12" w:author="Noven Austin" w:date="2026-06-11T21:13:00Z" w16du:dateUtc="2026-06-11T14:13:00Z"/>
          <w:rFonts w:ascii="Times New Roman" w:hAnsi="Times New Roman" w:cs="Times New Roman"/>
        </w:rPr>
        <w:pPrChange w:id="13" w:author="Noven Austin" w:date="2026-06-11T21:13:00Z" w16du:dateUtc="2026-06-11T14:13:00Z">
          <w:pPr/>
        </w:pPrChange>
      </w:pPr>
      <w:moveFromRangeStart w:id="14" w:author="Noven Austin" w:date="2026-06-11T21:11:00Z" w:name="move232104700"/>
      <w:moveFrom w:id="15" w:author="Noven Austin" w:date="2026-06-11T21:11:00Z" w16du:dateUtc="2026-06-11T14:11:00Z">
        <w:del w:id="16" w:author="Noven Austin" w:date="2026-06-11T21:13:00Z" w16du:dateUtc="2026-06-11T14:13:00Z">
          <w:r w:rsidRPr="006A0725" w:rsidDel="009D0C35">
            <w:rPr>
              <w:rFonts w:ascii="Times New Roman" w:hAnsi="Times New Roman" w:cs="Times New Roman"/>
              <w:noProof/>
            </w:rPr>
            <w:drawing>
              <wp:inline distT="0" distB="0" distL="0" distR="0" wp14:anchorId="52934899" wp14:editId="775507FF">
                <wp:extent cx="3190875" cy="1381125"/>
                <wp:effectExtent l="0" t="0" r="0" b="0"/>
                <wp:docPr id="18864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875" cy="1381125"/>
                        </a:xfrm>
                        <a:prstGeom prst="rect">
                          <a:avLst/>
                        </a:prstGeom>
                        <a:noFill/>
                        <a:ln>
                          <a:noFill/>
                        </a:ln>
                      </pic:spPr>
                    </pic:pic>
                  </a:graphicData>
                </a:graphic>
              </wp:inline>
            </w:drawing>
          </w:r>
        </w:del>
      </w:moveFrom>
      <w:moveFromRangeEnd w:id="14"/>
    </w:p>
    <w:p w14:paraId="2A258132" w14:textId="6D829808" w:rsidR="00B4171A" w:rsidRPr="006A0725" w:rsidDel="009D0C35" w:rsidRDefault="00B4171A">
      <w:pPr>
        <w:spacing w:line="360" w:lineRule="auto"/>
        <w:rPr>
          <w:del w:id="17" w:author="Noven Austin" w:date="2026-06-11T21:13:00Z" w16du:dateUtc="2026-06-11T14:13:00Z"/>
          <w:rFonts w:ascii="Times New Roman" w:hAnsi="Times New Roman" w:cs="Times New Roman"/>
        </w:rPr>
        <w:pPrChange w:id="18" w:author="Noven Austin" w:date="2026-06-11T21:13:00Z" w16du:dateUtc="2026-06-11T14:13:00Z">
          <w:pPr>
            <w:spacing w:line="360" w:lineRule="auto"/>
            <w:jc w:val="center"/>
          </w:pPr>
        </w:pPrChange>
      </w:pPr>
    </w:p>
    <w:p w14:paraId="7BDA2F88" w14:textId="77777777" w:rsidR="00B4171A" w:rsidRPr="006A0725" w:rsidRDefault="00B4171A">
      <w:pPr>
        <w:spacing w:line="360" w:lineRule="auto"/>
        <w:jc w:val="center"/>
        <w:rPr>
          <w:rFonts w:ascii="Times New Roman" w:hAnsi="Times New Roman" w:cs="Times New Roman"/>
        </w:rPr>
        <w:pPrChange w:id="19" w:author="Noven Austin" w:date="2026-06-11T21:13:00Z" w16du:dateUtc="2026-06-11T14:13:00Z">
          <w:pPr/>
        </w:pPrChange>
      </w:pPr>
      <w:r w:rsidRPr="006A0725">
        <w:rPr>
          <w:rFonts w:ascii="Times New Roman" w:hAnsi="Times New Roman" w:cs="Times New Roman"/>
        </w:rPr>
        <w:t>NIM : 2210101024</w:t>
      </w:r>
    </w:p>
    <w:p w14:paraId="7C5E6279" w14:textId="77777777" w:rsidR="00B4171A" w:rsidRDefault="00B4171A" w:rsidP="0082545F">
      <w:pPr>
        <w:spacing w:line="360" w:lineRule="auto"/>
        <w:jc w:val="center"/>
        <w:rPr>
          <w:rFonts w:ascii="Times New Roman" w:hAnsi="Times New Roman" w:cs="Times New Roman"/>
        </w:rPr>
      </w:pPr>
      <w:r w:rsidRPr="006A0725">
        <w:rPr>
          <w:rFonts w:ascii="Times New Roman" w:hAnsi="Times New Roman" w:cs="Times New Roman"/>
        </w:rPr>
        <w:t>NAMA : Noven Austin</w:t>
      </w:r>
    </w:p>
    <w:p w14:paraId="0BA2B143" w14:textId="77777777" w:rsidR="006A0725" w:rsidRPr="006A0725" w:rsidRDefault="006A0725" w:rsidP="0082545F">
      <w:pPr>
        <w:spacing w:line="360" w:lineRule="auto"/>
        <w:jc w:val="center"/>
        <w:rPr>
          <w:rFonts w:ascii="Times New Roman" w:hAnsi="Times New Roman" w:cs="Times New Roman"/>
        </w:rPr>
      </w:pPr>
    </w:p>
    <w:p w14:paraId="4BF4B5B7" w14:textId="77777777" w:rsidR="00B4171A" w:rsidRPr="006A0725" w:rsidDel="009D0C35" w:rsidRDefault="00B4171A">
      <w:pPr>
        <w:spacing w:line="360" w:lineRule="auto"/>
        <w:jc w:val="center"/>
        <w:rPr>
          <w:del w:id="20" w:author="Noven Austin" w:date="2026-06-11T21:13:00Z" w16du:dateUtc="2026-06-11T14:13:00Z"/>
          <w:rFonts w:ascii="Times New Roman" w:hAnsi="Times New Roman" w:cs="Times New Roman"/>
        </w:rPr>
        <w:pPrChange w:id="21" w:author="Noven Austin" w:date="2026-06-11T21:12:00Z" w16du:dateUtc="2026-06-11T14:12:00Z">
          <w:pPr/>
        </w:pPrChange>
      </w:pPr>
    </w:p>
    <w:p w14:paraId="05EC0DC4" w14:textId="77777777" w:rsidR="00B4171A" w:rsidRPr="006A0725" w:rsidDel="009D0C35" w:rsidRDefault="00B4171A">
      <w:pPr>
        <w:spacing w:line="360" w:lineRule="auto"/>
        <w:jc w:val="center"/>
        <w:rPr>
          <w:del w:id="22" w:author="Noven Austin" w:date="2026-06-11T21:13:00Z" w16du:dateUtc="2026-06-11T14:13:00Z"/>
          <w:rFonts w:ascii="Times New Roman" w:hAnsi="Times New Roman" w:cs="Times New Roman"/>
        </w:rPr>
        <w:pPrChange w:id="23" w:author="Noven Austin" w:date="2026-06-11T21:12:00Z" w16du:dateUtc="2026-06-11T14:12:00Z">
          <w:pPr/>
        </w:pPrChange>
      </w:pPr>
    </w:p>
    <w:p w14:paraId="4BD8DB57" w14:textId="77777777" w:rsidR="00B4171A" w:rsidRPr="006A0725" w:rsidDel="009D0C35" w:rsidRDefault="00B4171A">
      <w:pPr>
        <w:spacing w:line="360" w:lineRule="auto"/>
        <w:jc w:val="center"/>
        <w:rPr>
          <w:del w:id="24" w:author="Noven Austin" w:date="2026-06-11T21:13:00Z" w16du:dateUtc="2026-06-11T14:13:00Z"/>
          <w:rFonts w:ascii="Times New Roman" w:hAnsi="Times New Roman" w:cs="Times New Roman"/>
        </w:rPr>
        <w:pPrChange w:id="25" w:author="Noven Austin" w:date="2026-06-11T21:12:00Z" w16du:dateUtc="2026-06-11T14:12:00Z">
          <w:pPr/>
        </w:pPrChange>
      </w:pPr>
    </w:p>
    <w:p w14:paraId="6A40A060" w14:textId="77777777" w:rsidR="00B4171A" w:rsidRPr="006A0725" w:rsidDel="009D0C35" w:rsidRDefault="00B4171A" w:rsidP="0082545F">
      <w:pPr>
        <w:spacing w:line="360" w:lineRule="auto"/>
        <w:jc w:val="center"/>
        <w:rPr>
          <w:del w:id="26" w:author="Noven Austin" w:date="2026-06-11T21:13:00Z" w16du:dateUtc="2026-06-11T14:13:00Z"/>
          <w:rFonts w:ascii="Times New Roman" w:hAnsi="Times New Roman" w:cs="Times New Roman"/>
        </w:rPr>
      </w:pPr>
    </w:p>
    <w:p w14:paraId="4C556DDF" w14:textId="77777777" w:rsidR="00B4171A" w:rsidRPr="006A0725" w:rsidRDefault="00B4171A">
      <w:pPr>
        <w:spacing w:line="360" w:lineRule="auto"/>
        <w:jc w:val="center"/>
        <w:rPr>
          <w:rFonts w:ascii="Times New Roman" w:hAnsi="Times New Roman" w:cs="Times New Roman"/>
        </w:rPr>
        <w:pPrChange w:id="27" w:author="Noven Austin" w:date="2026-06-11T21:12:00Z" w16du:dateUtc="2026-06-11T14:12:00Z">
          <w:pPr/>
        </w:pPrChange>
      </w:pPr>
      <w:r w:rsidRPr="006A0725">
        <w:rPr>
          <w:rFonts w:ascii="Times New Roman" w:hAnsi="Times New Roman" w:cs="Times New Roman"/>
        </w:rPr>
        <w:t>PROGRAM STUDI TEKNIK INFORMATIKA</w:t>
      </w:r>
    </w:p>
    <w:p w14:paraId="0464EC8A" w14:textId="77777777" w:rsidR="00B4171A" w:rsidRPr="006A0725" w:rsidRDefault="00B4171A">
      <w:pPr>
        <w:spacing w:line="360" w:lineRule="auto"/>
        <w:jc w:val="center"/>
        <w:rPr>
          <w:rFonts w:ascii="Times New Roman" w:hAnsi="Times New Roman" w:cs="Times New Roman"/>
        </w:rPr>
        <w:pPrChange w:id="28" w:author="Noven Austin" w:date="2026-06-11T21:12:00Z" w16du:dateUtc="2026-06-11T14:12:00Z">
          <w:pPr/>
        </w:pPrChange>
      </w:pPr>
      <w:r w:rsidRPr="006A0725">
        <w:rPr>
          <w:rFonts w:ascii="Times New Roman" w:hAnsi="Times New Roman" w:cs="Times New Roman"/>
        </w:rPr>
        <w:t>UNIVERSITAS PRADITA</w:t>
      </w:r>
    </w:p>
    <w:p w14:paraId="2ED32C85" w14:textId="77777777" w:rsidR="00B4171A" w:rsidRPr="006A0725" w:rsidRDefault="00B4171A">
      <w:pPr>
        <w:spacing w:line="360" w:lineRule="auto"/>
        <w:jc w:val="center"/>
        <w:rPr>
          <w:rFonts w:ascii="Times New Roman" w:hAnsi="Times New Roman" w:cs="Times New Roman"/>
        </w:rPr>
        <w:pPrChange w:id="29" w:author="Noven Austin" w:date="2026-06-11T21:12:00Z" w16du:dateUtc="2026-06-11T14:12:00Z">
          <w:pPr/>
        </w:pPrChange>
      </w:pPr>
      <w:r w:rsidRPr="006A0725">
        <w:rPr>
          <w:rFonts w:ascii="Times New Roman" w:hAnsi="Times New Roman" w:cs="Times New Roman"/>
        </w:rPr>
        <w:t>JAKARTA</w:t>
      </w:r>
    </w:p>
    <w:p w14:paraId="2A35E54A" w14:textId="2485E7A7" w:rsidR="006A0725" w:rsidRPr="006A0725" w:rsidRDefault="00B4171A" w:rsidP="0082545F">
      <w:pPr>
        <w:spacing w:line="360" w:lineRule="auto"/>
        <w:jc w:val="center"/>
        <w:rPr>
          <w:ins w:id="30" w:author="Noven Austin" w:date="2026-06-11T21:16:00Z" w16du:dateUtc="2026-06-11T14:16:00Z"/>
          <w:rFonts w:ascii="Times New Roman" w:hAnsi="Times New Roman" w:cs="Times New Roman"/>
          <w:sz w:val="28"/>
          <w:szCs w:val="28"/>
        </w:rPr>
      </w:pPr>
      <w:r w:rsidRPr="006A0725">
        <w:rPr>
          <w:rFonts w:ascii="Times New Roman" w:hAnsi="Times New Roman" w:cs="Times New Roman"/>
          <w:sz w:val="28"/>
          <w:szCs w:val="28"/>
        </w:rPr>
        <w:t>2025</w:t>
      </w:r>
      <w:r w:rsidR="005F5F69">
        <w:rPr>
          <w:rStyle w:val="EndnoteReference"/>
          <w:rFonts w:ascii="Times New Roman" w:hAnsi="Times New Roman" w:cs="Times New Roman"/>
          <w:sz w:val="28"/>
          <w:szCs w:val="28"/>
        </w:rPr>
        <w:endnoteReference w:id="1"/>
      </w:r>
    </w:p>
    <w:p w14:paraId="06B62967" w14:textId="77777777" w:rsidR="00BC34FF" w:rsidRPr="00BC34FF" w:rsidRDefault="00BC34FF" w:rsidP="00BC34FF">
      <w:pPr>
        <w:spacing w:after="8" w:line="360" w:lineRule="auto"/>
        <w:jc w:val="center"/>
        <w:rPr>
          <w:rFonts w:ascii="Calibri" w:eastAsia="Calibri" w:hAnsi="Calibri" w:cs="Calibri"/>
          <w:color w:val="000000"/>
          <w:sz w:val="22"/>
          <w:lang w:eastAsia="en-ID"/>
        </w:rPr>
      </w:pPr>
      <w:r w:rsidRPr="00BC34FF">
        <w:rPr>
          <w:rFonts w:ascii="Times New Roman" w:eastAsia="Times New Roman" w:hAnsi="Times New Roman" w:cs="Times New Roman"/>
          <w:b/>
          <w:color w:val="000000"/>
          <w:u w:val="single" w:color="000000"/>
          <w:lang w:eastAsia="en-ID"/>
        </w:rPr>
        <w:lastRenderedPageBreak/>
        <w:t>LEMBARPERSETUJUANTUGASAKHIR</w:t>
      </w:r>
    </w:p>
    <w:tbl>
      <w:tblPr>
        <w:tblStyle w:val="TableGrid0"/>
        <w:tblW w:w="8211" w:type="dxa"/>
        <w:tblInd w:w="0" w:type="dxa"/>
        <w:tblLook w:val="04A0" w:firstRow="1" w:lastRow="0" w:firstColumn="1" w:lastColumn="0" w:noHBand="0" w:noVBand="1"/>
      </w:tblPr>
      <w:tblGrid>
        <w:gridCol w:w="2834"/>
        <w:gridCol w:w="5377"/>
      </w:tblGrid>
      <w:tr w:rsidR="00BC34FF" w:rsidRPr="00BC34FF" w14:paraId="6DB5D421" w14:textId="77777777">
        <w:trPr>
          <w:trHeight w:val="420"/>
        </w:trPr>
        <w:tc>
          <w:tcPr>
            <w:tcW w:w="2834" w:type="dxa"/>
            <w:hideMark/>
          </w:tcPr>
          <w:p w14:paraId="155F11DD"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Nama</w:t>
            </w:r>
          </w:p>
        </w:tc>
        <w:tc>
          <w:tcPr>
            <w:tcW w:w="5376" w:type="dxa"/>
            <w:hideMark/>
          </w:tcPr>
          <w:p w14:paraId="7B3CFCA9" w14:textId="77777777" w:rsidR="00BC34FF" w:rsidRPr="00BC34FF" w:rsidRDefault="00BC34FF" w:rsidP="00BC34FF">
            <w:pPr>
              <w:spacing w:line="360" w:lineRule="auto"/>
              <w:ind w:left="46"/>
              <w:rPr>
                <w:rFonts w:eastAsia="Calibri" w:cs="Calibri"/>
                <w:color w:val="000000"/>
                <w:sz w:val="22"/>
              </w:rPr>
            </w:pPr>
            <w:r w:rsidRPr="00BC34FF">
              <w:rPr>
                <w:rFonts w:ascii="Times New Roman" w:hAnsi="Times New Roman"/>
                <w:color w:val="000000"/>
              </w:rPr>
              <w:t>: Noven Austin</w:t>
            </w:r>
          </w:p>
        </w:tc>
      </w:tr>
      <w:tr w:rsidR="00BC34FF" w:rsidRPr="00BC34FF" w14:paraId="6C78E64A" w14:textId="77777777">
        <w:trPr>
          <w:trHeight w:val="574"/>
        </w:trPr>
        <w:tc>
          <w:tcPr>
            <w:tcW w:w="2834" w:type="dxa"/>
            <w:vAlign w:val="center"/>
            <w:hideMark/>
          </w:tcPr>
          <w:p w14:paraId="7397F630"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NIM</w:t>
            </w:r>
          </w:p>
        </w:tc>
        <w:tc>
          <w:tcPr>
            <w:tcW w:w="5376" w:type="dxa"/>
            <w:vAlign w:val="center"/>
            <w:hideMark/>
          </w:tcPr>
          <w:p w14:paraId="27CC878D" w14:textId="77777777" w:rsidR="00BC34FF" w:rsidRPr="00BC34FF" w:rsidRDefault="00BC34FF" w:rsidP="00BC34FF">
            <w:pPr>
              <w:spacing w:line="360" w:lineRule="auto"/>
              <w:ind w:left="46"/>
              <w:rPr>
                <w:rFonts w:eastAsia="Calibri" w:cs="Calibri"/>
                <w:color w:val="000000"/>
                <w:sz w:val="22"/>
              </w:rPr>
            </w:pPr>
            <w:r w:rsidRPr="00BC34FF">
              <w:rPr>
                <w:rFonts w:ascii="Times New Roman" w:hAnsi="Times New Roman"/>
                <w:color w:val="000000"/>
              </w:rPr>
              <w:t>: 2210101024</w:t>
            </w:r>
          </w:p>
        </w:tc>
      </w:tr>
      <w:tr w:rsidR="00BC34FF" w:rsidRPr="00BC34FF" w14:paraId="4A17C3C1" w14:textId="77777777">
        <w:trPr>
          <w:trHeight w:val="574"/>
        </w:trPr>
        <w:tc>
          <w:tcPr>
            <w:tcW w:w="2834" w:type="dxa"/>
            <w:vAlign w:val="center"/>
            <w:hideMark/>
          </w:tcPr>
          <w:p w14:paraId="75279C51"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Program Studi</w:t>
            </w:r>
          </w:p>
        </w:tc>
        <w:tc>
          <w:tcPr>
            <w:tcW w:w="5376" w:type="dxa"/>
            <w:vAlign w:val="center"/>
            <w:hideMark/>
          </w:tcPr>
          <w:p w14:paraId="0BA4BDF3" w14:textId="77777777" w:rsidR="00BC34FF" w:rsidRPr="00BC34FF" w:rsidRDefault="00BC34FF" w:rsidP="00BC34FF">
            <w:pPr>
              <w:spacing w:line="360" w:lineRule="auto"/>
              <w:ind w:left="46"/>
              <w:rPr>
                <w:rFonts w:eastAsia="Calibri" w:cs="Calibri"/>
                <w:color w:val="000000"/>
                <w:sz w:val="22"/>
              </w:rPr>
            </w:pPr>
            <w:r w:rsidRPr="00BC34FF">
              <w:rPr>
                <w:rFonts w:ascii="Times New Roman" w:hAnsi="Times New Roman"/>
                <w:color w:val="000000"/>
              </w:rPr>
              <w:t>: Informatika</w:t>
            </w:r>
          </w:p>
        </w:tc>
      </w:tr>
      <w:tr w:rsidR="00BC34FF" w:rsidRPr="00BC34FF" w14:paraId="35115D43" w14:textId="77777777">
        <w:trPr>
          <w:trHeight w:val="574"/>
        </w:trPr>
        <w:tc>
          <w:tcPr>
            <w:tcW w:w="2834" w:type="dxa"/>
            <w:vAlign w:val="center"/>
            <w:hideMark/>
          </w:tcPr>
          <w:p w14:paraId="0CBDB0F6"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Bentuk Tugas Akhir</w:t>
            </w:r>
          </w:p>
        </w:tc>
        <w:tc>
          <w:tcPr>
            <w:tcW w:w="5376" w:type="dxa"/>
            <w:vAlign w:val="center"/>
            <w:hideMark/>
          </w:tcPr>
          <w:p w14:paraId="643A8BC8" w14:textId="77777777" w:rsidR="00BC34FF" w:rsidRPr="00BC34FF" w:rsidRDefault="00BC34FF" w:rsidP="00BC34FF">
            <w:pPr>
              <w:spacing w:line="360" w:lineRule="auto"/>
              <w:ind w:left="46"/>
              <w:rPr>
                <w:rFonts w:eastAsia="Calibri" w:cs="Calibri"/>
                <w:color w:val="000000"/>
                <w:sz w:val="22"/>
              </w:rPr>
            </w:pPr>
            <w:r w:rsidRPr="00BC34FF">
              <w:rPr>
                <w:rFonts w:ascii="Times New Roman" w:hAnsi="Times New Roman"/>
                <w:color w:val="000000"/>
              </w:rPr>
              <w:t>: Skripsi</w:t>
            </w:r>
          </w:p>
        </w:tc>
      </w:tr>
      <w:tr w:rsidR="00BC34FF" w:rsidRPr="00BC34FF" w14:paraId="0CA93B11" w14:textId="77777777">
        <w:trPr>
          <w:trHeight w:val="574"/>
        </w:trPr>
        <w:tc>
          <w:tcPr>
            <w:tcW w:w="2834" w:type="dxa"/>
            <w:vAlign w:val="center"/>
            <w:hideMark/>
          </w:tcPr>
          <w:p w14:paraId="76339280"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Peminatan Tugas Akhir</w:t>
            </w:r>
          </w:p>
        </w:tc>
        <w:tc>
          <w:tcPr>
            <w:tcW w:w="5376" w:type="dxa"/>
            <w:vAlign w:val="center"/>
            <w:hideMark/>
          </w:tcPr>
          <w:p w14:paraId="33883D6D" w14:textId="77777777" w:rsidR="00BC34FF" w:rsidRPr="00BC34FF" w:rsidRDefault="00BC34FF" w:rsidP="00BC34FF">
            <w:pPr>
              <w:spacing w:line="360" w:lineRule="auto"/>
              <w:ind w:left="46"/>
              <w:rPr>
                <w:rFonts w:eastAsia="Calibri" w:cs="Calibri"/>
                <w:color w:val="000000"/>
                <w:sz w:val="22"/>
              </w:rPr>
            </w:pPr>
            <w:r w:rsidRPr="00BC34FF">
              <w:rPr>
                <w:rFonts w:ascii="Times New Roman" w:hAnsi="Times New Roman"/>
                <w:color w:val="000000"/>
              </w:rPr>
              <w:t>: Artificial Intelligence</w:t>
            </w:r>
          </w:p>
        </w:tc>
      </w:tr>
      <w:tr w:rsidR="00BC34FF" w:rsidRPr="00BC34FF" w14:paraId="7A08A64D" w14:textId="77777777">
        <w:trPr>
          <w:trHeight w:val="420"/>
        </w:trPr>
        <w:tc>
          <w:tcPr>
            <w:tcW w:w="2834" w:type="dxa"/>
            <w:vAlign w:val="bottom"/>
            <w:hideMark/>
          </w:tcPr>
          <w:p w14:paraId="534BC50E" w14:textId="77777777" w:rsidR="00BC34FF" w:rsidRPr="00BC34FF" w:rsidRDefault="00BC34FF" w:rsidP="00BC34FF">
            <w:pPr>
              <w:spacing w:line="360" w:lineRule="auto"/>
              <w:rPr>
                <w:rFonts w:eastAsia="Calibri" w:cs="Calibri"/>
                <w:color w:val="000000"/>
                <w:sz w:val="22"/>
              </w:rPr>
            </w:pPr>
            <w:r w:rsidRPr="00BC34FF">
              <w:rPr>
                <w:rFonts w:ascii="Times New Roman" w:hAnsi="Times New Roman"/>
                <w:color w:val="000000"/>
              </w:rPr>
              <w:t>Judul Tugas Akhir</w:t>
            </w:r>
          </w:p>
        </w:tc>
        <w:tc>
          <w:tcPr>
            <w:tcW w:w="5376" w:type="dxa"/>
            <w:vAlign w:val="bottom"/>
            <w:hideMark/>
          </w:tcPr>
          <w:p w14:paraId="1CD387AD" w14:textId="77777777" w:rsidR="00BC34FF" w:rsidRPr="00BC34FF" w:rsidRDefault="00BC34FF" w:rsidP="00BC34FF">
            <w:pPr>
              <w:spacing w:line="360" w:lineRule="auto"/>
              <w:ind w:left="46"/>
              <w:jc w:val="both"/>
              <w:rPr>
                <w:rFonts w:eastAsia="Calibri" w:cs="Calibri"/>
                <w:color w:val="000000"/>
                <w:sz w:val="22"/>
              </w:rPr>
            </w:pPr>
            <w:r w:rsidRPr="00BC34FF">
              <w:rPr>
                <w:rFonts w:ascii="Times New Roman" w:hAnsi="Times New Roman"/>
                <w:color w:val="000000"/>
              </w:rPr>
              <w:t>: PRODUK ANALISIS DAN REKOMENDASI PADA</w:t>
            </w:r>
          </w:p>
        </w:tc>
      </w:tr>
    </w:tbl>
    <w:p w14:paraId="54E18369" w14:textId="08837600" w:rsidR="00BC34FF" w:rsidRDefault="00BC34FF" w:rsidP="00BC34FF">
      <w:pPr>
        <w:spacing w:after="0" w:line="360" w:lineRule="auto"/>
        <w:ind w:left="2829" w:hanging="10"/>
        <w:rPr>
          <w:rFonts w:ascii="Times New Roman" w:eastAsia="Times New Roman" w:hAnsi="Times New Roman" w:cs="Times New Roman"/>
          <w:color w:val="000000"/>
          <w:lang w:eastAsia="en-ID"/>
        </w:rPr>
      </w:pPr>
      <w:r w:rsidRPr="00BC34FF">
        <w:rPr>
          <w:rFonts w:ascii="Times New Roman" w:eastAsia="Times New Roman" w:hAnsi="Times New Roman" w:cs="Times New Roman"/>
          <w:color w:val="000000"/>
          <w:lang w:eastAsia="en-ID"/>
        </w:rPr>
        <w:t>PLATFORM E-COMMERCE (SHOPEE) DENGAN MENGGUNAKAN RAG.</w:t>
      </w:r>
    </w:p>
    <w:p w14:paraId="5B7251EB"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3EC2593F"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6C08C30A"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5C6B5559"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1444028A"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0B8C332E"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77697E08"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2FD96207" w14:textId="77777777" w:rsidR="00BC34FF" w:rsidRDefault="00BC34FF" w:rsidP="00BC34FF">
      <w:pPr>
        <w:spacing w:after="0" w:line="360" w:lineRule="auto"/>
        <w:rPr>
          <w:rFonts w:ascii="Times New Roman" w:eastAsia="Times New Roman" w:hAnsi="Times New Roman" w:cs="Times New Roman"/>
          <w:color w:val="000000"/>
          <w:lang w:eastAsia="en-ID"/>
        </w:rPr>
      </w:pPr>
    </w:p>
    <w:p w14:paraId="198A18B3" w14:textId="77777777" w:rsidR="00BC34FF" w:rsidRPr="00BC34FF" w:rsidRDefault="00BC34FF" w:rsidP="00BC34FF">
      <w:pPr>
        <w:spacing w:after="0" w:line="360" w:lineRule="auto"/>
        <w:rPr>
          <w:rFonts w:ascii="Times New Roman" w:eastAsia="Times New Roman" w:hAnsi="Times New Roman" w:cs="Times New Roman"/>
          <w:color w:val="000000"/>
          <w:lang w:eastAsia="en-ID"/>
        </w:rPr>
      </w:pPr>
    </w:p>
    <w:p w14:paraId="229EA172" w14:textId="77777777" w:rsidR="00BC34FF" w:rsidRPr="00BC34FF" w:rsidRDefault="00BC34FF" w:rsidP="00BC34FF">
      <w:pPr>
        <w:spacing w:after="282" w:line="360" w:lineRule="auto"/>
        <w:ind w:left="10" w:right="521" w:hanging="10"/>
        <w:jc w:val="right"/>
        <w:rPr>
          <w:rFonts w:ascii="Calibri" w:eastAsia="Calibri" w:hAnsi="Calibri" w:cs="Calibri"/>
          <w:color w:val="000000"/>
          <w:sz w:val="22"/>
          <w:lang w:eastAsia="en-ID"/>
        </w:rPr>
      </w:pPr>
      <w:r w:rsidRPr="00BC34FF">
        <w:rPr>
          <w:rFonts w:ascii="Times New Roman" w:eastAsia="Times New Roman" w:hAnsi="Times New Roman" w:cs="Times New Roman"/>
          <w:color w:val="000000"/>
          <w:lang w:eastAsia="en-ID"/>
        </w:rPr>
        <w:t>Kab. Tangerang, 11 Juni 2026</w:t>
      </w:r>
    </w:p>
    <w:p w14:paraId="3AA44E82" w14:textId="77777777" w:rsidR="00BC34FF" w:rsidRPr="00BC34FF" w:rsidRDefault="00BC34FF" w:rsidP="00BC34FF">
      <w:pPr>
        <w:spacing w:after="273" w:line="360" w:lineRule="auto"/>
        <w:ind w:left="6521" w:hanging="10"/>
        <w:rPr>
          <w:rFonts w:ascii="Calibri" w:eastAsia="Calibri" w:hAnsi="Calibri" w:cs="Calibri"/>
          <w:color w:val="000000"/>
          <w:sz w:val="22"/>
          <w:lang w:eastAsia="en-ID"/>
        </w:rPr>
      </w:pPr>
      <w:r w:rsidRPr="00BC34FF">
        <w:rPr>
          <w:rFonts w:ascii="Times New Roman" w:eastAsia="Times New Roman" w:hAnsi="Times New Roman" w:cs="Times New Roman"/>
          <w:color w:val="000000"/>
          <w:lang w:eastAsia="en-ID"/>
        </w:rPr>
        <w:t>Menyetujui</w:t>
      </w:r>
    </w:p>
    <w:p w14:paraId="4C649EA1" w14:textId="77777777" w:rsidR="00BC34FF" w:rsidRPr="00BC34FF" w:rsidRDefault="00BC34FF" w:rsidP="00BC34FF">
      <w:pPr>
        <w:spacing w:after="0" w:line="360" w:lineRule="auto"/>
        <w:ind w:left="10" w:right="973" w:hanging="10"/>
        <w:jc w:val="right"/>
        <w:rPr>
          <w:rFonts w:ascii="Calibri" w:eastAsia="Calibri" w:hAnsi="Calibri" w:cs="Calibri"/>
          <w:color w:val="000000"/>
          <w:sz w:val="22"/>
          <w:lang w:eastAsia="en-ID"/>
        </w:rPr>
      </w:pPr>
      <w:r w:rsidRPr="00BC34FF">
        <w:rPr>
          <w:rFonts w:ascii="Times New Roman" w:eastAsia="Times New Roman" w:hAnsi="Times New Roman" w:cs="Times New Roman"/>
          <w:color w:val="000000"/>
          <w:lang w:eastAsia="en-ID"/>
        </w:rPr>
        <w:t>Pembimbing Skripsi</w:t>
      </w:r>
    </w:p>
    <w:p w14:paraId="4B265251" w14:textId="77777777" w:rsidR="00BC34FF" w:rsidRPr="00BC34FF" w:rsidRDefault="00BC34FF" w:rsidP="00BC34FF">
      <w:pPr>
        <w:spacing w:after="254" w:line="360" w:lineRule="auto"/>
        <w:ind w:left="5873"/>
        <w:rPr>
          <w:rFonts w:ascii="Calibri" w:eastAsia="Calibri" w:hAnsi="Calibri" w:cs="Calibri"/>
          <w:color w:val="000000"/>
          <w:sz w:val="22"/>
          <w:lang w:eastAsia="en-ID"/>
        </w:rPr>
      </w:pPr>
      <w:r w:rsidRPr="00BC34FF">
        <w:rPr>
          <w:rFonts w:ascii="Calibri" w:eastAsia="Calibri" w:hAnsi="Calibri" w:cs="Calibri"/>
          <w:noProof/>
          <w:color w:val="000000"/>
          <w:sz w:val="22"/>
          <w:lang w:eastAsia="en-ID"/>
        </w:rPr>
        <w:drawing>
          <wp:inline distT="0" distB="0" distL="0" distR="0" wp14:anchorId="0905F345" wp14:editId="45228A49">
            <wp:extent cx="1891665" cy="1009015"/>
            <wp:effectExtent l="0" t="0" r="0" b="0"/>
            <wp:docPr id="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1665" cy="1009015"/>
                    </a:xfrm>
                    <a:prstGeom prst="rect">
                      <a:avLst/>
                    </a:prstGeom>
                    <a:noFill/>
                    <a:ln>
                      <a:noFill/>
                    </a:ln>
                  </pic:spPr>
                </pic:pic>
              </a:graphicData>
            </a:graphic>
          </wp:inline>
        </w:drawing>
      </w:r>
    </w:p>
    <w:p w14:paraId="1830C060" w14:textId="77777777" w:rsidR="00BC34FF" w:rsidRPr="00BC34FF" w:rsidRDefault="00BC34FF" w:rsidP="00BC34FF">
      <w:pPr>
        <w:spacing w:after="0" w:line="360" w:lineRule="auto"/>
        <w:ind w:left="10" w:right="-15" w:hanging="10"/>
        <w:jc w:val="right"/>
        <w:rPr>
          <w:rFonts w:ascii="Calibri" w:eastAsia="Calibri" w:hAnsi="Calibri" w:cs="Calibri"/>
          <w:color w:val="000000"/>
          <w:sz w:val="22"/>
          <w:lang w:eastAsia="en-ID"/>
        </w:rPr>
      </w:pPr>
      <w:r w:rsidRPr="00BC34FF">
        <w:rPr>
          <w:rFonts w:ascii="Times New Roman" w:eastAsia="Times New Roman" w:hAnsi="Times New Roman" w:cs="Times New Roman"/>
          <w:color w:val="000000"/>
          <w:lang w:eastAsia="en-ID"/>
        </w:rPr>
        <w:t>Dr. Eng. Handri Santoso, S. Si., M.Eng.</w:t>
      </w:r>
    </w:p>
    <w:p w14:paraId="478268AF" w14:textId="2E5BB818" w:rsidR="00BC34FF" w:rsidRDefault="00BC34FF" w:rsidP="00BC34FF">
      <w:pPr>
        <w:spacing w:after="0" w:line="256" w:lineRule="auto"/>
        <w:ind w:left="8222" w:right="-188"/>
        <w:rPr>
          <w:rFonts w:ascii="Calibri" w:eastAsia="Calibri" w:hAnsi="Calibri" w:cs="Calibri"/>
          <w:color w:val="000000"/>
          <w:sz w:val="22"/>
          <w:lang w:eastAsia="en-ID"/>
        </w:rPr>
      </w:pPr>
      <w:r w:rsidRPr="00BC34FF">
        <w:rPr>
          <w:rFonts w:ascii="Calibri" w:eastAsia="Calibri" w:hAnsi="Calibri" w:cs="Calibri"/>
          <w:noProof/>
          <w:color w:val="000000"/>
          <w:sz w:val="22"/>
          <w:lang w:eastAsia="en-ID"/>
        </w:rPr>
        <w:drawing>
          <wp:inline distT="0" distB="0" distL="0" distR="0" wp14:anchorId="255CAFAE" wp14:editId="6FCC5D0E">
            <wp:extent cx="630555" cy="630555"/>
            <wp:effectExtent l="0" t="0" r="0" b="0"/>
            <wp:docPr id="1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 cy="630555"/>
                    </a:xfrm>
                    <a:prstGeom prst="rect">
                      <a:avLst/>
                    </a:prstGeom>
                    <a:noFill/>
                    <a:ln>
                      <a:noFill/>
                    </a:ln>
                  </pic:spPr>
                </pic:pic>
              </a:graphicData>
            </a:graphic>
          </wp:inline>
        </w:drawing>
      </w:r>
    </w:p>
    <w:p w14:paraId="0FB2458A" w14:textId="77777777" w:rsidR="00BC34FF" w:rsidRDefault="00BC34FF">
      <w:pPr>
        <w:rPr>
          <w:rFonts w:ascii="Calibri" w:eastAsia="Calibri" w:hAnsi="Calibri" w:cs="Calibri"/>
          <w:color w:val="000000"/>
          <w:sz w:val="22"/>
          <w:lang w:eastAsia="en-ID"/>
        </w:rPr>
      </w:pPr>
      <w:r>
        <w:rPr>
          <w:rFonts w:ascii="Calibri" w:eastAsia="Calibri" w:hAnsi="Calibri" w:cs="Calibri"/>
          <w:color w:val="000000"/>
          <w:sz w:val="22"/>
          <w:lang w:eastAsia="en-ID"/>
        </w:rPr>
        <w:br w:type="page"/>
      </w:r>
    </w:p>
    <w:p w14:paraId="08B67D9E" w14:textId="39E76239" w:rsidR="00B21D87" w:rsidRPr="005F7039" w:rsidRDefault="00B21D87" w:rsidP="00BC34FF">
      <w:pPr>
        <w:spacing w:line="360" w:lineRule="auto"/>
        <w:jc w:val="center"/>
        <w:rPr>
          <w:ins w:id="31" w:author="Noven Austin" w:date="2026-06-11T23:28:00Z" w16du:dateUtc="2026-06-11T16:28:00Z"/>
          <w:rFonts w:ascii="Times New Roman" w:hAnsi="Times New Roman" w:cs="Times New Roman"/>
          <w:b/>
          <w:bCs/>
          <w:u w:val="single"/>
        </w:rPr>
      </w:pPr>
      <w:ins w:id="32" w:author="Noven Austin" w:date="2026-06-11T23:28:00Z" w16du:dateUtc="2026-06-11T16:28:00Z">
        <w:r w:rsidRPr="005F7039">
          <w:rPr>
            <w:rFonts w:ascii="Times New Roman" w:hAnsi="Times New Roman" w:cs="Times New Roman"/>
            <w:b/>
            <w:bCs/>
            <w:u w:val="single"/>
          </w:rPr>
          <w:lastRenderedPageBreak/>
          <w:t>LEMBAR PERNYATAAN TIDAK PLAGIAT</w:t>
        </w:r>
      </w:ins>
    </w:p>
    <w:p w14:paraId="25B1F605" w14:textId="4E2C1AF5" w:rsidR="00B21D87" w:rsidRDefault="00B21D87" w:rsidP="0082545F">
      <w:pPr>
        <w:spacing w:line="360" w:lineRule="auto"/>
        <w:rPr>
          <w:ins w:id="33" w:author="Noven Austin" w:date="2026-06-11T23:28:00Z" w16du:dateUtc="2026-06-11T16:28:00Z"/>
          <w:rFonts w:ascii="Times New Roman" w:hAnsi="Times New Roman" w:cs="Times New Roman"/>
        </w:rPr>
      </w:pPr>
      <w:ins w:id="34" w:author="Noven Austin" w:date="2026-06-11T23:28:00Z" w16du:dateUtc="2026-06-11T16:28:00Z">
        <w:r>
          <w:rPr>
            <w:rFonts w:ascii="Times New Roman" w:hAnsi="Times New Roman" w:cs="Times New Roman"/>
          </w:rPr>
          <w:t>Yang bertanda tangan dibawah ini:</w:t>
        </w:r>
      </w:ins>
    </w:p>
    <w:p w14:paraId="4B04A908" w14:textId="03126746" w:rsidR="00B21D87" w:rsidRDefault="00B21D87" w:rsidP="0082545F">
      <w:pPr>
        <w:spacing w:line="360" w:lineRule="auto"/>
        <w:rPr>
          <w:ins w:id="35" w:author="Noven Austin" w:date="2026-06-11T23:28:00Z" w16du:dateUtc="2026-06-11T16:28:00Z"/>
          <w:rFonts w:ascii="Times New Roman" w:hAnsi="Times New Roman" w:cs="Times New Roman"/>
        </w:rPr>
      </w:pPr>
      <w:ins w:id="36" w:author="Noven Austin" w:date="2026-06-11T23:28:00Z" w16du:dateUtc="2026-06-11T16:28:00Z">
        <w:r>
          <w:rPr>
            <w:rFonts w:ascii="Times New Roman" w:hAnsi="Times New Roman" w:cs="Times New Roman"/>
          </w:rPr>
          <w:t>Nama</w:t>
        </w:r>
      </w:ins>
      <w:ins w:id="37" w:author="Noven Austin" w:date="2026-06-11T23:29:00Z" w16du:dateUtc="2026-06-11T16:29:00Z">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ins>
      <w:ins w:id="38" w:author="Noven Austin" w:date="2026-06-11T23:30:00Z" w16du:dateUtc="2026-06-11T16:30:00Z">
        <w:r>
          <w:rPr>
            <w:rFonts w:ascii="Times New Roman" w:hAnsi="Times New Roman" w:cs="Times New Roman"/>
          </w:rPr>
          <w:t>Noven Austin</w:t>
        </w:r>
      </w:ins>
    </w:p>
    <w:p w14:paraId="2426B57C" w14:textId="6E06315F" w:rsidR="00B21D87" w:rsidRDefault="00B21D87" w:rsidP="0082545F">
      <w:pPr>
        <w:spacing w:line="360" w:lineRule="auto"/>
        <w:rPr>
          <w:ins w:id="39" w:author="Noven Austin" w:date="2026-06-11T23:29:00Z" w16du:dateUtc="2026-06-11T16:29:00Z"/>
          <w:rFonts w:ascii="Times New Roman" w:hAnsi="Times New Roman" w:cs="Times New Roman"/>
        </w:rPr>
      </w:pPr>
      <w:ins w:id="40" w:author="Noven Austin" w:date="2026-06-11T23:28:00Z" w16du:dateUtc="2026-06-11T16:28:00Z">
        <w:r>
          <w:rPr>
            <w:rFonts w:ascii="Times New Roman" w:hAnsi="Times New Roman" w:cs="Times New Roman"/>
          </w:rPr>
          <w:t>NI</w:t>
        </w:r>
      </w:ins>
      <w:ins w:id="41" w:author="Noven Austin" w:date="2026-06-11T23:29:00Z" w16du:dateUtc="2026-06-11T16:29:00Z">
        <w:r>
          <w:rPr>
            <w:rFonts w:ascii="Times New Roman" w:hAnsi="Times New Roman" w:cs="Times New Roman"/>
          </w:rPr>
          <w:t>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ins>
      <w:ins w:id="42" w:author="Noven Austin" w:date="2026-06-11T23:30:00Z" w16du:dateUtc="2026-06-11T16:30:00Z">
        <w:r>
          <w:rPr>
            <w:rFonts w:ascii="Times New Roman" w:hAnsi="Times New Roman" w:cs="Times New Roman"/>
          </w:rPr>
          <w:t xml:space="preserve"> 2210101024</w:t>
        </w:r>
      </w:ins>
    </w:p>
    <w:p w14:paraId="1911A3CD" w14:textId="1A4E28F2" w:rsidR="00B21D87" w:rsidRDefault="00B21D87" w:rsidP="0082545F">
      <w:pPr>
        <w:spacing w:line="360" w:lineRule="auto"/>
        <w:rPr>
          <w:ins w:id="43" w:author="Noven Austin" w:date="2026-06-11T23:29:00Z" w16du:dateUtc="2026-06-11T16:29:00Z"/>
          <w:rFonts w:ascii="Times New Roman" w:hAnsi="Times New Roman" w:cs="Times New Roman"/>
        </w:rPr>
      </w:pPr>
      <w:ins w:id="44" w:author="Noven Austin" w:date="2026-06-11T23:29:00Z" w16du:dateUtc="2026-06-11T16:29:00Z">
        <w:r>
          <w:rPr>
            <w:rFonts w:ascii="Times New Roman" w:hAnsi="Times New Roman" w:cs="Times New Roman"/>
          </w:rPr>
          <w:t>Program Studi</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ins>
      <w:ins w:id="45" w:author="Noven Austin" w:date="2026-06-11T23:30:00Z" w16du:dateUtc="2026-06-11T16:30:00Z">
        <w:r>
          <w:rPr>
            <w:rFonts w:ascii="Times New Roman" w:hAnsi="Times New Roman" w:cs="Times New Roman"/>
          </w:rPr>
          <w:t xml:space="preserve"> Informatika</w:t>
        </w:r>
      </w:ins>
    </w:p>
    <w:p w14:paraId="1F4BAE79" w14:textId="5099A35E" w:rsidR="00B21D87" w:rsidRDefault="00B21D87" w:rsidP="0082545F">
      <w:pPr>
        <w:spacing w:line="360" w:lineRule="auto"/>
        <w:rPr>
          <w:ins w:id="46" w:author="Noven Austin" w:date="2026-06-11T23:32:00Z" w16du:dateUtc="2026-06-11T16:32:00Z"/>
          <w:rFonts w:ascii="Times New Roman" w:hAnsi="Times New Roman" w:cs="Times New Roman"/>
        </w:rPr>
      </w:pPr>
      <w:ins w:id="47" w:author="Noven Austin" w:date="2026-06-11T23:29:00Z" w16du:dateUtc="2026-06-11T16:29:00Z">
        <w:r>
          <w:rPr>
            <w:rFonts w:ascii="Times New Roman" w:hAnsi="Times New Roman" w:cs="Times New Roman"/>
          </w:rPr>
          <w:t>Judul Tugas Akhir</w:t>
        </w:r>
        <w:r>
          <w:rPr>
            <w:rFonts w:ascii="Times New Roman" w:hAnsi="Times New Roman" w:cs="Times New Roman"/>
          </w:rPr>
          <w:tab/>
        </w:r>
        <w:r>
          <w:rPr>
            <w:rFonts w:ascii="Times New Roman" w:hAnsi="Times New Roman" w:cs="Times New Roman"/>
          </w:rPr>
          <w:tab/>
          <w:t>:</w:t>
        </w:r>
      </w:ins>
      <w:ins w:id="48" w:author="Noven Austin" w:date="2026-06-11T23:30:00Z" w16du:dateUtc="2026-06-11T16:30:00Z">
        <w:r>
          <w:rPr>
            <w:rFonts w:ascii="Times New Roman" w:hAnsi="Times New Roman" w:cs="Times New Roman"/>
          </w:rPr>
          <w:t xml:space="preserve"> </w:t>
        </w:r>
        <w:r w:rsidR="007A40DE" w:rsidRPr="001C16E3">
          <w:rPr>
            <w:rFonts w:ascii="Times New Roman" w:hAnsi="Times New Roman" w:cs="Times New Roman"/>
          </w:rPr>
          <w:t>PRODUK ANALISIS DAN REKOMENDASI PADA PLATFORM E-COMMERCE (SHOPEE) DENGAN MENGGUNAKAN RAG.</w:t>
        </w:r>
      </w:ins>
    </w:p>
    <w:p w14:paraId="1E06AC5D" w14:textId="77777777" w:rsidR="00AB6F1F" w:rsidRDefault="00AB6F1F" w:rsidP="0082545F">
      <w:pPr>
        <w:spacing w:line="360" w:lineRule="auto"/>
        <w:rPr>
          <w:ins w:id="49" w:author="Noven Austin" w:date="2026-06-11T23:32:00Z" w16du:dateUtc="2026-06-11T16:32:00Z"/>
          <w:rFonts w:ascii="Times New Roman" w:hAnsi="Times New Roman" w:cs="Times New Roman"/>
        </w:rPr>
      </w:pPr>
    </w:p>
    <w:p w14:paraId="5598118A" w14:textId="77777777" w:rsidR="00AB6F1F" w:rsidRDefault="00AB6F1F" w:rsidP="0082545F">
      <w:pPr>
        <w:spacing w:line="360" w:lineRule="auto"/>
        <w:rPr>
          <w:ins w:id="50" w:author="Noven Austin" w:date="2026-06-11T23:32:00Z" w16du:dateUtc="2026-06-11T16:32:00Z"/>
          <w:rFonts w:ascii="Times New Roman" w:hAnsi="Times New Roman" w:cs="Times New Roman"/>
        </w:rPr>
      </w:pPr>
    </w:p>
    <w:p w14:paraId="41B43E61" w14:textId="77777777" w:rsidR="00AB6F1F" w:rsidRDefault="00AB6F1F" w:rsidP="0082545F">
      <w:pPr>
        <w:spacing w:line="360" w:lineRule="auto"/>
        <w:rPr>
          <w:ins w:id="51" w:author="Noven Austin" w:date="2026-06-11T23:32:00Z" w16du:dateUtc="2026-06-11T16:32:00Z"/>
          <w:rFonts w:ascii="Times New Roman" w:hAnsi="Times New Roman" w:cs="Times New Roman"/>
        </w:rPr>
      </w:pPr>
    </w:p>
    <w:p w14:paraId="74FE7D2D" w14:textId="77777777" w:rsidR="00AB6F1F" w:rsidRDefault="00AB6F1F" w:rsidP="0082545F">
      <w:pPr>
        <w:spacing w:line="360" w:lineRule="auto"/>
        <w:rPr>
          <w:ins w:id="52" w:author="Noven Austin" w:date="2026-06-11T23:32:00Z" w16du:dateUtc="2026-06-11T16:32:00Z"/>
          <w:rFonts w:ascii="Times New Roman" w:hAnsi="Times New Roman" w:cs="Times New Roman"/>
        </w:rPr>
      </w:pPr>
    </w:p>
    <w:p w14:paraId="3FF994D2" w14:textId="77777777" w:rsidR="00AB6F1F" w:rsidRDefault="00AB6F1F" w:rsidP="0082545F">
      <w:pPr>
        <w:spacing w:line="360" w:lineRule="auto"/>
        <w:rPr>
          <w:ins w:id="53" w:author="Noven Austin" w:date="2026-06-11T23:32:00Z" w16du:dateUtc="2026-06-11T16:32:00Z"/>
          <w:rFonts w:ascii="Times New Roman" w:hAnsi="Times New Roman" w:cs="Times New Roman"/>
        </w:rPr>
      </w:pPr>
    </w:p>
    <w:p w14:paraId="7C6D7ED5" w14:textId="77777777" w:rsidR="00AB6F1F" w:rsidRDefault="00AB6F1F" w:rsidP="0082545F">
      <w:pPr>
        <w:spacing w:line="360" w:lineRule="auto"/>
        <w:rPr>
          <w:ins w:id="54" w:author="Noven Austin" w:date="2026-06-11T23:32:00Z" w16du:dateUtc="2026-06-11T16:32:00Z"/>
          <w:rFonts w:ascii="Times New Roman" w:hAnsi="Times New Roman" w:cs="Times New Roman"/>
        </w:rPr>
      </w:pPr>
    </w:p>
    <w:p w14:paraId="02DF67A1" w14:textId="77777777" w:rsidR="006F5010" w:rsidRDefault="006F5010" w:rsidP="0082545F">
      <w:pPr>
        <w:spacing w:line="360" w:lineRule="auto"/>
        <w:rPr>
          <w:ins w:id="55" w:author="Noven Austin" w:date="2026-06-11T23:32:00Z" w16du:dateUtc="2026-06-11T16:32:00Z"/>
          <w:rFonts w:ascii="Times New Roman" w:hAnsi="Times New Roman" w:cs="Times New Roman"/>
        </w:rPr>
      </w:pPr>
    </w:p>
    <w:p w14:paraId="68F43287" w14:textId="77777777" w:rsidR="00AB6F1F" w:rsidRDefault="00AB6F1F" w:rsidP="0082545F">
      <w:pPr>
        <w:spacing w:line="360" w:lineRule="auto"/>
        <w:rPr>
          <w:ins w:id="56" w:author="Noven Austin" w:date="2026-06-11T23:32:00Z" w16du:dateUtc="2026-06-11T16:32:00Z"/>
          <w:rFonts w:ascii="Times New Roman" w:hAnsi="Times New Roman" w:cs="Times New Roman"/>
        </w:rPr>
      </w:pPr>
    </w:p>
    <w:p w14:paraId="2D7C5B7D" w14:textId="77777777" w:rsidR="00AB6F1F" w:rsidRDefault="00AB6F1F" w:rsidP="0082545F">
      <w:pPr>
        <w:spacing w:line="360" w:lineRule="auto"/>
        <w:rPr>
          <w:ins w:id="57" w:author="Noven Austin" w:date="2026-06-11T23:33:00Z" w16du:dateUtc="2026-06-11T16:33:00Z"/>
          <w:rFonts w:ascii="Times New Roman" w:hAnsi="Times New Roman" w:cs="Times New Roman"/>
        </w:rPr>
      </w:pPr>
    </w:p>
    <w:p w14:paraId="3896DD81" w14:textId="77777777" w:rsidR="00AB6F1F" w:rsidRDefault="00AB6F1F" w:rsidP="0082545F">
      <w:pPr>
        <w:spacing w:line="360" w:lineRule="auto"/>
        <w:rPr>
          <w:ins w:id="58" w:author="Noven Austin" w:date="2026-06-11T23:32:00Z" w16du:dateUtc="2026-06-11T16:32:00Z"/>
          <w:rFonts w:ascii="Times New Roman" w:hAnsi="Times New Roman" w:cs="Times New Roman"/>
        </w:rPr>
      </w:pPr>
    </w:p>
    <w:p w14:paraId="4D51C3C7" w14:textId="77777777" w:rsidR="00AB6F1F" w:rsidRDefault="00AB6F1F" w:rsidP="0082545F">
      <w:pPr>
        <w:spacing w:line="360" w:lineRule="auto"/>
        <w:rPr>
          <w:rFonts w:ascii="Times New Roman" w:hAnsi="Times New Roman" w:cs="Times New Roman"/>
        </w:rPr>
      </w:pPr>
    </w:p>
    <w:p w14:paraId="55A62A42" w14:textId="77777777" w:rsidR="005F7039" w:rsidRDefault="005F7039" w:rsidP="0082545F">
      <w:pPr>
        <w:spacing w:line="360" w:lineRule="auto"/>
        <w:rPr>
          <w:ins w:id="59" w:author="Noven Austin" w:date="2026-06-11T23:32:00Z" w16du:dateUtc="2026-06-11T16:32:00Z"/>
          <w:rFonts w:ascii="Times New Roman" w:hAnsi="Times New Roman" w:cs="Times New Roman"/>
        </w:rPr>
      </w:pPr>
    </w:p>
    <w:p w14:paraId="2CF860F4" w14:textId="28DFCD84" w:rsidR="005F7039" w:rsidRDefault="00AB6F1F" w:rsidP="0082545F">
      <w:pPr>
        <w:spacing w:line="360" w:lineRule="auto"/>
        <w:ind w:left="5103"/>
        <w:jc w:val="center"/>
        <w:rPr>
          <w:rFonts w:ascii="Times New Roman" w:hAnsi="Times New Roman" w:cs="Times New Roman"/>
        </w:rPr>
      </w:pPr>
      <w:ins w:id="60" w:author="Noven Austin" w:date="2026-06-11T23:32:00Z" w16du:dateUtc="2026-06-11T16:32:00Z">
        <w:r w:rsidRPr="001C16E3">
          <w:rPr>
            <w:rFonts w:ascii="Times New Roman" w:hAnsi="Times New Roman" w:cs="Times New Roman"/>
          </w:rPr>
          <w:t>Kab. Tangerang, 11 Juni 2026</w:t>
        </w:r>
      </w:ins>
    </w:p>
    <w:p w14:paraId="50E432D5" w14:textId="77777777" w:rsidR="005F7039" w:rsidRDefault="005F7039" w:rsidP="0082545F">
      <w:pPr>
        <w:spacing w:line="360" w:lineRule="auto"/>
        <w:ind w:left="5103"/>
        <w:jc w:val="center"/>
        <w:rPr>
          <w:rFonts w:ascii="Times New Roman" w:hAnsi="Times New Roman" w:cs="Times New Roman"/>
        </w:rPr>
      </w:pPr>
    </w:p>
    <w:p w14:paraId="3396EB82" w14:textId="77777777" w:rsidR="005F7039" w:rsidRDefault="005F7039" w:rsidP="0082545F">
      <w:pPr>
        <w:spacing w:line="360" w:lineRule="auto"/>
        <w:ind w:left="5103"/>
        <w:jc w:val="center"/>
        <w:rPr>
          <w:rFonts w:ascii="Times New Roman" w:hAnsi="Times New Roman" w:cs="Times New Roman"/>
        </w:rPr>
      </w:pPr>
    </w:p>
    <w:p w14:paraId="234D84D4" w14:textId="77777777" w:rsidR="005F7039" w:rsidRPr="001C16E3" w:rsidRDefault="005F7039" w:rsidP="0082545F">
      <w:pPr>
        <w:spacing w:line="360" w:lineRule="auto"/>
        <w:ind w:left="5103"/>
        <w:jc w:val="center"/>
        <w:rPr>
          <w:ins w:id="61" w:author="Noven Austin" w:date="2026-06-11T23:32:00Z" w16du:dateUtc="2026-06-11T16:32:00Z"/>
          <w:rFonts w:ascii="Times New Roman" w:hAnsi="Times New Roman" w:cs="Times New Roman"/>
        </w:rPr>
      </w:pPr>
    </w:p>
    <w:p w14:paraId="1816F1E5" w14:textId="4F073ACE" w:rsidR="00AB6F1F" w:rsidRDefault="00AB6F1F">
      <w:pPr>
        <w:spacing w:line="360" w:lineRule="auto"/>
        <w:ind w:left="5245"/>
        <w:jc w:val="center"/>
        <w:rPr>
          <w:ins w:id="62" w:author="Noven Austin" w:date="2026-06-11T23:32:00Z" w16du:dateUtc="2026-06-11T16:32:00Z"/>
          <w:rFonts w:ascii="Times New Roman" w:hAnsi="Times New Roman" w:cs="Times New Roman"/>
        </w:rPr>
        <w:pPrChange w:id="63" w:author="Noven Austin" w:date="2026-06-11T23:33:00Z" w16du:dateUtc="2026-06-11T16:33:00Z">
          <w:pPr>
            <w:spacing w:line="360" w:lineRule="auto"/>
            <w:jc w:val="right"/>
          </w:pPr>
        </w:pPrChange>
      </w:pPr>
      <w:ins w:id="64" w:author="Noven Austin" w:date="2026-06-11T23:32:00Z" w16du:dateUtc="2026-06-11T16:32:00Z">
        <w:r>
          <w:rPr>
            <w:rFonts w:ascii="Times New Roman" w:hAnsi="Times New Roman" w:cs="Times New Roman"/>
          </w:rPr>
          <w:t>Noven Austin</w:t>
        </w:r>
      </w:ins>
    </w:p>
    <w:p w14:paraId="55D74D15" w14:textId="6155FA6E" w:rsidR="005F7039" w:rsidRDefault="00AB6F1F" w:rsidP="0082545F">
      <w:pPr>
        <w:spacing w:line="360" w:lineRule="auto"/>
        <w:ind w:left="5245"/>
        <w:jc w:val="center"/>
        <w:rPr>
          <w:ins w:id="65" w:author="Noven Austin" w:date="2026-06-12T00:51:00Z" w16du:dateUtc="2026-06-11T17:51:00Z"/>
          <w:rFonts w:ascii="Times New Roman" w:hAnsi="Times New Roman" w:cs="Times New Roman"/>
        </w:rPr>
      </w:pPr>
      <w:ins w:id="66" w:author="Noven Austin" w:date="2026-06-11T23:32:00Z" w16du:dateUtc="2026-06-11T16:32:00Z">
        <w:r>
          <w:rPr>
            <w:rFonts w:ascii="Times New Roman" w:hAnsi="Times New Roman" w:cs="Times New Roman"/>
          </w:rPr>
          <w:t>2210101024</w:t>
        </w:r>
      </w:ins>
    </w:p>
    <w:p w14:paraId="28074250" w14:textId="278B8726" w:rsidR="006F5010" w:rsidRPr="005F7039" w:rsidRDefault="006F5010" w:rsidP="0082545F">
      <w:pPr>
        <w:spacing w:line="360" w:lineRule="auto"/>
        <w:jc w:val="center"/>
        <w:rPr>
          <w:ins w:id="67" w:author="Noven Austin" w:date="2026-06-12T00:51:00Z" w16du:dateUtc="2026-06-11T17:51:00Z"/>
          <w:rFonts w:ascii="Times New Roman" w:hAnsi="Times New Roman" w:cs="Times New Roman"/>
          <w:b/>
          <w:bCs/>
          <w:u w:val="single"/>
        </w:rPr>
      </w:pPr>
      <w:ins w:id="68" w:author="Noven Austin" w:date="2026-06-12T00:51:00Z" w16du:dateUtc="2026-06-11T17:51:00Z">
        <w:r w:rsidRPr="005F7039">
          <w:rPr>
            <w:rFonts w:ascii="Times New Roman" w:hAnsi="Times New Roman" w:cs="Times New Roman"/>
            <w:b/>
            <w:bCs/>
            <w:u w:val="single"/>
            <w:rPrChange w:id="69" w:author="Noven Austin" w:date="2026-06-12T00:51:00Z" w16du:dateUtc="2026-06-11T17:51:00Z">
              <w:rPr>
                <w:rFonts w:ascii="Times New Roman" w:hAnsi="Times New Roman" w:cs="Times New Roman"/>
              </w:rPr>
            </w:rPrChange>
          </w:rPr>
          <w:lastRenderedPageBreak/>
          <w:t>LEMBAR PENGESAHAN TUGAS AKHIR</w:t>
        </w:r>
      </w:ins>
    </w:p>
    <w:p w14:paraId="6AD5ECB4" w14:textId="6FAFEEBD" w:rsidR="006F5010" w:rsidRDefault="006F5010" w:rsidP="0082545F">
      <w:pPr>
        <w:spacing w:line="360" w:lineRule="auto"/>
        <w:rPr>
          <w:ins w:id="70" w:author="Noven Austin" w:date="2026-06-12T00:52:00Z" w16du:dateUtc="2026-06-11T17:52:00Z"/>
          <w:rFonts w:ascii="Times New Roman" w:hAnsi="Times New Roman" w:cs="Times New Roman"/>
          <w:bCs/>
        </w:rPr>
      </w:pPr>
      <w:ins w:id="71" w:author="Noven Austin" w:date="2026-06-12T00:52:00Z" w16du:dateUtc="2026-06-11T17:52:00Z">
        <w:r>
          <w:rPr>
            <w:rFonts w:ascii="Times New Roman" w:hAnsi="Times New Roman" w:cs="Times New Roman"/>
            <w:bCs/>
          </w:rPr>
          <w:t>Nama:</w:t>
        </w:r>
      </w:ins>
      <w:ins w:id="72" w:author="Noven Austin" w:date="2026-06-12T00:53:00Z" w16du:dateUtc="2026-06-11T17:53:00Z">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Noven Austin</w:t>
        </w:r>
      </w:ins>
    </w:p>
    <w:p w14:paraId="219D0093" w14:textId="4C0CE5AC" w:rsidR="006F5010" w:rsidRDefault="006F5010" w:rsidP="0082545F">
      <w:pPr>
        <w:spacing w:line="360" w:lineRule="auto"/>
        <w:rPr>
          <w:ins w:id="73" w:author="Noven Austin" w:date="2026-06-12T00:52:00Z" w16du:dateUtc="2026-06-11T17:52:00Z"/>
          <w:rFonts w:ascii="Times New Roman" w:hAnsi="Times New Roman" w:cs="Times New Roman"/>
          <w:bCs/>
        </w:rPr>
      </w:pPr>
      <w:ins w:id="74" w:author="Noven Austin" w:date="2026-06-12T00:52:00Z" w16du:dateUtc="2026-06-11T17:52:00Z">
        <w:r>
          <w:rPr>
            <w:rFonts w:ascii="Times New Roman" w:hAnsi="Times New Roman" w:cs="Times New Roman"/>
            <w:bCs/>
          </w:rPr>
          <w:t>NIM</w:t>
        </w:r>
      </w:ins>
      <w:ins w:id="75" w:author="Noven Austin" w:date="2026-06-12T00:53:00Z" w16du:dateUtc="2026-06-11T17:53:00Z">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2210101024</w:t>
        </w:r>
      </w:ins>
    </w:p>
    <w:p w14:paraId="1D0BEB2E" w14:textId="5BF5031B" w:rsidR="006F5010" w:rsidRDefault="006F5010" w:rsidP="0082545F">
      <w:pPr>
        <w:spacing w:line="360" w:lineRule="auto"/>
        <w:rPr>
          <w:ins w:id="76" w:author="Noven Austin" w:date="2026-06-12T00:52:00Z" w16du:dateUtc="2026-06-11T17:52:00Z"/>
          <w:rFonts w:ascii="Times New Roman" w:hAnsi="Times New Roman" w:cs="Times New Roman"/>
          <w:bCs/>
        </w:rPr>
      </w:pPr>
      <w:ins w:id="77" w:author="Noven Austin" w:date="2026-06-12T00:52:00Z" w16du:dateUtc="2026-06-11T17:52:00Z">
        <w:r>
          <w:rPr>
            <w:rFonts w:ascii="Times New Roman" w:hAnsi="Times New Roman" w:cs="Times New Roman"/>
            <w:bCs/>
          </w:rPr>
          <w:t>Program Studi</w:t>
        </w:r>
      </w:ins>
      <w:ins w:id="78" w:author="Noven Austin" w:date="2026-06-12T00:53:00Z" w16du:dateUtc="2026-06-11T17:53:00Z">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Informatika</w:t>
        </w:r>
      </w:ins>
    </w:p>
    <w:p w14:paraId="691C3E9B" w14:textId="2830FF40" w:rsidR="006F5010" w:rsidRDefault="006F5010" w:rsidP="0082545F">
      <w:pPr>
        <w:spacing w:line="360" w:lineRule="auto"/>
        <w:rPr>
          <w:ins w:id="79" w:author="Noven Austin" w:date="2026-06-12T00:52:00Z" w16du:dateUtc="2026-06-11T17:52:00Z"/>
          <w:rFonts w:ascii="Times New Roman" w:hAnsi="Times New Roman" w:cs="Times New Roman"/>
          <w:bCs/>
        </w:rPr>
      </w:pPr>
      <w:ins w:id="80" w:author="Noven Austin" w:date="2026-06-12T00:52:00Z" w16du:dateUtc="2026-06-11T17:52:00Z">
        <w:r>
          <w:rPr>
            <w:rFonts w:ascii="Times New Roman" w:hAnsi="Times New Roman" w:cs="Times New Roman"/>
            <w:bCs/>
          </w:rPr>
          <w:t>Bentuk Tugas Akhir</w:t>
        </w:r>
      </w:ins>
      <w:ins w:id="81" w:author="Noven Austin" w:date="2026-06-12T00:53:00Z" w16du:dateUtc="2026-06-11T17:53:00Z">
        <w:r>
          <w:rPr>
            <w:rFonts w:ascii="Times New Roman" w:hAnsi="Times New Roman" w:cs="Times New Roman"/>
            <w:bCs/>
          </w:rPr>
          <w:tab/>
        </w:r>
        <w:r>
          <w:rPr>
            <w:rFonts w:ascii="Times New Roman" w:hAnsi="Times New Roman" w:cs="Times New Roman"/>
            <w:bCs/>
          </w:rPr>
          <w:tab/>
          <w:t>: Skripsi</w:t>
        </w:r>
      </w:ins>
    </w:p>
    <w:p w14:paraId="35B6EEE7" w14:textId="3F982949" w:rsidR="006F5010" w:rsidRDefault="006F5010" w:rsidP="0082545F">
      <w:pPr>
        <w:spacing w:line="360" w:lineRule="auto"/>
        <w:rPr>
          <w:ins w:id="82" w:author="Noven Austin" w:date="2026-06-12T00:52:00Z" w16du:dateUtc="2026-06-11T17:52:00Z"/>
          <w:rFonts w:ascii="Times New Roman" w:hAnsi="Times New Roman" w:cs="Times New Roman"/>
          <w:bCs/>
        </w:rPr>
      </w:pPr>
      <w:ins w:id="83" w:author="Noven Austin" w:date="2026-06-12T00:52:00Z" w16du:dateUtc="2026-06-11T17:52:00Z">
        <w:r>
          <w:rPr>
            <w:rFonts w:ascii="Times New Roman" w:hAnsi="Times New Roman" w:cs="Times New Roman"/>
            <w:bCs/>
          </w:rPr>
          <w:t>Peminatan Tugas Akhir</w:t>
        </w:r>
        <w:r>
          <w:rPr>
            <w:rFonts w:ascii="Times New Roman" w:hAnsi="Times New Roman" w:cs="Times New Roman"/>
            <w:bCs/>
          </w:rPr>
          <w:tab/>
          <w:t>:</w:t>
        </w:r>
      </w:ins>
      <w:ins w:id="84" w:author="Noven Austin" w:date="2026-06-12T00:53:00Z" w16du:dateUtc="2026-06-11T17:53:00Z">
        <w:r w:rsidRPr="006F5010">
          <w:rPr>
            <w:rFonts w:ascii="Times New Roman" w:hAnsi="Times New Roman" w:cs="Times New Roman"/>
          </w:rPr>
          <w:t xml:space="preserve"> </w:t>
        </w:r>
        <w:r w:rsidRPr="001C16E3">
          <w:rPr>
            <w:rFonts w:ascii="Times New Roman" w:hAnsi="Times New Roman" w:cs="Times New Roman"/>
          </w:rPr>
          <w:t>Artificial Intelligence</w:t>
        </w:r>
      </w:ins>
    </w:p>
    <w:p w14:paraId="76B2C661" w14:textId="4BA036B3" w:rsidR="006F5010" w:rsidRDefault="006F5010" w:rsidP="0082545F">
      <w:pPr>
        <w:spacing w:line="360" w:lineRule="auto"/>
        <w:rPr>
          <w:rFonts w:ascii="Times New Roman" w:hAnsi="Times New Roman" w:cs="Times New Roman"/>
        </w:rPr>
      </w:pPr>
      <w:ins w:id="85" w:author="Noven Austin" w:date="2026-06-12T00:52:00Z" w16du:dateUtc="2026-06-11T17:52:00Z">
        <w:r>
          <w:rPr>
            <w:rFonts w:ascii="Times New Roman" w:hAnsi="Times New Roman" w:cs="Times New Roman"/>
            <w:bCs/>
          </w:rPr>
          <w:t>Judul Tugas Akhir</w:t>
        </w:r>
        <w:r>
          <w:rPr>
            <w:rFonts w:ascii="Times New Roman" w:hAnsi="Times New Roman" w:cs="Times New Roman"/>
            <w:bCs/>
          </w:rPr>
          <w:tab/>
        </w:r>
      </w:ins>
      <w:ins w:id="86" w:author="Noven Austin" w:date="2026-06-12T00:53:00Z" w16du:dateUtc="2026-06-11T17:53:00Z">
        <w:r>
          <w:rPr>
            <w:rFonts w:ascii="Times New Roman" w:hAnsi="Times New Roman" w:cs="Times New Roman"/>
            <w:bCs/>
          </w:rPr>
          <w:tab/>
          <w:t xml:space="preserve">: </w:t>
        </w:r>
        <w:r w:rsidR="007A40DE" w:rsidRPr="001C16E3">
          <w:rPr>
            <w:rFonts w:ascii="Times New Roman" w:hAnsi="Times New Roman" w:cs="Times New Roman"/>
          </w:rPr>
          <w:t>PRODUK ANALISIS DAN REKOMENDASI PADA PLATFORM E-COMMERCE (SHOPEE) DENGAN MENGGUNAKAN RAG.</w:t>
        </w:r>
      </w:ins>
    </w:p>
    <w:p w14:paraId="1174607C" w14:textId="77777777" w:rsidR="00A35798" w:rsidRDefault="00A35798" w:rsidP="0082545F">
      <w:pPr>
        <w:spacing w:line="360" w:lineRule="auto"/>
        <w:rPr>
          <w:rFonts w:ascii="Times New Roman" w:hAnsi="Times New Roman" w:cs="Times New Roman"/>
        </w:rPr>
      </w:pPr>
    </w:p>
    <w:p w14:paraId="00A04302" w14:textId="24D2C560" w:rsidR="00A35798" w:rsidRDefault="00A35798" w:rsidP="0082545F">
      <w:pPr>
        <w:spacing w:line="360" w:lineRule="auto"/>
        <w:jc w:val="center"/>
        <w:rPr>
          <w:rFonts w:ascii="Times New Roman" w:hAnsi="Times New Roman" w:cs="Times New Roman"/>
        </w:rPr>
      </w:pPr>
      <w:r>
        <w:rPr>
          <w:rFonts w:ascii="Times New Roman" w:hAnsi="Times New Roman" w:cs="Times New Roman"/>
        </w:rPr>
        <w:t xml:space="preserve">Mengajukan pada tanggal </w:t>
      </w:r>
      <w:r>
        <w:rPr>
          <w:rFonts w:ascii="Times New Roman" w:hAnsi="Times New Roman" w:cs="Times New Roman"/>
          <w:b/>
          <w:bCs/>
        </w:rPr>
        <w:t>Jumat, 12 Juni 2026</w:t>
      </w:r>
      <w:r>
        <w:rPr>
          <w:rFonts w:ascii="Times New Roman" w:hAnsi="Times New Roman" w:cs="Times New Roman"/>
        </w:rPr>
        <w:br/>
        <w:t>Telah disetujui oleh:</w:t>
      </w:r>
    </w:p>
    <w:p w14:paraId="097A292A" w14:textId="77777777" w:rsidR="00A35798" w:rsidRDefault="00A35798" w:rsidP="0082545F">
      <w:pPr>
        <w:spacing w:line="360" w:lineRule="auto"/>
        <w:rPr>
          <w:rFonts w:ascii="Times New Roman" w:hAnsi="Times New Roman" w:cs="Times New Roman"/>
        </w:rPr>
        <w:sectPr w:rsidR="00A35798" w:rsidSect="005F5F69">
          <w:footerReference w:type="default" r:id="rId11"/>
          <w:pgSz w:w="11906" w:h="16838"/>
          <w:pgMar w:top="1440" w:right="1440" w:bottom="1440" w:left="1440" w:header="708" w:footer="708" w:gutter="0"/>
          <w:pgNumType w:start="0"/>
          <w:cols w:space="708"/>
          <w:titlePg/>
          <w:docGrid w:linePitch="360"/>
        </w:sectPr>
      </w:pPr>
    </w:p>
    <w:p w14:paraId="3DF7771D" w14:textId="223E7980" w:rsidR="00A35798" w:rsidRDefault="00A35798" w:rsidP="0082545F">
      <w:pPr>
        <w:spacing w:line="360" w:lineRule="auto"/>
        <w:jc w:val="center"/>
        <w:rPr>
          <w:rFonts w:ascii="Times New Roman" w:hAnsi="Times New Roman" w:cs="Times New Roman"/>
        </w:rPr>
      </w:pPr>
      <w:r>
        <w:rPr>
          <w:rFonts w:ascii="Times New Roman" w:hAnsi="Times New Roman" w:cs="Times New Roman"/>
        </w:rPr>
        <w:t>Pembimbing</w:t>
      </w:r>
    </w:p>
    <w:p w14:paraId="3CA791AA" w14:textId="77777777" w:rsidR="00C10FEE" w:rsidRDefault="00C10FEE" w:rsidP="0082545F">
      <w:pPr>
        <w:spacing w:line="360" w:lineRule="auto"/>
        <w:jc w:val="center"/>
        <w:rPr>
          <w:rFonts w:ascii="Times New Roman" w:hAnsi="Times New Roman" w:cs="Times New Roman"/>
        </w:rPr>
      </w:pPr>
    </w:p>
    <w:p w14:paraId="1D69C10F" w14:textId="77777777" w:rsidR="00A35798" w:rsidRDefault="00A35798" w:rsidP="0082545F">
      <w:pPr>
        <w:spacing w:line="360" w:lineRule="auto"/>
        <w:jc w:val="center"/>
        <w:rPr>
          <w:rFonts w:ascii="Times New Roman" w:hAnsi="Times New Roman" w:cs="Times New Roman"/>
        </w:rPr>
      </w:pPr>
    </w:p>
    <w:p w14:paraId="6DBD2F1A" w14:textId="14D36A5D" w:rsidR="00C10FEE" w:rsidRDefault="00A35798" w:rsidP="0082545F">
      <w:pPr>
        <w:spacing w:line="360" w:lineRule="auto"/>
        <w:jc w:val="center"/>
        <w:rPr>
          <w:rFonts w:ascii="Times New Roman" w:hAnsi="Times New Roman" w:cs="Times New Roman"/>
        </w:rPr>
      </w:pPr>
      <w:r w:rsidRPr="00A35798">
        <w:rPr>
          <w:rFonts w:ascii="Times New Roman" w:hAnsi="Times New Roman" w:cs="Times New Roman"/>
        </w:rPr>
        <w:t>Dr. Eng. Handri Santoso, S.Si., M.Eng</w:t>
      </w:r>
    </w:p>
    <w:p w14:paraId="277D306F" w14:textId="20D02F8E" w:rsidR="00A35798" w:rsidRDefault="00A35798" w:rsidP="0082545F">
      <w:pPr>
        <w:spacing w:line="360" w:lineRule="auto"/>
        <w:jc w:val="center"/>
        <w:rPr>
          <w:rFonts w:ascii="Times New Roman" w:hAnsi="Times New Roman" w:cs="Times New Roman"/>
        </w:rPr>
      </w:pPr>
      <w:r>
        <w:rPr>
          <w:rFonts w:ascii="Times New Roman" w:hAnsi="Times New Roman" w:cs="Times New Roman"/>
        </w:rPr>
        <w:t>Penguji</w:t>
      </w:r>
    </w:p>
    <w:p w14:paraId="08978F94" w14:textId="77777777" w:rsidR="00A35798" w:rsidRDefault="00A35798" w:rsidP="0082545F">
      <w:pPr>
        <w:spacing w:line="360" w:lineRule="auto"/>
        <w:jc w:val="center"/>
        <w:rPr>
          <w:rFonts w:ascii="Times New Roman" w:hAnsi="Times New Roman" w:cs="Times New Roman"/>
        </w:rPr>
      </w:pPr>
    </w:p>
    <w:p w14:paraId="5D39B50B" w14:textId="77777777" w:rsidR="00A35798" w:rsidRDefault="00A35798" w:rsidP="0082545F">
      <w:pPr>
        <w:spacing w:line="360" w:lineRule="auto"/>
        <w:jc w:val="center"/>
        <w:rPr>
          <w:rFonts w:ascii="Times New Roman" w:hAnsi="Times New Roman" w:cs="Times New Roman"/>
        </w:rPr>
      </w:pPr>
    </w:p>
    <w:p w14:paraId="1430B415" w14:textId="77777777" w:rsidR="00A35798" w:rsidRDefault="00A35798" w:rsidP="0082545F">
      <w:pPr>
        <w:spacing w:line="360" w:lineRule="auto"/>
        <w:jc w:val="center"/>
        <w:rPr>
          <w:rFonts w:ascii="Times New Roman" w:hAnsi="Times New Roman" w:cs="Times New Roman"/>
        </w:rPr>
      </w:pPr>
      <w:r>
        <w:rPr>
          <w:rFonts w:ascii="Times New Roman" w:hAnsi="Times New Roman" w:cs="Times New Roman"/>
        </w:rPr>
        <w:t>(Nama Penguji)</w:t>
      </w:r>
    </w:p>
    <w:p w14:paraId="01009C62" w14:textId="11DB46F2" w:rsidR="00C10FEE" w:rsidRDefault="00C10FEE" w:rsidP="0082545F">
      <w:pPr>
        <w:spacing w:line="360" w:lineRule="auto"/>
        <w:rPr>
          <w:rFonts w:ascii="Times New Roman" w:hAnsi="Times New Roman" w:cs="Times New Roman"/>
        </w:rPr>
        <w:sectPr w:rsidR="00C10FEE" w:rsidSect="00A35798">
          <w:type w:val="continuous"/>
          <w:pgSz w:w="11906" w:h="16838"/>
          <w:pgMar w:top="1440" w:right="1440" w:bottom="1440" w:left="1440" w:header="708" w:footer="708" w:gutter="0"/>
          <w:cols w:num="2" w:space="708"/>
          <w:docGrid w:linePitch="360"/>
        </w:sectPr>
      </w:pPr>
    </w:p>
    <w:p w14:paraId="2F82C57B" w14:textId="77777777" w:rsidR="00C10FEE" w:rsidRDefault="00C10FEE" w:rsidP="0082545F">
      <w:pPr>
        <w:spacing w:line="360" w:lineRule="auto"/>
        <w:jc w:val="center"/>
        <w:rPr>
          <w:rFonts w:ascii="Times New Roman" w:hAnsi="Times New Roman" w:cs="Times New Roman"/>
        </w:rPr>
      </w:pPr>
    </w:p>
    <w:p w14:paraId="6E67D26B" w14:textId="67E0A0B9" w:rsidR="00A35798" w:rsidRDefault="00A35798" w:rsidP="0082545F">
      <w:pPr>
        <w:spacing w:line="360" w:lineRule="auto"/>
        <w:jc w:val="center"/>
        <w:rPr>
          <w:rFonts w:ascii="Times New Roman" w:hAnsi="Times New Roman" w:cs="Times New Roman"/>
        </w:rPr>
      </w:pPr>
      <w:r>
        <w:rPr>
          <w:rFonts w:ascii="Times New Roman" w:hAnsi="Times New Roman" w:cs="Times New Roman"/>
        </w:rPr>
        <w:t>Ketua Sidang,</w:t>
      </w:r>
    </w:p>
    <w:p w14:paraId="549B2AD5" w14:textId="77777777" w:rsidR="00C10FEE" w:rsidRDefault="00C10FEE" w:rsidP="0082545F">
      <w:pPr>
        <w:spacing w:line="360" w:lineRule="auto"/>
        <w:jc w:val="center"/>
        <w:rPr>
          <w:rFonts w:ascii="Times New Roman" w:hAnsi="Times New Roman" w:cs="Times New Roman"/>
        </w:rPr>
      </w:pPr>
    </w:p>
    <w:p w14:paraId="4E279A65" w14:textId="77777777" w:rsidR="00C10FEE" w:rsidRDefault="00C10FEE" w:rsidP="0082545F">
      <w:pPr>
        <w:spacing w:line="360" w:lineRule="auto"/>
        <w:jc w:val="center"/>
        <w:rPr>
          <w:rFonts w:ascii="Times New Roman" w:hAnsi="Times New Roman" w:cs="Times New Roman"/>
        </w:rPr>
      </w:pPr>
    </w:p>
    <w:p w14:paraId="21B33077" w14:textId="4E159C00" w:rsidR="00A35798" w:rsidRDefault="00A35798" w:rsidP="0082545F">
      <w:pPr>
        <w:spacing w:line="360" w:lineRule="auto"/>
        <w:jc w:val="center"/>
        <w:rPr>
          <w:rFonts w:ascii="Times New Roman" w:hAnsi="Times New Roman" w:cs="Times New Roman"/>
        </w:rPr>
      </w:pPr>
      <w:r>
        <w:rPr>
          <w:rFonts w:ascii="Times New Roman" w:hAnsi="Times New Roman" w:cs="Times New Roman"/>
        </w:rPr>
        <w:t>(Nama Ketua Sidang)</w:t>
      </w:r>
    </w:p>
    <w:p w14:paraId="5FC8CBDB" w14:textId="6845DB92" w:rsidR="00A35798" w:rsidRDefault="00A35798" w:rsidP="0082545F">
      <w:pPr>
        <w:spacing w:line="360" w:lineRule="auto"/>
        <w:jc w:val="center"/>
        <w:rPr>
          <w:rFonts w:ascii="Times New Roman" w:hAnsi="Times New Roman" w:cs="Times New Roman"/>
        </w:rPr>
      </w:pPr>
      <w:r>
        <w:rPr>
          <w:rFonts w:ascii="Times New Roman" w:hAnsi="Times New Roman" w:cs="Times New Roman"/>
        </w:rPr>
        <w:t>Disahkan oleh:</w:t>
      </w:r>
    </w:p>
    <w:p w14:paraId="00C60BDE" w14:textId="55C892F3" w:rsidR="00A35798" w:rsidRDefault="00A35798" w:rsidP="0082545F">
      <w:pPr>
        <w:spacing w:line="360" w:lineRule="auto"/>
        <w:jc w:val="center"/>
        <w:rPr>
          <w:rFonts w:ascii="Times New Roman" w:hAnsi="Times New Roman" w:cs="Times New Roman"/>
        </w:rPr>
      </w:pPr>
      <w:r>
        <w:rPr>
          <w:rFonts w:ascii="Times New Roman" w:hAnsi="Times New Roman" w:cs="Times New Roman"/>
        </w:rPr>
        <w:t>Kepala Program Studi Informatika</w:t>
      </w:r>
    </w:p>
    <w:p w14:paraId="7FAECF45" w14:textId="77777777" w:rsidR="00A35798" w:rsidRDefault="00A35798" w:rsidP="0082545F">
      <w:pPr>
        <w:spacing w:line="360" w:lineRule="auto"/>
        <w:jc w:val="center"/>
        <w:rPr>
          <w:rFonts w:ascii="Times New Roman" w:hAnsi="Times New Roman" w:cs="Times New Roman"/>
        </w:rPr>
      </w:pPr>
    </w:p>
    <w:p w14:paraId="725D0251" w14:textId="77777777" w:rsidR="005F7039" w:rsidRDefault="005F7039" w:rsidP="0082545F">
      <w:pPr>
        <w:spacing w:line="360" w:lineRule="auto"/>
        <w:jc w:val="center"/>
        <w:rPr>
          <w:rFonts w:ascii="Times New Roman" w:hAnsi="Times New Roman" w:cs="Times New Roman"/>
        </w:rPr>
      </w:pPr>
    </w:p>
    <w:p w14:paraId="42870A34" w14:textId="297AD4F6" w:rsidR="00C10FEE" w:rsidRDefault="00A35798" w:rsidP="0082545F">
      <w:pPr>
        <w:spacing w:line="360" w:lineRule="auto"/>
        <w:jc w:val="center"/>
        <w:rPr>
          <w:rFonts w:ascii="Times New Roman" w:hAnsi="Times New Roman" w:cs="Times New Roman"/>
        </w:rPr>
      </w:pPr>
      <w:r w:rsidRPr="00A35798">
        <w:rPr>
          <w:rFonts w:ascii="Times New Roman" w:hAnsi="Times New Roman" w:cs="Times New Roman"/>
        </w:rPr>
        <w:t>Eric Dazki, S.Kom., M.Kom.</w:t>
      </w:r>
    </w:p>
    <w:p w14:paraId="1033D307" w14:textId="3886139C" w:rsidR="00C10FEE" w:rsidRPr="005F7039" w:rsidRDefault="00C10FEE" w:rsidP="0082545F">
      <w:pPr>
        <w:spacing w:line="360" w:lineRule="auto"/>
        <w:jc w:val="center"/>
        <w:rPr>
          <w:rFonts w:ascii="Times New Roman" w:hAnsi="Times New Roman" w:cs="Times New Roman"/>
          <w:b/>
          <w:bCs/>
          <w:u w:val="single"/>
        </w:rPr>
      </w:pPr>
      <w:r w:rsidRPr="005F7039">
        <w:rPr>
          <w:rFonts w:ascii="Times New Roman" w:hAnsi="Times New Roman" w:cs="Times New Roman"/>
          <w:b/>
          <w:bCs/>
          <w:u w:val="single"/>
        </w:rPr>
        <w:lastRenderedPageBreak/>
        <w:t>LEMBAR PERNYATAAN PERSETUJUAN PUBLIKASI UNTUK KEPENTINGAN AKADEMIS</w:t>
      </w:r>
    </w:p>
    <w:p w14:paraId="139CCC5F" w14:textId="5900A626" w:rsidR="00C10FEE" w:rsidRDefault="00C10FEE" w:rsidP="0082545F">
      <w:pPr>
        <w:spacing w:line="360" w:lineRule="auto"/>
        <w:rPr>
          <w:rFonts w:ascii="Times New Roman" w:hAnsi="Times New Roman" w:cs="Times New Roman"/>
        </w:rPr>
      </w:pPr>
      <w:r w:rsidRPr="00C10FEE">
        <w:rPr>
          <w:rFonts w:ascii="Times New Roman" w:hAnsi="Times New Roman" w:cs="Times New Roman"/>
        </w:rPr>
        <w:t>Dengan ini saya sebagai civitas akademik Universitas Pradita yang bertandatangan di bawah ini</w:t>
      </w:r>
    </w:p>
    <w:p w14:paraId="5CF28912" w14:textId="3CA60640" w:rsidR="00C10FEE" w:rsidRDefault="00C10FEE" w:rsidP="0082545F">
      <w:pPr>
        <w:spacing w:line="360" w:lineRule="auto"/>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Noven Austin</w:t>
      </w:r>
    </w:p>
    <w:p w14:paraId="68EE2262" w14:textId="16068F42" w:rsidR="00C10FEE" w:rsidRDefault="00C10FEE" w:rsidP="0082545F">
      <w:pPr>
        <w:spacing w:line="360" w:lineRule="auto"/>
        <w:rPr>
          <w:rFonts w:ascii="Times New Roman" w:hAnsi="Times New Roman" w:cs="Times New Roman"/>
        </w:rPr>
      </w:pPr>
      <w:r>
        <w:rPr>
          <w:rFonts w:ascii="Times New Roman" w:hAnsi="Times New Roman" w:cs="Times New Roman"/>
        </w:rPr>
        <w:t>NIM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2210101024</w:t>
      </w:r>
    </w:p>
    <w:p w14:paraId="02AB0B74" w14:textId="16FDD32A" w:rsidR="00C10FEE" w:rsidRDefault="00C10FEE" w:rsidP="0082545F">
      <w:pPr>
        <w:spacing w:line="360" w:lineRule="auto"/>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r>
      <w:r>
        <w:rPr>
          <w:rFonts w:ascii="Times New Roman" w:hAnsi="Times New Roman" w:cs="Times New Roman"/>
        </w:rPr>
        <w:tab/>
        <w:t>: Informatika</w:t>
      </w:r>
    </w:p>
    <w:p w14:paraId="0ACC7063" w14:textId="5CC982FB" w:rsidR="00C10FEE" w:rsidRDefault="00C10FEE" w:rsidP="0082545F">
      <w:pPr>
        <w:spacing w:line="360" w:lineRule="auto"/>
        <w:rPr>
          <w:rFonts w:ascii="Times New Roman" w:hAnsi="Times New Roman" w:cs="Times New Roman"/>
        </w:rPr>
      </w:pPr>
      <w:r>
        <w:rPr>
          <w:rFonts w:ascii="Times New Roman" w:hAnsi="Times New Roman" w:cs="Times New Roman"/>
        </w:rPr>
        <w:t>Bentuk Tugas Akhir</w:t>
      </w:r>
      <w:r>
        <w:rPr>
          <w:rFonts w:ascii="Times New Roman" w:hAnsi="Times New Roman" w:cs="Times New Roman"/>
        </w:rPr>
        <w:tab/>
        <w:t>: Skripsi</w:t>
      </w:r>
    </w:p>
    <w:p w14:paraId="39E7EFF5" w14:textId="7ACC0CDA" w:rsidR="00C10FEE" w:rsidRDefault="00C10FEE" w:rsidP="0082545F">
      <w:pPr>
        <w:spacing w:line="360" w:lineRule="auto"/>
        <w:jc w:val="both"/>
        <w:rPr>
          <w:rFonts w:ascii="Times New Roman" w:hAnsi="Times New Roman" w:cs="Times New Roman"/>
        </w:rPr>
      </w:pPr>
      <w:r>
        <w:rPr>
          <w:rFonts w:ascii="Times New Roman" w:hAnsi="Times New Roman" w:cs="Times New Roman"/>
        </w:rPr>
        <w:t>untuk meningkatkan pengembangan ilmu pengetahuan, memberikan skripsi/tugas akhir kepada Universitas Pradita Hak Bebas Royalti Non-eksklusif (</w:t>
      </w:r>
      <w:r>
        <w:rPr>
          <w:rFonts w:ascii="Times New Roman" w:hAnsi="Times New Roman" w:cs="Times New Roman"/>
          <w:i/>
          <w:iCs/>
        </w:rPr>
        <w:t>Non-exclusive Royalty Free Right</w:t>
      </w:r>
      <w:r>
        <w:rPr>
          <w:rFonts w:ascii="Times New Roman" w:hAnsi="Times New Roman" w:cs="Times New Roman"/>
        </w:rPr>
        <w:t>) dengan judul:</w:t>
      </w:r>
    </w:p>
    <w:p w14:paraId="341B6D77" w14:textId="6585F423" w:rsidR="00C10FEE" w:rsidRDefault="007A40DE" w:rsidP="0082545F">
      <w:pPr>
        <w:spacing w:line="360" w:lineRule="auto"/>
        <w:jc w:val="center"/>
        <w:rPr>
          <w:rFonts w:ascii="Times New Roman" w:hAnsi="Times New Roman" w:cs="Times New Roman"/>
          <w:b/>
          <w:bCs/>
        </w:rPr>
      </w:pPr>
      <w:ins w:id="87" w:author="Noven Austin" w:date="2026-06-12T00:53:00Z" w16du:dateUtc="2026-06-11T17:53:00Z">
        <w:r w:rsidRPr="00C10FEE">
          <w:rPr>
            <w:rFonts w:ascii="Times New Roman" w:hAnsi="Times New Roman" w:cs="Times New Roman"/>
            <w:b/>
            <w:bCs/>
          </w:rPr>
          <w:t>PRODUK ANALISIS DAN REKOMENDASI PADA PLATFORM E-COMMERCE (SHOPEE) DENGAN MENGGUNAKAN RAG</w:t>
        </w:r>
      </w:ins>
    </w:p>
    <w:p w14:paraId="365B371F" w14:textId="65665F4B" w:rsidR="00C10FEE" w:rsidRDefault="00C10FEE" w:rsidP="0082545F">
      <w:pPr>
        <w:spacing w:line="360" w:lineRule="auto"/>
        <w:jc w:val="both"/>
        <w:rPr>
          <w:rFonts w:ascii="Times New Roman" w:hAnsi="Times New Roman" w:cs="Times New Roman"/>
        </w:rPr>
      </w:pPr>
      <w:r>
        <w:rPr>
          <w:rFonts w:ascii="Times New Roman" w:hAnsi="Times New Roman" w:cs="Times New Roman"/>
        </w:rPr>
        <w:t>Beserta dokumen tugas akhir yang ada sesuai ketentuan yang berlaku. Dengan Hak Bebas Royalti Non-eksklusif (</w:t>
      </w:r>
      <w:r>
        <w:rPr>
          <w:rFonts w:ascii="Times New Roman" w:hAnsi="Times New Roman" w:cs="Times New Roman"/>
          <w:i/>
          <w:iCs/>
        </w:rPr>
        <w:t>Non-exclusive Royalty Free Right</w:t>
      </w:r>
      <w:r>
        <w:rPr>
          <w:rFonts w:ascii="Times New Roman" w:hAnsi="Times New Roman" w:cs="Times New Roman"/>
        </w:rPr>
        <w:t>) ini, maka Universitas Pradita berhak menyimpan dan mengelola dalam bentuk database, dan mempublikasikan tugas akhir ini dengan tetap mencantumkan nama saya sebagai penulis tugas akhir ini sebagai penulis/pencipta dan pemilik hak cipta</w:t>
      </w:r>
    </w:p>
    <w:p w14:paraId="5C760015" w14:textId="5389BB03" w:rsidR="00C10FEE" w:rsidRDefault="00C10FEE" w:rsidP="0082545F">
      <w:pPr>
        <w:spacing w:line="360" w:lineRule="auto"/>
        <w:rPr>
          <w:rFonts w:ascii="Times New Roman" w:hAnsi="Times New Roman" w:cs="Times New Roman"/>
        </w:rPr>
      </w:pPr>
      <w:r>
        <w:rPr>
          <w:rFonts w:ascii="Times New Roman" w:hAnsi="Times New Roman" w:cs="Times New Roman"/>
        </w:rPr>
        <w:t>Demikianlah pernyataan ini saya buat dengan sebenarnya,</w:t>
      </w:r>
    </w:p>
    <w:p w14:paraId="172088F2" w14:textId="77777777" w:rsidR="00C10FEE" w:rsidRDefault="00C10FEE" w:rsidP="0082545F">
      <w:pPr>
        <w:spacing w:line="360" w:lineRule="auto"/>
        <w:rPr>
          <w:rFonts w:ascii="Times New Roman" w:hAnsi="Times New Roman" w:cs="Times New Roman"/>
        </w:rPr>
      </w:pPr>
    </w:p>
    <w:p w14:paraId="112DBFE6" w14:textId="77777777" w:rsidR="00C10FEE" w:rsidRDefault="00C10FEE" w:rsidP="0082545F">
      <w:pPr>
        <w:spacing w:line="360" w:lineRule="auto"/>
        <w:rPr>
          <w:rFonts w:ascii="Times New Roman" w:hAnsi="Times New Roman" w:cs="Times New Roman"/>
        </w:rPr>
      </w:pPr>
    </w:p>
    <w:p w14:paraId="64CDCA59" w14:textId="77777777" w:rsidR="004C01A5" w:rsidRDefault="00C10FEE" w:rsidP="0082545F">
      <w:pPr>
        <w:spacing w:line="360" w:lineRule="auto"/>
        <w:ind w:left="5954" w:right="-46"/>
        <w:jc w:val="center"/>
        <w:rPr>
          <w:rFonts w:ascii="Times New Roman" w:hAnsi="Times New Roman" w:cs="Times New Roman"/>
        </w:rPr>
      </w:pPr>
      <w:ins w:id="88" w:author="Noven Austin" w:date="2026-06-11T23:32:00Z" w16du:dateUtc="2026-06-11T16:32:00Z">
        <w:r w:rsidRPr="001C16E3">
          <w:rPr>
            <w:rFonts w:ascii="Times New Roman" w:hAnsi="Times New Roman" w:cs="Times New Roman"/>
          </w:rPr>
          <w:t>Kab. Tangerang, 11 Juni 2026</w:t>
        </w:r>
      </w:ins>
    </w:p>
    <w:p w14:paraId="650539AB" w14:textId="77777777" w:rsidR="004C01A5" w:rsidRDefault="004C01A5" w:rsidP="0082545F">
      <w:pPr>
        <w:spacing w:line="360" w:lineRule="auto"/>
        <w:ind w:left="5954"/>
        <w:jc w:val="center"/>
        <w:rPr>
          <w:rFonts w:ascii="Times New Roman" w:hAnsi="Times New Roman" w:cs="Times New Roman"/>
        </w:rPr>
      </w:pPr>
    </w:p>
    <w:p w14:paraId="67B5D051" w14:textId="77777777" w:rsidR="004C01A5" w:rsidRDefault="004C01A5" w:rsidP="0082545F">
      <w:pPr>
        <w:spacing w:line="360" w:lineRule="auto"/>
        <w:ind w:left="5954"/>
        <w:jc w:val="center"/>
        <w:rPr>
          <w:rFonts w:ascii="Times New Roman" w:hAnsi="Times New Roman" w:cs="Times New Roman"/>
        </w:rPr>
      </w:pPr>
    </w:p>
    <w:p w14:paraId="261D9427" w14:textId="77777777" w:rsidR="004C01A5" w:rsidRDefault="004C01A5" w:rsidP="0082545F">
      <w:pPr>
        <w:spacing w:line="360" w:lineRule="auto"/>
        <w:ind w:left="5954"/>
        <w:jc w:val="center"/>
        <w:rPr>
          <w:rFonts w:ascii="Times New Roman" w:hAnsi="Times New Roman" w:cs="Times New Roman"/>
        </w:rPr>
      </w:pPr>
    </w:p>
    <w:p w14:paraId="06214FC4" w14:textId="0006F625" w:rsidR="00C10FEE" w:rsidRDefault="00C10FEE" w:rsidP="0082545F">
      <w:pPr>
        <w:spacing w:line="360" w:lineRule="auto"/>
        <w:ind w:left="6096"/>
        <w:jc w:val="center"/>
        <w:rPr>
          <w:ins w:id="89" w:author="Noven Austin" w:date="2026-06-11T23:32:00Z" w16du:dateUtc="2026-06-11T16:32:00Z"/>
          <w:rFonts w:ascii="Times New Roman" w:hAnsi="Times New Roman" w:cs="Times New Roman"/>
        </w:rPr>
      </w:pPr>
      <w:ins w:id="90" w:author="Noven Austin" w:date="2026-06-11T23:32:00Z" w16du:dateUtc="2026-06-11T16:32:00Z">
        <w:r>
          <w:rPr>
            <w:rFonts w:ascii="Times New Roman" w:hAnsi="Times New Roman" w:cs="Times New Roman"/>
          </w:rPr>
          <w:t>Noven Austin</w:t>
        </w:r>
      </w:ins>
    </w:p>
    <w:p w14:paraId="46FDBB90" w14:textId="77777777" w:rsidR="00C10FEE" w:rsidRDefault="00C10FEE" w:rsidP="0082545F">
      <w:pPr>
        <w:spacing w:line="360" w:lineRule="auto"/>
        <w:ind w:left="6096" w:right="-46"/>
        <w:jc w:val="center"/>
        <w:rPr>
          <w:ins w:id="91" w:author="Noven Austin" w:date="2026-06-12T00:51:00Z" w16du:dateUtc="2026-06-11T17:51:00Z"/>
          <w:rFonts w:ascii="Times New Roman" w:hAnsi="Times New Roman" w:cs="Times New Roman"/>
        </w:rPr>
      </w:pPr>
      <w:ins w:id="92" w:author="Noven Austin" w:date="2026-06-11T23:32:00Z" w16du:dateUtc="2026-06-11T16:32:00Z">
        <w:r>
          <w:rPr>
            <w:rFonts w:ascii="Times New Roman" w:hAnsi="Times New Roman" w:cs="Times New Roman"/>
          </w:rPr>
          <w:t>2210101024</w:t>
        </w:r>
      </w:ins>
    </w:p>
    <w:p w14:paraId="3F3CAD66" w14:textId="5F00CBD5" w:rsidR="00C10FEE" w:rsidRDefault="00C10FEE" w:rsidP="0082545F">
      <w:pPr>
        <w:spacing w:line="360" w:lineRule="auto"/>
        <w:jc w:val="center"/>
        <w:rPr>
          <w:rFonts w:ascii="Times New Roman" w:hAnsi="Times New Roman" w:cs="Times New Roman"/>
          <w:b/>
          <w:bCs/>
        </w:rPr>
      </w:pPr>
      <w:r w:rsidRPr="005F7039">
        <w:rPr>
          <w:rFonts w:ascii="Times New Roman" w:hAnsi="Times New Roman" w:cs="Times New Roman"/>
          <w:b/>
          <w:bCs/>
        </w:rPr>
        <w:lastRenderedPageBreak/>
        <w:t>KATA PENGANTAR</w:t>
      </w:r>
    </w:p>
    <w:p w14:paraId="1C872EB5" w14:textId="125E7169" w:rsidR="005F7039" w:rsidRDefault="005F7039" w:rsidP="0082545F">
      <w:pPr>
        <w:spacing w:line="36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Puji dan syukur peneliti </w:t>
      </w:r>
      <w:r w:rsidRPr="005F7039">
        <w:rPr>
          <w:rFonts w:ascii="Times New Roman" w:hAnsi="Times New Roman" w:cs="Times New Roman"/>
        </w:rPr>
        <w:t xml:space="preserve">panjatkan ke hadirat Tuhan Yang Maha Esa atas segala rahmat dan karunianya sehingga peneliti dapat menyelesaikan tugas akhir ini dengan baik. Tugas akhir dengan judul </w:t>
      </w:r>
      <w:r w:rsidRPr="005F7039">
        <w:rPr>
          <w:rFonts w:ascii="Times New Roman" w:hAnsi="Times New Roman" w:cs="Times New Roman"/>
          <w:b/>
          <w:bCs/>
        </w:rPr>
        <w:t>“</w:t>
      </w:r>
      <w:ins w:id="93" w:author="Noven Austin" w:date="2026-06-12T00:53:00Z" w16du:dateUtc="2026-06-11T17:53:00Z">
        <w:r w:rsidR="007A40DE" w:rsidRPr="00C10FEE">
          <w:rPr>
            <w:rFonts w:ascii="Times New Roman" w:hAnsi="Times New Roman" w:cs="Times New Roman"/>
            <w:b/>
            <w:bCs/>
          </w:rPr>
          <w:t>PRODUK ANALISIS DAN REKOMENDASI PADA PLATFORM E-COMMERCE (SHOPEE) DENGAN MENGGUNAKAN RAG</w:t>
        </w:r>
      </w:ins>
      <w:r w:rsidRPr="005F7039">
        <w:rPr>
          <w:rFonts w:ascii="Times New Roman" w:hAnsi="Times New Roman" w:cs="Times New Roman"/>
          <w:b/>
          <w:bCs/>
        </w:rPr>
        <w:t>”</w:t>
      </w:r>
      <w:r w:rsidRPr="005F7039">
        <w:rPr>
          <w:rFonts w:ascii="Times New Roman" w:hAnsi="Times New Roman" w:cs="Times New Roman"/>
        </w:rPr>
        <w:t xml:space="preserve"> disusun sebagai salah satu syarat untuk penyusunan tugas akhir dalam rangka menyelesaikan Program Studi Informatika Jenjang Pendidikan Strata-1 (S1) Universitas Pradita.</w:t>
      </w:r>
    </w:p>
    <w:p w14:paraId="0DA314E3" w14:textId="4C318F34" w:rsidR="005F7039" w:rsidRDefault="005F7039" w:rsidP="0082545F">
      <w:pPr>
        <w:spacing w:line="360" w:lineRule="auto"/>
        <w:jc w:val="both"/>
        <w:rPr>
          <w:rFonts w:ascii="Times New Roman" w:hAnsi="Times New Roman" w:cs="Times New Roman"/>
        </w:rPr>
      </w:pPr>
      <w:r>
        <w:rPr>
          <w:rFonts w:ascii="Times New Roman" w:hAnsi="Times New Roman" w:cs="Times New Roman"/>
          <w:b/>
          <w:bCs/>
        </w:rPr>
        <w:tab/>
      </w:r>
      <w:r w:rsidRPr="005F7039">
        <w:rPr>
          <w:rFonts w:ascii="Times New Roman" w:hAnsi="Times New Roman" w:cs="Times New Roman"/>
        </w:rPr>
        <w:t>Penyusunan tugas akhir ini tidak terlepas dari bantuan, bimbingan, dan dukungan dari berbagai pihak. Oleh karena itu, penulis ingin mengucapkan terima kasih yang sebesarbesarnya kepada:</w:t>
      </w:r>
    </w:p>
    <w:p w14:paraId="369FB0AF" w14:textId="7C439E42" w:rsidR="005F7039" w:rsidRDefault="005F7039" w:rsidP="0082545F">
      <w:pPr>
        <w:pStyle w:val="ListParagraph"/>
        <w:numPr>
          <w:ilvl w:val="0"/>
          <w:numId w:val="1"/>
        </w:numPr>
        <w:spacing w:line="360" w:lineRule="auto"/>
        <w:jc w:val="both"/>
        <w:rPr>
          <w:rFonts w:ascii="Times New Roman" w:hAnsi="Times New Roman" w:cs="Times New Roman"/>
        </w:rPr>
      </w:pPr>
      <w:r w:rsidRPr="005F7039">
        <w:rPr>
          <w:rFonts w:ascii="Times New Roman" w:hAnsi="Times New Roman" w:cs="Times New Roman"/>
        </w:rPr>
        <w:t>Prof. Dr. Ir. Richardus Eko Indrajit, DBA. Dr(Pend), Dr(Han), M.Sc ,M.B.A, M.Si, MA ,M.I.T, M.Phil selaku Rektor Universitas Pradita.</w:t>
      </w:r>
    </w:p>
    <w:p w14:paraId="0DE12BFC" w14:textId="0082C545" w:rsidR="005F7039" w:rsidRDefault="00D45C9A" w:rsidP="0082545F">
      <w:pPr>
        <w:pStyle w:val="ListParagraph"/>
        <w:numPr>
          <w:ilvl w:val="0"/>
          <w:numId w:val="1"/>
        </w:numPr>
        <w:spacing w:line="360" w:lineRule="auto"/>
        <w:jc w:val="both"/>
        <w:rPr>
          <w:rFonts w:ascii="Times New Roman" w:hAnsi="Times New Roman" w:cs="Times New Roman"/>
        </w:rPr>
      </w:pPr>
      <w:r w:rsidRPr="00D45C9A">
        <w:rPr>
          <w:rFonts w:ascii="Times New Roman" w:hAnsi="Times New Roman" w:cs="Times New Roman"/>
        </w:rPr>
        <w:t>Dr. Hendro Susanto, SE., MM</w:t>
      </w:r>
      <w:r w:rsidR="00912677">
        <w:rPr>
          <w:rFonts w:ascii="Times New Roman" w:hAnsi="Times New Roman" w:cs="Times New Roman"/>
        </w:rPr>
        <w:t xml:space="preserve">, </w:t>
      </w:r>
      <w:r w:rsidR="005F7039" w:rsidRPr="005F7039">
        <w:rPr>
          <w:rFonts w:ascii="Times New Roman" w:hAnsi="Times New Roman" w:cs="Times New Roman"/>
        </w:rPr>
        <w:t>selaku wakil Rektor 1 Bidang Akademik Universitas Pradita</w:t>
      </w:r>
      <w:r w:rsidR="005F7039">
        <w:rPr>
          <w:rFonts w:ascii="Times New Roman" w:hAnsi="Times New Roman" w:cs="Times New Roman"/>
        </w:rPr>
        <w:t>.</w:t>
      </w:r>
    </w:p>
    <w:p w14:paraId="7A7DEAA4" w14:textId="7877252D" w:rsidR="005F7039" w:rsidRDefault="005F7039" w:rsidP="0082545F">
      <w:pPr>
        <w:pStyle w:val="ListParagraph"/>
        <w:numPr>
          <w:ilvl w:val="0"/>
          <w:numId w:val="1"/>
        </w:numPr>
        <w:spacing w:line="360" w:lineRule="auto"/>
        <w:jc w:val="both"/>
        <w:rPr>
          <w:rFonts w:ascii="Times New Roman" w:hAnsi="Times New Roman" w:cs="Times New Roman"/>
        </w:rPr>
      </w:pPr>
      <w:r w:rsidRPr="005F7039">
        <w:rPr>
          <w:rFonts w:ascii="Times New Roman" w:hAnsi="Times New Roman" w:cs="Times New Roman"/>
        </w:rPr>
        <w:t>Dr. Eng., Handri Santoso, S.Si., M.Eng. selaku Dekan Fakultas Sains dan Teknologi Universitas Pradita. Selaku dosen pembimbing yang selalu memotivasi, membimbing peneliti dari tahap awal penyusunan hingga proposal ini selesai, serta memberikan arahan dan klarifikasi yang diperlukan selama proses penulisan</w:t>
      </w:r>
      <w:r>
        <w:rPr>
          <w:rFonts w:ascii="Times New Roman" w:hAnsi="Times New Roman" w:cs="Times New Roman"/>
        </w:rPr>
        <w:t>.</w:t>
      </w:r>
    </w:p>
    <w:p w14:paraId="238FDE8A" w14:textId="471C70D9" w:rsidR="005F7039" w:rsidRDefault="005F7039" w:rsidP="0082545F">
      <w:pPr>
        <w:pStyle w:val="ListParagraph"/>
        <w:numPr>
          <w:ilvl w:val="0"/>
          <w:numId w:val="1"/>
        </w:numPr>
        <w:spacing w:line="360" w:lineRule="auto"/>
        <w:jc w:val="both"/>
        <w:rPr>
          <w:rFonts w:ascii="Times New Roman" w:hAnsi="Times New Roman" w:cs="Times New Roman"/>
        </w:rPr>
      </w:pPr>
      <w:r w:rsidRPr="005F7039">
        <w:rPr>
          <w:rFonts w:ascii="Times New Roman" w:hAnsi="Times New Roman" w:cs="Times New Roman"/>
        </w:rPr>
        <w:t>Bapak Erick Dazki, S.Kom, M.Kom. selaku Ketua Program Studi Informatika Universitas Pradita.</w:t>
      </w:r>
    </w:p>
    <w:p w14:paraId="16648D32" w14:textId="31F1F98B" w:rsidR="005F7039" w:rsidRDefault="005F7039" w:rsidP="0082545F">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Seluruh pengajar dan staff Program Studi Informatika Universitas Pradita yang telah membekali peneliti dengan berbagai ilmu, pengalaman, dan hal lainnya selama perkuliahan.</w:t>
      </w:r>
    </w:p>
    <w:p w14:paraId="5C85BC3C" w14:textId="63121781" w:rsidR="005F7039" w:rsidRDefault="005F7039" w:rsidP="0082545F">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Orang tua peneliti yang selalu siap membantu dan membekali peneliti dengan sumber daya untuk mengerjakan tugas akhir ini.</w:t>
      </w:r>
    </w:p>
    <w:p w14:paraId="6D49DEBF" w14:textId="1144C920" w:rsidR="005F7039" w:rsidRDefault="005F7039" w:rsidP="0082545F">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Rekan-rekan mahasiswa seperjuangan peneliti yang selalu memberikan dukungan moral, materi, dan hal lainnya selama penulis menjalani proses perkuliahan dari semester awal hingga akhir.</w:t>
      </w:r>
    </w:p>
    <w:p w14:paraId="227C1D36" w14:textId="244F915D" w:rsidR="004C01A5" w:rsidRDefault="005F7039" w:rsidP="0082545F">
      <w:pPr>
        <w:spacing w:line="360" w:lineRule="auto"/>
        <w:ind w:firstLine="720"/>
        <w:jc w:val="both"/>
        <w:rPr>
          <w:rFonts w:ascii="Times New Roman" w:hAnsi="Times New Roman" w:cs="Times New Roman"/>
        </w:rPr>
      </w:pPr>
      <w:r w:rsidRPr="005F7039">
        <w:rPr>
          <w:rFonts w:ascii="Times New Roman" w:hAnsi="Times New Roman" w:cs="Times New Roman"/>
        </w:rPr>
        <w:t>Peneliti menyadari</w:t>
      </w:r>
      <w:r w:rsidR="004C01A5">
        <w:rPr>
          <w:rFonts w:ascii="Times New Roman" w:hAnsi="Times New Roman" w:cs="Times New Roman"/>
        </w:rPr>
        <w:t xml:space="preserve"> bahwa</w:t>
      </w:r>
      <w:r w:rsidRPr="005F7039">
        <w:rPr>
          <w:rFonts w:ascii="Times New Roman" w:hAnsi="Times New Roman" w:cs="Times New Roman"/>
        </w:rPr>
        <w:t xml:space="preserve"> tugas akhir ini masih memiliki kekurangan. Oleh</w:t>
      </w:r>
      <w:r>
        <w:rPr>
          <w:rFonts w:ascii="Times New Roman" w:hAnsi="Times New Roman" w:cs="Times New Roman"/>
        </w:rPr>
        <w:t xml:space="preserve"> </w:t>
      </w:r>
      <w:r w:rsidRPr="005F7039">
        <w:rPr>
          <w:rFonts w:ascii="Times New Roman" w:hAnsi="Times New Roman" w:cs="Times New Roman"/>
        </w:rPr>
        <w:t>karena itu, peneliti sangat mengharapkan kritik dan saran demi perbaikan dan penyempurnaan penelitian ini di masa mendatang. Akhir kata, semoga</w:t>
      </w:r>
      <w:r w:rsidR="004C01A5">
        <w:rPr>
          <w:rFonts w:ascii="Times New Roman" w:hAnsi="Times New Roman" w:cs="Times New Roman"/>
        </w:rPr>
        <w:t xml:space="preserve"> penelitian</w:t>
      </w:r>
      <w:r w:rsidRPr="005F7039">
        <w:rPr>
          <w:rFonts w:ascii="Times New Roman" w:hAnsi="Times New Roman" w:cs="Times New Roman"/>
        </w:rPr>
        <w:t xml:space="preserve"> ini dapat bermanfaat bagi</w:t>
      </w:r>
      <w:r w:rsidR="004C01A5">
        <w:rPr>
          <w:rFonts w:ascii="Times New Roman" w:hAnsi="Times New Roman" w:cs="Times New Roman"/>
        </w:rPr>
        <w:t xml:space="preserve"> pemilik toko </w:t>
      </w:r>
      <w:r w:rsidR="004C01A5">
        <w:rPr>
          <w:rFonts w:ascii="Times New Roman" w:hAnsi="Times New Roman" w:cs="Times New Roman"/>
        </w:rPr>
        <w:lastRenderedPageBreak/>
        <w:t>Shopee</w:t>
      </w:r>
      <w:r w:rsidRPr="005F7039">
        <w:rPr>
          <w:rFonts w:ascii="Times New Roman" w:hAnsi="Times New Roman" w:cs="Times New Roman"/>
        </w:rPr>
        <w:t>, masyarakat</w:t>
      </w:r>
      <w:r w:rsidR="004C01A5">
        <w:rPr>
          <w:rFonts w:ascii="Times New Roman" w:hAnsi="Times New Roman" w:cs="Times New Roman"/>
        </w:rPr>
        <w:t xml:space="preserve"> luas</w:t>
      </w:r>
      <w:r w:rsidRPr="005F7039">
        <w:rPr>
          <w:rFonts w:ascii="Times New Roman" w:hAnsi="Times New Roman" w:cs="Times New Roman"/>
        </w:rPr>
        <w:t>,</w:t>
      </w:r>
      <w:r w:rsidR="004C01A5">
        <w:rPr>
          <w:rFonts w:ascii="Times New Roman" w:hAnsi="Times New Roman" w:cs="Times New Roman"/>
        </w:rPr>
        <w:t xml:space="preserve"> serta berkontribusi</w:t>
      </w:r>
      <w:r w:rsidRPr="005F7039">
        <w:rPr>
          <w:rFonts w:ascii="Times New Roman" w:hAnsi="Times New Roman" w:cs="Times New Roman"/>
        </w:rPr>
        <w:t xml:space="preserve"> bagi pengembangan ilmu pengetahuan</w:t>
      </w:r>
      <w:r w:rsidR="004C01A5">
        <w:rPr>
          <w:rFonts w:ascii="Times New Roman" w:hAnsi="Times New Roman" w:cs="Times New Roman"/>
        </w:rPr>
        <w:t xml:space="preserve"> khususnya </w:t>
      </w:r>
      <w:r w:rsidRPr="005F7039">
        <w:rPr>
          <w:rFonts w:ascii="Times New Roman" w:hAnsi="Times New Roman" w:cs="Times New Roman"/>
        </w:rPr>
        <w:t>di bidang</w:t>
      </w:r>
      <w:r w:rsidR="004C01A5">
        <w:rPr>
          <w:rFonts w:ascii="Times New Roman" w:hAnsi="Times New Roman" w:cs="Times New Roman"/>
        </w:rPr>
        <w:t xml:space="preserve"> teknologi informasi</w:t>
      </w:r>
      <w:r w:rsidRPr="005F7039">
        <w:rPr>
          <w:rFonts w:ascii="Times New Roman" w:hAnsi="Times New Roman" w:cs="Times New Roman"/>
        </w:rPr>
        <w:t>,</w:t>
      </w:r>
      <w:r w:rsidR="004C01A5">
        <w:rPr>
          <w:rFonts w:ascii="Times New Roman" w:hAnsi="Times New Roman" w:cs="Times New Roman"/>
        </w:rPr>
        <w:t xml:space="preserve"> kecerdasan buatan</w:t>
      </w:r>
      <w:r w:rsidRPr="005F7039">
        <w:rPr>
          <w:rFonts w:ascii="Times New Roman" w:hAnsi="Times New Roman" w:cs="Times New Roman"/>
        </w:rPr>
        <w:t>, dan</w:t>
      </w:r>
      <w:r w:rsidR="004C01A5">
        <w:rPr>
          <w:rFonts w:ascii="Times New Roman" w:hAnsi="Times New Roman" w:cs="Times New Roman"/>
        </w:rPr>
        <w:t xml:space="preserve"> </w:t>
      </w:r>
      <w:r w:rsidR="004C01A5">
        <w:rPr>
          <w:rFonts w:ascii="Times New Roman" w:hAnsi="Times New Roman" w:cs="Times New Roman"/>
          <w:i/>
          <w:iCs/>
        </w:rPr>
        <w:t>e-commerce</w:t>
      </w:r>
      <w:r w:rsidRPr="005F7039">
        <w:rPr>
          <w:rFonts w:ascii="Times New Roman" w:hAnsi="Times New Roman" w:cs="Times New Roman"/>
        </w:rPr>
        <w:t>.</w:t>
      </w:r>
    </w:p>
    <w:p w14:paraId="6355A03A" w14:textId="77777777" w:rsidR="004C01A5" w:rsidRDefault="004C01A5" w:rsidP="0082545F">
      <w:pPr>
        <w:spacing w:line="360" w:lineRule="auto"/>
        <w:jc w:val="both"/>
        <w:rPr>
          <w:rFonts w:ascii="Times New Roman" w:hAnsi="Times New Roman" w:cs="Times New Roman"/>
        </w:rPr>
      </w:pPr>
    </w:p>
    <w:p w14:paraId="3E3A6F9B" w14:textId="77777777" w:rsidR="004C01A5" w:rsidRDefault="004C01A5" w:rsidP="0082545F">
      <w:pPr>
        <w:spacing w:line="360" w:lineRule="auto"/>
        <w:jc w:val="both"/>
        <w:rPr>
          <w:rFonts w:ascii="Times New Roman" w:hAnsi="Times New Roman" w:cs="Times New Roman"/>
        </w:rPr>
      </w:pPr>
    </w:p>
    <w:p w14:paraId="1A4B135B" w14:textId="77777777" w:rsidR="004C01A5" w:rsidRDefault="004C01A5" w:rsidP="0082545F">
      <w:pPr>
        <w:spacing w:line="360" w:lineRule="auto"/>
        <w:jc w:val="both"/>
        <w:rPr>
          <w:rFonts w:ascii="Times New Roman" w:hAnsi="Times New Roman" w:cs="Times New Roman"/>
        </w:rPr>
      </w:pPr>
    </w:p>
    <w:p w14:paraId="0A425D95" w14:textId="77777777" w:rsidR="004C01A5" w:rsidRDefault="004C01A5" w:rsidP="0082545F">
      <w:pPr>
        <w:spacing w:line="360" w:lineRule="auto"/>
        <w:jc w:val="both"/>
        <w:rPr>
          <w:rFonts w:ascii="Times New Roman" w:hAnsi="Times New Roman" w:cs="Times New Roman"/>
        </w:rPr>
      </w:pPr>
    </w:p>
    <w:p w14:paraId="1A0BA824" w14:textId="77777777" w:rsidR="004C01A5" w:rsidRDefault="004C01A5" w:rsidP="0082545F">
      <w:pPr>
        <w:spacing w:line="360" w:lineRule="auto"/>
        <w:jc w:val="both"/>
        <w:rPr>
          <w:rFonts w:ascii="Times New Roman" w:hAnsi="Times New Roman" w:cs="Times New Roman"/>
        </w:rPr>
      </w:pPr>
    </w:p>
    <w:p w14:paraId="26A2B1ED" w14:textId="77777777" w:rsidR="004C01A5" w:rsidRDefault="004C01A5" w:rsidP="0082545F">
      <w:pPr>
        <w:spacing w:line="360" w:lineRule="auto"/>
        <w:jc w:val="both"/>
        <w:rPr>
          <w:rFonts w:ascii="Times New Roman" w:hAnsi="Times New Roman" w:cs="Times New Roman"/>
        </w:rPr>
      </w:pPr>
    </w:p>
    <w:p w14:paraId="4269D9A2" w14:textId="77777777" w:rsidR="004C01A5" w:rsidRDefault="004C01A5" w:rsidP="0082545F">
      <w:pPr>
        <w:spacing w:line="360" w:lineRule="auto"/>
        <w:jc w:val="both"/>
        <w:rPr>
          <w:rFonts w:ascii="Times New Roman" w:hAnsi="Times New Roman" w:cs="Times New Roman"/>
        </w:rPr>
      </w:pPr>
    </w:p>
    <w:p w14:paraId="22A8B1AD" w14:textId="77777777" w:rsidR="004C01A5" w:rsidRDefault="004C01A5" w:rsidP="0082545F">
      <w:pPr>
        <w:spacing w:line="360" w:lineRule="auto"/>
        <w:jc w:val="both"/>
        <w:rPr>
          <w:rFonts w:ascii="Times New Roman" w:hAnsi="Times New Roman" w:cs="Times New Roman"/>
        </w:rPr>
      </w:pPr>
    </w:p>
    <w:p w14:paraId="006ED410" w14:textId="77777777" w:rsidR="004C01A5" w:rsidRDefault="004C01A5" w:rsidP="0082545F">
      <w:pPr>
        <w:spacing w:line="360" w:lineRule="auto"/>
        <w:jc w:val="both"/>
        <w:rPr>
          <w:rFonts w:ascii="Times New Roman" w:hAnsi="Times New Roman" w:cs="Times New Roman"/>
        </w:rPr>
      </w:pPr>
    </w:p>
    <w:p w14:paraId="1D1E1EF0" w14:textId="77777777" w:rsidR="004C01A5" w:rsidRDefault="004C01A5" w:rsidP="0082545F">
      <w:pPr>
        <w:spacing w:line="360" w:lineRule="auto"/>
        <w:jc w:val="both"/>
        <w:rPr>
          <w:rFonts w:ascii="Times New Roman" w:hAnsi="Times New Roman" w:cs="Times New Roman"/>
        </w:rPr>
      </w:pPr>
    </w:p>
    <w:p w14:paraId="7D77AEBD" w14:textId="77777777" w:rsidR="004C01A5" w:rsidRDefault="004C01A5" w:rsidP="0082545F">
      <w:pPr>
        <w:spacing w:line="360" w:lineRule="auto"/>
        <w:jc w:val="both"/>
        <w:rPr>
          <w:rFonts w:ascii="Times New Roman" w:hAnsi="Times New Roman" w:cs="Times New Roman"/>
        </w:rPr>
      </w:pPr>
    </w:p>
    <w:p w14:paraId="3C625294" w14:textId="77777777" w:rsidR="004C01A5" w:rsidRDefault="004C01A5" w:rsidP="0082545F">
      <w:pPr>
        <w:spacing w:line="360" w:lineRule="auto"/>
        <w:jc w:val="both"/>
        <w:rPr>
          <w:rFonts w:ascii="Times New Roman" w:hAnsi="Times New Roman" w:cs="Times New Roman"/>
        </w:rPr>
      </w:pPr>
    </w:p>
    <w:p w14:paraId="218441A2" w14:textId="77777777" w:rsidR="004C01A5" w:rsidRDefault="004C01A5" w:rsidP="0082545F">
      <w:pPr>
        <w:spacing w:line="360" w:lineRule="auto"/>
        <w:jc w:val="both"/>
        <w:rPr>
          <w:rFonts w:ascii="Times New Roman" w:hAnsi="Times New Roman" w:cs="Times New Roman"/>
        </w:rPr>
      </w:pPr>
    </w:p>
    <w:p w14:paraId="06F469C2" w14:textId="77777777" w:rsidR="004C01A5" w:rsidRDefault="004C01A5" w:rsidP="0082545F">
      <w:pPr>
        <w:spacing w:line="360" w:lineRule="auto"/>
        <w:jc w:val="both"/>
        <w:rPr>
          <w:rFonts w:ascii="Times New Roman" w:hAnsi="Times New Roman" w:cs="Times New Roman"/>
        </w:rPr>
      </w:pPr>
    </w:p>
    <w:p w14:paraId="174EFBB7" w14:textId="77777777" w:rsidR="00E0743F" w:rsidRDefault="00E0743F" w:rsidP="0082545F">
      <w:pPr>
        <w:spacing w:line="360" w:lineRule="auto"/>
        <w:jc w:val="both"/>
        <w:rPr>
          <w:rFonts w:ascii="Times New Roman" w:hAnsi="Times New Roman" w:cs="Times New Roman"/>
        </w:rPr>
      </w:pPr>
    </w:p>
    <w:p w14:paraId="0465EF87" w14:textId="77777777" w:rsidR="004C01A5" w:rsidRDefault="004C01A5" w:rsidP="0082545F">
      <w:pPr>
        <w:spacing w:line="360" w:lineRule="auto"/>
        <w:ind w:left="5954" w:right="-46"/>
        <w:jc w:val="center"/>
        <w:rPr>
          <w:rFonts w:ascii="Times New Roman" w:hAnsi="Times New Roman" w:cs="Times New Roman"/>
        </w:rPr>
      </w:pPr>
      <w:ins w:id="94" w:author="Noven Austin" w:date="2026-06-11T23:32:00Z" w16du:dateUtc="2026-06-11T16:32:00Z">
        <w:r w:rsidRPr="001C16E3">
          <w:rPr>
            <w:rFonts w:ascii="Times New Roman" w:hAnsi="Times New Roman" w:cs="Times New Roman"/>
          </w:rPr>
          <w:t>Kab. Tangerang, 11 Juni 2026</w:t>
        </w:r>
      </w:ins>
    </w:p>
    <w:p w14:paraId="55A2C39E" w14:textId="77777777" w:rsidR="004C01A5" w:rsidRDefault="004C01A5" w:rsidP="0082545F">
      <w:pPr>
        <w:spacing w:line="360" w:lineRule="auto"/>
        <w:ind w:left="5954"/>
        <w:jc w:val="center"/>
        <w:rPr>
          <w:rFonts w:ascii="Times New Roman" w:hAnsi="Times New Roman" w:cs="Times New Roman"/>
        </w:rPr>
      </w:pPr>
    </w:p>
    <w:p w14:paraId="6037595E" w14:textId="77777777" w:rsidR="004C01A5" w:rsidRDefault="004C01A5" w:rsidP="0082545F">
      <w:pPr>
        <w:spacing w:line="360" w:lineRule="auto"/>
        <w:ind w:left="5954"/>
        <w:jc w:val="center"/>
        <w:rPr>
          <w:rFonts w:ascii="Times New Roman" w:hAnsi="Times New Roman" w:cs="Times New Roman"/>
        </w:rPr>
      </w:pPr>
    </w:p>
    <w:p w14:paraId="466C443D" w14:textId="77777777" w:rsidR="004C01A5" w:rsidRDefault="004C01A5" w:rsidP="0082545F">
      <w:pPr>
        <w:spacing w:line="360" w:lineRule="auto"/>
        <w:ind w:left="5954"/>
        <w:jc w:val="center"/>
        <w:rPr>
          <w:rFonts w:ascii="Times New Roman" w:hAnsi="Times New Roman" w:cs="Times New Roman"/>
        </w:rPr>
      </w:pPr>
    </w:p>
    <w:p w14:paraId="4282B0E0" w14:textId="77777777" w:rsidR="004C01A5" w:rsidRDefault="004C01A5" w:rsidP="0082545F">
      <w:pPr>
        <w:spacing w:line="360" w:lineRule="auto"/>
        <w:ind w:left="6096"/>
        <w:jc w:val="center"/>
        <w:rPr>
          <w:ins w:id="95" w:author="Noven Austin" w:date="2026-06-11T23:32:00Z" w16du:dateUtc="2026-06-11T16:32:00Z"/>
          <w:rFonts w:ascii="Times New Roman" w:hAnsi="Times New Roman" w:cs="Times New Roman"/>
        </w:rPr>
      </w:pPr>
      <w:ins w:id="96" w:author="Noven Austin" w:date="2026-06-11T23:32:00Z" w16du:dateUtc="2026-06-11T16:32:00Z">
        <w:r>
          <w:rPr>
            <w:rFonts w:ascii="Times New Roman" w:hAnsi="Times New Roman" w:cs="Times New Roman"/>
          </w:rPr>
          <w:t>Noven Austin</w:t>
        </w:r>
      </w:ins>
    </w:p>
    <w:p w14:paraId="0EF6D9BC" w14:textId="750FA904" w:rsidR="00E0743F" w:rsidRDefault="004C01A5" w:rsidP="0082545F">
      <w:pPr>
        <w:spacing w:line="360" w:lineRule="auto"/>
        <w:ind w:left="6096" w:right="-46"/>
        <w:jc w:val="center"/>
        <w:rPr>
          <w:rFonts w:ascii="Times New Roman" w:hAnsi="Times New Roman" w:cs="Times New Roman"/>
        </w:rPr>
      </w:pPr>
      <w:ins w:id="97" w:author="Noven Austin" w:date="2026-06-11T23:32:00Z" w16du:dateUtc="2026-06-11T16:32:00Z">
        <w:r>
          <w:rPr>
            <w:rFonts w:ascii="Times New Roman" w:hAnsi="Times New Roman" w:cs="Times New Roman"/>
          </w:rPr>
          <w:t>2210101024</w:t>
        </w:r>
      </w:ins>
    </w:p>
    <w:p w14:paraId="74D3E900" w14:textId="77777777" w:rsidR="00E0743F" w:rsidRDefault="00E0743F">
      <w:pPr>
        <w:rPr>
          <w:rFonts w:ascii="Times New Roman" w:hAnsi="Times New Roman" w:cs="Times New Roman"/>
        </w:rPr>
      </w:pPr>
      <w:r>
        <w:rPr>
          <w:rFonts w:ascii="Times New Roman" w:hAnsi="Times New Roman" w:cs="Times New Roman"/>
        </w:rPr>
        <w:br w:type="page"/>
      </w:r>
    </w:p>
    <w:p w14:paraId="360BAC71" w14:textId="0E77568C" w:rsidR="004C01A5" w:rsidRPr="00FA0B5D" w:rsidRDefault="00FA0B5D" w:rsidP="00E0743F">
      <w:pPr>
        <w:spacing w:line="360" w:lineRule="auto"/>
        <w:ind w:right="-46"/>
        <w:jc w:val="center"/>
        <w:rPr>
          <w:rFonts w:ascii="Times New Roman" w:hAnsi="Times New Roman" w:cs="Times New Roman"/>
          <w:b/>
          <w:bCs/>
        </w:rPr>
      </w:pPr>
      <w:r w:rsidRPr="00FA0B5D">
        <w:rPr>
          <w:rFonts w:ascii="Times New Roman" w:hAnsi="Times New Roman" w:cs="Times New Roman"/>
          <w:b/>
          <w:bCs/>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2045351718"/>
        <w:docPartObj>
          <w:docPartGallery w:val="Table of Contents"/>
          <w:docPartUnique/>
        </w:docPartObj>
      </w:sdtPr>
      <w:sdtEndPr>
        <w:rPr>
          <w:b/>
          <w:bCs/>
          <w:noProof/>
        </w:rPr>
      </w:sdtEndPr>
      <w:sdtContent>
        <w:p w14:paraId="623C07E5" w14:textId="6DF19526" w:rsidR="001E0C8F" w:rsidRDefault="001E0C8F" w:rsidP="0082545F">
          <w:pPr>
            <w:pStyle w:val="TOCHeading"/>
            <w:spacing w:line="360" w:lineRule="auto"/>
          </w:pPr>
        </w:p>
        <w:p w14:paraId="4F29C678" w14:textId="042C08A8" w:rsidR="00BD1EF4" w:rsidRDefault="001E0C8F">
          <w:pPr>
            <w:pStyle w:val="TOC1"/>
            <w:rPr>
              <w:rFonts w:eastAsiaTheme="minorEastAsia"/>
              <w:b w:val="0"/>
              <w:bCs w:val="0"/>
              <w:lang w:eastAsia="en-ID"/>
            </w:rPr>
          </w:pPr>
          <w:r w:rsidRPr="0082545F">
            <w:rPr>
              <w:rFonts w:ascii="Times New Roman" w:hAnsi="Times New Roman" w:cs="Times New Roman"/>
              <w:noProof w:val="0"/>
            </w:rPr>
            <w:fldChar w:fldCharType="begin"/>
          </w:r>
          <w:r w:rsidRPr="0082545F">
            <w:rPr>
              <w:rFonts w:ascii="Times New Roman" w:hAnsi="Times New Roman" w:cs="Times New Roman"/>
            </w:rPr>
            <w:instrText xml:space="preserve"> TOC \o "1-3" \h \z \u </w:instrText>
          </w:r>
          <w:r w:rsidRPr="0082545F">
            <w:rPr>
              <w:rFonts w:ascii="Times New Roman" w:hAnsi="Times New Roman" w:cs="Times New Roman"/>
              <w:noProof w:val="0"/>
            </w:rPr>
            <w:fldChar w:fldCharType="separate"/>
          </w:r>
          <w:hyperlink w:anchor="_Toc233123371" w:history="1">
            <w:r w:rsidR="00BD1EF4" w:rsidRPr="00BE59F0">
              <w:rPr>
                <w:rStyle w:val="Hyperlink"/>
              </w:rPr>
              <w:t>BAB I</w:t>
            </w:r>
            <w:r w:rsidR="00BD1EF4">
              <w:rPr>
                <w:webHidden/>
              </w:rPr>
              <w:tab/>
            </w:r>
            <w:r w:rsidR="00BD1EF4">
              <w:rPr>
                <w:webHidden/>
              </w:rPr>
              <w:fldChar w:fldCharType="begin"/>
            </w:r>
            <w:r w:rsidR="00BD1EF4">
              <w:rPr>
                <w:webHidden/>
              </w:rPr>
              <w:instrText xml:space="preserve"> PAGEREF _Toc233123371 \h </w:instrText>
            </w:r>
            <w:r w:rsidR="00BD1EF4">
              <w:rPr>
                <w:webHidden/>
              </w:rPr>
            </w:r>
            <w:r w:rsidR="00BD1EF4">
              <w:rPr>
                <w:webHidden/>
              </w:rPr>
              <w:fldChar w:fldCharType="separate"/>
            </w:r>
            <w:r w:rsidR="00B5559A">
              <w:rPr>
                <w:webHidden/>
              </w:rPr>
              <w:t>15</w:t>
            </w:r>
            <w:r w:rsidR="00BD1EF4">
              <w:rPr>
                <w:webHidden/>
              </w:rPr>
              <w:fldChar w:fldCharType="end"/>
            </w:r>
          </w:hyperlink>
        </w:p>
        <w:p w14:paraId="10AFC815" w14:textId="7EEF2AC8" w:rsidR="00BD1EF4" w:rsidRDefault="00BD1EF4">
          <w:pPr>
            <w:pStyle w:val="TOC2"/>
            <w:tabs>
              <w:tab w:val="left" w:pos="960"/>
              <w:tab w:val="right" w:leader="dot" w:pos="9016"/>
            </w:tabs>
            <w:rPr>
              <w:rFonts w:eastAsiaTheme="minorEastAsia"/>
              <w:noProof/>
              <w:lang w:eastAsia="en-ID"/>
            </w:rPr>
          </w:pPr>
          <w:hyperlink w:anchor="_Toc233123372" w:history="1">
            <w:r w:rsidRPr="00BE59F0">
              <w:rPr>
                <w:rStyle w:val="Hyperlink"/>
                <w:noProof/>
              </w:rPr>
              <w:t>1.1</w:t>
            </w:r>
            <w:r>
              <w:rPr>
                <w:rFonts w:eastAsiaTheme="minorEastAsia"/>
                <w:noProof/>
                <w:lang w:eastAsia="en-ID"/>
              </w:rPr>
              <w:tab/>
            </w:r>
            <w:r w:rsidRPr="00BE59F0">
              <w:rPr>
                <w:rStyle w:val="Hyperlink"/>
                <w:noProof/>
              </w:rPr>
              <w:t>Latar Belakang</w:t>
            </w:r>
            <w:r>
              <w:rPr>
                <w:noProof/>
                <w:webHidden/>
              </w:rPr>
              <w:tab/>
            </w:r>
            <w:r>
              <w:rPr>
                <w:noProof/>
                <w:webHidden/>
              </w:rPr>
              <w:fldChar w:fldCharType="begin"/>
            </w:r>
            <w:r>
              <w:rPr>
                <w:noProof/>
                <w:webHidden/>
              </w:rPr>
              <w:instrText xml:space="preserve"> PAGEREF _Toc233123372 \h </w:instrText>
            </w:r>
            <w:r>
              <w:rPr>
                <w:noProof/>
                <w:webHidden/>
              </w:rPr>
            </w:r>
            <w:r>
              <w:rPr>
                <w:noProof/>
                <w:webHidden/>
              </w:rPr>
              <w:fldChar w:fldCharType="separate"/>
            </w:r>
            <w:r w:rsidR="00B5559A">
              <w:rPr>
                <w:noProof/>
                <w:webHidden/>
              </w:rPr>
              <w:t>15</w:t>
            </w:r>
            <w:r>
              <w:rPr>
                <w:noProof/>
                <w:webHidden/>
              </w:rPr>
              <w:fldChar w:fldCharType="end"/>
            </w:r>
          </w:hyperlink>
        </w:p>
        <w:p w14:paraId="429B8E71" w14:textId="689D546A" w:rsidR="00BD1EF4" w:rsidRDefault="00BD1EF4">
          <w:pPr>
            <w:pStyle w:val="TOC2"/>
            <w:tabs>
              <w:tab w:val="left" w:pos="960"/>
              <w:tab w:val="right" w:leader="dot" w:pos="9016"/>
            </w:tabs>
            <w:rPr>
              <w:rFonts w:eastAsiaTheme="minorEastAsia"/>
              <w:noProof/>
              <w:lang w:eastAsia="en-ID"/>
            </w:rPr>
          </w:pPr>
          <w:hyperlink w:anchor="_Toc233123373" w:history="1">
            <w:r w:rsidRPr="00BE59F0">
              <w:rPr>
                <w:rStyle w:val="Hyperlink"/>
                <w:noProof/>
              </w:rPr>
              <w:t>1.2</w:t>
            </w:r>
            <w:r>
              <w:rPr>
                <w:rFonts w:eastAsiaTheme="minorEastAsia"/>
                <w:noProof/>
                <w:lang w:eastAsia="en-ID"/>
              </w:rPr>
              <w:tab/>
            </w:r>
            <w:r w:rsidRPr="00BE59F0">
              <w:rPr>
                <w:rStyle w:val="Hyperlink"/>
                <w:noProof/>
              </w:rPr>
              <w:t>Perumusan Masalah</w:t>
            </w:r>
            <w:r>
              <w:rPr>
                <w:noProof/>
                <w:webHidden/>
              </w:rPr>
              <w:tab/>
            </w:r>
            <w:r>
              <w:rPr>
                <w:noProof/>
                <w:webHidden/>
              </w:rPr>
              <w:fldChar w:fldCharType="begin"/>
            </w:r>
            <w:r>
              <w:rPr>
                <w:noProof/>
                <w:webHidden/>
              </w:rPr>
              <w:instrText xml:space="preserve"> PAGEREF _Toc233123373 \h </w:instrText>
            </w:r>
            <w:r>
              <w:rPr>
                <w:noProof/>
                <w:webHidden/>
              </w:rPr>
            </w:r>
            <w:r>
              <w:rPr>
                <w:noProof/>
                <w:webHidden/>
              </w:rPr>
              <w:fldChar w:fldCharType="separate"/>
            </w:r>
            <w:r w:rsidR="00B5559A">
              <w:rPr>
                <w:noProof/>
                <w:webHidden/>
              </w:rPr>
              <w:t>17</w:t>
            </w:r>
            <w:r>
              <w:rPr>
                <w:noProof/>
                <w:webHidden/>
              </w:rPr>
              <w:fldChar w:fldCharType="end"/>
            </w:r>
          </w:hyperlink>
        </w:p>
        <w:p w14:paraId="64B46375" w14:textId="405AD923" w:rsidR="00BD1EF4" w:rsidRDefault="00BD1EF4">
          <w:pPr>
            <w:pStyle w:val="TOC2"/>
            <w:tabs>
              <w:tab w:val="left" w:pos="960"/>
              <w:tab w:val="right" w:leader="dot" w:pos="9016"/>
            </w:tabs>
            <w:rPr>
              <w:rFonts w:eastAsiaTheme="minorEastAsia"/>
              <w:noProof/>
              <w:lang w:eastAsia="en-ID"/>
            </w:rPr>
          </w:pPr>
          <w:hyperlink w:anchor="_Toc233123374" w:history="1">
            <w:r w:rsidRPr="00BE59F0">
              <w:rPr>
                <w:rStyle w:val="Hyperlink"/>
                <w:noProof/>
              </w:rPr>
              <w:t>1.3</w:t>
            </w:r>
            <w:r>
              <w:rPr>
                <w:rFonts w:eastAsiaTheme="minorEastAsia"/>
                <w:noProof/>
                <w:lang w:eastAsia="en-ID"/>
              </w:rPr>
              <w:tab/>
            </w:r>
            <w:r w:rsidRPr="00BE59F0">
              <w:rPr>
                <w:rStyle w:val="Hyperlink"/>
                <w:noProof/>
              </w:rPr>
              <w:t>Tujuan Penelitian</w:t>
            </w:r>
            <w:r>
              <w:rPr>
                <w:noProof/>
                <w:webHidden/>
              </w:rPr>
              <w:tab/>
            </w:r>
            <w:r>
              <w:rPr>
                <w:noProof/>
                <w:webHidden/>
              </w:rPr>
              <w:fldChar w:fldCharType="begin"/>
            </w:r>
            <w:r>
              <w:rPr>
                <w:noProof/>
                <w:webHidden/>
              </w:rPr>
              <w:instrText xml:space="preserve"> PAGEREF _Toc233123374 \h </w:instrText>
            </w:r>
            <w:r>
              <w:rPr>
                <w:noProof/>
                <w:webHidden/>
              </w:rPr>
            </w:r>
            <w:r>
              <w:rPr>
                <w:noProof/>
                <w:webHidden/>
              </w:rPr>
              <w:fldChar w:fldCharType="separate"/>
            </w:r>
            <w:r w:rsidR="00B5559A">
              <w:rPr>
                <w:noProof/>
                <w:webHidden/>
              </w:rPr>
              <w:t>17</w:t>
            </w:r>
            <w:r>
              <w:rPr>
                <w:noProof/>
                <w:webHidden/>
              </w:rPr>
              <w:fldChar w:fldCharType="end"/>
            </w:r>
          </w:hyperlink>
        </w:p>
        <w:p w14:paraId="77587A9C" w14:textId="1EAC3799" w:rsidR="00BD1EF4" w:rsidRDefault="00BD1EF4">
          <w:pPr>
            <w:pStyle w:val="TOC2"/>
            <w:tabs>
              <w:tab w:val="left" w:pos="960"/>
              <w:tab w:val="right" w:leader="dot" w:pos="9016"/>
            </w:tabs>
            <w:rPr>
              <w:rFonts w:eastAsiaTheme="minorEastAsia"/>
              <w:noProof/>
              <w:lang w:eastAsia="en-ID"/>
            </w:rPr>
          </w:pPr>
          <w:hyperlink w:anchor="_Toc233123375" w:history="1">
            <w:r w:rsidRPr="00BE59F0">
              <w:rPr>
                <w:rStyle w:val="Hyperlink"/>
                <w:noProof/>
              </w:rPr>
              <w:t>1.4</w:t>
            </w:r>
            <w:r>
              <w:rPr>
                <w:rFonts w:eastAsiaTheme="minorEastAsia"/>
                <w:noProof/>
                <w:lang w:eastAsia="en-ID"/>
              </w:rPr>
              <w:tab/>
            </w:r>
            <w:r w:rsidRPr="00BE59F0">
              <w:rPr>
                <w:rStyle w:val="Hyperlink"/>
                <w:noProof/>
              </w:rPr>
              <w:t>Manfaat Penelitian</w:t>
            </w:r>
            <w:r>
              <w:rPr>
                <w:noProof/>
                <w:webHidden/>
              </w:rPr>
              <w:tab/>
            </w:r>
            <w:r>
              <w:rPr>
                <w:noProof/>
                <w:webHidden/>
              </w:rPr>
              <w:fldChar w:fldCharType="begin"/>
            </w:r>
            <w:r>
              <w:rPr>
                <w:noProof/>
                <w:webHidden/>
              </w:rPr>
              <w:instrText xml:space="preserve"> PAGEREF _Toc233123375 \h </w:instrText>
            </w:r>
            <w:r>
              <w:rPr>
                <w:noProof/>
                <w:webHidden/>
              </w:rPr>
            </w:r>
            <w:r>
              <w:rPr>
                <w:noProof/>
                <w:webHidden/>
              </w:rPr>
              <w:fldChar w:fldCharType="separate"/>
            </w:r>
            <w:r w:rsidR="00B5559A">
              <w:rPr>
                <w:noProof/>
                <w:webHidden/>
              </w:rPr>
              <w:t>18</w:t>
            </w:r>
            <w:r>
              <w:rPr>
                <w:noProof/>
                <w:webHidden/>
              </w:rPr>
              <w:fldChar w:fldCharType="end"/>
            </w:r>
          </w:hyperlink>
        </w:p>
        <w:p w14:paraId="18649D39" w14:textId="4BECA6C9" w:rsidR="00BD1EF4" w:rsidRDefault="00BD1EF4">
          <w:pPr>
            <w:pStyle w:val="TOC3"/>
            <w:tabs>
              <w:tab w:val="left" w:pos="1440"/>
              <w:tab w:val="right" w:leader="dot" w:pos="9016"/>
            </w:tabs>
            <w:rPr>
              <w:rFonts w:eastAsiaTheme="minorEastAsia"/>
              <w:noProof/>
              <w:lang w:eastAsia="en-ID"/>
            </w:rPr>
          </w:pPr>
          <w:hyperlink w:anchor="_Toc233123376" w:history="1">
            <w:r w:rsidRPr="00BE59F0">
              <w:rPr>
                <w:rStyle w:val="Hyperlink"/>
                <w:noProof/>
              </w:rPr>
              <w:t>1.4.1</w:t>
            </w:r>
            <w:r>
              <w:rPr>
                <w:rFonts w:eastAsiaTheme="minorEastAsia"/>
                <w:noProof/>
                <w:lang w:eastAsia="en-ID"/>
              </w:rPr>
              <w:tab/>
            </w:r>
            <w:r w:rsidRPr="00BE59F0">
              <w:rPr>
                <w:rStyle w:val="Hyperlink"/>
                <w:noProof/>
              </w:rPr>
              <w:t>Manfaat Subjektif</w:t>
            </w:r>
            <w:r>
              <w:rPr>
                <w:noProof/>
                <w:webHidden/>
              </w:rPr>
              <w:tab/>
            </w:r>
            <w:r>
              <w:rPr>
                <w:noProof/>
                <w:webHidden/>
              </w:rPr>
              <w:fldChar w:fldCharType="begin"/>
            </w:r>
            <w:r>
              <w:rPr>
                <w:noProof/>
                <w:webHidden/>
              </w:rPr>
              <w:instrText xml:space="preserve"> PAGEREF _Toc233123376 \h </w:instrText>
            </w:r>
            <w:r>
              <w:rPr>
                <w:noProof/>
                <w:webHidden/>
              </w:rPr>
            </w:r>
            <w:r>
              <w:rPr>
                <w:noProof/>
                <w:webHidden/>
              </w:rPr>
              <w:fldChar w:fldCharType="separate"/>
            </w:r>
            <w:r w:rsidR="00B5559A">
              <w:rPr>
                <w:noProof/>
                <w:webHidden/>
              </w:rPr>
              <w:t>18</w:t>
            </w:r>
            <w:r>
              <w:rPr>
                <w:noProof/>
                <w:webHidden/>
              </w:rPr>
              <w:fldChar w:fldCharType="end"/>
            </w:r>
          </w:hyperlink>
        </w:p>
        <w:p w14:paraId="66F05292" w14:textId="30DB9306" w:rsidR="00BD1EF4" w:rsidRDefault="00BD1EF4">
          <w:pPr>
            <w:pStyle w:val="TOC3"/>
            <w:tabs>
              <w:tab w:val="left" w:pos="1440"/>
              <w:tab w:val="right" w:leader="dot" w:pos="9016"/>
            </w:tabs>
            <w:rPr>
              <w:rFonts w:eastAsiaTheme="minorEastAsia"/>
              <w:noProof/>
              <w:lang w:eastAsia="en-ID"/>
            </w:rPr>
          </w:pPr>
          <w:hyperlink w:anchor="_Toc233123377" w:history="1">
            <w:r w:rsidRPr="00BE59F0">
              <w:rPr>
                <w:rStyle w:val="Hyperlink"/>
                <w:noProof/>
              </w:rPr>
              <w:t>1.4.2</w:t>
            </w:r>
            <w:r>
              <w:rPr>
                <w:rFonts w:eastAsiaTheme="minorEastAsia"/>
                <w:noProof/>
                <w:lang w:eastAsia="en-ID"/>
              </w:rPr>
              <w:tab/>
            </w:r>
            <w:r w:rsidRPr="00BE59F0">
              <w:rPr>
                <w:rStyle w:val="Hyperlink"/>
                <w:noProof/>
              </w:rPr>
              <w:t>Manfaat Objektif</w:t>
            </w:r>
            <w:r>
              <w:rPr>
                <w:noProof/>
                <w:webHidden/>
              </w:rPr>
              <w:tab/>
            </w:r>
            <w:r>
              <w:rPr>
                <w:noProof/>
                <w:webHidden/>
              </w:rPr>
              <w:fldChar w:fldCharType="begin"/>
            </w:r>
            <w:r>
              <w:rPr>
                <w:noProof/>
                <w:webHidden/>
              </w:rPr>
              <w:instrText xml:space="preserve"> PAGEREF _Toc233123377 \h </w:instrText>
            </w:r>
            <w:r>
              <w:rPr>
                <w:noProof/>
                <w:webHidden/>
              </w:rPr>
            </w:r>
            <w:r>
              <w:rPr>
                <w:noProof/>
                <w:webHidden/>
              </w:rPr>
              <w:fldChar w:fldCharType="separate"/>
            </w:r>
            <w:r w:rsidR="00B5559A">
              <w:rPr>
                <w:noProof/>
                <w:webHidden/>
              </w:rPr>
              <w:t>18</w:t>
            </w:r>
            <w:r>
              <w:rPr>
                <w:noProof/>
                <w:webHidden/>
              </w:rPr>
              <w:fldChar w:fldCharType="end"/>
            </w:r>
          </w:hyperlink>
        </w:p>
        <w:p w14:paraId="2C9C9417" w14:textId="7531DB4E" w:rsidR="00BD1EF4" w:rsidRDefault="00BD1EF4">
          <w:pPr>
            <w:pStyle w:val="TOC2"/>
            <w:tabs>
              <w:tab w:val="left" w:pos="960"/>
              <w:tab w:val="right" w:leader="dot" w:pos="9016"/>
            </w:tabs>
            <w:rPr>
              <w:rFonts w:eastAsiaTheme="minorEastAsia"/>
              <w:noProof/>
              <w:lang w:eastAsia="en-ID"/>
            </w:rPr>
          </w:pPr>
          <w:hyperlink w:anchor="_Toc233123378" w:history="1">
            <w:r w:rsidRPr="00BE59F0">
              <w:rPr>
                <w:rStyle w:val="Hyperlink"/>
                <w:noProof/>
              </w:rPr>
              <w:t>1.5</w:t>
            </w:r>
            <w:r>
              <w:rPr>
                <w:rFonts w:eastAsiaTheme="minorEastAsia"/>
                <w:noProof/>
                <w:lang w:eastAsia="en-ID"/>
              </w:rPr>
              <w:tab/>
            </w:r>
            <w:r w:rsidRPr="00BE59F0">
              <w:rPr>
                <w:rStyle w:val="Hyperlink"/>
                <w:noProof/>
              </w:rPr>
              <w:t>Ruang Lingkup Pembahasan</w:t>
            </w:r>
            <w:r>
              <w:rPr>
                <w:noProof/>
                <w:webHidden/>
              </w:rPr>
              <w:tab/>
            </w:r>
            <w:r>
              <w:rPr>
                <w:noProof/>
                <w:webHidden/>
              </w:rPr>
              <w:fldChar w:fldCharType="begin"/>
            </w:r>
            <w:r>
              <w:rPr>
                <w:noProof/>
                <w:webHidden/>
              </w:rPr>
              <w:instrText xml:space="preserve"> PAGEREF _Toc233123378 \h </w:instrText>
            </w:r>
            <w:r>
              <w:rPr>
                <w:noProof/>
                <w:webHidden/>
              </w:rPr>
            </w:r>
            <w:r>
              <w:rPr>
                <w:noProof/>
                <w:webHidden/>
              </w:rPr>
              <w:fldChar w:fldCharType="separate"/>
            </w:r>
            <w:r w:rsidR="00B5559A">
              <w:rPr>
                <w:noProof/>
                <w:webHidden/>
              </w:rPr>
              <w:t>18</w:t>
            </w:r>
            <w:r>
              <w:rPr>
                <w:noProof/>
                <w:webHidden/>
              </w:rPr>
              <w:fldChar w:fldCharType="end"/>
            </w:r>
          </w:hyperlink>
        </w:p>
        <w:p w14:paraId="0DEA0329" w14:textId="681DC829" w:rsidR="00BD1EF4" w:rsidRDefault="00BD1EF4">
          <w:pPr>
            <w:pStyle w:val="TOC2"/>
            <w:tabs>
              <w:tab w:val="left" w:pos="960"/>
              <w:tab w:val="right" w:leader="dot" w:pos="9016"/>
            </w:tabs>
            <w:rPr>
              <w:rFonts w:eastAsiaTheme="minorEastAsia"/>
              <w:noProof/>
              <w:lang w:eastAsia="en-ID"/>
            </w:rPr>
          </w:pPr>
          <w:hyperlink w:anchor="_Toc233123379" w:history="1">
            <w:r w:rsidRPr="00BE59F0">
              <w:rPr>
                <w:rStyle w:val="Hyperlink"/>
                <w:noProof/>
              </w:rPr>
              <w:t>1.6</w:t>
            </w:r>
            <w:r>
              <w:rPr>
                <w:rFonts w:eastAsiaTheme="minorEastAsia"/>
                <w:noProof/>
                <w:lang w:eastAsia="en-ID"/>
              </w:rPr>
              <w:tab/>
            </w:r>
            <w:r w:rsidRPr="00BE59F0">
              <w:rPr>
                <w:rStyle w:val="Hyperlink"/>
                <w:noProof/>
              </w:rPr>
              <w:t>Sistematika Penulisan</w:t>
            </w:r>
            <w:r>
              <w:rPr>
                <w:noProof/>
                <w:webHidden/>
              </w:rPr>
              <w:tab/>
            </w:r>
            <w:r>
              <w:rPr>
                <w:noProof/>
                <w:webHidden/>
              </w:rPr>
              <w:fldChar w:fldCharType="begin"/>
            </w:r>
            <w:r>
              <w:rPr>
                <w:noProof/>
                <w:webHidden/>
              </w:rPr>
              <w:instrText xml:space="preserve"> PAGEREF _Toc233123379 \h </w:instrText>
            </w:r>
            <w:r>
              <w:rPr>
                <w:noProof/>
                <w:webHidden/>
              </w:rPr>
            </w:r>
            <w:r>
              <w:rPr>
                <w:noProof/>
                <w:webHidden/>
              </w:rPr>
              <w:fldChar w:fldCharType="separate"/>
            </w:r>
            <w:r w:rsidR="00B5559A">
              <w:rPr>
                <w:noProof/>
                <w:webHidden/>
              </w:rPr>
              <w:t>20</w:t>
            </w:r>
            <w:r>
              <w:rPr>
                <w:noProof/>
                <w:webHidden/>
              </w:rPr>
              <w:fldChar w:fldCharType="end"/>
            </w:r>
          </w:hyperlink>
        </w:p>
        <w:p w14:paraId="6587F656" w14:textId="7700CC54" w:rsidR="00BD1EF4" w:rsidRDefault="00BD1EF4">
          <w:pPr>
            <w:pStyle w:val="TOC1"/>
            <w:rPr>
              <w:rFonts w:eastAsiaTheme="minorEastAsia"/>
              <w:b w:val="0"/>
              <w:bCs w:val="0"/>
              <w:lang w:eastAsia="en-ID"/>
            </w:rPr>
          </w:pPr>
          <w:hyperlink w:anchor="_Toc233123380" w:history="1">
            <w:r w:rsidRPr="00BE59F0">
              <w:rPr>
                <w:rStyle w:val="Hyperlink"/>
              </w:rPr>
              <w:t>BAB II</w:t>
            </w:r>
            <w:r>
              <w:rPr>
                <w:webHidden/>
              </w:rPr>
              <w:tab/>
            </w:r>
            <w:r>
              <w:rPr>
                <w:webHidden/>
              </w:rPr>
              <w:fldChar w:fldCharType="begin"/>
            </w:r>
            <w:r>
              <w:rPr>
                <w:webHidden/>
              </w:rPr>
              <w:instrText xml:space="preserve"> PAGEREF _Toc233123380 \h </w:instrText>
            </w:r>
            <w:r>
              <w:rPr>
                <w:webHidden/>
              </w:rPr>
            </w:r>
            <w:r>
              <w:rPr>
                <w:webHidden/>
              </w:rPr>
              <w:fldChar w:fldCharType="separate"/>
            </w:r>
            <w:r w:rsidR="00B5559A">
              <w:rPr>
                <w:webHidden/>
              </w:rPr>
              <w:t>22</w:t>
            </w:r>
            <w:r>
              <w:rPr>
                <w:webHidden/>
              </w:rPr>
              <w:fldChar w:fldCharType="end"/>
            </w:r>
          </w:hyperlink>
        </w:p>
        <w:p w14:paraId="2C023528" w14:textId="2E368BF4" w:rsidR="00BD1EF4" w:rsidRDefault="00BD1EF4">
          <w:pPr>
            <w:pStyle w:val="TOC2"/>
            <w:tabs>
              <w:tab w:val="left" w:pos="960"/>
              <w:tab w:val="right" w:leader="dot" w:pos="9016"/>
            </w:tabs>
            <w:rPr>
              <w:rFonts w:eastAsiaTheme="minorEastAsia"/>
              <w:noProof/>
              <w:lang w:eastAsia="en-ID"/>
            </w:rPr>
          </w:pPr>
          <w:hyperlink w:anchor="_Toc233123381" w:history="1">
            <w:r w:rsidRPr="00BE59F0">
              <w:rPr>
                <w:rStyle w:val="Hyperlink"/>
                <w:noProof/>
              </w:rPr>
              <w:t>2.1</w:t>
            </w:r>
            <w:r>
              <w:rPr>
                <w:rFonts w:eastAsiaTheme="minorEastAsia"/>
                <w:noProof/>
                <w:lang w:eastAsia="en-ID"/>
              </w:rPr>
              <w:tab/>
            </w:r>
            <w:r w:rsidRPr="00BE59F0">
              <w:rPr>
                <w:rStyle w:val="Hyperlink"/>
                <w:noProof/>
              </w:rPr>
              <w:t>Kerangka Teoritis</w:t>
            </w:r>
            <w:r>
              <w:rPr>
                <w:noProof/>
                <w:webHidden/>
              </w:rPr>
              <w:tab/>
            </w:r>
            <w:r>
              <w:rPr>
                <w:noProof/>
                <w:webHidden/>
              </w:rPr>
              <w:fldChar w:fldCharType="begin"/>
            </w:r>
            <w:r>
              <w:rPr>
                <w:noProof/>
                <w:webHidden/>
              </w:rPr>
              <w:instrText xml:space="preserve"> PAGEREF _Toc233123381 \h </w:instrText>
            </w:r>
            <w:r>
              <w:rPr>
                <w:noProof/>
                <w:webHidden/>
              </w:rPr>
            </w:r>
            <w:r>
              <w:rPr>
                <w:noProof/>
                <w:webHidden/>
              </w:rPr>
              <w:fldChar w:fldCharType="separate"/>
            </w:r>
            <w:r w:rsidR="00B5559A">
              <w:rPr>
                <w:noProof/>
                <w:webHidden/>
              </w:rPr>
              <w:t>22</w:t>
            </w:r>
            <w:r>
              <w:rPr>
                <w:noProof/>
                <w:webHidden/>
              </w:rPr>
              <w:fldChar w:fldCharType="end"/>
            </w:r>
          </w:hyperlink>
        </w:p>
        <w:p w14:paraId="6BBE194B" w14:textId="6CFD116A" w:rsidR="00BD1EF4" w:rsidRDefault="00BD1EF4">
          <w:pPr>
            <w:pStyle w:val="TOC3"/>
            <w:tabs>
              <w:tab w:val="right" w:leader="dot" w:pos="9016"/>
            </w:tabs>
            <w:rPr>
              <w:rFonts w:eastAsiaTheme="minorEastAsia"/>
              <w:noProof/>
              <w:lang w:eastAsia="en-ID"/>
            </w:rPr>
          </w:pPr>
          <w:hyperlink w:anchor="_Toc233123382" w:history="1">
            <w:r w:rsidRPr="00BE59F0">
              <w:rPr>
                <w:rStyle w:val="Hyperlink"/>
                <w:noProof/>
              </w:rPr>
              <w:t>2.1.1 E-Commerce dan Shopee</w:t>
            </w:r>
            <w:r>
              <w:rPr>
                <w:noProof/>
                <w:webHidden/>
              </w:rPr>
              <w:tab/>
            </w:r>
            <w:r>
              <w:rPr>
                <w:noProof/>
                <w:webHidden/>
              </w:rPr>
              <w:fldChar w:fldCharType="begin"/>
            </w:r>
            <w:r>
              <w:rPr>
                <w:noProof/>
                <w:webHidden/>
              </w:rPr>
              <w:instrText xml:space="preserve"> PAGEREF _Toc233123382 \h </w:instrText>
            </w:r>
            <w:r>
              <w:rPr>
                <w:noProof/>
                <w:webHidden/>
              </w:rPr>
            </w:r>
            <w:r>
              <w:rPr>
                <w:noProof/>
                <w:webHidden/>
              </w:rPr>
              <w:fldChar w:fldCharType="separate"/>
            </w:r>
            <w:r w:rsidR="00B5559A">
              <w:rPr>
                <w:noProof/>
                <w:webHidden/>
              </w:rPr>
              <w:t>22</w:t>
            </w:r>
            <w:r>
              <w:rPr>
                <w:noProof/>
                <w:webHidden/>
              </w:rPr>
              <w:fldChar w:fldCharType="end"/>
            </w:r>
          </w:hyperlink>
        </w:p>
        <w:p w14:paraId="76DD434F" w14:textId="038181FC" w:rsidR="00BD1EF4" w:rsidRDefault="00BD1EF4">
          <w:pPr>
            <w:pStyle w:val="TOC3"/>
            <w:tabs>
              <w:tab w:val="right" w:leader="dot" w:pos="9016"/>
            </w:tabs>
            <w:rPr>
              <w:rFonts w:eastAsiaTheme="minorEastAsia"/>
              <w:noProof/>
              <w:lang w:eastAsia="en-ID"/>
            </w:rPr>
          </w:pPr>
          <w:hyperlink w:anchor="_Toc233123383" w:history="1">
            <w:r w:rsidRPr="00BE59F0">
              <w:rPr>
                <w:rStyle w:val="Hyperlink"/>
                <w:noProof/>
              </w:rPr>
              <w:t>2.1.2 Natural Language Processing</w:t>
            </w:r>
            <w:r>
              <w:rPr>
                <w:noProof/>
                <w:webHidden/>
              </w:rPr>
              <w:tab/>
            </w:r>
            <w:r>
              <w:rPr>
                <w:noProof/>
                <w:webHidden/>
              </w:rPr>
              <w:fldChar w:fldCharType="begin"/>
            </w:r>
            <w:r>
              <w:rPr>
                <w:noProof/>
                <w:webHidden/>
              </w:rPr>
              <w:instrText xml:space="preserve"> PAGEREF _Toc233123383 \h </w:instrText>
            </w:r>
            <w:r>
              <w:rPr>
                <w:noProof/>
                <w:webHidden/>
              </w:rPr>
            </w:r>
            <w:r>
              <w:rPr>
                <w:noProof/>
                <w:webHidden/>
              </w:rPr>
              <w:fldChar w:fldCharType="separate"/>
            </w:r>
            <w:r w:rsidR="00B5559A">
              <w:rPr>
                <w:noProof/>
                <w:webHidden/>
              </w:rPr>
              <w:t>23</w:t>
            </w:r>
            <w:r>
              <w:rPr>
                <w:noProof/>
                <w:webHidden/>
              </w:rPr>
              <w:fldChar w:fldCharType="end"/>
            </w:r>
          </w:hyperlink>
        </w:p>
        <w:p w14:paraId="216C31A6" w14:textId="318FE669" w:rsidR="00BD1EF4" w:rsidRDefault="00BD1EF4">
          <w:pPr>
            <w:pStyle w:val="TOC3"/>
            <w:tabs>
              <w:tab w:val="right" w:leader="dot" w:pos="9016"/>
            </w:tabs>
            <w:rPr>
              <w:rFonts w:eastAsiaTheme="minorEastAsia"/>
              <w:noProof/>
              <w:lang w:eastAsia="en-ID"/>
            </w:rPr>
          </w:pPr>
          <w:hyperlink w:anchor="_Toc233123384" w:history="1">
            <w:r w:rsidRPr="00BE59F0">
              <w:rPr>
                <w:rStyle w:val="Hyperlink"/>
                <w:noProof/>
              </w:rPr>
              <w:t>2.1.3 Large Language Model (LLM)</w:t>
            </w:r>
            <w:r>
              <w:rPr>
                <w:noProof/>
                <w:webHidden/>
              </w:rPr>
              <w:tab/>
            </w:r>
            <w:r>
              <w:rPr>
                <w:noProof/>
                <w:webHidden/>
              </w:rPr>
              <w:fldChar w:fldCharType="begin"/>
            </w:r>
            <w:r>
              <w:rPr>
                <w:noProof/>
                <w:webHidden/>
              </w:rPr>
              <w:instrText xml:space="preserve"> PAGEREF _Toc233123384 \h </w:instrText>
            </w:r>
            <w:r>
              <w:rPr>
                <w:noProof/>
                <w:webHidden/>
              </w:rPr>
            </w:r>
            <w:r>
              <w:rPr>
                <w:noProof/>
                <w:webHidden/>
              </w:rPr>
              <w:fldChar w:fldCharType="separate"/>
            </w:r>
            <w:r w:rsidR="00B5559A">
              <w:rPr>
                <w:noProof/>
                <w:webHidden/>
              </w:rPr>
              <w:t>24</w:t>
            </w:r>
            <w:r>
              <w:rPr>
                <w:noProof/>
                <w:webHidden/>
              </w:rPr>
              <w:fldChar w:fldCharType="end"/>
            </w:r>
          </w:hyperlink>
        </w:p>
        <w:p w14:paraId="4EB98233" w14:textId="2021164F" w:rsidR="00BD1EF4" w:rsidRDefault="00BD1EF4">
          <w:pPr>
            <w:pStyle w:val="TOC3"/>
            <w:tabs>
              <w:tab w:val="right" w:leader="dot" w:pos="9016"/>
            </w:tabs>
            <w:rPr>
              <w:rFonts w:eastAsiaTheme="minorEastAsia"/>
              <w:noProof/>
              <w:lang w:eastAsia="en-ID"/>
            </w:rPr>
          </w:pPr>
          <w:hyperlink w:anchor="_Toc233123385" w:history="1">
            <w:r w:rsidRPr="00BE59F0">
              <w:rPr>
                <w:rStyle w:val="Hyperlink"/>
                <w:noProof/>
              </w:rPr>
              <w:t>2.1.4 Embedding</w:t>
            </w:r>
            <w:r>
              <w:rPr>
                <w:noProof/>
                <w:webHidden/>
              </w:rPr>
              <w:tab/>
            </w:r>
            <w:r>
              <w:rPr>
                <w:noProof/>
                <w:webHidden/>
              </w:rPr>
              <w:fldChar w:fldCharType="begin"/>
            </w:r>
            <w:r>
              <w:rPr>
                <w:noProof/>
                <w:webHidden/>
              </w:rPr>
              <w:instrText xml:space="preserve"> PAGEREF _Toc233123385 \h </w:instrText>
            </w:r>
            <w:r>
              <w:rPr>
                <w:noProof/>
                <w:webHidden/>
              </w:rPr>
            </w:r>
            <w:r>
              <w:rPr>
                <w:noProof/>
                <w:webHidden/>
              </w:rPr>
              <w:fldChar w:fldCharType="separate"/>
            </w:r>
            <w:r w:rsidR="00B5559A">
              <w:rPr>
                <w:noProof/>
                <w:webHidden/>
              </w:rPr>
              <w:t>24</w:t>
            </w:r>
            <w:r>
              <w:rPr>
                <w:noProof/>
                <w:webHidden/>
              </w:rPr>
              <w:fldChar w:fldCharType="end"/>
            </w:r>
          </w:hyperlink>
        </w:p>
        <w:p w14:paraId="3DC4B0A6" w14:textId="14B9DFF7" w:rsidR="00BD1EF4" w:rsidRDefault="00BD1EF4">
          <w:pPr>
            <w:pStyle w:val="TOC3"/>
            <w:tabs>
              <w:tab w:val="right" w:leader="dot" w:pos="9016"/>
            </w:tabs>
            <w:rPr>
              <w:rFonts w:eastAsiaTheme="minorEastAsia"/>
              <w:noProof/>
              <w:lang w:eastAsia="en-ID"/>
            </w:rPr>
          </w:pPr>
          <w:hyperlink w:anchor="_Toc233123386" w:history="1">
            <w:r w:rsidRPr="00BE59F0">
              <w:rPr>
                <w:rStyle w:val="Hyperlink"/>
                <w:noProof/>
              </w:rPr>
              <w:t>2.1.5 Vector Database</w:t>
            </w:r>
            <w:r>
              <w:rPr>
                <w:noProof/>
                <w:webHidden/>
              </w:rPr>
              <w:tab/>
            </w:r>
            <w:r>
              <w:rPr>
                <w:noProof/>
                <w:webHidden/>
              </w:rPr>
              <w:fldChar w:fldCharType="begin"/>
            </w:r>
            <w:r>
              <w:rPr>
                <w:noProof/>
                <w:webHidden/>
              </w:rPr>
              <w:instrText xml:space="preserve"> PAGEREF _Toc233123386 \h </w:instrText>
            </w:r>
            <w:r>
              <w:rPr>
                <w:noProof/>
                <w:webHidden/>
              </w:rPr>
            </w:r>
            <w:r>
              <w:rPr>
                <w:noProof/>
                <w:webHidden/>
              </w:rPr>
              <w:fldChar w:fldCharType="separate"/>
            </w:r>
            <w:r w:rsidR="00B5559A">
              <w:rPr>
                <w:noProof/>
                <w:webHidden/>
              </w:rPr>
              <w:t>25</w:t>
            </w:r>
            <w:r>
              <w:rPr>
                <w:noProof/>
                <w:webHidden/>
              </w:rPr>
              <w:fldChar w:fldCharType="end"/>
            </w:r>
          </w:hyperlink>
        </w:p>
        <w:p w14:paraId="3DB9AD24" w14:textId="062D71A5" w:rsidR="00BD1EF4" w:rsidRDefault="00BD1EF4">
          <w:pPr>
            <w:pStyle w:val="TOC3"/>
            <w:tabs>
              <w:tab w:val="right" w:leader="dot" w:pos="9016"/>
            </w:tabs>
            <w:rPr>
              <w:rFonts w:eastAsiaTheme="minorEastAsia"/>
              <w:noProof/>
              <w:lang w:eastAsia="en-ID"/>
            </w:rPr>
          </w:pPr>
          <w:hyperlink w:anchor="_Toc233123387" w:history="1">
            <w:r w:rsidRPr="00BE59F0">
              <w:rPr>
                <w:rStyle w:val="Hyperlink"/>
                <w:noProof/>
              </w:rPr>
              <w:t>2.1.6 Retrieval-Augmented Generation (RAG)</w:t>
            </w:r>
            <w:r>
              <w:rPr>
                <w:noProof/>
                <w:webHidden/>
              </w:rPr>
              <w:tab/>
            </w:r>
            <w:r>
              <w:rPr>
                <w:noProof/>
                <w:webHidden/>
              </w:rPr>
              <w:fldChar w:fldCharType="begin"/>
            </w:r>
            <w:r>
              <w:rPr>
                <w:noProof/>
                <w:webHidden/>
              </w:rPr>
              <w:instrText xml:space="preserve"> PAGEREF _Toc233123387 \h </w:instrText>
            </w:r>
            <w:r>
              <w:rPr>
                <w:noProof/>
                <w:webHidden/>
              </w:rPr>
            </w:r>
            <w:r>
              <w:rPr>
                <w:noProof/>
                <w:webHidden/>
              </w:rPr>
              <w:fldChar w:fldCharType="separate"/>
            </w:r>
            <w:r w:rsidR="00B5559A">
              <w:rPr>
                <w:noProof/>
                <w:webHidden/>
              </w:rPr>
              <w:t>26</w:t>
            </w:r>
            <w:r>
              <w:rPr>
                <w:noProof/>
                <w:webHidden/>
              </w:rPr>
              <w:fldChar w:fldCharType="end"/>
            </w:r>
          </w:hyperlink>
        </w:p>
        <w:p w14:paraId="173419F1" w14:textId="3AEC5F61" w:rsidR="00BD1EF4" w:rsidRDefault="00BD1EF4">
          <w:pPr>
            <w:pStyle w:val="TOC3"/>
            <w:tabs>
              <w:tab w:val="right" w:leader="dot" w:pos="9016"/>
            </w:tabs>
            <w:rPr>
              <w:rFonts w:eastAsiaTheme="minorEastAsia"/>
              <w:noProof/>
              <w:lang w:eastAsia="en-ID"/>
            </w:rPr>
          </w:pPr>
          <w:hyperlink w:anchor="_Toc233123388" w:history="1">
            <w:r w:rsidRPr="00BE59F0">
              <w:rPr>
                <w:rStyle w:val="Hyperlink"/>
                <w:noProof/>
              </w:rPr>
              <w:t>2.1.7 RAGAS</w:t>
            </w:r>
            <w:r>
              <w:rPr>
                <w:noProof/>
                <w:webHidden/>
              </w:rPr>
              <w:tab/>
            </w:r>
            <w:r>
              <w:rPr>
                <w:noProof/>
                <w:webHidden/>
              </w:rPr>
              <w:fldChar w:fldCharType="begin"/>
            </w:r>
            <w:r>
              <w:rPr>
                <w:noProof/>
                <w:webHidden/>
              </w:rPr>
              <w:instrText xml:space="preserve"> PAGEREF _Toc233123388 \h </w:instrText>
            </w:r>
            <w:r>
              <w:rPr>
                <w:noProof/>
                <w:webHidden/>
              </w:rPr>
            </w:r>
            <w:r>
              <w:rPr>
                <w:noProof/>
                <w:webHidden/>
              </w:rPr>
              <w:fldChar w:fldCharType="separate"/>
            </w:r>
            <w:r w:rsidR="00B5559A">
              <w:rPr>
                <w:noProof/>
                <w:webHidden/>
              </w:rPr>
              <w:t>27</w:t>
            </w:r>
            <w:r>
              <w:rPr>
                <w:noProof/>
                <w:webHidden/>
              </w:rPr>
              <w:fldChar w:fldCharType="end"/>
            </w:r>
          </w:hyperlink>
        </w:p>
        <w:p w14:paraId="44D4008D" w14:textId="76AF8B55" w:rsidR="00BD1EF4" w:rsidRDefault="00BD1EF4">
          <w:pPr>
            <w:pStyle w:val="TOC3"/>
            <w:tabs>
              <w:tab w:val="right" w:leader="dot" w:pos="9016"/>
            </w:tabs>
            <w:rPr>
              <w:rFonts w:eastAsiaTheme="minorEastAsia"/>
              <w:noProof/>
              <w:lang w:eastAsia="en-ID"/>
            </w:rPr>
          </w:pPr>
          <w:hyperlink w:anchor="_Toc233123389" w:history="1">
            <w:r w:rsidRPr="00BE59F0">
              <w:rPr>
                <w:rStyle w:val="Hyperlink"/>
                <w:noProof/>
              </w:rPr>
              <w:t>2.1.8 OpenRouter</w:t>
            </w:r>
            <w:r>
              <w:rPr>
                <w:noProof/>
                <w:webHidden/>
              </w:rPr>
              <w:tab/>
            </w:r>
            <w:r>
              <w:rPr>
                <w:noProof/>
                <w:webHidden/>
              </w:rPr>
              <w:fldChar w:fldCharType="begin"/>
            </w:r>
            <w:r>
              <w:rPr>
                <w:noProof/>
                <w:webHidden/>
              </w:rPr>
              <w:instrText xml:space="preserve"> PAGEREF _Toc233123389 \h </w:instrText>
            </w:r>
            <w:r>
              <w:rPr>
                <w:noProof/>
                <w:webHidden/>
              </w:rPr>
            </w:r>
            <w:r>
              <w:rPr>
                <w:noProof/>
                <w:webHidden/>
              </w:rPr>
              <w:fldChar w:fldCharType="separate"/>
            </w:r>
            <w:r w:rsidR="00B5559A">
              <w:rPr>
                <w:noProof/>
                <w:webHidden/>
              </w:rPr>
              <w:t>27</w:t>
            </w:r>
            <w:r>
              <w:rPr>
                <w:noProof/>
                <w:webHidden/>
              </w:rPr>
              <w:fldChar w:fldCharType="end"/>
            </w:r>
          </w:hyperlink>
        </w:p>
        <w:p w14:paraId="1425FE70" w14:textId="0D335398" w:rsidR="00BD1EF4" w:rsidRDefault="00BD1EF4">
          <w:pPr>
            <w:pStyle w:val="TOC2"/>
            <w:tabs>
              <w:tab w:val="left" w:pos="960"/>
              <w:tab w:val="right" w:leader="dot" w:pos="9016"/>
            </w:tabs>
            <w:rPr>
              <w:rFonts w:eastAsiaTheme="minorEastAsia"/>
              <w:noProof/>
              <w:lang w:eastAsia="en-ID"/>
            </w:rPr>
          </w:pPr>
          <w:hyperlink w:anchor="_Toc233123390" w:history="1">
            <w:r w:rsidRPr="00BE59F0">
              <w:rPr>
                <w:rStyle w:val="Hyperlink"/>
                <w:noProof/>
                <w:lang w:eastAsia="en-ID"/>
              </w:rPr>
              <w:t>2.2</w:t>
            </w:r>
            <w:r>
              <w:rPr>
                <w:rFonts w:eastAsiaTheme="minorEastAsia"/>
                <w:noProof/>
                <w:lang w:eastAsia="en-ID"/>
              </w:rPr>
              <w:tab/>
            </w:r>
            <w:r w:rsidRPr="00BE59F0">
              <w:rPr>
                <w:rStyle w:val="Hyperlink"/>
                <w:noProof/>
                <w:lang w:eastAsia="en-ID"/>
              </w:rPr>
              <w:t>Studi Preseden</w:t>
            </w:r>
            <w:r>
              <w:rPr>
                <w:noProof/>
                <w:webHidden/>
              </w:rPr>
              <w:tab/>
            </w:r>
            <w:r>
              <w:rPr>
                <w:noProof/>
                <w:webHidden/>
              </w:rPr>
              <w:fldChar w:fldCharType="begin"/>
            </w:r>
            <w:r>
              <w:rPr>
                <w:noProof/>
                <w:webHidden/>
              </w:rPr>
              <w:instrText xml:space="preserve"> PAGEREF _Toc233123390 \h </w:instrText>
            </w:r>
            <w:r>
              <w:rPr>
                <w:noProof/>
                <w:webHidden/>
              </w:rPr>
            </w:r>
            <w:r>
              <w:rPr>
                <w:noProof/>
                <w:webHidden/>
              </w:rPr>
              <w:fldChar w:fldCharType="separate"/>
            </w:r>
            <w:r w:rsidR="00B5559A">
              <w:rPr>
                <w:noProof/>
                <w:webHidden/>
              </w:rPr>
              <w:t>29</w:t>
            </w:r>
            <w:r>
              <w:rPr>
                <w:noProof/>
                <w:webHidden/>
              </w:rPr>
              <w:fldChar w:fldCharType="end"/>
            </w:r>
          </w:hyperlink>
        </w:p>
        <w:p w14:paraId="109EC0AB" w14:textId="2BAE6984" w:rsidR="00BD1EF4" w:rsidRDefault="00BD1EF4">
          <w:pPr>
            <w:pStyle w:val="TOC1"/>
            <w:rPr>
              <w:rFonts w:eastAsiaTheme="minorEastAsia"/>
              <w:b w:val="0"/>
              <w:bCs w:val="0"/>
              <w:lang w:eastAsia="en-ID"/>
            </w:rPr>
          </w:pPr>
          <w:hyperlink w:anchor="_Toc233123391" w:history="1">
            <w:r w:rsidRPr="00BE59F0">
              <w:rPr>
                <w:rStyle w:val="Hyperlink"/>
              </w:rPr>
              <w:t>BAB III</w:t>
            </w:r>
            <w:r>
              <w:rPr>
                <w:webHidden/>
              </w:rPr>
              <w:tab/>
            </w:r>
            <w:r>
              <w:rPr>
                <w:webHidden/>
              </w:rPr>
              <w:fldChar w:fldCharType="begin"/>
            </w:r>
            <w:r>
              <w:rPr>
                <w:webHidden/>
              </w:rPr>
              <w:instrText xml:space="preserve"> PAGEREF _Toc233123391 \h </w:instrText>
            </w:r>
            <w:r>
              <w:rPr>
                <w:webHidden/>
              </w:rPr>
            </w:r>
            <w:r>
              <w:rPr>
                <w:webHidden/>
              </w:rPr>
              <w:fldChar w:fldCharType="separate"/>
            </w:r>
            <w:r w:rsidR="00B5559A">
              <w:rPr>
                <w:webHidden/>
              </w:rPr>
              <w:t>32</w:t>
            </w:r>
            <w:r>
              <w:rPr>
                <w:webHidden/>
              </w:rPr>
              <w:fldChar w:fldCharType="end"/>
            </w:r>
          </w:hyperlink>
        </w:p>
        <w:p w14:paraId="35521984" w14:textId="6EFFE214" w:rsidR="00BD1EF4" w:rsidRDefault="00BD1EF4">
          <w:pPr>
            <w:pStyle w:val="TOC2"/>
            <w:tabs>
              <w:tab w:val="left" w:pos="960"/>
              <w:tab w:val="right" w:leader="dot" w:pos="9016"/>
            </w:tabs>
            <w:rPr>
              <w:rFonts w:eastAsiaTheme="minorEastAsia"/>
              <w:noProof/>
              <w:lang w:eastAsia="en-ID"/>
            </w:rPr>
          </w:pPr>
          <w:hyperlink w:anchor="_Toc233123392" w:history="1">
            <w:r w:rsidRPr="00BE59F0">
              <w:rPr>
                <w:rStyle w:val="Hyperlink"/>
                <w:noProof/>
              </w:rPr>
              <w:t>3.1</w:t>
            </w:r>
            <w:r>
              <w:rPr>
                <w:rFonts w:eastAsiaTheme="minorEastAsia"/>
                <w:noProof/>
                <w:lang w:eastAsia="en-ID"/>
              </w:rPr>
              <w:tab/>
            </w:r>
            <w:r w:rsidRPr="00BE59F0">
              <w:rPr>
                <w:rStyle w:val="Hyperlink"/>
                <w:noProof/>
              </w:rPr>
              <w:t>Kerangka Kerja Penelitian</w:t>
            </w:r>
            <w:r>
              <w:rPr>
                <w:noProof/>
                <w:webHidden/>
              </w:rPr>
              <w:tab/>
            </w:r>
            <w:r>
              <w:rPr>
                <w:noProof/>
                <w:webHidden/>
              </w:rPr>
              <w:fldChar w:fldCharType="begin"/>
            </w:r>
            <w:r>
              <w:rPr>
                <w:noProof/>
                <w:webHidden/>
              </w:rPr>
              <w:instrText xml:space="preserve"> PAGEREF _Toc233123392 \h </w:instrText>
            </w:r>
            <w:r>
              <w:rPr>
                <w:noProof/>
                <w:webHidden/>
              </w:rPr>
            </w:r>
            <w:r>
              <w:rPr>
                <w:noProof/>
                <w:webHidden/>
              </w:rPr>
              <w:fldChar w:fldCharType="separate"/>
            </w:r>
            <w:r w:rsidR="00B5559A">
              <w:rPr>
                <w:noProof/>
                <w:webHidden/>
              </w:rPr>
              <w:t>32</w:t>
            </w:r>
            <w:r>
              <w:rPr>
                <w:noProof/>
                <w:webHidden/>
              </w:rPr>
              <w:fldChar w:fldCharType="end"/>
            </w:r>
          </w:hyperlink>
        </w:p>
        <w:p w14:paraId="29A9BC0A" w14:textId="609BEBAA" w:rsidR="00BD1EF4" w:rsidRDefault="00BD1EF4">
          <w:pPr>
            <w:pStyle w:val="TOC2"/>
            <w:tabs>
              <w:tab w:val="left" w:pos="960"/>
              <w:tab w:val="right" w:leader="dot" w:pos="9016"/>
            </w:tabs>
            <w:rPr>
              <w:rFonts w:eastAsiaTheme="minorEastAsia"/>
              <w:noProof/>
              <w:lang w:eastAsia="en-ID"/>
            </w:rPr>
          </w:pPr>
          <w:hyperlink w:anchor="_Toc233123393" w:history="1">
            <w:r w:rsidRPr="00BE59F0">
              <w:rPr>
                <w:rStyle w:val="Hyperlink"/>
                <w:noProof/>
              </w:rPr>
              <w:t>3.2</w:t>
            </w:r>
            <w:r>
              <w:rPr>
                <w:rFonts w:eastAsiaTheme="minorEastAsia"/>
                <w:noProof/>
                <w:lang w:eastAsia="en-ID"/>
              </w:rPr>
              <w:tab/>
            </w:r>
            <w:r w:rsidRPr="00BE59F0">
              <w:rPr>
                <w:rStyle w:val="Hyperlink"/>
                <w:noProof/>
              </w:rPr>
              <w:t>Metode Penelitian</w:t>
            </w:r>
            <w:r>
              <w:rPr>
                <w:noProof/>
                <w:webHidden/>
              </w:rPr>
              <w:tab/>
            </w:r>
            <w:r>
              <w:rPr>
                <w:noProof/>
                <w:webHidden/>
              </w:rPr>
              <w:fldChar w:fldCharType="begin"/>
            </w:r>
            <w:r>
              <w:rPr>
                <w:noProof/>
                <w:webHidden/>
              </w:rPr>
              <w:instrText xml:space="preserve"> PAGEREF _Toc233123393 \h </w:instrText>
            </w:r>
            <w:r>
              <w:rPr>
                <w:noProof/>
                <w:webHidden/>
              </w:rPr>
            </w:r>
            <w:r>
              <w:rPr>
                <w:noProof/>
                <w:webHidden/>
              </w:rPr>
              <w:fldChar w:fldCharType="separate"/>
            </w:r>
            <w:r w:rsidR="00B5559A">
              <w:rPr>
                <w:noProof/>
                <w:webHidden/>
              </w:rPr>
              <w:t>35</w:t>
            </w:r>
            <w:r>
              <w:rPr>
                <w:noProof/>
                <w:webHidden/>
              </w:rPr>
              <w:fldChar w:fldCharType="end"/>
            </w:r>
          </w:hyperlink>
        </w:p>
        <w:p w14:paraId="6F9F925D" w14:textId="5BC3982F" w:rsidR="00BD1EF4" w:rsidRDefault="00BD1EF4">
          <w:pPr>
            <w:pStyle w:val="TOC3"/>
            <w:tabs>
              <w:tab w:val="left" w:pos="1440"/>
              <w:tab w:val="right" w:leader="dot" w:pos="9016"/>
            </w:tabs>
            <w:rPr>
              <w:rFonts w:eastAsiaTheme="minorEastAsia"/>
              <w:noProof/>
              <w:lang w:eastAsia="en-ID"/>
            </w:rPr>
          </w:pPr>
          <w:hyperlink w:anchor="_Toc233123394" w:history="1">
            <w:r w:rsidRPr="00BE59F0">
              <w:rPr>
                <w:rStyle w:val="Hyperlink"/>
                <w:noProof/>
              </w:rPr>
              <w:t>3.2.1</w:t>
            </w:r>
            <w:r>
              <w:rPr>
                <w:rFonts w:eastAsiaTheme="minorEastAsia"/>
                <w:noProof/>
                <w:lang w:eastAsia="en-ID"/>
              </w:rPr>
              <w:tab/>
            </w:r>
            <w:r w:rsidRPr="00BE59F0">
              <w:rPr>
                <w:rStyle w:val="Hyperlink"/>
                <w:noProof/>
              </w:rPr>
              <w:t>Metode Pengumpulan Data</w:t>
            </w:r>
            <w:r>
              <w:rPr>
                <w:noProof/>
                <w:webHidden/>
              </w:rPr>
              <w:tab/>
            </w:r>
            <w:r>
              <w:rPr>
                <w:noProof/>
                <w:webHidden/>
              </w:rPr>
              <w:fldChar w:fldCharType="begin"/>
            </w:r>
            <w:r>
              <w:rPr>
                <w:noProof/>
                <w:webHidden/>
              </w:rPr>
              <w:instrText xml:space="preserve"> PAGEREF _Toc233123394 \h </w:instrText>
            </w:r>
            <w:r>
              <w:rPr>
                <w:noProof/>
                <w:webHidden/>
              </w:rPr>
            </w:r>
            <w:r>
              <w:rPr>
                <w:noProof/>
                <w:webHidden/>
              </w:rPr>
              <w:fldChar w:fldCharType="separate"/>
            </w:r>
            <w:r w:rsidR="00B5559A">
              <w:rPr>
                <w:noProof/>
                <w:webHidden/>
              </w:rPr>
              <w:t>35</w:t>
            </w:r>
            <w:r>
              <w:rPr>
                <w:noProof/>
                <w:webHidden/>
              </w:rPr>
              <w:fldChar w:fldCharType="end"/>
            </w:r>
          </w:hyperlink>
        </w:p>
        <w:p w14:paraId="57BEE59B" w14:textId="42761D47" w:rsidR="00BD1EF4" w:rsidRDefault="00BD1EF4">
          <w:pPr>
            <w:pStyle w:val="TOC3"/>
            <w:tabs>
              <w:tab w:val="left" w:pos="1440"/>
              <w:tab w:val="right" w:leader="dot" w:pos="9016"/>
            </w:tabs>
            <w:rPr>
              <w:rFonts w:eastAsiaTheme="minorEastAsia"/>
              <w:noProof/>
              <w:lang w:eastAsia="en-ID"/>
            </w:rPr>
          </w:pPr>
          <w:hyperlink w:anchor="_Toc233123395" w:history="1">
            <w:r w:rsidRPr="00BE59F0">
              <w:rPr>
                <w:rStyle w:val="Hyperlink"/>
                <w:noProof/>
              </w:rPr>
              <w:t>3.2.2</w:t>
            </w:r>
            <w:r>
              <w:rPr>
                <w:rFonts w:eastAsiaTheme="minorEastAsia"/>
                <w:noProof/>
                <w:lang w:eastAsia="en-ID"/>
              </w:rPr>
              <w:tab/>
            </w:r>
            <w:r w:rsidRPr="00BE59F0">
              <w:rPr>
                <w:rStyle w:val="Hyperlink"/>
                <w:noProof/>
              </w:rPr>
              <w:t>Metode Analisis Data</w:t>
            </w:r>
            <w:r>
              <w:rPr>
                <w:noProof/>
                <w:webHidden/>
              </w:rPr>
              <w:tab/>
            </w:r>
            <w:r>
              <w:rPr>
                <w:noProof/>
                <w:webHidden/>
              </w:rPr>
              <w:fldChar w:fldCharType="begin"/>
            </w:r>
            <w:r>
              <w:rPr>
                <w:noProof/>
                <w:webHidden/>
              </w:rPr>
              <w:instrText xml:space="preserve"> PAGEREF _Toc233123395 \h </w:instrText>
            </w:r>
            <w:r>
              <w:rPr>
                <w:noProof/>
                <w:webHidden/>
              </w:rPr>
            </w:r>
            <w:r>
              <w:rPr>
                <w:noProof/>
                <w:webHidden/>
              </w:rPr>
              <w:fldChar w:fldCharType="separate"/>
            </w:r>
            <w:r w:rsidR="00B5559A">
              <w:rPr>
                <w:noProof/>
                <w:webHidden/>
              </w:rPr>
              <w:t>35</w:t>
            </w:r>
            <w:r>
              <w:rPr>
                <w:noProof/>
                <w:webHidden/>
              </w:rPr>
              <w:fldChar w:fldCharType="end"/>
            </w:r>
          </w:hyperlink>
        </w:p>
        <w:p w14:paraId="517B53D5" w14:textId="7013700B" w:rsidR="00BD1EF4" w:rsidRDefault="00BD1EF4">
          <w:pPr>
            <w:pStyle w:val="TOC3"/>
            <w:tabs>
              <w:tab w:val="left" w:pos="1440"/>
              <w:tab w:val="right" w:leader="dot" w:pos="9016"/>
            </w:tabs>
            <w:rPr>
              <w:rFonts w:eastAsiaTheme="minorEastAsia"/>
              <w:noProof/>
              <w:lang w:eastAsia="en-ID"/>
            </w:rPr>
          </w:pPr>
          <w:hyperlink w:anchor="_Toc233123396" w:history="1">
            <w:r w:rsidRPr="00BE59F0">
              <w:rPr>
                <w:rStyle w:val="Hyperlink"/>
                <w:noProof/>
              </w:rPr>
              <w:t>3.2.3</w:t>
            </w:r>
            <w:r>
              <w:rPr>
                <w:rFonts w:eastAsiaTheme="minorEastAsia"/>
                <w:noProof/>
                <w:lang w:eastAsia="en-ID"/>
              </w:rPr>
              <w:tab/>
            </w:r>
            <w:r w:rsidRPr="00BE59F0">
              <w:rPr>
                <w:rStyle w:val="Hyperlink"/>
                <w:noProof/>
              </w:rPr>
              <w:t>Metode Pengolahan Data</w:t>
            </w:r>
            <w:r>
              <w:rPr>
                <w:noProof/>
                <w:webHidden/>
              </w:rPr>
              <w:tab/>
            </w:r>
            <w:r>
              <w:rPr>
                <w:noProof/>
                <w:webHidden/>
              </w:rPr>
              <w:fldChar w:fldCharType="begin"/>
            </w:r>
            <w:r>
              <w:rPr>
                <w:noProof/>
                <w:webHidden/>
              </w:rPr>
              <w:instrText xml:space="preserve"> PAGEREF _Toc233123396 \h </w:instrText>
            </w:r>
            <w:r>
              <w:rPr>
                <w:noProof/>
                <w:webHidden/>
              </w:rPr>
            </w:r>
            <w:r>
              <w:rPr>
                <w:noProof/>
                <w:webHidden/>
              </w:rPr>
              <w:fldChar w:fldCharType="separate"/>
            </w:r>
            <w:r w:rsidR="00B5559A">
              <w:rPr>
                <w:noProof/>
                <w:webHidden/>
              </w:rPr>
              <w:t>36</w:t>
            </w:r>
            <w:r>
              <w:rPr>
                <w:noProof/>
                <w:webHidden/>
              </w:rPr>
              <w:fldChar w:fldCharType="end"/>
            </w:r>
          </w:hyperlink>
        </w:p>
        <w:p w14:paraId="034BFB22" w14:textId="5FDE76C3" w:rsidR="00BD1EF4" w:rsidRDefault="00BD1EF4">
          <w:pPr>
            <w:pStyle w:val="TOC2"/>
            <w:tabs>
              <w:tab w:val="left" w:pos="960"/>
              <w:tab w:val="right" w:leader="dot" w:pos="9016"/>
            </w:tabs>
            <w:rPr>
              <w:rFonts w:eastAsiaTheme="minorEastAsia"/>
              <w:noProof/>
              <w:lang w:eastAsia="en-ID"/>
            </w:rPr>
          </w:pPr>
          <w:hyperlink w:anchor="_Toc233123397" w:history="1">
            <w:r w:rsidRPr="00BE59F0">
              <w:rPr>
                <w:rStyle w:val="Hyperlink"/>
                <w:noProof/>
                <w:lang w:eastAsia="en-ID"/>
              </w:rPr>
              <w:t>3.3</w:t>
            </w:r>
            <w:r>
              <w:rPr>
                <w:rFonts w:eastAsiaTheme="minorEastAsia"/>
                <w:noProof/>
                <w:lang w:eastAsia="en-ID"/>
              </w:rPr>
              <w:tab/>
            </w:r>
            <w:r w:rsidRPr="00BE59F0">
              <w:rPr>
                <w:rStyle w:val="Hyperlink"/>
                <w:noProof/>
                <w:lang w:eastAsia="en-ID"/>
              </w:rPr>
              <w:t>Studi Banding Obyek Penelitian Sejenis</w:t>
            </w:r>
            <w:r>
              <w:rPr>
                <w:noProof/>
                <w:webHidden/>
              </w:rPr>
              <w:tab/>
            </w:r>
            <w:r>
              <w:rPr>
                <w:noProof/>
                <w:webHidden/>
              </w:rPr>
              <w:fldChar w:fldCharType="begin"/>
            </w:r>
            <w:r>
              <w:rPr>
                <w:noProof/>
                <w:webHidden/>
              </w:rPr>
              <w:instrText xml:space="preserve"> PAGEREF _Toc233123397 \h </w:instrText>
            </w:r>
            <w:r>
              <w:rPr>
                <w:noProof/>
                <w:webHidden/>
              </w:rPr>
            </w:r>
            <w:r>
              <w:rPr>
                <w:noProof/>
                <w:webHidden/>
              </w:rPr>
              <w:fldChar w:fldCharType="separate"/>
            </w:r>
            <w:r w:rsidR="00B5559A">
              <w:rPr>
                <w:noProof/>
                <w:webHidden/>
              </w:rPr>
              <w:t>36</w:t>
            </w:r>
            <w:r>
              <w:rPr>
                <w:noProof/>
                <w:webHidden/>
              </w:rPr>
              <w:fldChar w:fldCharType="end"/>
            </w:r>
          </w:hyperlink>
        </w:p>
        <w:p w14:paraId="14EDF848" w14:textId="111C59B1" w:rsidR="00BD1EF4" w:rsidRDefault="00BD1EF4">
          <w:pPr>
            <w:pStyle w:val="TOC1"/>
            <w:rPr>
              <w:rFonts w:eastAsiaTheme="minorEastAsia"/>
              <w:b w:val="0"/>
              <w:bCs w:val="0"/>
              <w:lang w:eastAsia="en-ID"/>
            </w:rPr>
          </w:pPr>
          <w:hyperlink w:anchor="_Toc233123398" w:history="1">
            <w:r w:rsidRPr="00BE59F0">
              <w:rPr>
                <w:rStyle w:val="Hyperlink"/>
              </w:rPr>
              <w:t>BAB IV</w:t>
            </w:r>
            <w:r>
              <w:rPr>
                <w:webHidden/>
              </w:rPr>
              <w:tab/>
            </w:r>
            <w:r>
              <w:rPr>
                <w:webHidden/>
              </w:rPr>
              <w:fldChar w:fldCharType="begin"/>
            </w:r>
            <w:r>
              <w:rPr>
                <w:webHidden/>
              </w:rPr>
              <w:instrText xml:space="preserve"> PAGEREF _Toc233123398 \h </w:instrText>
            </w:r>
            <w:r>
              <w:rPr>
                <w:webHidden/>
              </w:rPr>
            </w:r>
            <w:r>
              <w:rPr>
                <w:webHidden/>
              </w:rPr>
              <w:fldChar w:fldCharType="separate"/>
            </w:r>
            <w:r w:rsidR="00B5559A">
              <w:rPr>
                <w:webHidden/>
              </w:rPr>
              <w:t>39</w:t>
            </w:r>
            <w:r>
              <w:rPr>
                <w:webHidden/>
              </w:rPr>
              <w:fldChar w:fldCharType="end"/>
            </w:r>
          </w:hyperlink>
        </w:p>
        <w:p w14:paraId="085AAD17" w14:textId="4A36C19E" w:rsidR="00BD1EF4" w:rsidRDefault="00BD1EF4">
          <w:pPr>
            <w:pStyle w:val="TOC2"/>
            <w:tabs>
              <w:tab w:val="left" w:pos="960"/>
              <w:tab w:val="right" w:leader="dot" w:pos="9016"/>
            </w:tabs>
            <w:rPr>
              <w:rFonts w:eastAsiaTheme="minorEastAsia"/>
              <w:noProof/>
              <w:lang w:eastAsia="en-ID"/>
            </w:rPr>
          </w:pPr>
          <w:hyperlink w:anchor="_Toc233123399" w:history="1">
            <w:r w:rsidRPr="00BE59F0">
              <w:rPr>
                <w:rStyle w:val="Hyperlink"/>
                <w:noProof/>
              </w:rPr>
              <w:t>4.1</w:t>
            </w:r>
            <w:r>
              <w:rPr>
                <w:rFonts w:eastAsiaTheme="minorEastAsia"/>
                <w:noProof/>
                <w:lang w:eastAsia="en-ID"/>
              </w:rPr>
              <w:tab/>
            </w:r>
            <w:r w:rsidRPr="00BE59F0">
              <w:rPr>
                <w:rStyle w:val="Hyperlink"/>
                <w:noProof/>
              </w:rPr>
              <w:t>Hasil</w:t>
            </w:r>
            <w:r>
              <w:rPr>
                <w:noProof/>
                <w:webHidden/>
              </w:rPr>
              <w:tab/>
            </w:r>
            <w:r>
              <w:rPr>
                <w:noProof/>
                <w:webHidden/>
              </w:rPr>
              <w:fldChar w:fldCharType="begin"/>
            </w:r>
            <w:r>
              <w:rPr>
                <w:noProof/>
                <w:webHidden/>
              </w:rPr>
              <w:instrText xml:space="preserve"> PAGEREF _Toc233123399 \h </w:instrText>
            </w:r>
            <w:r>
              <w:rPr>
                <w:noProof/>
                <w:webHidden/>
              </w:rPr>
            </w:r>
            <w:r>
              <w:rPr>
                <w:noProof/>
                <w:webHidden/>
              </w:rPr>
              <w:fldChar w:fldCharType="separate"/>
            </w:r>
            <w:r w:rsidR="00B5559A">
              <w:rPr>
                <w:noProof/>
                <w:webHidden/>
              </w:rPr>
              <w:t>39</w:t>
            </w:r>
            <w:r>
              <w:rPr>
                <w:noProof/>
                <w:webHidden/>
              </w:rPr>
              <w:fldChar w:fldCharType="end"/>
            </w:r>
          </w:hyperlink>
        </w:p>
        <w:p w14:paraId="19AF080D" w14:textId="14FB42E5" w:rsidR="00BD1EF4" w:rsidRDefault="00BD1EF4">
          <w:pPr>
            <w:pStyle w:val="TOC3"/>
            <w:tabs>
              <w:tab w:val="left" w:pos="1440"/>
              <w:tab w:val="right" w:leader="dot" w:pos="9016"/>
            </w:tabs>
            <w:rPr>
              <w:rFonts w:eastAsiaTheme="minorEastAsia"/>
              <w:noProof/>
              <w:lang w:eastAsia="en-ID"/>
            </w:rPr>
          </w:pPr>
          <w:hyperlink w:anchor="_Toc233123400" w:history="1">
            <w:r w:rsidRPr="00BE59F0">
              <w:rPr>
                <w:rStyle w:val="Hyperlink"/>
                <w:noProof/>
              </w:rPr>
              <w:t>4.1.1</w:t>
            </w:r>
            <w:r>
              <w:rPr>
                <w:rFonts w:eastAsiaTheme="minorEastAsia"/>
                <w:noProof/>
                <w:lang w:eastAsia="en-ID"/>
              </w:rPr>
              <w:tab/>
            </w:r>
            <w:r w:rsidRPr="00BE59F0">
              <w:rPr>
                <w:rStyle w:val="Hyperlink"/>
                <w:noProof/>
              </w:rPr>
              <w:t>Hasil Data Gathering</w:t>
            </w:r>
            <w:r>
              <w:rPr>
                <w:noProof/>
                <w:webHidden/>
              </w:rPr>
              <w:tab/>
            </w:r>
            <w:r>
              <w:rPr>
                <w:noProof/>
                <w:webHidden/>
              </w:rPr>
              <w:fldChar w:fldCharType="begin"/>
            </w:r>
            <w:r>
              <w:rPr>
                <w:noProof/>
                <w:webHidden/>
              </w:rPr>
              <w:instrText xml:space="preserve"> PAGEREF _Toc233123400 \h </w:instrText>
            </w:r>
            <w:r>
              <w:rPr>
                <w:noProof/>
                <w:webHidden/>
              </w:rPr>
            </w:r>
            <w:r>
              <w:rPr>
                <w:noProof/>
                <w:webHidden/>
              </w:rPr>
              <w:fldChar w:fldCharType="separate"/>
            </w:r>
            <w:r w:rsidR="00B5559A">
              <w:rPr>
                <w:noProof/>
                <w:webHidden/>
              </w:rPr>
              <w:t>39</w:t>
            </w:r>
            <w:r>
              <w:rPr>
                <w:noProof/>
                <w:webHidden/>
              </w:rPr>
              <w:fldChar w:fldCharType="end"/>
            </w:r>
          </w:hyperlink>
        </w:p>
        <w:p w14:paraId="6AD49324" w14:textId="0AD585B8" w:rsidR="00BD1EF4" w:rsidRDefault="00BD1EF4">
          <w:pPr>
            <w:pStyle w:val="TOC3"/>
            <w:tabs>
              <w:tab w:val="left" w:pos="1440"/>
              <w:tab w:val="right" w:leader="dot" w:pos="9016"/>
            </w:tabs>
            <w:rPr>
              <w:rFonts w:eastAsiaTheme="minorEastAsia"/>
              <w:noProof/>
              <w:lang w:eastAsia="en-ID"/>
            </w:rPr>
          </w:pPr>
          <w:hyperlink w:anchor="_Toc233123401" w:history="1">
            <w:r w:rsidRPr="00BE59F0">
              <w:rPr>
                <w:rStyle w:val="Hyperlink"/>
                <w:noProof/>
              </w:rPr>
              <w:t>4.1.2</w:t>
            </w:r>
            <w:r>
              <w:rPr>
                <w:rFonts w:eastAsiaTheme="minorEastAsia"/>
                <w:noProof/>
                <w:lang w:eastAsia="en-ID"/>
              </w:rPr>
              <w:tab/>
            </w:r>
            <w:r w:rsidRPr="00BE59F0">
              <w:rPr>
                <w:rStyle w:val="Hyperlink"/>
                <w:noProof/>
              </w:rPr>
              <w:t>Hasil Embedding dan Vector Database</w:t>
            </w:r>
            <w:r>
              <w:rPr>
                <w:noProof/>
                <w:webHidden/>
              </w:rPr>
              <w:tab/>
            </w:r>
            <w:r>
              <w:rPr>
                <w:noProof/>
                <w:webHidden/>
              </w:rPr>
              <w:fldChar w:fldCharType="begin"/>
            </w:r>
            <w:r>
              <w:rPr>
                <w:noProof/>
                <w:webHidden/>
              </w:rPr>
              <w:instrText xml:space="preserve"> PAGEREF _Toc233123401 \h </w:instrText>
            </w:r>
            <w:r>
              <w:rPr>
                <w:noProof/>
                <w:webHidden/>
              </w:rPr>
            </w:r>
            <w:r>
              <w:rPr>
                <w:noProof/>
                <w:webHidden/>
              </w:rPr>
              <w:fldChar w:fldCharType="separate"/>
            </w:r>
            <w:r w:rsidR="00B5559A">
              <w:rPr>
                <w:noProof/>
                <w:webHidden/>
              </w:rPr>
              <w:t>40</w:t>
            </w:r>
            <w:r>
              <w:rPr>
                <w:noProof/>
                <w:webHidden/>
              </w:rPr>
              <w:fldChar w:fldCharType="end"/>
            </w:r>
          </w:hyperlink>
        </w:p>
        <w:p w14:paraId="781DC3A9" w14:textId="0C95F8E8" w:rsidR="00BD1EF4" w:rsidRDefault="00BD1EF4">
          <w:pPr>
            <w:pStyle w:val="TOC3"/>
            <w:tabs>
              <w:tab w:val="left" w:pos="1440"/>
              <w:tab w:val="right" w:leader="dot" w:pos="9016"/>
            </w:tabs>
            <w:rPr>
              <w:rFonts w:eastAsiaTheme="minorEastAsia"/>
              <w:noProof/>
              <w:lang w:eastAsia="en-ID"/>
            </w:rPr>
          </w:pPr>
          <w:hyperlink w:anchor="_Toc233123402" w:history="1">
            <w:r w:rsidRPr="00BE59F0">
              <w:rPr>
                <w:rStyle w:val="Hyperlink"/>
                <w:noProof/>
              </w:rPr>
              <w:t>4.1.3</w:t>
            </w:r>
            <w:r>
              <w:rPr>
                <w:rFonts w:eastAsiaTheme="minorEastAsia"/>
                <w:noProof/>
                <w:lang w:eastAsia="en-ID"/>
              </w:rPr>
              <w:tab/>
            </w:r>
            <w:r w:rsidRPr="00BE59F0">
              <w:rPr>
                <w:rStyle w:val="Hyperlink"/>
                <w:noProof/>
              </w:rPr>
              <w:t>Hasil Implementasi RAG</w:t>
            </w:r>
            <w:r>
              <w:rPr>
                <w:noProof/>
                <w:webHidden/>
              </w:rPr>
              <w:tab/>
            </w:r>
            <w:r>
              <w:rPr>
                <w:noProof/>
                <w:webHidden/>
              </w:rPr>
              <w:fldChar w:fldCharType="begin"/>
            </w:r>
            <w:r>
              <w:rPr>
                <w:noProof/>
                <w:webHidden/>
              </w:rPr>
              <w:instrText xml:space="preserve"> PAGEREF _Toc233123402 \h </w:instrText>
            </w:r>
            <w:r>
              <w:rPr>
                <w:noProof/>
                <w:webHidden/>
              </w:rPr>
            </w:r>
            <w:r>
              <w:rPr>
                <w:noProof/>
                <w:webHidden/>
              </w:rPr>
              <w:fldChar w:fldCharType="separate"/>
            </w:r>
            <w:r w:rsidR="00B5559A">
              <w:rPr>
                <w:noProof/>
                <w:webHidden/>
              </w:rPr>
              <w:t>42</w:t>
            </w:r>
            <w:r>
              <w:rPr>
                <w:noProof/>
                <w:webHidden/>
              </w:rPr>
              <w:fldChar w:fldCharType="end"/>
            </w:r>
          </w:hyperlink>
        </w:p>
        <w:p w14:paraId="28E826B4" w14:textId="744353A4" w:rsidR="00BD1EF4" w:rsidRDefault="00BD1EF4">
          <w:pPr>
            <w:pStyle w:val="TOC3"/>
            <w:tabs>
              <w:tab w:val="left" w:pos="1440"/>
              <w:tab w:val="right" w:leader="dot" w:pos="9016"/>
            </w:tabs>
            <w:rPr>
              <w:rFonts w:eastAsiaTheme="minorEastAsia"/>
              <w:noProof/>
              <w:lang w:eastAsia="en-ID"/>
            </w:rPr>
          </w:pPr>
          <w:hyperlink w:anchor="_Toc233123403" w:history="1">
            <w:r w:rsidRPr="00BE59F0">
              <w:rPr>
                <w:rStyle w:val="Hyperlink"/>
                <w:noProof/>
              </w:rPr>
              <w:t>4.1.4</w:t>
            </w:r>
            <w:r>
              <w:rPr>
                <w:rFonts w:eastAsiaTheme="minorEastAsia"/>
                <w:noProof/>
                <w:lang w:eastAsia="en-ID"/>
              </w:rPr>
              <w:tab/>
            </w:r>
            <w:r w:rsidRPr="00BE59F0">
              <w:rPr>
                <w:rStyle w:val="Hyperlink"/>
                <w:noProof/>
              </w:rPr>
              <w:t>Parameter Pengujian</w:t>
            </w:r>
            <w:r>
              <w:rPr>
                <w:noProof/>
                <w:webHidden/>
              </w:rPr>
              <w:tab/>
            </w:r>
            <w:r>
              <w:rPr>
                <w:noProof/>
                <w:webHidden/>
              </w:rPr>
              <w:fldChar w:fldCharType="begin"/>
            </w:r>
            <w:r>
              <w:rPr>
                <w:noProof/>
                <w:webHidden/>
              </w:rPr>
              <w:instrText xml:space="preserve"> PAGEREF _Toc233123403 \h </w:instrText>
            </w:r>
            <w:r>
              <w:rPr>
                <w:noProof/>
                <w:webHidden/>
              </w:rPr>
            </w:r>
            <w:r>
              <w:rPr>
                <w:noProof/>
                <w:webHidden/>
              </w:rPr>
              <w:fldChar w:fldCharType="separate"/>
            </w:r>
            <w:r w:rsidR="00B5559A">
              <w:rPr>
                <w:noProof/>
                <w:webHidden/>
              </w:rPr>
              <w:t>43</w:t>
            </w:r>
            <w:r>
              <w:rPr>
                <w:noProof/>
                <w:webHidden/>
              </w:rPr>
              <w:fldChar w:fldCharType="end"/>
            </w:r>
          </w:hyperlink>
        </w:p>
        <w:p w14:paraId="6D21880D" w14:textId="7678287B" w:rsidR="00BD1EF4" w:rsidRDefault="00BD1EF4">
          <w:pPr>
            <w:pStyle w:val="TOC3"/>
            <w:tabs>
              <w:tab w:val="left" w:pos="1440"/>
              <w:tab w:val="right" w:leader="dot" w:pos="9016"/>
            </w:tabs>
            <w:rPr>
              <w:rFonts w:eastAsiaTheme="minorEastAsia"/>
              <w:noProof/>
              <w:lang w:eastAsia="en-ID"/>
            </w:rPr>
          </w:pPr>
          <w:hyperlink w:anchor="_Toc233123404" w:history="1">
            <w:r w:rsidRPr="00BE59F0">
              <w:rPr>
                <w:rStyle w:val="Hyperlink"/>
                <w:noProof/>
              </w:rPr>
              <w:t>4.1.5</w:t>
            </w:r>
            <w:r>
              <w:rPr>
                <w:rFonts w:eastAsiaTheme="minorEastAsia"/>
                <w:noProof/>
                <w:lang w:eastAsia="en-ID"/>
              </w:rPr>
              <w:tab/>
            </w:r>
            <w:r w:rsidRPr="00BE59F0">
              <w:rPr>
                <w:rStyle w:val="Hyperlink"/>
                <w:noProof/>
              </w:rPr>
              <w:t>Hasil Pengujian</w:t>
            </w:r>
            <w:r>
              <w:rPr>
                <w:noProof/>
                <w:webHidden/>
              </w:rPr>
              <w:tab/>
            </w:r>
            <w:r>
              <w:rPr>
                <w:noProof/>
                <w:webHidden/>
              </w:rPr>
              <w:fldChar w:fldCharType="begin"/>
            </w:r>
            <w:r>
              <w:rPr>
                <w:noProof/>
                <w:webHidden/>
              </w:rPr>
              <w:instrText xml:space="preserve"> PAGEREF _Toc233123404 \h </w:instrText>
            </w:r>
            <w:r>
              <w:rPr>
                <w:noProof/>
                <w:webHidden/>
              </w:rPr>
            </w:r>
            <w:r>
              <w:rPr>
                <w:noProof/>
                <w:webHidden/>
              </w:rPr>
              <w:fldChar w:fldCharType="separate"/>
            </w:r>
            <w:r w:rsidR="00B5559A">
              <w:rPr>
                <w:noProof/>
                <w:webHidden/>
              </w:rPr>
              <w:t>44</w:t>
            </w:r>
            <w:r>
              <w:rPr>
                <w:noProof/>
                <w:webHidden/>
              </w:rPr>
              <w:fldChar w:fldCharType="end"/>
            </w:r>
          </w:hyperlink>
        </w:p>
        <w:p w14:paraId="3A6D518F" w14:textId="756EC2FE" w:rsidR="00BD1EF4" w:rsidRDefault="00BD1EF4">
          <w:pPr>
            <w:pStyle w:val="TOC3"/>
            <w:tabs>
              <w:tab w:val="left" w:pos="1440"/>
              <w:tab w:val="right" w:leader="dot" w:pos="9016"/>
            </w:tabs>
            <w:rPr>
              <w:rFonts w:eastAsiaTheme="minorEastAsia"/>
              <w:noProof/>
              <w:lang w:eastAsia="en-ID"/>
            </w:rPr>
          </w:pPr>
          <w:hyperlink w:anchor="_Toc233123405" w:history="1">
            <w:r w:rsidRPr="00BE59F0">
              <w:rPr>
                <w:rStyle w:val="Hyperlink"/>
                <w:noProof/>
              </w:rPr>
              <w:t>4.1.6</w:t>
            </w:r>
            <w:r>
              <w:rPr>
                <w:rFonts w:eastAsiaTheme="minorEastAsia"/>
                <w:noProof/>
                <w:lang w:eastAsia="en-ID"/>
              </w:rPr>
              <w:tab/>
            </w:r>
            <w:r w:rsidRPr="00BE59F0">
              <w:rPr>
                <w:rStyle w:val="Hyperlink"/>
                <w:noProof/>
              </w:rPr>
              <w:t>Hasil Pengujian per Mode Pengguna</w:t>
            </w:r>
            <w:r>
              <w:rPr>
                <w:noProof/>
                <w:webHidden/>
              </w:rPr>
              <w:tab/>
            </w:r>
            <w:r>
              <w:rPr>
                <w:noProof/>
                <w:webHidden/>
              </w:rPr>
              <w:fldChar w:fldCharType="begin"/>
            </w:r>
            <w:r>
              <w:rPr>
                <w:noProof/>
                <w:webHidden/>
              </w:rPr>
              <w:instrText xml:space="preserve"> PAGEREF _Toc233123405 \h </w:instrText>
            </w:r>
            <w:r>
              <w:rPr>
                <w:noProof/>
                <w:webHidden/>
              </w:rPr>
            </w:r>
            <w:r>
              <w:rPr>
                <w:noProof/>
                <w:webHidden/>
              </w:rPr>
              <w:fldChar w:fldCharType="separate"/>
            </w:r>
            <w:r w:rsidR="00B5559A">
              <w:rPr>
                <w:noProof/>
                <w:webHidden/>
              </w:rPr>
              <w:t>45</w:t>
            </w:r>
            <w:r>
              <w:rPr>
                <w:noProof/>
                <w:webHidden/>
              </w:rPr>
              <w:fldChar w:fldCharType="end"/>
            </w:r>
          </w:hyperlink>
        </w:p>
        <w:p w14:paraId="0EDEB817" w14:textId="64F6FE13" w:rsidR="00BD1EF4" w:rsidRDefault="00BD1EF4">
          <w:pPr>
            <w:pStyle w:val="TOC3"/>
            <w:tabs>
              <w:tab w:val="left" w:pos="1440"/>
              <w:tab w:val="right" w:leader="dot" w:pos="9016"/>
            </w:tabs>
            <w:rPr>
              <w:rFonts w:eastAsiaTheme="minorEastAsia"/>
              <w:noProof/>
              <w:lang w:eastAsia="en-ID"/>
            </w:rPr>
          </w:pPr>
          <w:hyperlink w:anchor="_Toc233123406" w:history="1">
            <w:r w:rsidRPr="00BE59F0">
              <w:rPr>
                <w:rStyle w:val="Hyperlink"/>
                <w:noProof/>
              </w:rPr>
              <w:t>4.1.7</w:t>
            </w:r>
            <w:r>
              <w:rPr>
                <w:rFonts w:eastAsiaTheme="minorEastAsia"/>
                <w:noProof/>
                <w:lang w:eastAsia="en-ID"/>
              </w:rPr>
              <w:tab/>
            </w:r>
            <w:r w:rsidRPr="00BE59F0">
              <w:rPr>
                <w:rStyle w:val="Hyperlink"/>
                <w:noProof/>
              </w:rPr>
              <w:t>Hasil Pengujian per Kategori Pertanyaan</w:t>
            </w:r>
            <w:r>
              <w:rPr>
                <w:noProof/>
                <w:webHidden/>
              </w:rPr>
              <w:tab/>
            </w:r>
            <w:r>
              <w:rPr>
                <w:noProof/>
                <w:webHidden/>
              </w:rPr>
              <w:fldChar w:fldCharType="begin"/>
            </w:r>
            <w:r>
              <w:rPr>
                <w:noProof/>
                <w:webHidden/>
              </w:rPr>
              <w:instrText xml:space="preserve"> PAGEREF _Toc233123406 \h </w:instrText>
            </w:r>
            <w:r>
              <w:rPr>
                <w:noProof/>
                <w:webHidden/>
              </w:rPr>
            </w:r>
            <w:r>
              <w:rPr>
                <w:noProof/>
                <w:webHidden/>
              </w:rPr>
              <w:fldChar w:fldCharType="separate"/>
            </w:r>
            <w:r w:rsidR="00B5559A">
              <w:rPr>
                <w:noProof/>
                <w:webHidden/>
              </w:rPr>
              <w:t>46</w:t>
            </w:r>
            <w:r>
              <w:rPr>
                <w:noProof/>
                <w:webHidden/>
              </w:rPr>
              <w:fldChar w:fldCharType="end"/>
            </w:r>
          </w:hyperlink>
        </w:p>
        <w:p w14:paraId="1148F55E" w14:textId="046BE80D" w:rsidR="00BD1EF4" w:rsidRDefault="00BD1EF4">
          <w:pPr>
            <w:pStyle w:val="TOC3"/>
            <w:tabs>
              <w:tab w:val="left" w:pos="1440"/>
              <w:tab w:val="right" w:leader="dot" w:pos="9016"/>
            </w:tabs>
            <w:rPr>
              <w:rFonts w:eastAsiaTheme="minorEastAsia"/>
              <w:noProof/>
              <w:lang w:eastAsia="en-ID"/>
            </w:rPr>
          </w:pPr>
          <w:hyperlink w:anchor="_Toc233123407" w:history="1">
            <w:r w:rsidRPr="00BE59F0">
              <w:rPr>
                <w:rStyle w:val="Hyperlink"/>
                <w:noProof/>
              </w:rPr>
              <w:t>4.1.8</w:t>
            </w:r>
            <w:r>
              <w:rPr>
                <w:rFonts w:eastAsiaTheme="minorEastAsia"/>
                <w:noProof/>
                <w:lang w:eastAsia="en-ID"/>
              </w:rPr>
              <w:tab/>
            </w:r>
            <w:r w:rsidRPr="00BE59F0">
              <w:rPr>
                <w:rStyle w:val="Hyperlink"/>
                <w:noProof/>
              </w:rPr>
              <w:t>Pemilihan Model Terbaik</w:t>
            </w:r>
            <w:r>
              <w:rPr>
                <w:noProof/>
                <w:webHidden/>
              </w:rPr>
              <w:tab/>
            </w:r>
            <w:r>
              <w:rPr>
                <w:noProof/>
                <w:webHidden/>
              </w:rPr>
              <w:fldChar w:fldCharType="begin"/>
            </w:r>
            <w:r>
              <w:rPr>
                <w:noProof/>
                <w:webHidden/>
              </w:rPr>
              <w:instrText xml:space="preserve"> PAGEREF _Toc233123407 \h </w:instrText>
            </w:r>
            <w:r>
              <w:rPr>
                <w:noProof/>
                <w:webHidden/>
              </w:rPr>
            </w:r>
            <w:r>
              <w:rPr>
                <w:noProof/>
                <w:webHidden/>
              </w:rPr>
              <w:fldChar w:fldCharType="separate"/>
            </w:r>
            <w:r w:rsidR="00B5559A">
              <w:rPr>
                <w:noProof/>
                <w:webHidden/>
              </w:rPr>
              <w:t>48</w:t>
            </w:r>
            <w:r>
              <w:rPr>
                <w:noProof/>
                <w:webHidden/>
              </w:rPr>
              <w:fldChar w:fldCharType="end"/>
            </w:r>
          </w:hyperlink>
        </w:p>
        <w:p w14:paraId="36F9D4AA" w14:textId="5D30445D" w:rsidR="00BD1EF4" w:rsidRDefault="00BD1EF4">
          <w:pPr>
            <w:pStyle w:val="TOC3"/>
            <w:tabs>
              <w:tab w:val="left" w:pos="1440"/>
              <w:tab w:val="right" w:leader="dot" w:pos="9016"/>
            </w:tabs>
            <w:rPr>
              <w:rFonts w:eastAsiaTheme="minorEastAsia"/>
              <w:noProof/>
              <w:lang w:eastAsia="en-ID"/>
            </w:rPr>
          </w:pPr>
          <w:hyperlink w:anchor="_Toc233123408" w:history="1">
            <w:r w:rsidRPr="00BE59F0">
              <w:rPr>
                <w:rStyle w:val="Hyperlink"/>
                <w:noProof/>
              </w:rPr>
              <w:t>4.1.9</w:t>
            </w:r>
            <w:r>
              <w:rPr>
                <w:rFonts w:eastAsiaTheme="minorEastAsia"/>
                <w:noProof/>
                <w:lang w:eastAsia="en-ID"/>
              </w:rPr>
              <w:tab/>
            </w:r>
            <w:r w:rsidRPr="00BE59F0">
              <w:rPr>
                <w:rStyle w:val="Hyperlink"/>
                <w:noProof/>
              </w:rPr>
              <w:t>Pembahasan</w:t>
            </w:r>
            <w:r>
              <w:rPr>
                <w:noProof/>
                <w:webHidden/>
              </w:rPr>
              <w:tab/>
            </w:r>
            <w:r>
              <w:rPr>
                <w:noProof/>
                <w:webHidden/>
              </w:rPr>
              <w:fldChar w:fldCharType="begin"/>
            </w:r>
            <w:r>
              <w:rPr>
                <w:noProof/>
                <w:webHidden/>
              </w:rPr>
              <w:instrText xml:space="preserve"> PAGEREF _Toc233123408 \h </w:instrText>
            </w:r>
            <w:r>
              <w:rPr>
                <w:noProof/>
                <w:webHidden/>
              </w:rPr>
            </w:r>
            <w:r>
              <w:rPr>
                <w:noProof/>
                <w:webHidden/>
              </w:rPr>
              <w:fldChar w:fldCharType="separate"/>
            </w:r>
            <w:r w:rsidR="00B5559A">
              <w:rPr>
                <w:noProof/>
                <w:webHidden/>
              </w:rPr>
              <w:t>49</w:t>
            </w:r>
            <w:r>
              <w:rPr>
                <w:noProof/>
                <w:webHidden/>
              </w:rPr>
              <w:fldChar w:fldCharType="end"/>
            </w:r>
          </w:hyperlink>
        </w:p>
        <w:p w14:paraId="29605C78" w14:textId="3E279AD3" w:rsidR="00BD1EF4" w:rsidRDefault="00BD1EF4">
          <w:pPr>
            <w:pStyle w:val="TOC1"/>
            <w:rPr>
              <w:rFonts w:eastAsiaTheme="minorEastAsia"/>
              <w:b w:val="0"/>
              <w:bCs w:val="0"/>
              <w:lang w:eastAsia="en-ID"/>
            </w:rPr>
          </w:pPr>
          <w:hyperlink w:anchor="_Toc233123409" w:history="1">
            <w:r w:rsidRPr="00BE59F0">
              <w:rPr>
                <w:rStyle w:val="Hyperlink"/>
              </w:rPr>
              <w:t>BAB V</w:t>
            </w:r>
            <w:r>
              <w:rPr>
                <w:webHidden/>
              </w:rPr>
              <w:tab/>
            </w:r>
            <w:r>
              <w:rPr>
                <w:webHidden/>
              </w:rPr>
              <w:fldChar w:fldCharType="begin"/>
            </w:r>
            <w:r>
              <w:rPr>
                <w:webHidden/>
              </w:rPr>
              <w:instrText xml:space="preserve"> PAGEREF _Toc233123409 \h </w:instrText>
            </w:r>
            <w:r>
              <w:rPr>
                <w:webHidden/>
              </w:rPr>
            </w:r>
            <w:r>
              <w:rPr>
                <w:webHidden/>
              </w:rPr>
              <w:fldChar w:fldCharType="separate"/>
            </w:r>
            <w:r w:rsidR="00B5559A">
              <w:rPr>
                <w:webHidden/>
              </w:rPr>
              <w:t>51</w:t>
            </w:r>
            <w:r>
              <w:rPr>
                <w:webHidden/>
              </w:rPr>
              <w:fldChar w:fldCharType="end"/>
            </w:r>
          </w:hyperlink>
        </w:p>
        <w:p w14:paraId="70C831D8" w14:textId="435EA073" w:rsidR="00BD1EF4" w:rsidRDefault="00BD1EF4">
          <w:pPr>
            <w:pStyle w:val="TOC2"/>
            <w:tabs>
              <w:tab w:val="left" w:pos="960"/>
              <w:tab w:val="right" w:leader="dot" w:pos="9016"/>
            </w:tabs>
            <w:rPr>
              <w:rFonts w:eastAsiaTheme="minorEastAsia"/>
              <w:noProof/>
              <w:lang w:eastAsia="en-ID"/>
            </w:rPr>
          </w:pPr>
          <w:hyperlink w:anchor="_Toc233123410" w:history="1">
            <w:r w:rsidRPr="00BE59F0">
              <w:rPr>
                <w:rStyle w:val="Hyperlink"/>
                <w:noProof/>
              </w:rPr>
              <w:t>5.1</w:t>
            </w:r>
            <w:r>
              <w:rPr>
                <w:rFonts w:eastAsiaTheme="minorEastAsia"/>
                <w:noProof/>
                <w:lang w:eastAsia="en-ID"/>
              </w:rPr>
              <w:tab/>
            </w:r>
            <w:r w:rsidRPr="00BE59F0">
              <w:rPr>
                <w:rStyle w:val="Hyperlink"/>
                <w:noProof/>
              </w:rPr>
              <w:t>Kesimpulan</w:t>
            </w:r>
            <w:r>
              <w:rPr>
                <w:noProof/>
                <w:webHidden/>
              </w:rPr>
              <w:tab/>
            </w:r>
            <w:r>
              <w:rPr>
                <w:noProof/>
                <w:webHidden/>
              </w:rPr>
              <w:fldChar w:fldCharType="begin"/>
            </w:r>
            <w:r>
              <w:rPr>
                <w:noProof/>
                <w:webHidden/>
              </w:rPr>
              <w:instrText xml:space="preserve"> PAGEREF _Toc233123410 \h </w:instrText>
            </w:r>
            <w:r>
              <w:rPr>
                <w:noProof/>
                <w:webHidden/>
              </w:rPr>
            </w:r>
            <w:r>
              <w:rPr>
                <w:noProof/>
                <w:webHidden/>
              </w:rPr>
              <w:fldChar w:fldCharType="separate"/>
            </w:r>
            <w:r w:rsidR="00B5559A">
              <w:rPr>
                <w:noProof/>
                <w:webHidden/>
              </w:rPr>
              <w:t>51</w:t>
            </w:r>
            <w:r>
              <w:rPr>
                <w:noProof/>
                <w:webHidden/>
              </w:rPr>
              <w:fldChar w:fldCharType="end"/>
            </w:r>
          </w:hyperlink>
        </w:p>
        <w:p w14:paraId="4B2D2BE5" w14:textId="2669F6EA" w:rsidR="00BD1EF4" w:rsidRDefault="00BD1EF4">
          <w:pPr>
            <w:pStyle w:val="TOC2"/>
            <w:tabs>
              <w:tab w:val="left" w:pos="960"/>
              <w:tab w:val="right" w:leader="dot" w:pos="9016"/>
            </w:tabs>
            <w:rPr>
              <w:rFonts w:eastAsiaTheme="minorEastAsia"/>
              <w:noProof/>
              <w:lang w:eastAsia="en-ID"/>
            </w:rPr>
          </w:pPr>
          <w:hyperlink w:anchor="_Toc233123411" w:history="1">
            <w:r w:rsidRPr="00BE59F0">
              <w:rPr>
                <w:rStyle w:val="Hyperlink"/>
                <w:noProof/>
              </w:rPr>
              <w:t>5.2</w:t>
            </w:r>
            <w:r>
              <w:rPr>
                <w:rFonts w:eastAsiaTheme="minorEastAsia"/>
                <w:noProof/>
                <w:lang w:eastAsia="en-ID"/>
              </w:rPr>
              <w:tab/>
            </w:r>
            <w:r w:rsidRPr="00BE59F0">
              <w:rPr>
                <w:rStyle w:val="Hyperlink"/>
                <w:noProof/>
              </w:rPr>
              <w:t>Saran</w:t>
            </w:r>
            <w:r>
              <w:rPr>
                <w:noProof/>
                <w:webHidden/>
              </w:rPr>
              <w:tab/>
            </w:r>
            <w:r>
              <w:rPr>
                <w:noProof/>
                <w:webHidden/>
              </w:rPr>
              <w:fldChar w:fldCharType="begin"/>
            </w:r>
            <w:r>
              <w:rPr>
                <w:noProof/>
                <w:webHidden/>
              </w:rPr>
              <w:instrText xml:space="preserve"> PAGEREF _Toc233123411 \h </w:instrText>
            </w:r>
            <w:r>
              <w:rPr>
                <w:noProof/>
                <w:webHidden/>
              </w:rPr>
            </w:r>
            <w:r>
              <w:rPr>
                <w:noProof/>
                <w:webHidden/>
              </w:rPr>
              <w:fldChar w:fldCharType="separate"/>
            </w:r>
            <w:r w:rsidR="00B5559A">
              <w:rPr>
                <w:noProof/>
                <w:webHidden/>
              </w:rPr>
              <w:t>52</w:t>
            </w:r>
            <w:r>
              <w:rPr>
                <w:noProof/>
                <w:webHidden/>
              </w:rPr>
              <w:fldChar w:fldCharType="end"/>
            </w:r>
          </w:hyperlink>
        </w:p>
        <w:p w14:paraId="6C36AAFA" w14:textId="77777777" w:rsidR="00D45C9A" w:rsidRDefault="001E0C8F" w:rsidP="00D45C9A">
          <w:pPr>
            <w:spacing w:line="360" w:lineRule="auto"/>
            <w:rPr>
              <w:b/>
              <w:bCs/>
              <w:noProof/>
            </w:rPr>
          </w:pPr>
          <w:r w:rsidRPr="0082545F">
            <w:rPr>
              <w:rFonts w:ascii="Times New Roman" w:hAnsi="Times New Roman" w:cs="Times New Roman"/>
              <w:b/>
              <w:bCs/>
              <w:noProof/>
            </w:rPr>
            <w:fldChar w:fldCharType="end"/>
          </w:r>
        </w:p>
      </w:sdtContent>
    </w:sdt>
    <w:p w14:paraId="333A8935" w14:textId="084A38A7" w:rsidR="004C01A5" w:rsidRPr="00D45C9A" w:rsidRDefault="00BD1EF4" w:rsidP="00D45C9A">
      <w:pPr>
        <w:spacing w:line="360" w:lineRule="auto"/>
        <w:jc w:val="center"/>
        <w:rPr>
          <w:b/>
          <w:bCs/>
          <w:noProof/>
        </w:rPr>
      </w:pPr>
      <w:r>
        <w:rPr>
          <w:rFonts w:ascii="Times New Roman" w:hAnsi="Times New Roman" w:cs="Times New Roman"/>
        </w:rPr>
        <w:br w:type="page"/>
      </w:r>
      <w:r w:rsidR="00FA0B5D" w:rsidRPr="004C01A5">
        <w:rPr>
          <w:rFonts w:ascii="Times New Roman" w:hAnsi="Times New Roman" w:cs="Times New Roman"/>
          <w:b/>
          <w:bCs/>
        </w:rPr>
        <w:lastRenderedPageBreak/>
        <w:t>DAFTAR TABEL</w:t>
      </w:r>
    </w:p>
    <w:p w14:paraId="06056C20" w14:textId="716DE8B0" w:rsidR="00E955E5" w:rsidRPr="0082545F" w:rsidRDefault="00E955E5" w:rsidP="00D45C9A">
      <w:pPr>
        <w:pStyle w:val="TableofFigures"/>
        <w:tabs>
          <w:tab w:val="right" w:leader="dot" w:pos="9016"/>
        </w:tabs>
        <w:spacing w:line="360" w:lineRule="auto"/>
        <w:rPr>
          <w:rFonts w:ascii="Times New Roman" w:hAnsi="Times New Roman" w:cs="Times New Roman"/>
          <w:noProof/>
        </w:rPr>
      </w:pPr>
      <w:r w:rsidRPr="0082545F">
        <w:rPr>
          <w:rFonts w:ascii="Times New Roman" w:hAnsi="Times New Roman" w:cs="Times New Roman"/>
          <w:b/>
          <w:bCs/>
        </w:rPr>
        <w:fldChar w:fldCharType="begin"/>
      </w:r>
      <w:r w:rsidRPr="0082545F">
        <w:rPr>
          <w:rFonts w:ascii="Times New Roman" w:hAnsi="Times New Roman" w:cs="Times New Roman"/>
          <w:b/>
          <w:bCs/>
        </w:rPr>
        <w:instrText xml:space="preserve"> TOC \h \z \c "Tabel 4." </w:instrText>
      </w:r>
      <w:r w:rsidRPr="0082545F">
        <w:rPr>
          <w:rFonts w:ascii="Times New Roman" w:hAnsi="Times New Roman" w:cs="Times New Roman"/>
          <w:b/>
          <w:bCs/>
        </w:rPr>
        <w:fldChar w:fldCharType="separate"/>
      </w:r>
      <w:hyperlink w:anchor="_Toc233107632" w:history="1">
        <w:r w:rsidRPr="0082545F">
          <w:rPr>
            <w:rStyle w:val="Hyperlink"/>
            <w:rFonts w:ascii="Times New Roman" w:hAnsi="Times New Roman" w:cs="Times New Roman"/>
            <w:noProof/>
          </w:rPr>
          <w:t>Tabel 4.1 Hasil Data Gathering</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_Toc233107632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37</w:t>
        </w:r>
        <w:r w:rsidRPr="0082545F">
          <w:rPr>
            <w:rFonts w:ascii="Times New Roman" w:hAnsi="Times New Roman" w:cs="Times New Roman"/>
            <w:noProof/>
            <w:webHidden/>
          </w:rPr>
          <w:fldChar w:fldCharType="end"/>
        </w:r>
      </w:hyperlink>
    </w:p>
    <w:p w14:paraId="1911B1AA" w14:textId="1D44529E"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3" w:history="1">
        <w:r w:rsidRPr="0082545F">
          <w:rPr>
            <w:rStyle w:val="Hyperlink"/>
            <w:rFonts w:ascii="Times New Roman" w:hAnsi="Times New Roman" w:cs="Times New Roman"/>
            <w:noProof/>
          </w:rPr>
          <w:t>Tabel 4.2 Hasil Embedding dan Vector Database</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_Toc233107633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37</w:t>
        </w:r>
        <w:r w:rsidRPr="0082545F">
          <w:rPr>
            <w:rFonts w:ascii="Times New Roman" w:hAnsi="Times New Roman" w:cs="Times New Roman"/>
            <w:noProof/>
            <w:webHidden/>
          </w:rPr>
          <w:fldChar w:fldCharType="end"/>
        </w:r>
      </w:hyperlink>
    </w:p>
    <w:p w14:paraId="56D97669" w14:textId="77AB3B58"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4" w:history="1">
        <w:r w:rsidRPr="0082545F">
          <w:rPr>
            <w:rStyle w:val="Hyperlink"/>
            <w:rFonts w:ascii="Times New Roman" w:hAnsi="Times New Roman" w:cs="Times New Roman"/>
            <w:noProof/>
          </w:rPr>
          <w:t>Tabel 4.3 Parameter Konfigurasi Evaluasi RAGAS</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_Toc233107634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39</w:t>
        </w:r>
        <w:r w:rsidRPr="0082545F">
          <w:rPr>
            <w:rFonts w:ascii="Times New Roman" w:hAnsi="Times New Roman" w:cs="Times New Roman"/>
            <w:noProof/>
            <w:webHidden/>
          </w:rPr>
          <w:fldChar w:fldCharType="end"/>
        </w:r>
      </w:hyperlink>
    </w:p>
    <w:p w14:paraId="6FA08810" w14:textId="3B52912F"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5" w:history="1">
        <w:r w:rsidRPr="0082545F">
          <w:rPr>
            <w:rStyle w:val="Hyperlink"/>
            <w:rFonts w:ascii="Times New Roman" w:hAnsi="Times New Roman" w:cs="Times New Roman"/>
            <w:noProof/>
          </w:rPr>
          <w:t>Tabel 4.4 Distribusi Pertanyaan Test Set per Kategori</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_Toc233107635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39</w:t>
        </w:r>
        <w:r w:rsidRPr="0082545F">
          <w:rPr>
            <w:rFonts w:ascii="Times New Roman" w:hAnsi="Times New Roman" w:cs="Times New Roman"/>
            <w:noProof/>
            <w:webHidden/>
          </w:rPr>
          <w:fldChar w:fldCharType="end"/>
        </w:r>
      </w:hyperlink>
    </w:p>
    <w:p w14:paraId="7C90B98E" w14:textId="1BB2A03C"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6" w:history="1">
        <w:r w:rsidRPr="0082545F">
          <w:rPr>
            <w:rStyle w:val="Hyperlink"/>
            <w:rFonts w:ascii="Times New Roman" w:hAnsi="Times New Roman" w:cs="Times New Roman"/>
            <w:noProof/>
          </w:rPr>
          <w:t>Tabel 4.5 Hasil Perbandingan RAGAS secara Keseluruhan</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_Toc233107636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39</w:t>
        </w:r>
        <w:r w:rsidRPr="0082545F">
          <w:rPr>
            <w:rFonts w:ascii="Times New Roman" w:hAnsi="Times New Roman" w:cs="Times New Roman"/>
            <w:noProof/>
            <w:webHidden/>
          </w:rPr>
          <w:fldChar w:fldCharType="end"/>
        </w:r>
      </w:hyperlink>
    </w:p>
    <w:p w14:paraId="572B8494" w14:textId="2DDCCB38"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7" w:history="1">
        <w:r w:rsidRPr="0082545F">
          <w:rPr>
            <w:rStyle w:val="Hyperlink"/>
            <w:rFonts w:ascii="Times New Roman" w:hAnsi="Times New Roman" w:cs="Times New Roman"/>
            <w:noProof/>
          </w:rPr>
          <w:t>Tabel 4.6 Hasil RAGAS Mode Pelanggan</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_Toc233107637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40</w:t>
        </w:r>
        <w:r w:rsidRPr="0082545F">
          <w:rPr>
            <w:rFonts w:ascii="Times New Roman" w:hAnsi="Times New Roman" w:cs="Times New Roman"/>
            <w:noProof/>
            <w:webHidden/>
          </w:rPr>
          <w:fldChar w:fldCharType="end"/>
        </w:r>
      </w:hyperlink>
    </w:p>
    <w:p w14:paraId="3B8A15AE" w14:textId="0EAD6E9E"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8" w:history="1">
        <w:r w:rsidRPr="0082545F">
          <w:rPr>
            <w:rStyle w:val="Hyperlink"/>
            <w:rFonts w:ascii="Times New Roman" w:hAnsi="Times New Roman" w:cs="Times New Roman"/>
            <w:noProof/>
          </w:rPr>
          <w:t>Tabel 4.7 Hasil RAGAS Mode Pemilik Toko</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_Toc233107638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40</w:t>
        </w:r>
        <w:r w:rsidRPr="0082545F">
          <w:rPr>
            <w:rFonts w:ascii="Times New Roman" w:hAnsi="Times New Roman" w:cs="Times New Roman"/>
            <w:noProof/>
            <w:webHidden/>
          </w:rPr>
          <w:fldChar w:fldCharType="end"/>
        </w:r>
      </w:hyperlink>
    </w:p>
    <w:p w14:paraId="3B6E8DFA" w14:textId="7FA4E571"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39" w:history="1">
        <w:r w:rsidRPr="0082545F">
          <w:rPr>
            <w:rStyle w:val="Hyperlink"/>
            <w:rFonts w:ascii="Times New Roman" w:hAnsi="Times New Roman" w:cs="Times New Roman"/>
            <w:noProof/>
          </w:rPr>
          <w:t>Tabel 4. 8 Hasil RAGAS per Kategori (Gemini 2.5 Flash)</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_Toc233107639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41</w:t>
        </w:r>
        <w:r w:rsidRPr="0082545F">
          <w:rPr>
            <w:rFonts w:ascii="Times New Roman" w:hAnsi="Times New Roman" w:cs="Times New Roman"/>
            <w:noProof/>
            <w:webHidden/>
          </w:rPr>
          <w:fldChar w:fldCharType="end"/>
        </w:r>
      </w:hyperlink>
    </w:p>
    <w:p w14:paraId="1B497A87" w14:textId="34E84728"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40" w:history="1">
        <w:r w:rsidRPr="0082545F">
          <w:rPr>
            <w:rStyle w:val="Hyperlink"/>
            <w:rFonts w:ascii="Times New Roman" w:hAnsi="Times New Roman" w:cs="Times New Roman"/>
            <w:noProof/>
          </w:rPr>
          <w:t xml:space="preserve">Tabel 4. 9 Hasil </w:t>
        </w:r>
        <w:r w:rsidRPr="00D45C9A">
          <w:t>RAGAS</w:t>
        </w:r>
        <w:r w:rsidRPr="0082545F">
          <w:rPr>
            <w:rStyle w:val="Hyperlink"/>
            <w:rFonts w:ascii="Times New Roman" w:hAnsi="Times New Roman" w:cs="Times New Roman"/>
            <w:noProof/>
          </w:rPr>
          <w:t xml:space="preserve"> per Kategori (Qwen3.6-27B)</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_Toc233107640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42</w:t>
        </w:r>
        <w:r w:rsidRPr="0082545F">
          <w:rPr>
            <w:rFonts w:ascii="Times New Roman" w:hAnsi="Times New Roman" w:cs="Times New Roman"/>
            <w:noProof/>
            <w:webHidden/>
          </w:rPr>
          <w:fldChar w:fldCharType="end"/>
        </w:r>
      </w:hyperlink>
    </w:p>
    <w:p w14:paraId="6CEE4430" w14:textId="3C724953"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41" w:history="1">
        <w:r w:rsidRPr="0082545F">
          <w:rPr>
            <w:rStyle w:val="Hyperlink"/>
            <w:rFonts w:ascii="Times New Roman" w:hAnsi="Times New Roman" w:cs="Times New Roman"/>
            <w:noProof/>
          </w:rPr>
          <w:t>Tabel 4. 10 Hasil RAGAS per Kategori (DeepSeek V4 Flash)</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_Toc233107641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42</w:t>
        </w:r>
        <w:r w:rsidRPr="0082545F">
          <w:rPr>
            <w:rFonts w:ascii="Times New Roman" w:hAnsi="Times New Roman" w:cs="Times New Roman"/>
            <w:noProof/>
            <w:webHidden/>
          </w:rPr>
          <w:fldChar w:fldCharType="end"/>
        </w:r>
      </w:hyperlink>
    </w:p>
    <w:p w14:paraId="0BBAD9A8" w14:textId="7D8B9DF7" w:rsidR="00E955E5" w:rsidRPr="0082545F" w:rsidRDefault="00E955E5" w:rsidP="00D45C9A">
      <w:pPr>
        <w:pStyle w:val="TableofFigures"/>
        <w:tabs>
          <w:tab w:val="right" w:leader="dot" w:pos="9016"/>
        </w:tabs>
        <w:spacing w:line="360" w:lineRule="auto"/>
        <w:rPr>
          <w:rFonts w:ascii="Times New Roman" w:hAnsi="Times New Roman" w:cs="Times New Roman"/>
          <w:noProof/>
        </w:rPr>
      </w:pPr>
      <w:hyperlink w:anchor="_Toc233107642" w:history="1">
        <w:r w:rsidRPr="0082545F">
          <w:rPr>
            <w:rStyle w:val="Hyperlink"/>
            <w:rFonts w:ascii="Times New Roman" w:hAnsi="Times New Roman" w:cs="Times New Roman"/>
            <w:noProof/>
          </w:rPr>
          <w:t>Tabel 4. 11 Peringkat Model Berdasarkan Seluruh Dimensi Evaluasi</w:t>
        </w:r>
        <w:r w:rsidRPr="0082545F">
          <w:rPr>
            <w:rFonts w:ascii="Times New Roman" w:hAnsi="Times New Roman" w:cs="Times New Roman"/>
            <w:noProof/>
            <w:webHidden/>
          </w:rPr>
          <w:tab/>
        </w:r>
        <w:r w:rsidRPr="0082545F">
          <w:rPr>
            <w:rFonts w:ascii="Times New Roman" w:hAnsi="Times New Roman" w:cs="Times New Roman"/>
            <w:noProof/>
            <w:webHidden/>
          </w:rPr>
          <w:fldChar w:fldCharType="begin"/>
        </w:r>
        <w:r w:rsidRPr="0082545F">
          <w:rPr>
            <w:rFonts w:ascii="Times New Roman" w:hAnsi="Times New Roman" w:cs="Times New Roman"/>
            <w:noProof/>
            <w:webHidden/>
          </w:rPr>
          <w:instrText xml:space="preserve"> PAGEREF _Toc233107642 \h </w:instrText>
        </w:r>
        <w:r w:rsidRPr="0082545F">
          <w:rPr>
            <w:rFonts w:ascii="Times New Roman" w:hAnsi="Times New Roman" w:cs="Times New Roman"/>
            <w:noProof/>
            <w:webHidden/>
          </w:rPr>
        </w:r>
        <w:r w:rsidRPr="0082545F">
          <w:rPr>
            <w:rFonts w:ascii="Times New Roman" w:hAnsi="Times New Roman" w:cs="Times New Roman"/>
            <w:noProof/>
            <w:webHidden/>
          </w:rPr>
          <w:fldChar w:fldCharType="separate"/>
        </w:r>
        <w:r w:rsidRPr="0082545F">
          <w:rPr>
            <w:rFonts w:ascii="Times New Roman" w:hAnsi="Times New Roman" w:cs="Times New Roman"/>
            <w:noProof/>
            <w:webHidden/>
          </w:rPr>
          <w:t>44</w:t>
        </w:r>
        <w:r w:rsidRPr="0082545F">
          <w:rPr>
            <w:rFonts w:ascii="Times New Roman" w:hAnsi="Times New Roman" w:cs="Times New Roman"/>
            <w:noProof/>
            <w:webHidden/>
          </w:rPr>
          <w:fldChar w:fldCharType="end"/>
        </w:r>
      </w:hyperlink>
    </w:p>
    <w:p w14:paraId="22CE27CA" w14:textId="226C0DA6" w:rsidR="00EF7B81" w:rsidRPr="00D45C9A" w:rsidRDefault="00E955E5" w:rsidP="00D45C9A">
      <w:pPr>
        <w:spacing w:line="360" w:lineRule="auto"/>
        <w:ind w:right="-46"/>
        <w:jc w:val="center"/>
        <w:rPr>
          <w:rFonts w:ascii="Times New Roman" w:hAnsi="Times New Roman" w:cs="Times New Roman"/>
          <w:b/>
          <w:bCs/>
        </w:rPr>
      </w:pPr>
      <w:r w:rsidRPr="0082545F">
        <w:rPr>
          <w:rFonts w:ascii="Times New Roman" w:hAnsi="Times New Roman" w:cs="Times New Roman"/>
          <w:b/>
          <w:bCs/>
        </w:rPr>
        <w:fldChar w:fldCharType="end"/>
      </w:r>
      <w:r w:rsidR="00D45C9A">
        <w:rPr>
          <w:rFonts w:ascii="Times New Roman" w:hAnsi="Times New Roman" w:cs="Times New Roman"/>
          <w:b/>
          <w:bCs/>
        </w:rPr>
        <w:br w:type="page"/>
      </w:r>
      <w:r w:rsidR="00FA0B5D" w:rsidRPr="00EF7B81">
        <w:rPr>
          <w:rFonts w:ascii="Times New Roman" w:hAnsi="Times New Roman" w:cs="Times New Roman"/>
          <w:b/>
          <w:bCs/>
        </w:rPr>
        <w:lastRenderedPageBreak/>
        <w:t>DAFTAR GAMBA</w:t>
      </w:r>
      <w:r w:rsidR="00EF7B81" w:rsidRPr="00EF7B81">
        <w:rPr>
          <w:rFonts w:ascii="Times New Roman" w:hAnsi="Times New Roman" w:cs="Times New Roman"/>
          <w:b/>
          <w:bCs/>
        </w:rPr>
        <w:t>R</w:t>
      </w:r>
      <w:r w:rsidR="00EF7B81" w:rsidRPr="00EF7B81">
        <w:rPr>
          <w:rFonts w:ascii="Times New Roman" w:hAnsi="Times New Roman" w:cs="Times New Roman"/>
          <w:b/>
          <w:bCs/>
        </w:rPr>
        <w:fldChar w:fldCharType="begin"/>
      </w:r>
      <w:r w:rsidR="00EF7B81" w:rsidRPr="00EF7B81">
        <w:rPr>
          <w:rFonts w:ascii="Times New Roman" w:hAnsi="Times New Roman" w:cs="Times New Roman"/>
          <w:b/>
          <w:bCs/>
        </w:rPr>
        <w:instrText xml:space="preserve"> TOC \h \z \c "Gambar 2." </w:instrText>
      </w:r>
      <w:r w:rsidR="00EF7B81" w:rsidRPr="00EF7B81">
        <w:rPr>
          <w:rFonts w:ascii="Times New Roman" w:hAnsi="Times New Roman" w:cs="Times New Roman"/>
          <w:b/>
          <w:bCs/>
        </w:rPr>
        <w:fldChar w:fldCharType="separate"/>
      </w:r>
    </w:p>
    <w:p w14:paraId="59D9450D" w14:textId="11D64AA0" w:rsidR="00EF7B81" w:rsidRPr="00EF7B81" w:rsidRDefault="00EF7B81" w:rsidP="00B5559A">
      <w:pPr>
        <w:pStyle w:val="TableofFigures"/>
        <w:tabs>
          <w:tab w:val="right" w:leader="dot" w:pos="9016"/>
        </w:tabs>
        <w:spacing w:line="360" w:lineRule="auto"/>
        <w:rPr>
          <w:rFonts w:ascii="Times New Roman" w:eastAsiaTheme="minorEastAsia" w:hAnsi="Times New Roman" w:cs="Times New Roman"/>
          <w:noProof/>
          <w:lang w:eastAsia="en-ID"/>
        </w:rPr>
      </w:pPr>
      <w:hyperlink w:anchor="_Toc233118077" w:history="1">
        <w:r w:rsidRPr="00EF7B81">
          <w:rPr>
            <w:rStyle w:val="Hyperlink"/>
            <w:rFonts w:ascii="Times New Roman" w:hAnsi="Times New Roman" w:cs="Times New Roman"/>
            <w:noProof/>
          </w:rPr>
          <w:t>Gambar 2.1 Gambaran Umum Keterkaitan Konsep</w:t>
        </w:r>
        <w:r w:rsidRPr="00EF7B81">
          <w:rPr>
            <w:rFonts w:ascii="Times New Roman" w:hAnsi="Times New Roman" w:cs="Times New Roman"/>
            <w:noProof/>
            <w:webHidden/>
          </w:rPr>
          <w:tab/>
        </w:r>
        <w:r w:rsidRPr="00EF7B81">
          <w:rPr>
            <w:rFonts w:ascii="Times New Roman" w:hAnsi="Times New Roman" w:cs="Times New Roman"/>
            <w:noProof/>
            <w:webHidden/>
          </w:rPr>
          <w:fldChar w:fldCharType="begin"/>
        </w:r>
        <w:r w:rsidRPr="00EF7B81">
          <w:rPr>
            <w:rFonts w:ascii="Times New Roman" w:hAnsi="Times New Roman" w:cs="Times New Roman"/>
            <w:noProof/>
            <w:webHidden/>
          </w:rPr>
          <w:instrText xml:space="preserve"> PAGEREF _Toc233118077 \h </w:instrText>
        </w:r>
        <w:r w:rsidRPr="00EF7B81">
          <w:rPr>
            <w:rFonts w:ascii="Times New Roman" w:hAnsi="Times New Roman" w:cs="Times New Roman"/>
            <w:noProof/>
            <w:webHidden/>
          </w:rPr>
        </w:r>
        <w:r w:rsidRPr="00EF7B81">
          <w:rPr>
            <w:rFonts w:ascii="Times New Roman" w:hAnsi="Times New Roman" w:cs="Times New Roman"/>
            <w:noProof/>
            <w:webHidden/>
          </w:rPr>
          <w:fldChar w:fldCharType="separate"/>
        </w:r>
        <w:r w:rsidRPr="00EF7B81">
          <w:rPr>
            <w:rFonts w:ascii="Times New Roman" w:hAnsi="Times New Roman" w:cs="Times New Roman"/>
            <w:noProof/>
            <w:webHidden/>
          </w:rPr>
          <w:t>22</w:t>
        </w:r>
        <w:r w:rsidRPr="00EF7B81">
          <w:rPr>
            <w:rFonts w:ascii="Times New Roman" w:hAnsi="Times New Roman" w:cs="Times New Roman"/>
            <w:noProof/>
            <w:webHidden/>
          </w:rPr>
          <w:fldChar w:fldCharType="end"/>
        </w:r>
      </w:hyperlink>
    </w:p>
    <w:p w14:paraId="7F3AE74C" w14:textId="5859B256" w:rsidR="00EF7B81" w:rsidRPr="00EF7B81" w:rsidRDefault="00EF7B81" w:rsidP="00B5559A">
      <w:pPr>
        <w:pStyle w:val="TableofFigures"/>
        <w:tabs>
          <w:tab w:val="right" w:leader="dot" w:pos="9016"/>
        </w:tabs>
        <w:spacing w:line="360" w:lineRule="auto"/>
        <w:rPr>
          <w:rFonts w:ascii="Times New Roman" w:eastAsiaTheme="minorEastAsia" w:hAnsi="Times New Roman" w:cs="Times New Roman"/>
          <w:noProof/>
          <w:lang w:eastAsia="en-ID"/>
        </w:rPr>
      </w:pPr>
      <w:hyperlink w:anchor="_Toc233118078" w:history="1">
        <w:r w:rsidRPr="00EF7B81">
          <w:rPr>
            <w:rStyle w:val="Hyperlink"/>
            <w:rFonts w:ascii="Times New Roman" w:hAnsi="Times New Roman" w:cs="Times New Roman"/>
            <w:noProof/>
          </w:rPr>
          <w:t>Gambar 2.2 Gambaran Umum Arsitektur RAG</w:t>
        </w:r>
        <w:r w:rsidRPr="00EF7B81">
          <w:rPr>
            <w:rFonts w:ascii="Times New Roman" w:hAnsi="Times New Roman" w:cs="Times New Roman"/>
            <w:noProof/>
            <w:webHidden/>
          </w:rPr>
          <w:tab/>
        </w:r>
        <w:r w:rsidRPr="00EF7B81">
          <w:rPr>
            <w:rFonts w:ascii="Times New Roman" w:hAnsi="Times New Roman" w:cs="Times New Roman"/>
            <w:noProof/>
            <w:webHidden/>
          </w:rPr>
          <w:fldChar w:fldCharType="begin"/>
        </w:r>
        <w:r w:rsidRPr="00EF7B81">
          <w:rPr>
            <w:rFonts w:ascii="Times New Roman" w:hAnsi="Times New Roman" w:cs="Times New Roman"/>
            <w:noProof/>
            <w:webHidden/>
          </w:rPr>
          <w:instrText xml:space="preserve"> PAGEREF _Toc233118078 \h </w:instrText>
        </w:r>
        <w:r w:rsidRPr="00EF7B81">
          <w:rPr>
            <w:rFonts w:ascii="Times New Roman" w:hAnsi="Times New Roman" w:cs="Times New Roman"/>
            <w:noProof/>
            <w:webHidden/>
          </w:rPr>
        </w:r>
        <w:r w:rsidRPr="00EF7B81">
          <w:rPr>
            <w:rFonts w:ascii="Times New Roman" w:hAnsi="Times New Roman" w:cs="Times New Roman"/>
            <w:noProof/>
            <w:webHidden/>
          </w:rPr>
          <w:fldChar w:fldCharType="separate"/>
        </w:r>
        <w:r w:rsidRPr="00EF7B81">
          <w:rPr>
            <w:rFonts w:ascii="Times New Roman" w:hAnsi="Times New Roman" w:cs="Times New Roman"/>
            <w:noProof/>
            <w:webHidden/>
          </w:rPr>
          <w:t>26</w:t>
        </w:r>
        <w:r w:rsidRPr="00EF7B81">
          <w:rPr>
            <w:rFonts w:ascii="Times New Roman" w:hAnsi="Times New Roman" w:cs="Times New Roman"/>
            <w:noProof/>
            <w:webHidden/>
          </w:rPr>
          <w:fldChar w:fldCharType="end"/>
        </w:r>
      </w:hyperlink>
    </w:p>
    <w:p w14:paraId="11C85E2D" w14:textId="1A8BB46D" w:rsidR="00EF7B81" w:rsidRPr="00EF7B81" w:rsidRDefault="00EF7B81" w:rsidP="00B5559A">
      <w:pPr>
        <w:pStyle w:val="TableofFigures"/>
        <w:tabs>
          <w:tab w:val="right" w:leader="dot" w:pos="9016"/>
        </w:tabs>
        <w:spacing w:line="360" w:lineRule="auto"/>
        <w:rPr>
          <w:rFonts w:ascii="Times New Roman" w:eastAsiaTheme="minorEastAsia" w:hAnsi="Times New Roman" w:cs="Times New Roman"/>
          <w:noProof/>
          <w:lang w:eastAsia="en-ID"/>
        </w:rPr>
      </w:pPr>
      <w:hyperlink w:anchor="_Toc233118079" w:history="1">
        <w:r w:rsidRPr="00EF7B81">
          <w:rPr>
            <w:rStyle w:val="Hyperlink"/>
            <w:rFonts w:ascii="Times New Roman" w:hAnsi="Times New Roman" w:cs="Times New Roman"/>
            <w:noProof/>
          </w:rPr>
          <w:t>Gambar 2.3 Komponen Studi Preseden</w:t>
        </w:r>
        <w:r w:rsidRPr="00EF7B81">
          <w:rPr>
            <w:rFonts w:ascii="Times New Roman" w:hAnsi="Times New Roman" w:cs="Times New Roman"/>
            <w:noProof/>
            <w:webHidden/>
          </w:rPr>
          <w:tab/>
        </w:r>
        <w:r w:rsidRPr="00EF7B81">
          <w:rPr>
            <w:rFonts w:ascii="Times New Roman" w:hAnsi="Times New Roman" w:cs="Times New Roman"/>
            <w:noProof/>
            <w:webHidden/>
          </w:rPr>
          <w:fldChar w:fldCharType="begin"/>
        </w:r>
        <w:r w:rsidRPr="00EF7B81">
          <w:rPr>
            <w:rFonts w:ascii="Times New Roman" w:hAnsi="Times New Roman" w:cs="Times New Roman"/>
            <w:noProof/>
            <w:webHidden/>
          </w:rPr>
          <w:instrText xml:space="preserve"> PAGEREF _Toc233118079 \h </w:instrText>
        </w:r>
        <w:r w:rsidRPr="00EF7B81">
          <w:rPr>
            <w:rFonts w:ascii="Times New Roman" w:hAnsi="Times New Roman" w:cs="Times New Roman"/>
            <w:noProof/>
            <w:webHidden/>
          </w:rPr>
        </w:r>
        <w:r w:rsidRPr="00EF7B81">
          <w:rPr>
            <w:rFonts w:ascii="Times New Roman" w:hAnsi="Times New Roman" w:cs="Times New Roman"/>
            <w:noProof/>
            <w:webHidden/>
          </w:rPr>
          <w:fldChar w:fldCharType="separate"/>
        </w:r>
        <w:r w:rsidRPr="00EF7B81">
          <w:rPr>
            <w:rFonts w:ascii="Times New Roman" w:hAnsi="Times New Roman" w:cs="Times New Roman"/>
            <w:noProof/>
            <w:webHidden/>
          </w:rPr>
          <w:t>29</w:t>
        </w:r>
        <w:r w:rsidRPr="00EF7B81">
          <w:rPr>
            <w:rFonts w:ascii="Times New Roman" w:hAnsi="Times New Roman" w:cs="Times New Roman"/>
            <w:noProof/>
            <w:webHidden/>
          </w:rPr>
          <w:fldChar w:fldCharType="end"/>
        </w:r>
      </w:hyperlink>
    </w:p>
    <w:p w14:paraId="111AE2FC" w14:textId="14043E88" w:rsidR="00EF7B81" w:rsidRPr="007E20DA" w:rsidRDefault="00EF7B81" w:rsidP="00B5559A">
      <w:pPr>
        <w:pStyle w:val="TableofFigures"/>
        <w:tabs>
          <w:tab w:val="right" w:leader="dot" w:pos="9016"/>
        </w:tabs>
        <w:spacing w:line="360" w:lineRule="auto"/>
        <w:rPr>
          <w:rFonts w:ascii="Times New Roman" w:eastAsiaTheme="minorEastAsia" w:hAnsi="Times New Roman" w:cs="Times New Roman"/>
          <w:noProof/>
          <w:lang w:eastAsia="en-ID"/>
        </w:rPr>
      </w:pPr>
      <w:r w:rsidRPr="00EF7B81">
        <w:rPr>
          <w:rFonts w:ascii="Times New Roman" w:hAnsi="Times New Roman" w:cs="Times New Roman"/>
          <w:b/>
          <w:bCs/>
        </w:rPr>
        <w:fldChar w:fldCharType="end"/>
      </w:r>
      <w:r w:rsidRPr="007E20DA">
        <w:rPr>
          <w:rFonts w:ascii="Times New Roman" w:hAnsi="Times New Roman" w:cs="Times New Roman"/>
          <w:b/>
          <w:bCs/>
        </w:rPr>
        <w:fldChar w:fldCharType="begin"/>
      </w:r>
      <w:r w:rsidRPr="007E20DA">
        <w:rPr>
          <w:rFonts w:ascii="Times New Roman" w:hAnsi="Times New Roman" w:cs="Times New Roman"/>
          <w:b/>
          <w:bCs/>
        </w:rPr>
        <w:instrText xml:space="preserve"> TOC \h \z \c "Gambar 3." </w:instrText>
      </w:r>
      <w:r w:rsidRPr="007E20DA">
        <w:rPr>
          <w:rFonts w:ascii="Times New Roman" w:hAnsi="Times New Roman" w:cs="Times New Roman"/>
          <w:b/>
          <w:bCs/>
        </w:rPr>
        <w:fldChar w:fldCharType="separate"/>
      </w:r>
      <w:hyperlink w:anchor="_Toc233118085" w:history="1">
        <w:r w:rsidRPr="007E20DA">
          <w:rPr>
            <w:rStyle w:val="Hyperlink"/>
            <w:rFonts w:ascii="Times New Roman" w:hAnsi="Times New Roman" w:cs="Times New Roman"/>
            <w:noProof/>
          </w:rPr>
          <w:t>Gambar 3.1 Gambaran Kerangkan Kerja Penelitian</w:t>
        </w:r>
        <w:r w:rsidRPr="007E20DA">
          <w:rPr>
            <w:rFonts w:ascii="Times New Roman" w:hAnsi="Times New Roman" w:cs="Times New Roman"/>
            <w:noProof/>
            <w:webHidden/>
          </w:rPr>
          <w:tab/>
        </w:r>
        <w:r w:rsidRPr="007E20DA">
          <w:rPr>
            <w:rFonts w:ascii="Times New Roman" w:hAnsi="Times New Roman" w:cs="Times New Roman"/>
            <w:noProof/>
            <w:webHidden/>
          </w:rPr>
          <w:fldChar w:fldCharType="begin"/>
        </w:r>
        <w:r w:rsidRPr="007E20DA">
          <w:rPr>
            <w:rFonts w:ascii="Times New Roman" w:hAnsi="Times New Roman" w:cs="Times New Roman"/>
            <w:noProof/>
            <w:webHidden/>
          </w:rPr>
          <w:instrText xml:space="preserve"> PAGEREF _Toc233118085 \h </w:instrText>
        </w:r>
        <w:r w:rsidRPr="007E20DA">
          <w:rPr>
            <w:rFonts w:ascii="Times New Roman" w:hAnsi="Times New Roman" w:cs="Times New Roman"/>
            <w:noProof/>
            <w:webHidden/>
          </w:rPr>
        </w:r>
        <w:r w:rsidRPr="007E20DA">
          <w:rPr>
            <w:rFonts w:ascii="Times New Roman" w:hAnsi="Times New Roman" w:cs="Times New Roman"/>
            <w:noProof/>
            <w:webHidden/>
          </w:rPr>
          <w:fldChar w:fldCharType="separate"/>
        </w:r>
        <w:r w:rsidRPr="007E20DA">
          <w:rPr>
            <w:rFonts w:ascii="Times New Roman" w:hAnsi="Times New Roman" w:cs="Times New Roman"/>
            <w:noProof/>
            <w:webHidden/>
          </w:rPr>
          <w:t>32</w:t>
        </w:r>
        <w:r w:rsidRPr="007E20DA">
          <w:rPr>
            <w:rFonts w:ascii="Times New Roman" w:hAnsi="Times New Roman" w:cs="Times New Roman"/>
            <w:noProof/>
            <w:webHidden/>
          </w:rPr>
          <w:fldChar w:fldCharType="end"/>
        </w:r>
      </w:hyperlink>
    </w:p>
    <w:p w14:paraId="3D395FC9" w14:textId="1D6A59D0" w:rsidR="00B5559A" w:rsidRPr="00D45C9A" w:rsidRDefault="00EF7B81" w:rsidP="00B5559A">
      <w:pPr>
        <w:pStyle w:val="TableofFigures"/>
        <w:tabs>
          <w:tab w:val="right" w:leader="dot" w:pos="9016"/>
        </w:tabs>
        <w:spacing w:line="360" w:lineRule="auto"/>
      </w:pPr>
      <w:r w:rsidRPr="007E20DA">
        <w:rPr>
          <w:rFonts w:ascii="Times New Roman" w:hAnsi="Times New Roman" w:cs="Times New Roman"/>
          <w:b/>
          <w:bCs/>
        </w:rPr>
        <w:fldChar w:fldCharType="end"/>
      </w:r>
      <w:r w:rsidR="00B5559A" w:rsidRPr="00D45C9A">
        <w:fldChar w:fldCharType="begin"/>
      </w:r>
      <w:r w:rsidR="00B5559A" w:rsidRPr="00D45C9A">
        <w:instrText xml:space="preserve"> TOC \h \z \c "Gambar 4." </w:instrText>
      </w:r>
      <w:r w:rsidR="00B5559A" w:rsidRPr="00D45C9A">
        <w:fldChar w:fldCharType="separate"/>
      </w:r>
      <w:hyperlink w:anchor="_Toc233450206" w:history="1">
        <w:r w:rsidR="00B5559A" w:rsidRPr="00D45C9A">
          <w:t>Gambar 4.1 Visualisasi PCA Pertanyaan Kategori product_lookup</w:t>
        </w:r>
        <w:r w:rsidR="00B5559A">
          <w:rPr>
            <w:webHidden/>
          </w:rPr>
          <w:tab/>
        </w:r>
        <w:r w:rsidR="00B5559A">
          <w:rPr>
            <w:webHidden/>
          </w:rPr>
          <w:fldChar w:fldCharType="begin"/>
        </w:r>
        <w:r w:rsidR="00B5559A">
          <w:rPr>
            <w:webHidden/>
          </w:rPr>
          <w:instrText xml:space="preserve"> PAGEREF _Toc233450206 \h </w:instrText>
        </w:r>
        <w:r w:rsidR="00B5559A">
          <w:rPr>
            <w:webHidden/>
          </w:rPr>
        </w:r>
        <w:r w:rsidR="00B5559A">
          <w:rPr>
            <w:webHidden/>
          </w:rPr>
          <w:fldChar w:fldCharType="separate"/>
        </w:r>
        <w:r w:rsidR="00B5559A">
          <w:rPr>
            <w:webHidden/>
          </w:rPr>
          <w:t>41</w:t>
        </w:r>
        <w:r w:rsidR="00B5559A">
          <w:rPr>
            <w:webHidden/>
          </w:rPr>
          <w:fldChar w:fldCharType="end"/>
        </w:r>
      </w:hyperlink>
    </w:p>
    <w:p w14:paraId="5D1C7856" w14:textId="4385AE12" w:rsidR="00B5559A" w:rsidRPr="00D45C9A" w:rsidRDefault="00B5559A" w:rsidP="00B5559A">
      <w:pPr>
        <w:pStyle w:val="TableofFigures"/>
        <w:tabs>
          <w:tab w:val="right" w:leader="dot" w:pos="9016"/>
        </w:tabs>
        <w:spacing w:line="360" w:lineRule="auto"/>
      </w:pPr>
      <w:hyperlink w:anchor="_Toc233450207" w:history="1">
        <w:r w:rsidRPr="00D45C9A">
          <w:t>Gambar 4.2 GVIsualisasi PCA Pertanyaan Kategori ranking</w:t>
        </w:r>
        <w:r>
          <w:rPr>
            <w:webHidden/>
          </w:rPr>
          <w:tab/>
        </w:r>
        <w:r>
          <w:rPr>
            <w:webHidden/>
          </w:rPr>
          <w:fldChar w:fldCharType="begin"/>
        </w:r>
        <w:r>
          <w:rPr>
            <w:webHidden/>
          </w:rPr>
          <w:instrText xml:space="preserve"> PAGEREF _Toc233450207 \h </w:instrText>
        </w:r>
        <w:r>
          <w:rPr>
            <w:webHidden/>
          </w:rPr>
        </w:r>
        <w:r>
          <w:rPr>
            <w:webHidden/>
          </w:rPr>
          <w:fldChar w:fldCharType="separate"/>
        </w:r>
        <w:r>
          <w:rPr>
            <w:webHidden/>
          </w:rPr>
          <w:t>41</w:t>
        </w:r>
        <w:r>
          <w:rPr>
            <w:webHidden/>
          </w:rPr>
          <w:fldChar w:fldCharType="end"/>
        </w:r>
      </w:hyperlink>
    </w:p>
    <w:p w14:paraId="28415EAC" w14:textId="47E33EAA" w:rsidR="00B5559A" w:rsidRPr="00D45C9A" w:rsidRDefault="00B5559A" w:rsidP="00B5559A">
      <w:pPr>
        <w:pStyle w:val="TableofFigures"/>
        <w:tabs>
          <w:tab w:val="right" w:leader="dot" w:pos="9016"/>
        </w:tabs>
        <w:spacing w:line="360" w:lineRule="auto"/>
      </w:pPr>
      <w:hyperlink w:anchor="_Toc233450208" w:history="1">
        <w:r w:rsidRPr="00D45C9A">
          <w:t>Gambar 4.3 Tampilan Halaman Awal Chatbot</w:t>
        </w:r>
        <w:r>
          <w:rPr>
            <w:webHidden/>
          </w:rPr>
          <w:tab/>
        </w:r>
        <w:r>
          <w:rPr>
            <w:webHidden/>
          </w:rPr>
          <w:fldChar w:fldCharType="begin"/>
        </w:r>
        <w:r>
          <w:rPr>
            <w:webHidden/>
          </w:rPr>
          <w:instrText xml:space="preserve"> PAGEREF _Toc233450208 \h </w:instrText>
        </w:r>
        <w:r>
          <w:rPr>
            <w:webHidden/>
          </w:rPr>
        </w:r>
        <w:r>
          <w:rPr>
            <w:webHidden/>
          </w:rPr>
          <w:fldChar w:fldCharType="separate"/>
        </w:r>
        <w:r>
          <w:rPr>
            <w:webHidden/>
          </w:rPr>
          <w:t>43</w:t>
        </w:r>
        <w:r>
          <w:rPr>
            <w:webHidden/>
          </w:rPr>
          <w:fldChar w:fldCharType="end"/>
        </w:r>
      </w:hyperlink>
    </w:p>
    <w:p w14:paraId="5218F971" w14:textId="282B2445" w:rsidR="003352E8" w:rsidRDefault="00B5559A" w:rsidP="00D45C9A">
      <w:pPr>
        <w:pStyle w:val="TableofFigures"/>
        <w:tabs>
          <w:tab w:val="right" w:leader="dot" w:pos="9016"/>
        </w:tabs>
        <w:spacing w:line="360" w:lineRule="auto"/>
        <w:jc w:val="center"/>
        <w:rPr>
          <w:rFonts w:ascii="Times New Roman" w:hAnsi="Times New Roman" w:cs="Times New Roman"/>
          <w:b/>
          <w:bCs/>
        </w:rPr>
      </w:pPr>
      <w:r w:rsidRPr="00D45C9A">
        <w:fldChar w:fldCharType="end"/>
      </w:r>
      <w:r w:rsidR="007E20DA">
        <w:rPr>
          <w:rFonts w:ascii="Times New Roman" w:hAnsi="Times New Roman" w:cs="Times New Roman"/>
          <w:b/>
          <w:bCs/>
        </w:rPr>
        <w:br w:type="page"/>
      </w:r>
      <w:r w:rsidR="00FA0B5D">
        <w:rPr>
          <w:rFonts w:ascii="Times New Roman" w:hAnsi="Times New Roman" w:cs="Times New Roman"/>
          <w:b/>
          <w:bCs/>
        </w:rPr>
        <w:lastRenderedPageBreak/>
        <w:t>DAFTAR LAMPIRAN</w:t>
      </w:r>
    </w:p>
    <w:p w14:paraId="2D439142" w14:textId="03BB3C78" w:rsidR="00BD1EF4" w:rsidRPr="00B5559A" w:rsidRDefault="003C138E">
      <w:pPr>
        <w:pStyle w:val="TOC1"/>
        <w:rPr>
          <w:rFonts w:eastAsiaTheme="minorEastAsia"/>
          <w:b w:val="0"/>
          <w:bCs w:val="0"/>
          <w:lang w:eastAsia="en-ID"/>
        </w:rPr>
      </w:pPr>
      <w:r w:rsidRPr="003C138E">
        <w:rPr>
          <w:rFonts w:ascii="Times New Roman" w:hAnsi="Times New Roman" w:cs="Times New Roman"/>
        </w:rPr>
        <w:fldChar w:fldCharType="begin"/>
      </w:r>
      <w:r w:rsidRPr="003C138E">
        <w:rPr>
          <w:rFonts w:ascii="Times New Roman" w:hAnsi="Times New Roman" w:cs="Times New Roman"/>
        </w:rPr>
        <w:instrText xml:space="preserve"> TOC \h \z \t "Lampiran;1" </w:instrText>
      </w:r>
      <w:r w:rsidRPr="003C138E">
        <w:rPr>
          <w:rFonts w:ascii="Times New Roman" w:hAnsi="Times New Roman" w:cs="Times New Roman"/>
        </w:rPr>
        <w:fldChar w:fldCharType="separate"/>
      </w:r>
      <w:hyperlink w:anchor="_Toc233123412" w:history="1">
        <w:r w:rsidR="00BD1EF4" w:rsidRPr="00B5559A">
          <w:rPr>
            <w:rStyle w:val="Hyperlink"/>
            <w:b w:val="0"/>
            <w:bCs w:val="0"/>
          </w:rPr>
          <w:t>Lampiran 1.</w:t>
        </w:r>
        <w:r w:rsidR="00BD1EF4" w:rsidRPr="00B5559A">
          <w:rPr>
            <w:b w:val="0"/>
            <w:bCs w:val="0"/>
            <w:webHidden/>
          </w:rPr>
          <w:tab/>
        </w:r>
        <w:r w:rsidR="00BD1EF4" w:rsidRPr="00B5559A">
          <w:rPr>
            <w:b w:val="0"/>
            <w:bCs w:val="0"/>
            <w:webHidden/>
          </w:rPr>
          <w:fldChar w:fldCharType="begin"/>
        </w:r>
        <w:r w:rsidR="00BD1EF4" w:rsidRPr="00B5559A">
          <w:rPr>
            <w:b w:val="0"/>
            <w:bCs w:val="0"/>
            <w:webHidden/>
          </w:rPr>
          <w:instrText xml:space="preserve"> PAGEREF _Toc233123412 \h </w:instrText>
        </w:r>
        <w:r w:rsidR="00BD1EF4" w:rsidRPr="00B5559A">
          <w:rPr>
            <w:b w:val="0"/>
            <w:bCs w:val="0"/>
            <w:webHidden/>
          </w:rPr>
        </w:r>
        <w:r w:rsidR="00BD1EF4" w:rsidRPr="00B5559A">
          <w:rPr>
            <w:b w:val="0"/>
            <w:bCs w:val="0"/>
            <w:webHidden/>
          </w:rPr>
          <w:fldChar w:fldCharType="separate"/>
        </w:r>
        <w:r w:rsidR="00BD1EF4" w:rsidRPr="00B5559A">
          <w:rPr>
            <w:b w:val="0"/>
            <w:bCs w:val="0"/>
            <w:webHidden/>
          </w:rPr>
          <w:t>53</w:t>
        </w:r>
        <w:r w:rsidR="00BD1EF4" w:rsidRPr="00B5559A">
          <w:rPr>
            <w:b w:val="0"/>
            <w:bCs w:val="0"/>
            <w:webHidden/>
          </w:rPr>
          <w:fldChar w:fldCharType="end"/>
        </w:r>
      </w:hyperlink>
    </w:p>
    <w:p w14:paraId="14286CD7" w14:textId="7279FC51" w:rsidR="00BD1EF4" w:rsidRPr="00B5559A" w:rsidRDefault="00BD1EF4">
      <w:pPr>
        <w:pStyle w:val="TOC1"/>
        <w:rPr>
          <w:rFonts w:eastAsiaTheme="minorEastAsia"/>
          <w:b w:val="0"/>
          <w:bCs w:val="0"/>
          <w:lang w:eastAsia="en-ID"/>
        </w:rPr>
      </w:pPr>
      <w:hyperlink w:anchor="_Toc233123413" w:history="1">
        <w:r w:rsidRPr="00B5559A">
          <w:rPr>
            <w:rStyle w:val="Hyperlink"/>
            <w:b w:val="0"/>
            <w:bCs w:val="0"/>
          </w:rPr>
          <w:t>Lampiran 2</w:t>
        </w:r>
        <w:r w:rsidRPr="00B5559A">
          <w:rPr>
            <w:b w:val="0"/>
            <w:bCs w:val="0"/>
            <w:webHidden/>
          </w:rPr>
          <w:tab/>
        </w:r>
        <w:r w:rsidRPr="00B5559A">
          <w:rPr>
            <w:b w:val="0"/>
            <w:bCs w:val="0"/>
            <w:webHidden/>
          </w:rPr>
          <w:fldChar w:fldCharType="begin"/>
        </w:r>
        <w:r w:rsidRPr="00B5559A">
          <w:rPr>
            <w:b w:val="0"/>
            <w:bCs w:val="0"/>
            <w:webHidden/>
          </w:rPr>
          <w:instrText xml:space="preserve"> PAGEREF _Toc233123413 \h </w:instrText>
        </w:r>
        <w:r w:rsidRPr="00B5559A">
          <w:rPr>
            <w:b w:val="0"/>
            <w:bCs w:val="0"/>
            <w:webHidden/>
          </w:rPr>
        </w:r>
        <w:r w:rsidRPr="00B5559A">
          <w:rPr>
            <w:b w:val="0"/>
            <w:bCs w:val="0"/>
            <w:webHidden/>
          </w:rPr>
          <w:fldChar w:fldCharType="separate"/>
        </w:r>
        <w:r w:rsidRPr="00B5559A">
          <w:rPr>
            <w:b w:val="0"/>
            <w:bCs w:val="0"/>
            <w:webHidden/>
          </w:rPr>
          <w:t>77</w:t>
        </w:r>
        <w:r w:rsidRPr="00B5559A">
          <w:rPr>
            <w:b w:val="0"/>
            <w:bCs w:val="0"/>
            <w:webHidden/>
          </w:rPr>
          <w:fldChar w:fldCharType="end"/>
        </w:r>
      </w:hyperlink>
    </w:p>
    <w:p w14:paraId="6DE4421A" w14:textId="232626FE" w:rsidR="00BD1EF4" w:rsidRDefault="00BD1EF4">
      <w:pPr>
        <w:pStyle w:val="TOC1"/>
        <w:rPr>
          <w:rFonts w:eastAsiaTheme="minorEastAsia"/>
          <w:b w:val="0"/>
          <w:bCs w:val="0"/>
          <w:lang w:eastAsia="en-ID"/>
        </w:rPr>
      </w:pPr>
      <w:hyperlink w:anchor="_Toc233123414" w:history="1">
        <w:r w:rsidRPr="00B5559A">
          <w:rPr>
            <w:rStyle w:val="Hyperlink"/>
            <w:b w:val="0"/>
            <w:bCs w:val="0"/>
          </w:rPr>
          <w:t>Lampiran 3</w:t>
        </w:r>
        <w:r w:rsidRPr="00B5559A">
          <w:rPr>
            <w:b w:val="0"/>
            <w:bCs w:val="0"/>
            <w:webHidden/>
          </w:rPr>
          <w:tab/>
        </w:r>
        <w:r w:rsidRPr="00B5559A">
          <w:rPr>
            <w:b w:val="0"/>
            <w:bCs w:val="0"/>
            <w:webHidden/>
          </w:rPr>
          <w:fldChar w:fldCharType="begin"/>
        </w:r>
        <w:r w:rsidRPr="00B5559A">
          <w:rPr>
            <w:b w:val="0"/>
            <w:bCs w:val="0"/>
            <w:webHidden/>
          </w:rPr>
          <w:instrText xml:space="preserve"> PAGEREF _Toc233123414 \h </w:instrText>
        </w:r>
        <w:r w:rsidRPr="00B5559A">
          <w:rPr>
            <w:b w:val="0"/>
            <w:bCs w:val="0"/>
            <w:webHidden/>
          </w:rPr>
        </w:r>
        <w:r w:rsidRPr="00B5559A">
          <w:rPr>
            <w:b w:val="0"/>
            <w:bCs w:val="0"/>
            <w:webHidden/>
          </w:rPr>
          <w:fldChar w:fldCharType="separate"/>
        </w:r>
        <w:r w:rsidRPr="00B5559A">
          <w:rPr>
            <w:b w:val="0"/>
            <w:bCs w:val="0"/>
            <w:webHidden/>
          </w:rPr>
          <w:t>105</w:t>
        </w:r>
        <w:r w:rsidRPr="00B5559A">
          <w:rPr>
            <w:b w:val="0"/>
            <w:bCs w:val="0"/>
            <w:webHidden/>
          </w:rPr>
          <w:fldChar w:fldCharType="end"/>
        </w:r>
      </w:hyperlink>
    </w:p>
    <w:p w14:paraId="0BB0E0EC" w14:textId="21B3DB07" w:rsidR="003352E8" w:rsidRDefault="003C138E" w:rsidP="00D45C9A">
      <w:pPr>
        <w:spacing w:line="360" w:lineRule="auto"/>
        <w:ind w:right="-46"/>
        <w:jc w:val="center"/>
        <w:rPr>
          <w:rFonts w:ascii="Times New Roman" w:hAnsi="Times New Roman" w:cs="Times New Roman"/>
          <w:b/>
          <w:bCs/>
        </w:rPr>
      </w:pPr>
      <w:r w:rsidRPr="003C138E">
        <w:rPr>
          <w:rFonts w:ascii="Times New Roman" w:hAnsi="Times New Roman" w:cs="Times New Roman"/>
          <w:b/>
          <w:bCs/>
        </w:rPr>
        <w:fldChar w:fldCharType="end"/>
      </w:r>
      <w:r w:rsidR="007E20DA">
        <w:rPr>
          <w:rFonts w:ascii="Times New Roman" w:hAnsi="Times New Roman" w:cs="Times New Roman"/>
          <w:b/>
          <w:bCs/>
        </w:rPr>
        <w:br w:type="page"/>
      </w:r>
      <w:r w:rsidR="00954C6C">
        <w:rPr>
          <w:rFonts w:ascii="Times New Roman" w:hAnsi="Times New Roman" w:cs="Times New Roman"/>
          <w:b/>
          <w:bCs/>
        </w:rPr>
        <w:lastRenderedPageBreak/>
        <w:t>ABSTRAK</w:t>
      </w:r>
    </w:p>
    <w:p w14:paraId="75561C95" w14:textId="77777777" w:rsid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 xml:space="preserve">Volume ulasan dan data internal toko pada platform </w:t>
      </w:r>
      <w:r w:rsidRPr="00954C6C">
        <w:rPr>
          <w:rFonts w:ascii="Times New Roman" w:hAnsi="Times New Roman" w:cs="Times New Roman"/>
          <w:i/>
          <w:iCs/>
        </w:rPr>
        <w:t>e-commerce</w:t>
      </w:r>
      <w:r w:rsidRPr="00954C6C">
        <w:rPr>
          <w:rFonts w:ascii="Times New Roman" w:hAnsi="Times New Roman" w:cs="Times New Roman"/>
        </w:rPr>
        <w:t xml:space="preserve"> Shopee tumbuh lebih cepat daripada kemampuan pemilik toko untuk menganalisisnya secara manual. Di sisi lain, pendekatan </w:t>
      </w:r>
      <w:r w:rsidRPr="00954C6C">
        <w:rPr>
          <w:rFonts w:ascii="Times New Roman" w:hAnsi="Times New Roman" w:cs="Times New Roman"/>
          <w:i/>
          <w:iCs/>
        </w:rPr>
        <w:t>Large Language Model</w:t>
      </w:r>
      <w:r w:rsidRPr="00954C6C">
        <w:rPr>
          <w:rFonts w:ascii="Times New Roman" w:hAnsi="Times New Roman" w:cs="Times New Roman"/>
        </w:rPr>
        <w:t xml:space="preserve"> (LLM) masih memiliki keterbatasan, seperti rentan terhadap halusinasi dan tidak memiliki akses langsung terhadap data toko yang spesifik secara </w:t>
      </w:r>
      <w:r w:rsidRPr="00954C6C">
        <w:rPr>
          <w:rFonts w:ascii="Times New Roman" w:hAnsi="Times New Roman" w:cs="Times New Roman"/>
          <w:i/>
          <w:iCs/>
        </w:rPr>
        <w:t>real-time</w:t>
      </w:r>
      <w:r w:rsidRPr="00954C6C">
        <w:rPr>
          <w:rFonts w:ascii="Times New Roman" w:hAnsi="Times New Roman" w:cs="Times New Roman"/>
        </w:rPr>
        <w:t xml:space="preserve">. Penelitian ini bertujuan untuk merancang dan mengimplementasikan prototipe chatbot berbasis </w:t>
      </w:r>
      <w:r w:rsidRPr="00954C6C">
        <w:rPr>
          <w:rFonts w:ascii="Times New Roman" w:hAnsi="Times New Roman" w:cs="Times New Roman"/>
          <w:i/>
          <w:iCs/>
        </w:rPr>
        <w:t>Retrieval-Augmented Generation</w:t>
      </w:r>
      <w:r w:rsidRPr="00954C6C">
        <w:rPr>
          <w:rFonts w:ascii="Times New Roman" w:hAnsi="Times New Roman" w:cs="Times New Roman"/>
        </w:rPr>
        <w:t xml:space="preserve"> (RAG) untuk sebuah toko Shopee, dengan dua mode akses yang dipisahkan secara arsitektural: mode pelanggan dan mode pemilik toko.</w:t>
      </w:r>
    </w:p>
    <w:p w14:paraId="07C5A699" w14:textId="2740AAA3"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 xml:space="preserve">Data diambil menggunakan Shopee Open Platform API ke dalam tiga bucket, kemudian dimuat ke ChromaDB sebagai dua koleksi terpisah. Model bahasa yang digunakan adalah Gemini 2.5 Flash, sedangkan untuk </w:t>
      </w:r>
      <w:r w:rsidRPr="00954C6C">
        <w:rPr>
          <w:rFonts w:ascii="Times New Roman" w:hAnsi="Times New Roman" w:cs="Times New Roman"/>
          <w:i/>
          <w:iCs/>
        </w:rPr>
        <w:t>embedding</w:t>
      </w:r>
      <w:r w:rsidRPr="00954C6C">
        <w:rPr>
          <w:rFonts w:ascii="Times New Roman" w:hAnsi="Times New Roman" w:cs="Times New Roman"/>
        </w:rPr>
        <w:t xml:space="preserve"> menggunakan Gemini Embedding 001 yang diakses melalui antarmuka OpenRouter. Pada setiap kueri,</w:t>
      </w:r>
      <w:r w:rsidR="00220972">
        <w:rPr>
          <w:rFonts w:ascii="Times New Roman" w:hAnsi="Times New Roman" w:cs="Times New Roman"/>
        </w:rPr>
        <w:t xml:space="preserve"> data</w:t>
      </w:r>
      <w:r w:rsidRPr="00954C6C">
        <w:rPr>
          <w:rFonts w:ascii="Times New Roman" w:hAnsi="Times New Roman" w:cs="Times New Roman"/>
        </w:rPr>
        <w:t xml:space="preserve"> inventaris </w:t>
      </w:r>
      <w:r w:rsidRPr="00954C6C">
        <w:rPr>
          <w:rFonts w:ascii="Times New Roman" w:hAnsi="Times New Roman" w:cs="Times New Roman"/>
          <w:i/>
          <w:iCs/>
        </w:rPr>
        <w:t>live</w:t>
      </w:r>
      <w:r w:rsidRPr="00954C6C">
        <w:rPr>
          <w:rFonts w:ascii="Times New Roman" w:hAnsi="Times New Roman" w:cs="Times New Roman"/>
        </w:rPr>
        <w:t xml:space="preserve"> disisipkan ke dalam konteks untuk memastikan harga dan stok terkini tanpa perlu melakukan proses embedding ulang.</w:t>
      </w:r>
    </w:p>
    <w:p w14:paraId="4494E3AB" w14:textId="71EA1EA6"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 xml:space="preserve">Evaluasi sistem dilakukan menggunakan kerangka RAGAS pada 46 sampel uji berbahasa Indonesia. Hasil pengujian menghasilkan </w:t>
      </w:r>
      <w:r w:rsidRPr="00954C6C">
        <w:rPr>
          <w:rFonts w:ascii="Times New Roman" w:hAnsi="Times New Roman" w:cs="Times New Roman"/>
          <w:i/>
          <w:iCs/>
        </w:rPr>
        <w:t>context recall</w:t>
      </w:r>
      <w:r w:rsidRPr="00954C6C">
        <w:rPr>
          <w:rFonts w:ascii="Times New Roman" w:hAnsi="Times New Roman" w:cs="Times New Roman"/>
        </w:rPr>
        <w:t xml:space="preserve"> sebesar 0,935, </w:t>
      </w:r>
      <w:r w:rsidRPr="00954C6C">
        <w:rPr>
          <w:rFonts w:ascii="Times New Roman" w:hAnsi="Times New Roman" w:cs="Times New Roman"/>
          <w:i/>
          <w:iCs/>
        </w:rPr>
        <w:t>faithfulness</w:t>
      </w:r>
      <w:r w:rsidRPr="00954C6C">
        <w:rPr>
          <w:rFonts w:ascii="Times New Roman" w:hAnsi="Times New Roman" w:cs="Times New Roman"/>
        </w:rPr>
        <w:t xml:space="preserve"> 0,884, </w:t>
      </w:r>
      <w:r w:rsidRPr="00954C6C">
        <w:rPr>
          <w:rFonts w:ascii="Times New Roman" w:hAnsi="Times New Roman" w:cs="Times New Roman"/>
          <w:i/>
          <w:iCs/>
        </w:rPr>
        <w:t>answer relevancy</w:t>
      </w:r>
      <w:r w:rsidRPr="00954C6C">
        <w:rPr>
          <w:rFonts w:ascii="Times New Roman" w:hAnsi="Times New Roman" w:cs="Times New Roman"/>
        </w:rPr>
        <w:t xml:space="preserve"> 0,775, </w:t>
      </w:r>
      <w:r w:rsidRPr="00954C6C">
        <w:rPr>
          <w:rFonts w:ascii="Times New Roman" w:hAnsi="Times New Roman" w:cs="Times New Roman"/>
          <w:i/>
          <w:iCs/>
        </w:rPr>
        <w:t>answer correctness</w:t>
      </w:r>
      <w:r w:rsidRPr="00954C6C">
        <w:rPr>
          <w:rFonts w:ascii="Times New Roman" w:hAnsi="Times New Roman" w:cs="Times New Roman"/>
        </w:rPr>
        <w:t xml:space="preserve"> 0,642, dan </w:t>
      </w:r>
      <w:r w:rsidRPr="00954C6C">
        <w:rPr>
          <w:rFonts w:ascii="Times New Roman" w:hAnsi="Times New Roman" w:cs="Times New Roman"/>
          <w:i/>
          <w:iCs/>
        </w:rPr>
        <w:t>context precision</w:t>
      </w:r>
      <w:r w:rsidRPr="00954C6C">
        <w:rPr>
          <w:rFonts w:ascii="Times New Roman" w:hAnsi="Times New Roman" w:cs="Times New Roman"/>
        </w:rPr>
        <w:t xml:space="preserve"> 0,532. Pemisahan koleksi terbukti efektif dalam menegakkan batas informasi, di mana mode pemilik mencapai faithfulness 0,990 dengan akses ke seluruh informasi, sedangkan mode pelanggan berhasil menjaga kerahasiaan data internal.</w:t>
      </w:r>
    </w:p>
    <w:p w14:paraId="35F11344" w14:textId="7FA56954" w:rsidR="00D45C9A"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b/>
          <w:bCs/>
        </w:rPr>
        <w:t>Kata Kunci</w:t>
      </w:r>
      <w:r w:rsidRPr="00954C6C">
        <w:rPr>
          <w:rFonts w:ascii="Times New Roman" w:hAnsi="Times New Roman" w:cs="Times New Roman"/>
        </w:rPr>
        <w:t xml:space="preserve">: </w:t>
      </w:r>
      <w:r w:rsidRPr="00954C6C">
        <w:rPr>
          <w:rFonts w:ascii="Times New Roman" w:hAnsi="Times New Roman" w:cs="Times New Roman"/>
          <w:i/>
          <w:iCs/>
        </w:rPr>
        <w:t>chatbot e-commerce</w:t>
      </w:r>
      <w:r w:rsidRPr="00954C6C">
        <w:rPr>
          <w:rFonts w:ascii="Times New Roman" w:hAnsi="Times New Roman" w:cs="Times New Roman"/>
        </w:rPr>
        <w:t xml:space="preserve">, chromadb, LLM, </w:t>
      </w:r>
      <w:r w:rsidRPr="00954C6C">
        <w:rPr>
          <w:rFonts w:ascii="Times New Roman" w:hAnsi="Times New Roman" w:cs="Times New Roman"/>
          <w:i/>
          <w:iCs/>
        </w:rPr>
        <w:t>retrieval-augmented generation</w:t>
      </w:r>
      <w:r w:rsidRPr="00954C6C">
        <w:rPr>
          <w:rFonts w:ascii="Times New Roman" w:hAnsi="Times New Roman" w:cs="Times New Roman"/>
        </w:rPr>
        <w:t>, shopee.</w:t>
      </w:r>
    </w:p>
    <w:p w14:paraId="3EE8AF99" w14:textId="0BE65577" w:rsidR="00954C6C" w:rsidRDefault="00D45C9A" w:rsidP="00D45C9A">
      <w:pPr>
        <w:rPr>
          <w:rFonts w:ascii="Times New Roman" w:hAnsi="Times New Roman" w:cs="Times New Roman"/>
        </w:rPr>
      </w:pPr>
      <w:r>
        <w:rPr>
          <w:rFonts w:ascii="Times New Roman" w:hAnsi="Times New Roman" w:cs="Times New Roman"/>
        </w:rPr>
        <w:br w:type="page"/>
      </w:r>
    </w:p>
    <w:p w14:paraId="79DE46C0" w14:textId="57FFB7CA" w:rsidR="00954C6C" w:rsidRDefault="00954C6C" w:rsidP="0082545F">
      <w:pPr>
        <w:spacing w:line="360" w:lineRule="auto"/>
        <w:ind w:right="-46"/>
        <w:jc w:val="center"/>
        <w:rPr>
          <w:rFonts w:ascii="Times New Roman" w:hAnsi="Times New Roman" w:cs="Times New Roman"/>
          <w:b/>
          <w:bCs/>
        </w:rPr>
      </w:pPr>
      <w:r>
        <w:rPr>
          <w:rFonts w:ascii="Times New Roman" w:hAnsi="Times New Roman" w:cs="Times New Roman"/>
          <w:b/>
          <w:bCs/>
        </w:rPr>
        <w:lastRenderedPageBreak/>
        <w:t>ABSTRACT</w:t>
      </w:r>
    </w:p>
    <w:p w14:paraId="79643514" w14:textId="77777777"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The volume of reviews and internal store data on the Shopee e-commerce platform is growing faster than store owners' capacity to analyze them manually. Furthermore, Large Language Model (LLM) approaches still have limitations, such as being prone to hallucinations and lacking direct access to specific, real-time store data. This study aims to design and implement a Retrieval-Augmented Generation (RAG)-based chatbot prototype for a Shopee store, featuring two architecturally separated access modes: customer mode and store owner mode.</w:t>
      </w:r>
    </w:p>
    <w:p w14:paraId="14552BA4" w14:textId="77777777"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Data was extracted using the Shopee Open Platform API into three buckets, then loaded into ChromaDB as two separate collections. The language model used is Gemini 2.5 Flash, while embeddings utilize Gemini Embedding 001 accessed via the OpenRouter interface. For each query, a live inventory block is injected into the context to ensure up-to-date pricing and stock availability without the need for a re-embedding process.</w:t>
      </w:r>
    </w:p>
    <w:p w14:paraId="2277F14C" w14:textId="0F4336D5"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rPr>
        <w:t>System evaluation was conducted using the RAGAS framework on 46 Indonesian-language test samples. The test results yielded a context recall of 0.935, faithfulness of 0.884, answer relevancy of 0.775, answer correctness of 0.642, and context precision of 0.532. Collection separation proved effective in enforcing information boundaries, where the owner mode achieved a faithfulness score of 0.990 with full data access, while the customer mode successfully maintained the confidentiality of internal data.</w:t>
      </w:r>
    </w:p>
    <w:p w14:paraId="6E70A55B" w14:textId="77777777" w:rsidR="00954C6C" w:rsidRPr="00954C6C" w:rsidRDefault="00954C6C" w:rsidP="0082545F">
      <w:pPr>
        <w:spacing w:line="360" w:lineRule="auto"/>
        <w:ind w:right="-46"/>
        <w:jc w:val="both"/>
        <w:rPr>
          <w:rFonts w:ascii="Times New Roman" w:hAnsi="Times New Roman" w:cs="Times New Roman"/>
        </w:rPr>
      </w:pPr>
      <w:r w:rsidRPr="00954C6C">
        <w:rPr>
          <w:rFonts w:ascii="Times New Roman" w:hAnsi="Times New Roman" w:cs="Times New Roman"/>
          <w:b/>
          <w:bCs/>
        </w:rPr>
        <w:t>Keywords</w:t>
      </w:r>
      <w:r w:rsidRPr="00954C6C">
        <w:rPr>
          <w:rFonts w:ascii="Times New Roman" w:hAnsi="Times New Roman" w:cs="Times New Roman"/>
        </w:rPr>
        <w:t>: chromadb, e-commerce chatbot, LLM, retrieval-augmented generation, shopee.</w:t>
      </w:r>
    </w:p>
    <w:p w14:paraId="2A6597EF" w14:textId="6084C420" w:rsidR="005A0FE8" w:rsidRDefault="00D45C9A" w:rsidP="00FE1E37">
      <w:pPr>
        <w:rPr>
          <w:rFonts w:ascii="Times New Roman" w:hAnsi="Times New Roman" w:cs="Times New Roman"/>
          <w:b/>
          <w:bCs/>
        </w:rPr>
      </w:pPr>
      <w:r>
        <w:rPr>
          <w:rFonts w:ascii="Times New Roman" w:hAnsi="Times New Roman" w:cs="Times New Roman"/>
          <w:b/>
          <w:bCs/>
        </w:rPr>
        <w:br w:type="page"/>
      </w:r>
    </w:p>
    <w:p w14:paraId="77FE9CCD" w14:textId="3F210E89" w:rsidR="00954C6C" w:rsidRPr="00C43BC4" w:rsidRDefault="00954C6C" w:rsidP="0082545F">
      <w:pPr>
        <w:pStyle w:val="Heading1"/>
      </w:pPr>
      <w:bookmarkStart w:id="98" w:name="_Toc233123371"/>
      <w:r w:rsidRPr="00C43BC4">
        <w:lastRenderedPageBreak/>
        <w:t>BAB I</w:t>
      </w:r>
      <w:bookmarkEnd w:id="98"/>
    </w:p>
    <w:p w14:paraId="74BC0758" w14:textId="77777777" w:rsidR="00F87F95" w:rsidRDefault="00954C6C" w:rsidP="0082545F">
      <w:pPr>
        <w:spacing w:line="360" w:lineRule="auto"/>
        <w:ind w:right="-46"/>
        <w:jc w:val="center"/>
        <w:rPr>
          <w:rFonts w:ascii="Times New Roman" w:hAnsi="Times New Roman" w:cs="Times New Roman"/>
          <w:b/>
          <w:bCs/>
        </w:rPr>
      </w:pPr>
      <w:r>
        <w:rPr>
          <w:rFonts w:ascii="Times New Roman" w:hAnsi="Times New Roman" w:cs="Times New Roman"/>
          <w:b/>
          <w:bCs/>
        </w:rPr>
        <w:t>PENDAHULUAN</w:t>
      </w:r>
    </w:p>
    <w:p w14:paraId="2B21E335" w14:textId="45810002" w:rsidR="00C43BC4" w:rsidRPr="00C43BC4" w:rsidRDefault="00F87F95" w:rsidP="0082545F">
      <w:pPr>
        <w:pStyle w:val="Heading2"/>
      </w:pPr>
      <w:bookmarkStart w:id="99" w:name="_Toc233123372"/>
      <w:r w:rsidRPr="00C43BC4">
        <w:t>1.1</w:t>
      </w:r>
      <w:r w:rsidR="00C43BC4" w:rsidRPr="00C43BC4">
        <w:tab/>
      </w:r>
      <w:r w:rsidRPr="00C43BC4">
        <w:t>Latar Belakang</w:t>
      </w:r>
      <w:bookmarkEnd w:id="99"/>
    </w:p>
    <w:p w14:paraId="339583FE" w14:textId="78ECE286" w:rsidR="00F87F95" w:rsidRPr="00F87F95" w:rsidRDefault="00F87F95" w:rsidP="0082545F">
      <w:pPr>
        <w:spacing w:line="360" w:lineRule="auto"/>
        <w:ind w:right="-46" w:firstLine="720"/>
        <w:jc w:val="both"/>
        <w:rPr>
          <w:rFonts w:ascii="Times New Roman" w:hAnsi="Times New Roman" w:cs="Times New Roman"/>
        </w:rPr>
      </w:pPr>
      <w:r w:rsidRPr="00F87F95">
        <w:rPr>
          <w:rFonts w:ascii="Times New Roman" w:hAnsi="Times New Roman" w:cs="Times New Roman"/>
        </w:rPr>
        <w:t xml:space="preserve">Pertumbuhan e-commerce di Asia Tenggara dalam beberapa tahun terakhir berkembang sangat pesat, </w:t>
      </w:r>
      <w:r w:rsidR="008C7A2A">
        <w:rPr>
          <w:rFonts w:ascii="Times New Roman" w:hAnsi="Times New Roman" w:cs="Times New Roman"/>
        </w:rPr>
        <w:t xml:space="preserve">Indonesia merupakan salah satu pasar terbesar di kawasan ini, dan </w:t>
      </w:r>
      <w:r w:rsidRPr="00F87F95">
        <w:rPr>
          <w:rFonts w:ascii="Times New Roman" w:hAnsi="Times New Roman" w:cs="Times New Roman"/>
        </w:rPr>
        <w:t xml:space="preserve">Shopee menjadi salah satu </w:t>
      </w:r>
      <w:r w:rsidR="008C7A2A" w:rsidRPr="008C7A2A">
        <w:rPr>
          <w:rFonts w:ascii="Times New Roman" w:hAnsi="Times New Roman" w:cs="Times New Roman"/>
          <w:i/>
          <w:iCs/>
        </w:rPr>
        <w:t>platform marketplace</w:t>
      </w:r>
      <w:r w:rsidR="008C7A2A">
        <w:rPr>
          <w:rFonts w:ascii="Times New Roman" w:hAnsi="Times New Roman" w:cs="Times New Roman"/>
        </w:rPr>
        <w:t xml:space="preserve"> yang paling </w:t>
      </w:r>
      <w:r w:rsidRPr="00F87F95">
        <w:rPr>
          <w:rFonts w:ascii="Times New Roman" w:hAnsi="Times New Roman" w:cs="Times New Roman"/>
        </w:rPr>
        <w:t>dominan di Indonesia. Hasil survei menunjukkan bahwa Shopee menempati posisi sebagai marketplace yang paling sering diakses, dengan tingkat kunjungan sebesar 53,22% pada tahun 2025,</w:t>
      </w:r>
      <w:r w:rsidR="003E4138">
        <w:rPr>
          <w:rFonts w:ascii="Times New Roman" w:hAnsi="Times New Roman" w:cs="Times New Roman"/>
        </w:rPr>
        <w:t xml:space="preserve"> angka ini mengalami peningkatan sebesar</w:t>
      </w:r>
      <w:r w:rsidRPr="00F87F95">
        <w:rPr>
          <w:rFonts w:ascii="Times New Roman" w:hAnsi="Times New Roman" w:cs="Times New Roman"/>
        </w:rPr>
        <w:t xml:space="preserve"> 11,57% dibanding</w:t>
      </w:r>
      <w:r w:rsidR="003E4138">
        <w:rPr>
          <w:rFonts w:ascii="Times New Roman" w:hAnsi="Times New Roman" w:cs="Times New Roman"/>
        </w:rPr>
        <w:t>kan</w:t>
      </w:r>
      <w:r w:rsidRPr="00F87F95">
        <w:rPr>
          <w:rFonts w:ascii="Times New Roman" w:hAnsi="Times New Roman" w:cs="Times New Roman"/>
        </w:rPr>
        <w:t xml:space="preserve"> tahun sebelumnya dan jauh melampaui kompetitor terdekatnya</w:t>
      </w:r>
      <w:r w:rsidR="008C7A2A">
        <w:rPr>
          <w:rFonts w:ascii="Times New Roman" w:hAnsi="Times New Roman" w:cs="Times New Roman"/>
        </w:rPr>
        <w:t xml:space="preserve"> yang hanya mencapai 27.37% </w:t>
      </w:r>
      <w:sdt>
        <w:sdtPr>
          <w:rPr>
            <w:rFonts w:ascii="Times New Roman" w:hAnsi="Times New Roman" w:cs="Times New Roman"/>
            <w:color w:val="000000"/>
          </w:rPr>
          <w:tag w:val="MENDELEY_CITATION_v3_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"/>
          <w:id w:val="924391614"/>
          <w:placeholder>
            <w:docPart w:val="DefaultPlaceholder_-1854013440"/>
          </w:placeholder>
        </w:sdtPr>
        <w:sdtContent>
          <w:r w:rsidR="00A829E5" w:rsidRPr="00A829E5">
            <w:rPr>
              <w:rFonts w:ascii="Times New Roman" w:hAnsi="Times New Roman" w:cs="Times New Roman"/>
              <w:color w:val="000000"/>
            </w:rPr>
            <w:t>(APJII, 2025)</w:t>
          </w:r>
        </w:sdtContent>
      </w:sdt>
      <w:r w:rsidRPr="00F87F95">
        <w:rPr>
          <w:rFonts w:ascii="Times New Roman" w:hAnsi="Times New Roman" w:cs="Times New Roman"/>
        </w:rPr>
        <w:t>.</w:t>
      </w:r>
      <w:r w:rsidR="003E4138">
        <w:rPr>
          <w:rFonts w:ascii="Times New Roman" w:hAnsi="Times New Roman" w:cs="Times New Roman"/>
        </w:rPr>
        <w:t xml:space="preserve"> Peningkatan</w:t>
      </w:r>
      <w:r w:rsidRPr="00F87F95">
        <w:rPr>
          <w:rFonts w:ascii="Times New Roman" w:hAnsi="Times New Roman" w:cs="Times New Roman"/>
        </w:rPr>
        <w:t xml:space="preserve"> aktivitas belanja daring ini </w:t>
      </w:r>
      <w:r w:rsidR="003E4138">
        <w:rPr>
          <w:rFonts w:ascii="Times New Roman" w:hAnsi="Times New Roman" w:cs="Times New Roman"/>
        </w:rPr>
        <w:t>secara langsung berdampak pada ledakan volume ulasan yang dihasilkan oleh konsumen.</w:t>
      </w:r>
    </w:p>
    <w:p w14:paraId="09F58889" w14:textId="0CCF4E71" w:rsidR="00F87F95" w:rsidRPr="00F87F95" w:rsidRDefault="003E4138" w:rsidP="0082545F">
      <w:pPr>
        <w:spacing w:line="360" w:lineRule="auto"/>
        <w:ind w:right="-46" w:firstLine="720"/>
        <w:jc w:val="both"/>
        <w:rPr>
          <w:rFonts w:ascii="Times New Roman" w:hAnsi="Times New Roman" w:cs="Times New Roman"/>
        </w:rPr>
      </w:pPr>
      <w:r>
        <w:rPr>
          <w:rFonts w:ascii="Times New Roman" w:hAnsi="Times New Roman" w:cs="Times New Roman"/>
        </w:rPr>
        <w:t xml:space="preserve">Lonjakan </w:t>
      </w:r>
      <w:r w:rsidR="008C7A2A">
        <w:rPr>
          <w:rFonts w:ascii="Times New Roman" w:hAnsi="Times New Roman" w:cs="Times New Roman"/>
        </w:rPr>
        <w:t xml:space="preserve">volume ulasan ini </w:t>
      </w:r>
      <w:r>
        <w:rPr>
          <w:rFonts w:ascii="Times New Roman" w:hAnsi="Times New Roman" w:cs="Times New Roman"/>
        </w:rPr>
        <w:t>menghadiri</w:t>
      </w:r>
      <w:r w:rsidR="008C7A2A">
        <w:rPr>
          <w:rFonts w:ascii="Times New Roman" w:hAnsi="Times New Roman" w:cs="Times New Roman"/>
        </w:rPr>
        <w:t xml:space="preserve"> tantangan bagi para pemilik toko. Sebuah toko aktif di Shopee dapat menerima ratusan ulasan per produk dalam waktu singkat, sementara pemilik toko juga perlu memantau berbagai data internal toko seperti stok, harga, diskon, dll. Mengelola semua informasi ini secara manual sangatlah tidak efisien</w:t>
      </w:r>
      <w:r w:rsidR="0053285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"/>
          <w:id w:val="1035237274"/>
          <w:placeholder>
            <w:docPart w:val="DefaultPlaceholder_-1854013440"/>
          </w:placeholder>
        </w:sdtPr>
        <w:sdtContent>
          <w:r w:rsidR="00A829E5" w:rsidRPr="00A829E5">
            <w:rPr>
              <w:rFonts w:ascii="Times New Roman" w:hAnsi="Times New Roman" w:cs="Times New Roman"/>
              <w:color w:val="000000"/>
            </w:rPr>
            <w:t>(Brysbaert, 2019)</w:t>
          </w:r>
        </w:sdtContent>
      </w:sdt>
      <w:r w:rsidR="00876139">
        <w:rPr>
          <w:rFonts w:ascii="Times New Roman" w:hAnsi="Times New Roman" w:cs="Times New Roman"/>
        </w:rPr>
        <w:t xml:space="preserve">, </w:t>
      </w:r>
      <w:r w:rsidR="008C7A2A">
        <w:rPr>
          <w:rFonts w:ascii="Times New Roman" w:hAnsi="Times New Roman" w:cs="Times New Roman"/>
        </w:rPr>
        <w:t xml:space="preserve">terutama bagi toko dengan ratusan produk aktif. </w:t>
      </w:r>
      <w:r w:rsidR="00F87F95" w:rsidRPr="00F87F95">
        <w:rPr>
          <w:rFonts w:ascii="Times New Roman" w:hAnsi="Times New Roman" w:cs="Times New Roman"/>
        </w:rPr>
        <w:t xml:space="preserve">Ulasan pelanggan terbukti menjadi sumber informasi yang sangat berpengaruh dalam keputusan pembelian. Sebuah studi oleh </w:t>
      </w:r>
      <w:sdt>
        <w:sdtPr>
          <w:rPr>
            <w:rFonts w:ascii="Times New Roman" w:hAnsi="Times New Roman" w:cs="Times New Roman"/>
            <w:color w:val="000000"/>
          </w:rPr>
          <w:tag w:val="MENDELEY_CITATION_v3_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"/>
          <w:id w:val="1858925604"/>
          <w:placeholder>
            <w:docPart w:val="DefaultPlaceholder_-1854013440"/>
          </w:placeholder>
        </w:sdtPr>
        <w:sdtContent>
          <w:r w:rsidR="00A829E5" w:rsidRPr="00A829E5">
            <w:rPr>
              <w:rFonts w:ascii="Times New Roman" w:hAnsi="Times New Roman" w:cs="Times New Roman"/>
              <w:color w:val="000000"/>
            </w:rPr>
            <w:t>(Chen et al., 2022)</w:t>
          </w:r>
        </w:sdtContent>
      </w:sdt>
      <w:r w:rsidR="00F87F95" w:rsidRPr="00F87F95">
        <w:rPr>
          <w:rFonts w:ascii="Times New Roman" w:hAnsi="Times New Roman" w:cs="Times New Roman"/>
        </w:rPr>
        <w:t xml:space="preserve"> menunjukkan bahwa konsumen memberikan perhatian pada ulasan negatif lebih lama dan ulasan tersebut secara signifikan memengaruhi keputusan pembelian mereka</w:t>
      </w:r>
      <w:r w:rsidR="008C7A2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"/>
          <w:id w:val="514204364"/>
          <w:placeholder>
            <w:docPart w:val="DefaultPlaceholder_-1854013440"/>
          </w:placeholder>
        </w:sdtPr>
        <w:sdtContent>
          <w:r w:rsidR="00A829E5" w:rsidRPr="00A829E5">
            <w:rPr>
              <w:rFonts w:ascii="Times New Roman" w:eastAsia="Times New Roman" w:hAnsi="Times New Roman" w:cs="Times New Roman"/>
              <w:color w:val="000000"/>
            </w:rPr>
            <w:t>(Varga &amp; Albuquerque, 2019)</w:t>
          </w:r>
        </w:sdtContent>
      </w:sdt>
      <w:r w:rsidR="00876139">
        <w:rPr>
          <w:rFonts w:ascii="Times New Roman" w:hAnsi="Times New Roman" w:cs="Times New Roman"/>
          <w:color w:val="000000"/>
        </w:rPr>
        <w:t>.</w:t>
      </w:r>
      <w:r w:rsidR="00F87F95" w:rsidRPr="00F87F95">
        <w:rPr>
          <w:rFonts w:ascii="Times New Roman" w:hAnsi="Times New Roman" w:cs="Times New Roman"/>
        </w:rPr>
        <w:t xml:space="preserve"> Bagi pelaku bisnis, umpan balik ini bernilai krusial dan berisiko tinggi apabila diabaikan, sementara mayoritas data umpan balik tersebut berbentuk teks tidak terstruktur yang sulit dikelola secara manual.</w:t>
      </w:r>
    </w:p>
    <w:p w14:paraId="2B839A68" w14:textId="2B905F39" w:rsidR="00F87F95" w:rsidRPr="00F87F95" w:rsidRDefault="00F87F95" w:rsidP="0082545F">
      <w:pPr>
        <w:spacing w:line="360" w:lineRule="auto"/>
        <w:ind w:right="-46" w:firstLine="720"/>
        <w:jc w:val="both"/>
        <w:rPr>
          <w:rFonts w:ascii="Times New Roman" w:hAnsi="Times New Roman" w:cs="Times New Roman"/>
        </w:rPr>
      </w:pPr>
      <w:r w:rsidRPr="00F87F95">
        <w:rPr>
          <w:rFonts w:ascii="Times New Roman" w:hAnsi="Times New Roman" w:cs="Times New Roman"/>
        </w:rPr>
        <w:t xml:space="preserve">Pendekatan klasifikasi sentimen otomatis berbasis </w:t>
      </w:r>
      <w:r w:rsidRPr="003E4138">
        <w:rPr>
          <w:rFonts w:ascii="Times New Roman" w:hAnsi="Times New Roman" w:cs="Times New Roman"/>
          <w:i/>
          <w:iCs/>
        </w:rPr>
        <w:t>Natural Language Processing</w:t>
      </w:r>
      <w:r w:rsidRPr="00F87F95">
        <w:rPr>
          <w:rFonts w:ascii="Times New Roman" w:hAnsi="Times New Roman" w:cs="Times New Roman"/>
        </w:rPr>
        <w:t xml:space="preserve"> (NLP) telah digunakan untuk memetakan ulasan menjadi label positif, netral, atau negatif. </w:t>
      </w:r>
      <w:r w:rsidR="003E4138">
        <w:rPr>
          <w:rFonts w:ascii="Times New Roman" w:hAnsi="Times New Roman" w:cs="Times New Roman"/>
        </w:rPr>
        <w:t xml:space="preserve"> Sebuah studi yang dilakukan oleh </w:t>
      </w:r>
      <w:sdt>
        <w:sdtPr>
          <w:rPr>
            <w:rFonts w:ascii="Times New Roman" w:hAnsi="Times New Roman" w:cs="Times New Roman"/>
            <w:color w:val="000000"/>
          </w:rPr>
          <w:tag w:val="MENDELEY_CITATION_v3_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"/>
          <w:id w:val="3177301"/>
          <w:placeholder>
            <w:docPart w:val="DefaultPlaceholder_-1854013440"/>
          </w:placeholder>
        </w:sdtPr>
        <w:sdtContent>
          <w:r w:rsidR="00A829E5" w:rsidRPr="00A829E5">
            <w:rPr>
              <w:rFonts w:ascii="Times New Roman" w:hAnsi="Times New Roman" w:cs="Times New Roman"/>
              <w:color w:val="000000"/>
            </w:rPr>
            <w:t>(Aras et al., 2024)</w:t>
          </w:r>
        </w:sdtContent>
      </w:sdt>
      <w:r w:rsidR="003E4138">
        <w:rPr>
          <w:rFonts w:ascii="Times New Roman" w:hAnsi="Times New Roman" w:cs="Times New Roman"/>
        </w:rPr>
        <w:t xml:space="preserve"> melaporkan bahwa model IndoBERT mampu mengklasifikasikan sentimen ulasan Shopee berbahasa Indonesia dengan akurasi hingga 93% . </w:t>
      </w:r>
      <w:r w:rsidRPr="00F87F95">
        <w:rPr>
          <w:rFonts w:ascii="Times New Roman" w:hAnsi="Times New Roman" w:cs="Times New Roman"/>
        </w:rPr>
        <w:t>Pendekatan ini efektif dalam memberikan ringkasan statistik, tetapi memiliki keterbatasan dalam menjawab pertanyaan kausal atau pertanyaan yang memerlukan rincian data internal toko. Oleh karena itu, dibutuhkan antarmuka percakapan yang dapat menarik informasi faktual secara spesifik dari data toko.</w:t>
      </w:r>
    </w:p>
    <w:p w14:paraId="72C748D1" w14:textId="22E7A218" w:rsidR="00F87F95" w:rsidRPr="00F87F95" w:rsidRDefault="00F87F95" w:rsidP="0082545F">
      <w:pPr>
        <w:spacing w:line="360" w:lineRule="auto"/>
        <w:ind w:right="-46" w:firstLine="720"/>
        <w:jc w:val="both"/>
        <w:rPr>
          <w:rFonts w:ascii="Times New Roman" w:hAnsi="Times New Roman" w:cs="Times New Roman"/>
        </w:rPr>
      </w:pPr>
      <w:r w:rsidRPr="00F87F95">
        <w:rPr>
          <w:rFonts w:ascii="Times New Roman" w:hAnsi="Times New Roman" w:cs="Times New Roman"/>
        </w:rPr>
        <w:lastRenderedPageBreak/>
        <w:t xml:space="preserve">Kehadiran </w:t>
      </w:r>
      <w:r w:rsidRPr="003E4138">
        <w:rPr>
          <w:rFonts w:ascii="Times New Roman" w:hAnsi="Times New Roman" w:cs="Times New Roman"/>
          <w:i/>
          <w:iCs/>
        </w:rPr>
        <w:t>Large Language Model</w:t>
      </w:r>
      <w:r w:rsidRPr="00F87F95">
        <w:rPr>
          <w:rFonts w:ascii="Times New Roman" w:hAnsi="Times New Roman" w:cs="Times New Roman"/>
        </w:rPr>
        <w:t xml:space="preserve"> (LLM) menawarkan kemampuan menghasilkan teks yang natural dan kontekstual. Namun, LLM memiliki dua kelemahan dasar untuk kasus </w:t>
      </w:r>
      <w:r w:rsidRPr="003E4138">
        <w:rPr>
          <w:rFonts w:ascii="Times New Roman" w:hAnsi="Times New Roman" w:cs="Times New Roman"/>
          <w:i/>
          <w:iCs/>
        </w:rPr>
        <w:t>e-commerce</w:t>
      </w:r>
      <w:r w:rsidRPr="00F87F95">
        <w:rPr>
          <w:rFonts w:ascii="Times New Roman" w:hAnsi="Times New Roman" w:cs="Times New Roman"/>
        </w:rPr>
        <w:t>. Pertama, model rentan terhadap halusinasi, yaitu menghasilkan pernyataan yang tampak meyakinkan tetapi tidak terdapat dalam sumber faktual. Kedua, pengetahuan LLM terbatas pada data pelatihan (knowledge cutoff), sehingga data internal toko seperti harga, stok, dan ulasan terbaru tidak tersedia. Pendekatan Retrieval-Augmented Generation (RAG) mampu mengatasi masalah ini dengan</w:t>
      </w:r>
      <w:r w:rsidR="00F051CE">
        <w:rPr>
          <w:rFonts w:ascii="Times New Roman" w:hAnsi="Times New Roman" w:cs="Times New Roman"/>
        </w:rPr>
        <w:t xml:space="preserve"> menggabungkan</w:t>
      </w:r>
      <w:r w:rsidRPr="00F87F95">
        <w:rPr>
          <w:rFonts w:ascii="Times New Roman" w:hAnsi="Times New Roman" w:cs="Times New Roman"/>
        </w:rPr>
        <w:t xml:space="preserve"> modul </w:t>
      </w:r>
      <w:r w:rsidRPr="00F051CE">
        <w:rPr>
          <w:rFonts w:ascii="Times New Roman" w:hAnsi="Times New Roman" w:cs="Times New Roman"/>
          <w:i/>
          <w:iCs/>
        </w:rPr>
        <w:t>retrieval</w:t>
      </w:r>
      <w:r w:rsidRPr="00F87F95">
        <w:rPr>
          <w:rFonts w:ascii="Times New Roman" w:hAnsi="Times New Roman" w:cs="Times New Roman"/>
        </w:rPr>
        <w:t xml:space="preserve"> atas</w:t>
      </w:r>
      <w:r w:rsidR="00F051CE">
        <w:rPr>
          <w:rFonts w:ascii="Times New Roman" w:hAnsi="Times New Roman" w:cs="Times New Roman"/>
        </w:rPr>
        <w:t xml:space="preserve"> dokumen</w:t>
      </w:r>
      <w:r w:rsidRPr="00F87F95">
        <w:rPr>
          <w:rFonts w:ascii="Times New Roman" w:hAnsi="Times New Roman" w:cs="Times New Roman"/>
        </w:rPr>
        <w:t xml:space="preserve"> eksternal dan modul </w:t>
      </w:r>
      <w:r w:rsidRPr="00F051CE">
        <w:rPr>
          <w:rFonts w:ascii="Times New Roman" w:hAnsi="Times New Roman" w:cs="Times New Roman"/>
          <w:i/>
          <w:iCs/>
        </w:rPr>
        <w:t>generation</w:t>
      </w:r>
      <w:r w:rsidRPr="00F87F95">
        <w:rPr>
          <w:rFonts w:ascii="Times New Roman" w:hAnsi="Times New Roman" w:cs="Times New Roman"/>
        </w:rPr>
        <w:t xml:space="preserve"> berbasis LLM dalam satu </w:t>
      </w:r>
      <w:r w:rsidRPr="00F051CE">
        <w:rPr>
          <w:rFonts w:ascii="Times New Roman" w:hAnsi="Times New Roman" w:cs="Times New Roman"/>
          <w:i/>
          <w:iCs/>
        </w:rPr>
        <w:t>pipeline</w:t>
      </w:r>
      <w:r w:rsidR="008D7AF8">
        <w:rPr>
          <w:rFonts w:ascii="Times New Roman" w:hAnsi="Times New Roman" w:cs="Times New Roman"/>
          <w:i/>
          <w:iCs/>
        </w:rPr>
        <w:t xml:space="preserve"> </w:t>
      </w:r>
      <w:sdt>
        <w:sdtPr>
          <w:rPr>
            <w:rFonts w:ascii="Times New Roman" w:hAnsi="Times New Roman" w:cs="Times New Roman"/>
            <w:color w:val="000000"/>
          </w:rPr>
          <w:tag w:val="MENDELEY_CITATION_v3_eyJjaXRhdGlvbklEIjoiTUVOREVMRVlfQ0lUQVRJT05fOTM4ZWRlNmQtNTk2NC00YmRkLTliY2YtOGJmNzNiZTVkMGFi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
          <w:id w:val="1508168473"/>
          <w:placeholder>
            <w:docPart w:val="DefaultPlaceholder_-1854013440"/>
          </w:placeholder>
        </w:sdtPr>
        <w:sdtContent>
          <w:r w:rsidR="00A829E5" w:rsidRPr="00A829E5">
            <w:rPr>
              <w:rFonts w:ascii="Times New Roman" w:hAnsi="Times New Roman" w:cs="Times New Roman"/>
              <w:color w:val="000000"/>
            </w:rPr>
            <w:t>(Lewis et al., 2021)</w:t>
          </w:r>
        </w:sdtContent>
      </w:sdt>
      <w:r w:rsidRPr="00696B46">
        <w:rPr>
          <w:rFonts w:ascii="Times New Roman" w:hAnsi="Times New Roman" w:cs="Times New Roman"/>
        </w:rPr>
        <w:t>.</w:t>
      </w:r>
      <w:r w:rsidR="00B6639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hiYzhiN2MtZTNlZi00OTBhLWJjNWUtMDc3ODQ2MWUyZjEz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
          <w:id w:val="564692417"/>
          <w:placeholder>
            <w:docPart w:val="DefaultPlaceholder_-1854013440"/>
          </w:placeholder>
        </w:sdtPr>
        <w:sdtContent>
          <w:r w:rsidR="00A829E5" w:rsidRPr="00A829E5">
            <w:rPr>
              <w:rFonts w:ascii="Times New Roman" w:hAnsi="Times New Roman" w:cs="Times New Roman"/>
              <w:color w:val="000000"/>
            </w:rPr>
            <w:t>(Gao et al., 2024)</w:t>
          </w:r>
        </w:sdtContent>
      </w:sdt>
      <w:r w:rsidR="00696B46">
        <w:rPr>
          <w:rFonts w:ascii="Times New Roman" w:hAnsi="Times New Roman" w:cs="Times New Roman"/>
        </w:rPr>
        <w:t xml:space="preserve"> d</w:t>
      </w:r>
      <w:r w:rsidR="008D7AF8">
        <w:rPr>
          <w:rFonts w:ascii="Times New Roman" w:hAnsi="Times New Roman" w:cs="Times New Roman"/>
        </w:rPr>
        <w:t xml:space="preserve">alam surveinya mengklasifikasikan evolusi RAG menjadi Naïve RAG, Advanced RAG, dan Modular RAG, dan menyimpulkan bahwa pendekatan modular memberikan akruasi serta fleksibilitas tertinggi. Dengan ini, RAG tidak lagi mengklasifikasikan informasi toko, melainkan dapat mencari informasi yang relevan dan secara dinamis dari basis pengetahuan eksternal menghasilkan respons. </w:t>
      </w:r>
    </w:p>
    <w:p w14:paraId="46765CBD" w14:textId="6B537A69" w:rsidR="00F051CE" w:rsidRDefault="00F87F95" w:rsidP="0082545F">
      <w:pPr>
        <w:spacing w:line="360" w:lineRule="auto"/>
        <w:ind w:right="-46" w:firstLine="720"/>
        <w:jc w:val="both"/>
        <w:rPr>
          <w:rFonts w:ascii="Times New Roman" w:hAnsi="Times New Roman" w:cs="Times New Roman"/>
        </w:rPr>
      </w:pPr>
      <w:r w:rsidRPr="00F87F95">
        <w:rPr>
          <w:rFonts w:ascii="Times New Roman" w:hAnsi="Times New Roman" w:cs="Times New Roman"/>
        </w:rPr>
        <w:t>Tantangan baru muncul ketika sistem chatbot</w:t>
      </w:r>
      <w:r w:rsidR="00FB160D">
        <w:rPr>
          <w:rFonts w:ascii="Times New Roman" w:hAnsi="Times New Roman" w:cs="Times New Roman"/>
        </w:rPr>
        <w:t xml:space="preserve"> dihadapkan untuk</w:t>
      </w:r>
      <w:r w:rsidRPr="00F87F95">
        <w:rPr>
          <w:rFonts w:ascii="Times New Roman" w:hAnsi="Times New Roman" w:cs="Times New Roman"/>
        </w:rPr>
        <w:t xml:space="preserve"> melayani lebih dari satu jenis pengguna. Sebuah toko Shopee setidaknya memiliki dua kelas pengguna dengan kebutuhan informasi yang berbeda: pelanggan yang ingin bertanya tentang harga, stok, atau ulasan, serta pemilik toko yang membutuhkan data internal seperti diagnostik kualitas konten, pelanggaran kebijakan, dan metrik penjualan. </w:t>
      </w:r>
      <w:r w:rsidR="00FB160D">
        <w:rPr>
          <w:rFonts w:ascii="Times New Roman" w:hAnsi="Times New Roman" w:cs="Times New Roman"/>
        </w:rPr>
        <w:t xml:space="preserve">Meskipun </w:t>
      </w:r>
      <w:r w:rsidR="00F051CE">
        <w:rPr>
          <w:rFonts w:ascii="Times New Roman" w:hAnsi="Times New Roman" w:cs="Times New Roman"/>
        </w:rPr>
        <w:t>Shopee</w:t>
      </w:r>
      <w:r w:rsidR="00FB160D">
        <w:rPr>
          <w:rFonts w:ascii="Times New Roman" w:hAnsi="Times New Roman" w:cs="Times New Roman"/>
        </w:rPr>
        <w:t xml:space="preserve"> telah menyediakan asisten virtual resmi bernama Choki yang beroperasi secara otomatis selama 24 jam, sistem tersebut memiliki keterbatasa karena hanya </w:t>
      </w:r>
      <w:r w:rsidR="00F051CE">
        <w:rPr>
          <w:rFonts w:ascii="Times New Roman" w:hAnsi="Times New Roman" w:cs="Times New Roman"/>
        </w:rPr>
        <w:t xml:space="preserve">dirancang untuk melayani </w:t>
      </w:r>
      <w:r w:rsidR="00FB160D">
        <w:rPr>
          <w:rFonts w:ascii="Times New Roman" w:hAnsi="Times New Roman" w:cs="Times New Roman"/>
        </w:rPr>
        <w:t>menjawab permasalahan umum</w:t>
      </w:r>
      <w:r w:rsidR="00F051CE">
        <w:rPr>
          <w:rFonts w:ascii="Times New Roman" w:hAnsi="Times New Roman" w:cs="Times New Roman"/>
        </w:rPr>
        <w:t xml:space="preserve"> seputar </w:t>
      </w:r>
      <w:r w:rsidR="00FB160D">
        <w:rPr>
          <w:rFonts w:ascii="Times New Roman" w:hAnsi="Times New Roman" w:cs="Times New Roman"/>
        </w:rPr>
        <w:t>pengunaan aplikasi, bukan menjawab kebutuhan spesifik pada operasional toko</w:t>
      </w:r>
      <w:r w:rsidR="001572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"/>
          <w:id w:val="2023354153"/>
          <w:placeholder>
            <w:docPart w:val="DefaultPlaceholder_-1854013440"/>
          </w:placeholder>
        </w:sdtPr>
        <w:sdtContent>
          <w:r w:rsidR="00A829E5" w:rsidRPr="00A829E5">
            <w:rPr>
              <w:rFonts w:ascii="Times New Roman" w:hAnsi="Times New Roman" w:cs="Times New Roman"/>
              <w:color w:val="000000"/>
            </w:rPr>
            <w:t>(Shopee, 2026a)</w:t>
          </w:r>
        </w:sdtContent>
      </w:sdt>
      <w:r w:rsidR="00FB160D">
        <w:rPr>
          <w:rFonts w:ascii="Times New Roman" w:hAnsi="Times New Roman" w:cs="Times New Roman"/>
        </w:rPr>
        <w:t>.</w:t>
      </w:r>
    </w:p>
    <w:p w14:paraId="62416D3D" w14:textId="4A022CE0" w:rsidR="00F87F95" w:rsidRDefault="00FB160D" w:rsidP="0082545F">
      <w:pPr>
        <w:spacing w:line="360" w:lineRule="auto"/>
        <w:ind w:right="-46" w:firstLine="720"/>
        <w:jc w:val="both"/>
        <w:rPr>
          <w:rFonts w:ascii="Times New Roman" w:hAnsi="Times New Roman" w:cs="Times New Roman"/>
        </w:rPr>
      </w:pPr>
      <w:r>
        <w:rPr>
          <w:rFonts w:ascii="Times New Roman" w:hAnsi="Times New Roman" w:cs="Times New Roman"/>
        </w:rPr>
        <w:t>Di sisi lain, s</w:t>
      </w:r>
      <w:r w:rsidR="00F87F95" w:rsidRPr="00F87F95">
        <w:rPr>
          <w:rFonts w:ascii="Times New Roman" w:hAnsi="Times New Roman" w:cs="Times New Roman"/>
        </w:rPr>
        <w:t xml:space="preserve">ebagian besar prototipe RAG yang ada saat ini mengasumsikan satu kelas pengguna dengan akses penuh, sehingga tidak ada batasan privasi data. Berdasarkan </w:t>
      </w:r>
      <w:r w:rsidR="00F87F95" w:rsidRPr="001E0C8F">
        <w:rPr>
          <w:rFonts w:ascii="Times New Roman" w:hAnsi="Times New Roman" w:cs="Times New Roman"/>
        </w:rPr>
        <w:t xml:space="preserve">permasalahan tersebut, penelitian ini </w:t>
      </w:r>
      <w:r>
        <w:rPr>
          <w:rFonts w:ascii="Times New Roman" w:hAnsi="Times New Roman" w:cs="Times New Roman"/>
        </w:rPr>
        <w:t xml:space="preserve">bertujuan </w:t>
      </w:r>
      <w:r w:rsidR="00F87F95" w:rsidRPr="001E0C8F">
        <w:rPr>
          <w:rFonts w:ascii="Times New Roman" w:hAnsi="Times New Roman" w:cs="Times New Roman"/>
        </w:rPr>
        <w:t xml:space="preserve">merancang dan mengimplementasikan chatbot berbasis RAG untuk toko Shopee dengan </w:t>
      </w:r>
      <w:r w:rsidR="00EC2F2E">
        <w:rPr>
          <w:rFonts w:ascii="Times New Roman" w:hAnsi="Times New Roman" w:cs="Times New Roman"/>
        </w:rPr>
        <w:t xml:space="preserve">dua kontribusi teknis utama. Pertama, </w:t>
      </w:r>
      <w:r>
        <w:rPr>
          <w:rFonts w:ascii="Times New Roman" w:hAnsi="Times New Roman" w:cs="Times New Roman"/>
        </w:rPr>
        <w:t xml:space="preserve">penerapan </w:t>
      </w:r>
      <w:r w:rsidR="00EC2F2E">
        <w:rPr>
          <w:rFonts w:ascii="Times New Roman" w:hAnsi="Times New Roman" w:cs="Times New Roman"/>
        </w:rPr>
        <w:t xml:space="preserve">arsitektur </w:t>
      </w:r>
      <w:r w:rsidR="00EC2F2E">
        <w:rPr>
          <w:rFonts w:ascii="Times New Roman" w:hAnsi="Times New Roman" w:cs="Times New Roman"/>
          <w:i/>
          <w:iCs/>
        </w:rPr>
        <w:t>dual-</w:t>
      </w:r>
      <w:r w:rsidR="00EC2F2E" w:rsidRPr="00EC2F2E">
        <w:rPr>
          <w:rFonts w:ascii="Times New Roman" w:hAnsi="Times New Roman" w:cs="Times New Roman"/>
          <w:i/>
          <w:iCs/>
        </w:rPr>
        <w:t>collection</w:t>
      </w:r>
      <w:r w:rsidR="00EC2F2E">
        <w:rPr>
          <w:rFonts w:ascii="Times New Roman" w:hAnsi="Times New Roman" w:cs="Times New Roman"/>
        </w:rPr>
        <w:t xml:space="preserve"> pada ChromaDB</w:t>
      </w:r>
      <w:r w:rsidR="00EC2F2E" w:rsidRPr="00EC2F2E">
        <w:rPr>
          <w:rFonts w:ascii="Times New Roman" w:hAnsi="Times New Roman" w:cs="Times New Roman"/>
        </w:rPr>
        <w:t xml:space="preserve"> </w:t>
      </w:r>
      <w:r w:rsidR="00EC2F2E">
        <w:rPr>
          <w:rFonts w:ascii="Times New Roman" w:hAnsi="Times New Roman" w:cs="Times New Roman"/>
        </w:rPr>
        <w:t xml:space="preserve">yang memisahkan </w:t>
      </w:r>
      <w:r w:rsidR="00F87F95" w:rsidRPr="001E0C8F">
        <w:rPr>
          <w:rFonts w:ascii="Times New Roman" w:hAnsi="Times New Roman" w:cs="Times New Roman"/>
        </w:rPr>
        <w:t xml:space="preserve">basis </w:t>
      </w:r>
      <w:r w:rsidR="00EC2F2E">
        <w:rPr>
          <w:rFonts w:ascii="Times New Roman" w:hAnsi="Times New Roman" w:cs="Times New Roman"/>
        </w:rPr>
        <w:t xml:space="preserve">pengetahuan menjadi public_kb (data publik </w:t>
      </w:r>
      <w:r>
        <w:rPr>
          <w:rFonts w:ascii="Times New Roman" w:hAnsi="Times New Roman" w:cs="Times New Roman"/>
        </w:rPr>
        <w:t xml:space="preserve">untuk </w:t>
      </w:r>
      <w:r w:rsidR="00EC2F2E">
        <w:rPr>
          <w:rFonts w:ascii="Times New Roman" w:hAnsi="Times New Roman" w:cs="Times New Roman"/>
        </w:rPr>
        <w:t xml:space="preserve">pelanggan) dan private_kb </w:t>
      </w:r>
      <w:r w:rsidR="00F87F95" w:rsidRPr="001E0C8F">
        <w:rPr>
          <w:rFonts w:ascii="Times New Roman" w:hAnsi="Times New Roman" w:cs="Times New Roman"/>
        </w:rPr>
        <w:t>(</w:t>
      </w:r>
      <w:r w:rsidR="00EC2F2E">
        <w:rPr>
          <w:rFonts w:ascii="Times New Roman" w:hAnsi="Times New Roman" w:cs="Times New Roman"/>
        </w:rPr>
        <w:t xml:space="preserve">data diagnostik internal </w:t>
      </w:r>
      <w:r>
        <w:rPr>
          <w:rFonts w:ascii="Times New Roman" w:hAnsi="Times New Roman" w:cs="Times New Roman"/>
        </w:rPr>
        <w:t xml:space="preserve">khusus untuk </w:t>
      </w:r>
      <w:r w:rsidR="00EC2F2E">
        <w:rPr>
          <w:rFonts w:ascii="Times New Roman" w:hAnsi="Times New Roman" w:cs="Times New Roman"/>
        </w:rPr>
        <w:t>pemilik toko</w:t>
      </w:r>
      <w:r w:rsidR="00F87F95" w:rsidRPr="001E0C8F">
        <w:rPr>
          <w:rFonts w:ascii="Times New Roman" w:hAnsi="Times New Roman" w:cs="Times New Roman"/>
        </w:rPr>
        <w:t>).</w:t>
      </w:r>
      <w:r w:rsidR="00EC2F2E">
        <w:rPr>
          <w:rFonts w:ascii="Times New Roman" w:hAnsi="Times New Roman" w:cs="Times New Roman"/>
        </w:rPr>
        <w:t xml:space="preserve"> Pemisahan ini menegakkan batas informasi yang dapat diakses pada lapisan </w:t>
      </w:r>
      <w:r w:rsidR="00EC2F2E">
        <w:rPr>
          <w:rFonts w:ascii="Times New Roman" w:hAnsi="Times New Roman" w:cs="Times New Roman"/>
          <w:i/>
          <w:iCs/>
        </w:rPr>
        <w:t>retrieval</w:t>
      </w:r>
      <w:r w:rsidR="00EC2F2E">
        <w:rPr>
          <w:rFonts w:ascii="Times New Roman" w:hAnsi="Times New Roman" w:cs="Times New Roman"/>
        </w:rPr>
        <w:t xml:space="preserve">, bukan sekadar </w:t>
      </w:r>
      <w:r>
        <w:rPr>
          <w:rFonts w:ascii="Times New Roman" w:hAnsi="Times New Roman" w:cs="Times New Roman"/>
        </w:rPr>
        <w:t xml:space="preserve"> pembatasan </w:t>
      </w:r>
      <w:r w:rsidR="00EC2F2E">
        <w:rPr>
          <w:rFonts w:ascii="Times New Roman" w:hAnsi="Times New Roman" w:cs="Times New Roman"/>
        </w:rPr>
        <w:t xml:space="preserve">pada </w:t>
      </w:r>
      <w:r>
        <w:rPr>
          <w:rFonts w:ascii="Times New Roman" w:hAnsi="Times New Roman" w:cs="Times New Roman"/>
        </w:rPr>
        <w:t>instruksi (prompting)</w:t>
      </w:r>
      <w:r w:rsidR="00EC2F2E">
        <w:rPr>
          <w:rFonts w:ascii="Times New Roman" w:hAnsi="Times New Roman" w:cs="Times New Roman"/>
        </w:rPr>
        <w:t xml:space="preserve">. Kedua, </w:t>
      </w:r>
      <w:r>
        <w:rPr>
          <w:rFonts w:ascii="Times New Roman" w:hAnsi="Times New Roman" w:cs="Times New Roman"/>
        </w:rPr>
        <w:t xml:space="preserve">penerapan </w:t>
      </w:r>
      <w:r w:rsidR="00EC2F2E">
        <w:rPr>
          <w:rFonts w:ascii="Times New Roman" w:hAnsi="Times New Roman" w:cs="Times New Roman"/>
        </w:rPr>
        <w:t>teknik injeksi inventari</w:t>
      </w:r>
      <w:r>
        <w:rPr>
          <w:rFonts w:ascii="Times New Roman" w:hAnsi="Times New Roman" w:cs="Times New Roman"/>
        </w:rPr>
        <w:t xml:space="preserve">s </w:t>
      </w:r>
      <w:r w:rsidR="00EC2F2E">
        <w:rPr>
          <w:rFonts w:ascii="Times New Roman" w:hAnsi="Times New Roman" w:cs="Times New Roman"/>
          <w:i/>
          <w:iCs/>
        </w:rPr>
        <w:t>live</w:t>
      </w:r>
      <w:r w:rsidR="00EC2F2E">
        <w:rPr>
          <w:rFonts w:ascii="Times New Roman" w:hAnsi="Times New Roman" w:cs="Times New Roman"/>
        </w:rPr>
        <w:t xml:space="preserve"> pada saat kueri, yang menyisipkan</w:t>
      </w:r>
      <w:r>
        <w:rPr>
          <w:rFonts w:ascii="Times New Roman" w:hAnsi="Times New Roman" w:cs="Times New Roman"/>
        </w:rPr>
        <w:t xml:space="preserve"> data</w:t>
      </w:r>
      <w:r w:rsidR="00EC2F2E">
        <w:rPr>
          <w:rFonts w:ascii="Times New Roman" w:hAnsi="Times New Roman" w:cs="Times New Roman"/>
        </w:rPr>
        <w:t xml:space="preserve"> harga dan stok aktual secara </w:t>
      </w:r>
      <w:r w:rsidR="00EC2F2E">
        <w:rPr>
          <w:rFonts w:ascii="Times New Roman" w:hAnsi="Times New Roman" w:cs="Times New Roman"/>
          <w:i/>
          <w:iCs/>
        </w:rPr>
        <w:t>real-time</w:t>
      </w:r>
      <w:r w:rsidR="00EC2F2E">
        <w:rPr>
          <w:rFonts w:ascii="Times New Roman" w:hAnsi="Times New Roman" w:cs="Times New Roman"/>
        </w:rPr>
        <w:t xml:space="preserve"> dari Shopee API ke dalam konteks LLM untuk setiap produk yang ditemukan oleh </w:t>
      </w:r>
      <w:r w:rsidR="00EC2F2E">
        <w:rPr>
          <w:rFonts w:ascii="Times New Roman" w:hAnsi="Times New Roman" w:cs="Times New Roman"/>
          <w:i/>
          <w:iCs/>
        </w:rPr>
        <w:lastRenderedPageBreak/>
        <w:t>retriever</w:t>
      </w:r>
      <w:r w:rsidR="00EC2F2E">
        <w:rPr>
          <w:rFonts w:ascii="Times New Roman" w:hAnsi="Times New Roman" w:cs="Times New Roman"/>
        </w:rPr>
        <w:t>, sehingga data inventari</w:t>
      </w:r>
      <w:r>
        <w:rPr>
          <w:rFonts w:ascii="Times New Roman" w:hAnsi="Times New Roman" w:cs="Times New Roman"/>
        </w:rPr>
        <w:t>s</w:t>
      </w:r>
      <w:r w:rsidR="00EC2F2E">
        <w:rPr>
          <w:rFonts w:ascii="Times New Roman" w:hAnsi="Times New Roman" w:cs="Times New Roman"/>
        </w:rPr>
        <w:t xml:space="preserve"> selalu mutakhir tanpa perlu melakukan </w:t>
      </w:r>
      <w:r w:rsidR="00EC2F2E">
        <w:rPr>
          <w:rFonts w:ascii="Times New Roman" w:hAnsi="Times New Roman" w:cs="Times New Roman"/>
          <w:i/>
          <w:iCs/>
        </w:rPr>
        <w:t>embedding</w:t>
      </w:r>
      <w:r w:rsidR="00EC2F2E">
        <w:rPr>
          <w:rFonts w:ascii="Times New Roman" w:hAnsi="Times New Roman" w:cs="Times New Roman"/>
        </w:rPr>
        <w:t xml:space="preserve"> ulang seluruh katalog secara terus menerus.</w:t>
      </w:r>
    </w:p>
    <w:p w14:paraId="59DFAB64" w14:textId="3243B4A0" w:rsidR="00EC2F2E" w:rsidRPr="00220972" w:rsidRDefault="00FB160D" w:rsidP="0082545F">
      <w:pPr>
        <w:spacing w:line="360" w:lineRule="auto"/>
        <w:ind w:firstLine="720"/>
        <w:jc w:val="both"/>
      </w:pPr>
      <w:r>
        <w:rPr>
          <w:rFonts w:ascii="Times New Roman" w:hAnsi="Times New Roman" w:cs="Times New Roman"/>
        </w:rPr>
        <w:t xml:space="preserve">Untuk mengukur keandalannya, sistem ini </w:t>
      </w:r>
      <w:r w:rsidR="00EC2F2E">
        <w:rPr>
          <w:rFonts w:ascii="Times New Roman" w:eastAsia="Times New Roman" w:hAnsi="Times New Roman" w:cs="Times New Roman"/>
        </w:rPr>
        <w:t xml:space="preserve">dievaluasi secara objektif menggunakan kerangka evaluasi RAGAS </w:t>
      </w:r>
      <w:sdt>
        <w:sdtPr>
          <w:rPr>
            <w:rFonts w:ascii="Times New Roman" w:eastAsia="Times New Roman" w:hAnsi="Times New Roman" w:cs="Times New Roman"/>
            <w:color w:val="000000"/>
          </w:rPr>
          <w:tag w:val="MENDELEY_CITATION_v3_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"/>
          <w:id w:val="1790712506"/>
          <w:placeholder>
            <w:docPart w:val="DefaultPlaceholder_-1854013440"/>
          </w:placeholder>
        </w:sdtPr>
        <w:sdtContent>
          <w:r w:rsidR="00A829E5" w:rsidRPr="00A829E5">
            <w:rPr>
              <w:rFonts w:ascii="Times New Roman" w:eastAsia="Times New Roman" w:hAnsi="Times New Roman" w:cs="Times New Roman"/>
              <w:color w:val="000000"/>
            </w:rPr>
            <w:t>(Es et al., 2025)</w:t>
          </w:r>
        </w:sdtContent>
      </w:sdt>
      <w:r w:rsidR="00EC2F2E">
        <w:rPr>
          <w:rFonts w:ascii="Times New Roman" w:eastAsia="Times New Roman" w:hAnsi="Times New Roman" w:cs="Times New Roman"/>
        </w:rPr>
        <w:t xml:space="preserve"> yang mencakup metrik </w:t>
      </w:r>
      <w:r w:rsidR="00EC2F2E" w:rsidRPr="00FB160D">
        <w:rPr>
          <w:rFonts w:ascii="Times New Roman" w:eastAsia="Times New Roman" w:hAnsi="Times New Roman" w:cs="Times New Roman"/>
          <w:i/>
          <w:iCs/>
        </w:rPr>
        <w:t>faithfulness</w:t>
      </w:r>
      <w:r w:rsidR="00EC2F2E">
        <w:rPr>
          <w:rFonts w:ascii="Times New Roman" w:eastAsia="Times New Roman" w:hAnsi="Times New Roman" w:cs="Times New Roman"/>
        </w:rPr>
        <w:t xml:space="preserve">, </w:t>
      </w:r>
      <w:r w:rsidR="00EC2F2E" w:rsidRPr="00FB160D">
        <w:rPr>
          <w:rFonts w:ascii="Times New Roman" w:eastAsia="Times New Roman" w:hAnsi="Times New Roman" w:cs="Times New Roman"/>
          <w:i/>
          <w:iCs/>
        </w:rPr>
        <w:t>answer relevancy</w:t>
      </w:r>
      <w:r w:rsidR="00EC2F2E">
        <w:rPr>
          <w:rFonts w:ascii="Times New Roman" w:eastAsia="Times New Roman" w:hAnsi="Times New Roman" w:cs="Times New Roman"/>
        </w:rPr>
        <w:t xml:space="preserve">, </w:t>
      </w:r>
      <w:r w:rsidR="00EC2F2E" w:rsidRPr="00FB160D">
        <w:rPr>
          <w:rFonts w:ascii="Times New Roman" w:eastAsia="Times New Roman" w:hAnsi="Times New Roman" w:cs="Times New Roman"/>
          <w:i/>
          <w:iCs/>
        </w:rPr>
        <w:t>context precision</w:t>
      </w:r>
      <w:r w:rsidR="00EC2F2E">
        <w:rPr>
          <w:rFonts w:ascii="Times New Roman" w:eastAsia="Times New Roman" w:hAnsi="Times New Roman" w:cs="Times New Roman"/>
        </w:rPr>
        <w:t xml:space="preserve">, </w:t>
      </w:r>
      <w:r w:rsidR="00EC2F2E" w:rsidRPr="00FB160D">
        <w:rPr>
          <w:rFonts w:ascii="Times New Roman" w:eastAsia="Times New Roman" w:hAnsi="Times New Roman" w:cs="Times New Roman"/>
          <w:i/>
          <w:iCs/>
        </w:rPr>
        <w:t>context recall</w:t>
      </w:r>
      <w:r w:rsidR="00EC2F2E">
        <w:rPr>
          <w:rFonts w:ascii="Times New Roman" w:eastAsia="Times New Roman" w:hAnsi="Times New Roman" w:cs="Times New Roman"/>
        </w:rPr>
        <w:t xml:space="preserve">, dan </w:t>
      </w:r>
      <w:r w:rsidR="00EC2F2E" w:rsidRPr="00FB160D">
        <w:rPr>
          <w:rFonts w:ascii="Times New Roman" w:eastAsia="Times New Roman" w:hAnsi="Times New Roman" w:cs="Times New Roman"/>
          <w:i/>
          <w:iCs/>
        </w:rPr>
        <w:t>answer correctness</w:t>
      </w:r>
      <w:r w:rsidR="00EC2F2E">
        <w:rPr>
          <w:rFonts w:ascii="Times New Roman" w:eastAsia="Times New Roman" w:hAnsi="Times New Roman" w:cs="Times New Roman"/>
        </w:rPr>
        <w:t>. Evaluasi dilakukan</w:t>
      </w:r>
      <w:r>
        <w:rPr>
          <w:rFonts w:ascii="Times New Roman" w:eastAsia="Times New Roman" w:hAnsi="Times New Roman" w:cs="Times New Roman"/>
        </w:rPr>
        <w:t xml:space="preserve"> terhadap</w:t>
      </w:r>
      <w:r w:rsidR="00EC2F2E">
        <w:rPr>
          <w:rFonts w:ascii="Times New Roman" w:eastAsia="Times New Roman" w:hAnsi="Times New Roman" w:cs="Times New Roman"/>
        </w:rPr>
        <w:t xml:space="preserve"> 46 sampel </w:t>
      </w:r>
      <w:r>
        <w:rPr>
          <w:rFonts w:ascii="Times New Roman" w:eastAsia="Times New Roman" w:hAnsi="Times New Roman" w:cs="Times New Roman"/>
        </w:rPr>
        <w:t xml:space="preserve">data </w:t>
      </w:r>
      <w:r w:rsidR="00EC2F2E">
        <w:rPr>
          <w:rFonts w:ascii="Times New Roman" w:eastAsia="Times New Roman" w:hAnsi="Times New Roman" w:cs="Times New Roman"/>
        </w:rPr>
        <w:t xml:space="preserve">uji berbahasa Indonesia yang </w:t>
      </w:r>
      <w:r>
        <w:rPr>
          <w:rFonts w:ascii="Times New Roman" w:eastAsia="Times New Roman" w:hAnsi="Times New Roman" w:cs="Times New Roman"/>
        </w:rPr>
        <w:t xml:space="preserve">diklasifikasikan ke dalam </w:t>
      </w:r>
      <w:r w:rsidR="00EC2F2E">
        <w:rPr>
          <w:rFonts w:ascii="Times New Roman" w:eastAsia="Times New Roman" w:hAnsi="Times New Roman" w:cs="Times New Roman"/>
        </w:rPr>
        <w:t xml:space="preserve">enam kategori pertanyaan. Selain itu, penelitian ini juga membandingkan performa tiga model LLM yang berbeda (Gemini 2.5 Flash, Qwen3.6-27b, dan DeepSeek V4 Flash) dalam </w:t>
      </w:r>
      <w:r>
        <w:rPr>
          <w:rFonts w:ascii="Times New Roman" w:eastAsia="Times New Roman" w:hAnsi="Times New Roman" w:cs="Times New Roman"/>
        </w:rPr>
        <w:t>lingkungan</w:t>
      </w:r>
      <w:r w:rsidR="00EC2F2E">
        <w:rPr>
          <w:rFonts w:ascii="Times New Roman" w:eastAsia="Times New Roman" w:hAnsi="Times New Roman" w:cs="Times New Roman"/>
        </w:rPr>
        <w:t xml:space="preserve"> sistem RAG yang sama, memberikan gambaran yang lebih komprehensif tentang pilihan model yang tepat untuk aplikasi serupa.</w:t>
      </w:r>
    </w:p>
    <w:p w14:paraId="4D86BDEF" w14:textId="543F09AE" w:rsidR="00C43BC4" w:rsidRPr="001E0C8F" w:rsidRDefault="00F87F95" w:rsidP="0082545F">
      <w:pPr>
        <w:pStyle w:val="Heading2"/>
      </w:pPr>
      <w:bookmarkStart w:id="100" w:name="_Toc233123373"/>
      <w:r w:rsidRPr="001E0C8F">
        <w:t>1.2</w:t>
      </w:r>
      <w:r w:rsidR="00C43BC4" w:rsidRPr="001E0C8F">
        <w:tab/>
      </w:r>
      <w:r w:rsidRPr="001E0C8F">
        <w:t>Perumusan Masalah</w:t>
      </w:r>
      <w:bookmarkEnd w:id="100"/>
    </w:p>
    <w:p w14:paraId="27591A52" w14:textId="08F9AD53" w:rsidR="00F87F95" w:rsidRPr="001E0C8F" w:rsidRDefault="00FE1E37" w:rsidP="00FE1E37">
      <w:pPr>
        <w:spacing w:line="360" w:lineRule="auto"/>
        <w:rPr>
          <w:rFonts w:ascii="Times New Roman" w:hAnsi="Times New Roman" w:cs="Times New Roman"/>
        </w:rPr>
      </w:pPr>
      <w:r>
        <w:rPr>
          <w:rFonts w:ascii="Times New Roman" w:hAnsi="Times New Roman" w:cs="Times New Roman"/>
        </w:rPr>
        <w:tab/>
      </w:r>
      <w:r w:rsidR="00F87F95" w:rsidRPr="001E0C8F">
        <w:rPr>
          <w:rFonts w:ascii="Times New Roman" w:hAnsi="Times New Roman" w:cs="Times New Roman"/>
        </w:rPr>
        <w:t>Berdasarkan latar belakang di atas, perumusan masalah dalam penelitian ini adalah:</w:t>
      </w:r>
    </w:p>
    <w:p w14:paraId="2053916F" w14:textId="4118CCE7" w:rsidR="00F87F95" w:rsidRPr="00F87F95" w:rsidRDefault="00232446" w:rsidP="0082545F">
      <w:pPr>
        <w:numPr>
          <w:ilvl w:val="0"/>
          <w:numId w:val="7"/>
        </w:numPr>
        <w:spacing w:line="360" w:lineRule="auto"/>
        <w:ind w:right="-46"/>
        <w:jc w:val="both"/>
        <w:rPr>
          <w:rFonts w:ascii="Times New Roman" w:hAnsi="Times New Roman" w:cs="Times New Roman"/>
        </w:rPr>
      </w:pPr>
      <w:r>
        <w:rPr>
          <w:rFonts w:ascii="Times New Roman" w:hAnsi="Times New Roman" w:cs="Times New Roman"/>
        </w:rPr>
        <w:t xml:space="preserve">Bagaimana cara merancang arsitektur </w:t>
      </w:r>
      <w:r>
        <w:rPr>
          <w:rFonts w:ascii="Times New Roman" w:hAnsi="Times New Roman" w:cs="Times New Roman"/>
          <w:i/>
          <w:iCs/>
        </w:rPr>
        <w:t>chatbot</w:t>
      </w:r>
      <w:r>
        <w:rPr>
          <w:rFonts w:ascii="Times New Roman" w:hAnsi="Times New Roman" w:cs="Times New Roman"/>
        </w:rPr>
        <w:t xml:space="preserve"> berbasis RAG yang dapat melayani dua jenis pengguna (pelanggan dan pemilik toko) dengan batas akses informasi yang ditegakkan secara arsitektural</w:t>
      </w:r>
      <w:r w:rsidR="00F87F95" w:rsidRPr="00F87F95">
        <w:rPr>
          <w:rFonts w:ascii="Times New Roman" w:hAnsi="Times New Roman" w:cs="Times New Roman"/>
        </w:rPr>
        <w:t>?</w:t>
      </w:r>
    </w:p>
    <w:p w14:paraId="40FF1A67" w14:textId="46807086" w:rsidR="00F87F95" w:rsidRPr="00232446" w:rsidRDefault="00232446" w:rsidP="0082545F">
      <w:pPr>
        <w:numPr>
          <w:ilvl w:val="0"/>
          <w:numId w:val="7"/>
        </w:numPr>
        <w:spacing w:line="360" w:lineRule="auto"/>
        <w:ind w:right="-46"/>
        <w:jc w:val="both"/>
        <w:rPr>
          <w:rFonts w:ascii="Times New Roman" w:hAnsi="Times New Roman" w:cs="Times New Roman"/>
        </w:rPr>
      </w:pPr>
      <w:r w:rsidRPr="00232446">
        <w:rPr>
          <w:rFonts w:ascii="Times New Roman" w:hAnsi="Times New Roman" w:cs="Times New Roman"/>
        </w:rPr>
        <w:t xml:space="preserve">Bagaimana cara memastikan data inventaris (stok dan harga) selalu mutakhir dalam sistem </w:t>
      </w:r>
      <w:r w:rsidRPr="00232446">
        <w:rPr>
          <w:rFonts w:ascii="Times New Roman" w:hAnsi="Times New Roman" w:cs="Times New Roman"/>
          <w:i/>
          <w:iCs/>
        </w:rPr>
        <w:t>chatbot</w:t>
      </w:r>
      <w:r w:rsidRPr="00232446">
        <w:rPr>
          <w:rFonts w:ascii="Times New Roman" w:hAnsi="Times New Roman" w:cs="Times New Roman"/>
        </w:rPr>
        <w:t xml:space="preserve"> RAG tanpa perlu melakukan </w:t>
      </w:r>
      <w:r w:rsidRPr="00232446">
        <w:rPr>
          <w:rFonts w:ascii="Times New Roman" w:hAnsi="Times New Roman" w:cs="Times New Roman"/>
          <w:i/>
          <w:iCs/>
        </w:rPr>
        <w:t>embedding</w:t>
      </w:r>
      <w:r w:rsidRPr="00232446">
        <w:rPr>
          <w:rFonts w:ascii="Times New Roman" w:hAnsi="Times New Roman" w:cs="Times New Roman"/>
        </w:rPr>
        <w:t xml:space="preserve"> ulang seluruh katalog produk secara berkala</w:t>
      </w:r>
      <w:r w:rsidR="00F87F95" w:rsidRPr="00232446">
        <w:rPr>
          <w:rFonts w:ascii="Times New Roman" w:hAnsi="Times New Roman" w:cs="Times New Roman"/>
        </w:rPr>
        <w:t>?</w:t>
      </w:r>
    </w:p>
    <w:p w14:paraId="15A4BB69" w14:textId="03EEE1DE" w:rsidR="00F87F95" w:rsidRDefault="00232446" w:rsidP="0082545F">
      <w:pPr>
        <w:numPr>
          <w:ilvl w:val="0"/>
          <w:numId w:val="7"/>
        </w:numPr>
        <w:spacing w:line="360" w:lineRule="auto"/>
        <w:ind w:right="-46"/>
        <w:jc w:val="both"/>
        <w:rPr>
          <w:rFonts w:ascii="Times New Roman" w:hAnsi="Times New Roman" w:cs="Times New Roman"/>
        </w:rPr>
      </w:pPr>
      <w:r>
        <w:rPr>
          <w:rFonts w:ascii="Times New Roman" w:hAnsi="Times New Roman" w:cs="Times New Roman"/>
        </w:rPr>
        <w:t xml:space="preserve">Seberapa efektif sistem </w:t>
      </w:r>
      <w:r>
        <w:rPr>
          <w:rFonts w:ascii="Times New Roman" w:hAnsi="Times New Roman" w:cs="Times New Roman"/>
          <w:i/>
          <w:iCs/>
        </w:rPr>
        <w:t>chatbot</w:t>
      </w:r>
      <w:r>
        <w:rPr>
          <w:rFonts w:ascii="Times New Roman" w:hAnsi="Times New Roman" w:cs="Times New Roman"/>
        </w:rPr>
        <w:t xml:space="preserve"> RAG yang dirancang dalam menjawab pertanyaan pengguna berdasarkan evaluasi menggunakan kerangka RAGAS dan model LLM mana yang memberikan performa terbaik</w:t>
      </w:r>
      <w:r w:rsidR="00F87F95" w:rsidRPr="00F87F95">
        <w:rPr>
          <w:rFonts w:ascii="Times New Roman" w:hAnsi="Times New Roman" w:cs="Times New Roman"/>
        </w:rPr>
        <w:t>?</w:t>
      </w:r>
    </w:p>
    <w:p w14:paraId="076EDF0E" w14:textId="1A0DA4D3" w:rsidR="00F87F95" w:rsidRPr="00F87F95" w:rsidRDefault="00F87F95" w:rsidP="0082545F">
      <w:pPr>
        <w:pStyle w:val="Heading2"/>
      </w:pPr>
      <w:bookmarkStart w:id="101" w:name="_Toc233123374"/>
      <w:r w:rsidRPr="00F87F95">
        <w:t>1.3</w:t>
      </w:r>
      <w:r w:rsidR="00C43BC4">
        <w:tab/>
      </w:r>
      <w:r w:rsidRPr="00F87F95">
        <w:t>Tujuan Penelitian</w:t>
      </w:r>
      <w:bookmarkEnd w:id="101"/>
    </w:p>
    <w:p w14:paraId="7E5B6BD2" w14:textId="6D7B041E" w:rsidR="00F87F95" w:rsidRPr="00F87F95" w:rsidRDefault="00FE1E37" w:rsidP="00FE1E37">
      <w:pPr>
        <w:spacing w:line="360" w:lineRule="auto"/>
        <w:ind w:right="-46"/>
        <w:jc w:val="both"/>
        <w:rPr>
          <w:rFonts w:ascii="Times New Roman" w:hAnsi="Times New Roman" w:cs="Times New Roman"/>
        </w:rPr>
      </w:pPr>
      <w:r>
        <w:rPr>
          <w:rFonts w:ascii="Times New Roman" w:hAnsi="Times New Roman" w:cs="Times New Roman"/>
        </w:rPr>
        <w:tab/>
      </w:r>
      <w:r w:rsidR="00F87F95" w:rsidRPr="00F87F95">
        <w:rPr>
          <w:rFonts w:ascii="Times New Roman" w:hAnsi="Times New Roman" w:cs="Times New Roman"/>
        </w:rPr>
        <w:t>Tujuan umum dari penelitian ini adalah untuk merancang, membangun, dan mengimplementasikan prototipe chatbot berbasis Retrieval-Augmented Generation (RAG). Berdasarkan pertanyaan yang sudah disusun sebagai acuan oleh peneliti, dapat diketahui tujuan spesifik dari</w:t>
      </w:r>
      <w:r w:rsidR="00C256E8">
        <w:rPr>
          <w:rFonts w:ascii="Times New Roman" w:hAnsi="Times New Roman" w:cs="Times New Roman"/>
        </w:rPr>
        <w:t xml:space="preserve"> penelitian</w:t>
      </w:r>
      <w:r w:rsidR="00F87F95" w:rsidRPr="00F87F95">
        <w:rPr>
          <w:rFonts w:ascii="Times New Roman" w:hAnsi="Times New Roman" w:cs="Times New Roman"/>
        </w:rPr>
        <w:t xml:space="preserve"> ini sebagai berikut:</w:t>
      </w:r>
    </w:p>
    <w:p w14:paraId="5CE8073D" w14:textId="5FE881D3" w:rsidR="00F87F95" w:rsidRPr="00F87F95" w:rsidRDefault="00232446" w:rsidP="0082545F">
      <w:pPr>
        <w:pStyle w:val="NormalWeb"/>
        <w:numPr>
          <w:ilvl w:val="0"/>
          <w:numId w:val="8"/>
        </w:numPr>
        <w:spacing w:line="360" w:lineRule="auto"/>
        <w:jc w:val="both"/>
      </w:pPr>
      <w:r>
        <w:t xml:space="preserve">Merancang dan mengimplementasikan sistem </w:t>
      </w:r>
      <w:r>
        <w:rPr>
          <w:i/>
          <w:iCs/>
        </w:rPr>
        <w:t>chatbot</w:t>
      </w:r>
      <w:r>
        <w:t xml:space="preserve"> berbasis RAG untuk toko Shopee dengan arsitektur </w:t>
      </w:r>
      <w:r>
        <w:rPr>
          <w:i/>
          <w:iCs/>
        </w:rPr>
        <w:t>dual-collection</w:t>
      </w:r>
      <w:r>
        <w:t xml:space="preserve"> yang memisahkan basis pengetahuan publik dan privat untuk medukung dua mode akses pengguna</w:t>
      </w:r>
      <w:r w:rsidR="00F87F95" w:rsidRPr="00F87F95">
        <w:t>.</w:t>
      </w:r>
    </w:p>
    <w:p w14:paraId="4C6A900B" w14:textId="06DEBFEC" w:rsidR="00F87F95" w:rsidRPr="00F87F95" w:rsidRDefault="00F87F95" w:rsidP="0082545F">
      <w:pPr>
        <w:pStyle w:val="NormalWeb"/>
        <w:numPr>
          <w:ilvl w:val="0"/>
          <w:numId w:val="8"/>
        </w:numPr>
        <w:spacing w:line="360" w:lineRule="auto"/>
        <w:jc w:val="both"/>
      </w:pPr>
      <w:r w:rsidRPr="00F87F95">
        <w:lastRenderedPageBreak/>
        <w:t xml:space="preserve">Mengimplementasikan </w:t>
      </w:r>
      <w:r w:rsidR="00232446">
        <w:t xml:space="preserve">teknik </w:t>
      </w:r>
      <w:r w:rsidRPr="00F87F95">
        <w:t xml:space="preserve">injeksi inventaris </w:t>
      </w:r>
      <w:r w:rsidR="00232446" w:rsidRPr="00232446">
        <w:rPr>
          <w:i/>
          <w:iCs/>
        </w:rPr>
        <w:t>live</w:t>
      </w:r>
      <w:r w:rsidR="00232446">
        <w:t xml:space="preserve"> </w:t>
      </w:r>
      <w:r w:rsidRPr="00232446">
        <w:t>pada</w:t>
      </w:r>
      <w:r w:rsidRPr="00F87F95">
        <w:t xml:space="preserve"> proses </w:t>
      </w:r>
      <w:r w:rsidRPr="00232446">
        <w:rPr>
          <w:i/>
          <w:iCs/>
        </w:rPr>
        <w:t>retrieval</w:t>
      </w:r>
      <w:r w:rsidRPr="00F87F95">
        <w:t xml:space="preserve"> untuk memastikan</w:t>
      </w:r>
      <w:r w:rsidR="00232446">
        <w:t xml:space="preserve"> </w:t>
      </w:r>
      <w:r w:rsidRPr="00F87F95">
        <w:t>harga dan ketersediaan stok</w:t>
      </w:r>
      <w:r w:rsidR="00232446">
        <w:t xml:space="preserve"> tanpa proses </w:t>
      </w:r>
      <w:r w:rsidR="00232446">
        <w:rPr>
          <w:i/>
          <w:iCs/>
        </w:rPr>
        <w:t>embedding</w:t>
      </w:r>
      <w:r w:rsidR="00232446">
        <w:t xml:space="preserve"> ulang</w:t>
      </w:r>
      <w:r w:rsidRPr="00F87F95">
        <w:t>.</w:t>
      </w:r>
    </w:p>
    <w:p w14:paraId="78B1996D" w14:textId="3825BFAC" w:rsidR="00F87F95" w:rsidRDefault="00232446" w:rsidP="0082545F">
      <w:pPr>
        <w:pStyle w:val="NormalWeb"/>
        <w:numPr>
          <w:ilvl w:val="0"/>
          <w:numId w:val="8"/>
        </w:numPr>
        <w:spacing w:line="360" w:lineRule="auto"/>
        <w:jc w:val="both"/>
      </w:pPr>
      <w:r>
        <w:t>Mengevaluasi dan membadingkan performa sistem menggunakan kerangka RAGAS untuk menentukan model LLM terbaik dalam konteks penelitian ini</w:t>
      </w:r>
      <w:r w:rsidR="00F87F95" w:rsidRPr="00F87F95">
        <w:t>.</w:t>
      </w:r>
    </w:p>
    <w:p w14:paraId="0E139089" w14:textId="58062983" w:rsidR="00F87F95" w:rsidRDefault="00F87F95" w:rsidP="0082545F">
      <w:pPr>
        <w:pStyle w:val="Heading2"/>
      </w:pPr>
      <w:bookmarkStart w:id="102" w:name="_Toc233123375"/>
      <w:r>
        <w:t>1.4</w:t>
      </w:r>
      <w:r w:rsidR="00C43BC4">
        <w:tab/>
      </w:r>
      <w:r>
        <w:t>Manfaat Penelitian</w:t>
      </w:r>
      <w:bookmarkEnd w:id="102"/>
    </w:p>
    <w:p w14:paraId="5F785A37" w14:textId="1B9046D2" w:rsidR="00F87F95" w:rsidRDefault="00FE1E37" w:rsidP="00FE1E37">
      <w:pPr>
        <w:pStyle w:val="NormalWeb"/>
        <w:spacing w:line="360" w:lineRule="auto"/>
        <w:jc w:val="both"/>
      </w:pPr>
      <w:r>
        <w:tab/>
      </w:r>
      <w:r w:rsidR="00F87F95">
        <w:t>Dari</w:t>
      </w:r>
      <w:r w:rsidR="00C256E8">
        <w:t xml:space="preserve"> penelitian</w:t>
      </w:r>
      <w:r w:rsidR="00F87F95">
        <w:t xml:space="preserve"> ini, peneliti berharap dapat memberikan manfaat yang dapat digunakan oleh beberapa pihak yaitu:</w:t>
      </w:r>
    </w:p>
    <w:p w14:paraId="316B0BBF" w14:textId="2BB4E950" w:rsidR="00F87F95" w:rsidRPr="00C43BC4" w:rsidRDefault="00F87F95" w:rsidP="0082545F">
      <w:pPr>
        <w:pStyle w:val="Heading3"/>
      </w:pPr>
      <w:bookmarkStart w:id="103" w:name="_Toc233123376"/>
      <w:r w:rsidRPr="00C43BC4">
        <w:t>1.4.1</w:t>
      </w:r>
      <w:r w:rsidR="00C43BC4" w:rsidRPr="00C43BC4">
        <w:tab/>
      </w:r>
      <w:r w:rsidRPr="00C43BC4">
        <w:t>Manfaat Subjektif</w:t>
      </w:r>
      <w:bookmarkEnd w:id="103"/>
      <w:r w:rsidRPr="00C43BC4">
        <w:t xml:space="preserve"> </w:t>
      </w:r>
    </w:p>
    <w:p w14:paraId="301BDDB1" w14:textId="1B3356A9" w:rsidR="00F87F95" w:rsidRPr="00F87F95" w:rsidRDefault="00FE1E37" w:rsidP="00FE1E37">
      <w:pPr>
        <w:pStyle w:val="NormalWeb"/>
        <w:spacing w:line="360" w:lineRule="auto"/>
        <w:jc w:val="both"/>
      </w:pPr>
      <w:r>
        <w:tab/>
      </w:r>
      <w:r w:rsidR="00F87F95" w:rsidRPr="00F87F95">
        <w:t xml:space="preserve">Bagi peneliti, penelitian ini bermanfaat untuk mendalami penerapan teknologi </w:t>
      </w:r>
      <w:r w:rsidR="00F87F95" w:rsidRPr="00F87F95">
        <w:rPr>
          <w:i/>
          <w:iCs/>
        </w:rPr>
        <w:t>Large</w:t>
      </w:r>
      <w:r w:rsidR="00C256E8">
        <w:rPr>
          <w:i/>
          <w:iCs/>
        </w:rPr>
        <w:t xml:space="preserve"> </w:t>
      </w:r>
      <w:r w:rsidR="00F87F95" w:rsidRPr="00F87F95">
        <w:rPr>
          <w:i/>
          <w:iCs/>
        </w:rPr>
        <w:t>Language Model</w:t>
      </w:r>
      <w:r w:rsidR="00F87F95" w:rsidRPr="00F87F95">
        <w:t xml:space="preserve"> (LLM) dan </w:t>
      </w:r>
      <w:r w:rsidR="00F87F95" w:rsidRPr="00F87F95">
        <w:rPr>
          <w:i/>
          <w:iCs/>
        </w:rPr>
        <w:t>Retrieval-Augmented Generation</w:t>
      </w:r>
      <w:r w:rsidR="00F87F95" w:rsidRPr="00F87F95">
        <w:t xml:space="preserve"> (RAG) pada kasus nyata di industri </w:t>
      </w:r>
      <w:r w:rsidR="00F87F95" w:rsidRPr="00F87F95">
        <w:rPr>
          <w:i/>
          <w:iCs/>
        </w:rPr>
        <w:t>e-commerce</w:t>
      </w:r>
      <w:r w:rsidR="00F87F95" w:rsidRPr="00F87F95">
        <w:t>, serta memenuhi salah satu syarat kelulusan program Sarjana Strata-1 (S1) di Universitas Pradita.</w:t>
      </w:r>
    </w:p>
    <w:p w14:paraId="3814A3AC" w14:textId="34B56F24" w:rsidR="00F87F95" w:rsidRPr="00F87F95" w:rsidRDefault="00F87F95" w:rsidP="0082545F">
      <w:pPr>
        <w:pStyle w:val="Heading3"/>
      </w:pPr>
      <w:bookmarkStart w:id="104" w:name="_Toc233123377"/>
      <w:r w:rsidRPr="00F87F95">
        <w:t>1.4.2</w:t>
      </w:r>
      <w:r w:rsidR="00C43BC4">
        <w:tab/>
      </w:r>
      <w:r w:rsidRPr="00F87F95">
        <w:t>Manfaat Objektif</w:t>
      </w:r>
      <w:bookmarkEnd w:id="104"/>
    </w:p>
    <w:p w14:paraId="0AD7C532" w14:textId="40D6ADFB" w:rsidR="00F87F95" w:rsidRPr="00F87F95" w:rsidRDefault="00F87F95" w:rsidP="0082545F">
      <w:pPr>
        <w:pStyle w:val="NormalWeb"/>
        <w:numPr>
          <w:ilvl w:val="0"/>
          <w:numId w:val="10"/>
        </w:numPr>
        <w:spacing w:line="360" w:lineRule="auto"/>
        <w:jc w:val="both"/>
      </w:pPr>
      <w:r w:rsidRPr="00F87F95">
        <w:rPr>
          <w:b/>
          <w:bCs/>
        </w:rPr>
        <w:t>Bagi Pemilik Toko:</w:t>
      </w:r>
      <w:r w:rsidRPr="00F87F95">
        <w:t xml:space="preserve"> Memberikan alat bantu </w:t>
      </w:r>
      <w:r w:rsidR="00232446">
        <w:t xml:space="preserve">berupa </w:t>
      </w:r>
      <w:r w:rsidR="00232446">
        <w:rPr>
          <w:i/>
          <w:iCs/>
        </w:rPr>
        <w:t>chatbot</w:t>
      </w:r>
      <w:r w:rsidR="00232446">
        <w:t xml:space="preserve"> yang dapat menjawab pertanyaan seputar produk dan data internal toko secara cepat dan akurat, sehingga mengurangi waktu yang dibutuhkan untuk analisis manual.</w:t>
      </w:r>
    </w:p>
    <w:p w14:paraId="12B4BC20" w14:textId="77777777" w:rsidR="00F87F95" w:rsidRPr="00F87F95" w:rsidRDefault="00F87F95" w:rsidP="0082545F">
      <w:pPr>
        <w:pStyle w:val="NormalWeb"/>
        <w:numPr>
          <w:ilvl w:val="0"/>
          <w:numId w:val="10"/>
        </w:numPr>
        <w:spacing w:line="360" w:lineRule="auto"/>
        <w:jc w:val="both"/>
      </w:pPr>
      <w:r w:rsidRPr="00F87F95">
        <w:rPr>
          <w:b/>
          <w:bCs/>
        </w:rPr>
        <w:t>Bagi Pelanggan:</w:t>
      </w:r>
      <w:r w:rsidRPr="00F87F95">
        <w:t xml:space="preserve"> Meningkatkan pengalaman belanja melalui asisten virtual yang mampu memberikan informasi akurat mengenai ketersediaan stok, harga, dan rekomendasi produk berdasarkan ulasan secara cepat.</w:t>
      </w:r>
    </w:p>
    <w:p w14:paraId="3AA1CA81" w14:textId="5E3821EB" w:rsidR="00F87F95" w:rsidRPr="00F87F95" w:rsidRDefault="00F87F95" w:rsidP="0082545F">
      <w:pPr>
        <w:pStyle w:val="NormalWeb"/>
        <w:numPr>
          <w:ilvl w:val="0"/>
          <w:numId w:val="10"/>
        </w:numPr>
        <w:spacing w:line="360" w:lineRule="auto"/>
        <w:jc w:val="both"/>
      </w:pPr>
      <w:r w:rsidRPr="00F87F95">
        <w:rPr>
          <w:b/>
          <w:bCs/>
        </w:rPr>
        <w:t>Bagi Akademisi:</w:t>
      </w:r>
      <w:r w:rsidRPr="00F87F95">
        <w:t xml:space="preserve"> Menjadi referensi terkait pengembangan </w:t>
      </w:r>
      <w:r w:rsidR="00232446">
        <w:t xml:space="preserve">dan implementasi RAG dengan </w:t>
      </w:r>
      <w:r w:rsidRPr="00F87F95">
        <w:t>arsitektur</w:t>
      </w:r>
      <w:r w:rsidR="00232446">
        <w:t xml:space="preserve"> </w:t>
      </w:r>
      <w:r w:rsidR="00232446">
        <w:rPr>
          <w:i/>
          <w:iCs/>
        </w:rPr>
        <w:t>dual-collection</w:t>
      </w:r>
      <w:r w:rsidR="00232446">
        <w:t xml:space="preserve"> dalam konteks </w:t>
      </w:r>
      <w:r w:rsidR="00232446">
        <w:rPr>
          <w:i/>
          <w:iCs/>
        </w:rPr>
        <w:t>e-commerce</w:t>
      </w:r>
      <w:r w:rsidR="00232446">
        <w:t xml:space="preserve"> Indonesia, termasuk perbandingan performa tiga model LLM yang dapat menjadi acuan untuk penelitian selanjutnya.</w:t>
      </w:r>
    </w:p>
    <w:p w14:paraId="4456F31F" w14:textId="58942B11" w:rsidR="00F87F95" w:rsidRDefault="00C256E8" w:rsidP="0082545F">
      <w:pPr>
        <w:pStyle w:val="Heading2"/>
      </w:pPr>
      <w:bookmarkStart w:id="105" w:name="_Toc233123378"/>
      <w:r>
        <w:t>1.5</w:t>
      </w:r>
      <w:r w:rsidR="00C43BC4">
        <w:tab/>
      </w:r>
      <w:r>
        <w:t>Ruang Lingkup Pembahasan</w:t>
      </w:r>
      <w:bookmarkEnd w:id="105"/>
    </w:p>
    <w:p w14:paraId="2020E3C6" w14:textId="6064EF0B" w:rsidR="003E76A6" w:rsidRDefault="00FE1E37" w:rsidP="00FE1E37">
      <w:pPr>
        <w:pStyle w:val="NormalWeb"/>
        <w:spacing w:line="360" w:lineRule="auto"/>
      </w:pPr>
      <w:r>
        <w:tab/>
      </w:r>
      <w:r w:rsidR="00C256E8">
        <w:t xml:space="preserve">Berdasarkan judul penelitian, ruang lingkup pembahasan dari penelitian ini adalah sebagai </w:t>
      </w:r>
      <w:r w:rsidR="00C256E8" w:rsidRPr="003E76A6">
        <w:t>berikut:</w:t>
      </w:r>
    </w:p>
    <w:p w14:paraId="45620761" w14:textId="77777777" w:rsidR="00EF7B81" w:rsidRPr="003E76A6" w:rsidRDefault="00EF7B81" w:rsidP="0082545F">
      <w:pPr>
        <w:pStyle w:val="NormalWeb"/>
        <w:spacing w:line="360" w:lineRule="auto"/>
      </w:pPr>
    </w:p>
    <w:p w14:paraId="0CEF00E5" w14:textId="5456C719" w:rsidR="00C256E8" w:rsidRPr="00C43BC4" w:rsidRDefault="00C256E8" w:rsidP="0082545F">
      <w:pPr>
        <w:pStyle w:val="NormalWeb"/>
        <w:numPr>
          <w:ilvl w:val="0"/>
          <w:numId w:val="15"/>
        </w:numPr>
        <w:spacing w:line="360" w:lineRule="auto"/>
        <w:ind w:left="284"/>
      </w:pPr>
      <w:r w:rsidRPr="00C43BC4">
        <w:lastRenderedPageBreak/>
        <w:t>Ruang Lingkup Spasial</w:t>
      </w:r>
    </w:p>
    <w:p w14:paraId="0A426D26" w14:textId="2359F13B" w:rsidR="00C256E8" w:rsidRPr="00C256E8" w:rsidRDefault="00FE1E37" w:rsidP="00FE1E37">
      <w:pPr>
        <w:pStyle w:val="NormalWeb"/>
        <w:spacing w:line="360" w:lineRule="auto"/>
        <w:jc w:val="both"/>
      </w:pPr>
      <w:r>
        <w:tab/>
      </w:r>
      <w:r w:rsidR="00C256E8">
        <w:t xml:space="preserve">Penelitian ini difokuskan pada batasan lingkungan digital, yaitu secara spesifik mengambil lingkup data dari satu toko yang beroperasi aktif pada </w:t>
      </w:r>
      <w:r w:rsidR="00C256E8">
        <w:rPr>
          <w:i/>
          <w:iCs/>
        </w:rPr>
        <w:t>platform</w:t>
      </w:r>
      <w:r w:rsidR="00C256E8">
        <w:t xml:space="preserve"> </w:t>
      </w:r>
      <w:r w:rsidR="00C256E8">
        <w:rPr>
          <w:i/>
          <w:iCs/>
        </w:rPr>
        <w:t>e-commerce</w:t>
      </w:r>
      <w:r w:rsidR="00C256E8">
        <w:t xml:space="preserve"> Shopee.</w:t>
      </w:r>
      <w:r w:rsidR="00220972">
        <w:t xml:space="preserve"> Data yang digunakan dalam penelitian merupakan data nyata yang diambil dari toko tersebut melalui Shopee Open Platform API.</w:t>
      </w:r>
    </w:p>
    <w:p w14:paraId="417D4E47" w14:textId="3BBF2693" w:rsidR="003E76A6" w:rsidRPr="00C43BC4" w:rsidRDefault="00C256E8" w:rsidP="0082545F">
      <w:pPr>
        <w:pStyle w:val="NormalWeb"/>
        <w:numPr>
          <w:ilvl w:val="0"/>
          <w:numId w:val="15"/>
        </w:numPr>
        <w:spacing w:line="360" w:lineRule="auto"/>
        <w:ind w:left="284"/>
      </w:pPr>
      <w:r w:rsidRPr="00C43BC4">
        <w:t>Ruang Lingkup Substansial</w:t>
      </w:r>
    </w:p>
    <w:p w14:paraId="7D1EA38E" w14:textId="5803B929" w:rsidR="003E76A6" w:rsidRDefault="003E76A6" w:rsidP="0082545F">
      <w:pPr>
        <w:pStyle w:val="NormalWeb"/>
        <w:numPr>
          <w:ilvl w:val="0"/>
          <w:numId w:val="11"/>
        </w:numPr>
        <w:tabs>
          <w:tab w:val="clear" w:pos="720"/>
          <w:tab w:val="num" w:pos="567"/>
        </w:tabs>
        <w:spacing w:line="360" w:lineRule="auto"/>
        <w:ind w:hanging="436"/>
      </w:pPr>
      <w:r>
        <w:t>Perangkat</w:t>
      </w:r>
      <w:r w:rsidR="00220972">
        <w:t xml:space="preserve"> dan Teknologi</w:t>
      </w:r>
    </w:p>
    <w:p w14:paraId="31EFAC6C" w14:textId="295ABDDF" w:rsidR="003E76A6" w:rsidRPr="00220972" w:rsidRDefault="003E76A6" w:rsidP="0082545F">
      <w:pPr>
        <w:pStyle w:val="NormalWeb"/>
        <w:tabs>
          <w:tab w:val="num" w:pos="567"/>
        </w:tabs>
        <w:spacing w:line="360" w:lineRule="auto"/>
        <w:ind w:left="284"/>
        <w:jc w:val="both"/>
      </w:pPr>
      <w:r>
        <w:t xml:space="preserve">Penelitian ini dilakukan pada laptop pribadi peneliti menggunakan bahasa pemrograman Python dan memanfaatkan Shopee Open Platform API untuk ekstraksi data internal toko. Basis data vektor yang digunakan adalah ChromaDB, antarmuka </w:t>
      </w:r>
      <w:r>
        <w:rPr>
          <w:i/>
          <w:iCs/>
        </w:rPr>
        <w:t>chatbot</w:t>
      </w:r>
      <w:r>
        <w:t xml:space="preserve"> dibangun menggunakan Chainlit, penggunaan </w:t>
      </w:r>
      <w:r>
        <w:rPr>
          <w:i/>
          <w:iCs/>
        </w:rPr>
        <w:t>Large Language Model</w:t>
      </w:r>
      <w:r>
        <w:t xml:space="preserve"> berupa model Gemini 2.5 </w:t>
      </w:r>
      <w:r w:rsidRPr="003E76A6">
        <w:t xml:space="preserve">Flash, Qwen3.6 27B, dan DeepSeek V4 Flash, </w:t>
      </w:r>
      <w:r w:rsidRPr="003E76A6">
        <w:rPr>
          <w:i/>
          <w:iCs/>
        </w:rPr>
        <w:t>embedding</w:t>
      </w:r>
      <w:r w:rsidRPr="003E76A6">
        <w:t xml:space="preserve"> model yang digunakan adalah Gemini Embedding 001</w:t>
      </w:r>
      <w:r w:rsidR="00220972">
        <w:t xml:space="preserve">, dan OpenRouter sebagai </w:t>
      </w:r>
      <w:r w:rsidR="00220972">
        <w:rPr>
          <w:i/>
          <w:iCs/>
        </w:rPr>
        <w:t>gateway</w:t>
      </w:r>
      <w:r w:rsidR="00220972">
        <w:t xml:space="preserve"> untuk akses kedua model LLM dan </w:t>
      </w:r>
      <w:r w:rsidR="00220972">
        <w:rPr>
          <w:i/>
          <w:iCs/>
        </w:rPr>
        <w:t>embedding</w:t>
      </w:r>
      <w:r w:rsidR="00220972">
        <w:t>.</w:t>
      </w:r>
    </w:p>
    <w:p w14:paraId="3EA1EDA6" w14:textId="49EB5FBB" w:rsidR="003E76A6" w:rsidRPr="003E76A6" w:rsidRDefault="003E76A6" w:rsidP="0082545F">
      <w:pPr>
        <w:pStyle w:val="NormalWeb"/>
        <w:numPr>
          <w:ilvl w:val="0"/>
          <w:numId w:val="11"/>
        </w:numPr>
        <w:tabs>
          <w:tab w:val="clear" w:pos="720"/>
          <w:tab w:val="num" w:pos="567"/>
        </w:tabs>
        <w:spacing w:line="360" w:lineRule="auto"/>
        <w:ind w:hanging="436"/>
      </w:pPr>
      <w:r w:rsidRPr="003E76A6">
        <w:t>Metode</w:t>
      </w:r>
    </w:p>
    <w:p w14:paraId="4E975F70" w14:textId="0AD5062E" w:rsidR="003E76A6" w:rsidRPr="003E76A6" w:rsidRDefault="003E76A6" w:rsidP="0082545F">
      <w:pPr>
        <w:pStyle w:val="NormalWeb"/>
        <w:tabs>
          <w:tab w:val="num" w:pos="567"/>
        </w:tabs>
        <w:spacing w:line="360" w:lineRule="auto"/>
        <w:ind w:left="284"/>
        <w:jc w:val="both"/>
      </w:pPr>
      <w:r w:rsidRPr="003E76A6">
        <w:t xml:space="preserve">Metode yang digunakan dalam penelitian ini adalah </w:t>
      </w:r>
      <w:r w:rsidRPr="003E76A6">
        <w:rPr>
          <w:i/>
          <w:iCs/>
        </w:rPr>
        <w:t>Retrieval-Augmented Generation</w:t>
      </w:r>
      <w:r w:rsidRPr="003E76A6">
        <w:t xml:space="preserve"> (RAG), di mana arsitektur basis pengetahuannya dipisahkan (</w:t>
      </w:r>
      <w:r w:rsidRPr="003E76A6">
        <w:rPr>
          <w:i/>
          <w:iCs/>
        </w:rPr>
        <w:t>role-based</w:t>
      </w:r>
      <w:r w:rsidRPr="003E76A6">
        <w:t>) menjadi koleksi publik untuk pelanggan dan koleksi privat untuk pemilik toko,</w:t>
      </w:r>
      <w:r w:rsidR="00220972">
        <w:t xml:space="preserve"> disertakan</w:t>
      </w:r>
      <w:r w:rsidRPr="003E76A6">
        <w:t xml:space="preserve"> dengan teknik injeksi </w:t>
      </w:r>
      <w:r w:rsidR="00220972">
        <w:t>data</w:t>
      </w:r>
      <w:r w:rsidRPr="003E76A6">
        <w:t xml:space="preserve"> inventaris secara </w:t>
      </w:r>
      <w:r w:rsidRPr="003E76A6">
        <w:rPr>
          <w:i/>
          <w:iCs/>
        </w:rPr>
        <w:t>live</w:t>
      </w:r>
      <w:r w:rsidRPr="003E76A6">
        <w:t xml:space="preserve"> saat proses </w:t>
      </w:r>
      <w:r w:rsidRPr="003E76A6">
        <w:rPr>
          <w:i/>
          <w:iCs/>
        </w:rPr>
        <w:t>retrieval</w:t>
      </w:r>
      <w:r w:rsidRPr="003E76A6">
        <w:t>.</w:t>
      </w:r>
    </w:p>
    <w:p w14:paraId="03ED8429" w14:textId="77777777" w:rsidR="00220972" w:rsidRDefault="003E76A6" w:rsidP="0082545F">
      <w:pPr>
        <w:pStyle w:val="NormalWeb"/>
        <w:numPr>
          <w:ilvl w:val="0"/>
          <w:numId w:val="11"/>
        </w:numPr>
        <w:tabs>
          <w:tab w:val="clear" w:pos="720"/>
          <w:tab w:val="num" w:pos="567"/>
        </w:tabs>
        <w:spacing w:line="360" w:lineRule="auto"/>
        <w:ind w:hanging="436"/>
      </w:pPr>
      <w:r w:rsidRPr="003E76A6">
        <w:t>Objek Penelitian</w:t>
      </w:r>
    </w:p>
    <w:p w14:paraId="55729E96" w14:textId="5C1ACA70" w:rsidR="00220972" w:rsidRDefault="00220972" w:rsidP="00FE1E37">
      <w:pPr>
        <w:pStyle w:val="NormalWeb"/>
        <w:spacing w:line="360" w:lineRule="auto"/>
        <w:ind w:left="284"/>
        <w:jc w:val="both"/>
      </w:pPr>
      <w:r w:rsidRPr="003E76A6">
        <w:t xml:space="preserve">Objek penelitian ini berupa prototipe </w:t>
      </w:r>
      <w:r w:rsidRPr="00220972">
        <w:rPr>
          <w:i/>
          <w:iCs/>
        </w:rPr>
        <w:t>chatbot e-commerce</w:t>
      </w:r>
      <w:r w:rsidRPr="003E76A6">
        <w:t xml:space="preserve"> untuk toko Shopee, di mana performa sistem dari </w:t>
      </w:r>
      <w:r w:rsidRPr="00220972">
        <w:rPr>
          <w:i/>
          <w:iCs/>
        </w:rPr>
        <w:t>chatbot</w:t>
      </w:r>
      <w:r w:rsidRPr="003E76A6">
        <w:t xml:space="preserve"> tersebut dievaluasi menggunakan kerangka metrik RAGAS terhadap 46 sampel uji tanya-jawab dalam bahasa Indonesia.</w:t>
      </w:r>
    </w:p>
    <w:p w14:paraId="73CF3C54" w14:textId="56B30AE9" w:rsidR="00220972" w:rsidRDefault="00220972" w:rsidP="0082545F">
      <w:pPr>
        <w:pStyle w:val="NormalWeb"/>
        <w:numPr>
          <w:ilvl w:val="0"/>
          <w:numId w:val="11"/>
        </w:numPr>
        <w:tabs>
          <w:tab w:val="clear" w:pos="720"/>
          <w:tab w:val="num" w:pos="567"/>
        </w:tabs>
        <w:spacing w:line="360" w:lineRule="auto"/>
        <w:ind w:hanging="436"/>
      </w:pPr>
      <w:r>
        <w:t>Batasan Penelitian</w:t>
      </w:r>
    </w:p>
    <w:p w14:paraId="619D1F21" w14:textId="5CC1F8DE" w:rsidR="00220972" w:rsidRPr="003E76A6" w:rsidRDefault="00220972" w:rsidP="00EF7B81">
      <w:pPr>
        <w:pStyle w:val="NormalWeb"/>
        <w:spacing w:line="360" w:lineRule="auto"/>
        <w:ind w:left="284"/>
        <w:jc w:val="both"/>
      </w:pPr>
      <w:r>
        <w:t>Penelitian ini tidak membahasa aspek keamanan siber secara mendalam, tidak mengembangkan antarmuka</w:t>
      </w:r>
      <w:r w:rsidR="00E11C6E">
        <w:t xml:space="preserve"> </w:t>
      </w:r>
      <w:r w:rsidR="00E11C6E">
        <w:rPr>
          <w:i/>
          <w:iCs/>
        </w:rPr>
        <w:t>mobile</w:t>
      </w:r>
      <w:r w:rsidR="00E11C6E">
        <w:t>, dan tidak mencakup integrasi langsung dengan sistem Shopee</w:t>
      </w:r>
      <w:r w:rsidR="003E76A6" w:rsidRPr="003E76A6">
        <w:t>.</w:t>
      </w:r>
    </w:p>
    <w:p w14:paraId="5C33B749" w14:textId="69CA9153" w:rsidR="00F87F95" w:rsidRDefault="003E76A6" w:rsidP="0082545F">
      <w:pPr>
        <w:pStyle w:val="Heading2"/>
      </w:pPr>
      <w:bookmarkStart w:id="106" w:name="_Toc233123379"/>
      <w:r>
        <w:lastRenderedPageBreak/>
        <w:t>1.6</w:t>
      </w:r>
      <w:r w:rsidR="00C43BC4">
        <w:tab/>
      </w:r>
      <w:r>
        <w:t>Sistematika Penulisan</w:t>
      </w:r>
      <w:bookmarkEnd w:id="106"/>
    </w:p>
    <w:p w14:paraId="3C60A8E4" w14:textId="77777777" w:rsidR="00090F06" w:rsidRDefault="00090F06" w:rsidP="0082545F">
      <w:pPr>
        <w:spacing w:line="360" w:lineRule="auto"/>
        <w:ind w:right="-46"/>
        <w:jc w:val="both"/>
        <w:rPr>
          <w:rFonts w:ascii="Times New Roman" w:hAnsi="Times New Roman" w:cs="Times New Roman"/>
        </w:rPr>
        <w:sectPr w:rsidR="00090F06" w:rsidSect="00A35798">
          <w:type w:val="continuous"/>
          <w:pgSz w:w="11906" w:h="16838"/>
          <w:pgMar w:top="1440" w:right="1440" w:bottom="1440" w:left="1440" w:header="708" w:footer="708" w:gutter="0"/>
          <w:cols w:space="708"/>
          <w:docGrid w:linePitch="360"/>
        </w:sectPr>
      </w:pPr>
    </w:p>
    <w:p w14:paraId="6FE94E3E" w14:textId="5458EF89" w:rsidR="00954C6C" w:rsidRDefault="00D15B89" w:rsidP="0082545F">
      <w:pPr>
        <w:spacing w:line="360" w:lineRule="auto"/>
        <w:ind w:right="-46"/>
        <w:rPr>
          <w:rFonts w:ascii="Times New Roman" w:hAnsi="Times New Roman" w:cs="Times New Roman"/>
        </w:rPr>
      </w:pPr>
      <w:r>
        <w:rPr>
          <w:rFonts w:ascii="Times New Roman" w:hAnsi="Times New Roman" w:cs="Times New Roman"/>
        </w:rPr>
        <w:t>BAB I PENDAHULUAN</w:t>
      </w:r>
    </w:p>
    <w:p w14:paraId="1C89C683" w14:textId="71DF8414" w:rsidR="00D15B89" w:rsidRDefault="00D15B89" w:rsidP="00BB2A00">
      <w:pPr>
        <w:spacing w:line="360" w:lineRule="auto"/>
        <w:ind w:right="-46"/>
        <w:jc w:val="both"/>
        <w:rPr>
          <w:rFonts w:ascii="Times New Roman" w:hAnsi="Times New Roman" w:cs="Times New Roman"/>
        </w:rPr>
      </w:pPr>
      <w:r>
        <w:rPr>
          <w:rFonts w:ascii="Times New Roman" w:hAnsi="Times New Roman" w:cs="Times New Roman"/>
        </w:rPr>
        <w:tab/>
        <w:t xml:space="preserve">Bab ini berisi </w:t>
      </w:r>
      <w:r w:rsidR="00BB2A00">
        <w:rPr>
          <w:rFonts w:ascii="Times New Roman" w:hAnsi="Times New Roman" w:cs="Times New Roman"/>
        </w:rPr>
        <w:t xml:space="preserve">latar belakang penelitian mengenai tantangan pemilik toko </w:t>
      </w:r>
      <w:r w:rsidR="00BB2A00">
        <w:rPr>
          <w:rFonts w:ascii="Times New Roman" w:hAnsi="Times New Roman" w:cs="Times New Roman"/>
          <w:i/>
          <w:iCs/>
        </w:rPr>
        <w:t>e-commerce</w:t>
      </w:r>
      <w:r w:rsidR="00BB2A00">
        <w:rPr>
          <w:rFonts w:ascii="Times New Roman" w:hAnsi="Times New Roman" w:cs="Times New Roman"/>
        </w:rPr>
        <w:t xml:space="preserve"> dalam menganalisis data internal toko secara manual dan kebutuhan akan </w:t>
      </w:r>
      <w:r w:rsidR="00BB2A00">
        <w:rPr>
          <w:rFonts w:ascii="Times New Roman" w:hAnsi="Times New Roman" w:cs="Times New Roman"/>
          <w:i/>
          <w:iCs/>
        </w:rPr>
        <w:t>chatbot</w:t>
      </w:r>
      <w:r w:rsidR="00BB2A00">
        <w:rPr>
          <w:rFonts w:ascii="Times New Roman" w:hAnsi="Times New Roman" w:cs="Times New Roman"/>
        </w:rPr>
        <w:t xml:space="preserve"> yang dapat membantu menjawab pertanyaan pelanggan dan membantu dalam rekomendasi perbaikan produk. Pembahasan diawali dengan penjelasan mengenai pertumbuhan volume ulasan produk, perkembangan NLP hingga LLM dan keterbatasannya seperti halusinasi dan </w:t>
      </w:r>
      <w:r w:rsidR="00BB2A00">
        <w:rPr>
          <w:rFonts w:ascii="Times New Roman" w:hAnsi="Times New Roman" w:cs="Times New Roman"/>
          <w:i/>
          <w:iCs/>
        </w:rPr>
        <w:t>knowledge cutoff</w:t>
      </w:r>
      <w:r w:rsidR="00BB2A00">
        <w:rPr>
          <w:rFonts w:ascii="Times New Roman" w:hAnsi="Times New Roman" w:cs="Times New Roman"/>
        </w:rPr>
        <w:t xml:space="preserve">, hingga pemanfaatan arsitektur </w:t>
      </w:r>
      <w:r w:rsidR="00BB2A00">
        <w:rPr>
          <w:rFonts w:ascii="Times New Roman" w:hAnsi="Times New Roman" w:cs="Times New Roman"/>
          <w:i/>
          <w:iCs/>
        </w:rPr>
        <w:t>Retrieval-Augmented Generation</w:t>
      </w:r>
      <w:r w:rsidR="00BB2A00">
        <w:rPr>
          <w:rFonts w:ascii="Times New Roman" w:hAnsi="Times New Roman" w:cs="Times New Roman"/>
        </w:rPr>
        <w:t xml:space="preserve"> (RAG). Terdapat juga dalam bab ini rumusan masalah, tujuan penelitain, manfaat penelitian, ruang-lingkup pembahasan, penelitian dibatasi pada pembuatan </w:t>
      </w:r>
      <w:r w:rsidR="00BB2A00">
        <w:rPr>
          <w:rFonts w:ascii="Times New Roman" w:hAnsi="Times New Roman" w:cs="Times New Roman"/>
          <w:i/>
          <w:iCs/>
        </w:rPr>
        <w:t>chatbot</w:t>
      </w:r>
      <w:r w:rsidR="00BB2A00">
        <w:rPr>
          <w:rFonts w:ascii="Times New Roman" w:hAnsi="Times New Roman" w:cs="Times New Roman"/>
        </w:rPr>
        <w:t xml:space="preserve"> untuk toko Shopee menggunakan model Gemini 2.5 Flash, </w:t>
      </w:r>
      <w:r w:rsidR="00BB2A00">
        <w:rPr>
          <w:rFonts w:ascii="Times New Roman" w:hAnsi="Times New Roman" w:cs="Times New Roman"/>
          <w:i/>
          <w:iCs/>
        </w:rPr>
        <w:t>vector database</w:t>
      </w:r>
      <w:r w:rsidR="00BB2A00">
        <w:rPr>
          <w:rFonts w:ascii="Times New Roman" w:hAnsi="Times New Roman" w:cs="Times New Roman"/>
        </w:rPr>
        <w:t xml:space="preserve"> ChromaDB serta evaluasi menggunakan kerangka RAGAS pada 46 sampel uji.</w:t>
      </w:r>
    </w:p>
    <w:p w14:paraId="6AB6D53C" w14:textId="5FDC4802" w:rsidR="00BB2A00" w:rsidRDefault="00BB2A00" w:rsidP="00BB2A00">
      <w:pPr>
        <w:spacing w:line="360" w:lineRule="auto"/>
        <w:ind w:right="-46"/>
        <w:jc w:val="both"/>
        <w:rPr>
          <w:rFonts w:ascii="Times New Roman" w:hAnsi="Times New Roman" w:cs="Times New Roman"/>
        </w:rPr>
      </w:pPr>
      <w:r>
        <w:rPr>
          <w:rFonts w:ascii="Times New Roman" w:hAnsi="Times New Roman" w:cs="Times New Roman"/>
        </w:rPr>
        <w:t>BAB II TINJAUAN PUSTAKA</w:t>
      </w:r>
    </w:p>
    <w:p w14:paraId="7F7344CD" w14:textId="053D9A2B" w:rsidR="00BB2A00" w:rsidRDefault="00BB2A00" w:rsidP="00BB2A00">
      <w:pPr>
        <w:spacing w:line="360" w:lineRule="auto"/>
        <w:ind w:right="-46"/>
        <w:jc w:val="both"/>
        <w:rPr>
          <w:rFonts w:ascii="Times New Roman" w:hAnsi="Times New Roman" w:cs="Times New Roman"/>
        </w:rPr>
      </w:pPr>
      <w:r>
        <w:rPr>
          <w:rFonts w:ascii="Times New Roman" w:hAnsi="Times New Roman" w:cs="Times New Roman"/>
        </w:rPr>
        <w:tab/>
        <w:t xml:space="preserve">Pada bab ini, dibahas teori-teori yang menjadi dasar dalam pengembangan prototipe </w:t>
      </w:r>
      <w:r>
        <w:rPr>
          <w:rFonts w:ascii="Times New Roman" w:hAnsi="Times New Roman" w:cs="Times New Roman"/>
          <w:i/>
          <w:iCs/>
        </w:rPr>
        <w:t>chatbot</w:t>
      </w:r>
      <w:r>
        <w:rPr>
          <w:rFonts w:ascii="Times New Roman" w:hAnsi="Times New Roman" w:cs="Times New Roman"/>
        </w:rPr>
        <w:t xml:space="preserve"> </w:t>
      </w:r>
      <w:r>
        <w:rPr>
          <w:rFonts w:ascii="Times New Roman" w:hAnsi="Times New Roman" w:cs="Times New Roman"/>
          <w:i/>
          <w:iCs/>
        </w:rPr>
        <w:t>e-commerce</w:t>
      </w:r>
      <w:r>
        <w:rPr>
          <w:rFonts w:ascii="Times New Roman" w:hAnsi="Times New Roman" w:cs="Times New Roman"/>
        </w:rPr>
        <w:t xml:space="preserve"> berbasis RAG. Pembahasan mengandung konsep dasar </w:t>
      </w:r>
      <w:r>
        <w:rPr>
          <w:rFonts w:ascii="Times New Roman" w:hAnsi="Times New Roman" w:cs="Times New Roman"/>
          <w:i/>
          <w:iCs/>
        </w:rPr>
        <w:t>e-commerce</w:t>
      </w:r>
      <w:r>
        <w:rPr>
          <w:rFonts w:ascii="Times New Roman" w:hAnsi="Times New Roman" w:cs="Times New Roman"/>
        </w:rPr>
        <w:t xml:space="preserve">, </w:t>
      </w:r>
      <w:r>
        <w:rPr>
          <w:rFonts w:ascii="Times New Roman" w:hAnsi="Times New Roman" w:cs="Times New Roman"/>
          <w:i/>
          <w:iCs/>
        </w:rPr>
        <w:t>Natural Language Processing</w:t>
      </w:r>
      <w:r>
        <w:rPr>
          <w:rFonts w:ascii="Times New Roman" w:hAnsi="Times New Roman" w:cs="Times New Roman"/>
        </w:rPr>
        <w:t xml:space="preserve"> (NLP), </w:t>
      </w:r>
      <w:r>
        <w:rPr>
          <w:rFonts w:ascii="Times New Roman" w:hAnsi="Times New Roman" w:cs="Times New Roman"/>
          <w:i/>
          <w:iCs/>
        </w:rPr>
        <w:t>Large Language Model</w:t>
      </w:r>
      <w:r>
        <w:rPr>
          <w:rFonts w:ascii="Times New Roman" w:hAnsi="Times New Roman" w:cs="Times New Roman"/>
        </w:rPr>
        <w:t xml:space="preserve"> (LLM), </w:t>
      </w:r>
      <w:r w:rsidRPr="00BB2A00">
        <w:rPr>
          <w:rFonts w:ascii="Times New Roman" w:hAnsi="Times New Roman" w:cs="Times New Roman"/>
          <w:i/>
          <w:iCs/>
        </w:rPr>
        <w:t>Embedding</w:t>
      </w:r>
      <w:r>
        <w:rPr>
          <w:rFonts w:ascii="Times New Roman" w:hAnsi="Times New Roman" w:cs="Times New Roman"/>
        </w:rPr>
        <w:t xml:space="preserve"> (Google Embedding 001), </w:t>
      </w:r>
      <w:r w:rsidRPr="00BB2A00">
        <w:rPr>
          <w:rFonts w:ascii="Times New Roman" w:hAnsi="Times New Roman" w:cs="Times New Roman"/>
          <w:i/>
          <w:iCs/>
        </w:rPr>
        <w:t>Vector Database</w:t>
      </w:r>
      <w:r>
        <w:rPr>
          <w:rFonts w:ascii="Times New Roman" w:hAnsi="Times New Roman" w:cs="Times New Roman"/>
        </w:rPr>
        <w:t xml:space="preserve"> (ChromaDB), </w:t>
      </w:r>
      <w:r w:rsidRPr="00BB2A00">
        <w:rPr>
          <w:rFonts w:ascii="Times New Roman" w:hAnsi="Times New Roman" w:cs="Times New Roman"/>
          <w:i/>
          <w:iCs/>
        </w:rPr>
        <w:t>Retrieval-Augmented Generation</w:t>
      </w:r>
      <w:r>
        <w:rPr>
          <w:rFonts w:ascii="Times New Roman" w:hAnsi="Times New Roman" w:cs="Times New Roman"/>
        </w:rPr>
        <w:t xml:space="preserve"> (RAG), kerangkan evaluasi RAGAS, dan OpenRouter. Bab ini juga membahas penelitian terdahulu yang berkaitan dan metode apa yang digunakan dari penelitian tersebut.</w:t>
      </w:r>
    </w:p>
    <w:p w14:paraId="49338D7E" w14:textId="1DE0780F" w:rsidR="00BB2A00" w:rsidRDefault="00BB2A00" w:rsidP="00BB2A00">
      <w:pPr>
        <w:spacing w:line="360" w:lineRule="auto"/>
        <w:ind w:right="-46"/>
        <w:jc w:val="both"/>
        <w:rPr>
          <w:rFonts w:ascii="Times New Roman" w:hAnsi="Times New Roman" w:cs="Times New Roman"/>
        </w:rPr>
      </w:pPr>
      <w:r>
        <w:rPr>
          <w:rFonts w:ascii="Times New Roman" w:hAnsi="Times New Roman" w:cs="Times New Roman"/>
        </w:rPr>
        <w:t>BAB III METODOLOGI PENELITIAN</w:t>
      </w:r>
    </w:p>
    <w:p w14:paraId="3A58D979" w14:textId="77777777" w:rsidR="003F0B48" w:rsidRDefault="00BB2A00" w:rsidP="00BB2A00">
      <w:pPr>
        <w:spacing w:line="360" w:lineRule="auto"/>
        <w:ind w:right="-46"/>
        <w:jc w:val="both"/>
        <w:rPr>
          <w:rFonts w:ascii="Times New Roman" w:hAnsi="Times New Roman" w:cs="Times New Roman"/>
        </w:rPr>
      </w:pPr>
      <w:r>
        <w:rPr>
          <w:rFonts w:ascii="Times New Roman" w:hAnsi="Times New Roman" w:cs="Times New Roman"/>
        </w:rPr>
        <w:tab/>
      </w:r>
      <w:r w:rsidR="00AC375D">
        <w:rPr>
          <w:rFonts w:ascii="Times New Roman" w:hAnsi="Times New Roman" w:cs="Times New Roman"/>
        </w:rPr>
        <w:t xml:space="preserve">Bab ini menjelaskan tahapan yang dilakukan pada pengembangan prototipe </w:t>
      </w:r>
      <w:r w:rsidR="00AC375D">
        <w:rPr>
          <w:rFonts w:ascii="Times New Roman" w:hAnsi="Times New Roman" w:cs="Times New Roman"/>
          <w:i/>
          <w:iCs/>
        </w:rPr>
        <w:t>chatbot</w:t>
      </w:r>
      <w:r w:rsidR="00AC375D">
        <w:rPr>
          <w:rFonts w:ascii="Times New Roman" w:hAnsi="Times New Roman" w:cs="Times New Roman"/>
        </w:rPr>
        <w:t xml:space="preserve"> </w:t>
      </w:r>
      <w:r w:rsidR="00AC375D">
        <w:rPr>
          <w:rFonts w:ascii="Times New Roman" w:hAnsi="Times New Roman" w:cs="Times New Roman"/>
          <w:i/>
          <w:iCs/>
        </w:rPr>
        <w:t>e-commerce</w:t>
      </w:r>
      <w:r w:rsidR="00AC375D">
        <w:rPr>
          <w:rFonts w:ascii="Times New Roman" w:hAnsi="Times New Roman" w:cs="Times New Roman"/>
        </w:rPr>
        <w:t xml:space="preserve"> berbasis RAG Shopee. Tahapan tersebut mencakup </w:t>
      </w:r>
      <w:r w:rsidR="003F0B48">
        <w:rPr>
          <w:rFonts w:ascii="Times New Roman" w:hAnsi="Times New Roman" w:cs="Times New Roman"/>
        </w:rPr>
        <w:t>kerangka kerja penelitian, metode penelitian, dan studi banding obyek penelitian sejenis. Metode penelitian dibagi menjadi tiga bagian, yaitu metode pengumpulan data, metode analisis data, dan metode pengolahan data. Studi banding obyek penelitian sejenis menjelaskan penelitian terkait yang telah dilakukan sebelumnya dan implementasi yang diterapkan dari penelitian tersebut.</w:t>
      </w:r>
    </w:p>
    <w:p w14:paraId="242E0AD6" w14:textId="77777777" w:rsidR="003F0B48" w:rsidRDefault="003F0B48" w:rsidP="00BB2A00">
      <w:pPr>
        <w:spacing w:line="360" w:lineRule="auto"/>
        <w:ind w:right="-46"/>
        <w:jc w:val="both"/>
        <w:rPr>
          <w:rFonts w:ascii="Times New Roman" w:hAnsi="Times New Roman" w:cs="Times New Roman"/>
        </w:rPr>
      </w:pPr>
      <w:r>
        <w:rPr>
          <w:rFonts w:ascii="Times New Roman" w:hAnsi="Times New Roman" w:cs="Times New Roman"/>
        </w:rPr>
        <w:t>BAB IV HASIL DAN PEMBAHASAN</w:t>
      </w:r>
    </w:p>
    <w:p w14:paraId="209E71E7" w14:textId="2F25E143" w:rsidR="003F0B48" w:rsidRPr="003F0B48" w:rsidRDefault="003F0B48" w:rsidP="00BB2A00">
      <w:pPr>
        <w:spacing w:line="360" w:lineRule="auto"/>
        <w:ind w:right="-46"/>
        <w:jc w:val="both"/>
        <w:rPr>
          <w:rFonts w:ascii="Times New Roman" w:hAnsi="Times New Roman" w:cs="Times New Roman"/>
        </w:rPr>
      </w:pPr>
      <w:r>
        <w:rPr>
          <w:rFonts w:ascii="Times New Roman" w:hAnsi="Times New Roman" w:cs="Times New Roman"/>
        </w:rPr>
        <w:tab/>
        <w:t xml:space="preserve">Bab ini berisi hasil dari implementasi dan pengujian sistem </w:t>
      </w:r>
      <w:r>
        <w:rPr>
          <w:rFonts w:ascii="Times New Roman" w:hAnsi="Times New Roman" w:cs="Times New Roman"/>
          <w:i/>
          <w:iCs/>
        </w:rPr>
        <w:t>chatbot</w:t>
      </w:r>
      <w:r>
        <w:rPr>
          <w:rFonts w:ascii="Times New Roman" w:hAnsi="Times New Roman" w:cs="Times New Roman"/>
        </w:rPr>
        <w:t xml:space="preserve"> berbasis RAG. Hasil mencakup metrik evaluasi RAGAS secara keseluruhan, berdasarkan mode pengguna, dan </w:t>
      </w:r>
      <w:r>
        <w:rPr>
          <w:rFonts w:ascii="Times New Roman" w:hAnsi="Times New Roman" w:cs="Times New Roman"/>
        </w:rPr>
        <w:lastRenderedPageBreak/>
        <w:t>berdasarkan kategori pertanyaan. Pembahasan berisi penjelasan mengenai kontribusi dari penelitian ini, pemiilihan model terbaik, dan penjelasan performa untuk setiap model.</w:t>
      </w:r>
    </w:p>
    <w:p w14:paraId="5E045065" w14:textId="4EC67AC3" w:rsidR="00BB2A00" w:rsidRPr="00AC375D" w:rsidRDefault="003F0B48" w:rsidP="00BB2A00">
      <w:pPr>
        <w:spacing w:line="360" w:lineRule="auto"/>
        <w:ind w:right="-46"/>
        <w:jc w:val="both"/>
        <w:rPr>
          <w:rFonts w:ascii="Times New Roman" w:hAnsi="Times New Roman" w:cs="Times New Roman"/>
        </w:rPr>
      </w:pPr>
      <w:r>
        <w:rPr>
          <w:rFonts w:ascii="Times New Roman" w:hAnsi="Times New Roman" w:cs="Times New Roman"/>
        </w:rPr>
        <w:t xml:space="preserve">BAB V KESIMPULAN DAN SARAN </w:t>
      </w:r>
    </w:p>
    <w:p w14:paraId="79680652" w14:textId="7DBF44E0" w:rsidR="00FE1E37" w:rsidRDefault="003F0B48" w:rsidP="003F0B48">
      <w:pPr>
        <w:spacing w:line="360" w:lineRule="auto"/>
        <w:ind w:right="-46"/>
        <w:jc w:val="both"/>
        <w:rPr>
          <w:rFonts w:ascii="Times New Roman" w:hAnsi="Times New Roman" w:cs="Times New Roman"/>
        </w:rPr>
      </w:pPr>
      <w:r>
        <w:rPr>
          <w:rFonts w:ascii="Times New Roman" w:hAnsi="Times New Roman" w:cs="Times New Roman"/>
        </w:rPr>
        <w:tab/>
        <w:t xml:space="preserve">Bab ini berisi kesimpulan dari hasil penelitian berdasarkan rumusan masalah dan tujuan yang telah ditetapkan. Kesimpulan menjelaskan keefektifan pemisahan koleksi basis  data vektor dalam menegakkan batas informasi, serta bagaiman performa </w:t>
      </w:r>
      <w:r>
        <w:rPr>
          <w:rFonts w:ascii="Times New Roman" w:hAnsi="Times New Roman" w:cs="Times New Roman"/>
          <w:i/>
          <w:iCs/>
        </w:rPr>
        <w:t>chatbot</w:t>
      </w:r>
      <w:r>
        <w:rPr>
          <w:rFonts w:ascii="Times New Roman" w:hAnsi="Times New Roman" w:cs="Times New Roman"/>
        </w:rPr>
        <w:t xml:space="preserve"> dalam memberikan jawaban faktual tanpa memberi informasi sensitif data internal toko. Bab ini juga memberikan saran untuk pengembangan berikutnya.</w:t>
      </w:r>
    </w:p>
    <w:p w14:paraId="2DC2450E" w14:textId="77777777" w:rsidR="00FE1E37" w:rsidRDefault="00FE1E37">
      <w:pPr>
        <w:rPr>
          <w:rFonts w:ascii="Times New Roman" w:hAnsi="Times New Roman" w:cs="Times New Roman"/>
        </w:rPr>
      </w:pPr>
      <w:r>
        <w:rPr>
          <w:rFonts w:ascii="Times New Roman" w:hAnsi="Times New Roman" w:cs="Times New Roman"/>
        </w:rPr>
        <w:br w:type="page"/>
      </w:r>
    </w:p>
    <w:p w14:paraId="7C874117" w14:textId="1D4DC4A0" w:rsidR="001E0C8F" w:rsidRPr="001E0C8F" w:rsidRDefault="001E0C8F" w:rsidP="00FE1E37">
      <w:pPr>
        <w:pStyle w:val="Heading1"/>
      </w:pPr>
      <w:bookmarkStart w:id="107" w:name="_Toc233123380"/>
      <w:r w:rsidRPr="001E0C8F">
        <w:lastRenderedPageBreak/>
        <w:t>BAB II</w:t>
      </w:r>
      <w:bookmarkEnd w:id="107"/>
    </w:p>
    <w:p w14:paraId="4DE5A474" w14:textId="77777777" w:rsidR="00CC1823" w:rsidRDefault="001E0C8F" w:rsidP="0082545F">
      <w:pPr>
        <w:spacing w:line="360" w:lineRule="auto"/>
        <w:ind w:right="-46"/>
        <w:jc w:val="center"/>
        <w:rPr>
          <w:rFonts w:ascii="Times New Roman" w:hAnsi="Times New Roman" w:cs="Times New Roman"/>
          <w:b/>
          <w:bCs/>
        </w:rPr>
      </w:pPr>
      <w:r w:rsidRPr="001E0C8F">
        <w:rPr>
          <w:rFonts w:ascii="Times New Roman" w:hAnsi="Times New Roman" w:cs="Times New Roman"/>
          <w:b/>
          <w:bCs/>
        </w:rPr>
        <w:t>TINJAUAN PUSTAKA</w:t>
      </w:r>
    </w:p>
    <w:p w14:paraId="63BD4CED" w14:textId="4EC6D5F8" w:rsidR="00CC1823" w:rsidRDefault="00CC1823" w:rsidP="0082545F">
      <w:pPr>
        <w:pStyle w:val="Heading2"/>
      </w:pPr>
      <w:bookmarkStart w:id="108" w:name="_Toc233123381"/>
      <w:r>
        <w:t>2.1</w:t>
      </w:r>
      <w:r>
        <w:tab/>
      </w:r>
      <w:r w:rsidR="00A045AE">
        <w:t>Kerangka Teoritis</w:t>
      </w:r>
      <w:bookmarkEnd w:id="108"/>
    </w:p>
    <w:p w14:paraId="5E8582D6" w14:textId="2566DCDA" w:rsidR="00A045AE" w:rsidRDefault="00A045AE" w:rsidP="0082545F">
      <w:pPr>
        <w:spacing w:line="360" w:lineRule="auto"/>
        <w:jc w:val="both"/>
        <w:rPr>
          <w:rFonts w:ascii="Times New Roman" w:hAnsi="Times New Roman" w:cs="Times New Roman"/>
        </w:rPr>
      </w:pPr>
      <w:r w:rsidRPr="00A045AE">
        <w:rPr>
          <w:rFonts w:ascii="Times New Roman" w:hAnsi="Times New Roman" w:cs="Times New Roman"/>
        </w:rPr>
        <w:tab/>
        <w:t xml:space="preserve">Gambar 2.1 di bawah menggambarkan gambaran umum konsep teoritis yang digunakan dan menjadi landasan penelitian ini. Alur penelitian dimulai dari tantangan pengeloaan data toko </w:t>
      </w:r>
      <w:r w:rsidRPr="00A045AE">
        <w:rPr>
          <w:rFonts w:ascii="Times New Roman" w:hAnsi="Times New Roman" w:cs="Times New Roman"/>
          <w:i/>
          <w:iCs/>
        </w:rPr>
        <w:t>e-commerce</w:t>
      </w:r>
      <w:r w:rsidRPr="00A045AE">
        <w:rPr>
          <w:rFonts w:ascii="Times New Roman" w:hAnsi="Times New Roman" w:cs="Times New Roman"/>
        </w:rPr>
        <w:t xml:space="preserve"> yang mengarah pada pemanfaatan teknologi LLM dan RAG sebagai solusi, dengan ChromaDB sebagai penyimpanan pengetahuan vektor dan RAGAS sebagai alat evaluasi.</w:t>
      </w:r>
    </w:p>
    <w:p w14:paraId="641AE268" w14:textId="77777777" w:rsidR="007B2D3B" w:rsidRDefault="00A045AE" w:rsidP="0082545F">
      <w:pPr>
        <w:keepNext/>
        <w:spacing w:line="360" w:lineRule="auto"/>
        <w:jc w:val="center"/>
      </w:pPr>
      <w:r>
        <w:rPr>
          <w:rFonts w:ascii="Times New Roman" w:hAnsi="Times New Roman" w:cs="Times New Roman"/>
          <w:noProof/>
        </w:rPr>
        <w:drawing>
          <wp:inline distT="0" distB="0" distL="0" distR="0" wp14:anchorId="79F4E368" wp14:editId="23FEC826">
            <wp:extent cx="5343525" cy="2676525"/>
            <wp:effectExtent l="0" t="0" r="9525" b="9525"/>
            <wp:docPr id="72876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0123" name="Picture 728760123"/>
                    <pic:cNvPicPr/>
                  </pic:nvPicPr>
                  <pic:blipFill>
                    <a:blip r:embed="rId12">
                      <a:extLst>
                        <a:ext uri="{28A0092B-C50C-407E-A947-70E740481C1C}">
                          <a14:useLocalDpi xmlns:a14="http://schemas.microsoft.com/office/drawing/2010/main" val="0"/>
                        </a:ext>
                      </a:extLst>
                    </a:blip>
                    <a:stretch>
                      <a:fillRect/>
                    </a:stretch>
                  </pic:blipFill>
                  <pic:spPr>
                    <a:xfrm>
                      <a:off x="0" y="0"/>
                      <a:ext cx="5343525" cy="2676525"/>
                    </a:xfrm>
                    <a:prstGeom prst="rect">
                      <a:avLst/>
                    </a:prstGeom>
                  </pic:spPr>
                </pic:pic>
              </a:graphicData>
            </a:graphic>
          </wp:inline>
        </w:drawing>
      </w:r>
    </w:p>
    <w:p w14:paraId="3A0BC0D8" w14:textId="495F31B9" w:rsidR="00A045AE" w:rsidRPr="007B2D3B" w:rsidRDefault="007B2D3B" w:rsidP="0082545F">
      <w:pPr>
        <w:pStyle w:val="CaptionGambar"/>
        <w:spacing w:line="360" w:lineRule="auto"/>
      </w:pPr>
      <w:bookmarkStart w:id="109" w:name="_Toc233107647"/>
      <w:bookmarkStart w:id="110" w:name="_Toc233109017"/>
      <w:bookmarkStart w:id="111" w:name="_Toc233118077"/>
      <w:r w:rsidRPr="007B2D3B">
        <w:t>Gambar 2.</w:t>
      </w:r>
      <w:fldSimple w:instr=" SEQ Gambar_2. \* ARABIC ">
        <w:r w:rsidR="00D50C0B">
          <w:rPr>
            <w:noProof/>
          </w:rPr>
          <w:t>1</w:t>
        </w:r>
      </w:fldSimple>
      <w:r w:rsidRPr="007B2D3B">
        <w:t xml:space="preserve"> Gambaran Umum Keterkaitan Konsep</w:t>
      </w:r>
      <w:bookmarkEnd w:id="109"/>
      <w:bookmarkEnd w:id="110"/>
      <w:bookmarkEnd w:id="111"/>
    </w:p>
    <w:p w14:paraId="7C4DF269" w14:textId="10DB14F9" w:rsidR="00A045AE" w:rsidRPr="00A045AE" w:rsidRDefault="00A045AE" w:rsidP="0082545F">
      <w:pPr>
        <w:pStyle w:val="Heading3"/>
      </w:pPr>
      <w:bookmarkStart w:id="112" w:name="_Toc233123382"/>
      <w:r>
        <w:t>2.1.1 E-Commerce dan Shopee</w:t>
      </w:r>
      <w:bookmarkEnd w:id="112"/>
    </w:p>
    <w:p w14:paraId="494B362F" w14:textId="1C21FECD" w:rsidR="00CC1823" w:rsidRPr="00CC1823" w:rsidRDefault="00CC1823" w:rsidP="0082545F">
      <w:pPr>
        <w:spacing w:line="360" w:lineRule="auto"/>
        <w:ind w:firstLine="720"/>
        <w:jc w:val="both"/>
        <w:rPr>
          <w:rFonts w:ascii="Times New Roman" w:hAnsi="Times New Roman" w:cs="Times New Roman"/>
        </w:rPr>
      </w:pPr>
      <w:r w:rsidRPr="00CC1823">
        <w:rPr>
          <w:rFonts w:ascii="Times New Roman" w:hAnsi="Times New Roman" w:cs="Times New Roman"/>
          <w:i/>
          <w:iCs/>
        </w:rPr>
        <w:t>E-commerce</w:t>
      </w:r>
      <w:r w:rsidRPr="00CC1823">
        <w:rPr>
          <w:rFonts w:ascii="Times New Roman" w:hAnsi="Times New Roman" w:cs="Times New Roman"/>
        </w:rPr>
        <w:t xml:space="preserve"> atau perdagangan elektronik merupakan aktivitas jual beli produk atau jasa yang dilakukan melalui media elektronik, khususnya internet. Platform </w:t>
      </w:r>
      <w:r w:rsidRPr="00CC1823">
        <w:rPr>
          <w:rFonts w:ascii="Times New Roman" w:hAnsi="Times New Roman" w:cs="Times New Roman"/>
          <w:i/>
          <w:iCs/>
        </w:rPr>
        <w:t>e-commerce</w:t>
      </w:r>
      <w:r w:rsidRPr="00CC1823">
        <w:rPr>
          <w:rFonts w:ascii="Times New Roman" w:hAnsi="Times New Roman" w:cs="Times New Roman"/>
        </w:rPr>
        <w:t xml:space="preserve"> memungkinkan terjadinya transaksi antara penjual dan pembeli tanpa batasan geografis dan waktu. Di Indonesia, </w:t>
      </w:r>
      <w:r w:rsidRPr="00CC1823">
        <w:rPr>
          <w:rFonts w:ascii="Times New Roman" w:hAnsi="Times New Roman" w:cs="Times New Roman"/>
          <w:i/>
          <w:iCs/>
        </w:rPr>
        <w:t>e-commerce</w:t>
      </w:r>
      <w:r w:rsidRPr="00CC1823">
        <w:rPr>
          <w:rFonts w:ascii="Times New Roman" w:hAnsi="Times New Roman" w:cs="Times New Roman"/>
        </w:rPr>
        <w:t xml:space="preserve"> telah berkembang menjadi bagian penting dari eksositem perekonomian digital.</w:t>
      </w:r>
    </w:p>
    <w:p w14:paraId="203A247B" w14:textId="37C77AF1" w:rsidR="00CC1823" w:rsidRDefault="00CC1823" w:rsidP="0082545F">
      <w:pPr>
        <w:spacing w:line="360" w:lineRule="auto"/>
        <w:ind w:firstLine="720"/>
        <w:jc w:val="both"/>
        <w:rPr>
          <w:rFonts w:ascii="Times New Roman" w:hAnsi="Times New Roman" w:cs="Times New Roman"/>
        </w:rPr>
      </w:pPr>
      <w:r w:rsidRPr="00CC1823">
        <w:rPr>
          <w:rFonts w:ascii="Times New Roman" w:hAnsi="Times New Roman" w:cs="Times New Roman"/>
        </w:rPr>
        <w:t xml:space="preserve">Shopee adalah platform </w:t>
      </w:r>
      <w:r w:rsidRPr="00CC1823">
        <w:rPr>
          <w:rFonts w:ascii="Times New Roman" w:hAnsi="Times New Roman" w:cs="Times New Roman"/>
          <w:i/>
          <w:iCs/>
        </w:rPr>
        <w:t>e-commerce</w:t>
      </w:r>
      <w:r w:rsidRPr="00CC1823">
        <w:rPr>
          <w:rFonts w:ascii="Times New Roman" w:hAnsi="Times New Roman" w:cs="Times New Roman"/>
        </w:rPr>
        <w:t xml:space="preserve"> yang diluncurkan pada tahun 2015 dan kini menjadi salah satu yang terbesar di Indonesia. Shopee menyediakan fitur C2C (Customer-to-Consumer) maupun B2C (Business-to-Consumer) yang memungkinkan individu maupun bisnis untuk berjualan secara online. Shopee juga menyediakan Shopee Open Platform API, </w:t>
      </w:r>
      <w:r w:rsidRPr="00CC1823">
        <w:rPr>
          <w:rFonts w:ascii="Times New Roman" w:hAnsi="Times New Roman" w:cs="Times New Roman"/>
        </w:rPr>
        <w:lastRenderedPageBreak/>
        <w:t>bagi yang berbisnis dan memiliki toko di Shopee dapat mengakses dan mengelola data toko mereka. Data yang disediakan mulai dari data katalog produk, harga, stok, ulasan pelanggan, hingga diagnostik kualitas konten</w:t>
      </w:r>
      <w:r w:rsidR="001572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"/>
          <w:id w:val="-2025393542"/>
          <w:placeholder>
            <w:docPart w:val="DefaultPlaceholder_-1854013440"/>
          </w:placeholder>
        </w:sdtPr>
        <w:sdtContent>
          <w:r w:rsidR="00A829E5" w:rsidRPr="00A829E5">
            <w:rPr>
              <w:rFonts w:ascii="Times New Roman" w:hAnsi="Times New Roman" w:cs="Times New Roman"/>
              <w:color w:val="000000"/>
            </w:rPr>
            <w:t>(Shopee, 2026b)</w:t>
          </w:r>
        </w:sdtContent>
      </w:sdt>
      <w:r w:rsidRPr="00CC1823">
        <w:rPr>
          <w:rFonts w:ascii="Times New Roman" w:hAnsi="Times New Roman" w:cs="Times New Roman"/>
        </w:rPr>
        <w:t xml:space="preserve">. </w:t>
      </w:r>
    </w:p>
    <w:p w14:paraId="039A3397" w14:textId="3EAEFBF9" w:rsidR="00A6027D" w:rsidRDefault="00A6027D" w:rsidP="0082545F">
      <w:pPr>
        <w:pStyle w:val="Heading3"/>
      </w:pPr>
      <w:bookmarkStart w:id="113" w:name="_Toc233123383"/>
      <w:r>
        <w:t>2.1.2 Natural Language Processing</w:t>
      </w:r>
      <w:bookmarkEnd w:id="113"/>
    </w:p>
    <w:p w14:paraId="6D30950E" w14:textId="50361795" w:rsidR="00717D23" w:rsidRPr="00717D23" w:rsidRDefault="00717D23" w:rsidP="0082545F">
      <w:pPr>
        <w:spacing w:line="360" w:lineRule="auto"/>
        <w:jc w:val="both"/>
        <w:rPr>
          <w:rFonts w:ascii="Times New Roman" w:hAnsi="Times New Roman" w:cs="Times New Roman"/>
          <w:lang w:eastAsia="en-ID"/>
        </w:rPr>
      </w:pPr>
      <w:r>
        <w:rPr>
          <w:lang w:eastAsia="en-ID"/>
        </w:rPr>
        <w:tab/>
      </w:r>
      <w:r w:rsidRPr="00717D23">
        <w:rPr>
          <w:rFonts w:ascii="Times New Roman" w:hAnsi="Times New Roman" w:cs="Times New Roman"/>
          <w:lang w:eastAsia="en-ID"/>
        </w:rPr>
        <w:t>Pertumbuhan Shopee turut diikuti oleh lonjakan volume ulasan yang ditinggalkan pelanggan pada setiap produk. Sebuah toko dengan ratusan produk aktif dapat menerima ribuan hingga puluhan ribu ulasan dalam hitungan bulan, sebuah skala yang jauh melampaui kapasitas pemilik toko untuk membaca dan memaknai setiap ulasan secara manual satu demi satu. Kebutuhan untuk mengolah teks dalam jumlah besar secara otomatis inilah yang menjadi titik masuk bagi pemanfaatan Natural Language Processing (NLP) dalam konteks e-commerce.</w:t>
      </w:r>
    </w:p>
    <w:p w14:paraId="7BD33A0F" w14:textId="66317B66" w:rsidR="00717D23" w:rsidRPr="00717D23" w:rsidRDefault="00717D23" w:rsidP="0082545F">
      <w:pPr>
        <w:spacing w:line="360" w:lineRule="auto"/>
        <w:ind w:firstLine="720"/>
        <w:jc w:val="both"/>
        <w:rPr>
          <w:rFonts w:ascii="Times New Roman" w:hAnsi="Times New Roman" w:cs="Times New Roman"/>
          <w:lang w:eastAsia="en-ID"/>
        </w:rPr>
      </w:pPr>
      <w:r w:rsidRPr="00717D23">
        <w:rPr>
          <w:rFonts w:ascii="Times New Roman" w:hAnsi="Times New Roman" w:cs="Times New Roman"/>
          <w:lang w:eastAsia="en-ID"/>
        </w:rPr>
        <w:t xml:space="preserve">NLP adalah bidang ilmu interdisipliner yang berfokus pada pemrosesan dan pemahaman bahasa manusia secara otomatis oleh komputer. Ruang lingkupnya cukup luas, mencakup tugas-tugas seperti tokenisasi, machine translation, text summarization, hingga analisis sentimen, dengan tujuan utama mengubah teks tidak terstruktur menjadi informasi yang terstruktur dan bermakna. Melalui teknik-teknik ini, data teks berskala besar seperti kumpulan ulasan produk dapat diekstraksi wawasannya secara otomatis, sehingga membantu pengguna maupun pemilik toko mengambil keputusan berbasis data tanpa harus menelusuri setiap baris ulasan satu per satu. Perkembangan pesat teknologi </w:t>
      </w:r>
      <w:r w:rsidRPr="00851ABF">
        <w:rPr>
          <w:rFonts w:ascii="Times New Roman" w:hAnsi="Times New Roman" w:cs="Times New Roman"/>
          <w:i/>
          <w:iCs/>
          <w:lang w:eastAsia="en-ID"/>
        </w:rPr>
        <w:t>deep learning</w:t>
      </w:r>
      <w:r w:rsidR="00D44D0F">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"/>
          <w:id w:val="812291194"/>
          <w:placeholder>
            <w:docPart w:val="DefaultPlaceholder_-1854013440"/>
          </w:placeholder>
        </w:sdtPr>
        <w:sdtContent>
          <w:r w:rsidR="00A829E5" w:rsidRPr="00A829E5">
            <w:rPr>
              <w:rFonts w:ascii="Times New Roman" w:hAnsi="Times New Roman" w:cs="Times New Roman"/>
              <w:color w:val="000000"/>
              <w:lang w:eastAsia="en-ID"/>
            </w:rPr>
            <w:t>(Punithavathi et al., 2024)</w:t>
          </w:r>
        </w:sdtContent>
      </w:sdt>
      <w:r w:rsidRPr="00717D23">
        <w:rPr>
          <w:rFonts w:ascii="Times New Roman" w:hAnsi="Times New Roman" w:cs="Times New Roman"/>
          <w:lang w:eastAsia="en-ID"/>
        </w:rPr>
        <w:t>, khususnya arsitektur transformer, dalam satu dekade terakhir turut mendorong kemajuan signifikan di bidang ini, membuat model-model bahasa semakin mampu menangkap konteks dan nuansa yang sebelumnya sulit dikenali oleh pendekatan berbasis aturan.</w:t>
      </w:r>
    </w:p>
    <w:p w14:paraId="71675AF1" w14:textId="7841BEDA" w:rsidR="00717D23" w:rsidRPr="00717D23" w:rsidRDefault="00717D23" w:rsidP="0082545F">
      <w:pPr>
        <w:spacing w:line="360" w:lineRule="auto"/>
        <w:ind w:firstLine="720"/>
        <w:jc w:val="both"/>
        <w:rPr>
          <w:rFonts w:ascii="Times New Roman" w:hAnsi="Times New Roman" w:cs="Times New Roman"/>
          <w:lang w:eastAsia="en-ID"/>
        </w:rPr>
      </w:pPr>
      <w:r w:rsidRPr="00717D23">
        <w:rPr>
          <w:rFonts w:ascii="Times New Roman" w:hAnsi="Times New Roman" w:cs="Times New Roman"/>
          <w:lang w:eastAsia="en-ID"/>
        </w:rPr>
        <w:t xml:space="preserve">Salah satu penerapan NLP yang paling banyak digunakan untuk menangani ulasan </w:t>
      </w:r>
      <w:r w:rsidRPr="00613FAB">
        <w:rPr>
          <w:rFonts w:ascii="Times New Roman" w:hAnsi="Times New Roman" w:cs="Times New Roman"/>
          <w:i/>
          <w:iCs/>
          <w:lang w:eastAsia="en-ID"/>
        </w:rPr>
        <w:t>e-commerce</w:t>
      </w:r>
      <w:r w:rsidRPr="00717D23">
        <w:rPr>
          <w:rFonts w:ascii="Times New Roman" w:hAnsi="Times New Roman" w:cs="Times New Roman"/>
          <w:lang w:eastAsia="en-ID"/>
        </w:rPr>
        <w:t xml:space="preserve"> secara khusus adalah klasifikasi sentimen</w:t>
      </w:r>
      <w:r w:rsidR="00D44D0F">
        <w:rPr>
          <w:rFonts w:ascii="Times New Roman" w:hAnsi="Times New Roman" w:cs="Times New Roman"/>
          <w:lang w:eastAsia="en-ID"/>
        </w:rPr>
        <w:t xml:space="preserve"> </w:t>
      </w:r>
      <w:r w:rsidRPr="00717D23">
        <w:rPr>
          <w:rFonts w:ascii="Times New Roman" w:hAnsi="Times New Roman" w:cs="Times New Roman"/>
          <w:lang w:eastAsia="en-ID"/>
        </w:rPr>
        <w:t>, yakni teknik yang mengelompokkan tiap ulasan ke dalam kategori seperti positif, negatif, atau netral berdasarkan kecenderungan emosional teksnya</w:t>
      </w:r>
      <w:r w:rsidR="00D44D0F">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"/>
          <w:id w:val="608784154"/>
          <w:placeholder>
            <w:docPart w:val="DefaultPlaceholder_-1854013440"/>
          </w:placeholder>
        </w:sdtPr>
        <w:sdtContent>
          <w:r w:rsidR="00A829E5" w:rsidRPr="00A829E5">
            <w:rPr>
              <w:rFonts w:ascii="Times New Roman" w:hAnsi="Times New Roman" w:cs="Times New Roman"/>
              <w:color w:val="000000"/>
              <w:lang w:eastAsia="en-ID"/>
            </w:rPr>
            <w:t>(Krishna et al., 2025)</w:t>
          </w:r>
        </w:sdtContent>
      </w:sdt>
      <w:r w:rsidRPr="00717D23">
        <w:rPr>
          <w:rFonts w:ascii="Times New Roman" w:hAnsi="Times New Roman" w:cs="Times New Roman"/>
          <w:lang w:eastAsia="en-ID"/>
        </w:rPr>
        <w:t xml:space="preserve">. Dengan pendekatan ini, pemilik toko dapat memperoleh gambaran mengenai tingkat kepuasan pelanggan secara agregat tanpa perlu membaca ulasan satu demi satu, dan pendekatan yang menjadi solusi awal yang banyak diadopsi untuk mengatasi keterbatasan analisis ulasan manual, termasuk pada platform </w:t>
      </w:r>
      <w:r w:rsidRPr="00173B2A">
        <w:rPr>
          <w:rFonts w:ascii="Times New Roman" w:hAnsi="Times New Roman" w:cs="Times New Roman"/>
          <w:i/>
          <w:iCs/>
          <w:lang w:eastAsia="en-ID"/>
        </w:rPr>
        <w:t>e-commerce</w:t>
      </w:r>
      <w:r w:rsidRPr="00717D23">
        <w:rPr>
          <w:rFonts w:ascii="Times New Roman" w:hAnsi="Times New Roman" w:cs="Times New Roman"/>
          <w:lang w:eastAsia="en-ID"/>
        </w:rPr>
        <w:t xml:space="preserve"> berbahasa Indonesia seperti Shopee.</w:t>
      </w:r>
    </w:p>
    <w:p w14:paraId="4ACFC146" w14:textId="1F3675EB" w:rsidR="00B63180" w:rsidRPr="00B63180" w:rsidRDefault="00717D23" w:rsidP="0082545F">
      <w:pPr>
        <w:spacing w:line="360" w:lineRule="auto"/>
        <w:ind w:firstLine="720"/>
        <w:jc w:val="both"/>
        <w:rPr>
          <w:rFonts w:ascii="Times New Roman" w:hAnsi="Times New Roman" w:cs="Times New Roman"/>
          <w:lang w:eastAsia="en-ID"/>
        </w:rPr>
      </w:pPr>
      <w:r w:rsidRPr="00717D23">
        <w:rPr>
          <w:rFonts w:ascii="Times New Roman" w:hAnsi="Times New Roman" w:cs="Times New Roman"/>
          <w:lang w:eastAsia="en-ID"/>
        </w:rPr>
        <w:t xml:space="preserve">Meskipun efektif dalam menghasilkan ringkasan statistik, klasifikasi sentimen memiliki keterbatasan mendasar. Keluarannya umumnya berhenti pada label atau skor agregat </w:t>
      </w:r>
      <w:r w:rsidRPr="00717D23">
        <w:rPr>
          <w:rFonts w:ascii="Times New Roman" w:hAnsi="Times New Roman" w:cs="Times New Roman"/>
          <w:lang w:eastAsia="en-ID"/>
        </w:rPr>
        <w:lastRenderedPageBreak/>
        <w:t>dan belum mampu menjawab pertanyaan yang lebih spesifik dan bersifat percakapan</w:t>
      </w:r>
      <w:r>
        <w:rPr>
          <w:rFonts w:ascii="Times New Roman" w:hAnsi="Times New Roman" w:cs="Times New Roman"/>
          <w:lang w:eastAsia="en-ID"/>
        </w:rPr>
        <w:t>.</w:t>
      </w:r>
      <w:r w:rsidRPr="00717D23">
        <w:rPr>
          <w:rFonts w:ascii="Times New Roman" w:hAnsi="Times New Roman" w:cs="Times New Roman"/>
          <w:lang w:eastAsia="en-ID"/>
        </w:rPr>
        <w:t xml:space="preserve"> Pendekatan ini juga bersifat statis terhadap satu titik waktu pengambilan data dan tidak terhubung secara langsung dengan data operasional toko yang berubah setiap saat, seperti harga dan ketersediaan stok. Keterbatasan-keterbatasan inilah yang kemudian mendorong eksplorasi pendekatan yang lebih fleksibel dan komunikatif, yaitu pemanfaatan Large Language Model (LLM)</w:t>
      </w:r>
      <w:r w:rsidR="00173B2A">
        <w:rPr>
          <w:rFonts w:ascii="Times New Roman" w:hAnsi="Times New Roman" w:cs="Times New Roman"/>
          <w:lang w:eastAsia="en-ID"/>
        </w:rPr>
        <w:t>.</w:t>
      </w:r>
    </w:p>
    <w:p w14:paraId="360B2E6D" w14:textId="351C9679" w:rsidR="00A6027D" w:rsidRDefault="00A6027D" w:rsidP="0082545F">
      <w:pPr>
        <w:pStyle w:val="Heading3"/>
      </w:pPr>
      <w:bookmarkStart w:id="114" w:name="_Toc233123384"/>
      <w:r>
        <w:t>2.1.3 Large Language Model (LLM)</w:t>
      </w:r>
      <w:bookmarkEnd w:id="114"/>
    </w:p>
    <w:p w14:paraId="0E25F9C7" w14:textId="6AC61AB7" w:rsidR="00450FA7" w:rsidRDefault="00450FA7" w:rsidP="0082545F">
      <w:pPr>
        <w:spacing w:line="360" w:lineRule="auto"/>
        <w:jc w:val="both"/>
        <w:rPr>
          <w:rFonts w:ascii="Times New Roman" w:hAnsi="Times New Roman" w:cs="Times New Roman"/>
          <w:lang w:eastAsia="en-ID"/>
        </w:rPr>
      </w:pPr>
      <w:r>
        <w:rPr>
          <w:lang w:eastAsia="en-ID"/>
        </w:rPr>
        <w:tab/>
      </w:r>
      <w:r>
        <w:rPr>
          <w:rFonts w:ascii="Times New Roman" w:hAnsi="Times New Roman" w:cs="Times New Roman"/>
          <w:lang w:eastAsia="en-ID"/>
        </w:rPr>
        <w:t xml:space="preserve">Large Language Model (LLM) adalah model kecerdasan buatan yang dilatih pada kumpulan data teks yang sangat besar menggunakan arsitektur </w:t>
      </w:r>
      <w:r w:rsidRPr="00450FA7">
        <w:rPr>
          <w:rFonts w:ascii="Times New Roman" w:hAnsi="Times New Roman" w:cs="Times New Roman"/>
          <w:i/>
          <w:iCs/>
          <w:lang w:eastAsia="en-ID"/>
        </w:rPr>
        <w:t>Transformer</w:t>
      </w:r>
      <w:r>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NDgzMTA5NWUtOWYxNi00MWU3LTkwODMtZTJlZjljMDFkMmFjIiwicHJvcGVydGllcyI6eyJub3RlSW5kZXgiOjB9LCJpc0VkaXRlZCI6ZmFsc2UsIm1hbnVhbE92ZXJyaWRlIjp7ImlzTWFudWFsbHlPdmVycmlkZGVuIjpmYWxzZSwiY2l0ZXByb2NUZXh0IjoiKFZhc3dhbmkgZXQgYWwuLCAyMDIzKSIsIm1hbnVhbE92ZXJyaWRlVGV4dCI6IiJ9LCJjaXRhdGlvbkl0ZW1zIjpbeyJpZCI6ImI0NTg2NzQzLWYzMWEtM2FlNS1hM2I0LTkwOTM4N2JkYjZkYSIsIml0ZW1EYXRhIjp7InR5cGUiOiJyZXBvcnQiLCJpZCI6ImI0NTg2NzQzLWYzMWEtM2FlNS1hM2I0LTkwOTM4N2JkYjZkY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E5XV19LCJET0kiOiJodHRwczovL2RvaS5vcmcvMTAuNDg1NTAvYXJYaXYuMTcwNi4wMzc2MiIsIklTQk4iOiIxNzA2LjAzNzYydjciLCJVUkwiOiJodHRwczovL2FyeGl2Lm9yZy9hYnMvMTcwNi4wMzc2MiIsImlzc3VlZCI6eyJkYXRlLXBhcnRzIjpbWzIwMjMsOCwy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IsImNvbnRhaW5lci10aXRsZS1zaG9ydCI6IiJ9LCJpc1RlbXBvcmFyeSI6ZmFsc2UsInN1cHByZXNzLWF1dGhvciI6ZmFsc2UsImNvbXBvc2l0ZSI6ZmFsc2UsImF1dGhvci1vbmx5IjpmYWxzZX1dfQ=="/>
          <w:id w:val="1762105049"/>
          <w:placeholder>
            <w:docPart w:val="DefaultPlaceholder_-1854013440"/>
          </w:placeholder>
        </w:sdtPr>
        <w:sdtContent>
          <w:r w:rsidR="00A829E5" w:rsidRPr="00A829E5">
            <w:rPr>
              <w:rFonts w:ascii="Times New Roman" w:hAnsi="Times New Roman" w:cs="Times New Roman"/>
              <w:color w:val="000000"/>
              <w:lang w:eastAsia="en-ID"/>
            </w:rPr>
            <w:t>(Vaswani et al., 2023)</w:t>
          </w:r>
        </w:sdtContent>
      </w:sdt>
      <w:r>
        <w:rPr>
          <w:rFonts w:ascii="Times New Roman" w:hAnsi="Times New Roman" w:cs="Times New Roman"/>
          <w:lang w:eastAsia="en-ID"/>
        </w:rPr>
        <w:t xml:space="preserve">. LLM memiliki kemampuan untuk memahami dan menghasilkan teks yang natural sesuai dengan konteksnya dalam berbagai bahasa. Untuk penelitian ini, peneliti mengusulkan 3 model untuk digunakan sebagai model LLM. Model diurutkan berdasarkan skor </w:t>
      </w:r>
      <w:r>
        <w:rPr>
          <w:rFonts w:ascii="Times New Roman" w:hAnsi="Times New Roman" w:cs="Times New Roman"/>
          <w:i/>
          <w:iCs/>
          <w:lang w:eastAsia="en-ID"/>
        </w:rPr>
        <w:t>reasoning</w:t>
      </w:r>
      <w:r>
        <w:rPr>
          <w:rFonts w:ascii="Times New Roman" w:hAnsi="Times New Roman" w:cs="Times New Roman"/>
          <w:lang w:eastAsia="en-ID"/>
        </w:rPr>
        <w:t xml:space="preserve"> </w:t>
      </w:r>
      <w:r w:rsidR="00B63180">
        <w:rPr>
          <w:rFonts w:ascii="Times New Roman" w:hAnsi="Times New Roman" w:cs="Times New Roman"/>
          <w:lang w:eastAsia="en-ID"/>
        </w:rPr>
        <w:t xml:space="preserve">dari terendah ke tertinggi </w:t>
      </w:r>
      <w:r>
        <w:rPr>
          <w:rFonts w:ascii="Times New Roman" w:hAnsi="Times New Roman" w:cs="Times New Roman"/>
          <w:lang w:eastAsia="en-ID"/>
        </w:rPr>
        <w:t>dalam</w:t>
      </w:r>
      <w:r w:rsidR="00B63180">
        <w:rPr>
          <w:rFonts w:ascii="Times New Roman" w:hAnsi="Times New Roman" w:cs="Times New Roman"/>
          <w:lang w:eastAsia="en-ID"/>
        </w:rPr>
        <w:t xml:space="preserve"> livebench.ai</w:t>
      </w:r>
      <w:r>
        <w:rPr>
          <w:rFonts w:ascii="Times New Roman" w:hAnsi="Times New Roman" w:cs="Times New Roman"/>
          <w:lang w:eastAsia="en-ID"/>
        </w:rPr>
        <w:t>, yaitu:</w:t>
      </w:r>
    </w:p>
    <w:p w14:paraId="309E07F7" w14:textId="2C38A4D3" w:rsidR="00450FA7" w:rsidRDefault="00B63180" w:rsidP="0082545F">
      <w:pPr>
        <w:pStyle w:val="ListParagraph"/>
        <w:numPr>
          <w:ilvl w:val="0"/>
          <w:numId w:val="16"/>
        </w:numPr>
        <w:spacing w:line="360" w:lineRule="auto"/>
        <w:jc w:val="both"/>
        <w:rPr>
          <w:rFonts w:ascii="Times New Roman" w:hAnsi="Times New Roman" w:cs="Times New Roman"/>
          <w:lang w:eastAsia="en-ID"/>
        </w:rPr>
      </w:pPr>
      <w:r>
        <w:rPr>
          <w:rFonts w:ascii="Times New Roman" w:hAnsi="Times New Roman" w:cs="Times New Roman"/>
          <w:lang w:eastAsia="en-ID"/>
        </w:rPr>
        <w:t>Gemini 2.5 Flash: Model LLM dari Google yang dirancang untuk memberikan keseimbangan antara kecepatan, biaya, dan kualitas respons. Gemini 2.5 Flash mendukung konteks panjang dan memiliki kemampuan pemahaman bahasa yang kuat</w:t>
      </w:r>
      <w:r w:rsidR="00A93A3B">
        <w:rPr>
          <w:rFonts w:ascii="Times New Roman" w:hAnsi="Times New Roman" w:cs="Times New Roman"/>
          <w:lang w:eastAsia="en-ID"/>
        </w:rPr>
        <w:t>.</w:t>
      </w:r>
    </w:p>
    <w:p w14:paraId="27E5E8A5" w14:textId="6C0902C8" w:rsidR="00B63180" w:rsidRDefault="00B63180" w:rsidP="0082545F">
      <w:pPr>
        <w:pStyle w:val="ListParagraph"/>
        <w:numPr>
          <w:ilvl w:val="0"/>
          <w:numId w:val="16"/>
        </w:numPr>
        <w:spacing w:line="360" w:lineRule="auto"/>
        <w:jc w:val="both"/>
        <w:rPr>
          <w:rFonts w:ascii="Times New Roman" w:hAnsi="Times New Roman" w:cs="Times New Roman"/>
          <w:lang w:eastAsia="en-ID"/>
        </w:rPr>
      </w:pPr>
      <w:r>
        <w:rPr>
          <w:rFonts w:ascii="Times New Roman" w:hAnsi="Times New Roman" w:cs="Times New Roman"/>
          <w:lang w:eastAsia="en-ID"/>
        </w:rPr>
        <w:t xml:space="preserve">Qwen 3.6 – 27B: Model LLM dari Alibaba dengan 27 miliar parameter yang mendukung berbagai bahasa termasuk Bahasa Indonesia dan memiliki kemampuan </w:t>
      </w:r>
      <w:r>
        <w:rPr>
          <w:rFonts w:ascii="Times New Roman" w:hAnsi="Times New Roman" w:cs="Times New Roman"/>
          <w:i/>
          <w:iCs/>
          <w:lang w:eastAsia="en-ID"/>
        </w:rPr>
        <w:t>reasoning</w:t>
      </w:r>
      <w:r>
        <w:rPr>
          <w:rFonts w:ascii="Times New Roman" w:hAnsi="Times New Roman" w:cs="Times New Roman"/>
          <w:lang w:eastAsia="en-ID"/>
        </w:rPr>
        <w:t xml:space="preserve"> yang cukup baik.</w:t>
      </w:r>
    </w:p>
    <w:p w14:paraId="314F133B" w14:textId="583A9AF5" w:rsidR="00B63180" w:rsidRPr="00B63180" w:rsidRDefault="00B63180" w:rsidP="0082545F">
      <w:pPr>
        <w:pStyle w:val="ListParagraph"/>
        <w:numPr>
          <w:ilvl w:val="0"/>
          <w:numId w:val="16"/>
        </w:numPr>
        <w:spacing w:line="360" w:lineRule="auto"/>
        <w:jc w:val="both"/>
        <w:rPr>
          <w:rFonts w:ascii="Times New Roman" w:hAnsi="Times New Roman" w:cs="Times New Roman"/>
          <w:lang w:eastAsia="en-ID"/>
        </w:rPr>
      </w:pPr>
      <w:r>
        <w:rPr>
          <w:rFonts w:ascii="Times New Roman" w:hAnsi="Times New Roman" w:cs="Times New Roman"/>
          <w:lang w:eastAsia="en-ID"/>
        </w:rPr>
        <w:t>DeepSeek V4 Flash: Model LLM dari DeepSeek AI yang menawarkan performa tinggi dengan biaya inferensi yang cukup rendah, menjadikannya pilihan yang hemat biaya untuk aplikasi produksi.</w:t>
      </w:r>
    </w:p>
    <w:p w14:paraId="0C22D36C" w14:textId="67F0DDFC" w:rsidR="00B63180" w:rsidRDefault="00B63180" w:rsidP="0082545F">
      <w:pPr>
        <w:spacing w:line="360" w:lineRule="auto"/>
        <w:ind w:firstLine="360"/>
        <w:jc w:val="both"/>
        <w:rPr>
          <w:rFonts w:ascii="Times New Roman" w:hAnsi="Times New Roman" w:cs="Times New Roman"/>
          <w:lang w:eastAsia="en-ID"/>
        </w:rPr>
      </w:pPr>
      <w:r>
        <w:rPr>
          <w:rFonts w:ascii="Times New Roman" w:hAnsi="Times New Roman" w:cs="Times New Roman"/>
          <w:lang w:eastAsia="en-ID"/>
        </w:rPr>
        <w:tab/>
        <w:t>Salah satu permasalah</w:t>
      </w:r>
      <w:r w:rsidR="002E588E">
        <w:rPr>
          <w:rFonts w:ascii="Times New Roman" w:hAnsi="Times New Roman" w:cs="Times New Roman"/>
          <w:lang w:eastAsia="en-ID"/>
        </w:rPr>
        <w:t>an</w:t>
      </w:r>
      <w:r>
        <w:rPr>
          <w:rFonts w:ascii="Times New Roman" w:hAnsi="Times New Roman" w:cs="Times New Roman"/>
          <w:lang w:eastAsia="en-ID"/>
        </w:rPr>
        <w:t xml:space="preserve"> utama LLM adalah halusinasi, yaitu kecenderungan model</w:t>
      </w:r>
      <w:r w:rsidR="002E588E">
        <w:rPr>
          <w:rFonts w:ascii="Times New Roman" w:hAnsi="Times New Roman" w:cs="Times New Roman"/>
          <w:lang w:eastAsia="en-ID"/>
        </w:rPr>
        <w:t xml:space="preserve"> </w:t>
      </w:r>
      <w:r>
        <w:rPr>
          <w:rFonts w:ascii="Times New Roman" w:hAnsi="Times New Roman" w:cs="Times New Roman"/>
          <w:lang w:eastAsia="en-ID"/>
        </w:rPr>
        <w:t xml:space="preserve">untuk menghasilkan respons yang tampak meyakinkan dan koheren, tetapi secara faktual tidak akurat </w:t>
      </w:r>
      <w:r w:rsidR="002E588E">
        <w:rPr>
          <w:rFonts w:ascii="Times New Roman" w:hAnsi="Times New Roman" w:cs="Times New Roman"/>
          <w:lang w:eastAsia="en-ID"/>
        </w:rPr>
        <w:t xml:space="preserve">atau mengarang </w:t>
      </w:r>
      <w:sdt>
        <w:sdtPr>
          <w:rPr>
            <w:rFonts w:ascii="Times New Roman" w:hAnsi="Times New Roman" w:cs="Times New Roman"/>
            <w:color w:val="000000"/>
            <w:lang w:eastAsia="en-ID"/>
          </w:rPr>
          <w:tag w:val="MENDELEY_CITATION_v3_eyJjaXRhdGlvbklEIjoiTUVOREVMRVlfQ0lUQVRJT05fMDRhMDQ3YTQtZjIzNy00YTAzLTgxM2ItM2RkYzg0Zjc0ZjFjIiwicHJvcGVydGllcyI6eyJub3RlSW5kZXgiOjB9LCJpc0VkaXRlZCI6ZmFsc2UsIm1hbnVhbE92ZXJyaWRlIjp7ImlzTWFudWFsbHlPdmVycmlkZGVuIjpmYWxzZSwiY2l0ZXByb2NUZXh0IjoiKEppIGV0IGFsLiwgMjAyMykiLCJtYW51YWxPdmVycmlkZVRleHQiOiIifSwiY2l0YXRpb25JdGVtcyI6W3siaWQiOiI2N2ZkMTAyNC1iMjBjLTM4ZWItODQ4MC05MWI0NzgxMTNkZjMiLCJpdGVtRGF0YSI6eyJ0eXBlIjoiYXJ0aWNsZSIsImlkIjoiNjdmZDEwMjQtYjIwYy0zOGViLTg0ODAtOTFiNDc4MTEzZGYz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IEppbi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SW4gdGhpcyBzdXJ2ZXksIHdlIHRodXMgcHJvdmlkZSBhIGJyb2FkIG92ZXJ2aWV3IG9mIHRoZSByZXNlYXJjaCBwcm9ncmVzcyBhbmQgY2hhbGxlbmdlcyBpbiB0aGUgaGFsbHVjaW5hdGlvbiBwcm9ibGVtIGluIE5MRy4gVGhlIHN1cnZleSBpcyBvcmdhbml6ZWQgaW50byB0d28gcGFydHM6ICgxKSBhIGdlbmVyYWwgb3ZlcnZpZXcgb2YgbWV0cmljcywgbWl0aWdhdGlvbiBtZXRob2RzLCBhbmQgZnV0dXJlIGRpcmVjdGlvbnMsIGFuZC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FuZCBtYWNoaW5lIHRyYW5zbGF0aW9uLiBUaGlzIHN1cnZleSBzZXJ2ZXMgdG8gZmFjaWxpdGF0ZSBjb2xsYWJvcmF0aXZlIGVmZm9ydHMgYW1vbmcgcmVzZWFyY2hlcnMgaW4gdGFja2xpbmcgdGhlIGNoYWxsZW5nZSBvZiBoYWxsdWNpbmF0ZWQgdGV4dHMgaW4gTkxHLiIsInB1Ymxpc2hlciI6IkFzc29jaWF0aW9uIGZvciBDb21wdXRpbmcgTWFjaGluZXJ5IiwiaXNzdWUiOiIxMiIsInZvbHVtZSI6IjU1In0sImlzVGVtcG9yYXJ5IjpmYWxzZSwic3VwcHJlc3MtYXV0aG9yIjpmYWxzZSwiY29tcG9zaXRlIjpmYWxzZSwiYXV0aG9yLW9ubHkiOmZhbHNlfV19"/>
          <w:id w:val="1604146890"/>
          <w:placeholder>
            <w:docPart w:val="DefaultPlaceholder_-1854013440"/>
          </w:placeholder>
        </w:sdtPr>
        <w:sdtContent>
          <w:r w:rsidR="00A829E5" w:rsidRPr="00A829E5">
            <w:rPr>
              <w:rFonts w:ascii="Times New Roman" w:hAnsi="Times New Roman" w:cs="Times New Roman"/>
              <w:color w:val="000000"/>
              <w:lang w:eastAsia="en-ID"/>
            </w:rPr>
            <w:t>(Ji et al., 2023)</w:t>
          </w:r>
        </w:sdtContent>
      </w:sdt>
      <w:r>
        <w:rPr>
          <w:rFonts w:ascii="Times New Roman" w:hAnsi="Times New Roman" w:cs="Times New Roman"/>
          <w:lang w:eastAsia="en-ID"/>
        </w:rPr>
        <w:t xml:space="preserve">. Halusinasi terjadi karena LLM menghasilkan teks berdasarkan distribusi probabilistik dari data pelatihan, bukan berdasarkan pencarian faktual. Dalam konteks aplikasi bisnis seperti </w:t>
      </w:r>
      <w:r>
        <w:rPr>
          <w:rFonts w:ascii="Times New Roman" w:hAnsi="Times New Roman" w:cs="Times New Roman"/>
          <w:i/>
          <w:iCs/>
          <w:lang w:eastAsia="en-ID"/>
        </w:rPr>
        <w:t>chatbot</w:t>
      </w:r>
      <w:r>
        <w:rPr>
          <w:rFonts w:ascii="Times New Roman" w:hAnsi="Times New Roman" w:cs="Times New Roman"/>
          <w:lang w:eastAsia="en-ID"/>
        </w:rPr>
        <w:t xml:space="preserve"> toko, halusinasi dapat menyebabkan pemberian respons seperti harga atau stok yang salah kepada konsumen.</w:t>
      </w:r>
    </w:p>
    <w:p w14:paraId="7A3A8CD7" w14:textId="77777777" w:rsidR="00FE1E37" w:rsidRDefault="00FE1E37" w:rsidP="0082545F">
      <w:pPr>
        <w:spacing w:line="360" w:lineRule="auto"/>
        <w:ind w:firstLine="360"/>
        <w:jc w:val="both"/>
        <w:rPr>
          <w:rFonts w:ascii="Times New Roman" w:hAnsi="Times New Roman" w:cs="Times New Roman"/>
          <w:lang w:eastAsia="en-ID"/>
        </w:rPr>
      </w:pPr>
    </w:p>
    <w:p w14:paraId="5407C504" w14:textId="77777777" w:rsidR="00FE1E37" w:rsidRDefault="00FE1E37" w:rsidP="0082545F">
      <w:pPr>
        <w:spacing w:line="360" w:lineRule="auto"/>
        <w:ind w:firstLine="360"/>
        <w:jc w:val="both"/>
        <w:rPr>
          <w:rFonts w:ascii="Times New Roman" w:hAnsi="Times New Roman" w:cs="Times New Roman"/>
          <w:lang w:eastAsia="en-ID"/>
        </w:rPr>
      </w:pPr>
    </w:p>
    <w:p w14:paraId="7EAB09AA" w14:textId="586148F2" w:rsidR="00526CFE" w:rsidRDefault="00526CFE" w:rsidP="0082545F">
      <w:pPr>
        <w:pStyle w:val="Heading3"/>
      </w:pPr>
      <w:bookmarkStart w:id="115" w:name="_Toc233123385"/>
      <w:r>
        <w:lastRenderedPageBreak/>
        <w:t>2.1.4 Embedding</w:t>
      </w:r>
      <w:bookmarkEnd w:id="115"/>
    </w:p>
    <w:p w14:paraId="029EBA8B" w14:textId="4E935F0B" w:rsidR="00526CFE" w:rsidRDefault="00526CFE" w:rsidP="0082545F">
      <w:pPr>
        <w:spacing w:line="360" w:lineRule="auto"/>
        <w:jc w:val="both"/>
        <w:rPr>
          <w:rFonts w:ascii="Times New Roman" w:hAnsi="Times New Roman" w:cs="Times New Roman"/>
          <w:lang w:eastAsia="en-ID"/>
        </w:rPr>
      </w:pPr>
      <w:r w:rsidRPr="008113C1">
        <w:rPr>
          <w:rFonts w:ascii="Times New Roman" w:hAnsi="Times New Roman" w:cs="Times New Roman"/>
          <w:lang w:eastAsia="en-ID"/>
        </w:rPr>
        <w:tab/>
      </w:r>
      <w:r w:rsidRPr="008113C1">
        <w:rPr>
          <w:rFonts w:ascii="Times New Roman" w:hAnsi="Times New Roman" w:cs="Times New Roman"/>
          <w:i/>
          <w:iCs/>
          <w:lang w:eastAsia="en-ID"/>
        </w:rPr>
        <w:t>Embedding</w:t>
      </w:r>
      <w:r w:rsidRPr="008113C1">
        <w:rPr>
          <w:rFonts w:ascii="Times New Roman" w:hAnsi="Times New Roman" w:cs="Times New Roman"/>
          <w:lang w:eastAsia="en-ID"/>
        </w:rPr>
        <w:t xml:space="preserve"> adalah proses mengubah teks menjadi vektor numerik berdimensi tinggi yang  merepresentasikan mak</w:t>
      </w:r>
      <w:r>
        <w:rPr>
          <w:rFonts w:ascii="Times New Roman" w:hAnsi="Times New Roman" w:cs="Times New Roman"/>
          <w:lang w:eastAsia="en-ID"/>
        </w:rPr>
        <w:t>na</w:t>
      </w:r>
      <w:r w:rsidRPr="008113C1">
        <w:rPr>
          <w:rFonts w:ascii="Times New Roman" w:hAnsi="Times New Roman" w:cs="Times New Roman"/>
          <w:lang w:eastAsia="en-ID"/>
        </w:rPr>
        <w:t xml:space="preserve"> semantik dari teks tersebut. Teks dengan mak</w:t>
      </w:r>
      <w:r>
        <w:rPr>
          <w:rFonts w:ascii="Times New Roman" w:hAnsi="Times New Roman" w:cs="Times New Roman"/>
          <w:lang w:eastAsia="en-ID"/>
        </w:rPr>
        <w:t>na</w:t>
      </w:r>
      <w:r w:rsidRPr="008113C1">
        <w:rPr>
          <w:rFonts w:ascii="Times New Roman" w:hAnsi="Times New Roman" w:cs="Times New Roman"/>
          <w:lang w:eastAsia="en-ID"/>
        </w:rPr>
        <w:t xml:space="preserve"> yang mirip akan</w:t>
      </w:r>
      <w:r w:rsidR="00036807">
        <w:rPr>
          <w:rFonts w:ascii="Times New Roman" w:hAnsi="Times New Roman" w:cs="Times New Roman"/>
          <w:lang w:eastAsia="en-ID"/>
        </w:rPr>
        <w:t xml:space="preserve"> menghasilkan</w:t>
      </w:r>
      <w:r w:rsidRPr="008113C1">
        <w:rPr>
          <w:rFonts w:ascii="Times New Roman" w:hAnsi="Times New Roman" w:cs="Times New Roman"/>
          <w:lang w:eastAsia="en-ID"/>
        </w:rPr>
        <w:t xml:space="preserve"> vektor</w:t>
      </w:r>
      <w:r w:rsidR="00036807">
        <w:rPr>
          <w:rFonts w:ascii="Times New Roman" w:hAnsi="Times New Roman" w:cs="Times New Roman"/>
          <w:lang w:eastAsia="en-ID"/>
        </w:rPr>
        <w:t xml:space="preserve"> </w:t>
      </w:r>
      <w:r w:rsidRPr="008113C1">
        <w:rPr>
          <w:rFonts w:ascii="Times New Roman" w:hAnsi="Times New Roman" w:cs="Times New Roman"/>
          <w:lang w:eastAsia="en-ID"/>
        </w:rPr>
        <w:t>yang berdekatan dalam ruang</w:t>
      </w:r>
      <w:r w:rsidR="00036807">
        <w:rPr>
          <w:rFonts w:ascii="Times New Roman" w:hAnsi="Times New Roman" w:cs="Times New Roman"/>
          <w:lang w:eastAsia="en-ID"/>
        </w:rPr>
        <w:t xml:space="preserve"> berdimensi tinggi tersebut</w:t>
      </w:r>
      <w:r w:rsidRPr="008113C1">
        <w:rPr>
          <w:rFonts w:ascii="Times New Roman" w:hAnsi="Times New Roman" w:cs="Times New Roman"/>
          <w:lang w:eastAsia="en-ID"/>
        </w:rPr>
        <w:t xml:space="preserve">. Kualtias </w:t>
      </w:r>
      <w:r w:rsidRPr="008113C1">
        <w:rPr>
          <w:rFonts w:ascii="Times New Roman" w:hAnsi="Times New Roman" w:cs="Times New Roman"/>
          <w:i/>
          <w:iCs/>
          <w:lang w:eastAsia="en-ID"/>
        </w:rPr>
        <w:t>embedding</w:t>
      </w:r>
      <w:r w:rsidRPr="008113C1">
        <w:rPr>
          <w:rFonts w:ascii="Times New Roman" w:hAnsi="Times New Roman" w:cs="Times New Roman"/>
          <w:lang w:eastAsia="en-ID"/>
        </w:rPr>
        <w:t xml:space="preserve"> sangat mempengaruhi kualitas </w:t>
      </w:r>
      <w:r w:rsidRPr="008113C1">
        <w:rPr>
          <w:rFonts w:ascii="Times New Roman" w:hAnsi="Times New Roman" w:cs="Times New Roman"/>
          <w:i/>
          <w:iCs/>
          <w:lang w:eastAsia="en-ID"/>
        </w:rPr>
        <w:t>retrieval</w:t>
      </w:r>
      <w:r w:rsidRPr="008113C1">
        <w:rPr>
          <w:rFonts w:ascii="Times New Roman" w:hAnsi="Times New Roman" w:cs="Times New Roman"/>
          <w:lang w:eastAsia="en-ID"/>
        </w:rPr>
        <w:t xml:space="preserve"> dalam sistem RAG.</w:t>
      </w:r>
    </w:p>
    <w:p w14:paraId="7537E804" w14:textId="32E8D209" w:rsidR="00036807" w:rsidRPr="00036807" w:rsidRDefault="00036807"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Dalam konteks sistem multibahasa, pemilihan model </w:t>
      </w:r>
      <w:r>
        <w:rPr>
          <w:rFonts w:ascii="Times New Roman" w:hAnsi="Times New Roman" w:cs="Times New Roman"/>
          <w:i/>
          <w:iCs/>
          <w:lang w:eastAsia="en-ID"/>
        </w:rPr>
        <w:t>embedding</w:t>
      </w:r>
      <w:r>
        <w:rPr>
          <w:rFonts w:ascii="Times New Roman" w:hAnsi="Times New Roman" w:cs="Times New Roman"/>
          <w:lang w:eastAsia="en-ID"/>
        </w:rPr>
        <w:t xml:space="preserve"> menjadi pertimbangan yang penting. Model </w:t>
      </w:r>
      <w:r>
        <w:rPr>
          <w:rFonts w:ascii="Times New Roman" w:hAnsi="Times New Roman" w:cs="Times New Roman"/>
          <w:i/>
          <w:iCs/>
          <w:lang w:eastAsia="en-ID"/>
        </w:rPr>
        <w:t>embedding</w:t>
      </w:r>
      <w:r>
        <w:rPr>
          <w:rFonts w:ascii="Times New Roman" w:hAnsi="Times New Roman" w:cs="Times New Roman"/>
          <w:lang w:eastAsia="en-ID"/>
        </w:rPr>
        <w:t xml:space="preserve"> yang dilatih dominan pada teks berbahasa inggris cenderung menghasilkan representasi yang kurang akurat untuk teks dalam bahasa lain seperti Bahasa Indonesia. </w:t>
      </w:r>
      <w:sdt>
        <w:sdtPr>
          <w:rPr>
            <w:rFonts w:ascii="Times New Roman" w:hAnsi="Times New Roman" w:cs="Times New Roman"/>
            <w:color w:val="000000"/>
            <w:lang w:eastAsia="en-ID"/>
          </w:rPr>
          <w:tag w:val="MENDELEY_CITATION_v3_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"/>
          <w:id w:val="-896253"/>
          <w:placeholder>
            <w:docPart w:val="DefaultPlaceholder_-1854013440"/>
          </w:placeholder>
        </w:sdtPr>
        <w:sdtContent>
          <w:r w:rsidR="00A829E5" w:rsidRPr="00A829E5">
            <w:rPr>
              <w:rFonts w:ascii="Times New Roman" w:eastAsia="Times New Roman" w:hAnsi="Times New Roman" w:cs="Times New Roman"/>
              <w:color w:val="000000"/>
            </w:rPr>
            <w:t>(Reimers &amp; Gurevych, 2020)</w:t>
          </w:r>
        </w:sdtContent>
      </w:sdt>
      <w:r>
        <w:rPr>
          <w:rFonts w:ascii="Times New Roman" w:hAnsi="Times New Roman" w:cs="Times New Roman"/>
          <w:color w:val="000000"/>
          <w:lang w:eastAsia="en-ID"/>
        </w:rPr>
        <w:t xml:space="preserve"> </w:t>
      </w:r>
      <w:r>
        <w:rPr>
          <w:rFonts w:ascii="Times New Roman" w:hAnsi="Times New Roman" w:cs="Times New Roman"/>
          <w:lang w:eastAsia="en-ID"/>
        </w:rPr>
        <w:t xml:space="preserve">menunjukkan bahwa model </w:t>
      </w:r>
      <w:r>
        <w:rPr>
          <w:rFonts w:ascii="Times New Roman" w:hAnsi="Times New Roman" w:cs="Times New Roman"/>
          <w:i/>
          <w:iCs/>
          <w:lang w:eastAsia="en-ID"/>
        </w:rPr>
        <w:t>embedding</w:t>
      </w:r>
      <w:r>
        <w:rPr>
          <w:rFonts w:ascii="Times New Roman" w:hAnsi="Times New Roman" w:cs="Times New Roman"/>
          <w:lang w:eastAsia="en-ID"/>
        </w:rPr>
        <w:t xml:space="preserve"> </w:t>
      </w:r>
      <w:r>
        <w:rPr>
          <w:rFonts w:ascii="Times New Roman" w:hAnsi="Times New Roman" w:cs="Times New Roman"/>
          <w:i/>
          <w:iCs/>
          <w:lang w:eastAsia="en-ID"/>
        </w:rPr>
        <w:t>monolingual</w:t>
      </w:r>
      <w:r>
        <w:rPr>
          <w:rFonts w:ascii="Times New Roman" w:hAnsi="Times New Roman" w:cs="Times New Roman"/>
          <w:lang w:eastAsia="en-ID"/>
        </w:rPr>
        <w:t xml:space="preserve"> dapat diperluas kemampuannya ke berbagai bahasa melaui </w:t>
      </w:r>
      <w:r>
        <w:rPr>
          <w:rFonts w:ascii="Times New Roman" w:hAnsi="Times New Roman" w:cs="Times New Roman"/>
          <w:i/>
          <w:iCs/>
          <w:lang w:eastAsia="en-ID"/>
        </w:rPr>
        <w:t>knowledge distillation</w:t>
      </w:r>
      <w:r>
        <w:rPr>
          <w:rFonts w:ascii="Times New Roman" w:hAnsi="Times New Roman" w:cs="Times New Roman"/>
          <w:lang w:eastAsia="en-ID"/>
        </w:rPr>
        <w:t xml:space="preserve"> dan hasilnya mampu mempertahankan kualitas pencocokan semnatik lintas bahasa secara efektif. Oleh karena itu, untuk sistem RAG yang beroperasi pada mayoritas teks berbahasa Indonesia, pemilihan model </w:t>
      </w:r>
      <w:r>
        <w:rPr>
          <w:rFonts w:ascii="Times New Roman" w:hAnsi="Times New Roman" w:cs="Times New Roman"/>
          <w:i/>
          <w:iCs/>
          <w:lang w:eastAsia="en-ID"/>
        </w:rPr>
        <w:t>embedding</w:t>
      </w:r>
      <w:r>
        <w:rPr>
          <w:rFonts w:ascii="Times New Roman" w:hAnsi="Times New Roman" w:cs="Times New Roman"/>
          <w:lang w:eastAsia="en-ID"/>
        </w:rPr>
        <w:t xml:space="preserve"> yang benar merupakan syarat fungsionalitas.</w:t>
      </w:r>
    </w:p>
    <w:p w14:paraId="0932D892" w14:textId="239E359D" w:rsidR="00526CFE" w:rsidRDefault="00526CFE"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Penelitian ini menggunakan Google Embedding 001 dari Google sebagai model </w:t>
      </w:r>
      <w:r>
        <w:rPr>
          <w:rFonts w:ascii="Times New Roman" w:hAnsi="Times New Roman" w:cs="Times New Roman"/>
          <w:i/>
          <w:iCs/>
          <w:lang w:eastAsia="en-ID"/>
        </w:rPr>
        <w:t>embedding</w:t>
      </w:r>
      <w:r>
        <w:rPr>
          <w:rFonts w:ascii="Times New Roman" w:hAnsi="Times New Roman" w:cs="Times New Roman"/>
          <w:lang w:eastAsia="en-ID"/>
        </w:rPr>
        <w:t xml:space="preserve"> yang tersedia melalui OpenRouter. </w:t>
      </w:r>
      <w:r w:rsidR="00036807" w:rsidRPr="00036807">
        <w:rPr>
          <w:rFonts w:ascii="Times New Roman" w:hAnsi="Times New Roman" w:cs="Times New Roman"/>
          <w:lang w:eastAsia="en-ID"/>
        </w:rPr>
        <w:t>Model ini dipilih karena dukungannya terhadap teks multibahasa yang kuat termasuk Bahasa Indonesia, dan menghasilkan embedding berdimensi tinggi yang mendukung pencarian semantik yang akurat</w:t>
      </w:r>
      <w:r w:rsidR="00036807">
        <w:rPr>
          <w:rFonts w:ascii="Times New Roman" w:hAnsi="Times New Roman" w:cs="Times New Roman"/>
          <w:lang w:eastAsia="en-ID"/>
        </w:rPr>
        <w:t>.</w:t>
      </w:r>
      <w:r>
        <w:rPr>
          <w:rFonts w:ascii="Times New Roman" w:hAnsi="Times New Roman" w:cs="Times New Roman"/>
          <w:lang w:eastAsia="en-ID"/>
        </w:rPr>
        <w:t xml:space="preserve"> Dalam penelitian ini, seluruh dokumen yang diindeks ke ChromaDB dan seluru kueri pengguna diubah menjadi </w:t>
      </w:r>
      <w:r w:rsidR="00036807" w:rsidRPr="00036807">
        <w:rPr>
          <w:rFonts w:ascii="Times New Roman" w:hAnsi="Times New Roman" w:cs="Times New Roman"/>
          <w:lang w:eastAsia="en-ID"/>
        </w:rPr>
        <w:t>vektor dengan model yang sama sebelum proses pencarian dilakukan, sehingga perbandingan antara kueri dan dokumen selalu berada dalam ruang vektor yang konsisten.</w:t>
      </w:r>
    </w:p>
    <w:p w14:paraId="79C6CD04" w14:textId="77777777" w:rsidR="00526CFE" w:rsidRDefault="00526CFE" w:rsidP="0082545F">
      <w:pPr>
        <w:pStyle w:val="Heading3"/>
      </w:pPr>
      <w:bookmarkStart w:id="116" w:name="_Toc233123386"/>
      <w:r>
        <w:t>2.1.5 Vector Database</w:t>
      </w:r>
      <w:bookmarkEnd w:id="116"/>
    </w:p>
    <w:p w14:paraId="5AB3FB6D" w14:textId="63FC2D30" w:rsidR="00526CFE" w:rsidRPr="00233053" w:rsidRDefault="00526CFE" w:rsidP="0082545F">
      <w:pPr>
        <w:spacing w:line="360" w:lineRule="auto"/>
        <w:jc w:val="both"/>
        <w:rPr>
          <w:rFonts w:ascii="Times New Roman" w:hAnsi="Times New Roman" w:cs="Times New Roman"/>
          <w:lang w:eastAsia="en-ID"/>
        </w:rPr>
      </w:pPr>
      <w:r>
        <w:rPr>
          <w:lang w:eastAsia="en-ID"/>
        </w:rPr>
        <w:tab/>
      </w:r>
      <w:r w:rsidRPr="00233053">
        <w:rPr>
          <w:rFonts w:ascii="Times New Roman" w:hAnsi="Times New Roman" w:cs="Times New Roman"/>
          <w:i/>
          <w:iCs/>
          <w:lang w:eastAsia="en-ID"/>
        </w:rPr>
        <w:t>Vector Database</w:t>
      </w:r>
      <w:r w:rsidRPr="00233053">
        <w:rPr>
          <w:rFonts w:ascii="Times New Roman" w:hAnsi="Times New Roman" w:cs="Times New Roman"/>
          <w:lang w:eastAsia="en-ID"/>
        </w:rPr>
        <w:t xml:space="preserve"> adalah sistem penyimpanan data yang dioptimalkan untuk </w:t>
      </w:r>
      <w:r w:rsidR="00B60046">
        <w:rPr>
          <w:rFonts w:ascii="Times New Roman" w:hAnsi="Times New Roman" w:cs="Times New Roman"/>
          <w:lang w:eastAsia="en-ID"/>
        </w:rPr>
        <w:t>m</w:t>
      </w:r>
      <w:r w:rsidRPr="00233053">
        <w:rPr>
          <w:rFonts w:ascii="Times New Roman" w:hAnsi="Times New Roman" w:cs="Times New Roman"/>
          <w:lang w:eastAsia="en-ID"/>
        </w:rPr>
        <w:t xml:space="preserve">enyimpan dan melakukan pencarian pada representasi vektor dari korpus dokumen atau teks. Tidak seperti </w:t>
      </w:r>
      <w:r w:rsidRPr="00233053">
        <w:rPr>
          <w:rFonts w:ascii="Times New Roman" w:hAnsi="Times New Roman" w:cs="Times New Roman"/>
          <w:i/>
          <w:iCs/>
          <w:lang w:eastAsia="en-ID"/>
        </w:rPr>
        <w:t>database</w:t>
      </w:r>
      <w:r w:rsidRPr="00233053">
        <w:rPr>
          <w:rFonts w:ascii="Times New Roman" w:hAnsi="Times New Roman" w:cs="Times New Roman"/>
          <w:lang w:eastAsia="en-ID"/>
        </w:rPr>
        <w:t xml:space="preserve"> relasional yang biasanya melakukan pencarian berdasarkan kemiripan eksak, </w:t>
      </w:r>
      <w:r w:rsidRPr="00233053">
        <w:rPr>
          <w:rFonts w:ascii="Times New Roman" w:hAnsi="Times New Roman" w:cs="Times New Roman"/>
          <w:i/>
          <w:iCs/>
          <w:lang w:eastAsia="en-ID"/>
        </w:rPr>
        <w:t>vector database</w:t>
      </w:r>
      <w:r w:rsidRPr="00233053">
        <w:rPr>
          <w:rFonts w:ascii="Times New Roman" w:hAnsi="Times New Roman" w:cs="Times New Roman"/>
          <w:lang w:eastAsia="en-ID"/>
        </w:rPr>
        <w:t xml:space="preserve"> melakukan pencarian berdasarkan kemiripan semantik menggunakan metrik jarak seperti KNN atau </w:t>
      </w:r>
      <w:r w:rsidRPr="00233053">
        <w:rPr>
          <w:rFonts w:ascii="Times New Roman" w:hAnsi="Times New Roman" w:cs="Times New Roman"/>
          <w:i/>
          <w:iCs/>
          <w:lang w:eastAsia="en-ID"/>
        </w:rPr>
        <w:t>cosine similarity</w:t>
      </w:r>
      <w:r w:rsidRPr="00233053">
        <w:rPr>
          <w:rFonts w:ascii="Times New Roman" w:hAnsi="Times New Roman" w:cs="Times New Roman"/>
          <w:lang w:eastAsia="en-ID"/>
        </w:rPr>
        <w:t xml:space="preserve">. Hal ini memungkinkan </w:t>
      </w:r>
      <w:r w:rsidRPr="00233053">
        <w:rPr>
          <w:rFonts w:ascii="Times New Roman" w:hAnsi="Times New Roman" w:cs="Times New Roman"/>
          <w:i/>
          <w:iCs/>
          <w:lang w:eastAsia="en-ID"/>
        </w:rPr>
        <w:t>retrieval</w:t>
      </w:r>
      <w:r w:rsidRPr="00233053">
        <w:rPr>
          <w:rFonts w:ascii="Times New Roman" w:hAnsi="Times New Roman" w:cs="Times New Roman"/>
          <w:lang w:eastAsia="en-ID"/>
        </w:rPr>
        <w:t xml:space="preserve"> dokumen yang relevan secara makna meskipun tidak menggunakan kata yang sama persis.</w:t>
      </w:r>
    </w:p>
    <w:p w14:paraId="38644564" w14:textId="35223DE4" w:rsidR="00526CFE" w:rsidRDefault="00526CFE" w:rsidP="0082545F">
      <w:pPr>
        <w:spacing w:line="360" w:lineRule="auto"/>
        <w:jc w:val="both"/>
        <w:rPr>
          <w:rFonts w:ascii="Times New Roman" w:hAnsi="Times New Roman" w:cs="Times New Roman"/>
          <w:lang w:eastAsia="en-ID"/>
        </w:rPr>
      </w:pPr>
      <w:r w:rsidRPr="00233053">
        <w:rPr>
          <w:rFonts w:ascii="Times New Roman" w:hAnsi="Times New Roman" w:cs="Times New Roman"/>
          <w:lang w:eastAsia="en-ID"/>
        </w:rPr>
        <w:tab/>
        <w:t xml:space="preserve">ChromaDB adalah </w:t>
      </w:r>
      <w:r w:rsidRPr="00233053">
        <w:rPr>
          <w:rFonts w:ascii="Times New Roman" w:hAnsi="Times New Roman" w:cs="Times New Roman"/>
          <w:i/>
          <w:iCs/>
          <w:lang w:eastAsia="en-ID"/>
        </w:rPr>
        <w:t>vector database</w:t>
      </w:r>
      <w:r w:rsidRPr="00233053">
        <w:rPr>
          <w:rFonts w:ascii="Times New Roman" w:hAnsi="Times New Roman" w:cs="Times New Roman"/>
          <w:lang w:eastAsia="en-ID"/>
        </w:rPr>
        <w:t xml:space="preserve"> yang bersifat </w:t>
      </w:r>
      <w:r w:rsidRPr="00233053">
        <w:rPr>
          <w:rFonts w:ascii="Times New Roman" w:hAnsi="Times New Roman" w:cs="Times New Roman"/>
          <w:i/>
          <w:iCs/>
          <w:lang w:eastAsia="en-ID"/>
        </w:rPr>
        <w:t>open-source</w:t>
      </w:r>
      <w:r w:rsidRPr="00233053">
        <w:rPr>
          <w:rFonts w:ascii="Times New Roman" w:hAnsi="Times New Roman" w:cs="Times New Roman"/>
          <w:lang w:eastAsia="en-ID"/>
        </w:rPr>
        <w:t xml:space="preserve">, ringan, dan mudah diintegrasikan dengan berbagai </w:t>
      </w:r>
      <w:r w:rsidRPr="00233053">
        <w:rPr>
          <w:rFonts w:ascii="Times New Roman" w:hAnsi="Times New Roman" w:cs="Times New Roman"/>
          <w:i/>
          <w:iCs/>
          <w:lang w:eastAsia="en-ID"/>
        </w:rPr>
        <w:t>framework</w:t>
      </w:r>
      <w:r w:rsidRPr="00233053">
        <w:rPr>
          <w:rFonts w:ascii="Times New Roman" w:hAnsi="Times New Roman" w:cs="Times New Roman"/>
          <w:lang w:eastAsia="en-ID"/>
        </w:rPr>
        <w:t xml:space="preserve"> AI </w:t>
      </w:r>
      <w:sdt>
        <w:sdtPr>
          <w:rPr>
            <w:rFonts w:ascii="Times New Roman" w:hAnsi="Times New Roman" w:cs="Times New Roman"/>
            <w:color w:val="000000"/>
            <w:lang w:eastAsia="en-ID"/>
          </w:rPr>
          <w:tag w:val="MENDELEY_CITATION_v3_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"/>
          <w:id w:val="571244125"/>
          <w:placeholder>
            <w:docPart w:val="DefaultPlaceholder_-1854013440"/>
          </w:placeholder>
        </w:sdtPr>
        <w:sdtContent>
          <w:r w:rsidR="00A829E5" w:rsidRPr="00A829E5">
            <w:rPr>
              <w:rFonts w:ascii="Times New Roman" w:hAnsi="Times New Roman" w:cs="Times New Roman"/>
              <w:color w:val="000000"/>
              <w:lang w:eastAsia="en-ID"/>
            </w:rPr>
            <w:t>(Chroma, 2026)</w:t>
          </w:r>
        </w:sdtContent>
      </w:sdt>
      <w:r w:rsidRPr="00233053">
        <w:rPr>
          <w:rFonts w:ascii="Times New Roman" w:hAnsi="Times New Roman" w:cs="Times New Roman"/>
          <w:lang w:eastAsia="en-ID"/>
        </w:rPr>
        <w:t xml:space="preserve">. ChromaDB mendukung penyimpanan persisten ke </w:t>
      </w:r>
      <w:r w:rsidRPr="00233053">
        <w:rPr>
          <w:rFonts w:ascii="Times New Roman" w:hAnsi="Times New Roman" w:cs="Times New Roman"/>
          <w:i/>
          <w:iCs/>
          <w:lang w:eastAsia="en-ID"/>
        </w:rPr>
        <w:t>disk</w:t>
      </w:r>
      <w:r w:rsidRPr="00233053">
        <w:rPr>
          <w:rFonts w:ascii="Times New Roman" w:hAnsi="Times New Roman" w:cs="Times New Roman"/>
          <w:lang w:eastAsia="en-ID"/>
        </w:rPr>
        <w:t xml:space="preserve">, pembuatan banyak koleksi dalam satu </w:t>
      </w:r>
      <w:r w:rsidRPr="00233053">
        <w:rPr>
          <w:rFonts w:ascii="Times New Roman" w:hAnsi="Times New Roman" w:cs="Times New Roman"/>
          <w:i/>
          <w:iCs/>
          <w:lang w:eastAsia="en-ID"/>
        </w:rPr>
        <w:t>instance</w:t>
      </w:r>
      <w:r w:rsidRPr="00233053">
        <w:rPr>
          <w:rFonts w:ascii="Times New Roman" w:hAnsi="Times New Roman" w:cs="Times New Roman"/>
          <w:lang w:eastAsia="en-ID"/>
        </w:rPr>
        <w:t xml:space="preserve">, dan filter </w:t>
      </w:r>
      <w:r w:rsidRPr="00233053">
        <w:rPr>
          <w:rFonts w:ascii="Times New Roman" w:hAnsi="Times New Roman" w:cs="Times New Roman"/>
          <w:lang w:eastAsia="en-ID"/>
        </w:rPr>
        <w:lastRenderedPageBreak/>
        <w:t>metadata selama pencarian. Dalam penelitian ini, ChromaDB digunakan untuk menyimpan dua koleksi terpisah, yaitu publick_kb dan private_kb, yang membedakan akses basis pengetahuan berdasarkan peran dari pengguna.</w:t>
      </w:r>
    </w:p>
    <w:p w14:paraId="5063F89A" w14:textId="241D1912" w:rsidR="00B63180" w:rsidRDefault="00B63180" w:rsidP="0082545F">
      <w:pPr>
        <w:pStyle w:val="Heading3"/>
      </w:pPr>
      <w:bookmarkStart w:id="117" w:name="_Toc233123387"/>
      <w:r>
        <w:t>2.1.</w:t>
      </w:r>
      <w:r w:rsidR="00526CFE">
        <w:t>6</w:t>
      </w:r>
      <w:r>
        <w:t xml:space="preserve"> Retrieval-Augmented Generation (RAG)</w:t>
      </w:r>
      <w:bookmarkEnd w:id="117"/>
      <w:r>
        <w:t xml:space="preserve"> </w:t>
      </w:r>
    </w:p>
    <w:p w14:paraId="51BCB6A0" w14:textId="5317B360" w:rsidR="00683B8C" w:rsidRDefault="00683B8C" w:rsidP="0082545F">
      <w:pPr>
        <w:spacing w:line="360" w:lineRule="auto"/>
        <w:jc w:val="both"/>
        <w:rPr>
          <w:rFonts w:ascii="Times New Roman" w:hAnsi="Times New Roman" w:cs="Times New Roman"/>
          <w:lang w:eastAsia="en-ID"/>
        </w:rPr>
      </w:pPr>
      <w:r>
        <w:rPr>
          <w:lang w:eastAsia="en-ID"/>
        </w:rPr>
        <w:tab/>
      </w:r>
      <w:r w:rsidRPr="00683B8C">
        <w:rPr>
          <w:rFonts w:ascii="Times New Roman" w:hAnsi="Times New Roman" w:cs="Times New Roman"/>
          <w:lang w:eastAsia="en-ID"/>
        </w:rPr>
        <w:t>Retrieval Augmented Generation (RAG) merupakan pendekatan yang dikembangkan dan pertama kali diperkenalkan oleh Lewis et al. pada tahun 202</w:t>
      </w:r>
      <w:r w:rsidR="00A93A3B">
        <w:rPr>
          <w:rFonts w:ascii="Times New Roman" w:hAnsi="Times New Roman" w:cs="Times New Roman"/>
          <w:lang w:eastAsia="en-ID"/>
        </w:rPr>
        <w:t>0</w:t>
      </w:r>
      <w:r w:rsidRPr="00683B8C">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ZDFmYTBhYjgtYzAwOS00YzNhLTgyMDQtMzczNDNhZjY4MDlm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
          <w:id w:val="2036231178"/>
          <w:placeholder>
            <w:docPart w:val="DefaultPlaceholder_-1854013440"/>
          </w:placeholder>
        </w:sdtPr>
        <w:sdtContent>
          <w:r w:rsidR="00A829E5" w:rsidRPr="00A829E5">
            <w:rPr>
              <w:rFonts w:ascii="Times New Roman" w:hAnsi="Times New Roman" w:cs="Times New Roman"/>
              <w:color w:val="000000"/>
              <w:lang w:eastAsia="en-ID"/>
            </w:rPr>
            <w:t>(Lewis et al., 2021)</w:t>
          </w:r>
        </w:sdtContent>
      </w:sdt>
      <w:r w:rsidRPr="00683B8C">
        <w:rPr>
          <w:rFonts w:ascii="Times New Roman" w:hAnsi="Times New Roman" w:cs="Times New Roman"/>
          <w:lang w:eastAsia="en-ID"/>
        </w:rPr>
        <w:t xml:space="preserve">. RAG menggabungkan dua komponen utama dalam satu </w:t>
      </w:r>
      <w:r w:rsidRPr="00683B8C">
        <w:rPr>
          <w:rFonts w:ascii="Times New Roman" w:hAnsi="Times New Roman" w:cs="Times New Roman"/>
          <w:i/>
          <w:iCs/>
          <w:lang w:eastAsia="en-ID"/>
        </w:rPr>
        <w:t>pipeline</w:t>
      </w:r>
      <w:r w:rsidRPr="00683B8C">
        <w:rPr>
          <w:rFonts w:ascii="Times New Roman" w:hAnsi="Times New Roman" w:cs="Times New Roman"/>
          <w:lang w:eastAsia="en-ID"/>
        </w:rPr>
        <w:t xml:space="preserve">. Modul </w:t>
      </w:r>
      <w:r w:rsidRPr="00683B8C">
        <w:rPr>
          <w:rFonts w:ascii="Times New Roman" w:hAnsi="Times New Roman" w:cs="Times New Roman"/>
          <w:i/>
          <w:iCs/>
          <w:lang w:eastAsia="en-ID"/>
        </w:rPr>
        <w:t>retrieval</w:t>
      </w:r>
      <w:r w:rsidRPr="00683B8C">
        <w:rPr>
          <w:rFonts w:ascii="Times New Roman" w:hAnsi="Times New Roman" w:cs="Times New Roman"/>
          <w:lang w:eastAsia="en-ID"/>
        </w:rPr>
        <w:t xml:space="preserve"> yang bertugas mencari dokumen atau informasi yang relevan dari basis pengetahuan eksternal, dan modul </w:t>
      </w:r>
      <w:r w:rsidRPr="00683B8C">
        <w:rPr>
          <w:rFonts w:ascii="Times New Roman" w:hAnsi="Times New Roman" w:cs="Times New Roman"/>
          <w:i/>
          <w:iCs/>
          <w:lang w:eastAsia="en-ID"/>
        </w:rPr>
        <w:t>generation</w:t>
      </w:r>
      <w:r w:rsidRPr="00683B8C">
        <w:rPr>
          <w:rFonts w:ascii="Times New Roman" w:hAnsi="Times New Roman" w:cs="Times New Roman"/>
          <w:lang w:eastAsia="en-ID"/>
        </w:rPr>
        <w:t xml:space="preserve"> berbasis LLM yang menghasilkan respons berdasarkan konteks yang diperoleh dari modul </w:t>
      </w:r>
      <w:r w:rsidRPr="00683B8C">
        <w:rPr>
          <w:rFonts w:ascii="Times New Roman" w:hAnsi="Times New Roman" w:cs="Times New Roman"/>
          <w:i/>
          <w:iCs/>
          <w:lang w:eastAsia="en-ID"/>
        </w:rPr>
        <w:t>retrieval</w:t>
      </w:r>
      <w:r w:rsidRPr="00683B8C">
        <w:rPr>
          <w:rFonts w:ascii="Times New Roman" w:hAnsi="Times New Roman" w:cs="Times New Roman"/>
          <w:lang w:eastAsia="en-ID"/>
        </w:rPr>
        <w:t>.</w:t>
      </w:r>
    </w:p>
    <w:p w14:paraId="52308E21" w14:textId="77777777" w:rsidR="007B2D3B" w:rsidRDefault="00683B8C" w:rsidP="0082545F">
      <w:pPr>
        <w:keepNext/>
        <w:spacing w:line="360" w:lineRule="auto"/>
      </w:pPr>
      <w:r>
        <w:rPr>
          <w:rFonts w:ascii="Times New Roman" w:hAnsi="Times New Roman" w:cs="Times New Roman"/>
          <w:noProof/>
          <w:lang w:eastAsia="en-ID"/>
        </w:rPr>
        <w:drawing>
          <wp:inline distT="0" distB="0" distL="0" distR="0" wp14:anchorId="530DCA82" wp14:editId="0C9DD9F9">
            <wp:extent cx="5731510" cy="2115185"/>
            <wp:effectExtent l="0" t="0" r="2540" b="0"/>
            <wp:docPr id="826621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21965" name="Picture 8266219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15185"/>
                    </a:xfrm>
                    <a:prstGeom prst="rect">
                      <a:avLst/>
                    </a:prstGeom>
                  </pic:spPr>
                </pic:pic>
              </a:graphicData>
            </a:graphic>
          </wp:inline>
        </w:drawing>
      </w:r>
    </w:p>
    <w:p w14:paraId="0B23FF7B" w14:textId="65AA372C" w:rsidR="00683B8C" w:rsidRDefault="007B2D3B" w:rsidP="0082545F">
      <w:pPr>
        <w:pStyle w:val="CaptionGambar"/>
        <w:spacing w:line="360" w:lineRule="auto"/>
        <w:rPr>
          <w:lang w:eastAsia="en-ID"/>
        </w:rPr>
      </w:pPr>
      <w:bookmarkStart w:id="118" w:name="_Toc233107648"/>
      <w:bookmarkStart w:id="119" w:name="_Toc233109018"/>
      <w:bookmarkStart w:id="120" w:name="_Toc233118078"/>
      <w:r>
        <w:t>Gambar 2.</w:t>
      </w:r>
      <w:fldSimple w:instr=" SEQ Gambar_2. \* ARABIC ">
        <w:r w:rsidR="00D50C0B">
          <w:rPr>
            <w:noProof/>
          </w:rPr>
          <w:t>2</w:t>
        </w:r>
      </w:fldSimple>
      <w:r>
        <w:t xml:space="preserve"> Gambaran Umum Arsitektur RAG</w:t>
      </w:r>
      <w:bookmarkEnd w:id="118"/>
      <w:bookmarkEnd w:id="119"/>
      <w:bookmarkEnd w:id="120"/>
    </w:p>
    <w:p w14:paraId="399B3F1C" w14:textId="533CDB3D" w:rsidR="00683B8C" w:rsidRPr="003F0B48" w:rsidRDefault="00683B8C" w:rsidP="0082545F">
      <w:pPr>
        <w:spacing w:line="360" w:lineRule="auto"/>
        <w:rPr>
          <w:rFonts w:ascii="Times New Roman" w:hAnsi="Times New Roman" w:cs="Times New Roman"/>
          <w:lang w:eastAsia="en-ID"/>
        </w:rPr>
      </w:pPr>
      <w:r>
        <w:rPr>
          <w:rFonts w:ascii="Times New Roman" w:hAnsi="Times New Roman" w:cs="Times New Roman"/>
          <w:sz w:val="20"/>
          <w:szCs w:val="20"/>
          <w:lang w:eastAsia="en-ID"/>
        </w:rPr>
        <w:tab/>
      </w:r>
      <w:r w:rsidRPr="003F0B48">
        <w:rPr>
          <w:rFonts w:ascii="Times New Roman" w:hAnsi="Times New Roman" w:cs="Times New Roman"/>
          <w:lang w:eastAsia="en-ID"/>
        </w:rPr>
        <w:t xml:space="preserve">Sebuah penelitian yang dilakukan oleh </w:t>
      </w:r>
      <w:sdt>
        <w:sdtPr>
          <w:rPr>
            <w:rFonts w:ascii="Times New Roman" w:hAnsi="Times New Roman" w:cs="Times New Roman"/>
            <w:color w:val="000000"/>
            <w:lang w:eastAsia="en-ID"/>
          </w:rPr>
          <w:tag w:val="MENDELEY_CITATION_v3_eyJjaXRhdGlvbklEIjoiTUVOREVMRVlfQ0lUQVRJT05fYjY3ZDQ4NjItMDM1MC00MGM3LTliMmYtOWM4YWU3NzQyYmRm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
          <w:id w:val="1413194709"/>
          <w:placeholder>
            <w:docPart w:val="DefaultPlaceholder_-1854013440"/>
          </w:placeholder>
        </w:sdtPr>
        <w:sdtContent>
          <w:r w:rsidR="00A829E5" w:rsidRPr="00A829E5">
            <w:rPr>
              <w:rFonts w:ascii="Times New Roman" w:hAnsi="Times New Roman" w:cs="Times New Roman"/>
              <w:color w:val="000000"/>
              <w:lang w:eastAsia="en-ID"/>
            </w:rPr>
            <w:t>(Gao et al., 2024)</w:t>
          </w:r>
        </w:sdtContent>
      </w:sdt>
      <w:r w:rsidR="00B60046" w:rsidRPr="003F0B48">
        <w:rPr>
          <w:rFonts w:ascii="Times New Roman" w:hAnsi="Times New Roman" w:cs="Times New Roman"/>
          <w:color w:val="000000"/>
          <w:lang w:eastAsia="en-ID"/>
        </w:rPr>
        <w:t xml:space="preserve"> </w:t>
      </w:r>
      <w:r w:rsidRPr="003F0B48">
        <w:rPr>
          <w:rFonts w:ascii="Times New Roman" w:hAnsi="Times New Roman" w:cs="Times New Roman"/>
          <w:lang w:eastAsia="en-ID"/>
        </w:rPr>
        <w:t>mengklasifikasikan RAG ke dalam tiga paradigma:</w:t>
      </w:r>
    </w:p>
    <w:p w14:paraId="4BB99F13" w14:textId="7270E01A" w:rsidR="00683B8C" w:rsidRPr="003F0B48" w:rsidRDefault="00683B8C" w:rsidP="0082545F">
      <w:pPr>
        <w:pStyle w:val="ListParagraph"/>
        <w:numPr>
          <w:ilvl w:val="0"/>
          <w:numId w:val="17"/>
        </w:numPr>
        <w:spacing w:line="360" w:lineRule="auto"/>
        <w:jc w:val="both"/>
        <w:rPr>
          <w:rFonts w:ascii="Times New Roman" w:hAnsi="Times New Roman" w:cs="Times New Roman"/>
          <w:lang w:eastAsia="en-ID"/>
        </w:rPr>
      </w:pPr>
      <w:r w:rsidRPr="003F0B48">
        <w:rPr>
          <w:rFonts w:ascii="Times New Roman" w:hAnsi="Times New Roman" w:cs="Times New Roman"/>
          <w:lang w:eastAsia="en-ID"/>
        </w:rPr>
        <w:t xml:space="preserve">Naïve RAG: Pendekatan paling sederhana yang terdiri dari tahap </w:t>
      </w:r>
      <w:r w:rsidRPr="003F0B48">
        <w:rPr>
          <w:rFonts w:ascii="Times New Roman" w:hAnsi="Times New Roman" w:cs="Times New Roman"/>
          <w:i/>
          <w:iCs/>
          <w:lang w:eastAsia="en-ID"/>
        </w:rPr>
        <w:t>indexing</w:t>
      </w:r>
      <w:r w:rsidRPr="003F0B48">
        <w:rPr>
          <w:rFonts w:ascii="Times New Roman" w:hAnsi="Times New Roman" w:cs="Times New Roman"/>
          <w:lang w:eastAsia="en-ID"/>
        </w:rPr>
        <w:t xml:space="preserve">, </w:t>
      </w:r>
      <w:r w:rsidRPr="003F0B48">
        <w:rPr>
          <w:rFonts w:ascii="Times New Roman" w:hAnsi="Times New Roman" w:cs="Times New Roman"/>
          <w:i/>
          <w:iCs/>
          <w:lang w:eastAsia="en-ID"/>
        </w:rPr>
        <w:t>retrieval</w:t>
      </w:r>
      <w:r w:rsidRPr="003F0B48">
        <w:rPr>
          <w:rFonts w:ascii="Times New Roman" w:hAnsi="Times New Roman" w:cs="Times New Roman"/>
          <w:lang w:eastAsia="en-ID"/>
        </w:rPr>
        <w:t xml:space="preserve">, dan </w:t>
      </w:r>
      <w:r w:rsidRPr="003F0B48">
        <w:rPr>
          <w:rFonts w:ascii="Times New Roman" w:hAnsi="Times New Roman" w:cs="Times New Roman"/>
          <w:i/>
          <w:iCs/>
          <w:lang w:eastAsia="en-ID"/>
        </w:rPr>
        <w:t>generation</w:t>
      </w:r>
      <w:r w:rsidRPr="003F0B48">
        <w:rPr>
          <w:rFonts w:ascii="Times New Roman" w:hAnsi="Times New Roman" w:cs="Times New Roman"/>
          <w:lang w:eastAsia="en-ID"/>
        </w:rPr>
        <w:t xml:space="preserve"> secara linear. Naïve RAG rentan terhadap masalah kualitas retrieval yang rendah jika kueri tidak sesuai dengan dokume yang diindeks.</w:t>
      </w:r>
    </w:p>
    <w:p w14:paraId="5BCFC1A5" w14:textId="5EC550FA" w:rsidR="00683B8C" w:rsidRPr="003F0B48" w:rsidRDefault="00683B8C" w:rsidP="0082545F">
      <w:pPr>
        <w:pStyle w:val="ListParagraph"/>
        <w:numPr>
          <w:ilvl w:val="0"/>
          <w:numId w:val="17"/>
        </w:numPr>
        <w:spacing w:line="360" w:lineRule="auto"/>
        <w:jc w:val="both"/>
        <w:rPr>
          <w:rFonts w:ascii="Times New Roman" w:hAnsi="Times New Roman" w:cs="Times New Roman"/>
          <w:lang w:eastAsia="en-ID"/>
        </w:rPr>
      </w:pPr>
      <w:r w:rsidRPr="003F0B48">
        <w:rPr>
          <w:rFonts w:ascii="Times New Roman" w:hAnsi="Times New Roman" w:cs="Times New Roman"/>
          <w:lang w:eastAsia="en-ID"/>
        </w:rPr>
        <w:t xml:space="preserve">Advanced RAG: Meningkatkan kualitas dengan menambahkan </w:t>
      </w:r>
      <w:r w:rsidRPr="003F0B48">
        <w:rPr>
          <w:rFonts w:ascii="Times New Roman" w:hAnsi="Times New Roman" w:cs="Times New Roman"/>
          <w:i/>
          <w:iCs/>
          <w:lang w:eastAsia="en-ID"/>
        </w:rPr>
        <w:t>pre-retrieval</w:t>
      </w:r>
      <w:r w:rsidRPr="003F0B48">
        <w:rPr>
          <w:rFonts w:ascii="Times New Roman" w:hAnsi="Times New Roman" w:cs="Times New Roman"/>
          <w:lang w:eastAsia="en-ID"/>
        </w:rPr>
        <w:t xml:space="preserve"> </w:t>
      </w:r>
      <w:r w:rsidRPr="003F0B48">
        <w:rPr>
          <w:rFonts w:ascii="Times New Roman" w:hAnsi="Times New Roman" w:cs="Times New Roman"/>
          <w:i/>
          <w:iCs/>
          <w:lang w:eastAsia="en-ID"/>
        </w:rPr>
        <w:t>processing</w:t>
      </w:r>
      <w:r w:rsidRPr="003F0B48">
        <w:rPr>
          <w:rFonts w:ascii="Times New Roman" w:hAnsi="Times New Roman" w:cs="Times New Roman"/>
          <w:lang w:eastAsia="en-ID"/>
        </w:rPr>
        <w:t xml:space="preserve"> dan </w:t>
      </w:r>
      <w:r w:rsidRPr="003F0B48">
        <w:rPr>
          <w:rFonts w:ascii="Times New Roman" w:hAnsi="Times New Roman" w:cs="Times New Roman"/>
          <w:i/>
          <w:iCs/>
          <w:lang w:eastAsia="en-ID"/>
        </w:rPr>
        <w:t>post-retrieval processing</w:t>
      </w:r>
      <w:r w:rsidR="00367814" w:rsidRPr="003F0B48">
        <w:rPr>
          <w:rFonts w:ascii="Times New Roman" w:hAnsi="Times New Roman" w:cs="Times New Roman"/>
          <w:lang w:eastAsia="en-ID"/>
        </w:rPr>
        <w:t>.</w:t>
      </w:r>
    </w:p>
    <w:p w14:paraId="528972A7" w14:textId="77777777" w:rsidR="00367814" w:rsidRPr="003F0B48" w:rsidRDefault="00683B8C" w:rsidP="0082545F">
      <w:pPr>
        <w:pStyle w:val="ListParagraph"/>
        <w:numPr>
          <w:ilvl w:val="0"/>
          <w:numId w:val="17"/>
        </w:numPr>
        <w:spacing w:line="360" w:lineRule="auto"/>
        <w:jc w:val="both"/>
        <w:rPr>
          <w:rFonts w:ascii="Times New Roman" w:hAnsi="Times New Roman" w:cs="Times New Roman"/>
          <w:lang w:eastAsia="en-ID"/>
        </w:rPr>
      </w:pPr>
      <w:r w:rsidRPr="003F0B48">
        <w:rPr>
          <w:rFonts w:ascii="Times New Roman" w:hAnsi="Times New Roman" w:cs="Times New Roman"/>
          <w:lang w:eastAsia="en-ID"/>
        </w:rPr>
        <w:t>Modular RAG:</w:t>
      </w:r>
      <w:r w:rsidR="00367814" w:rsidRPr="003F0B48">
        <w:rPr>
          <w:rFonts w:ascii="Times New Roman" w:hAnsi="Times New Roman" w:cs="Times New Roman"/>
          <w:lang w:eastAsia="en-ID"/>
        </w:rPr>
        <w:t xml:space="preserve"> Pendekatan yang paling fleksibel dan modular, memungkinkan komponen RAG untuk disusun dan dikombinasikan sesuai dengan kebutuhan. Pendekatan ini memberikan akurasi dan fleksibilitas tinggi.</w:t>
      </w:r>
    </w:p>
    <w:p w14:paraId="7B671C4C" w14:textId="32C2F3CA" w:rsidR="00367814" w:rsidRPr="00CA4672" w:rsidRDefault="00367814" w:rsidP="0082545F">
      <w:pPr>
        <w:spacing w:line="360" w:lineRule="auto"/>
        <w:jc w:val="both"/>
        <w:rPr>
          <w:rFonts w:ascii="Times New Roman" w:hAnsi="Times New Roman" w:cs="Times New Roman"/>
          <w:lang w:eastAsia="en-ID"/>
        </w:rPr>
      </w:pPr>
      <w:r w:rsidRPr="00CA4672">
        <w:rPr>
          <w:rFonts w:ascii="Times New Roman" w:hAnsi="Times New Roman" w:cs="Times New Roman"/>
          <w:lang w:eastAsia="en-ID"/>
        </w:rPr>
        <w:lastRenderedPageBreak/>
        <w:tab/>
        <w:t xml:space="preserve">Dalam penelitian ini, arsitektur yang diimplementasikan tergolong dalam Modular RAG karena mengombinasikan </w:t>
      </w:r>
      <w:r w:rsidRPr="00CA4672">
        <w:rPr>
          <w:rFonts w:ascii="Times New Roman" w:hAnsi="Times New Roman" w:cs="Times New Roman"/>
          <w:i/>
          <w:iCs/>
          <w:lang w:eastAsia="en-ID"/>
        </w:rPr>
        <w:t>retrieval</w:t>
      </w:r>
      <w:r w:rsidRPr="00CA4672">
        <w:rPr>
          <w:rFonts w:ascii="Times New Roman" w:hAnsi="Times New Roman" w:cs="Times New Roman"/>
          <w:lang w:eastAsia="en-ID"/>
        </w:rPr>
        <w:t xml:space="preserve"> dari dua koleksi basis pengetahuan yang berbeda, injeksi konteks inventaris, dan pemisahan sistem </w:t>
      </w:r>
      <w:r w:rsidRPr="00CA4672">
        <w:rPr>
          <w:rFonts w:ascii="Times New Roman" w:hAnsi="Times New Roman" w:cs="Times New Roman"/>
          <w:i/>
          <w:iCs/>
          <w:lang w:eastAsia="en-ID"/>
        </w:rPr>
        <w:t>prompt</w:t>
      </w:r>
      <w:r w:rsidRPr="00CA4672">
        <w:rPr>
          <w:rFonts w:ascii="Times New Roman" w:hAnsi="Times New Roman" w:cs="Times New Roman"/>
          <w:lang w:eastAsia="en-ID"/>
        </w:rPr>
        <w:t xml:space="preserve"> berdasarkan mode pengguna.</w:t>
      </w:r>
    </w:p>
    <w:p w14:paraId="137DF27C" w14:textId="77777777" w:rsidR="00221ECC" w:rsidRPr="00CA4672" w:rsidRDefault="00221ECC" w:rsidP="0082545F">
      <w:pPr>
        <w:pStyle w:val="Heading3"/>
      </w:pPr>
      <w:bookmarkStart w:id="121" w:name="_Toc233123388"/>
      <w:r w:rsidRPr="00CA4672">
        <w:t>2.1.7 RAGAS</w:t>
      </w:r>
      <w:bookmarkEnd w:id="121"/>
    </w:p>
    <w:p w14:paraId="494114CD" w14:textId="713F011C" w:rsidR="00CA4672" w:rsidRDefault="00CA4672" w:rsidP="0082545F">
      <w:pPr>
        <w:spacing w:line="360" w:lineRule="auto"/>
        <w:jc w:val="both"/>
        <w:rPr>
          <w:rFonts w:ascii="Times New Roman" w:hAnsi="Times New Roman" w:cs="Times New Roman"/>
          <w:lang w:eastAsia="en-ID"/>
        </w:rPr>
      </w:pPr>
      <w:r w:rsidRPr="00CA4672">
        <w:rPr>
          <w:rFonts w:ascii="Times New Roman" w:hAnsi="Times New Roman" w:cs="Times New Roman"/>
          <w:lang w:eastAsia="en-ID"/>
        </w:rPr>
        <w:tab/>
        <w:t xml:space="preserve">RAGAS (Retrieval-Augmented Generation Assesment) adalah kerangkan evaluasi otomatis untuk sistem RAG yang pertama kali dikenalkan oleh </w:t>
      </w:r>
      <w:sdt>
        <w:sdtPr>
          <w:rPr>
            <w:rFonts w:ascii="Times New Roman" w:hAnsi="Times New Roman" w:cs="Times New Roman"/>
            <w:color w:val="000000"/>
            <w:lang w:eastAsia="en-ID"/>
          </w:rPr>
          <w:tag w:val="MENDELEY_CITATION_v3_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"/>
          <w:id w:val="1048029785"/>
          <w:placeholder>
            <w:docPart w:val="DefaultPlaceholder_-1854013440"/>
          </w:placeholder>
        </w:sdtPr>
        <w:sdtContent>
          <w:r w:rsidR="00A829E5" w:rsidRPr="00A829E5">
            <w:rPr>
              <w:rFonts w:ascii="Times New Roman" w:hAnsi="Times New Roman" w:cs="Times New Roman"/>
              <w:color w:val="000000"/>
              <w:lang w:eastAsia="en-ID"/>
            </w:rPr>
            <w:t>(Es et al., 2025)</w:t>
          </w:r>
        </w:sdtContent>
      </w:sdt>
      <w:r w:rsidRPr="00CA4672">
        <w:rPr>
          <w:rFonts w:ascii="Times New Roman" w:hAnsi="Times New Roman" w:cs="Times New Roman"/>
          <w:lang w:eastAsia="en-ID"/>
        </w:rPr>
        <w:t>. RAGAS menggunakan LLM-as-a-judge untuk menghitung berbagai metrik evaluasi tanpa memerlukan anotasi manual dalam jumlah besar. Metrik yang digunakan dalam penelitian ini adalah:</w:t>
      </w:r>
    </w:p>
    <w:p w14:paraId="7B0EB52F" w14:textId="4A8DD5B8" w:rsidR="00CA4672" w:rsidRDefault="00CA4672" w:rsidP="0082545F">
      <w:pPr>
        <w:pStyle w:val="ListParagraph"/>
        <w:numPr>
          <w:ilvl w:val="0"/>
          <w:numId w:val="18"/>
        </w:numPr>
        <w:spacing w:line="360" w:lineRule="auto"/>
        <w:jc w:val="both"/>
        <w:rPr>
          <w:rFonts w:ascii="Times New Roman" w:hAnsi="Times New Roman" w:cs="Times New Roman"/>
          <w:lang w:eastAsia="en-ID"/>
        </w:rPr>
      </w:pPr>
      <w:r>
        <w:rPr>
          <w:rFonts w:ascii="Times New Roman" w:hAnsi="Times New Roman" w:cs="Times New Roman"/>
          <w:lang w:eastAsia="en-ID"/>
        </w:rPr>
        <w:t>Faithfulness (Kesetiaan): Mengukur sejauh mana pernyataan dalam jawaban yang dihasilkan didukung oleh konteks yang diberikan. Nilai 1.0 berarti jawaban yang dihasilkan dapat diverifikasi klaimnya dari konteks yang diberikan.</w:t>
      </w:r>
    </w:p>
    <w:p w14:paraId="3C6EB87E" w14:textId="1236ADD4" w:rsidR="00CA4672" w:rsidRDefault="00CA4672" w:rsidP="0082545F">
      <w:pPr>
        <w:pStyle w:val="ListParagraph"/>
        <w:numPr>
          <w:ilvl w:val="0"/>
          <w:numId w:val="18"/>
        </w:numPr>
        <w:spacing w:line="360" w:lineRule="auto"/>
        <w:jc w:val="both"/>
        <w:rPr>
          <w:rFonts w:ascii="Times New Roman" w:hAnsi="Times New Roman" w:cs="Times New Roman"/>
          <w:lang w:eastAsia="en-ID"/>
        </w:rPr>
      </w:pPr>
      <w:r>
        <w:rPr>
          <w:rFonts w:ascii="Times New Roman" w:hAnsi="Times New Roman" w:cs="Times New Roman"/>
          <w:lang w:eastAsia="en-ID"/>
        </w:rPr>
        <w:t>Answer Relevancy (Relevansi Jawaban): Mengukur seberapa baik jawaban yang dihasilkan menjawab pertanyaan yang diajukan. Metrik ini dihitung menggunakan kemiripan semantik</w:t>
      </w:r>
      <w:r w:rsidR="00567632">
        <w:rPr>
          <w:rFonts w:ascii="Times New Roman" w:hAnsi="Times New Roman" w:cs="Times New Roman"/>
          <w:lang w:eastAsia="en-ID"/>
        </w:rPr>
        <w:t xml:space="preserve"> antara pertanyaan asli dengan pertanyaan yang diregenerasi dari jawaban.</w:t>
      </w:r>
    </w:p>
    <w:p w14:paraId="4F3D1B8E" w14:textId="2E2E3FA5" w:rsidR="00CA4672" w:rsidRDefault="00CA4672" w:rsidP="0082545F">
      <w:pPr>
        <w:pStyle w:val="ListParagraph"/>
        <w:numPr>
          <w:ilvl w:val="0"/>
          <w:numId w:val="18"/>
        </w:numPr>
        <w:spacing w:line="360" w:lineRule="auto"/>
        <w:jc w:val="both"/>
        <w:rPr>
          <w:rFonts w:ascii="Times New Roman" w:hAnsi="Times New Roman" w:cs="Times New Roman"/>
          <w:lang w:eastAsia="en-ID"/>
        </w:rPr>
      </w:pPr>
      <w:r>
        <w:rPr>
          <w:rFonts w:ascii="Times New Roman" w:hAnsi="Times New Roman" w:cs="Times New Roman"/>
          <w:lang w:eastAsia="en-ID"/>
        </w:rPr>
        <w:t>Context Precision (Presisi Konteks):</w:t>
      </w:r>
      <w:r w:rsidR="00567632">
        <w:rPr>
          <w:rFonts w:ascii="Times New Roman" w:hAnsi="Times New Roman" w:cs="Times New Roman"/>
          <w:lang w:eastAsia="en-ID"/>
        </w:rPr>
        <w:t xml:space="preserve"> Mengukur proporsi </w:t>
      </w:r>
      <w:r w:rsidR="00567632">
        <w:rPr>
          <w:rFonts w:ascii="Times New Roman" w:hAnsi="Times New Roman" w:cs="Times New Roman"/>
          <w:i/>
          <w:iCs/>
          <w:lang w:eastAsia="en-ID"/>
        </w:rPr>
        <w:t>chunk</w:t>
      </w:r>
      <w:r w:rsidR="00567632">
        <w:rPr>
          <w:rFonts w:ascii="Times New Roman" w:hAnsi="Times New Roman" w:cs="Times New Roman"/>
          <w:lang w:eastAsia="en-ID"/>
        </w:rPr>
        <w:t xml:space="preserve"> konteks yang digunakan untuk menghasilkan jawaban yang benar. Menilai relevansi dan ketepatan hasil </w:t>
      </w:r>
      <w:r w:rsidR="00567632">
        <w:rPr>
          <w:rFonts w:ascii="Times New Roman" w:hAnsi="Times New Roman" w:cs="Times New Roman"/>
          <w:i/>
          <w:iCs/>
          <w:lang w:eastAsia="en-ID"/>
        </w:rPr>
        <w:t>retrieval</w:t>
      </w:r>
      <w:r w:rsidR="00567632">
        <w:rPr>
          <w:rFonts w:ascii="Times New Roman" w:hAnsi="Times New Roman" w:cs="Times New Roman"/>
          <w:lang w:eastAsia="en-ID"/>
        </w:rPr>
        <w:t>.</w:t>
      </w:r>
    </w:p>
    <w:p w14:paraId="2E05895E" w14:textId="1CD4BC17" w:rsidR="00CA4672" w:rsidRDefault="00CA4672" w:rsidP="0082545F">
      <w:pPr>
        <w:pStyle w:val="ListParagraph"/>
        <w:numPr>
          <w:ilvl w:val="0"/>
          <w:numId w:val="18"/>
        </w:numPr>
        <w:spacing w:line="360" w:lineRule="auto"/>
        <w:jc w:val="both"/>
        <w:rPr>
          <w:rFonts w:ascii="Times New Roman" w:hAnsi="Times New Roman" w:cs="Times New Roman"/>
          <w:lang w:eastAsia="en-ID"/>
        </w:rPr>
      </w:pPr>
      <w:r>
        <w:rPr>
          <w:rFonts w:ascii="Times New Roman" w:hAnsi="Times New Roman" w:cs="Times New Roman"/>
          <w:lang w:eastAsia="en-ID"/>
        </w:rPr>
        <w:t>Context Recall (Recall Konteks):</w:t>
      </w:r>
      <w:r w:rsidR="00567632">
        <w:rPr>
          <w:rFonts w:ascii="Times New Roman" w:hAnsi="Times New Roman" w:cs="Times New Roman"/>
          <w:lang w:eastAsia="en-ID"/>
        </w:rPr>
        <w:t xml:space="preserve"> Mengukur seberapa banyak informasi dari </w:t>
      </w:r>
      <w:r w:rsidR="00567632">
        <w:rPr>
          <w:rFonts w:ascii="Times New Roman" w:hAnsi="Times New Roman" w:cs="Times New Roman"/>
          <w:i/>
          <w:iCs/>
          <w:lang w:eastAsia="en-ID"/>
        </w:rPr>
        <w:t>ground truth</w:t>
      </w:r>
      <w:r w:rsidR="00567632">
        <w:rPr>
          <w:rFonts w:ascii="Times New Roman" w:hAnsi="Times New Roman" w:cs="Times New Roman"/>
          <w:lang w:eastAsia="en-ID"/>
        </w:rPr>
        <w:t xml:space="preserve"> yang berhasil ditemukan dalam konteks yang diambil. Nilai tinggi menunjukkan bahwa </w:t>
      </w:r>
      <w:r w:rsidR="00567632">
        <w:rPr>
          <w:rFonts w:ascii="Times New Roman" w:hAnsi="Times New Roman" w:cs="Times New Roman"/>
          <w:i/>
          <w:iCs/>
          <w:lang w:eastAsia="en-ID"/>
        </w:rPr>
        <w:t>retriever</w:t>
      </w:r>
      <w:r w:rsidR="00567632">
        <w:rPr>
          <w:rFonts w:ascii="Times New Roman" w:hAnsi="Times New Roman" w:cs="Times New Roman"/>
          <w:lang w:eastAsia="en-ID"/>
        </w:rPr>
        <w:t xml:space="preserve"> berhasil mengambil informasi yang relevan dan dibutuhkan.</w:t>
      </w:r>
    </w:p>
    <w:p w14:paraId="4E574077" w14:textId="41635468" w:rsidR="00CA4672" w:rsidRPr="00CA4672" w:rsidRDefault="00CA4672" w:rsidP="0082545F">
      <w:pPr>
        <w:pStyle w:val="ListParagraph"/>
        <w:numPr>
          <w:ilvl w:val="0"/>
          <w:numId w:val="18"/>
        </w:numPr>
        <w:spacing w:line="360" w:lineRule="auto"/>
        <w:jc w:val="both"/>
        <w:rPr>
          <w:rFonts w:ascii="Times New Roman" w:hAnsi="Times New Roman" w:cs="Times New Roman"/>
          <w:lang w:eastAsia="en-ID"/>
        </w:rPr>
      </w:pPr>
      <w:r>
        <w:rPr>
          <w:rFonts w:ascii="Times New Roman" w:hAnsi="Times New Roman" w:cs="Times New Roman"/>
          <w:lang w:eastAsia="en-ID"/>
        </w:rPr>
        <w:t>Answer Correctness (Ketepatan Jawaban):</w:t>
      </w:r>
      <w:r w:rsidR="00567632">
        <w:rPr>
          <w:rFonts w:ascii="Times New Roman" w:hAnsi="Times New Roman" w:cs="Times New Roman"/>
          <w:lang w:eastAsia="en-ID"/>
        </w:rPr>
        <w:t xml:space="preserve"> Mengukur ketepatan faktual jawaban dibanding dengan </w:t>
      </w:r>
      <w:r w:rsidR="00567632">
        <w:rPr>
          <w:rFonts w:ascii="Times New Roman" w:hAnsi="Times New Roman" w:cs="Times New Roman"/>
          <w:i/>
          <w:iCs/>
          <w:lang w:eastAsia="en-ID"/>
        </w:rPr>
        <w:t>ground truth</w:t>
      </w:r>
      <w:r w:rsidR="00567632">
        <w:rPr>
          <w:rFonts w:ascii="Times New Roman" w:hAnsi="Times New Roman" w:cs="Times New Roman"/>
          <w:lang w:eastAsia="en-ID"/>
        </w:rPr>
        <w:t xml:space="preserve">. Merupakan kombinasi antara kemiripanan semantik dan F1 </w:t>
      </w:r>
      <w:r w:rsidR="00567632">
        <w:rPr>
          <w:rFonts w:ascii="Times New Roman" w:hAnsi="Times New Roman" w:cs="Times New Roman"/>
          <w:i/>
          <w:iCs/>
          <w:lang w:eastAsia="en-ID"/>
        </w:rPr>
        <w:t>score</w:t>
      </w:r>
      <w:r w:rsidR="00567632">
        <w:rPr>
          <w:rFonts w:ascii="Times New Roman" w:hAnsi="Times New Roman" w:cs="Times New Roman"/>
          <w:lang w:eastAsia="en-ID"/>
        </w:rPr>
        <w:t xml:space="preserve"> untuk klaim faktual.</w:t>
      </w:r>
    </w:p>
    <w:p w14:paraId="21A80CCF" w14:textId="71D9BA3E" w:rsidR="00221ECC" w:rsidRDefault="00221ECC" w:rsidP="0082545F">
      <w:pPr>
        <w:pStyle w:val="Heading3"/>
      </w:pPr>
      <w:bookmarkStart w:id="122" w:name="_Toc233123389"/>
      <w:r w:rsidRPr="00CA4672">
        <w:t>2.1.8 OpenRouter</w:t>
      </w:r>
      <w:bookmarkEnd w:id="122"/>
      <w:r w:rsidR="00B60046">
        <w:t xml:space="preserve"> </w:t>
      </w:r>
    </w:p>
    <w:p w14:paraId="48C4DF30" w14:textId="7718D7C1" w:rsidR="003A3F48" w:rsidRPr="003A3F48" w:rsidRDefault="00567632" w:rsidP="003A3F48">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sidR="003A3F48" w:rsidRPr="003A3F48">
        <w:rPr>
          <w:rFonts w:ascii="Times New Roman" w:eastAsia="Times New Roman" w:hAnsi="Times New Roman" w:cs="Times New Roman"/>
        </w:rPr>
        <w:t xml:space="preserve">Kemampuan untuk membandingkan beberapa model LLM dalam kondisi yang terkontrol merupakan tantangan praktis tersendiri dalam penelitian berbasis LLM. Setiap penyedia model </w:t>
      </w:r>
      <w:r w:rsidR="003A3F48">
        <w:rPr>
          <w:rFonts w:ascii="Times New Roman" w:eastAsia="Times New Roman" w:hAnsi="Times New Roman" w:cs="Times New Roman"/>
        </w:rPr>
        <w:t xml:space="preserve">seperti </w:t>
      </w:r>
      <w:r w:rsidR="003A3F48" w:rsidRPr="003A3F48">
        <w:rPr>
          <w:rFonts w:ascii="Times New Roman" w:eastAsia="Times New Roman" w:hAnsi="Times New Roman" w:cs="Times New Roman"/>
        </w:rPr>
        <w:t xml:space="preserve">Google, OpenAI, Anthropic, Meta, Alibaba, </w:t>
      </w:r>
      <w:r w:rsidR="003A3F48">
        <w:rPr>
          <w:rFonts w:ascii="Times New Roman" w:eastAsia="Times New Roman" w:hAnsi="Times New Roman" w:cs="Times New Roman"/>
        </w:rPr>
        <w:t xml:space="preserve">dan </w:t>
      </w:r>
      <w:r w:rsidR="003A3F48" w:rsidRPr="003A3F48">
        <w:rPr>
          <w:rFonts w:ascii="Times New Roman" w:eastAsia="Times New Roman" w:hAnsi="Times New Roman" w:cs="Times New Roman"/>
        </w:rPr>
        <w:t xml:space="preserve">DeepSeek memiliki antarmuka API, mekanisme autentikasi, dan format respons yang berbeda-beda, sehingga integrasi langsung ke setiap penyedia memerlukan upaya yang signifikan. Ong et al. (2025) </w:t>
      </w:r>
      <w:r w:rsidR="003A3F48" w:rsidRPr="003A3F48">
        <w:rPr>
          <w:rFonts w:ascii="Times New Roman" w:eastAsia="Times New Roman" w:hAnsi="Times New Roman" w:cs="Times New Roman"/>
        </w:rPr>
        <w:lastRenderedPageBreak/>
        <w:t xml:space="preserve">mengidentifikasi masalah ini sebagai hambatan nyata dalam penelitian LLM </w:t>
      </w:r>
      <w:r w:rsidR="003A3F48" w:rsidRPr="00ED3A83">
        <w:rPr>
          <w:rFonts w:ascii="Times New Roman" w:eastAsia="Times New Roman" w:hAnsi="Times New Roman" w:cs="Times New Roman"/>
          <w:i/>
          <w:iCs/>
        </w:rPr>
        <w:t>routing</w:t>
      </w:r>
      <w:r w:rsidR="003A3F48" w:rsidRPr="003A3F48">
        <w:rPr>
          <w:rFonts w:ascii="Times New Roman" w:eastAsia="Times New Roman" w:hAnsi="Times New Roman" w:cs="Times New Roman"/>
        </w:rPr>
        <w:t xml:space="preserve">, di mana kemampuan mengakses berbagai model melalui satu antarmuka yang seragam menjadi prasyarat untuk melakukan perbandingan yang adil dan efisien </w:t>
      </w:r>
      <w:sdt>
        <w:sdtPr>
          <w:rPr>
            <w:rFonts w:ascii="Times New Roman" w:eastAsia="Times New Roman" w:hAnsi="Times New Roman" w:cs="Times New Roman"/>
            <w:color w:val="000000"/>
          </w:rPr>
          <w:tag w:val="MENDELEY_CITATION_v3_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"/>
          <w:id w:val="-1874147561"/>
          <w:placeholder>
            <w:docPart w:val="DefaultPlaceholder_-1854013440"/>
          </w:placeholder>
        </w:sdtPr>
        <w:sdtContent>
          <w:r w:rsidR="00A829E5" w:rsidRPr="00A829E5">
            <w:rPr>
              <w:rFonts w:ascii="Times New Roman" w:eastAsia="Times New Roman" w:hAnsi="Times New Roman" w:cs="Times New Roman"/>
              <w:color w:val="000000"/>
            </w:rPr>
            <w:t>(Ong et al., 2025)</w:t>
          </w:r>
        </w:sdtContent>
      </w:sdt>
      <w:r w:rsidR="003A3F48" w:rsidRPr="003A3F48">
        <w:rPr>
          <w:rFonts w:ascii="Times New Roman" w:eastAsia="Times New Roman" w:hAnsi="Times New Roman" w:cs="Times New Roman"/>
        </w:rPr>
        <w:t>. Kebutuhan inilah yang menjadi dasar hadirnya platform seperti OpenRouter.</w:t>
      </w:r>
    </w:p>
    <w:p w14:paraId="43B30283" w14:textId="5A1DF972" w:rsidR="003A3F48" w:rsidRPr="003A3F48" w:rsidRDefault="003A3F48" w:rsidP="003A3F48">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sidRPr="003A3F48">
        <w:rPr>
          <w:rFonts w:ascii="Times New Roman" w:eastAsia="Times New Roman" w:hAnsi="Times New Roman" w:cs="Times New Roman"/>
        </w:rPr>
        <w:t xml:space="preserve">OpenRouter adalah </w:t>
      </w:r>
      <w:r w:rsidRPr="00ED3A83">
        <w:rPr>
          <w:rFonts w:ascii="Times New Roman" w:eastAsia="Times New Roman" w:hAnsi="Times New Roman" w:cs="Times New Roman"/>
          <w:i/>
          <w:iCs/>
        </w:rPr>
        <w:t>platform</w:t>
      </w:r>
      <w:r w:rsidRPr="003A3F48">
        <w:rPr>
          <w:rFonts w:ascii="Times New Roman" w:eastAsia="Times New Roman" w:hAnsi="Times New Roman" w:cs="Times New Roman"/>
        </w:rPr>
        <w:t xml:space="preserve"> API </w:t>
      </w:r>
      <w:r w:rsidRPr="00ED3A83">
        <w:rPr>
          <w:rFonts w:ascii="Times New Roman" w:eastAsia="Times New Roman" w:hAnsi="Times New Roman" w:cs="Times New Roman"/>
          <w:i/>
          <w:iCs/>
        </w:rPr>
        <w:t>gateway</w:t>
      </w:r>
      <w:r w:rsidRPr="003A3F48">
        <w:rPr>
          <w:rFonts w:ascii="Times New Roman" w:eastAsia="Times New Roman" w:hAnsi="Times New Roman" w:cs="Times New Roman"/>
        </w:rPr>
        <w:t xml:space="preserve"> yang menyediakan akses ke ratusan model LLM dan </w:t>
      </w:r>
      <w:r w:rsidRPr="00ED3A83">
        <w:rPr>
          <w:rFonts w:ascii="Times New Roman" w:eastAsia="Times New Roman" w:hAnsi="Times New Roman" w:cs="Times New Roman"/>
          <w:i/>
          <w:iCs/>
        </w:rPr>
        <w:t>embedding</w:t>
      </w:r>
      <w:r w:rsidRPr="003A3F48">
        <w:rPr>
          <w:rFonts w:ascii="Times New Roman" w:eastAsia="Times New Roman" w:hAnsi="Times New Roman" w:cs="Times New Roman"/>
        </w:rPr>
        <w:t xml:space="preserve"> dari berbagai penyedia melalui satu antarmuka API yang kompatibel dengan standar OpenAI. Dengan OpenRouter, peneliti maupun pengembang dapat berpindah antara model yang berbeda hanya dengan mengubah satu parameter nama model pada kode yang sama, tanpa perlu mengelola kredensial terpisah atau menyesuaikan format permintaan untuk setiap penyedia. Selain itu, OpenRouter menyediakan informasi biaya secara transparan untuk setiap model, memungkinkan pembandingan efisiensi biaya antar model dilakukan dalam kondisi yang setara. Dalam penelitian ini, OpenRouter digunakan sebagai satu-satunya </w:t>
      </w:r>
      <w:r w:rsidRPr="00ED3A83">
        <w:rPr>
          <w:rFonts w:ascii="Times New Roman" w:eastAsia="Times New Roman" w:hAnsi="Times New Roman" w:cs="Times New Roman"/>
          <w:i/>
          <w:iCs/>
        </w:rPr>
        <w:t>gateway</w:t>
      </w:r>
      <w:r w:rsidRPr="003A3F48">
        <w:rPr>
          <w:rFonts w:ascii="Times New Roman" w:eastAsia="Times New Roman" w:hAnsi="Times New Roman" w:cs="Times New Roman"/>
        </w:rPr>
        <w:t xml:space="preserve"> untuk mengakses seluruh model yang diuji</w:t>
      </w:r>
      <w:r w:rsidR="00ED3A83">
        <w:rPr>
          <w:rFonts w:ascii="Times New Roman" w:eastAsia="Times New Roman" w:hAnsi="Times New Roman" w:cs="Times New Roman"/>
        </w:rPr>
        <w:t xml:space="preserve">, </w:t>
      </w:r>
      <w:r w:rsidRPr="003A3F48">
        <w:rPr>
          <w:rFonts w:ascii="Times New Roman" w:eastAsia="Times New Roman" w:hAnsi="Times New Roman" w:cs="Times New Roman"/>
        </w:rPr>
        <w:t xml:space="preserve">Gemini 2.5 Flash, Qwen3.6-27b, DeepSeek V4 Flash sebagai model </w:t>
      </w:r>
      <w:r w:rsidRPr="00ED3A83">
        <w:rPr>
          <w:rFonts w:ascii="Times New Roman" w:eastAsia="Times New Roman" w:hAnsi="Times New Roman" w:cs="Times New Roman"/>
          <w:i/>
          <w:iCs/>
        </w:rPr>
        <w:t>generator</w:t>
      </w:r>
      <w:r w:rsidRPr="003A3F48">
        <w:rPr>
          <w:rFonts w:ascii="Times New Roman" w:eastAsia="Times New Roman" w:hAnsi="Times New Roman" w:cs="Times New Roman"/>
        </w:rPr>
        <w:t xml:space="preserve"> RAG, Gemini 3 Flash Preview sebagai model juri RAGAS, dan Gemini Embedding 001 sebagai model </w:t>
      </w:r>
      <w:r w:rsidRPr="00ED3A83">
        <w:rPr>
          <w:rFonts w:ascii="Times New Roman" w:eastAsia="Times New Roman" w:hAnsi="Times New Roman" w:cs="Times New Roman"/>
          <w:i/>
          <w:iCs/>
        </w:rPr>
        <w:t>embedding</w:t>
      </w:r>
      <w:r w:rsidR="00ED3A83">
        <w:rPr>
          <w:rFonts w:ascii="Times New Roman" w:eastAsia="Times New Roman" w:hAnsi="Times New Roman" w:cs="Times New Roman"/>
        </w:rPr>
        <w:t xml:space="preserve">, </w:t>
      </w:r>
      <w:r w:rsidRPr="003A3F48">
        <w:rPr>
          <w:rFonts w:ascii="Times New Roman" w:eastAsia="Times New Roman" w:hAnsi="Times New Roman" w:cs="Times New Roman"/>
        </w:rPr>
        <w:t>sehingga seluruh perbandingan antar model dilakukan dalam kondisi yang identik.</w:t>
      </w:r>
    </w:p>
    <w:p w14:paraId="321CE964" w14:textId="08E887CD" w:rsidR="00567632" w:rsidRDefault="00567632" w:rsidP="0082545F">
      <w:pPr>
        <w:spacing w:line="360" w:lineRule="auto"/>
        <w:jc w:val="both"/>
      </w:pPr>
    </w:p>
    <w:p w14:paraId="11F8AA54" w14:textId="77777777" w:rsidR="00ED3A83" w:rsidRDefault="00ED3A83" w:rsidP="0082545F">
      <w:pPr>
        <w:spacing w:line="360" w:lineRule="auto"/>
        <w:jc w:val="both"/>
      </w:pPr>
    </w:p>
    <w:p w14:paraId="3D707001" w14:textId="77777777" w:rsidR="00ED3A83" w:rsidRDefault="00ED3A83" w:rsidP="0082545F">
      <w:pPr>
        <w:spacing w:line="360" w:lineRule="auto"/>
        <w:jc w:val="both"/>
      </w:pPr>
    </w:p>
    <w:p w14:paraId="4057C57F" w14:textId="77777777" w:rsidR="00ED3A83" w:rsidRDefault="00ED3A83" w:rsidP="0082545F">
      <w:pPr>
        <w:spacing w:line="360" w:lineRule="auto"/>
        <w:jc w:val="both"/>
      </w:pPr>
    </w:p>
    <w:p w14:paraId="47C88037" w14:textId="77777777" w:rsidR="00ED3A83" w:rsidRDefault="00ED3A83" w:rsidP="0082545F">
      <w:pPr>
        <w:spacing w:line="360" w:lineRule="auto"/>
        <w:jc w:val="both"/>
      </w:pPr>
    </w:p>
    <w:p w14:paraId="3873C80B" w14:textId="77777777" w:rsidR="00ED3A83" w:rsidRDefault="00ED3A83" w:rsidP="0082545F">
      <w:pPr>
        <w:spacing w:line="360" w:lineRule="auto"/>
        <w:jc w:val="both"/>
      </w:pPr>
    </w:p>
    <w:p w14:paraId="4FBD6D8A" w14:textId="77777777" w:rsidR="00ED3A83" w:rsidRDefault="00ED3A83" w:rsidP="0082545F">
      <w:pPr>
        <w:spacing w:line="360" w:lineRule="auto"/>
        <w:jc w:val="both"/>
      </w:pPr>
    </w:p>
    <w:p w14:paraId="14F03862" w14:textId="77777777" w:rsidR="00ED3A83" w:rsidRDefault="00ED3A83" w:rsidP="0082545F">
      <w:pPr>
        <w:spacing w:line="360" w:lineRule="auto"/>
        <w:jc w:val="both"/>
      </w:pPr>
    </w:p>
    <w:p w14:paraId="7868D051" w14:textId="77777777" w:rsidR="00ED3A83" w:rsidRDefault="00ED3A83" w:rsidP="0082545F">
      <w:pPr>
        <w:spacing w:line="360" w:lineRule="auto"/>
        <w:jc w:val="both"/>
      </w:pPr>
    </w:p>
    <w:p w14:paraId="427B19FA" w14:textId="77777777" w:rsidR="00ED3A83" w:rsidRDefault="00ED3A83" w:rsidP="0082545F">
      <w:pPr>
        <w:spacing w:line="360" w:lineRule="auto"/>
        <w:jc w:val="both"/>
      </w:pPr>
    </w:p>
    <w:p w14:paraId="30D7293F" w14:textId="77777777" w:rsidR="00ED3A83" w:rsidRDefault="00ED3A83" w:rsidP="0082545F">
      <w:pPr>
        <w:spacing w:line="360" w:lineRule="auto"/>
        <w:jc w:val="both"/>
      </w:pPr>
    </w:p>
    <w:p w14:paraId="40D4722E" w14:textId="77777777" w:rsidR="00ED3A83" w:rsidRDefault="00ED3A83" w:rsidP="0082545F">
      <w:pPr>
        <w:spacing w:line="360" w:lineRule="auto"/>
        <w:jc w:val="both"/>
      </w:pPr>
    </w:p>
    <w:p w14:paraId="7940AD9F" w14:textId="42F8EE40" w:rsidR="00DA4596" w:rsidRDefault="00567632" w:rsidP="0082545F">
      <w:pPr>
        <w:pStyle w:val="Heading2"/>
        <w:jc w:val="both"/>
        <w:rPr>
          <w:lang w:eastAsia="en-ID"/>
        </w:rPr>
      </w:pPr>
      <w:bookmarkStart w:id="123" w:name="_Toc233123390"/>
      <w:r>
        <w:rPr>
          <w:lang w:eastAsia="en-ID"/>
        </w:rPr>
        <w:lastRenderedPageBreak/>
        <w:t>2.2</w:t>
      </w:r>
      <w:r>
        <w:rPr>
          <w:lang w:eastAsia="en-ID"/>
        </w:rPr>
        <w:tab/>
        <w:t>Studi Preseden</w:t>
      </w:r>
      <w:bookmarkEnd w:id="123"/>
      <w:r w:rsidR="00DA4596" w:rsidRPr="00DA4596">
        <w:rPr>
          <w:lang w:eastAsia="en-ID"/>
        </w:rPr>
        <w:t xml:space="preserve"> </w:t>
      </w:r>
    </w:p>
    <w:p w14:paraId="0167BF1B" w14:textId="7AF270C1" w:rsidR="00D50C0B" w:rsidRDefault="003A3F48" w:rsidP="00D50C0B">
      <w:pPr>
        <w:keepNext/>
        <w:jc w:val="center"/>
      </w:pPr>
      <w:r>
        <w:rPr>
          <w:noProof/>
        </w:rPr>
        <w:drawing>
          <wp:inline distT="0" distB="0" distL="0" distR="0" wp14:anchorId="41DC8ED4" wp14:editId="4D29659C">
            <wp:extent cx="5731510" cy="7049135"/>
            <wp:effectExtent l="0" t="0" r="2540" b="0"/>
            <wp:docPr id="1687060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0450" name="Picture 1687060450"/>
                    <pic:cNvPicPr/>
                  </pic:nvPicPr>
                  <pic:blipFill>
                    <a:blip r:embed="rId14">
                      <a:extLst>
                        <a:ext uri="{28A0092B-C50C-407E-A947-70E740481C1C}">
                          <a14:useLocalDpi xmlns:a14="http://schemas.microsoft.com/office/drawing/2010/main" val="0"/>
                        </a:ext>
                      </a:extLst>
                    </a:blip>
                    <a:stretch>
                      <a:fillRect/>
                    </a:stretch>
                  </pic:blipFill>
                  <pic:spPr>
                    <a:xfrm>
                      <a:off x="0" y="0"/>
                      <a:ext cx="5731510" cy="7049135"/>
                    </a:xfrm>
                    <a:prstGeom prst="rect">
                      <a:avLst/>
                    </a:prstGeom>
                  </pic:spPr>
                </pic:pic>
              </a:graphicData>
            </a:graphic>
          </wp:inline>
        </w:drawing>
      </w:r>
    </w:p>
    <w:p w14:paraId="2C3275EE" w14:textId="0F73A1F5" w:rsidR="00D50C0B" w:rsidRPr="00D50C0B" w:rsidRDefault="00D50C0B" w:rsidP="00D50C0B">
      <w:pPr>
        <w:pStyle w:val="CaptionGambar"/>
        <w:rPr>
          <w:lang w:eastAsia="en-ID"/>
        </w:rPr>
      </w:pPr>
      <w:bookmarkStart w:id="124" w:name="_Toc233118079"/>
      <w:r>
        <w:t xml:space="preserve">Gambar 2. </w:t>
      </w:r>
      <w:fldSimple w:instr=" SEQ Gambar_2. \* ARABIC ">
        <w:r>
          <w:rPr>
            <w:noProof/>
          </w:rPr>
          <w:t>3</w:t>
        </w:r>
      </w:fldSimple>
      <w:r>
        <w:t xml:space="preserve"> Komponen Studi Preseden</w:t>
      </w:r>
      <w:bookmarkEnd w:id="124"/>
    </w:p>
    <w:p w14:paraId="201E6A6E" w14:textId="280CC455"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Upaya awal dalam mengotomatisasi pemahaman ulasan pelanggan bertumpu pada teknik klasifikasi sentimen berbasis NLP. Pendekatan ini terbukti efektif dalam menghasilkan ringkasan statistik</w:t>
      </w:r>
      <w:r>
        <w:rPr>
          <w:rFonts w:ascii="Times New Roman" w:hAnsi="Times New Roman" w:cs="Times New Roman"/>
          <w:lang w:eastAsia="en-ID"/>
        </w:rPr>
        <w:t xml:space="preserve">, </w:t>
      </w:r>
      <w:r w:rsidRPr="00DA4596">
        <w:rPr>
          <w:rFonts w:ascii="Times New Roman" w:hAnsi="Times New Roman" w:cs="Times New Roman"/>
          <w:lang w:eastAsia="en-ID"/>
        </w:rPr>
        <w:t xml:space="preserve">produk mana yang banyak mendapat ulasan positif atau negatif dan sejumlah penelitian menunjukkan bahwa model berbasis </w:t>
      </w:r>
      <w:r w:rsidRPr="00DA4596">
        <w:rPr>
          <w:rFonts w:ascii="Times New Roman" w:hAnsi="Times New Roman" w:cs="Times New Roman"/>
          <w:i/>
          <w:iCs/>
          <w:lang w:eastAsia="en-ID"/>
        </w:rPr>
        <w:t>transformer</w:t>
      </w:r>
      <w:r w:rsidRPr="00DA4596">
        <w:rPr>
          <w:rFonts w:ascii="Times New Roman" w:hAnsi="Times New Roman" w:cs="Times New Roman"/>
          <w:lang w:eastAsia="en-ID"/>
        </w:rPr>
        <w:t xml:space="preserve"> seperti IndoBERT </w:t>
      </w:r>
      <w:r w:rsidRPr="00DA4596">
        <w:rPr>
          <w:rFonts w:ascii="Times New Roman" w:hAnsi="Times New Roman" w:cs="Times New Roman"/>
          <w:lang w:eastAsia="en-ID"/>
        </w:rPr>
        <w:lastRenderedPageBreak/>
        <w:t xml:space="preserve">mampu mengklasifikasi sentimen ulasan berbahasa Indonesia dengan tingkat akurasi yang cukup tinggi </w:t>
      </w:r>
      <w:sdt>
        <w:sdtPr>
          <w:rPr>
            <w:rFonts w:ascii="Times New Roman" w:hAnsi="Times New Roman" w:cs="Times New Roman"/>
            <w:color w:val="000000"/>
            <w:lang w:eastAsia="en-ID"/>
          </w:rPr>
          <w:tag w:val="MENDELEY_CITATION_v3_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"/>
          <w:id w:val="-392731402"/>
          <w:placeholder>
            <w:docPart w:val="DefaultPlaceholder_-1854013440"/>
          </w:placeholder>
        </w:sdtPr>
        <w:sdtContent>
          <w:r w:rsidR="00A829E5" w:rsidRPr="00A829E5">
            <w:rPr>
              <w:rFonts w:ascii="Times New Roman" w:hAnsi="Times New Roman" w:cs="Times New Roman"/>
              <w:color w:val="000000"/>
              <w:lang w:eastAsia="en-ID"/>
            </w:rPr>
            <w:t>(Aras et al., 2024)</w:t>
          </w:r>
        </w:sdtContent>
      </w:sdt>
      <w:r w:rsidRPr="00DA4596">
        <w:rPr>
          <w:rFonts w:ascii="Times New Roman" w:hAnsi="Times New Roman" w:cs="Times New Roman"/>
          <w:lang w:eastAsia="en-ID"/>
        </w:rPr>
        <w:t>. Meskipun demikian, pendekatan klasifikasi sentimen bersifat</w:t>
      </w:r>
      <w:r>
        <w:rPr>
          <w:rFonts w:ascii="Times New Roman" w:hAnsi="Times New Roman" w:cs="Times New Roman"/>
          <w:lang w:eastAsia="en-ID"/>
        </w:rPr>
        <w:t xml:space="preserve"> </w:t>
      </w:r>
      <w:r w:rsidRPr="00DA4596">
        <w:rPr>
          <w:rFonts w:ascii="Times New Roman" w:hAnsi="Times New Roman" w:cs="Times New Roman"/>
          <w:lang w:eastAsia="en-ID"/>
        </w:rPr>
        <w:t>menghasilkan label, bukan percakapan. Pengguna tidak bisa mengajukan pertanyaan lanjutan, dan model tidak memiliki akses ke konteks toko yang spesifik dan berubah-ubah.</w:t>
      </w:r>
    </w:p>
    <w:p w14:paraId="49E5D0E8" w14:textId="2320CFA2" w:rsidR="00DA4596" w:rsidRPr="00DA4596" w:rsidRDefault="00DA4596" w:rsidP="0082545F">
      <w:pPr>
        <w:spacing w:line="360" w:lineRule="auto"/>
        <w:ind w:firstLine="720"/>
        <w:jc w:val="both"/>
        <w:rPr>
          <w:rFonts w:ascii="Times New Roman" w:hAnsi="Times New Roman" w:cs="Times New Roman"/>
          <w:lang w:eastAsia="en-ID"/>
        </w:rPr>
      </w:pPr>
      <w:r>
        <w:rPr>
          <w:rFonts w:ascii="Times New Roman" w:hAnsi="Times New Roman" w:cs="Times New Roman"/>
          <w:lang w:eastAsia="en-ID"/>
        </w:rPr>
        <w:t xml:space="preserve">Penemuan </w:t>
      </w:r>
      <w:r w:rsidRPr="00DA4596">
        <w:rPr>
          <w:rFonts w:ascii="Times New Roman" w:hAnsi="Times New Roman" w:cs="Times New Roman"/>
          <w:lang w:eastAsia="en-ID"/>
        </w:rPr>
        <w:t xml:space="preserve">paling signifikan dalam pergeseran paradigma ini datang dari Lewis et al., yang memperkenalkan arsitektur </w:t>
      </w:r>
      <w:r w:rsidRPr="00DA4596">
        <w:rPr>
          <w:rFonts w:ascii="Times New Roman" w:hAnsi="Times New Roman" w:cs="Times New Roman"/>
          <w:i/>
          <w:iCs/>
          <w:lang w:eastAsia="en-ID"/>
        </w:rPr>
        <w:t>Retrieval-Augmented Generation</w:t>
      </w:r>
      <w:r w:rsidRPr="00DA4596">
        <w:rPr>
          <w:rFonts w:ascii="Times New Roman" w:hAnsi="Times New Roman" w:cs="Times New Roman"/>
          <w:lang w:eastAsia="en-ID"/>
        </w:rPr>
        <w:t xml:space="preserve"> (RAG) </w:t>
      </w:r>
      <w:sdt>
        <w:sdtPr>
          <w:rPr>
            <w:rFonts w:ascii="Times New Roman" w:hAnsi="Times New Roman" w:cs="Times New Roman"/>
            <w:color w:val="000000"/>
            <w:lang w:eastAsia="en-ID"/>
          </w:rPr>
          <w:tag w:val="MENDELEY_CITATION_v3_eyJjaXRhdGlvbklEIjoiTUVOREVMRVlfQ0lUQVRJT05fNDQxNzk2NDctZGVmOS00NjMwLWFkZjYtOTliZWVjYjEwMzli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
          <w:id w:val="-531952236"/>
          <w:placeholder>
            <w:docPart w:val="DefaultPlaceholder_-1854013440"/>
          </w:placeholder>
        </w:sdtPr>
        <w:sdtContent>
          <w:r w:rsidR="00A829E5" w:rsidRPr="00A829E5">
            <w:rPr>
              <w:rFonts w:ascii="Times New Roman" w:hAnsi="Times New Roman" w:cs="Times New Roman"/>
              <w:color w:val="000000"/>
              <w:lang w:eastAsia="en-ID"/>
            </w:rPr>
            <w:t>(Lewis et al., 2021)</w:t>
          </w:r>
        </w:sdtContent>
      </w:sdt>
      <w:r w:rsidRPr="00DA4596">
        <w:rPr>
          <w:rFonts w:ascii="Times New Roman" w:hAnsi="Times New Roman" w:cs="Times New Roman"/>
          <w:lang w:eastAsia="en-ID"/>
        </w:rPr>
        <w:t xml:space="preserve">. Idenya </w:t>
      </w:r>
      <w:r>
        <w:rPr>
          <w:rFonts w:ascii="Times New Roman" w:hAnsi="Times New Roman" w:cs="Times New Roman"/>
          <w:lang w:eastAsia="en-ID"/>
        </w:rPr>
        <w:t>adalah</w:t>
      </w:r>
      <w:r w:rsidRPr="00DA4596">
        <w:rPr>
          <w:rFonts w:ascii="Times New Roman" w:hAnsi="Times New Roman" w:cs="Times New Roman"/>
          <w:lang w:eastAsia="en-ID"/>
        </w:rPr>
        <w:t xml:space="preserve"> alih-alih memaksa LLM untuk mengingat semua fakta dari data pelatihan, biarkan model mengambil dokumen yang relevan dari basis pengetahuan eksternal, lalu gunakan dokumen tersebut sebagai konteks saat menghasilkan jawaban. Pendekatan ini secara langsung mengatasi dua kelemahan LLM sekaligus</w:t>
      </w:r>
      <w:r w:rsidR="007E2C26">
        <w:rPr>
          <w:rFonts w:ascii="Times New Roman" w:hAnsi="Times New Roman" w:cs="Times New Roman"/>
          <w:lang w:eastAsia="en-ID"/>
        </w:rPr>
        <w:t>,</w:t>
      </w:r>
      <w:r w:rsidRPr="00DA4596">
        <w:rPr>
          <w:rFonts w:ascii="Times New Roman" w:hAnsi="Times New Roman" w:cs="Times New Roman"/>
          <w:lang w:eastAsia="en-ID"/>
        </w:rPr>
        <w:t xml:space="preserve"> halusinasi berkurang karena model berpijak pada dokumen nyata, dan pengetahuan dapat diperbarui cukup dengan memperbarui basis dokumennya tanpa perlu melatih ulang model.</w:t>
      </w:r>
    </w:p>
    <w:p w14:paraId="108C310C" w14:textId="41D723AC"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 xml:space="preserve">Seiring dengan adopsi RAG yang semakin luas, para peneliti mulai mengidentifikasi kelemahan pada versi paling sederhana dari arsitektur ini. </w:t>
      </w:r>
      <w:sdt>
        <w:sdtPr>
          <w:rPr>
            <w:rFonts w:ascii="Times New Roman" w:hAnsi="Times New Roman" w:cs="Times New Roman"/>
            <w:color w:val="000000"/>
            <w:lang w:eastAsia="en-ID"/>
          </w:rPr>
          <w:tag w:val="MENDELEY_CITATION_v3_eyJjaXRhdGlvbklEIjoiTUVOREVMRVlfQ0lUQVRJT05fMTllZTIwMTgtZDU3MC00NTUwLTg1OTItMjRmMDk3ODRjNjRh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
          <w:id w:val="543407943"/>
          <w:placeholder>
            <w:docPart w:val="DefaultPlaceholder_-1854013440"/>
          </w:placeholder>
        </w:sdtPr>
        <w:sdtContent>
          <w:r w:rsidR="00A829E5" w:rsidRPr="00A829E5">
            <w:rPr>
              <w:rFonts w:ascii="Times New Roman" w:hAnsi="Times New Roman" w:cs="Times New Roman"/>
              <w:color w:val="000000"/>
              <w:lang w:eastAsia="en-ID"/>
            </w:rPr>
            <w:t>(Gao et al., 2024)</w:t>
          </w:r>
        </w:sdtContent>
      </w:sdt>
      <w:r w:rsidRPr="00DA4596">
        <w:rPr>
          <w:rFonts w:ascii="Times New Roman" w:hAnsi="Times New Roman" w:cs="Times New Roman"/>
          <w:lang w:eastAsia="en-ID"/>
        </w:rPr>
        <w:t xml:space="preserve"> melakukan survei komprehensif dan mengklasifikasikan evolusi RAG menjadi tiga generasi: Naïve RAG yang bekerja secara linear dan rentan terhadap kualitas </w:t>
      </w:r>
      <w:r w:rsidRPr="007E2C26">
        <w:rPr>
          <w:rFonts w:ascii="Times New Roman" w:hAnsi="Times New Roman" w:cs="Times New Roman"/>
          <w:i/>
          <w:iCs/>
          <w:lang w:eastAsia="en-ID"/>
        </w:rPr>
        <w:t>retrieval</w:t>
      </w:r>
      <w:r w:rsidRPr="00DA4596">
        <w:rPr>
          <w:rFonts w:ascii="Times New Roman" w:hAnsi="Times New Roman" w:cs="Times New Roman"/>
          <w:lang w:eastAsia="en-ID"/>
        </w:rPr>
        <w:t xml:space="preserve"> yang rendah, Advanced RAG yang menambahkan lapisan pra- dan pasca-pemrosesan untuk memperbaiki relevansi dokumen yang diambil, dan Modular RAG yang memungkinkan komponen-komponen sistem diorganisir secara bebas sesuai kebutuhan spesifik. Survei ini menjadi peta jalan bagi banyak penelitian berikutnya, termasuk penelitian ini, yang secara konseptual tergolong dalam paradigma Modular RAG.</w:t>
      </w:r>
    </w:p>
    <w:p w14:paraId="6D4247E3" w14:textId="75DDBC47"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 xml:space="preserve">Di jalur yang lebih aplikatif, sejumlah penelitian mulai mengeksplorasi penerapan </w:t>
      </w:r>
      <w:r w:rsidR="004C6EFB">
        <w:rPr>
          <w:rFonts w:ascii="Times New Roman" w:hAnsi="Times New Roman" w:cs="Times New Roman"/>
          <w:lang w:eastAsia="en-ID"/>
        </w:rPr>
        <w:t xml:space="preserve">LLM dan </w:t>
      </w:r>
      <w:r w:rsidRPr="00DA4596">
        <w:rPr>
          <w:rFonts w:ascii="Times New Roman" w:hAnsi="Times New Roman" w:cs="Times New Roman"/>
          <w:lang w:eastAsia="en-ID"/>
        </w:rPr>
        <w:t xml:space="preserve">RAG pada </w:t>
      </w:r>
      <w:r w:rsidR="004C6EFB">
        <w:rPr>
          <w:rFonts w:ascii="Times New Roman" w:hAnsi="Times New Roman" w:cs="Times New Roman"/>
          <w:lang w:eastAsia="en-ID"/>
        </w:rPr>
        <w:t xml:space="preserve"> berbagai </w:t>
      </w:r>
      <w:r w:rsidRPr="00DA4596">
        <w:rPr>
          <w:rFonts w:ascii="Times New Roman" w:hAnsi="Times New Roman" w:cs="Times New Roman"/>
          <w:lang w:eastAsia="en-ID"/>
        </w:rPr>
        <w:t xml:space="preserve">domain </w:t>
      </w:r>
      <w:r w:rsidR="004C6EFB">
        <w:rPr>
          <w:rFonts w:ascii="Times New Roman" w:hAnsi="Times New Roman" w:cs="Times New Roman"/>
          <w:lang w:eastAsia="en-ID"/>
        </w:rPr>
        <w:t xml:space="preserve">seperti </w:t>
      </w:r>
      <w:r w:rsidR="004C6EFB" w:rsidRPr="004C6EFB">
        <w:rPr>
          <w:rFonts w:ascii="Times New Roman" w:hAnsi="Times New Roman" w:cs="Times New Roman"/>
          <w:i/>
          <w:iCs/>
          <w:lang w:eastAsia="en-ID"/>
        </w:rPr>
        <w:t>healthcare</w:t>
      </w:r>
      <w:r w:rsidR="004C6EFB">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IsImlzc3VlIjoiMzMiLCJ2b2x1bWUiOiIzNyJ9LCJpc1RlbXBvcmFyeSI6ZmFsc2UsInN1cHByZXNzLWF1dGhvciI6ZmFsc2UsImNvbXBvc2l0ZSI6ZmFsc2UsImF1dGhvci1vbmx5IjpmYWxzZX1dfQ=="/>
          <w:id w:val="2135834271"/>
          <w:placeholder>
            <w:docPart w:val="DefaultPlaceholder_-1854013440"/>
          </w:placeholder>
        </w:sdtPr>
        <w:sdtContent>
          <w:r w:rsidR="00A829E5" w:rsidRPr="00A829E5">
            <w:rPr>
              <w:rFonts w:ascii="Times New Roman" w:hAnsi="Times New Roman" w:cs="Times New Roman"/>
              <w:color w:val="000000"/>
              <w:lang w:eastAsia="en-ID"/>
            </w:rPr>
            <w:t>(Abo El-Enen et al., 2025)</w:t>
          </w:r>
        </w:sdtContent>
      </w:sdt>
      <w:r w:rsidR="004C6EFB">
        <w:rPr>
          <w:rFonts w:ascii="Times New Roman" w:hAnsi="Times New Roman" w:cs="Times New Roman"/>
          <w:lang w:eastAsia="en-ID"/>
        </w:rPr>
        <w:t xml:space="preserve">dan </w:t>
      </w:r>
      <w:r w:rsidRPr="004C6EFB">
        <w:rPr>
          <w:rFonts w:ascii="Times New Roman" w:hAnsi="Times New Roman" w:cs="Times New Roman"/>
          <w:i/>
          <w:iCs/>
          <w:lang w:eastAsia="en-ID"/>
        </w:rPr>
        <w:t>e-commerce</w:t>
      </w:r>
      <w:r w:rsidR="004C6EFB">
        <w:rPr>
          <w:rFonts w:ascii="Times New Roman" w:hAnsi="Times New Roman" w:cs="Times New Roman"/>
          <w:i/>
          <w:iCs/>
          <w:lang w:eastAsia="en-ID"/>
        </w:rPr>
        <w:t xml:space="preserve"> </w:t>
      </w:r>
      <w:sdt>
        <w:sdtPr>
          <w:rPr>
            <w:rFonts w:ascii="Times New Roman" w:hAnsi="Times New Roman" w:cs="Times New Roman"/>
            <w:color w:val="000000"/>
            <w:lang w:eastAsia="en-ID"/>
          </w:rPr>
          <w:tag w:val="MENDELEY_CITATION_v3_eyJjaXRhdGlvbklEIjoiTUVOREVMRVlfQ0lUQVRJT05fZjc2YjNhYjYtZDE3My00ZjQ2LWE3YWEtYzdhZmUwZTc5OWMyIiwicHJvcGVydGllcyI6eyJub3RlSW5kZXgiOjB9LCJpc0VkaXRlZCI6ZmFsc2UsIm1hbnVhbE92ZXJyaWRlIjp7ImlzTWFudWFsbHlPdmVycmlkZGVuIjpmYWxzZSwiY2l0ZXByb2NUZXh0IjoiKFdhbmcgZXQgYWwuLCAyMDI0KSIsIm1hbnVhbE92ZXJyaWRlVGV4dCI6IiJ9LCJjaXRhdGlvbkl0ZW1zIjpbeyJpZCI6IjY5YmY1MjdhLWZkMTUtMzJkNi05MDY1LTU0M2U1ZmQ1ZmQ5NSIsIml0ZW1EYXRhIjp7InR5cGUiOiJhcnRpY2xlLWpvdXJuYWwiLCJpZCI6IjY5YmY1MjdhLWZkMTUtMzJkNi05MDY1LTU0M2U1ZmQ1ZmQ5NS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
          <w:id w:val="514275893"/>
          <w:placeholder>
            <w:docPart w:val="DefaultPlaceholder_-1854013440"/>
          </w:placeholder>
        </w:sdtPr>
        <w:sdtEndPr>
          <w:rPr>
            <w:i/>
            <w:iCs/>
          </w:rPr>
        </w:sdtEndPr>
        <w:sdtContent>
          <w:r w:rsidR="00A829E5" w:rsidRPr="00A829E5">
            <w:rPr>
              <w:rFonts w:ascii="Times New Roman" w:hAnsi="Times New Roman" w:cs="Times New Roman"/>
              <w:color w:val="000000"/>
              <w:lang w:eastAsia="en-ID"/>
            </w:rPr>
            <w:t>(Wang et al., 2024)</w:t>
          </w:r>
        </w:sdtContent>
      </w:sdt>
      <w:r w:rsidRPr="00DA4596">
        <w:rPr>
          <w:rFonts w:ascii="Times New Roman" w:hAnsi="Times New Roman" w:cs="Times New Roman"/>
          <w:lang w:eastAsia="en-ID"/>
        </w:rPr>
        <w:t>. Sistem-sistem ini pada umumnya membangun satu basis pengetahuan tunggal dari katalog produk, lalu menghubungkannya dengan LLM untuk menjawab pertanya</w:t>
      </w:r>
      <w:r w:rsidR="004C6EFB">
        <w:rPr>
          <w:rFonts w:ascii="Times New Roman" w:hAnsi="Times New Roman" w:cs="Times New Roman"/>
          <w:lang w:eastAsia="en-ID"/>
        </w:rPr>
        <w:t>an</w:t>
      </w:r>
      <w:r w:rsidRPr="00DA4596">
        <w:rPr>
          <w:rFonts w:ascii="Times New Roman" w:hAnsi="Times New Roman" w:cs="Times New Roman"/>
          <w:lang w:eastAsia="en-ID"/>
        </w:rPr>
        <w:t>. Meskipun menunjukkan peningkatan yang menjanjikan dibanding pendekatan berbasis aturan sebelumnya, sebagian besar prototipe ini masih mengasumsikan satu kelas pengguna dengan akses penuh ke seluruh informasi yang tersedia. Asumsi ini tidak realistis untuk banyak skenario bisnis nyata, di mana sebagian data seperti metrik penjualan, diagnostik internal, atau data keuangan</w:t>
      </w:r>
      <w:r w:rsidR="007E2C26">
        <w:rPr>
          <w:rFonts w:ascii="Times New Roman" w:hAnsi="Times New Roman" w:cs="Times New Roman"/>
          <w:lang w:eastAsia="en-ID"/>
        </w:rPr>
        <w:t xml:space="preserve"> </w:t>
      </w:r>
      <w:r w:rsidRPr="00DA4596">
        <w:rPr>
          <w:rFonts w:ascii="Times New Roman" w:hAnsi="Times New Roman" w:cs="Times New Roman"/>
          <w:lang w:eastAsia="en-ID"/>
        </w:rPr>
        <w:t>bersifat sensitif dan tidak boleh diungkapkan kepada pelanggan umum.</w:t>
      </w:r>
      <w:r w:rsidR="00B5559A">
        <w:rPr>
          <w:rFonts w:ascii="Times New Roman" w:hAnsi="Times New Roman" w:cs="Times New Roman"/>
          <w:lang w:eastAsia="en-ID"/>
        </w:rPr>
        <w:tab/>
      </w:r>
    </w:p>
    <w:p w14:paraId="22CCC7F4" w14:textId="54AEC8B2"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lastRenderedPageBreak/>
        <w:t xml:space="preserve">Tantangan akses multi-peran ini mendapat perhatian dalam penelitian yang berfokus pada konteks </w:t>
      </w:r>
      <w:r w:rsidRPr="007E2C26">
        <w:rPr>
          <w:rFonts w:ascii="Times New Roman" w:hAnsi="Times New Roman" w:cs="Times New Roman"/>
          <w:i/>
          <w:iCs/>
          <w:lang w:eastAsia="en-ID"/>
        </w:rPr>
        <w:t>enterprise</w:t>
      </w:r>
      <w:r w:rsidRPr="00DA4596">
        <w:rPr>
          <w:rFonts w:ascii="Times New Roman" w:hAnsi="Times New Roman" w:cs="Times New Roman"/>
          <w:lang w:eastAsia="en-ID"/>
        </w:rPr>
        <w:t>, di mana konsep</w:t>
      </w:r>
      <w:r w:rsidR="004C6EFB">
        <w:rPr>
          <w:rFonts w:ascii="Times New Roman" w:hAnsi="Times New Roman" w:cs="Times New Roman"/>
          <w:lang w:eastAsia="en-ID"/>
        </w:rPr>
        <w:t xml:space="preserve"> </w:t>
      </w:r>
      <w:r w:rsidRPr="00DA4596">
        <w:rPr>
          <w:rFonts w:ascii="Times New Roman" w:hAnsi="Times New Roman" w:cs="Times New Roman"/>
          <w:lang w:eastAsia="en-ID"/>
        </w:rPr>
        <w:t xml:space="preserve"> pemisahan basis pengetahuan menjadi lapisan publik dan privat diusulkan sebagai solusi arsitektural. Pemisahan ini terbukti efektif dalam menjaga kerahasiaan informasi sensitif sekaligus tetap memungkinkan pengguna yang berwenang mengakses data penuh. Namun, implementasi konkretnya dalam ekosistem </w:t>
      </w:r>
      <w:r w:rsidRPr="007E2C26">
        <w:rPr>
          <w:rFonts w:ascii="Times New Roman" w:hAnsi="Times New Roman" w:cs="Times New Roman"/>
          <w:i/>
          <w:iCs/>
          <w:lang w:eastAsia="en-ID"/>
        </w:rPr>
        <w:t>e-commerce</w:t>
      </w:r>
      <w:r w:rsidRPr="00DA4596">
        <w:rPr>
          <w:rFonts w:ascii="Times New Roman" w:hAnsi="Times New Roman" w:cs="Times New Roman"/>
          <w:lang w:eastAsia="en-ID"/>
        </w:rPr>
        <w:t xml:space="preserve"> yang datanya berasal dari API pihak ketiga dan berubah secara real-time masih jarang dieksplorasi secara menyeluruh.</w:t>
      </w:r>
    </w:p>
    <w:p w14:paraId="251F921E" w14:textId="23E84A77"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 xml:space="preserve">Satu tantangan lain adalah sifat dinamis dari data inventaris. Dalam konteks toko </w:t>
      </w:r>
      <w:r w:rsidRPr="004C6EFB">
        <w:rPr>
          <w:rFonts w:ascii="Times New Roman" w:hAnsi="Times New Roman" w:cs="Times New Roman"/>
          <w:i/>
          <w:iCs/>
          <w:lang w:eastAsia="en-ID"/>
        </w:rPr>
        <w:t>online</w:t>
      </w:r>
      <w:r w:rsidRPr="00DA4596">
        <w:rPr>
          <w:rFonts w:ascii="Times New Roman" w:hAnsi="Times New Roman" w:cs="Times New Roman"/>
          <w:lang w:eastAsia="en-ID"/>
        </w:rPr>
        <w:t>, harga dan ketersediaan stok dapat berubah setiap hari, bahkan setiap jam. Beberapa penelitian terbaru mulai mengeksplorasi mekanisme injeksi data live ke dalam konteks RAG pada saat kueri, alih-alih hanya mengandalkan dokumen yang sudah diembedding sebelumnya. Pendekatan ini memberikan jaminan akurasi yang lebih kuat untuk informasi yang sangat volatil tanpa mengorbankan efisiensi sistem secara keseluruhan.</w:t>
      </w:r>
    </w:p>
    <w:p w14:paraId="47353E66" w14:textId="6A9238AF" w:rsidR="00DA4596" w:rsidRPr="00DA4596" w:rsidRDefault="00DA4596" w:rsidP="00A93A3B">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Terakhir, untuk mengukur seberapa baik semua komponen ini bekerja, Es et al. (202</w:t>
      </w:r>
      <w:r w:rsidR="00A93A3B">
        <w:rPr>
          <w:rFonts w:ascii="Times New Roman" w:hAnsi="Times New Roman" w:cs="Times New Roman"/>
          <w:lang w:eastAsia="en-ID"/>
        </w:rPr>
        <w:t>5</w:t>
      </w:r>
      <w:r w:rsidRPr="00DA4596">
        <w:rPr>
          <w:rFonts w:ascii="Times New Roman" w:hAnsi="Times New Roman" w:cs="Times New Roman"/>
          <w:lang w:eastAsia="en-ID"/>
        </w:rPr>
        <w:t>) memperkenalkan RAGAS</w:t>
      </w:r>
      <w:r w:rsidR="007E2C26">
        <w:rPr>
          <w:rFonts w:ascii="Times New Roman" w:hAnsi="Times New Roman" w:cs="Times New Roman"/>
          <w:lang w:eastAsia="en-ID"/>
        </w:rPr>
        <w:t xml:space="preserve">, </w:t>
      </w:r>
      <w:r w:rsidRPr="00DA4596">
        <w:rPr>
          <w:rFonts w:ascii="Times New Roman" w:hAnsi="Times New Roman" w:cs="Times New Roman"/>
          <w:lang w:eastAsia="en-ID"/>
        </w:rPr>
        <w:t>sebuah kerangka evaluasi otomatis yang menggunakan LLM sebagai juri (LLM-as-judge) untuk menilai kualitas sistem RAG</w:t>
      </w:r>
      <w:r w:rsidR="009110A6">
        <w:rPr>
          <w:rFonts w:ascii="Times New Roman" w:hAnsi="Times New Roman" w:cs="Times New Roman"/>
          <w:lang w:eastAsia="en-ID"/>
        </w:rPr>
        <w:t xml:space="preserve"> berdasarkan beberapa metrik yang terukur</w:t>
      </w:r>
      <w:r w:rsidRPr="00DA4596">
        <w:rPr>
          <w:rFonts w:ascii="Times New Roman" w:hAnsi="Times New Roman" w:cs="Times New Roman"/>
          <w:lang w:eastAsia="en-ID"/>
        </w:rPr>
        <w:t>. RAGAS membuka jalan bagi evaluasi yang lebih cepat, konsisten, dan dapat direproduksi, termasuk untuk bahasa-bahasa selain Inggris.</w:t>
      </w:r>
    </w:p>
    <w:p w14:paraId="60A79D0E" w14:textId="77777777" w:rsidR="00DA4596" w:rsidRPr="00DA4596" w:rsidRDefault="00DA4596" w:rsidP="0082545F">
      <w:pPr>
        <w:spacing w:line="360" w:lineRule="auto"/>
        <w:ind w:firstLine="720"/>
        <w:jc w:val="both"/>
        <w:rPr>
          <w:rFonts w:ascii="Times New Roman" w:hAnsi="Times New Roman" w:cs="Times New Roman"/>
          <w:lang w:eastAsia="en-ID"/>
        </w:rPr>
      </w:pPr>
      <w:r w:rsidRPr="00DA4596">
        <w:rPr>
          <w:rFonts w:ascii="Times New Roman" w:hAnsi="Times New Roman" w:cs="Times New Roman"/>
          <w:lang w:eastAsia="en-ID"/>
        </w:rPr>
        <w:t xml:space="preserve">Dari penelusuran terhadap perkembangan di atas, teridentifikasi tiga celah yang secara bersamaan belum ditangani dalam satu sistem tunggal: penerapan RAG dalam konteks toko Shopee berbahasa Indonesia, pemisahan akses informasi berbasis peran yang ditegakkan pada lapisan </w:t>
      </w:r>
      <w:r w:rsidRPr="004C6EFB">
        <w:rPr>
          <w:rFonts w:ascii="Times New Roman" w:hAnsi="Times New Roman" w:cs="Times New Roman"/>
          <w:i/>
          <w:iCs/>
          <w:lang w:eastAsia="en-ID"/>
        </w:rPr>
        <w:t>retrieval</w:t>
      </w:r>
      <w:r w:rsidRPr="00DA4596">
        <w:rPr>
          <w:rFonts w:ascii="Times New Roman" w:hAnsi="Times New Roman" w:cs="Times New Roman"/>
          <w:lang w:eastAsia="en-ID"/>
        </w:rPr>
        <w:t>, dan mekanisme injeksi inventaris live untuk menjaga keaktualan data harga dan stok. Penelitian ini dirancang untuk menutup ketiga celah tersebut sekaligus.</w:t>
      </w:r>
    </w:p>
    <w:p w14:paraId="14A8930A" w14:textId="5BAE8047" w:rsidR="00FE1E37" w:rsidRDefault="00FE1E37">
      <w:pPr>
        <w:rPr>
          <w:rFonts w:ascii="Times New Roman" w:hAnsi="Times New Roman" w:cs="Times New Roman"/>
          <w:sz w:val="20"/>
          <w:szCs w:val="20"/>
          <w:lang w:eastAsia="en-ID"/>
        </w:rPr>
      </w:pPr>
      <w:r>
        <w:rPr>
          <w:rFonts w:ascii="Times New Roman" w:hAnsi="Times New Roman" w:cs="Times New Roman"/>
          <w:sz w:val="20"/>
          <w:szCs w:val="20"/>
          <w:lang w:eastAsia="en-ID"/>
        </w:rPr>
        <w:br w:type="page"/>
      </w:r>
    </w:p>
    <w:p w14:paraId="3BB6BA36" w14:textId="79545573" w:rsidR="001E0C8F" w:rsidRPr="001E0C8F" w:rsidRDefault="001E0C8F" w:rsidP="00FE1E37">
      <w:pPr>
        <w:pStyle w:val="Heading1"/>
      </w:pPr>
      <w:bookmarkStart w:id="125" w:name="_Toc233123391"/>
      <w:r w:rsidRPr="001E0C8F">
        <w:lastRenderedPageBreak/>
        <w:t>BAB III</w:t>
      </w:r>
      <w:bookmarkEnd w:id="125"/>
    </w:p>
    <w:p w14:paraId="6C8C26C1" w14:textId="70D42D17" w:rsidR="001E0C8F" w:rsidRDefault="001E0C8F" w:rsidP="0082545F">
      <w:pPr>
        <w:spacing w:line="360" w:lineRule="auto"/>
        <w:ind w:right="-46"/>
        <w:jc w:val="center"/>
        <w:rPr>
          <w:rFonts w:ascii="Times New Roman" w:hAnsi="Times New Roman" w:cs="Times New Roman"/>
          <w:b/>
          <w:bCs/>
        </w:rPr>
      </w:pPr>
      <w:r>
        <w:rPr>
          <w:rFonts w:ascii="Times New Roman" w:hAnsi="Times New Roman" w:cs="Times New Roman"/>
          <w:b/>
          <w:bCs/>
        </w:rPr>
        <w:t>METODOLOGI PENELITIAN</w:t>
      </w:r>
    </w:p>
    <w:p w14:paraId="5AC3BFB3" w14:textId="3129C42E" w:rsidR="001E0C8F" w:rsidRDefault="001E0C8F" w:rsidP="0082545F">
      <w:pPr>
        <w:pStyle w:val="Heading2"/>
      </w:pPr>
      <w:bookmarkStart w:id="126" w:name="_Toc233123392"/>
      <w:r>
        <w:t>3.1</w:t>
      </w:r>
      <w:r>
        <w:tab/>
        <w:t>Kerangka Kerja Penelitia</w:t>
      </w:r>
      <w:r w:rsidR="00444864">
        <w:t>n</w:t>
      </w:r>
      <w:bookmarkEnd w:id="126"/>
    </w:p>
    <w:p w14:paraId="5AD0D6F7" w14:textId="77777777" w:rsidR="00832D24" w:rsidRDefault="00444864" w:rsidP="0082545F">
      <w:pPr>
        <w:keepNext/>
        <w:spacing w:line="360" w:lineRule="auto"/>
        <w:jc w:val="center"/>
      </w:pPr>
      <w:r>
        <w:rPr>
          <w:noProof/>
        </w:rPr>
        <w:drawing>
          <wp:inline distT="0" distB="0" distL="0" distR="0" wp14:anchorId="3CDCAF9C" wp14:editId="6F277383">
            <wp:extent cx="4851919" cy="6709151"/>
            <wp:effectExtent l="0" t="0" r="6350" b="0"/>
            <wp:docPr id="119800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08160" name="Picture 1198008160"/>
                    <pic:cNvPicPr/>
                  </pic:nvPicPr>
                  <pic:blipFill>
                    <a:blip r:embed="rId15">
                      <a:extLst>
                        <a:ext uri="{28A0092B-C50C-407E-A947-70E740481C1C}">
                          <a14:useLocalDpi xmlns:a14="http://schemas.microsoft.com/office/drawing/2010/main" val="0"/>
                        </a:ext>
                      </a:extLst>
                    </a:blip>
                    <a:stretch>
                      <a:fillRect/>
                    </a:stretch>
                  </pic:blipFill>
                  <pic:spPr>
                    <a:xfrm>
                      <a:off x="0" y="0"/>
                      <a:ext cx="4856303" cy="6715214"/>
                    </a:xfrm>
                    <a:prstGeom prst="rect">
                      <a:avLst/>
                    </a:prstGeom>
                  </pic:spPr>
                </pic:pic>
              </a:graphicData>
            </a:graphic>
          </wp:inline>
        </w:drawing>
      </w:r>
    </w:p>
    <w:p w14:paraId="622FECB0" w14:textId="2B4357D2" w:rsidR="00444864" w:rsidRDefault="00832D24" w:rsidP="0082545F">
      <w:pPr>
        <w:pStyle w:val="CaptionGambar"/>
        <w:spacing w:line="360" w:lineRule="auto"/>
      </w:pPr>
      <w:bookmarkStart w:id="127" w:name="_Toc233107654"/>
      <w:bookmarkStart w:id="128" w:name="_Toc233107693"/>
      <w:bookmarkStart w:id="129" w:name="_Toc233109560"/>
      <w:bookmarkStart w:id="130" w:name="_Toc233118085"/>
      <w:r>
        <w:t>Gambar 3.</w:t>
      </w:r>
      <w:fldSimple w:instr=" SEQ Gambar_3. \* ARABIC ">
        <w:r>
          <w:rPr>
            <w:noProof/>
          </w:rPr>
          <w:t>1</w:t>
        </w:r>
      </w:fldSimple>
      <w:r>
        <w:t xml:space="preserve"> Gambaran Kerangkan Kerja Penelitian</w:t>
      </w:r>
      <w:bookmarkEnd w:id="127"/>
      <w:bookmarkEnd w:id="128"/>
      <w:bookmarkEnd w:id="129"/>
      <w:bookmarkEnd w:id="130"/>
    </w:p>
    <w:p w14:paraId="5CB02EB0" w14:textId="220F3F2A" w:rsidR="00846E03" w:rsidRDefault="00846E03" w:rsidP="0082545F">
      <w:pPr>
        <w:spacing w:line="360" w:lineRule="auto"/>
        <w:jc w:val="both"/>
        <w:rPr>
          <w:rFonts w:ascii="Times New Roman" w:hAnsi="Times New Roman" w:cs="Times New Roman"/>
        </w:rPr>
      </w:pPr>
      <w:r>
        <w:rPr>
          <w:rFonts w:ascii="Times New Roman" w:hAnsi="Times New Roman" w:cs="Times New Roman"/>
        </w:rPr>
        <w:tab/>
        <w:t xml:space="preserve">Penelitian ini </w:t>
      </w:r>
      <w:r w:rsidR="00A33189">
        <w:rPr>
          <w:rFonts w:ascii="Times New Roman" w:hAnsi="Times New Roman" w:cs="Times New Roman"/>
        </w:rPr>
        <w:t xml:space="preserve">diawali dengan pemahaman terhadap </w:t>
      </w:r>
      <w:r w:rsidR="00670A33">
        <w:rPr>
          <w:rFonts w:ascii="Times New Roman" w:hAnsi="Times New Roman" w:cs="Times New Roman"/>
        </w:rPr>
        <w:t xml:space="preserve">tantangan yang dihadapi oleh </w:t>
      </w:r>
      <w:r w:rsidR="00A33189">
        <w:rPr>
          <w:rFonts w:ascii="Times New Roman" w:hAnsi="Times New Roman" w:cs="Times New Roman"/>
        </w:rPr>
        <w:t>pemilik toko</w:t>
      </w:r>
      <w:r w:rsidR="00670A33">
        <w:rPr>
          <w:rFonts w:ascii="Times New Roman" w:hAnsi="Times New Roman" w:cs="Times New Roman"/>
        </w:rPr>
        <w:t xml:space="preserve"> di platform </w:t>
      </w:r>
      <w:r w:rsidR="00670A33">
        <w:rPr>
          <w:rFonts w:ascii="Times New Roman" w:hAnsi="Times New Roman" w:cs="Times New Roman"/>
          <w:i/>
          <w:iCs/>
        </w:rPr>
        <w:t>e-commerce</w:t>
      </w:r>
      <w:r w:rsidR="00670A33">
        <w:rPr>
          <w:rFonts w:ascii="Times New Roman" w:hAnsi="Times New Roman" w:cs="Times New Roman"/>
        </w:rPr>
        <w:t xml:space="preserve"> yang kesulitan menganalisis volume data internal dan </w:t>
      </w:r>
      <w:r w:rsidR="00670A33">
        <w:rPr>
          <w:rFonts w:ascii="Times New Roman" w:hAnsi="Times New Roman" w:cs="Times New Roman"/>
        </w:rPr>
        <w:lastRenderedPageBreak/>
        <w:t>membaca ulasan pelanggan secara manual</w:t>
      </w:r>
      <w:r w:rsidR="00A33189">
        <w:rPr>
          <w:rFonts w:ascii="Times New Roman" w:hAnsi="Times New Roman" w:cs="Times New Roman"/>
        </w:rPr>
        <w:t xml:space="preserve">. </w:t>
      </w:r>
      <w:r w:rsidR="00670A33">
        <w:rPr>
          <w:rFonts w:ascii="Times New Roman" w:hAnsi="Times New Roman" w:cs="Times New Roman"/>
        </w:rPr>
        <w:t xml:space="preserve">Untuk itu, peneliti mengumpulkan </w:t>
      </w:r>
      <w:r w:rsidR="00A33189">
        <w:rPr>
          <w:rFonts w:ascii="Times New Roman" w:hAnsi="Times New Roman" w:cs="Times New Roman"/>
        </w:rPr>
        <w:t>berbagai sumber jurnal</w:t>
      </w:r>
      <w:r w:rsidR="00444864">
        <w:rPr>
          <w:rFonts w:ascii="Times New Roman" w:hAnsi="Times New Roman" w:cs="Times New Roman"/>
        </w:rPr>
        <w:t xml:space="preserve"> dan artikel </w:t>
      </w:r>
      <w:r w:rsidR="00670A33">
        <w:rPr>
          <w:rFonts w:ascii="Times New Roman" w:hAnsi="Times New Roman" w:cs="Times New Roman"/>
        </w:rPr>
        <w:t xml:space="preserve">yang relevan dengan topik penelitian dan menyusun </w:t>
      </w:r>
      <w:r w:rsidR="00A33189">
        <w:rPr>
          <w:rFonts w:ascii="Times New Roman" w:hAnsi="Times New Roman" w:cs="Times New Roman"/>
        </w:rPr>
        <w:t>Gambar 3.1 sebagai kerangka kerja penelitian untuk penelitian ini.</w:t>
      </w:r>
    </w:p>
    <w:p w14:paraId="5BEDA9EA" w14:textId="3DF6FCB5" w:rsidR="00444864" w:rsidRDefault="00A33189" w:rsidP="0082545F">
      <w:pPr>
        <w:spacing w:line="360" w:lineRule="auto"/>
        <w:jc w:val="both"/>
        <w:rPr>
          <w:rFonts w:ascii="Times New Roman" w:hAnsi="Times New Roman" w:cs="Times New Roman"/>
        </w:rPr>
      </w:pPr>
      <w:r>
        <w:rPr>
          <w:rFonts w:ascii="Times New Roman" w:hAnsi="Times New Roman" w:cs="Times New Roman"/>
        </w:rPr>
        <w:tab/>
        <w:t xml:space="preserve">Tahap awal, yaitu </w:t>
      </w:r>
      <w:r w:rsidRPr="00A33189">
        <w:rPr>
          <w:rFonts w:ascii="Times New Roman" w:hAnsi="Times New Roman" w:cs="Times New Roman"/>
          <w:i/>
          <w:iCs/>
        </w:rPr>
        <w:t>Data Gathering</w:t>
      </w:r>
      <w:r>
        <w:rPr>
          <w:rFonts w:ascii="Times New Roman" w:hAnsi="Times New Roman" w:cs="Times New Roman"/>
        </w:rPr>
        <w:t xml:space="preserve"> adalah proses pengambilan data</w:t>
      </w:r>
      <w:r w:rsidR="00670A33">
        <w:rPr>
          <w:rFonts w:ascii="Times New Roman" w:hAnsi="Times New Roman" w:cs="Times New Roman"/>
        </w:rPr>
        <w:t xml:space="preserve"> yang akan digunakan untuk penelitian ini. Data</w:t>
      </w:r>
      <w:r>
        <w:rPr>
          <w:rFonts w:ascii="Times New Roman" w:hAnsi="Times New Roman" w:cs="Times New Roman"/>
        </w:rPr>
        <w:t xml:space="preserve"> diambil melalui API yang telah disediakan oleh Shopee Open Platform.</w:t>
      </w:r>
      <w:r w:rsidR="00670A33">
        <w:rPr>
          <w:rFonts w:ascii="Times New Roman" w:hAnsi="Times New Roman" w:cs="Times New Roman"/>
        </w:rPr>
        <w:t xml:space="preserve"> Pengumpulan data ini bertujuan untuk digunakan sebagai sebuah korpus dokumen eksternal yang dapat digunakan oleh RAG</w:t>
      </w:r>
      <w:r>
        <w:rPr>
          <w:rFonts w:ascii="Times New Roman" w:hAnsi="Times New Roman" w:cs="Times New Roman"/>
        </w:rPr>
        <w:t xml:space="preserve"> </w:t>
      </w:r>
      <w:r w:rsidR="00670A33">
        <w:rPr>
          <w:rFonts w:ascii="Times New Roman" w:hAnsi="Times New Roman" w:cs="Times New Roman"/>
        </w:rPr>
        <w:t xml:space="preserve">sebagai konteks tambahan. Data yang terkumpul kemudian diorganisir menjadi 3 kategori terpisah, masing-masing memiliki informasi spesifik yang digunakan dalam toko Shopee. </w:t>
      </w:r>
      <w:r w:rsidR="00444864">
        <w:rPr>
          <w:rFonts w:ascii="Times New Roman" w:hAnsi="Times New Roman" w:cs="Times New Roman"/>
        </w:rPr>
        <w:t>Setelah itu data disimpan dan diekspor dalam bentuk CSV dan JSON untuk memudahkan proses selanjutnya.</w:t>
      </w:r>
    </w:p>
    <w:p w14:paraId="295A2167" w14:textId="02BB72B7" w:rsidR="00A33189" w:rsidRDefault="00444864" w:rsidP="0082545F">
      <w:pPr>
        <w:spacing w:line="360" w:lineRule="auto"/>
        <w:ind w:firstLine="720"/>
        <w:jc w:val="both"/>
        <w:rPr>
          <w:rFonts w:ascii="Times New Roman" w:hAnsi="Times New Roman" w:cs="Times New Roman"/>
        </w:rPr>
      </w:pPr>
      <w:r>
        <w:rPr>
          <w:rFonts w:ascii="Times New Roman" w:hAnsi="Times New Roman" w:cs="Times New Roman"/>
        </w:rPr>
        <w:t>Tahap kedua, s</w:t>
      </w:r>
      <w:r w:rsidR="00670A33">
        <w:rPr>
          <w:rFonts w:ascii="Times New Roman" w:hAnsi="Times New Roman" w:cs="Times New Roman"/>
        </w:rPr>
        <w:t xml:space="preserve">etelah </w:t>
      </w:r>
      <w:r>
        <w:rPr>
          <w:rFonts w:ascii="Times New Roman" w:hAnsi="Times New Roman" w:cs="Times New Roman"/>
        </w:rPr>
        <w:t xml:space="preserve">data diekspor, </w:t>
      </w:r>
      <w:r w:rsidR="00670A33">
        <w:rPr>
          <w:rFonts w:ascii="Times New Roman" w:hAnsi="Times New Roman" w:cs="Times New Roman"/>
        </w:rPr>
        <w:t xml:space="preserve">dilakukan </w:t>
      </w:r>
      <w:r w:rsidRPr="00444864">
        <w:rPr>
          <w:rFonts w:ascii="Times New Roman" w:hAnsi="Times New Roman" w:cs="Times New Roman"/>
          <w:i/>
          <w:iCs/>
        </w:rPr>
        <w:t>routing</w:t>
      </w:r>
      <w:r>
        <w:rPr>
          <w:rFonts w:ascii="Times New Roman" w:hAnsi="Times New Roman" w:cs="Times New Roman"/>
        </w:rPr>
        <w:t xml:space="preserve"> untuk menentukan data mana yang bisa diakses secara publik dan data mana yang seharusnya dirahasiakan dari publik. Setelah proses </w:t>
      </w:r>
      <w:r w:rsidRPr="00444864">
        <w:rPr>
          <w:rFonts w:ascii="Times New Roman" w:hAnsi="Times New Roman" w:cs="Times New Roman"/>
          <w:i/>
          <w:iCs/>
        </w:rPr>
        <w:t>routing</w:t>
      </w:r>
      <w:r>
        <w:rPr>
          <w:rFonts w:ascii="Times New Roman" w:hAnsi="Times New Roman" w:cs="Times New Roman"/>
        </w:rPr>
        <w:t xml:space="preserve">, data kemudian melalui proses </w:t>
      </w:r>
      <w:r w:rsidR="00670A33" w:rsidRPr="00444864">
        <w:rPr>
          <w:rFonts w:ascii="Times New Roman" w:hAnsi="Times New Roman" w:cs="Times New Roman"/>
          <w:i/>
          <w:iCs/>
        </w:rPr>
        <w:t>chunking</w:t>
      </w:r>
      <w:r>
        <w:rPr>
          <w:rFonts w:ascii="Times New Roman" w:hAnsi="Times New Roman" w:cs="Times New Roman"/>
        </w:rPr>
        <w:t xml:space="preserve">, dimana data dipotong sebagaimanya konteks tetap utuh. Langkah terakhir dari tahap ini adalah untuk </w:t>
      </w:r>
      <w:r w:rsidR="00880BF5">
        <w:rPr>
          <w:rFonts w:ascii="Times New Roman" w:hAnsi="Times New Roman" w:cs="Times New Roman"/>
          <w:i/>
          <w:iCs/>
        </w:rPr>
        <w:t>embed</w:t>
      </w:r>
      <w:r w:rsidR="00880BF5">
        <w:rPr>
          <w:rFonts w:ascii="Times New Roman" w:hAnsi="Times New Roman" w:cs="Times New Roman"/>
        </w:rPr>
        <w:t xml:space="preserve"> data tersebut menjadi </w:t>
      </w:r>
      <w:r w:rsidR="00880BF5">
        <w:rPr>
          <w:rFonts w:ascii="Times New Roman" w:hAnsi="Times New Roman" w:cs="Times New Roman"/>
          <w:i/>
          <w:iCs/>
        </w:rPr>
        <w:t>embedding</w:t>
      </w:r>
      <w:r w:rsidR="00880BF5">
        <w:rPr>
          <w:rFonts w:ascii="Times New Roman" w:hAnsi="Times New Roman" w:cs="Times New Roman"/>
        </w:rPr>
        <w:t xml:space="preserve"> atau representasi vektor yang kemudian akan disimpan dalam sebuah vektor </w:t>
      </w:r>
      <w:r w:rsidR="00880BF5" w:rsidRPr="00880BF5">
        <w:rPr>
          <w:rFonts w:ascii="Times New Roman" w:hAnsi="Times New Roman" w:cs="Times New Roman"/>
          <w:i/>
          <w:iCs/>
        </w:rPr>
        <w:t>database</w:t>
      </w:r>
      <w:r w:rsidR="00880BF5">
        <w:rPr>
          <w:rFonts w:ascii="Times New Roman" w:hAnsi="Times New Roman" w:cs="Times New Roman"/>
        </w:rPr>
        <w:t>. Hasil akhir dari tahap ini adalah sebuah vektor database yang dilengkapi dengan dua koleksi basis pengetahuan yang berbeda antara publik dan privat yang siap untuk digunakan oleh RAG.</w:t>
      </w:r>
    </w:p>
    <w:p w14:paraId="561F03F5" w14:textId="3D96BEFD" w:rsidR="00670A33" w:rsidRDefault="00ED1943" w:rsidP="0082545F">
      <w:pPr>
        <w:spacing w:line="360" w:lineRule="auto"/>
        <w:ind w:firstLine="720"/>
        <w:jc w:val="both"/>
        <w:rPr>
          <w:rFonts w:ascii="Times New Roman" w:hAnsi="Times New Roman" w:cs="Times New Roman"/>
        </w:rPr>
      </w:pPr>
      <w:r w:rsidRPr="00ED1943">
        <w:rPr>
          <w:rFonts w:ascii="Times New Roman" w:hAnsi="Times New Roman" w:cs="Times New Roman"/>
        </w:rPr>
        <w:t xml:space="preserve">Tahapan </w:t>
      </w:r>
      <w:r w:rsidR="00B30CAA">
        <w:rPr>
          <w:rFonts w:ascii="Times New Roman" w:hAnsi="Times New Roman" w:cs="Times New Roman"/>
        </w:rPr>
        <w:t>ketiga adalah Model Selection,</w:t>
      </w:r>
      <w:r w:rsidRPr="00ED1943">
        <w:rPr>
          <w:rFonts w:ascii="Times New Roman" w:hAnsi="Times New Roman" w:cs="Times New Roman"/>
        </w:rPr>
        <w:t xml:space="preserve"> pemilihan model melalui kajian untuk menentukan </w:t>
      </w:r>
      <w:r w:rsidRPr="00ED1943">
        <w:rPr>
          <w:rFonts w:ascii="Times New Roman" w:hAnsi="Times New Roman" w:cs="Times New Roman"/>
          <w:i/>
          <w:iCs/>
        </w:rPr>
        <w:t>Large Language Model</w:t>
      </w:r>
      <w:r w:rsidRPr="00ED1943">
        <w:rPr>
          <w:rFonts w:ascii="Times New Roman" w:hAnsi="Times New Roman" w:cs="Times New Roman"/>
        </w:rPr>
        <w:t xml:space="preserve"> (LLM) dan model </w:t>
      </w:r>
      <w:r w:rsidRPr="00ED1943">
        <w:rPr>
          <w:rFonts w:ascii="Times New Roman" w:hAnsi="Times New Roman" w:cs="Times New Roman"/>
          <w:i/>
          <w:iCs/>
        </w:rPr>
        <w:t>embedding</w:t>
      </w:r>
      <w:r w:rsidRPr="00ED1943">
        <w:rPr>
          <w:rFonts w:ascii="Times New Roman" w:hAnsi="Times New Roman" w:cs="Times New Roman"/>
        </w:rPr>
        <w:t xml:space="preserve"> yang paling sesuai. Peneliti memilih memanfaatkan ekosistem Google karena terbukti memiliki konsistensi performa dan kemampuan penalaran (</w:t>
      </w:r>
      <w:r w:rsidRPr="00ED1943">
        <w:rPr>
          <w:rFonts w:ascii="Times New Roman" w:hAnsi="Times New Roman" w:cs="Times New Roman"/>
          <w:i/>
          <w:iCs/>
        </w:rPr>
        <w:t>reasoning</w:t>
      </w:r>
      <w:r w:rsidRPr="00ED1943">
        <w:rPr>
          <w:rFonts w:ascii="Times New Roman" w:hAnsi="Times New Roman" w:cs="Times New Roman"/>
        </w:rPr>
        <w:t xml:space="preserve">) yang kuat, sehingga menetapkan model Gemini 2.5 Flash sebagai penggerak utama prototipe </w:t>
      </w:r>
      <w:r w:rsidRPr="00ED1943">
        <w:rPr>
          <w:rFonts w:ascii="Times New Roman" w:hAnsi="Times New Roman" w:cs="Times New Roman"/>
          <w:i/>
          <w:iCs/>
        </w:rPr>
        <w:t>chatbot</w:t>
      </w:r>
      <w:r w:rsidRPr="00ED1943">
        <w:rPr>
          <w:rFonts w:ascii="Times New Roman" w:hAnsi="Times New Roman" w:cs="Times New Roman"/>
        </w:rPr>
        <w:t xml:space="preserve"> atas dasar pertimbangan efisiensi biaya (</w:t>
      </w:r>
      <w:r w:rsidRPr="00ED1943">
        <w:rPr>
          <w:rFonts w:ascii="Times New Roman" w:hAnsi="Times New Roman" w:cs="Times New Roman"/>
          <w:i/>
          <w:iCs/>
        </w:rPr>
        <w:t>cost-effectiveness</w:t>
      </w:r>
      <w:r w:rsidRPr="00ED1943">
        <w:rPr>
          <w:rFonts w:ascii="Times New Roman" w:hAnsi="Times New Roman" w:cs="Times New Roman"/>
        </w:rPr>
        <w:t>) dan kecepatan respons (</w:t>
      </w:r>
      <w:r w:rsidRPr="00ED1943">
        <w:rPr>
          <w:rFonts w:ascii="Times New Roman" w:hAnsi="Times New Roman" w:cs="Times New Roman"/>
          <w:i/>
          <w:iCs/>
        </w:rPr>
        <w:t>low latency</w:t>
      </w:r>
      <w:r w:rsidRPr="00ED1943">
        <w:rPr>
          <w:rFonts w:ascii="Times New Roman" w:hAnsi="Times New Roman" w:cs="Times New Roman"/>
        </w:rPr>
        <w:t>). Sejalan dengan hal tersebut, model Gemini Embedding 001 dipilih untuk dipasangkan pada basis data vektor guna memastikan kompatibilitas sistem sekaligus menjaga efisiensi anggaran komputasi. Selain itu, sebagai langkah evaluasi objektif, peneliti turut menyertakan model Qwen</w:t>
      </w:r>
      <w:r>
        <w:rPr>
          <w:rFonts w:ascii="Times New Roman" w:hAnsi="Times New Roman" w:cs="Times New Roman"/>
        </w:rPr>
        <w:t xml:space="preserve"> 2.6 - 27B</w:t>
      </w:r>
      <w:r w:rsidRPr="00ED1943">
        <w:rPr>
          <w:rFonts w:ascii="Times New Roman" w:hAnsi="Times New Roman" w:cs="Times New Roman"/>
        </w:rPr>
        <w:t xml:space="preserve"> dan DeepSeek</w:t>
      </w:r>
      <w:r>
        <w:rPr>
          <w:rFonts w:ascii="Times New Roman" w:hAnsi="Times New Roman" w:cs="Times New Roman"/>
        </w:rPr>
        <w:t>V4 Flash</w:t>
      </w:r>
      <w:r w:rsidRPr="00ED1943">
        <w:rPr>
          <w:rFonts w:ascii="Times New Roman" w:hAnsi="Times New Roman" w:cs="Times New Roman"/>
        </w:rPr>
        <w:t xml:space="preserve"> murni sebagai instrumen komparasi berdasarkan tinjauan tolok ukur (</w:t>
      </w:r>
      <w:r w:rsidRPr="00ED1943">
        <w:rPr>
          <w:rFonts w:ascii="Times New Roman" w:hAnsi="Times New Roman" w:cs="Times New Roman"/>
          <w:i/>
          <w:iCs/>
        </w:rPr>
        <w:t>benchmarking</w:t>
      </w:r>
      <w:r w:rsidRPr="00ED1943">
        <w:rPr>
          <w:rFonts w:ascii="Times New Roman" w:hAnsi="Times New Roman" w:cs="Times New Roman"/>
        </w:rPr>
        <w:t xml:space="preserve">) penalaran. Penelitian ini juga menyertakan pengujian komparatif terhadap varian model </w:t>
      </w:r>
      <w:r w:rsidRPr="00ED1943">
        <w:rPr>
          <w:rFonts w:ascii="Times New Roman" w:hAnsi="Times New Roman" w:cs="Times New Roman"/>
          <w:i/>
          <w:iCs/>
        </w:rPr>
        <w:t>non-flash</w:t>
      </w:r>
      <w:r w:rsidRPr="00ED1943">
        <w:rPr>
          <w:rFonts w:ascii="Times New Roman" w:hAnsi="Times New Roman" w:cs="Times New Roman"/>
        </w:rPr>
        <w:t xml:space="preserve"> untuk menganalisis rasio timbal balik (</w:t>
      </w:r>
      <w:r w:rsidRPr="00ED1943">
        <w:rPr>
          <w:rFonts w:ascii="Times New Roman" w:hAnsi="Times New Roman" w:cs="Times New Roman"/>
          <w:i/>
          <w:iCs/>
        </w:rPr>
        <w:t>trade-off</w:t>
      </w:r>
      <w:r w:rsidRPr="00ED1943">
        <w:rPr>
          <w:rFonts w:ascii="Times New Roman" w:hAnsi="Times New Roman" w:cs="Times New Roman"/>
        </w:rPr>
        <w:t>) performa, guna memastikan apakah peningkatan kualitas jawaban sepadan dengan bertambah lamanya waktu respons sistem kepada pengguna.</w:t>
      </w:r>
    </w:p>
    <w:p w14:paraId="1ACFA054" w14:textId="4B454E63" w:rsidR="00B30CAA" w:rsidRPr="00B30CAA" w:rsidRDefault="00B30CAA" w:rsidP="0082545F">
      <w:pPr>
        <w:spacing w:line="360" w:lineRule="auto"/>
        <w:ind w:firstLine="720"/>
        <w:jc w:val="both"/>
        <w:rPr>
          <w:rFonts w:ascii="Times New Roman" w:hAnsi="Times New Roman" w:cs="Times New Roman"/>
        </w:rPr>
      </w:pPr>
      <w:r w:rsidRPr="00B30CAA">
        <w:rPr>
          <w:rFonts w:ascii="Times New Roman" w:hAnsi="Times New Roman" w:cs="Times New Roman"/>
        </w:rPr>
        <w:lastRenderedPageBreak/>
        <w:t xml:space="preserve">Tahap keempat adalah RAG Execution, yaitu tahap di mana seluruh komponen yang telah dibangun pada tahap-tahap sebelumnya diintegrasikan menjadi satu </w:t>
      </w:r>
      <w:r w:rsidRPr="00B30CAA">
        <w:rPr>
          <w:rFonts w:ascii="Times New Roman" w:hAnsi="Times New Roman" w:cs="Times New Roman"/>
          <w:i/>
          <w:iCs/>
        </w:rPr>
        <w:t>pipeline</w:t>
      </w:r>
      <w:r w:rsidRPr="00B30CAA">
        <w:rPr>
          <w:rFonts w:ascii="Times New Roman" w:hAnsi="Times New Roman" w:cs="Times New Roman"/>
        </w:rPr>
        <w:t>. Pada tahap ini, kueri yang diajukan oleh pengguna terlebih dahulu diubah menjadi vektor menggunakan model Gemini Embedding 001, kemudian vektor tersebut digunakan untuk melakukan pencarian semantik pada koleksi ChromaDB yang sesuai dengan mode pengguna</w:t>
      </w:r>
      <w:r>
        <w:rPr>
          <w:rFonts w:ascii="Times New Roman" w:hAnsi="Times New Roman" w:cs="Times New Roman"/>
        </w:rPr>
        <w:t xml:space="preserve">, </w:t>
      </w:r>
      <w:r w:rsidRPr="00B30CAA">
        <w:rPr>
          <w:rFonts w:ascii="Times New Roman" w:hAnsi="Times New Roman" w:cs="Times New Roman"/>
        </w:rPr>
        <w:t xml:space="preserve">public_kb untuk mode pelanggan, dan gabungan public_kb serta private_kb untuk mode pemilik toko, dengan nilai top-k masing-masing sebesar 15 dan 12. Dokumen-dokumen yang berhasil diambil oleh </w:t>
      </w:r>
      <w:r w:rsidRPr="00B30CAA">
        <w:rPr>
          <w:rFonts w:ascii="Times New Roman" w:hAnsi="Times New Roman" w:cs="Times New Roman"/>
          <w:i/>
          <w:iCs/>
        </w:rPr>
        <w:t>retriever</w:t>
      </w:r>
      <w:r w:rsidRPr="00B30CAA">
        <w:rPr>
          <w:rFonts w:ascii="Times New Roman" w:hAnsi="Times New Roman" w:cs="Times New Roman"/>
        </w:rPr>
        <w:t xml:space="preserve"> kemudian digabungkan dengan blok Live-Inventory Injection, yaitu mekanisme yang menyisipkan data harga dan stok aktual dari Bucket B secara langsung ke dalam konteks pada saat kueri berlangsung, tanpa perlu melakukan </w:t>
      </w:r>
      <w:r w:rsidRPr="00B30CAA">
        <w:rPr>
          <w:rFonts w:ascii="Times New Roman" w:hAnsi="Times New Roman" w:cs="Times New Roman"/>
          <w:i/>
          <w:iCs/>
        </w:rPr>
        <w:t>embedding</w:t>
      </w:r>
      <w:r w:rsidRPr="00B30CAA">
        <w:rPr>
          <w:rFonts w:ascii="Times New Roman" w:hAnsi="Times New Roman" w:cs="Times New Roman"/>
        </w:rPr>
        <w:t xml:space="preserve"> ulang. Konteks yang </w:t>
      </w:r>
      <w:r>
        <w:rPr>
          <w:rFonts w:ascii="Times New Roman" w:hAnsi="Times New Roman" w:cs="Times New Roman"/>
        </w:rPr>
        <w:t xml:space="preserve">dilengkapi </w:t>
      </w:r>
      <w:r w:rsidRPr="00B30CAA">
        <w:rPr>
          <w:rFonts w:ascii="Times New Roman" w:hAnsi="Times New Roman" w:cs="Times New Roman"/>
        </w:rPr>
        <w:t xml:space="preserve">selanjutnya diteruskan ke model LLM yang berperan sebagai </w:t>
      </w:r>
      <w:r w:rsidRPr="00B30CAA">
        <w:rPr>
          <w:rFonts w:ascii="Times New Roman" w:hAnsi="Times New Roman" w:cs="Times New Roman"/>
          <w:i/>
          <w:iCs/>
        </w:rPr>
        <w:t>generator</w:t>
      </w:r>
      <w:r w:rsidRPr="00B30CAA">
        <w:rPr>
          <w:rFonts w:ascii="Times New Roman" w:hAnsi="Times New Roman" w:cs="Times New Roman"/>
        </w:rPr>
        <w:t xml:space="preserve"> untuk menghasilkan respons akhir yang kemudian dikembalikan kepada pengguna. Seluruh alur ini diimplementasikan menggunakan LlamaIndex sebagai kerangka RAG dan Chainlit sebagai antarmuka percakapan berbasis web.</w:t>
      </w:r>
    </w:p>
    <w:p w14:paraId="2A468830" w14:textId="14993149" w:rsidR="00B30CAA" w:rsidRPr="00B30CAA" w:rsidRDefault="00B30CAA" w:rsidP="0082545F">
      <w:pPr>
        <w:spacing w:line="360" w:lineRule="auto"/>
        <w:ind w:firstLine="720"/>
        <w:jc w:val="both"/>
        <w:rPr>
          <w:rFonts w:ascii="Times New Roman" w:hAnsi="Times New Roman" w:cs="Times New Roman"/>
        </w:rPr>
      </w:pPr>
      <w:r w:rsidRPr="00B30CAA">
        <w:rPr>
          <w:rFonts w:ascii="Times New Roman" w:hAnsi="Times New Roman" w:cs="Times New Roman"/>
        </w:rPr>
        <w:t xml:space="preserve">Tahap terakhir adalah Evaluation, di mana performa sistem yang telah dibangun diukur secara objektif menggunakan kerangka evaluasi RAGAS. Pengujian dilakukan terhadap sebuah </w:t>
      </w:r>
      <w:r w:rsidRPr="00B30CAA">
        <w:rPr>
          <w:rFonts w:ascii="Times New Roman" w:hAnsi="Times New Roman" w:cs="Times New Roman"/>
          <w:i/>
          <w:iCs/>
        </w:rPr>
        <w:t>test set</w:t>
      </w:r>
      <w:r w:rsidRPr="00B30CAA">
        <w:rPr>
          <w:rFonts w:ascii="Times New Roman" w:hAnsi="Times New Roman" w:cs="Times New Roman"/>
        </w:rPr>
        <w:t xml:space="preserve"> yang terdiri dari 46 pertanyaan yang mencakup enam kategori berbeda, yaitu shop_info, product_lookup, comparison, ranking, refusal_customer, dan owner_diagnostics. Setiap pertanyaan dilengkapi dengan ground truth yang dirumuskan berdasarkan data aktual toko, sehingga evaluasi dapat dilakukan secara terukur dan dapat direproduksi. Proses penilaian memanfaatkan pendekatan LLM-as-a-Judge dengan model google/gemini-3-flash-preview sebagai model juri, yang mengevaluasi jawaban sistem terhadap lima metrik RAGAS secara otomatis, yaitu </w:t>
      </w:r>
      <w:r w:rsidRPr="00B30CAA">
        <w:rPr>
          <w:rFonts w:ascii="Times New Roman" w:hAnsi="Times New Roman" w:cs="Times New Roman"/>
          <w:i/>
          <w:iCs/>
        </w:rPr>
        <w:t>faithfulness</w:t>
      </w:r>
      <w:r w:rsidRPr="00B30CAA">
        <w:rPr>
          <w:rFonts w:ascii="Times New Roman" w:hAnsi="Times New Roman" w:cs="Times New Roman"/>
        </w:rPr>
        <w:t xml:space="preserve">, </w:t>
      </w:r>
      <w:r w:rsidRPr="00B30CAA">
        <w:rPr>
          <w:rFonts w:ascii="Times New Roman" w:hAnsi="Times New Roman" w:cs="Times New Roman"/>
          <w:i/>
          <w:iCs/>
        </w:rPr>
        <w:t>context recall</w:t>
      </w:r>
      <w:r w:rsidRPr="00B30CAA">
        <w:rPr>
          <w:rFonts w:ascii="Times New Roman" w:hAnsi="Times New Roman" w:cs="Times New Roman"/>
        </w:rPr>
        <w:t xml:space="preserve">, </w:t>
      </w:r>
      <w:r w:rsidRPr="00B30CAA">
        <w:rPr>
          <w:rFonts w:ascii="Times New Roman" w:hAnsi="Times New Roman" w:cs="Times New Roman"/>
          <w:i/>
          <w:iCs/>
        </w:rPr>
        <w:t>context precision</w:t>
      </w:r>
      <w:r w:rsidRPr="00B30CAA">
        <w:rPr>
          <w:rFonts w:ascii="Times New Roman" w:hAnsi="Times New Roman" w:cs="Times New Roman"/>
        </w:rPr>
        <w:t xml:space="preserve">, </w:t>
      </w:r>
      <w:r w:rsidRPr="00B30CAA">
        <w:rPr>
          <w:rFonts w:ascii="Times New Roman" w:hAnsi="Times New Roman" w:cs="Times New Roman"/>
          <w:i/>
          <w:iCs/>
        </w:rPr>
        <w:t>answer relevancy</w:t>
      </w:r>
      <w:r w:rsidRPr="00B30CAA">
        <w:rPr>
          <w:rFonts w:ascii="Times New Roman" w:hAnsi="Times New Roman" w:cs="Times New Roman"/>
        </w:rPr>
        <w:t xml:space="preserve">, dan </w:t>
      </w:r>
      <w:r w:rsidRPr="00B30CAA">
        <w:rPr>
          <w:rFonts w:ascii="Times New Roman" w:hAnsi="Times New Roman" w:cs="Times New Roman"/>
          <w:i/>
          <w:iCs/>
        </w:rPr>
        <w:t>answer correctness</w:t>
      </w:r>
      <w:r w:rsidRPr="00B30CAA">
        <w:rPr>
          <w:rFonts w:ascii="Times New Roman" w:hAnsi="Times New Roman" w:cs="Times New Roman"/>
        </w:rPr>
        <w:t>. Ketiga model LLM yang dipilih pada tahap Model Selection</w:t>
      </w:r>
      <w:r>
        <w:rPr>
          <w:rFonts w:ascii="Times New Roman" w:hAnsi="Times New Roman" w:cs="Times New Roman"/>
        </w:rPr>
        <w:t>, yaitu G</w:t>
      </w:r>
      <w:r w:rsidRPr="00B30CAA">
        <w:rPr>
          <w:rFonts w:ascii="Times New Roman" w:hAnsi="Times New Roman" w:cs="Times New Roman"/>
        </w:rPr>
        <w:t>emini 2.5 Flash, Qwen3.6-27b, dan DeepSeek V4 Flash</w:t>
      </w:r>
      <w:r>
        <w:rPr>
          <w:rFonts w:ascii="Times New Roman" w:hAnsi="Times New Roman" w:cs="Times New Roman"/>
        </w:rPr>
        <w:t xml:space="preserve">, </w:t>
      </w:r>
      <w:r w:rsidRPr="00B30CAA">
        <w:rPr>
          <w:rFonts w:ascii="Times New Roman" w:hAnsi="Times New Roman" w:cs="Times New Roman"/>
        </w:rPr>
        <w:t xml:space="preserve">masing-masing diuji dalam kondisi yang identik menggunakan </w:t>
      </w:r>
      <w:r w:rsidRPr="00B30CAA">
        <w:rPr>
          <w:rFonts w:ascii="Times New Roman" w:hAnsi="Times New Roman" w:cs="Times New Roman"/>
          <w:i/>
          <w:iCs/>
        </w:rPr>
        <w:t>test set</w:t>
      </w:r>
      <w:r w:rsidRPr="00B30CAA">
        <w:rPr>
          <w:rFonts w:ascii="Times New Roman" w:hAnsi="Times New Roman" w:cs="Times New Roman"/>
        </w:rPr>
        <w:t xml:space="preserve"> dan sistem </w:t>
      </w:r>
      <w:r w:rsidRPr="00B30CAA">
        <w:rPr>
          <w:rFonts w:ascii="Times New Roman" w:hAnsi="Times New Roman" w:cs="Times New Roman"/>
          <w:i/>
          <w:iCs/>
        </w:rPr>
        <w:t>prompt</w:t>
      </w:r>
      <w:r w:rsidRPr="00B30CAA">
        <w:rPr>
          <w:rFonts w:ascii="Times New Roman" w:hAnsi="Times New Roman" w:cs="Times New Roman"/>
        </w:rPr>
        <w:t xml:space="preserve"> yang sama, sehingga perbandingan antar model dapat dilakukan secara adil dan konsisten.</w:t>
      </w:r>
    </w:p>
    <w:p w14:paraId="48676FB0" w14:textId="77777777" w:rsidR="00B30CAA" w:rsidRDefault="00B30CAA" w:rsidP="0082545F">
      <w:pPr>
        <w:spacing w:line="360" w:lineRule="auto"/>
        <w:ind w:firstLine="720"/>
        <w:jc w:val="both"/>
        <w:rPr>
          <w:rFonts w:ascii="Times New Roman" w:hAnsi="Times New Roman" w:cs="Times New Roman"/>
        </w:rPr>
      </w:pPr>
    </w:p>
    <w:p w14:paraId="15672C42" w14:textId="77777777" w:rsidR="00425123" w:rsidRDefault="00425123" w:rsidP="0082545F">
      <w:pPr>
        <w:spacing w:line="360" w:lineRule="auto"/>
        <w:ind w:firstLine="720"/>
        <w:jc w:val="both"/>
        <w:rPr>
          <w:rFonts w:ascii="Times New Roman" w:hAnsi="Times New Roman" w:cs="Times New Roman"/>
        </w:rPr>
      </w:pPr>
    </w:p>
    <w:p w14:paraId="4B9A8B4D" w14:textId="77777777" w:rsidR="00425123" w:rsidRDefault="00425123" w:rsidP="0082545F">
      <w:pPr>
        <w:spacing w:line="360" w:lineRule="auto"/>
        <w:ind w:firstLine="720"/>
        <w:jc w:val="both"/>
        <w:rPr>
          <w:rFonts w:ascii="Times New Roman" w:hAnsi="Times New Roman" w:cs="Times New Roman"/>
        </w:rPr>
      </w:pPr>
    </w:p>
    <w:p w14:paraId="48FDFD92" w14:textId="77777777" w:rsidR="00425123" w:rsidRPr="00A33189" w:rsidRDefault="00425123" w:rsidP="0082545F">
      <w:pPr>
        <w:spacing w:line="360" w:lineRule="auto"/>
        <w:ind w:firstLine="720"/>
        <w:jc w:val="both"/>
        <w:rPr>
          <w:rFonts w:ascii="Times New Roman" w:hAnsi="Times New Roman" w:cs="Times New Roman"/>
        </w:rPr>
      </w:pPr>
    </w:p>
    <w:p w14:paraId="07E95C46" w14:textId="33296AF7" w:rsidR="00425123" w:rsidRPr="00425123" w:rsidRDefault="001E0C8F" w:rsidP="00425123">
      <w:pPr>
        <w:pStyle w:val="Heading2"/>
      </w:pPr>
      <w:bookmarkStart w:id="131" w:name="_Toc233123393"/>
      <w:r>
        <w:lastRenderedPageBreak/>
        <w:t>3.2</w:t>
      </w:r>
      <w:r>
        <w:tab/>
        <w:t>Metode Penelitian</w:t>
      </w:r>
      <w:bookmarkEnd w:id="131"/>
    </w:p>
    <w:p w14:paraId="104C365C" w14:textId="26E562DD" w:rsidR="001E0C8F" w:rsidRPr="00311230" w:rsidRDefault="001E0C8F" w:rsidP="0082545F">
      <w:pPr>
        <w:pStyle w:val="Heading3"/>
      </w:pPr>
      <w:bookmarkStart w:id="132" w:name="_Toc233123394"/>
      <w:r w:rsidRPr="00311230">
        <w:t>3.</w:t>
      </w:r>
      <w:r w:rsidR="00846E03" w:rsidRPr="00311230">
        <w:t>2.1</w:t>
      </w:r>
      <w:r w:rsidRPr="00311230">
        <w:tab/>
        <w:t>Metode Pengumpulan Data</w:t>
      </w:r>
      <w:bookmarkEnd w:id="132"/>
    </w:p>
    <w:p w14:paraId="5D5B4DDC" w14:textId="64D91371" w:rsidR="00311230" w:rsidRPr="005A4D4D" w:rsidRDefault="00311230" w:rsidP="0082545F">
      <w:pPr>
        <w:spacing w:line="360" w:lineRule="auto"/>
        <w:jc w:val="both"/>
        <w:rPr>
          <w:rFonts w:ascii="Times New Roman" w:hAnsi="Times New Roman" w:cs="Times New Roman"/>
          <w:lang w:eastAsia="en-ID"/>
        </w:rPr>
      </w:pPr>
      <w:r w:rsidRPr="00311230">
        <w:rPr>
          <w:rFonts w:ascii="Times New Roman" w:hAnsi="Times New Roman" w:cs="Times New Roman"/>
          <w:lang w:eastAsia="en-ID"/>
        </w:rPr>
        <w:tab/>
        <w:t xml:space="preserve">Data diperoleh melalui </w:t>
      </w:r>
      <w:r>
        <w:rPr>
          <w:rFonts w:ascii="Times New Roman" w:hAnsi="Times New Roman" w:cs="Times New Roman"/>
          <w:lang w:eastAsia="en-ID"/>
        </w:rPr>
        <w:t xml:space="preserve">satu </w:t>
      </w:r>
      <w:r w:rsidRPr="00311230">
        <w:rPr>
          <w:rFonts w:ascii="Times New Roman" w:hAnsi="Times New Roman" w:cs="Times New Roman"/>
          <w:lang w:eastAsia="en-ID"/>
        </w:rPr>
        <w:t xml:space="preserve">sumber utama. </w:t>
      </w:r>
      <w:r>
        <w:rPr>
          <w:rFonts w:ascii="Times New Roman" w:hAnsi="Times New Roman" w:cs="Times New Roman"/>
          <w:lang w:eastAsia="en-ID"/>
        </w:rPr>
        <w:t>D</w:t>
      </w:r>
      <w:r w:rsidRPr="00311230">
        <w:rPr>
          <w:rFonts w:ascii="Times New Roman" w:hAnsi="Times New Roman" w:cs="Times New Roman"/>
          <w:lang w:eastAsia="en-ID"/>
        </w:rPr>
        <w:t xml:space="preserve">ata toko dikumpulkan </w:t>
      </w:r>
      <w:r>
        <w:rPr>
          <w:rFonts w:ascii="Times New Roman" w:hAnsi="Times New Roman" w:cs="Times New Roman"/>
          <w:lang w:eastAsia="en-ID"/>
        </w:rPr>
        <w:t xml:space="preserve">menggunakan program </w:t>
      </w:r>
      <w:r w:rsidRPr="00311230">
        <w:rPr>
          <w:rFonts w:ascii="Times New Roman" w:hAnsi="Times New Roman" w:cs="Times New Roman"/>
          <w:lang w:eastAsia="en-ID"/>
        </w:rPr>
        <w:t>dari Shopee Open Platform</w:t>
      </w:r>
      <w:r w:rsidR="0015031F">
        <w:rPr>
          <w:rFonts w:ascii="Times New Roman" w:hAnsi="Times New Roman" w:cs="Times New Roman"/>
          <w:lang w:eastAsia="en-ID"/>
        </w:rPr>
        <w:t xml:space="preserve"> API, program yang dibuat merupakan hasil dari baca dokumentasi yang telah disediakan oleh Shopee Open Platform. </w:t>
      </w:r>
      <w:r w:rsidRPr="00311230">
        <w:rPr>
          <w:rFonts w:ascii="Times New Roman" w:hAnsi="Times New Roman" w:cs="Times New Roman"/>
          <w:lang w:eastAsia="en-ID"/>
        </w:rPr>
        <w:t xml:space="preserve"> </w:t>
      </w:r>
      <w:r w:rsidR="0015031F">
        <w:rPr>
          <w:rFonts w:ascii="Times New Roman" w:hAnsi="Times New Roman" w:cs="Times New Roman"/>
          <w:lang w:eastAsia="en-ID"/>
        </w:rPr>
        <w:t>S</w:t>
      </w:r>
      <w:r w:rsidRPr="00311230">
        <w:rPr>
          <w:rFonts w:ascii="Times New Roman" w:hAnsi="Times New Roman" w:cs="Times New Roman"/>
          <w:lang w:eastAsia="en-ID"/>
        </w:rPr>
        <w:t>krip ekstraksi otomatis yang dirancang diautentikasi menggunakan mekanisme HMAC-SHA256 dengan empat kredensial utama, yaitu PartnerID, PartnerKey, ShopID, dan AccessToken</w:t>
      </w:r>
      <w:r w:rsidR="0015031F">
        <w:rPr>
          <w:rFonts w:ascii="Times New Roman" w:hAnsi="Times New Roman" w:cs="Times New Roman"/>
          <w:lang w:eastAsia="en-ID"/>
        </w:rPr>
        <w:t xml:space="preserve">  untuk s</w:t>
      </w:r>
      <w:r w:rsidR="0015031F" w:rsidRPr="00311230">
        <w:rPr>
          <w:rFonts w:ascii="Times New Roman" w:hAnsi="Times New Roman" w:cs="Times New Roman"/>
          <w:lang w:eastAsia="en-ID"/>
        </w:rPr>
        <w:t>etiap permintaan ke API</w:t>
      </w:r>
      <w:r w:rsidRPr="00311230">
        <w:rPr>
          <w:rFonts w:ascii="Times New Roman" w:hAnsi="Times New Roman" w:cs="Times New Roman"/>
          <w:lang w:eastAsia="en-ID"/>
        </w:rPr>
        <w:t>. Data yang berhasil dikumpulkan diorganisir ke dalam tiga bucket sesuai karakteristik dan frekuensi perubahannya: Bucket A berisi data statis publik seperti informasi toko</w:t>
      </w:r>
      <w:r w:rsidR="005A4D4D">
        <w:rPr>
          <w:rFonts w:ascii="Times New Roman" w:hAnsi="Times New Roman" w:cs="Times New Roman"/>
          <w:lang w:eastAsia="en-ID"/>
        </w:rPr>
        <w:t xml:space="preserve"> dan</w:t>
      </w:r>
      <w:r w:rsidRPr="00311230">
        <w:rPr>
          <w:rFonts w:ascii="Times New Roman" w:hAnsi="Times New Roman" w:cs="Times New Roman"/>
          <w:lang w:eastAsia="en-ID"/>
        </w:rPr>
        <w:t xml:space="preserve"> katalog produk; Bucket B berisi data volatil berupa harga dan stok per varian yang diperbarui setiap kali pipeline dijalankan; dan Bucket C berisi </w:t>
      </w:r>
      <w:r w:rsidR="005A4D4D">
        <w:rPr>
          <w:rFonts w:ascii="Times New Roman" w:hAnsi="Times New Roman" w:cs="Times New Roman"/>
          <w:lang w:eastAsia="en-ID"/>
        </w:rPr>
        <w:t xml:space="preserve">ulasan pelanggan dan </w:t>
      </w:r>
      <w:r w:rsidRPr="00311230">
        <w:rPr>
          <w:rFonts w:ascii="Times New Roman" w:hAnsi="Times New Roman" w:cs="Times New Roman"/>
          <w:lang w:eastAsia="en-ID"/>
        </w:rPr>
        <w:t xml:space="preserve">data diagnostik privat seperti kualitas konten, pelanggaran kebijakan, dan performa toko. Seluruh data kemudian diekspor ke dalam format JSON dan CSV. </w:t>
      </w:r>
      <w:r w:rsidR="005A4D4D">
        <w:rPr>
          <w:rFonts w:ascii="Times New Roman" w:hAnsi="Times New Roman" w:cs="Times New Roman"/>
          <w:lang w:eastAsia="en-ID"/>
        </w:rPr>
        <w:t>D</w:t>
      </w:r>
      <w:r w:rsidRPr="00311230">
        <w:rPr>
          <w:rFonts w:ascii="Times New Roman" w:hAnsi="Times New Roman" w:cs="Times New Roman"/>
          <w:lang w:eastAsia="en-ID"/>
        </w:rPr>
        <w:t xml:space="preserve">ata uji berupa </w:t>
      </w:r>
      <w:r w:rsidRPr="005A4D4D">
        <w:rPr>
          <w:rFonts w:ascii="Times New Roman" w:hAnsi="Times New Roman" w:cs="Times New Roman"/>
          <w:i/>
          <w:iCs/>
          <w:lang w:eastAsia="en-ID"/>
        </w:rPr>
        <w:t>test set</w:t>
      </w:r>
      <w:r w:rsidRPr="00311230">
        <w:rPr>
          <w:rFonts w:ascii="Times New Roman" w:hAnsi="Times New Roman" w:cs="Times New Roman"/>
          <w:lang w:eastAsia="en-ID"/>
        </w:rPr>
        <w:t xml:space="preserve"> yang terdiri dari 46 pertanyaan beserta </w:t>
      </w:r>
      <w:r w:rsidRPr="005A4D4D">
        <w:rPr>
          <w:rFonts w:ascii="Times New Roman" w:hAnsi="Times New Roman" w:cs="Times New Roman"/>
          <w:i/>
          <w:iCs/>
          <w:lang w:eastAsia="en-ID"/>
        </w:rPr>
        <w:t>ground truth</w:t>
      </w:r>
      <w:r w:rsidRPr="00311230">
        <w:rPr>
          <w:rFonts w:ascii="Times New Roman" w:hAnsi="Times New Roman" w:cs="Times New Roman"/>
          <w:lang w:eastAsia="en-ID"/>
        </w:rPr>
        <w:t xml:space="preserve">-nya disusun secara manual oleh peneliti berdasarkan data aktual toko, mencakup enam kategori pertanyaan yang merepresentasikan skenario penggunaan nyata oleh pelanggan maupun pemilik toko. </w:t>
      </w:r>
    </w:p>
    <w:p w14:paraId="7907B031" w14:textId="04E14D4F" w:rsidR="001E0C8F" w:rsidRDefault="001E0C8F" w:rsidP="0082545F">
      <w:pPr>
        <w:pStyle w:val="Heading3"/>
      </w:pPr>
      <w:bookmarkStart w:id="133" w:name="_Toc233123395"/>
      <w:r>
        <w:t>3.</w:t>
      </w:r>
      <w:r w:rsidR="00846E03">
        <w:t>2.2</w:t>
      </w:r>
      <w:r>
        <w:tab/>
        <w:t>Metode Analisis Data</w:t>
      </w:r>
      <w:bookmarkEnd w:id="133"/>
    </w:p>
    <w:p w14:paraId="015DD607" w14:textId="56395D23" w:rsidR="005A4D4D" w:rsidRPr="005A4D4D" w:rsidRDefault="005A4D4D" w:rsidP="0082545F">
      <w:pPr>
        <w:spacing w:line="360" w:lineRule="auto"/>
        <w:jc w:val="both"/>
        <w:rPr>
          <w:rFonts w:ascii="Times New Roman" w:hAnsi="Times New Roman" w:cs="Times New Roman"/>
          <w:lang w:eastAsia="en-ID"/>
        </w:rPr>
      </w:pPr>
      <w:r w:rsidRPr="005A4D4D">
        <w:rPr>
          <w:rFonts w:ascii="Times New Roman" w:hAnsi="Times New Roman" w:cs="Times New Roman"/>
          <w:lang w:eastAsia="en-ID"/>
        </w:rPr>
        <w:tab/>
        <w:t xml:space="preserve">Penelitian ini menggunakan metode analisis kuantitatif berbasis kerangka evaluasi RAGAS untuk mengukur kualitas sistem RAG yang dikembangkan secara objektif. Analisis dilakukan terhadap keluaran sistem menggunakan lima metrik evaluasi, yaitu </w:t>
      </w:r>
      <w:r w:rsidRPr="005A4D4D">
        <w:rPr>
          <w:rFonts w:ascii="Times New Roman" w:hAnsi="Times New Roman" w:cs="Times New Roman"/>
          <w:i/>
          <w:iCs/>
          <w:lang w:eastAsia="en-ID"/>
        </w:rPr>
        <w:t>faithfulness</w:t>
      </w:r>
      <w:r w:rsidRPr="005A4D4D">
        <w:rPr>
          <w:rFonts w:ascii="Times New Roman" w:hAnsi="Times New Roman" w:cs="Times New Roman"/>
          <w:lang w:eastAsia="en-ID"/>
        </w:rPr>
        <w:t xml:space="preserve"> yang mengukur proporsi klaim dalam jawaban yang dapat diverifikasi dari konteks yang diberikan, </w:t>
      </w:r>
      <w:r w:rsidRPr="005A4D4D">
        <w:rPr>
          <w:rFonts w:ascii="Times New Roman" w:hAnsi="Times New Roman" w:cs="Times New Roman"/>
          <w:i/>
          <w:iCs/>
          <w:lang w:eastAsia="en-ID"/>
        </w:rPr>
        <w:t>context recall</w:t>
      </w:r>
      <w:r w:rsidRPr="005A4D4D">
        <w:rPr>
          <w:rFonts w:ascii="Times New Roman" w:hAnsi="Times New Roman" w:cs="Times New Roman"/>
          <w:lang w:eastAsia="en-ID"/>
        </w:rPr>
        <w:t xml:space="preserve"> yang mengukur kelengkapan informasi yang berhasil diambil oleh </w:t>
      </w:r>
      <w:r w:rsidRPr="005A4D4D">
        <w:rPr>
          <w:rFonts w:ascii="Times New Roman" w:hAnsi="Times New Roman" w:cs="Times New Roman"/>
          <w:i/>
          <w:iCs/>
          <w:lang w:eastAsia="en-ID"/>
        </w:rPr>
        <w:t>retriever</w:t>
      </w:r>
      <w:r w:rsidRPr="005A4D4D">
        <w:rPr>
          <w:rFonts w:ascii="Times New Roman" w:hAnsi="Times New Roman" w:cs="Times New Roman"/>
          <w:lang w:eastAsia="en-ID"/>
        </w:rPr>
        <w:t xml:space="preserve">, </w:t>
      </w:r>
      <w:r w:rsidRPr="005A4D4D">
        <w:rPr>
          <w:rFonts w:ascii="Times New Roman" w:hAnsi="Times New Roman" w:cs="Times New Roman"/>
          <w:i/>
          <w:iCs/>
          <w:lang w:eastAsia="en-ID"/>
        </w:rPr>
        <w:t>context precision</w:t>
      </w:r>
      <w:r w:rsidRPr="005A4D4D">
        <w:rPr>
          <w:rFonts w:ascii="Times New Roman" w:hAnsi="Times New Roman" w:cs="Times New Roman"/>
          <w:lang w:eastAsia="en-ID"/>
        </w:rPr>
        <w:t xml:space="preserve"> yang mengukur relevansi </w:t>
      </w:r>
      <w:r w:rsidRPr="005A4D4D">
        <w:rPr>
          <w:rFonts w:ascii="Times New Roman" w:hAnsi="Times New Roman" w:cs="Times New Roman"/>
          <w:i/>
          <w:iCs/>
          <w:lang w:eastAsia="en-ID"/>
        </w:rPr>
        <w:t xml:space="preserve">chunk </w:t>
      </w:r>
      <w:r w:rsidRPr="005A4D4D">
        <w:rPr>
          <w:rFonts w:ascii="Times New Roman" w:hAnsi="Times New Roman" w:cs="Times New Roman"/>
          <w:lang w:eastAsia="en-ID"/>
        </w:rPr>
        <w:t xml:space="preserve">yang diambil terhadap jawaban yang benar, </w:t>
      </w:r>
      <w:r w:rsidRPr="005A4D4D">
        <w:rPr>
          <w:rFonts w:ascii="Times New Roman" w:hAnsi="Times New Roman" w:cs="Times New Roman"/>
          <w:i/>
          <w:iCs/>
          <w:lang w:eastAsia="en-ID"/>
        </w:rPr>
        <w:t>answer relevancy</w:t>
      </w:r>
      <w:r w:rsidRPr="005A4D4D">
        <w:rPr>
          <w:rFonts w:ascii="Times New Roman" w:hAnsi="Times New Roman" w:cs="Times New Roman"/>
          <w:lang w:eastAsia="en-ID"/>
        </w:rPr>
        <w:t xml:space="preserve"> yang mengukur sejauh mana jawaban mengatasi pertanyaan yang diajukan, dan </w:t>
      </w:r>
      <w:r w:rsidRPr="005A4D4D">
        <w:rPr>
          <w:rFonts w:ascii="Times New Roman" w:hAnsi="Times New Roman" w:cs="Times New Roman"/>
          <w:i/>
          <w:iCs/>
          <w:lang w:eastAsia="en-ID"/>
        </w:rPr>
        <w:t>answer correctness</w:t>
      </w:r>
      <w:r w:rsidRPr="005A4D4D">
        <w:rPr>
          <w:rFonts w:ascii="Times New Roman" w:hAnsi="Times New Roman" w:cs="Times New Roman"/>
          <w:lang w:eastAsia="en-ID"/>
        </w:rPr>
        <w:t xml:space="preserve"> yang mengukur ketepatan faktual jawaban dibandingkan </w:t>
      </w:r>
      <w:r w:rsidRPr="005A4D4D">
        <w:rPr>
          <w:rFonts w:ascii="Times New Roman" w:hAnsi="Times New Roman" w:cs="Times New Roman"/>
          <w:i/>
          <w:iCs/>
          <w:lang w:eastAsia="en-ID"/>
        </w:rPr>
        <w:t>ground truth</w:t>
      </w:r>
      <w:r w:rsidRPr="005A4D4D">
        <w:rPr>
          <w:rFonts w:ascii="Times New Roman" w:hAnsi="Times New Roman" w:cs="Times New Roman"/>
          <w:lang w:eastAsia="en-ID"/>
        </w:rPr>
        <w:t>. Penilaian seluruh metrik dilakukan secara otomatis oleh model LLM-as-a-Judge menggunakan google/gemini-3-flash-preview sebagai model juri. Analisis dilakukan pada tiga tingkatan: keseluruhan, per mode pengguna (pelanggan dan. pemilik toko), dan per kategori pertanyaan, sehingga kekuatan dan kelemahan sistem dapat diidentifikasi secara detail. Perbandingan antar model LLM dilakukan pada kondisi yang identik untuk memastikan validitas hasil komparasi.</w:t>
      </w:r>
    </w:p>
    <w:p w14:paraId="433FA011" w14:textId="2088516B" w:rsidR="001E0C8F" w:rsidRPr="005A4D4D" w:rsidRDefault="001E0C8F" w:rsidP="0082545F">
      <w:pPr>
        <w:pStyle w:val="Heading3"/>
      </w:pPr>
      <w:bookmarkStart w:id="134" w:name="_Toc233123396"/>
      <w:r w:rsidRPr="005A4D4D">
        <w:lastRenderedPageBreak/>
        <w:t>3.</w:t>
      </w:r>
      <w:r w:rsidR="00846E03" w:rsidRPr="005A4D4D">
        <w:t>2.3</w:t>
      </w:r>
      <w:r w:rsidRPr="005A4D4D">
        <w:tab/>
        <w:t>Metode Pengolahan Data</w:t>
      </w:r>
      <w:bookmarkEnd w:id="134"/>
    </w:p>
    <w:p w14:paraId="0F3FDE8A" w14:textId="5201727B" w:rsidR="005A4D4D" w:rsidRPr="005A4D4D" w:rsidRDefault="005A4D4D" w:rsidP="0082545F">
      <w:pPr>
        <w:spacing w:line="360" w:lineRule="auto"/>
        <w:jc w:val="both"/>
        <w:rPr>
          <w:rFonts w:ascii="Times New Roman" w:hAnsi="Times New Roman" w:cs="Times New Roman"/>
          <w:lang w:eastAsia="en-ID"/>
        </w:rPr>
      </w:pPr>
      <w:r w:rsidRPr="005A4D4D">
        <w:rPr>
          <w:rFonts w:ascii="Times New Roman" w:hAnsi="Times New Roman" w:cs="Times New Roman"/>
          <w:lang w:eastAsia="en-ID"/>
        </w:rPr>
        <w:tab/>
        <w:t xml:space="preserve">Data mentah yang telah dikumpulkan dari API tidak langsung digunakan dalam sistem RAG, melainkan melalui serangkaian tahap pengolahan. Tahap pertama adalah integrasi dan pembersihan data menggunakan skrip masterdata.py yang menggabungkan seluruh file CSV dari berbagai bucket menggunakan item_id sebagai kunci penggabungan. Pada tahap ini dilakukan pula normalisasi tipe data, pengisian nilai kosong, ekstraksi harga minimum dan maksimum dari data varian, agregasi ulasan per produk dengan memisahkan ulasan awal dari ulasan lanjutan, serta penambahan nama kategori yang dapat dibaca manusia dari tabel </w:t>
      </w:r>
      <w:r w:rsidRPr="005A4D4D">
        <w:rPr>
          <w:rFonts w:ascii="Times New Roman" w:hAnsi="Times New Roman" w:cs="Times New Roman"/>
          <w:i/>
          <w:iCs/>
          <w:lang w:eastAsia="en-ID"/>
        </w:rPr>
        <w:t>lookup</w:t>
      </w:r>
      <w:r w:rsidRPr="005A4D4D">
        <w:rPr>
          <w:rFonts w:ascii="Times New Roman" w:hAnsi="Times New Roman" w:cs="Times New Roman"/>
          <w:lang w:eastAsia="en-ID"/>
        </w:rPr>
        <w:t xml:space="preserve"> kategori Shopee. Tahap kedua adalah konstruksi dokumen, yaitu proses mengubah data yang telah terintegrasi menjadi dokumen-dokumen tekstual dengan berbagai tipe sesuai tujuannya</w:t>
      </w:r>
      <w:r>
        <w:rPr>
          <w:rFonts w:ascii="Times New Roman" w:hAnsi="Times New Roman" w:cs="Times New Roman"/>
          <w:lang w:eastAsia="en-ID"/>
        </w:rPr>
        <w:t xml:space="preserve"> </w:t>
      </w:r>
      <w:r w:rsidRPr="005A4D4D">
        <w:rPr>
          <w:rFonts w:ascii="Times New Roman" w:hAnsi="Times New Roman" w:cs="Times New Roman"/>
          <w:lang w:eastAsia="en-ID"/>
        </w:rPr>
        <w:t xml:space="preserve">dokumen produk, dokumen ringkasan ulasan, dokumen metrik internal, dan dokumen agregat ranking. Setiap dokumen diklasifikasikan ke dalam koleksi publik atau privat berdasarkan aturan </w:t>
      </w:r>
      <w:r w:rsidRPr="005A4D4D">
        <w:rPr>
          <w:rFonts w:ascii="Times New Roman" w:hAnsi="Times New Roman" w:cs="Times New Roman"/>
          <w:i/>
          <w:iCs/>
          <w:lang w:eastAsia="en-ID"/>
        </w:rPr>
        <w:t>routing</w:t>
      </w:r>
      <w:r w:rsidRPr="005A4D4D">
        <w:rPr>
          <w:rFonts w:ascii="Times New Roman" w:hAnsi="Times New Roman" w:cs="Times New Roman"/>
          <w:lang w:eastAsia="en-ID"/>
        </w:rPr>
        <w:t xml:space="preserve"> yang telah ditetapkan. Tahap ketiga adalah proses </w:t>
      </w:r>
      <w:r w:rsidRPr="005A4D4D">
        <w:rPr>
          <w:rFonts w:ascii="Times New Roman" w:hAnsi="Times New Roman" w:cs="Times New Roman"/>
          <w:i/>
          <w:iCs/>
          <w:lang w:eastAsia="en-ID"/>
        </w:rPr>
        <w:t>embedding</w:t>
      </w:r>
      <w:r w:rsidRPr="005A4D4D">
        <w:rPr>
          <w:rFonts w:ascii="Times New Roman" w:hAnsi="Times New Roman" w:cs="Times New Roman"/>
          <w:lang w:eastAsia="en-ID"/>
        </w:rPr>
        <w:t xml:space="preserve">, di mana setiap dokumen diubah menjadi vektor representasi menggunakan model Gemini Embedding 001 melalui OpenRouter. Proses ini dilakukan secara </w:t>
      </w:r>
      <w:r w:rsidRPr="005A4D4D">
        <w:rPr>
          <w:rFonts w:ascii="Times New Roman" w:hAnsi="Times New Roman" w:cs="Times New Roman"/>
          <w:i/>
          <w:iCs/>
          <w:lang w:eastAsia="en-ID"/>
        </w:rPr>
        <w:t>batch</w:t>
      </w:r>
      <w:r w:rsidRPr="005A4D4D">
        <w:rPr>
          <w:rFonts w:ascii="Times New Roman" w:hAnsi="Times New Roman" w:cs="Times New Roman"/>
          <w:lang w:eastAsia="en-ID"/>
        </w:rPr>
        <w:t xml:space="preserve"> dengan jeda antar-</w:t>
      </w:r>
      <w:r w:rsidRPr="005A4D4D">
        <w:rPr>
          <w:rFonts w:ascii="Times New Roman" w:hAnsi="Times New Roman" w:cs="Times New Roman"/>
          <w:i/>
          <w:iCs/>
          <w:lang w:eastAsia="en-ID"/>
        </w:rPr>
        <w:t>batch</w:t>
      </w:r>
      <w:r w:rsidRPr="005A4D4D">
        <w:rPr>
          <w:rFonts w:ascii="Times New Roman" w:hAnsi="Times New Roman" w:cs="Times New Roman"/>
          <w:lang w:eastAsia="en-ID"/>
        </w:rPr>
        <w:t xml:space="preserve"> untuk menghindari </w:t>
      </w:r>
      <w:r w:rsidRPr="005A4D4D">
        <w:rPr>
          <w:rFonts w:ascii="Times New Roman" w:hAnsi="Times New Roman" w:cs="Times New Roman"/>
          <w:i/>
          <w:iCs/>
          <w:lang w:eastAsia="en-ID"/>
        </w:rPr>
        <w:t>rate limiting</w:t>
      </w:r>
      <w:r w:rsidRPr="005A4D4D">
        <w:rPr>
          <w:rFonts w:ascii="Times New Roman" w:hAnsi="Times New Roman" w:cs="Times New Roman"/>
          <w:lang w:eastAsia="en-ID"/>
        </w:rPr>
        <w:t xml:space="preserve">. Hasil </w:t>
      </w:r>
      <w:r w:rsidRPr="005A4D4D">
        <w:rPr>
          <w:rFonts w:ascii="Times New Roman" w:hAnsi="Times New Roman" w:cs="Times New Roman"/>
          <w:i/>
          <w:iCs/>
          <w:lang w:eastAsia="en-ID"/>
        </w:rPr>
        <w:t>embedding</w:t>
      </w:r>
      <w:r w:rsidRPr="005A4D4D">
        <w:rPr>
          <w:rFonts w:ascii="Times New Roman" w:hAnsi="Times New Roman" w:cs="Times New Roman"/>
          <w:lang w:eastAsia="en-ID"/>
        </w:rPr>
        <w:t xml:space="preserve"> kemudian disimpan secara persisten ke dalam dua koleksi ChromaDB yang terpisah, yaitu public_kb dan private_kb, yang siap digunakan oleh </w:t>
      </w:r>
      <w:r w:rsidRPr="005A4D4D">
        <w:rPr>
          <w:rFonts w:ascii="Times New Roman" w:hAnsi="Times New Roman" w:cs="Times New Roman"/>
          <w:i/>
          <w:iCs/>
          <w:lang w:eastAsia="en-ID"/>
        </w:rPr>
        <w:t>retriever</w:t>
      </w:r>
      <w:r w:rsidRPr="005A4D4D">
        <w:rPr>
          <w:rFonts w:ascii="Times New Roman" w:hAnsi="Times New Roman" w:cs="Times New Roman"/>
          <w:lang w:eastAsia="en-ID"/>
        </w:rPr>
        <w:t xml:space="preserve"> pada saat sistem menerima kueri dari pengguna.</w:t>
      </w:r>
    </w:p>
    <w:p w14:paraId="685B9A87" w14:textId="11BA75EC" w:rsidR="00310AFD" w:rsidRDefault="00310AFD" w:rsidP="0082545F">
      <w:pPr>
        <w:pStyle w:val="Heading2"/>
        <w:jc w:val="both"/>
        <w:rPr>
          <w:lang w:eastAsia="en-ID"/>
        </w:rPr>
      </w:pPr>
      <w:bookmarkStart w:id="135" w:name="_Toc233123397"/>
      <w:r w:rsidRPr="005A4D4D">
        <w:rPr>
          <w:lang w:eastAsia="en-ID"/>
        </w:rPr>
        <w:t>3.3</w:t>
      </w:r>
      <w:r w:rsidRPr="005A4D4D">
        <w:rPr>
          <w:lang w:eastAsia="en-ID"/>
        </w:rPr>
        <w:tab/>
        <w:t>Studi Banding Obyek Penelitian Sejenis</w:t>
      </w:r>
      <w:bookmarkEnd w:id="135"/>
    </w:p>
    <w:p w14:paraId="01AABF2B" w14:textId="7DF068E9" w:rsidR="007A7A58" w:rsidRPr="007A7A58" w:rsidRDefault="007A7A58" w:rsidP="0082545F">
      <w:pPr>
        <w:spacing w:line="360" w:lineRule="auto"/>
        <w:jc w:val="both"/>
        <w:rPr>
          <w:rFonts w:ascii="Times New Roman" w:hAnsi="Times New Roman" w:cs="Times New Roman"/>
          <w:lang w:eastAsia="en-ID"/>
        </w:rPr>
      </w:pPr>
      <w:r>
        <w:rPr>
          <w:lang w:eastAsia="en-ID"/>
        </w:rPr>
        <w:tab/>
      </w:r>
      <w:r w:rsidRPr="007A7A58">
        <w:rPr>
          <w:rFonts w:ascii="Times New Roman" w:hAnsi="Times New Roman" w:cs="Times New Roman"/>
          <w:lang w:eastAsia="en-ID"/>
        </w:rPr>
        <w:t xml:space="preserve">Penelitian yang dilakukan oleh </w:t>
      </w:r>
      <w:sdt>
        <w:sdtPr>
          <w:rPr>
            <w:rFonts w:ascii="Times New Roman" w:hAnsi="Times New Roman" w:cs="Times New Roman"/>
            <w:color w:val="000000"/>
            <w:lang w:eastAsia="en-ID"/>
          </w:rPr>
          <w:tag w:val="MENDELEY_CITATION_v3_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"/>
          <w:id w:val="-291826034"/>
          <w:placeholder>
            <w:docPart w:val="DefaultPlaceholder_-1854013440"/>
          </w:placeholder>
        </w:sdtPr>
        <w:sdtContent>
          <w:r w:rsidR="00A829E5" w:rsidRPr="00A829E5">
            <w:rPr>
              <w:rFonts w:ascii="Times New Roman" w:hAnsi="Times New Roman" w:cs="Times New Roman"/>
              <w:color w:val="000000"/>
              <w:lang w:eastAsia="en-ID"/>
            </w:rPr>
            <w:t>(Asai et al., 2023)</w:t>
          </w:r>
        </w:sdtContent>
      </w:sdt>
      <w:r w:rsidRPr="007A7A58">
        <w:rPr>
          <w:rFonts w:ascii="Times New Roman" w:hAnsi="Times New Roman" w:cs="Times New Roman"/>
          <w:lang w:eastAsia="en-ID"/>
        </w:rPr>
        <w:t xml:space="preserve"> mengusulkan sebuah kerangka kerja baru bernama </w:t>
      </w:r>
      <w:r w:rsidRPr="00AB79E2">
        <w:rPr>
          <w:rFonts w:ascii="Times New Roman" w:hAnsi="Times New Roman" w:cs="Times New Roman"/>
          <w:i/>
          <w:iCs/>
          <w:lang w:eastAsia="en-ID"/>
        </w:rPr>
        <w:t>Self-Reflective Retrieval-Augmented Generation</w:t>
      </w:r>
      <w:r w:rsidRPr="007A7A58">
        <w:rPr>
          <w:rFonts w:ascii="Times New Roman" w:hAnsi="Times New Roman" w:cs="Times New Roman"/>
          <w:lang w:eastAsia="en-ID"/>
        </w:rPr>
        <w:t xml:space="preserve"> (Self-RAG) yang dirancang untuk mengatasi keterbatasan mendasar dari sistem RAG konvensional. Dalam pendekatan RAG standar,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dilakukan pada setiap kueri</w:t>
      </w:r>
      <w:r w:rsidR="00AB79E2">
        <w:rPr>
          <w:rFonts w:ascii="Times New Roman" w:hAnsi="Times New Roman" w:cs="Times New Roman"/>
          <w:lang w:eastAsia="en-ID"/>
        </w:rPr>
        <w:t>, tidak melihat</w:t>
      </w:r>
      <w:r w:rsidRPr="007A7A58">
        <w:rPr>
          <w:rFonts w:ascii="Times New Roman" w:hAnsi="Times New Roman" w:cs="Times New Roman"/>
          <w:lang w:eastAsia="en-ID"/>
        </w:rPr>
        <w:t xml:space="preserve"> apakah informasi eksternal </w:t>
      </w:r>
      <w:r w:rsidR="00AB79E2">
        <w:rPr>
          <w:rFonts w:ascii="Times New Roman" w:hAnsi="Times New Roman" w:cs="Times New Roman"/>
          <w:lang w:eastAsia="en-ID"/>
        </w:rPr>
        <w:t xml:space="preserve"> tersebut </w:t>
      </w:r>
      <w:r w:rsidRPr="007A7A58">
        <w:rPr>
          <w:rFonts w:ascii="Times New Roman" w:hAnsi="Times New Roman" w:cs="Times New Roman"/>
          <w:lang w:eastAsia="en-ID"/>
        </w:rPr>
        <w:t xml:space="preserve">benar-benar </w:t>
      </w:r>
      <w:r w:rsidR="00AB79E2">
        <w:rPr>
          <w:rFonts w:ascii="Times New Roman" w:hAnsi="Times New Roman" w:cs="Times New Roman"/>
          <w:lang w:eastAsia="en-ID"/>
        </w:rPr>
        <w:t>diperlukan</w:t>
      </w:r>
      <w:r w:rsidRPr="007A7A58">
        <w:rPr>
          <w:rFonts w:ascii="Times New Roman" w:hAnsi="Times New Roman" w:cs="Times New Roman"/>
          <w:lang w:eastAsia="en-ID"/>
        </w:rPr>
        <w:t xml:space="preserve">, sehingga berpotensi menyisipkan konteks yang tidak relevan ke dalam proses generasi. </w:t>
      </w:r>
      <w:r w:rsidRPr="00AB79E2">
        <w:rPr>
          <w:rFonts w:ascii="Times New Roman" w:hAnsi="Times New Roman" w:cs="Times New Roman"/>
          <w:i/>
          <w:iCs/>
          <w:lang w:eastAsia="en-ID"/>
        </w:rPr>
        <w:t>Self-RAG</w:t>
      </w:r>
      <w:r w:rsidRPr="007A7A58">
        <w:rPr>
          <w:rFonts w:ascii="Times New Roman" w:hAnsi="Times New Roman" w:cs="Times New Roman"/>
          <w:lang w:eastAsia="en-ID"/>
        </w:rPr>
        <w:t xml:space="preserve"> mengatasinya dengan melatih satu model LLM tunggal untuk secara adaptif memutuskan kapan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diperlukan, mengevaluasi apakah dokumen yang diperoleh benar-benar relevan, dan mengkritisi kualitas keluarannya sendiri menggunakan </w:t>
      </w:r>
      <w:r w:rsidRPr="00AB79E2">
        <w:rPr>
          <w:rFonts w:ascii="Times New Roman" w:hAnsi="Times New Roman" w:cs="Times New Roman"/>
          <w:i/>
          <w:iCs/>
          <w:lang w:eastAsia="en-ID"/>
        </w:rPr>
        <w:t>token</w:t>
      </w:r>
      <w:r w:rsidRPr="007A7A58">
        <w:rPr>
          <w:rFonts w:ascii="Times New Roman" w:hAnsi="Times New Roman" w:cs="Times New Roman"/>
          <w:lang w:eastAsia="en-ID"/>
        </w:rPr>
        <w:t xml:space="preserve"> refleksi khusus yang disisipkan sebagai bagian dari proses generasi. Eksperimen menunjukkan bahwa </w:t>
      </w:r>
      <w:r w:rsidRPr="00AB79E2">
        <w:rPr>
          <w:rFonts w:ascii="Times New Roman" w:hAnsi="Times New Roman" w:cs="Times New Roman"/>
          <w:i/>
          <w:iCs/>
          <w:lang w:eastAsia="en-ID"/>
        </w:rPr>
        <w:t>Self-RAG</w:t>
      </w:r>
      <w:r w:rsidRPr="007A7A58">
        <w:rPr>
          <w:rFonts w:ascii="Times New Roman" w:hAnsi="Times New Roman" w:cs="Times New Roman"/>
          <w:lang w:eastAsia="en-ID"/>
        </w:rPr>
        <w:t xml:space="preserve"> dengan 7 miliar parameter mampu melampaui performa ChatGPT dan model Llama2-chat yang dilengkapi RAG pada tugas QA, penalaran, dan verifikasi fakta, sekaligus memberikan akurasi sitasi yang lebih tinggi pada generasi teks panjang </w:t>
      </w:r>
      <w:sdt>
        <w:sdtPr>
          <w:rPr>
            <w:rFonts w:ascii="Times New Roman" w:hAnsi="Times New Roman" w:cs="Times New Roman"/>
            <w:color w:val="000000"/>
            <w:lang w:eastAsia="en-ID"/>
          </w:rPr>
          <w:tag w:val="MENDELEY_CITATION_v3_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"/>
          <w:id w:val="1248085323"/>
          <w:placeholder>
            <w:docPart w:val="DefaultPlaceholder_-1854013440"/>
          </w:placeholder>
        </w:sdtPr>
        <w:sdtContent>
          <w:r w:rsidR="00A829E5" w:rsidRPr="00A829E5">
            <w:rPr>
              <w:rFonts w:ascii="Times New Roman" w:hAnsi="Times New Roman" w:cs="Times New Roman"/>
              <w:color w:val="000000"/>
              <w:lang w:eastAsia="en-ID"/>
            </w:rPr>
            <w:t>(Asai et al., 2023)</w:t>
          </w:r>
        </w:sdtContent>
      </w:sdt>
      <w:r w:rsidR="00AB79E2">
        <w:rPr>
          <w:rFonts w:ascii="Times New Roman" w:hAnsi="Times New Roman" w:cs="Times New Roman"/>
          <w:color w:val="000000"/>
          <w:lang w:eastAsia="en-ID"/>
        </w:rPr>
        <w:t>.</w:t>
      </w:r>
    </w:p>
    <w:p w14:paraId="0E74839B" w14:textId="571BC5C8" w:rsidR="007A7A58" w:rsidRPr="007A7A58" w:rsidRDefault="007A7A58" w:rsidP="0082545F">
      <w:pPr>
        <w:spacing w:line="360" w:lineRule="auto"/>
        <w:ind w:firstLine="720"/>
        <w:jc w:val="both"/>
        <w:rPr>
          <w:rFonts w:ascii="Times New Roman" w:hAnsi="Times New Roman" w:cs="Times New Roman"/>
          <w:lang w:eastAsia="en-ID"/>
        </w:rPr>
      </w:pPr>
      <w:r w:rsidRPr="007A7A58">
        <w:rPr>
          <w:rFonts w:ascii="Times New Roman" w:hAnsi="Times New Roman" w:cs="Times New Roman"/>
          <w:lang w:eastAsia="en-ID"/>
        </w:rPr>
        <w:lastRenderedPageBreak/>
        <w:t xml:space="preserve">Penelitian lain yang dilakukan oleh </w:t>
      </w:r>
      <w:sdt>
        <w:sdtPr>
          <w:rPr>
            <w:rFonts w:ascii="Times New Roman" w:hAnsi="Times New Roman" w:cs="Times New Roman"/>
            <w:color w:val="000000"/>
            <w:lang w:eastAsia="en-ID"/>
          </w:rPr>
          <w:tag w:val="MENDELEY_CITATION_v3_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"/>
          <w:id w:val="720866790"/>
          <w:placeholder>
            <w:docPart w:val="DefaultPlaceholder_-1854013440"/>
          </w:placeholder>
        </w:sdtPr>
        <w:sdtContent>
          <w:r w:rsidR="00A829E5" w:rsidRPr="00A829E5">
            <w:rPr>
              <w:rFonts w:ascii="Times New Roman" w:hAnsi="Times New Roman" w:cs="Times New Roman"/>
              <w:color w:val="000000"/>
              <w:lang w:eastAsia="en-ID"/>
            </w:rPr>
            <w:t>(Jiang et al., 2023)</w:t>
          </w:r>
        </w:sdtContent>
      </w:sdt>
      <w:r>
        <w:rPr>
          <w:rFonts w:ascii="Times New Roman" w:hAnsi="Times New Roman" w:cs="Times New Roman"/>
          <w:color w:val="000000"/>
          <w:lang w:eastAsia="en-ID"/>
        </w:rPr>
        <w:t xml:space="preserve"> </w:t>
      </w:r>
      <w:r w:rsidRPr="007A7A58">
        <w:rPr>
          <w:rFonts w:ascii="Times New Roman" w:hAnsi="Times New Roman" w:cs="Times New Roman"/>
          <w:lang w:eastAsia="en-ID"/>
        </w:rPr>
        <w:t xml:space="preserve">memperkenalkan </w:t>
      </w:r>
      <w:r w:rsidRPr="00AB79E2">
        <w:rPr>
          <w:rFonts w:ascii="Times New Roman" w:hAnsi="Times New Roman" w:cs="Times New Roman"/>
          <w:i/>
          <w:iCs/>
          <w:lang w:eastAsia="en-ID"/>
        </w:rPr>
        <w:t xml:space="preserve">Forward-Looking Active REtrieval augmented generation </w:t>
      </w:r>
      <w:r w:rsidRPr="007A7A58">
        <w:rPr>
          <w:rFonts w:ascii="Times New Roman" w:hAnsi="Times New Roman" w:cs="Times New Roman"/>
          <w:lang w:eastAsia="en-ID"/>
        </w:rPr>
        <w:t xml:space="preserve">(FLARE), sebuah metode yang secara langsung menangani kelemahan sistem RAG yang hanya melakukan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satu kali di awal berdasarkan kueri pengguna. FLARE mengusulkan mekanisme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aktif yang berulang di mana model secara proaktif menghasilkan kalimat sementara untuk langkah berikutnya dan menggunakannya sebagai kueri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ketika tingkat kepercayaan prediksi di bawah ambang batas tertentu. Dengan kata lain, model terus-menerus memperbarui konteksnya selama proses generasi berlangsung, bukan hanya di awal. Pengujian pada berbagai tugas seperti </w:t>
      </w:r>
      <w:r w:rsidRPr="00AB79E2">
        <w:rPr>
          <w:rFonts w:ascii="Times New Roman" w:hAnsi="Times New Roman" w:cs="Times New Roman"/>
          <w:i/>
          <w:iCs/>
          <w:lang w:eastAsia="en-ID"/>
        </w:rPr>
        <w:t>multi-hop question answering</w:t>
      </w:r>
      <w:r w:rsidRPr="007A7A58">
        <w:rPr>
          <w:rFonts w:ascii="Times New Roman" w:hAnsi="Times New Roman" w:cs="Times New Roman"/>
          <w:lang w:eastAsia="en-ID"/>
        </w:rPr>
        <w:t xml:space="preserve"> dan </w:t>
      </w:r>
      <w:r w:rsidRPr="00AB79E2">
        <w:rPr>
          <w:rFonts w:ascii="Times New Roman" w:hAnsi="Times New Roman" w:cs="Times New Roman"/>
          <w:i/>
          <w:iCs/>
          <w:lang w:eastAsia="en-ID"/>
        </w:rPr>
        <w:t>long-form generation</w:t>
      </w:r>
      <w:r w:rsidRPr="007A7A58">
        <w:rPr>
          <w:rFonts w:ascii="Times New Roman" w:hAnsi="Times New Roman" w:cs="Times New Roman"/>
          <w:lang w:eastAsia="en-ID"/>
        </w:rPr>
        <w:t xml:space="preserve"> menunjukkan bahwa FLARE secara konsisten mengungguli strategi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statis maupun strategi </w:t>
      </w:r>
      <w:r w:rsidRPr="00AB79E2">
        <w:rPr>
          <w:rFonts w:ascii="Times New Roman" w:hAnsi="Times New Roman" w:cs="Times New Roman"/>
          <w:i/>
          <w:iCs/>
          <w:lang w:eastAsia="en-ID"/>
        </w:rPr>
        <w:t>retrieval</w:t>
      </w:r>
      <w:r w:rsidRPr="007A7A58">
        <w:rPr>
          <w:rFonts w:ascii="Times New Roman" w:hAnsi="Times New Roman" w:cs="Times New Roman"/>
          <w:lang w:eastAsia="en-ID"/>
        </w:rPr>
        <w:t xml:space="preserve"> setiap</w:t>
      </w:r>
      <w:r w:rsidR="00AB79E2">
        <w:rPr>
          <w:rFonts w:ascii="Times New Roman" w:hAnsi="Times New Roman" w:cs="Times New Roman"/>
          <w:lang w:eastAsia="en-ID"/>
        </w:rPr>
        <w:t xml:space="preserve"> </w:t>
      </w:r>
      <w:r w:rsidRPr="00AB79E2">
        <w:rPr>
          <w:rFonts w:ascii="Times New Roman" w:hAnsi="Times New Roman" w:cs="Times New Roman"/>
          <w:i/>
          <w:iCs/>
          <w:lang w:eastAsia="en-ID"/>
        </w:rPr>
        <w:t>toke</w:t>
      </w:r>
      <w:r w:rsidRPr="007A7A58">
        <w:rPr>
          <w:rFonts w:ascii="Times New Roman" w:hAnsi="Times New Roman" w:cs="Times New Roman"/>
          <w:lang w:eastAsia="en-ID"/>
        </w:rPr>
        <w:t xml:space="preserve">n, dan mencapai keseimbangan antara akurasi jawaban dan efisiensi komputasi </w:t>
      </w:r>
      <w:sdt>
        <w:sdtPr>
          <w:rPr>
            <w:rFonts w:ascii="Times New Roman" w:hAnsi="Times New Roman" w:cs="Times New Roman"/>
            <w:color w:val="000000"/>
            <w:lang w:eastAsia="en-ID"/>
          </w:rPr>
          <w:tag w:val="MENDELEY_CITATION_v3_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"/>
          <w:id w:val="1940485279"/>
          <w:placeholder>
            <w:docPart w:val="DefaultPlaceholder_-1854013440"/>
          </w:placeholder>
        </w:sdtPr>
        <w:sdtContent>
          <w:r w:rsidR="00A829E5" w:rsidRPr="00A829E5">
            <w:rPr>
              <w:rFonts w:ascii="Times New Roman" w:hAnsi="Times New Roman" w:cs="Times New Roman"/>
              <w:color w:val="000000"/>
              <w:lang w:eastAsia="en-ID"/>
            </w:rPr>
            <w:t>(Jiang et al., 2023)</w:t>
          </w:r>
        </w:sdtContent>
      </w:sdt>
      <w:r w:rsidRPr="007A7A58">
        <w:rPr>
          <w:rFonts w:ascii="Times New Roman" w:hAnsi="Times New Roman" w:cs="Times New Roman"/>
          <w:lang w:eastAsia="en-ID"/>
        </w:rPr>
        <w:t>.</w:t>
      </w:r>
    </w:p>
    <w:p w14:paraId="26E98085" w14:textId="228E21E4" w:rsidR="007A7A58" w:rsidRPr="007A7A58" w:rsidRDefault="007A7A58" w:rsidP="0082545F">
      <w:pPr>
        <w:spacing w:line="360" w:lineRule="auto"/>
        <w:ind w:firstLine="720"/>
        <w:jc w:val="both"/>
        <w:rPr>
          <w:rFonts w:ascii="Times New Roman" w:hAnsi="Times New Roman" w:cs="Times New Roman"/>
          <w:lang w:eastAsia="en-ID"/>
        </w:rPr>
      </w:pPr>
      <w:r w:rsidRPr="007A7A58">
        <w:rPr>
          <w:rFonts w:ascii="Times New Roman" w:hAnsi="Times New Roman" w:cs="Times New Roman"/>
          <w:lang w:eastAsia="en-ID"/>
        </w:rPr>
        <w:t xml:space="preserve">Sementara itu, </w:t>
      </w:r>
      <w:sdt>
        <w:sdtPr>
          <w:rPr>
            <w:rFonts w:ascii="Times New Roman" w:hAnsi="Times New Roman" w:cs="Times New Roman"/>
            <w:color w:val="000000"/>
            <w:lang w:eastAsia="en-ID"/>
          </w:rPr>
          <w:tag w:val="MENDELEY_CITATION_v3_eyJjaXRhdGlvbklEIjoiTUVOREVMRVlfQ0lUQVRJT05fNmU0ZWQ1YTUtNzYyZC00Nzg4LTk4NWEtMThlOGMwYWFjNTg0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
          <w:id w:val="-1156835814"/>
          <w:placeholder>
            <w:docPart w:val="DefaultPlaceholder_-1854013440"/>
          </w:placeholder>
        </w:sdtPr>
        <w:sdtContent>
          <w:r w:rsidR="00A829E5" w:rsidRPr="00A829E5">
            <w:rPr>
              <w:rFonts w:ascii="Times New Roman" w:hAnsi="Times New Roman" w:cs="Times New Roman"/>
              <w:color w:val="000000"/>
              <w:lang w:eastAsia="en-ID"/>
            </w:rPr>
            <w:t>(Zeng et al., 2024)</w:t>
          </w:r>
        </w:sdtContent>
      </w:sdt>
      <w:r w:rsidR="00AB79E2">
        <w:rPr>
          <w:rFonts w:ascii="Times New Roman" w:hAnsi="Times New Roman" w:cs="Times New Roman"/>
          <w:color w:val="000000"/>
          <w:lang w:eastAsia="en-ID"/>
        </w:rPr>
        <w:t xml:space="preserve"> </w:t>
      </w:r>
      <w:r w:rsidRPr="007A7A58">
        <w:rPr>
          <w:rFonts w:ascii="Times New Roman" w:hAnsi="Times New Roman" w:cs="Times New Roman"/>
          <w:lang w:eastAsia="en-ID"/>
        </w:rPr>
        <w:t xml:space="preserve">mengeksplorasi sisi keamanan dari sistem RAG, khususnya pada skenario di mana basis pengetahuan mengandung data sensitif yang seharusnya tidak diungkapkan kepada semua pengguna. Penelitian ini mendemonstrasikan bahwa sistem RAG yang mencampur data publik dan data privat dalam satu koleksi tunggal rentan terhadap serangan ekstraksi informasi, di mana penyerang dapat merumuskan kueri yang dirancang untuk memancing model mengungkapkan data internal dari basis pengetahuan. Dari analisis yang dilakukan terhadap berbagai skenario serangan, </w:t>
      </w:r>
      <w:sdt>
        <w:sdtPr>
          <w:rPr>
            <w:rFonts w:ascii="Times New Roman" w:hAnsi="Times New Roman" w:cs="Times New Roman"/>
            <w:color w:val="000000"/>
            <w:lang w:eastAsia="en-ID"/>
          </w:rPr>
          <w:tag w:val="MENDELEY_CITATION_v3_eyJjaXRhdGlvbklEIjoiTUVOREVMRVlfQ0lUQVRJT05fNzc5OWRhNmYtZTdkOC00ZjliLWJhOGUtOGQwMjljMTJlYmQ0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
          <w:id w:val="1999372047"/>
          <w:placeholder>
            <w:docPart w:val="DefaultPlaceholder_-1854013440"/>
          </w:placeholder>
        </w:sdtPr>
        <w:sdtContent>
          <w:r w:rsidR="00A829E5" w:rsidRPr="00A829E5">
            <w:rPr>
              <w:rFonts w:ascii="Times New Roman" w:hAnsi="Times New Roman" w:cs="Times New Roman"/>
              <w:color w:val="000000"/>
              <w:lang w:eastAsia="en-ID"/>
            </w:rPr>
            <w:t>(Zeng et al., 2024)</w:t>
          </w:r>
        </w:sdtContent>
      </w:sdt>
      <w:r w:rsidR="00AB79E2">
        <w:rPr>
          <w:rFonts w:ascii="Times New Roman" w:hAnsi="Times New Roman" w:cs="Times New Roman"/>
          <w:color w:val="000000"/>
          <w:lang w:eastAsia="en-ID"/>
        </w:rPr>
        <w:t xml:space="preserve"> </w:t>
      </w:r>
      <w:r w:rsidRPr="007A7A58">
        <w:rPr>
          <w:rFonts w:ascii="Times New Roman" w:hAnsi="Times New Roman" w:cs="Times New Roman"/>
          <w:lang w:eastAsia="en-ID"/>
        </w:rPr>
        <w:t>menyimpulkan bahwa pemisahan pada lapisan retrieval merupakan mitigasi yang secara arsitektural lebih andal dibandingkan pembatasan melalui instruksi pada level sistem prompt semata, karena instruksi prompt tidak dapat mencegah dokumen privat masuk ke dalam konteks LLM jika retriever tidak dipisahkan sejak awal.</w:t>
      </w:r>
    </w:p>
    <w:p w14:paraId="66F42310" w14:textId="7940FC59" w:rsidR="007A7A58" w:rsidRPr="007A7A58" w:rsidRDefault="007A7A58" w:rsidP="0082545F">
      <w:pPr>
        <w:spacing w:line="360" w:lineRule="auto"/>
        <w:ind w:firstLine="720"/>
        <w:jc w:val="both"/>
        <w:rPr>
          <w:rFonts w:ascii="Times New Roman" w:hAnsi="Times New Roman" w:cs="Times New Roman"/>
          <w:lang w:eastAsia="en-ID"/>
        </w:rPr>
      </w:pPr>
      <w:r>
        <w:rPr>
          <w:rFonts w:ascii="Times New Roman" w:hAnsi="Times New Roman" w:cs="Times New Roman"/>
          <w:lang w:eastAsia="en-ID"/>
        </w:rPr>
        <w:t>P</w:t>
      </w:r>
      <w:r w:rsidRPr="007A7A58">
        <w:rPr>
          <w:rFonts w:ascii="Times New Roman" w:hAnsi="Times New Roman" w:cs="Times New Roman"/>
          <w:lang w:eastAsia="en-ID"/>
        </w:rPr>
        <w:t>enelitian ini memiliki beberapa</w:t>
      </w:r>
      <w:r>
        <w:rPr>
          <w:rFonts w:ascii="Times New Roman" w:hAnsi="Times New Roman" w:cs="Times New Roman"/>
          <w:lang w:eastAsia="en-ID"/>
        </w:rPr>
        <w:t xml:space="preserve"> perbedaan sekaligus menjadi kontribus dari penelitian ini.</w:t>
      </w:r>
      <w:r w:rsidRPr="007A7A58">
        <w:rPr>
          <w:rFonts w:ascii="Times New Roman" w:hAnsi="Times New Roman" w:cs="Times New Roman"/>
          <w:lang w:eastAsia="en-ID"/>
        </w:rPr>
        <w:t xml:space="preserve"> Self-RAG dan FLARE dirancang untuk </w:t>
      </w:r>
      <w:r w:rsidRPr="008B3C9B">
        <w:rPr>
          <w:rFonts w:ascii="Times New Roman" w:hAnsi="Times New Roman" w:cs="Times New Roman"/>
          <w:i/>
          <w:iCs/>
          <w:lang w:eastAsia="en-ID"/>
        </w:rPr>
        <w:t>domain</w:t>
      </w:r>
      <w:r w:rsidRPr="007A7A58">
        <w:rPr>
          <w:rFonts w:ascii="Times New Roman" w:hAnsi="Times New Roman" w:cs="Times New Roman"/>
          <w:lang w:eastAsia="en-ID"/>
        </w:rPr>
        <w:t xml:space="preserve"> berbahasa Inggris dan tidak mempertimbangkan adanya perbedaan hak akses antar pengguna, sehingga keseluruhan basis pengetahuan dapat diakses oleh siapa pun yang mengajukan kueri. Penelitian ini memperluas konsep tersebut dengan menerapkan dual-collection architecture pada ChromaDB yang secara fisik memisahkan public_kb dan private_kb, sehingga retrieval untuk mode pelanggan hanya dapat menjangkau dokumen publik terlepas dari bagaimana kueri dirumuskan — sebuah pendekatan yang secara langsung mengimplementasikan rekomendasi arsitektural yang diusulkan oleh</w:t>
      </w:r>
      <w:r w:rsidR="00AB79E2">
        <w:rPr>
          <w:rFonts w:ascii="Times New Roman" w:hAnsi="Times New Roman" w:cs="Times New Roman"/>
          <w:lang w:eastAsia="en-ID"/>
        </w:rPr>
        <w:t xml:space="preserve"> </w:t>
      </w:r>
      <w:sdt>
        <w:sdtPr>
          <w:rPr>
            <w:rFonts w:ascii="Times New Roman" w:hAnsi="Times New Roman" w:cs="Times New Roman"/>
            <w:color w:val="000000"/>
            <w:lang w:eastAsia="en-ID"/>
          </w:rPr>
          <w:tag w:val="MENDELEY_CITATION_v3_eyJjaXRhdGlvbklEIjoiTUVOREVMRVlfQ0lUQVRJT05fZGFiNWEyNzQtZDkxZi00OWIxLWI3ZDEtYzNjOGMyOWY3ZmZh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
          <w:id w:val="1494835030"/>
          <w:placeholder>
            <w:docPart w:val="DefaultPlaceholder_-1854013440"/>
          </w:placeholder>
        </w:sdtPr>
        <w:sdtContent>
          <w:r w:rsidR="00A829E5" w:rsidRPr="00A829E5">
            <w:rPr>
              <w:rFonts w:ascii="Times New Roman" w:hAnsi="Times New Roman" w:cs="Times New Roman"/>
              <w:color w:val="000000"/>
              <w:lang w:eastAsia="en-ID"/>
            </w:rPr>
            <w:t>(Zeng et al., 2024)</w:t>
          </w:r>
        </w:sdtContent>
      </w:sdt>
      <w:r w:rsidRPr="007A7A58">
        <w:rPr>
          <w:rFonts w:ascii="Times New Roman" w:hAnsi="Times New Roman" w:cs="Times New Roman"/>
          <w:lang w:eastAsia="en-ID"/>
        </w:rPr>
        <w:t xml:space="preserve">. Selain itu, penelitian ini menambahkan mekanisme live-inventory injection yang menyisipkan data harga dan stok aktual dari Shopee Open Platform API ke dalam konteks pada saat kueri berlangsung, mengatasi keterbatasan pendekatan statis </w:t>
      </w:r>
      <w:r w:rsidRPr="007A7A58">
        <w:rPr>
          <w:rFonts w:ascii="Times New Roman" w:hAnsi="Times New Roman" w:cs="Times New Roman"/>
          <w:lang w:eastAsia="en-ID"/>
        </w:rPr>
        <w:lastRenderedPageBreak/>
        <w:t>yang hanya mengandalkan dokumen yang telah diembedding sebelumnya. Terakhir, penelitian ini berfokus pada domain e-commerce berbahasa Indonesia dengan evaluasi terstruktur menggunakan kerangka RAGAS pada 46 sampel uji lintas enam kategori pertanyaan, menjadikannya salah satu implementasi RAG multi-peran pertama dalam konteks pasar lokal Indonesia.</w:t>
      </w:r>
    </w:p>
    <w:p w14:paraId="6597C46B" w14:textId="0409F9AC" w:rsidR="00FE1E37" w:rsidRDefault="00FE1E37">
      <w:pPr>
        <w:rPr>
          <w:rFonts w:ascii="Times New Roman" w:hAnsi="Times New Roman" w:cs="Times New Roman"/>
          <w:lang w:eastAsia="en-ID"/>
        </w:rPr>
      </w:pPr>
      <w:r>
        <w:rPr>
          <w:rFonts w:ascii="Times New Roman" w:hAnsi="Times New Roman" w:cs="Times New Roman"/>
          <w:lang w:eastAsia="en-ID"/>
        </w:rPr>
        <w:br w:type="page"/>
      </w:r>
    </w:p>
    <w:p w14:paraId="19C011B4" w14:textId="65DD123B" w:rsidR="005A4D4D" w:rsidRDefault="007D6454" w:rsidP="00FE1E37">
      <w:pPr>
        <w:pStyle w:val="Heading1"/>
      </w:pPr>
      <w:bookmarkStart w:id="136" w:name="_Toc233123398"/>
      <w:r>
        <w:lastRenderedPageBreak/>
        <w:t>BAB IV</w:t>
      </w:r>
      <w:bookmarkEnd w:id="136"/>
    </w:p>
    <w:p w14:paraId="1E0A2D70" w14:textId="2843E1FD" w:rsidR="007D6454" w:rsidRDefault="007D6454" w:rsidP="0082545F">
      <w:pPr>
        <w:spacing w:line="360" w:lineRule="auto"/>
        <w:jc w:val="center"/>
        <w:rPr>
          <w:rFonts w:ascii="Times New Roman" w:hAnsi="Times New Roman" w:cs="Times New Roman"/>
          <w:b/>
          <w:bCs/>
          <w:sz w:val="28"/>
          <w:szCs w:val="28"/>
        </w:rPr>
      </w:pPr>
      <w:r w:rsidRPr="007D6454">
        <w:rPr>
          <w:rFonts w:ascii="Times New Roman" w:hAnsi="Times New Roman" w:cs="Times New Roman"/>
          <w:b/>
          <w:bCs/>
          <w:sz w:val="28"/>
          <w:szCs w:val="28"/>
        </w:rPr>
        <w:t>HASIL DAN PEMBAHASAN</w:t>
      </w:r>
    </w:p>
    <w:p w14:paraId="51662041" w14:textId="3483A408" w:rsidR="00584631" w:rsidRPr="007D6454" w:rsidRDefault="00584631" w:rsidP="0082545F">
      <w:pPr>
        <w:pStyle w:val="Heading2"/>
      </w:pPr>
      <w:bookmarkStart w:id="137" w:name="_Toc233123399"/>
      <w:r>
        <w:t>4.1</w:t>
      </w:r>
      <w:r w:rsidR="001C3C13">
        <w:tab/>
      </w:r>
      <w:r>
        <w:t>Hasil</w:t>
      </w:r>
      <w:bookmarkEnd w:id="137"/>
    </w:p>
    <w:p w14:paraId="0F23AF34" w14:textId="100E5887" w:rsidR="005A4D4D" w:rsidRDefault="00772855" w:rsidP="0082545F">
      <w:pPr>
        <w:pStyle w:val="Heading3"/>
      </w:pPr>
      <w:bookmarkStart w:id="138" w:name="_Toc233123400"/>
      <w:r>
        <w:t>4.1</w:t>
      </w:r>
      <w:r w:rsidR="00584631">
        <w:t>.1</w:t>
      </w:r>
      <w:r w:rsidR="001C3C13">
        <w:tab/>
      </w:r>
      <w:r>
        <w:t>Hasil Data Gathering</w:t>
      </w:r>
      <w:bookmarkEnd w:id="138"/>
    </w:p>
    <w:p w14:paraId="65C6F86C" w14:textId="571292E8" w:rsidR="00772855" w:rsidRPr="00E60085" w:rsidRDefault="00772855" w:rsidP="0082545F">
      <w:pPr>
        <w:spacing w:line="360" w:lineRule="auto"/>
        <w:jc w:val="both"/>
        <w:rPr>
          <w:rFonts w:ascii="Times New Roman" w:hAnsi="Times New Roman" w:cs="Times New Roman"/>
        </w:rPr>
      </w:pPr>
      <w:r>
        <w:tab/>
      </w:r>
      <w:r w:rsidRPr="00E60085">
        <w:rPr>
          <w:rFonts w:ascii="Times New Roman" w:hAnsi="Times New Roman" w:cs="Times New Roman"/>
        </w:rPr>
        <w:t xml:space="preserve">Proses </w:t>
      </w:r>
      <w:r w:rsidRPr="00E60085">
        <w:rPr>
          <w:rFonts w:ascii="Times New Roman" w:hAnsi="Times New Roman" w:cs="Times New Roman"/>
          <w:i/>
          <w:iCs/>
        </w:rPr>
        <w:t>data gathering</w:t>
      </w:r>
      <w:r w:rsidRPr="00E60085">
        <w:rPr>
          <w:rFonts w:ascii="Times New Roman" w:hAnsi="Times New Roman" w:cs="Times New Roman"/>
        </w:rPr>
        <w:t xml:space="preserve"> dilakukan dengan menggunakan sebuah </w:t>
      </w:r>
      <w:r w:rsidRPr="00E60085">
        <w:rPr>
          <w:rFonts w:ascii="Times New Roman" w:hAnsi="Times New Roman" w:cs="Times New Roman"/>
          <w:i/>
          <w:iCs/>
        </w:rPr>
        <w:t>pipeline</w:t>
      </w:r>
      <w:r w:rsidRPr="00E60085">
        <w:rPr>
          <w:rFonts w:ascii="Times New Roman" w:hAnsi="Times New Roman" w:cs="Times New Roman"/>
        </w:rPr>
        <w:t xml:space="preserve"> ekstraksi otomatis yang mengakses Shopee Open Platform API dengan autentikasi HMAC-SHA256. </w:t>
      </w:r>
      <w:r w:rsidRPr="00E60085">
        <w:rPr>
          <w:rFonts w:ascii="Times New Roman" w:hAnsi="Times New Roman" w:cs="Times New Roman"/>
          <w:i/>
          <w:iCs/>
        </w:rPr>
        <w:t>Pipeline</w:t>
      </w:r>
      <w:r w:rsidRPr="00E60085">
        <w:rPr>
          <w:rFonts w:ascii="Times New Roman" w:hAnsi="Times New Roman" w:cs="Times New Roman"/>
        </w:rPr>
        <w:t xml:space="preserve"> berhasil mengumpulkan seluruh data yang dibutuhkan dari toko tanpa ada yang terlewat, diverifikasi melalui cek integrasi pasca penjalanan. Tabel 4.1 merangkum hasil pengumpulan data dari masing-masing </w:t>
      </w:r>
      <w:r w:rsidRPr="00E60085">
        <w:rPr>
          <w:rFonts w:ascii="Times New Roman" w:hAnsi="Times New Roman" w:cs="Times New Roman"/>
          <w:i/>
          <w:iCs/>
        </w:rPr>
        <w:t>bucket</w:t>
      </w:r>
      <w:r w:rsidRPr="00E60085">
        <w:rPr>
          <w:rFonts w:ascii="Times New Roman" w:hAnsi="Times New Roman" w:cs="Times New Roman"/>
        </w:rPr>
        <w:t>.</w:t>
      </w:r>
    </w:p>
    <w:tbl>
      <w:tblPr>
        <w:tblStyle w:val="TableGrid"/>
        <w:tblW w:w="9307" w:type="dxa"/>
        <w:tblLayout w:type="fixed"/>
        <w:tblLook w:val="04A0" w:firstRow="1" w:lastRow="0" w:firstColumn="1" w:lastColumn="0" w:noHBand="0" w:noVBand="1"/>
      </w:tblPr>
      <w:tblGrid>
        <w:gridCol w:w="1459"/>
        <w:gridCol w:w="2780"/>
        <w:gridCol w:w="2927"/>
        <w:gridCol w:w="2141"/>
      </w:tblGrid>
      <w:tr w:rsidR="00772855" w:rsidRPr="00E60085" w14:paraId="62652C03" w14:textId="77777777" w:rsidTr="00425123">
        <w:trPr>
          <w:trHeight w:val="540"/>
        </w:trPr>
        <w:tc>
          <w:tcPr>
            <w:tcW w:w="1459" w:type="dxa"/>
          </w:tcPr>
          <w:p w14:paraId="7D266972" w14:textId="6AD3083E"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w:t>
            </w:r>
          </w:p>
        </w:tc>
        <w:tc>
          <w:tcPr>
            <w:tcW w:w="2780" w:type="dxa"/>
          </w:tcPr>
          <w:p w14:paraId="45A8410F" w14:textId="32BDCA64"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 xml:space="preserve">Endpoint </w:t>
            </w:r>
          </w:p>
        </w:tc>
        <w:tc>
          <w:tcPr>
            <w:tcW w:w="2927" w:type="dxa"/>
          </w:tcPr>
          <w:p w14:paraId="62D4C605" w14:textId="546DCE3F"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Catatan</w:t>
            </w:r>
          </w:p>
        </w:tc>
        <w:tc>
          <w:tcPr>
            <w:tcW w:w="2141" w:type="dxa"/>
          </w:tcPr>
          <w:p w14:paraId="17BDAB66" w14:textId="3736F2AD"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Jumlah</w:t>
            </w:r>
          </w:p>
        </w:tc>
      </w:tr>
      <w:tr w:rsidR="00772855" w:rsidRPr="00E60085" w14:paraId="2B7FD154" w14:textId="77777777" w:rsidTr="00425123">
        <w:trPr>
          <w:trHeight w:val="540"/>
        </w:trPr>
        <w:tc>
          <w:tcPr>
            <w:tcW w:w="1459" w:type="dxa"/>
          </w:tcPr>
          <w:p w14:paraId="5E5665A0" w14:textId="11952026"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A</w:t>
            </w:r>
          </w:p>
        </w:tc>
        <w:tc>
          <w:tcPr>
            <w:tcW w:w="2780" w:type="dxa"/>
          </w:tcPr>
          <w:p w14:paraId="3385929A" w14:textId="230A9029"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get_item_base_info</w:t>
            </w:r>
          </w:p>
        </w:tc>
        <w:tc>
          <w:tcPr>
            <w:tcW w:w="2927" w:type="dxa"/>
          </w:tcPr>
          <w:p w14:paraId="2655F1DE" w14:textId="69E8C3F3"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Produk aktif</w:t>
            </w:r>
          </w:p>
        </w:tc>
        <w:tc>
          <w:tcPr>
            <w:tcW w:w="2141" w:type="dxa"/>
          </w:tcPr>
          <w:p w14:paraId="4A2C95E8" w14:textId="1F327FFC"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299 Produk</w:t>
            </w:r>
          </w:p>
        </w:tc>
      </w:tr>
      <w:tr w:rsidR="00772855" w:rsidRPr="00E60085" w14:paraId="721E2AF7" w14:textId="77777777" w:rsidTr="00425123">
        <w:trPr>
          <w:trHeight w:val="540"/>
        </w:trPr>
        <w:tc>
          <w:tcPr>
            <w:tcW w:w="1459" w:type="dxa"/>
          </w:tcPr>
          <w:p w14:paraId="618E5A81" w14:textId="0927B038"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A</w:t>
            </w:r>
          </w:p>
        </w:tc>
        <w:tc>
          <w:tcPr>
            <w:tcW w:w="2780" w:type="dxa"/>
          </w:tcPr>
          <w:p w14:paraId="2D3302A5" w14:textId="6CA1D7B3"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get_item_extra_info</w:t>
            </w:r>
          </w:p>
        </w:tc>
        <w:tc>
          <w:tcPr>
            <w:tcW w:w="2927" w:type="dxa"/>
          </w:tcPr>
          <w:p w14:paraId="18F9507B" w14:textId="1923FA2E"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Informasi tambahan</w:t>
            </w:r>
          </w:p>
        </w:tc>
        <w:tc>
          <w:tcPr>
            <w:tcW w:w="2141" w:type="dxa"/>
          </w:tcPr>
          <w:p w14:paraId="2F913EAC" w14:textId="12A8A0AD"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299 Produk</w:t>
            </w:r>
          </w:p>
        </w:tc>
      </w:tr>
      <w:tr w:rsidR="00772855" w:rsidRPr="00E60085" w14:paraId="4F98980B" w14:textId="77777777" w:rsidTr="00425123">
        <w:trPr>
          <w:trHeight w:val="540"/>
        </w:trPr>
        <w:tc>
          <w:tcPr>
            <w:tcW w:w="1459" w:type="dxa"/>
          </w:tcPr>
          <w:p w14:paraId="0A6347CF" w14:textId="7031583B"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A</w:t>
            </w:r>
          </w:p>
        </w:tc>
        <w:tc>
          <w:tcPr>
            <w:tcW w:w="2780" w:type="dxa"/>
          </w:tcPr>
          <w:p w14:paraId="1DC69044" w14:textId="5B33B8F8"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get_shop_info</w:t>
            </w:r>
          </w:p>
        </w:tc>
        <w:tc>
          <w:tcPr>
            <w:tcW w:w="2927" w:type="dxa"/>
          </w:tcPr>
          <w:p w14:paraId="65993FCA" w14:textId="15686C34"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Informasi toko</w:t>
            </w:r>
          </w:p>
        </w:tc>
        <w:tc>
          <w:tcPr>
            <w:tcW w:w="2141" w:type="dxa"/>
          </w:tcPr>
          <w:p w14:paraId="43312656" w14:textId="74EA5802"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1 Toko</w:t>
            </w:r>
          </w:p>
        </w:tc>
      </w:tr>
      <w:tr w:rsidR="00772855" w:rsidRPr="00E60085" w14:paraId="776084BA" w14:textId="77777777" w:rsidTr="00425123">
        <w:trPr>
          <w:trHeight w:val="540"/>
        </w:trPr>
        <w:tc>
          <w:tcPr>
            <w:tcW w:w="1459" w:type="dxa"/>
          </w:tcPr>
          <w:p w14:paraId="5F9B457E" w14:textId="1B4DB17A"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B</w:t>
            </w:r>
          </w:p>
        </w:tc>
        <w:tc>
          <w:tcPr>
            <w:tcW w:w="2780" w:type="dxa"/>
          </w:tcPr>
          <w:p w14:paraId="62C5D933" w14:textId="59355895"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get_model_list</w:t>
            </w:r>
          </w:p>
        </w:tc>
        <w:tc>
          <w:tcPr>
            <w:tcW w:w="2927" w:type="dxa"/>
          </w:tcPr>
          <w:p w14:paraId="5B2A5EFB" w14:textId="50E79880"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Harga &amp; stok</w:t>
            </w:r>
          </w:p>
        </w:tc>
        <w:tc>
          <w:tcPr>
            <w:tcW w:w="2141" w:type="dxa"/>
          </w:tcPr>
          <w:p w14:paraId="038A9AC7" w14:textId="758B70A7"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299 Produk</w:t>
            </w:r>
          </w:p>
        </w:tc>
      </w:tr>
      <w:tr w:rsidR="00772855" w:rsidRPr="00E60085" w14:paraId="1C25A30A" w14:textId="77777777" w:rsidTr="00425123">
        <w:trPr>
          <w:trHeight w:val="519"/>
        </w:trPr>
        <w:tc>
          <w:tcPr>
            <w:tcW w:w="1459" w:type="dxa"/>
          </w:tcPr>
          <w:p w14:paraId="16ED0967" w14:textId="35337697"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C</w:t>
            </w:r>
          </w:p>
        </w:tc>
        <w:tc>
          <w:tcPr>
            <w:tcW w:w="2780" w:type="dxa"/>
          </w:tcPr>
          <w:p w14:paraId="1E8E7C94" w14:textId="09B7720E"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get_comment</w:t>
            </w:r>
          </w:p>
        </w:tc>
        <w:tc>
          <w:tcPr>
            <w:tcW w:w="2927" w:type="dxa"/>
          </w:tcPr>
          <w:p w14:paraId="5B4DEA2B" w14:textId="53945AC8"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Ulasan Pelanggan</w:t>
            </w:r>
          </w:p>
        </w:tc>
        <w:tc>
          <w:tcPr>
            <w:tcW w:w="2141" w:type="dxa"/>
          </w:tcPr>
          <w:p w14:paraId="571D5A7F" w14:textId="1B58570A"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16.000 Ulasan</w:t>
            </w:r>
          </w:p>
        </w:tc>
      </w:tr>
      <w:tr w:rsidR="00772855" w:rsidRPr="00E60085" w14:paraId="5B4F119C" w14:textId="77777777" w:rsidTr="00425123">
        <w:trPr>
          <w:trHeight w:val="1103"/>
        </w:trPr>
        <w:tc>
          <w:tcPr>
            <w:tcW w:w="1459" w:type="dxa"/>
          </w:tcPr>
          <w:p w14:paraId="4794E76D" w14:textId="5DD7C2DD"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C</w:t>
            </w:r>
          </w:p>
        </w:tc>
        <w:tc>
          <w:tcPr>
            <w:tcW w:w="2780" w:type="dxa"/>
          </w:tcPr>
          <w:p w14:paraId="367F1B1D" w14:textId="3037B70C"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get_item_content_diagnosis_result</w:t>
            </w:r>
          </w:p>
        </w:tc>
        <w:tc>
          <w:tcPr>
            <w:tcW w:w="2927" w:type="dxa"/>
          </w:tcPr>
          <w:p w14:paraId="453FEB32" w14:textId="5FEBF94E"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Diagnostik kualitas konten</w:t>
            </w:r>
          </w:p>
        </w:tc>
        <w:tc>
          <w:tcPr>
            <w:tcW w:w="2141" w:type="dxa"/>
          </w:tcPr>
          <w:p w14:paraId="402EB7D4" w14:textId="2FA13F74"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299 Produk</w:t>
            </w:r>
          </w:p>
        </w:tc>
      </w:tr>
      <w:tr w:rsidR="00772855" w:rsidRPr="00E60085" w14:paraId="3625D7E5" w14:textId="77777777" w:rsidTr="00425123">
        <w:trPr>
          <w:trHeight w:val="1081"/>
        </w:trPr>
        <w:tc>
          <w:tcPr>
            <w:tcW w:w="1459" w:type="dxa"/>
          </w:tcPr>
          <w:p w14:paraId="5133B1A1" w14:textId="02CE3D8C"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C</w:t>
            </w:r>
          </w:p>
        </w:tc>
        <w:tc>
          <w:tcPr>
            <w:tcW w:w="2780" w:type="dxa"/>
          </w:tcPr>
          <w:p w14:paraId="47324A19" w14:textId="02612D38"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get_item_list_by_content_diagnosis</w:t>
            </w:r>
          </w:p>
        </w:tc>
        <w:tc>
          <w:tcPr>
            <w:tcW w:w="2927" w:type="dxa"/>
          </w:tcPr>
          <w:p w14:paraId="6F518E66" w14:textId="55DF0D52"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Item kualtias rendah</w:t>
            </w:r>
          </w:p>
        </w:tc>
        <w:tc>
          <w:tcPr>
            <w:tcW w:w="2141" w:type="dxa"/>
          </w:tcPr>
          <w:p w14:paraId="26D0DFC9" w14:textId="01A33141"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48 Produk (LOW)</w:t>
            </w:r>
          </w:p>
        </w:tc>
      </w:tr>
      <w:tr w:rsidR="00772855" w:rsidRPr="00E60085" w14:paraId="23898AFA" w14:textId="77777777" w:rsidTr="00425123">
        <w:trPr>
          <w:trHeight w:val="540"/>
        </w:trPr>
        <w:tc>
          <w:tcPr>
            <w:tcW w:w="1459" w:type="dxa"/>
          </w:tcPr>
          <w:p w14:paraId="2F463C96" w14:textId="1480FBF6"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C</w:t>
            </w:r>
          </w:p>
        </w:tc>
        <w:tc>
          <w:tcPr>
            <w:tcW w:w="2780" w:type="dxa"/>
          </w:tcPr>
          <w:p w14:paraId="348F1697" w14:textId="4537A944"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get_item_violation_info</w:t>
            </w:r>
          </w:p>
        </w:tc>
        <w:tc>
          <w:tcPr>
            <w:tcW w:w="2927" w:type="dxa"/>
          </w:tcPr>
          <w:p w14:paraId="70627F5C" w14:textId="0EC3BAAF"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Status pelanggaran</w:t>
            </w:r>
          </w:p>
        </w:tc>
        <w:tc>
          <w:tcPr>
            <w:tcW w:w="2141" w:type="dxa"/>
          </w:tcPr>
          <w:p w14:paraId="0DBCEAD4" w14:textId="5AF15368"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299 Produk</w:t>
            </w:r>
          </w:p>
        </w:tc>
      </w:tr>
      <w:tr w:rsidR="00772855" w:rsidRPr="00E60085" w14:paraId="24DC6CF2" w14:textId="77777777" w:rsidTr="00425123">
        <w:trPr>
          <w:trHeight w:val="519"/>
        </w:trPr>
        <w:tc>
          <w:tcPr>
            <w:tcW w:w="1459" w:type="dxa"/>
          </w:tcPr>
          <w:p w14:paraId="1F62CCF7" w14:textId="1DFAE668" w:rsidR="00772855" w:rsidRPr="00E60085" w:rsidRDefault="00772855" w:rsidP="0082545F">
            <w:pPr>
              <w:spacing w:line="360" w:lineRule="auto"/>
              <w:jc w:val="both"/>
              <w:rPr>
                <w:rFonts w:ascii="Times New Roman" w:hAnsi="Times New Roman" w:cs="Times New Roman"/>
                <w:b/>
                <w:bCs/>
              </w:rPr>
            </w:pPr>
            <w:r w:rsidRPr="00E60085">
              <w:rPr>
                <w:rFonts w:ascii="Times New Roman" w:hAnsi="Times New Roman" w:cs="Times New Roman"/>
                <w:b/>
                <w:bCs/>
              </w:rPr>
              <w:t>Bucket C</w:t>
            </w:r>
          </w:p>
        </w:tc>
        <w:tc>
          <w:tcPr>
            <w:tcW w:w="2780" w:type="dxa"/>
          </w:tcPr>
          <w:p w14:paraId="2C5DD0BC" w14:textId="677D41C2" w:rsidR="00772855" w:rsidRPr="00E60085" w:rsidRDefault="00772855" w:rsidP="0082545F">
            <w:pPr>
              <w:spacing w:line="360" w:lineRule="auto"/>
              <w:jc w:val="both"/>
              <w:rPr>
                <w:rFonts w:ascii="Times New Roman" w:hAnsi="Times New Roman" w:cs="Times New Roman"/>
              </w:rPr>
            </w:pPr>
            <w:r w:rsidRPr="00E60085">
              <w:rPr>
                <w:rFonts w:ascii="Times New Roman" w:hAnsi="Times New Roman" w:cs="Times New Roman"/>
              </w:rPr>
              <w:t>get_shop_performance</w:t>
            </w:r>
          </w:p>
        </w:tc>
        <w:tc>
          <w:tcPr>
            <w:tcW w:w="2927" w:type="dxa"/>
          </w:tcPr>
          <w:p w14:paraId="261D8E32" w14:textId="7DBDE01A" w:rsidR="00772855" w:rsidRPr="00E60085" w:rsidRDefault="00E60085" w:rsidP="0082545F">
            <w:pPr>
              <w:spacing w:line="360" w:lineRule="auto"/>
              <w:jc w:val="both"/>
              <w:rPr>
                <w:rFonts w:ascii="Times New Roman" w:hAnsi="Times New Roman" w:cs="Times New Roman"/>
              </w:rPr>
            </w:pPr>
            <w:r w:rsidRPr="00E60085">
              <w:rPr>
                <w:rFonts w:ascii="Times New Roman" w:hAnsi="Times New Roman" w:cs="Times New Roman"/>
              </w:rPr>
              <w:t>Performa toko</w:t>
            </w:r>
          </w:p>
        </w:tc>
        <w:tc>
          <w:tcPr>
            <w:tcW w:w="2141" w:type="dxa"/>
          </w:tcPr>
          <w:p w14:paraId="56E4DC18" w14:textId="30D8281B" w:rsidR="00772855" w:rsidRPr="00E60085" w:rsidRDefault="00E60085" w:rsidP="0082545F">
            <w:pPr>
              <w:keepNext/>
              <w:spacing w:line="360" w:lineRule="auto"/>
              <w:jc w:val="both"/>
              <w:rPr>
                <w:rFonts w:ascii="Times New Roman" w:hAnsi="Times New Roman" w:cs="Times New Roman"/>
              </w:rPr>
            </w:pPr>
            <w:r w:rsidRPr="00E60085">
              <w:rPr>
                <w:rFonts w:ascii="Times New Roman" w:hAnsi="Times New Roman" w:cs="Times New Roman"/>
              </w:rPr>
              <w:t>1 Record</w:t>
            </w:r>
          </w:p>
        </w:tc>
      </w:tr>
    </w:tbl>
    <w:p w14:paraId="34E1949F" w14:textId="1020BF52" w:rsidR="00832D24" w:rsidRDefault="00832D24" w:rsidP="0082545F">
      <w:pPr>
        <w:pStyle w:val="CaptionGambar"/>
        <w:spacing w:line="360" w:lineRule="auto"/>
      </w:pPr>
      <w:bookmarkStart w:id="139" w:name="_Toc233107632"/>
      <w:r>
        <w:t>Tabel 4.</w:t>
      </w:r>
      <w:fldSimple w:instr=" SEQ Tabel_4. \* ARABIC ">
        <w:r w:rsidR="009D1A33">
          <w:rPr>
            <w:noProof/>
          </w:rPr>
          <w:t>1</w:t>
        </w:r>
      </w:fldSimple>
      <w:r>
        <w:t xml:space="preserve"> Hasil Data Gathering</w:t>
      </w:r>
      <w:bookmarkEnd w:id="139"/>
    </w:p>
    <w:p w14:paraId="04A4A312" w14:textId="1BFFDF4E" w:rsidR="006B6365" w:rsidRDefault="00E60085" w:rsidP="0082545F">
      <w:pPr>
        <w:spacing w:line="360" w:lineRule="auto"/>
        <w:jc w:val="both"/>
        <w:rPr>
          <w:rFonts w:ascii="Times New Roman" w:hAnsi="Times New Roman" w:cs="Times New Roman"/>
        </w:rPr>
      </w:pPr>
      <w:r w:rsidRPr="00E60085">
        <w:rPr>
          <w:rFonts w:ascii="Times New Roman" w:hAnsi="Times New Roman" w:cs="Times New Roman"/>
        </w:rPr>
        <w:tab/>
        <w:t xml:space="preserve">Berdasarkan hasil </w:t>
      </w:r>
      <w:r w:rsidRPr="00E60085">
        <w:rPr>
          <w:rFonts w:ascii="Times New Roman" w:hAnsi="Times New Roman" w:cs="Times New Roman"/>
          <w:i/>
          <w:iCs/>
        </w:rPr>
        <w:t>data gathering</w:t>
      </w:r>
      <w:r w:rsidRPr="00E60085">
        <w:rPr>
          <w:rFonts w:ascii="Times New Roman" w:hAnsi="Times New Roman" w:cs="Times New Roman"/>
        </w:rPr>
        <w:t>, toko memiliki 299 produk aktif dengan rating toko sebesar 4.93 bintang dari total 16,784 ulasan. Ada 48 produk dengan kualitas LOW yang terindentifikasi melalui get_item_by_content_diagnosis dan tidak ada produk yang terkena pelanggaran kebijakan Shopee pada saat periode pengumpulan data.</w:t>
      </w:r>
    </w:p>
    <w:p w14:paraId="3C0A8975" w14:textId="20227C9D" w:rsidR="00754D8C" w:rsidRDefault="00754D8C" w:rsidP="0082545F">
      <w:pPr>
        <w:pStyle w:val="Heading3"/>
      </w:pPr>
      <w:bookmarkStart w:id="140" w:name="_Toc233123401"/>
      <w:r>
        <w:lastRenderedPageBreak/>
        <w:t>4</w:t>
      </w:r>
      <w:r w:rsidR="00584631">
        <w:t>.1.2</w:t>
      </w:r>
      <w:r w:rsidR="001C3C13">
        <w:tab/>
      </w:r>
      <w:r>
        <w:t>Hasil Embedding dan Vector Database</w:t>
      </w:r>
      <w:bookmarkEnd w:id="140"/>
    </w:p>
    <w:p w14:paraId="202D21D1" w14:textId="77777777" w:rsidR="00754D8C" w:rsidRDefault="00754D8C" w:rsidP="0082545F">
      <w:pPr>
        <w:spacing w:line="360" w:lineRule="auto"/>
        <w:jc w:val="both"/>
        <w:rPr>
          <w:rFonts w:ascii="Times New Roman" w:hAnsi="Times New Roman" w:cs="Times New Roman"/>
        </w:rPr>
      </w:pPr>
      <w:r>
        <w:rPr>
          <w:rFonts w:ascii="Times New Roman" w:hAnsi="Times New Roman" w:cs="Times New Roman"/>
        </w:rPr>
        <w:tab/>
        <w:t xml:space="preserve">Setelah proses </w:t>
      </w:r>
      <w:r>
        <w:rPr>
          <w:rFonts w:ascii="Times New Roman" w:hAnsi="Times New Roman" w:cs="Times New Roman"/>
          <w:i/>
          <w:iCs/>
        </w:rPr>
        <w:t>data gathering</w:t>
      </w:r>
      <w:r>
        <w:rPr>
          <w:rFonts w:ascii="Times New Roman" w:hAnsi="Times New Roman" w:cs="Times New Roman"/>
        </w:rPr>
        <w:t>, seluruh data diolah dan dikonstruksi menjadi dokumen ynag di</w:t>
      </w:r>
      <w:r>
        <w:rPr>
          <w:rFonts w:ascii="Times New Roman" w:hAnsi="Times New Roman" w:cs="Times New Roman"/>
          <w:i/>
          <w:iCs/>
        </w:rPr>
        <w:t>embedding</w:t>
      </w:r>
      <w:r>
        <w:rPr>
          <w:rFonts w:ascii="Times New Roman" w:hAnsi="Times New Roman" w:cs="Times New Roman"/>
        </w:rPr>
        <w:t xml:space="preserve"> menggunakan model Gemini Embedding 001 dan diindeks ke dalam ChromaDB. Tabel 4.2 memberi gambaran yang lebih jelas mengenai kedua koleksi yang dibangun.</w:t>
      </w:r>
    </w:p>
    <w:tbl>
      <w:tblPr>
        <w:tblStyle w:val="TableGrid"/>
        <w:tblW w:w="9179" w:type="dxa"/>
        <w:jc w:val="center"/>
        <w:tblLook w:val="04A0" w:firstRow="1" w:lastRow="0" w:firstColumn="1" w:lastColumn="0" w:noHBand="0" w:noVBand="1"/>
      </w:tblPr>
      <w:tblGrid>
        <w:gridCol w:w="1436"/>
        <w:gridCol w:w="5206"/>
        <w:gridCol w:w="1290"/>
        <w:gridCol w:w="1247"/>
      </w:tblGrid>
      <w:tr w:rsidR="00754D8C" w14:paraId="4ECF0DC7" w14:textId="77777777" w:rsidTr="00425123">
        <w:trPr>
          <w:trHeight w:val="1124"/>
          <w:jc w:val="center"/>
        </w:trPr>
        <w:tc>
          <w:tcPr>
            <w:tcW w:w="1436" w:type="dxa"/>
          </w:tcPr>
          <w:p w14:paraId="3D5FCCDD" w14:textId="504F6044"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Koleksi</w:t>
            </w:r>
          </w:p>
        </w:tc>
        <w:tc>
          <w:tcPr>
            <w:tcW w:w="5206" w:type="dxa"/>
          </w:tcPr>
          <w:p w14:paraId="1F431EFE" w14:textId="1F2CBBA8"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Tipe Dokumen</w:t>
            </w:r>
          </w:p>
        </w:tc>
        <w:tc>
          <w:tcPr>
            <w:tcW w:w="1290" w:type="dxa"/>
          </w:tcPr>
          <w:p w14:paraId="6D08AE8B" w14:textId="717C25CD"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Jumlah Dokumen</w:t>
            </w:r>
          </w:p>
        </w:tc>
        <w:tc>
          <w:tcPr>
            <w:tcW w:w="1247" w:type="dxa"/>
          </w:tcPr>
          <w:p w14:paraId="011CF426" w14:textId="192EE31D"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Hak Akses</w:t>
            </w:r>
          </w:p>
        </w:tc>
      </w:tr>
      <w:tr w:rsidR="00754D8C" w14:paraId="1BDC8F1B" w14:textId="77777777" w:rsidTr="00425123">
        <w:trPr>
          <w:trHeight w:val="1124"/>
          <w:jc w:val="center"/>
        </w:trPr>
        <w:tc>
          <w:tcPr>
            <w:tcW w:w="1436" w:type="dxa"/>
          </w:tcPr>
          <w:p w14:paraId="53705141" w14:textId="0342B1CB"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public_kb</w:t>
            </w:r>
          </w:p>
        </w:tc>
        <w:tc>
          <w:tcPr>
            <w:tcW w:w="5206" w:type="dxa"/>
          </w:tcPr>
          <w:p w14:paraId="16EA1B15" w14:textId="090C2E05" w:rsidR="00754D8C" w:rsidRDefault="00754D8C" w:rsidP="0082545F">
            <w:pPr>
              <w:spacing w:line="360" w:lineRule="auto"/>
              <w:jc w:val="both"/>
              <w:rPr>
                <w:rFonts w:ascii="Times New Roman" w:hAnsi="Times New Roman" w:cs="Times New Roman"/>
              </w:rPr>
            </w:pPr>
            <w:r>
              <w:rPr>
                <w:rFonts w:ascii="Times New Roman" w:hAnsi="Times New Roman" w:cs="Times New Roman"/>
              </w:rPr>
              <w:t>Info toko, katalog produk, variasi produk, ringkasan ulasan</w:t>
            </w:r>
          </w:p>
        </w:tc>
        <w:tc>
          <w:tcPr>
            <w:tcW w:w="1290" w:type="dxa"/>
          </w:tcPr>
          <w:p w14:paraId="2E1DC0C2" w14:textId="370301AA" w:rsidR="00754D8C" w:rsidRDefault="00754D8C" w:rsidP="0082545F">
            <w:pPr>
              <w:spacing w:line="360" w:lineRule="auto"/>
              <w:jc w:val="both"/>
              <w:rPr>
                <w:rFonts w:ascii="Times New Roman" w:hAnsi="Times New Roman" w:cs="Times New Roman"/>
              </w:rPr>
            </w:pPr>
            <w:r>
              <w:rPr>
                <w:rFonts w:ascii="Times New Roman" w:hAnsi="Times New Roman" w:cs="Times New Roman"/>
              </w:rPr>
              <w:t>505 Dokumen</w:t>
            </w:r>
          </w:p>
        </w:tc>
        <w:tc>
          <w:tcPr>
            <w:tcW w:w="1247" w:type="dxa"/>
          </w:tcPr>
          <w:p w14:paraId="46789AEF" w14:textId="3D43586E" w:rsidR="00754D8C" w:rsidRDefault="00754D8C" w:rsidP="0082545F">
            <w:pPr>
              <w:spacing w:line="360" w:lineRule="auto"/>
              <w:jc w:val="both"/>
              <w:rPr>
                <w:rFonts w:ascii="Times New Roman" w:hAnsi="Times New Roman" w:cs="Times New Roman"/>
              </w:rPr>
            </w:pPr>
            <w:r>
              <w:rPr>
                <w:rFonts w:ascii="Times New Roman" w:hAnsi="Times New Roman" w:cs="Times New Roman"/>
              </w:rPr>
              <w:t xml:space="preserve">Pelanggan + Pemilik </w:t>
            </w:r>
          </w:p>
        </w:tc>
      </w:tr>
      <w:tr w:rsidR="00754D8C" w14:paraId="0D86C03F" w14:textId="77777777" w:rsidTr="00425123">
        <w:trPr>
          <w:trHeight w:val="1675"/>
          <w:jc w:val="center"/>
        </w:trPr>
        <w:tc>
          <w:tcPr>
            <w:tcW w:w="1436" w:type="dxa"/>
          </w:tcPr>
          <w:p w14:paraId="20E48879" w14:textId="65E9599A" w:rsidR="00754D8C" w:rsidRPr="00805288" w:rsidRDefault="00754D8C" w:rsidP="0082545F">
            <w:pPr>
              <w:spacing w:line="360" w:lineRule="auto"/>
              <w:jc w:val="both"/>
              <w:rPr>
                <w:rFonts w:ascii="Times New Roman" w:hAnsi="Times New Roman" w:cs="Times New Roman"/>
                <w:b/>
                <w:bCs/>
              </w:rPr>
            </w:pPr>
            <w:r w:rsidRPr="00805288">
              <w:rPr>
                <w:rFonts w:ascii="Times New Roman" w:hAnsi="Times New Roman" w:cs="Times New Roman"/>
                <w:b/>
                <w:bCs/>
              </w:rPr>
              <w:t>private_kb</w:t>
            </w:r>
          </w:p>
        </w:tc>
        <w:tc>
          <w:tcPr>
            <w:tcW w:w="5206" w:type="dxa"/>
          </w:tcPr>
          <w:p w14:paraId="7A5458A1" w14:textId="2441ABE2" w:rsidR="00754D8C" w:rsidRDefault="00754D8C" w:rsidP="0082545F">
            <w:pPr>
              <w:spacing w:line="360" w:lineRule="auto"/>
              <w:jc w:val="both"/>
              <w:rPr>
                <w:rFonts w:ascii="Times New Roman" w:hAnsi="Times New Roman" w:cs="Times New Roman"/>
              </w:rPr>
            </w:pPr>
            <w:r>
              <w:rPr>
                <w:rFonts w:ascii="Times New Roman" w:hAnsi="Times New Roman" w:cs="Times New Roman"/>
              </w:rPr>
              <w:t>Metrik internal produk, ulasan individual publik, diagnostik, pelanggaran, rekomendasi kategori, performa toko</w:t>
            </w:r>
          </w:p>
        </w:tc>
        <w:tc>
          <w:tcPr>
            <w:tcW w:w="1290" w:type="dxa"/>
          </w:tcPr>
          <w:p w14:paraId="10D90E0E" w14:textId="3E956FAC" w:rsidR="00754D8C" w:rsidRDefault="00754D8C" w:rsidP="0082545F">
            <w:pPr>
              <w:spacing w:line="360" w:lineRule="auto"/>
              <w:jc w:val="both"/>
              <w:rPr>
                <w:rFonts w:ascii="Times New Roman" w:hAnsi="Times New Roman" w:cs="Times New Roman"/>
              </w:rPr>
            </w:pPr>
            <w:r>
              <w:rPr>
                <w:rFonts w:ascii="Times New Roman" w:hAnsi="Times New Roman" w:cs="Times New Roman"/>
              </w:rPr>
              <w:t>2953 Dokumen</w:t>
            </w:r>
          </w:p>
        </w:tc>
        <w:tc>
          <w:tcPr>
            <w:tcW w:w="1247" w:type="dxa"/>
          </w:tcPr>
          <w:p w14:paraId="71FCE269" w14:textId="15E22411" w:rsidR="00754D8C" w:rsidRDefault="00754D8C" w:rsidP="0082545F">
            <w:pPr>
              <w:keepNext/>
              <w:spacing w:line="360" w:lineRule="auto"/>
              <w:jc w:val="both"/>
              <w:rPr>
                <w:rFonts w:ascii="Times New Roman" w:hAnsi="Times New Roman" w:cs="Times New Roman"/>
              </w:rPr>
            </w:pPr>
            <w:r>
              <w:rPr>
                <w:rFonts w:ascii="Times New Roman" w:hAnsi="Times New Roman" w:cs="Times New Roman"/>
              </w:rPr>
              <w:t xml:space="preserve">Pemilik </w:t>
            </w:r>
          </w:p>
        </w:tc>
      </w:tr>
    </w:tbl>
    <w:p w14:paraId="51730953" w14:textId="538291F6" w:rsidR="00832D24" w:rsidRDefault="00832D24" w:rsidP="0082545F">
      <w:pPr>
        <w:pStyle w:val="CaptionGambar"/>
        <w:spacing w:line="360" w:lineRule="auto"/>
      </w:pPr>
      <w:bookmarkStart w:id="141" w:name="_Toc233107633"/>
      <w:r>
        <w:t>Tabel 4.</w:t>
      </w:r>
      <w:fldSimple w:instr=" SEQ Tabel_4. \* ARABIC ">
        <w:r w:rsidR="009D1A33">
          <w:rPr>
            <w:noProof/>
          </w:rPr>
          <w:t>2</w:t>
        </w:r>
      </w:fldSimple>
      <w:r>
        <w:t xml:space="preserve"> Hasil Embedding dan Vector Database</w:t>
      </w:r>
      <w:bookmarkEnd w:id="141"/>
    </w:p>
    <w:p w14:paraId="382A8763" w14:textId="43C19374" w:rsidR="00331FD4" w:rsidRDefault="00754D8C" w:rsidP="0082545F">
      <w:pPr>
        <w:spacing w:line="360" w:lineRule="auto"/>
        <w:jc w:val="both"/>
        <w:rPr>
          <w:rFonts w:ascii="Times New Roman" w:hAnsi="Times New Roman" w:cs="Times New Roman"/>
        </w:rPr>
      </w:pPr>
      <w:r w:rsidRPr="00A95AD6">
        <w:rPr>
          <w:rFonts w:ascii="Times New Roman" w:hAnsi="Times New Roman" w:cs="Times New Roman"/>
        </w:rPr>
        <w:tab/>
        <w:t xml:space="preserve">Prsoes </w:t>
      </w:r>
      <w:r w:rsidRPr="00A95AD6">
        <w:rPr>
          <w:rFonts w:ascii="Times New Roman" w:hAnsi="Times New Roman" w:cs="Times New Roman"/>
          <w:i/>
          <w:iCs/>
        </w:rPr>
        <w:t>embedding</w:t>
      </w:r>
      <w:r w:rsidRPr="00A95AD6">
        <w:rPr>
          <w:rFonts w:ascii="Times New Roman" w:hAnsi="Times New Roman" w:cs="Times New Roman"/>
        </w:rPr>
        <w:t xml:space="preserve"> dilakukan secara </w:t>
      </w:r>
      <w:r w:rsidRPr="00A95AD6">
        <w:rPr>
          <w:rFonts w:ascii="Times New Roman" w:hAnsi="Times New Roman" w:cs="Times New Roman"/>
          <w:i/>
          <w:iCs/>
        </w:rPr>
        <w:t>batch</w:t>
      </w:r>
      <w:r w:rsidRPr="00A95AD6">
        <w:rPr>
          <w:rFonts w:ascii="Times New Roman" w:hAnsi="Times New Roman" w:cs="Times New Roman"/>
        </w:rPr>
        <w:t xml:space="preserve"> dengan ukuran 50 dokumen per </w:t>
      </w:r>
      <w:r w:rsidRPr="00A95AD6">
        <w:rPr>
          <w:rFonts w:ascii="Times New Roman" w:hAnsi="Times New Roman" w:cs="Times New Roman"/>
          <w:i/>
          <w:iCs/>
        </w:rPr>
        <w:t>batch</w:t>
      </w:r>
      <w:r w:rsidR="00A95AD6" w:rsidRPr="00A95AD6">
        <w:rPr>
          <w:rFonts w:ascii="Times New Roman" w:hAnsi="Times New Roman" w:cs="Times New Roman"/>
        </w:rPr>
        <w:t xml:space="preserve"> dengan jeda 10 detik antar </w:t>
      </w:r>
      <w:r w:rsidR="00A95AD6" w:rsidRPr="00A95AD6">
        <w:rPr>
          <w:rFonts w:ascii="Times New Roman" w:hAnsi="Times New Roman" w:cs="Times New Roman"/>
          <w:i/>
          <w:iCs/>
        </w:rPr>
        <w:t>batch</w:t>
      </w:r>
      <w:r w:rsidR="00A95AD6" w:rsidRPr="00A95AD6">
        <w:rPr>
          <w:rFonts w:ascii="Times New Roman" w:hAnsi="Times New Roman" w:cs="Times New Roman"/>
        </w:rPr>
        <w:t xml:space="preserve"> untuk menghindari </w:t>
      </w:r>
      <w:r w:rsidR="00A95AD6" w:rsidRPr="00A95AD6">
        <w:rPr>
          <w:rFonts w:ascii="Times New Roman" w:hAnsi="Times New Roman" w:cs="Times New Roman"/>
          <w:i/>
          <w:iCs/>
        </w:rPr>
        <w:t>rate limiting</w:t>
      </w:r>
      <w:r w:rsidR="00A95AD6" w:rsidRPr="00A95AD6">
        <w:rPr>
          <w:rFonts w:ascii="Times New Roman" w:hAnsi="Times New Roman" w:cs="Times New Roman"/>
        </w:rPr>
        <w:t xml:space="preserve"> dari OpenRouter</w:t>
      </w:r>
      <w:r w:rsidR="00A95AD6">
        <w:rPr>
          <w:rFonts w:ascii="Times New Roman" w:hAnsi="Times New Roman" w:cs="Times New Roman"/>
        </w:rPr>
        <w:t xml:space="preserve">. Proses </w:t>
      </w:r>
      <w:r w:rsidR="00BE58B7">
        <w:rPr>
          <w:rFonts w:ascii="Times New Roman" w:hAnsi="Times New Roman" w:cs="Times New Roman"/>
          <w:i/>
          <w:iCs/>
        </w:rPr>
        <w:t>embedding</w:t>
      </w:r>
      <w:r w:rsidR="00BE58B7">
        <w:rPr>
          <w:rFonts w:ascii="Times New Roman" w:hAnsi="Times New Roman" w:cs="Times New Roman"/>
        </w:rPr>
        <w:t xml:space="preserve"> membutuhkan waktu sekitar 2-3 jam dengan biaya tercatat sebesar $</w:t>
      </w:r>
      <w:r w:rsidR="00BE58B7" w:rsidRPr="00BE58B7">
        <w:rPr>
          <w:rFonts w:ascii="Times New Roman" w:hAnsi="Times New Roman" w:cs="Times New Roman"/>
        </w:rPr>
        <w:t>0.0264</w:t>
      </w:r>
      <w:r w:rsidR="00BE58B7">
        <w:rPr>
          <w:rFonts w:ascii="Times New Roman" w:hAnsi="Times New Roman" w:cs="Times New Roman"/>
        </w:rPr>
        <w:t xml:space="preserve"> atau sekitar Rp450 menggunakan model Gemini Embedding 001 ($0.15 per 1 juta token). Setelah koleksi tersimpan secara persisten ke </w:t>
      </w:r>
      <w:r w:rsidR="00BE58B7">
        <w:rPr>
          <w:rFonts w:ascii="Times New Roman" w:hAnsi="Times New Roman" w:cs="Times New Roman"/>
          <w:i/>
          <w:iCs/>
        </w:rPr>
        <w:t>disk</w:t>
      </w:r>
      <w:r w:rsidR="00BE58B7">
        <w:rPr>
          <w:rFonts w:ascii="Times New Roman" w:hAnsi="Times New Roman" w:cs="Times New Roman"/>
        </w:rPr>
        <w:t xml:space="preserve">, penjalanan berikutnya hanya membutuhkan waktu beberapa detik untuk ChromaDB memuat koleksi yang sudah ada tanpa perlu </w:t>
      </w:r>
      <w:r w:rsidR="00BE58B7">
        <w:rPr>
          <w:rFonts w:ascii="Times New Roman" w:hAnsi="Times New Roman" w:cs="Times New Roman"/>
          <w:i/>
          <w:iCs/>
        </w:rPr>
        <w:t>embedding</w:t>
      </w:r>
      <w:r w:rsidR="00BE58B7">
        <w:rPr>
          <w:rFonts w:ascii="Times New Roman" w:hAnsi="Times New Roman" w:cs="Times New Roman"/>
        </w:rPr>
        <w:t xml:space="preserve"> ulang.</w:t>
      </w:r>
    </w:p>
    <w:p w14:paraId="3757F0E7" w14:textId="59426096" w:rsidR="006B6365" w:rsidRDefault="00331FD4" w:rsidP="00331FD4">
      <w:pPr>
        <w:rPr>
          <w:rFonts w:ascii="Times New Roman" w:hAnsi="Times New Roman" w:cs="Times New Roman"/>
        </w:rPr>
      </w:pPr>
      <w:r>
        <w:rPr>
          <w:rFonts w:ascii="Times New Roman" w:hAnsi="Times New Roman" w:cs="Times New Roman"/>
        </w:rPr>
        <w:br w:type="page"/>
      </w:r>
    </w:p>
    <w:p w14:paraId="0D220CA9" w14:textId="77777777" w:rsidR="00331FD4" w:rsidRDefault="00331FD4" w:rsidP="00331FD4">
      <w:pPr>
        <w:keepNext/>
        <w:spacing w:line="360" w:lineRule="auto"/>
        <w:jc w:val="center"/>
      </w:pPr>
      <w:r>
        <w:rPr>
          <w:rFonts w:ascii="Times New Roman" w:hAnsi="Times New Roman" w:cs="Times New Roman"/>
          <w:noProof/>
        </w:rPr>
        <w:lastRenderedPageBreak/>
        <w:drawing>
          <wp:inline distT="0" distB="0" distL="0" distR="0" wp14:anchorId="5EEF2F3D" wp14:editId="04DB9A54">
            <wp:extent cx="5731510" cy="3813810"/>
            <wp:effectExtent l="0" t="0" r="2540" b="0"/>
            <wp:docPr id="76695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6567" name="Picture 7669565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13810"/>
                    </a:xfrm>
                    <a:prstGeom prst="rect">
                      <a:avLst/>
                    </a:prstGeom>
                  </pic:spPr>
                </pic:pic>
              </a:graphicData>
            </a:graphic>
          </wp:inline>
        </w:drawing>
      </w:r>
    </w:p>
    <w:p w14:paraId="6E4C6B8F" w14:textId="0C5B8D19" w:rsidR="00331FD4" w:rsidRDefault="00331FD4" w:rsidP="00331FD4">
      <w:pPr>
        <w:pStyle w:val="CaptionGambar"/>
      </w:pPr>
      <w:bookmarkStart w:id="142" w:name="_Toc233450206"/>
      <w:r>
        <w:t>Gambar 4.</w:t>
      </w:r>
      <w:fldSimple w:instr=" SEQ Gambar_4. \* ARABIC ">
        <w:r w:rsidR="00B5559A">
          <w:rPr>
            <w:noProof/>
          </w:rPr>
          <w:t>1</w:t>
        </w:r>
      </w:fldSimple>
      <w:r w:rsidR="0085325C">
        <w:t xml:space="preserve"> </w:t>
      </w:r>
      <w:r>
        <w:t>Visualisasi PCA Pertanyaan Kategori product_lookup</w:t>
      </w:r>
      <w:bookmarkEnd w:id="142"/>
    </w:p>
    <w:p w14:paraId="17B61C4D" w14:textId="77777777" w:rsidR="00331FD4" w:rsidRDefault="00331FD4" w:rsidP="00331FD4">
      <w:pPr>
        <w:keepNext/>
        <w:spacing w:line="360" w:lineRule="auto"/>
        <w:jc w:val="center"/>
      </w:pPr>
      <w:r>
        <w:rPr>
          <w:rFonts w:ascii="Times New Roman" w:hAnsi="Times New Roman" w:cs="Times New Roman"/>
          <w:noProof/>
        </w:rPr>
        <w:drawing>
          <wp:inline distT="0" distB="0" distL="0" distR="0" wp14:anchorId="314A6705" wp14:editId="1FBF3186">
            <wp:extent cx="5731510" cy="3813810"/>
            <wp:effectExtent l="0" t="0" r="2540" b="0"/>
            <wp:docPr id="167032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6578" name="Picture 16703265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13810"/>
                    </a:xfrm>
                    <a:prstGeom prst="rect">
                      <a:avLst/>
                    </a:prstGeom>
                  </pic:spPr>
                </pic:pic>
              </a:graphicData>
            </a:graphic>
          </wp:inline>
        </w:drawing>
      </w:r>
    </w:p>
    <w:p w14:paraId="315FBACB" w14:textId="3E426A98" w:rsidR="00331FD4" w:rsidRDefault="00331FD4" w:rsidP="00331FD4">
      <w:pPr>
        <w:pStyle w:val="CaptionGambar"/>
      </w:pPr>
      <w:bookmarkStart w:id="143" w:name="_Toc233450207"/>
      <w:r>
        <w:t>Gambar 4.</w:t>
      </w:r>
      <w:fldSimple w:instr=" SEQ Gambar_4. \* ARABIC ">
        <w:r w:rsidR="00B5559A">
          <w:rPr>
            <w:noProof/>
          </w:rPr>
          <w:t>2</w:t>
        </w:r>
      </w:fldSimple>
      <w:r>
        <w:t xml:space="preserve"> </w:t>
      </w:r>
      <w:r w:rsidR="0085325C">
        <w:t>G</w:t>
      </w:r>
      <w:r>
        <w:t>VIsualisasi PCA Pertanyaan Kategori ranking</w:t>
      </w:r>
      <w:bookmarkEnd w:id="143"/>
    </w:p>
    <w:p w14:paraId="6F63C482" w14:textId="6176A5B0" w:rsidR="00331FD4" w:rsidRPr="00331FD4" w:rsidRDefault="00331FD4" w:rsidP="00331FD4">
      <w:pPr>
        <w:rPr>
          <w:rFonts w:ascii="Times New Roman" w:hAnsi="Times New Roman" w:cs="Times New Roman"/>
          <w:color w:val="000000" w:themeColor="text1"/>
        </w:rPr>
      </w:pPr>
      <w:r>
        <w:br w:type="page"/>
      </w:r>
    </w:p>
    <w:p w14:paraId="7989A4FF" w14:textId="15954429" w:rsidR="0085325C" w:rsidRDefault="0085325C" w:rsidP="00115799">
      <w:pPr>
        <w:pStyle w:val="Heading3"/>
        <w:rPr>
          <w:b w:val="0"/>
          <w:bCs w:val="0"/>
        </w:rPr>
      </w:pPr>
      <w:bookmarkStart w:id="144" w:name="_Toc233123402"/>
      <w:r>
        <w:rPr>
          <w:b w:val="0"/>
          <w:bCs w:val="0"/>
        </w:rPr>
        <w:lastRenderedPageBreak/>
        <w:tab/>
        <w:t xml:space="preserve">Gambar 4.1 dan Gambar 4.2 merupakan visualisasi terhadap hasil </w:t>
      </w:r>
      <w:r>
        <w:rPr>
          <w:b w:val="0"/>
          <w:bCs w:val="0"/>
          <w:i/>
          <w:iCs/>
        </w:rPr>
        <w:t>embedding</w:t>
      </w:r>
      <w:r>
        <w:rPr>
          <w:b w:val="0"/>
          <w:bCs w:val="0"/>
        </w:rPr>
        <w:t xml:space="preserve"> dan proses </w:t>
      </w:r>
      <w:r>
        <w:rPr>
          <w:b w:val="0"/>
          <w:bCs w:val="0"/>
          <w:i/>
          <w:iCs/>
        </w:rPr>
        <w:t>retrieval</w:t>
      </w:r>
      <w:r w:rsidR="000C47B6">
        <w:rPr>
          <w:b w:val="0"/>
          <w:bCs w:val="0"/>
        </w:rPr>
        <w:t xml:space="preserve">. Gambar menampilkan proyeksi dua dimensi dari vektor pertanyaan dan vektor dokumen hasil </w:t>
      </w:r>
      <w:r w:rsidR="000C47B6">
        <w:rPr>
          <w:b w:val="0"/>
          <w:bCs w:val="0"/>
          <w:i/>
          <w:iCs/>
        </w:rPr>
        <w:t>retrieval</w:t>
      </w:r>
      <w:r w:rsidR="000C47B6">
        <w:rPr>
          <w:b w:val="0"/>
          <w:bCs w:val="0"/>
        </w:rPr>
        <w:t xml:space="preserve"> menggunakan Principal Component Analysis (PCA). Visualisasi memberikan gambaran mengenai cara sistem mencari dokumen yang paling dekat secara semantik menggunakan  </w:t>
      </w:r>
      <w:r w:rsidR="000C47B6">
        <w:rPr>
          <w:b w:val="0"/>
          <w:bCs w:val="0"/>
          <w:i/>
          <w:iCs/>
        </w:rPr>
        <w:t>cosine similarity</w:t>
      </w:r>
      <w:r w:rsidR="000C47B6">
        <w:rPr>
          <w:b w:val="0"/>
          <w:bCs w:val="0"/>
        </w:rPr>
        <w:t xml:space="preserve"> dan </w:t>
      </w:r>
      <w:r w:rsidR="000C47B6">
        <w:rPr>
          <w:b w:val="0"/>
          <w:bCs w:val="0"/>
          <w:i/>
          <w:iCs/>
        </w:rPr>
        <w:t>top-k</w:t>
      </w:r>
      <w:r w:rsidR="000C47B6">
        <w:rPr>
          <w:b w:val="0"/>
          <w:bCs w:val="0"/>
        </w:rPr>
        <w:t xml:space="preserve"> di dalam ruang </w:t>
      </w:r>
      <w:r w:rsidR="000C47B6">
        <w:rPr>
          <w:b w:val="0"/>
          <w:bCs w:val="0"/>
          <w:i/>
          <w:iCs/>
        </w:rPr>
        <w:t>embedding</w:t>
      </w:r>
      <w:r w:rsidR="000C47B6">
        <w:rPr>
          <w:b w:val="0"/>
          <w:bCs w:val="0"/>
        </w:rPr>
        <w:t>.</w:t>
      </w:r>
    </w:p>
    <w:p w14:paraId="1DC331B0" w14:textId="42D076F1" w:rsidR="000C47B6" w:rsidRDefault="001A3BB1" w:rsidP="001A3BB1">
      <w:pPr>
        <w:spacing w:line="360" w:lineRule="auto"/>
        <w:jc w:val="both"/>
        <w:rPr>
          <w:rFonts w:ascii="Times New Roman" w:hAnsi="Times New Roman" w:cs="Times New Roman"/>
          <w:lang w:eastAsia="en-ID"/>
        </w:rPr>
      </w:pPr>
      <w:r>
        <w:rPr>
          <w:rFonts w:ascii="Times New Roman" w:hAnsi="Times New Roman" w:cs="Times New Roman"/>
          <w:lang w:eastAsia="en-ID"/>
        </w:rPr>
        <w:tab/>
      </w:r>
      <w:r w:rsidR="000C47B6" w:rsidRPr="000C47B6">
        <w:rPr>
          <w:rFonts w:ascii="Times New Roman" w:hAnsi="Times New Roman" w:cs="Times New Roman"/>
          <w:lang w:eastAsia="en-ID"/>
        </w:rPr>
        <w:t>Pada Gambar 4.</w:t>
      </w:r>
      <w:r w:rsidR="000C47B6">
        <w:rPr>
          <w:rFonts w:ascii="Times New Roman" w:hAnsi="Times New Roman" w:cs="Times New Roman"/>
          <w:lang w:eastAsia="en-ID"/>
        </w:rPr>
        <w:t>1</w:t>
      </w:r>
      <w:r w:rsidR="000C47B6" w:rsidRPr="000C47B6">
        <w:rPr>
          <w:rFonts w:ascii="Times New Roman" w:hAnsi="Times New Roman" w:cs="Times New Roman"/>
          <w:lang w:eastAsia="en-ID"/>
        </w:rPr>
        <w:t>, titik merah merepresentasikan vektor pertanyaan pengguna, sedangkan titik-</w:t>
      </w:r>
      <w:r w:rsidR="000C47B6">
        <w:rPr>
          <w:rFonts w:ascii="Times New Roman" w:hAnsi="Times New Roman" w:cs="Times New Roman"/>
          <w:lang w:eastAsia="en-ID"/>
        </w:rPr>
        <w:t xml:space="preserve">biru </w:t>
      </w:r>
      <w:r w:rsidR="000C47B6" w:rsidRPr="000C47B6">
        <w:rPr>
          <w:rFonts w:ascii="Times New Roman" w:hAnsi="Times New Roman" w:cs="Times New Roman"/>
          <w:lang w:eastAsia="en-ID"/>
        </w:rPr>
        <w:t xml:space="preserve">merepresentasikan dokumen atau yang berhasil diambil oleh </w:t>
      </w:r>
      <w:r w:rsidR="000C47B6" w:rsidRPr="000C47B6">
        <w:rPr>
          <w:rFonts w:ascii="Times New Roman" w:hAnsi="Times New Roman" w:cs="Times New Roman"/>
          <w:i/>
          <w:iCs/>
          <w:lang w:eastAsia="en-ID"/>
        </w:rPr>
        <w:t>retriever</w:t>
      </w:r>
      <w:r w:rsidR="000C47B6" w:rsidRPr="000C47B6">
        <w:rPr>
          <w:rFonts w:ascii="Times New Roman" w:hAnsi="Times New Roman" w:cs="Times New Roman"/>
          <w:lang w:eastAsia="en-ID"/>
        </w:rPr>
        <w:t>. Kedekatan posisi antara titik pertanyaan dan titik dokumen menunjukkan tingkat kemiripan semantik setelah diproyeksikan ke dua dimensi. Untuk pertanyaan “Produk apa yang paling mahal?”, dokumen yang berada dekat dengan titik pertanyaan menunjukkan bahwa retriever berhasil mengarah pada informasi terkait ranking harga produk, khususnya dokumen yang berisi daftar produk dengan harga tertinggi atau informasi harga produk. Sementara itu, untuk pertanyaan “Sebutkan 3 produk kategori Puzzle yang paling laku di toko ini,” titik dokumen yang berdekatan menunjukkan bahwa sistem mengambil konteks yang berkaitan dengan kategori Puzzle dan informasi ranking produk.</w:t>
      </w:r>
    </w:p>
    <w:p w14:paraId="646ECD73" w14:textId="526FDA2F" w:rsidR="001A3BB1" w:rsidRPr="000C47B6" w:rsidRDefault="001A3BB1" w:rsidP="001A3BB1">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1A3BB1">
        <w:rPr>
          <w:rFonts w:ascii="Times New Roman" w:hAnsi="Times New Roman" w:cs="Times New Roman"/>
          <w:lang w:eastAsia="en-ID"/>
        </w:rPr>
        <w:t xml:space="preserve">PCA pada visualisasi ini hanya digunakan sebagai alat bantu interpretasi. Proses </w:t>
      </w:r>
      <w:r w:rsidRPr="001A3BB1">
        <w:rPr>
          <w:rFonts w:ascii="Times New Roman" w:hAnsi="Times New Roman" w:cs="Times New Roman"/>
          <w:i/>
          <w:iCs/>
          <w:lang w:eastAsia="en-ID"/>
        </w:rPr>
        <w:t>retrieval</w:t>
      </w:r>
      <w:r w:rsidRPr="001A3BB1">
        <w:rPr>
          <w:rFonts w:ascii="Times New Roman" w:hAnsi="Times New Roman" w:cs="Times New Roman"/>
          <w:lang w:eastAsia="en-ID"/>
        </w:rPr>
        <w:t xml:space="preserve"> sebenarnya tetap dilakukan pada ruang </w:t>
      </w:r>
      <w:r w:rsidRPr="001A3BB1">
        <w:rPr>
          <w:rFonts w:ascii="Times New Roman" w:hAnsi="Times New Roman" w:cs="Times New Roman"/>
          <w:i/>
          <w:iCs/>
          <w:lang w:eastAsia="en-ID"/>
        </w:rPr>
        <w:t>embedding</w:t>
      </w:r>
      <w:r w:rsidRPr="001A3BB1">
        <w:rPr>
          <w:rFonts w:ascii="Times New Roman" w:hAnsi="Times New Roman" w:cs="Times New Roman"/>
          <w:lang w:eastAsia="en-ID"/>
        </w:rPr>
        <w:t xml:space="preserve"> berdimensi tinggi, bukan pada bidang dua dimensi yang ditampilkan pada gambar. Oleh karena itu, jarak antar titik pada grafik tidak dimaksudkan sebagai pengganti nilai </w:t>
      </w:r>
      <w:r w:rsidRPr="001A3BB1">
        <w:rPr>
          <w:rFonts w:ascii="Times New Roman" w:hAnsi="Times New Roman" w:cs="Times New Roman"/>
          <w:i/>
          <w:iCs/>
          <w:lang w:eastAsia="en-ID"/>
        </w:rPr>
        <w:t>similarity</w:t>
      </w:r>
      <w:r w:rsidRPr="001A3BB1">
        <w:rPr>
          <w:rFonts w:ascii="Times New Roman" w:hAnsi="Times New Roman" w:cs="Times New Roman"/>
          <w:lang w:eastAsia="en-ID"/>
        </w:rPr>
        <w:t xml:space="preserve"> dari ChromaDB, melainkan sebagai ilustrasi bahwa pertanyaan dan dokumen yang relevan cenderung berada pada area yang berdekatan secara semantik. Dengan visualisasi ini, proses </w:t>
      </w:r>
      <w:r w:rsidRPr="001A3BB1">
        <w:rPr>
          <w:rFonts w:ascii="Times New Roman" w:hAnsi="Times New Roman" w:cs="Times New Roman"/>
          <w:i/>
          <w:iCs/>
          <w:lang w:eastAsia="en-ID"/>
        </w:rPr>
        <w:t>embedding</w:t>
      </w:r>
      <w:r w:rsidRPr="001A3BB1">
        <w:rPr>
          <w:rFonts w:ascii="Times New Roman" w:hAnsi="Times New Roman" w:cs="Times New Roman"/>
          <w:lang w:eastAsia="en-ID"/>
        </w:rPr>
        <w:t xml:space="preserve"> dan </w:t>
      </w:r>
      <w:r w:rsidRPr="001A3BB1">
        <w:rPr>
          <w:rFonts w:ascii="Times New Roman" w:hAnsi="Times New Roman" w:cs="Times New Roman"/>
          <w:i/>
          <w:iCs/>
          <w:lang w:eastAsia="en-ID"/>
        </w:rPr>
        <w:t>retrieval</w:t>
      </w:r>
      <w:r w:rsidRPr="001A3BB1">
        <w:rPr>
          <w:rFonts w:ascii="Times New Roman" w:hAnsi="Times New Roman" w:cs="Times New Roman"/>
          <w:lang w:eastAsia="en-ID"/>
        </w:rPr>
        <w:t xml:space="preserve"> yang sebelumnya bersifat abstrak dapat ditampilkan secara lebih mudah dipahami, sekaligus menunjukkan bahwa sistem RAG tidak memilih konteks secara acak, melainkan berdasarkan kedekatan representasi vektor antara pertanyaan dan dokumen yang tersimpan di </w:t>
      </w:r>
      <w:r w:rsidRPr="001A3BB1">
        <w:rPr>
          <w:rFonts w:ascii="Times New Roman" w:hAnsi="Times New Roman" w:cs="Times New Roman"/>
          <w:i/>
          <w:iCs/>
          <w:lang w:eastAsia="en-ID"/>
        </w:rPr>
        <w:t>vector database</w:t>
      </w:r>
      <w:r w:rsidRPr="001A3BB1">
        <w:rPr>
          <w:rFonts w:ascii="Times New Roman" w:hAnsi="Times New Roman" w:cs="Times New Roman"/>
          <w:lang w:eastAsia="en-ID"/>
        </w:rPr>
        <w:t>.</w:t>
      </w:r>
    </w:p>
    <w:p w14:paraId="329FAE03" w14:textId="341DE291" w:rsidR="006B6365" w:rsidRDefault="003F5CC7" w:rsidP="00115799">
      <w:pPr>
        <w:pStyle w:val="Heading3"/>
      </w:pPr>
      <w:r>
        <w:t>4.</w:t>
      </w:r>
      <w:r w:rsidR="00584631">
        <w:t>1.</w:t>
      </w:r>
      <w:r>
        <w:t>3</w:t>
      </w:r>
      <w:r w:rsidR="001C3C13">
        <w:tab/>
      </w:r>
      <w:r>
        <w:t>Hasil Implementasi RAG</w:t>
      </w:r>
      <w:bookmarkEnd w:id="144"/>
    </w:p>
    <w:p w14:paraId="0B8CC8C3" w14:textId="7E68007D" w:rsidR="003F5CC7" w:rsidRDefault="003F5CC7" w:rsidP="0082545F">
      <w:pPr>
        <w:spacing w:line="36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Sistem RAG diimplementasikan menggunakan LlamaIndex sebagai kerangka </w:t>
      </w:r>
      <w:r w:rsidR="00321343">
        <w:rPr>
          <w:rFonts w:ascii="Times New Roman" w:hAnsi="Times New Roman" w:cs="Times New Roman"/>
        </w:rPr>
        <w:t xml:space="preserve">kerjanya dan Chainlit sebagai antarmuka web. Sistem berjalan dengan dua </w:t>
      </w:r>
      <w:r w:rsidR="00321343" w:rsidRPr="00321343">
        <w:rPr>
          <w:rFonts w:ascii="Times New Roman" w:hAnsi="Times New Roman" w:cs="Times New Roman"/>
          <w:i/>
          <w:iCs/>
        </w:rPr>
        <w:t>retriever</w:t>
      </w:r>
      <w:r w:rsidR="00321343">
        <w:rPr>
          <w:rFonts w:ascii="Times New Roman" w:hAnsi="Times New Roman" w:cs="Times New Roman"/>
        </w:rPr>
        <w:t xml:space="preserve"> terpisah, </w:t>
      </w:r>
      <w:r w:rsidR="00832D24">
        <w:rPr>
          <w:rFonts w:ascii="Times New Roman" w:hAnsi="Times New Roman" w:cs="Times New Roman"/>
        </w:rPr>
        <w:t>p</w:t>
      </w:r>
      <w:r w:rsidR="00321343">
        <w:rPr>
          <w:rFonts w:ascii="Times New Roman" w:hAnsi="Times New Roman" w:cs="Times New Roman"/>
        </w:rPr>
        <w:t>ublic_</w:t>
      </w:r>
      <w:r w:rsidR="00832D24">
        <w:rPr>
          <w:rFonts w:ascii="Times New Roman" w:hAnsi="Times New Roman" w:cs="Times New Roman"/>
        </w:rPr>
        <w:t>r</w:t>
      </w:r>
      <w:r w:rsidR="00321343">
        <w:rPr>
          <w:rFonts w:ascii="Times New Roman" w:hAnsi="Times New Roman" w:cs="Times New Roman"/>
        </w:rPr>
        <w:t xml:space="preserve">etriever dengan top-k = 15 untuk mode pelanggan, dan kombinasi </w:t>
      </w:r>
      <w:r w:rsidR="00832D24">
        <w:rPr>
          <w:rFonts w:ascii="Times New Roman" w:hAnsi="Times New Roman" w:cs="Times New Roman"/>
        </w:rPr>
        <w:t>p</w:t>
      </w:r>
      <w:r w:rsidR="00321343">
        <w:rPr>
          <w:rFonts w:ascii="Times New Roman" w:hAnsi="Times New Roman" w:cs="Times New Roman"/>
        </w:rPr>
        <w:t>ublic_</w:t>
      </w:r>
      <w:r w:rsidR="00832D24">
        <w:rPr>
          <w:rFonts w:ascii="Times New Roman" w:hAnsi="Times New Roman" w:cs="Times New Roman"/>
        </w:rPr>
        <w:t>r</w:t>
      </w:r>
      <w:r w:rsidR="00321343">
        <w:rPr>
          <w:rFonts w:ascii="Times New Roman" w:hAnsi="Times New Roman" w:cs="Times New Roman"/>
        </w:rPr>
        <w:t xml:space="preserve">etriever + </w:t>
      </w:r>
      <w:r w:rsidR="00832D24">
        <w:rPr>
          <w:rFonts w:ascii="Times New Roman" w:hAnsi="Times New Roman" w:cs="Times New Roman"/>
        </w:rPr>
        <w:t>p</w:t>
      </w:r>
      <w:r w:rsidR="00321343">
        <w:rPr>
          <w:rFonts w:ascii="Times New Roman" w:hAnsi="Times New Roman" w:cs="Times New Roman"/>
        </w:rPr>
        <w:t>rivate</w:t>
      </w:r>
      <w:r w:rsidR="00832D24">
        <w:rPr>
          <w:rFonts w:ascii="Times New Roman" w:hAnsi="Times New Roman" w:cs="Times New Roman"/>
        </w:rPr>
        <w:t>_r</w:t>
      </w:r>
      <w:r w:rsidR="00321343">
        <w:rPr>
          <w:rFonts w:ascii="Times New Roman" w:hAnsi="Times New Roman" w:cs="Times New Roman"/>
        </w:rPr>
        <w:t>etriever dengan top-k = 15/12 untuk mode pemliki toko.</w:t>
      </w:r>
    </w:p>
    <w:p w14:paraId="4016E0F7" w14:textId="77777777" w:rsidR="00B5559A" w:rsidRDefault="00321343" w:rsidP="00B5559A">
      <w:pPr>
        <w:keepNext/>
        <w:spacing w:line="360" w:lineRule="auto"/>
        <w:jc w:val="center"/>
      </w:pPr>
      <w:r w:rsidRPr="00321343">
        <w:rPr>
          <w:rFonts w:ascii="Times New Roman" w:hAnsi="Times New Roman" w:cs="Times New Roman"/>
          <w:noProof/>
        </w:rPr>
        <w:lastRenderedPageBreak/>
        <w:drawing>
          <wp:inline distT="0" distB="0" distL="0" distR="0" wp14:anchorId="4B863434" wp14:editId="346F6958">
            <wp:extent cx="5731510" cy="2954655"/>
            <wp:effectExtent l="0" t="0" r="2540" b="0"/>
            <wp:docPr id="19365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9962" name=""/>
                    <pic:cNvPicPr/>
                  </pic:nvPicPr>
                  <pic:blipFill>
                    <a:blip r:embed="rId18"/>
                    <a:stretch>
                      <a:fillRect/>
                    </a:stretch>
                  </pic:blipFill>
                  <pic:spPr>
                    <a:xfrm>
                      <a:off x="0" y="0"/>
                      <a:ext cx="5731510" cy="2954655"/>
                    </a:xfrm>
                    <a:prstGeom prst="rect">
                      <a:avLst/>
                    </a:prstGeom>
                  </pic:spPr>
                </pic:pic>
              </a:graphicData>
            </a:graphic>
          </wp:inline>
        </w:drawing>
      </w:r>
    </w:p>
    <w:p w14:paraId="4EAD4ED1" w14:textId="4B90596A" w:rsidR="00832D24" w:rsidRDefault="00B5559A" w:rsidP="00B5559A">
      <w:pPr>
        <w:pStyle w:val="CaptionGambar"/>
      </w:pPr>
      <w:bookmarkStart w:id="145" w:name="_Toc233450208"/>
      <w:r>
        <w:t>Gambar 4.</w:t>
      </w:r>
      <w:fldSimple w:instr=" SEQ Gambar_4. \* ARABIC ">
        <w:r>
          <w:rPr>
            <w:noProof/>
          </w:rPr>
          <w:t>3</w:t>
        </w:r>
      </w:fldSimple>
      <w:r>
        <w:t xml:space="preserve"> Tampilan Halaman Awal Chatbot</w:t>
      </w:r>
      <w:bookmarkEnd w:id="145"/>
    </w:p>
    <w:p w14:paraId="3DDA1428" w14:textId="29CF3887" w:rsidR="00321343" w:rsidRPr="00BF7644" w:rsidRDefault="00321343" w:rsidP="0082545F">
      <w:pPr>
        <w:spacing w:line="360" w:lineRule="auto"/>
        <w:jc w:val="both"/>
        <w:rPr>
          <w:rFonts w:ascii="Times New Roman" w:hAnsi="Times New Roman" w:cs="Times New Roman"/>
        </w:rPr>
      </w:pPr>
      <w:r>
        <w:rPr>
          <w:rFonts w:ascii="Times New Roman" w:hAnsi="Times New Roman" w:cs="Times New Roman"/>
        </w:rPr>
        <w:tab/>
        <w:t xml:space="preserve">Pada saat kueri masuk dari pengguna, sistem secara otomatis menginjeksi blok inventaris </w:t>
      </w:r>
      <w:r>
        <w:rPr>
          <w:rFonts w:ascii="Times New Roman" w:hAnsi="Times New Roman" w:cs="Times New Roman"/>
          <w:i/>
          <w:iCs/>
        </w:rPr>
        <w:t>live</w:t>
      </w:r>
      <w:r>
        <w:rPr>
          <w:rFonts w:ascii="Times New Roman" w:hAnsi="Times New Roman" w:cs="Times New Roman"/>
        </w:rPr>
        <w:t xml:space="preserve"> yang berisi data harga dan stok aktual dari </w:t>
      </w:r>
      <w:r>
        <w:rPr>
          <w:rFonts w:ascii="Times New Roman" w:hAnsi="Times New Roman" w:cs="Times New Roman"/>
          <w:i/>
          <w:iCs/>
        </w:rPr>
        <w:t>Bucket</w:t>
      </w:r>
      <w:r>
        <w:rPr>
          <w:rFonts w:ascii="Times New Roman" w:hAnsi="Times New Roman" w:cs="Times New Roman"/>
        </w:rPr>
        <w:t xml:space="preserve"> B ke dalam konteks LLM </w:t>
      </w:r>
      <w:r w:rsidRPr="00BF7644">
        <w:rPr>
          <w:rFonts w:ascii="Times New Roman" w:hAnsi="Times New Roman" w:cs="Times New Roman"/>
        </w:rPr>
        <w:t xml:space="preserve">untuk setiap produk yang ditemukan oleh </w:t>
      </w:r>
      <w:r w:rsidRPr="00BF7644">
        <w:rPr>
          <w:rFonts w:ascii="Times New Roman" w:hAnsi="Times New Roman" w:cs="Times New Roman"/>
          <w:i/>
          <w:iCs/>
        </w:rPr>
        <w:t>retriever</w:t>
      </w:r>
      <w:r w:rsidRPr="00BF7644">
        <w:rPr>
          <w:rFonts w:ascii="Times New Roman" w:hAnsi="Times New Roman" w:cs="Times New Roman"/>
        </w:rPr>
        <w:t xml:space="preserve">. Implementasi injeksi ini memastikan bahwa jawaban terkait harga dan stok selalu mencerminkan kondisi terkini tanpa perlu melakukan </w:t>
      </w:r>
      <w:r w:rsidRPr="00BF7644">
        <w:rPr>
          <w:rFonts w:ascii="Times New Roman" w:hAnsi="Times New Roman" w:cs="Times New Roman"/>
          <w:i/>
          <w:iCs/>
        </w:rPr>
        <w:t>embedding</w:t>
      </w:r>
      <w:r w:rsidRPr="00BF7644">
        <w:rPr>
          <w:rFonts w:ascii="Times New Roman" w:hAnsi="Times New Roman" w:cs="Times New Roman"/>
        </w:rPr>
        <w:t xml:space="preserve"> ulang pada setiap perubahaan data inventaris.</w:t>
      </w:r>
    </w:p>
    <w:p w14:paraId="34363FBF" w14:textId="3BB556EF" w:rsidR="00BF7644" w:rsidRPr="00BF7644" w:rsidRDefault="00BF7644" w:rsidP="0082545F">
      <w:pPr>
        <w:pStyle w:val="Heading3"/>
      </w:pPr>
      <w:bookmarkStart w:id="146" w:name="_Toc233123403"/>
      <w:r w:rsidRPr="00BF7644">
        <w:t>4.</w:t>
      </w:r>
      <w:r w:rsidR="00584631">
        <w:t>1.</w:t>
      </w:r>
      <w:r w:rsidRPr="00BF7644">
        <w:t>4</w:t>
      </w:r>
      <w:r w:rsidR="001C3C13">
        <w:tab/>
      </w:r>
      <w:r w:rsidRPr="00BF7644">
        <w:t>Parameter Pengujian</w:t>
      </w:r>
      <w:bookmarkEnd w:id="146"/>
    </w:p>
    <w:p w14:paraId="1FA4337A" w14:textId="44B52BD7" w:rsidR="00BF7644" w:rsidRDefault="00BF7644" w:rsidP="0082545F">
      <w:pPr>
        <w:spacing w:line="360" w:lineRule="auto"/>
        <w:ind w:firstLine="720"/>
        <w:jc w:val="both"/>
        <w:rPr>
          <w:rFonts w:ascii="Times New Roman" w:hAnsi="Times New Roman" w:cs="Times New Roman"/>
          <w:lang w:eastAsia="en-ID"/>
        </w:rPr>
      </w:pPr>
      <w:r w:rsidRPr="00BF7644">
        <w:rPr>
          <w:rFonts w:ascii="Times New Roman" w:hAnsi="Times New Roman" w:cs="Times New Roman"/>
          <w:lang w:eastAsia="en-ID"/>
        </w:rPr>
        <w:t xml:space="preserve">Pengujian dilakukan menggunakan kerangka evaluasi RAGAS dengan konfigurasi yang dapat dilihat pada tabel 4.3. Ketiga mode LLM diuji dalam kondisi identik, menggunakan basis pengetahuan yang sama, sistem </w:t>
      </w:r>
      <w:r w:rsidRPr="00BF7644">
        <w:rPr>
          <w:rFonts w:ascii="Times New Roman" w:hAnsi="Times New Roman" w:cs="Times New Roman"/>
          <w:i/>
          <w:iCs/>
          <w:lang w:eastAsia="en-ID"/>
        </w:rPr>
        <w:t>prompt</w:t>
      </w:r>
      <w:r w:rsidRPr="00BF7644">
        <w:rPr>
          <w:rFonts w:ascii="Times New Roman" w:hAnsi="Times New Roman" w:cs="Times New Roman"/>
          <w:lang w:eastAsia="en-ID"/>
        </w:rPr>
        <w:t xml:space="preserve"> yang sama, dan </w:t>
      </w:r>
      <w:r w:rsidRPr="00BF7644">
        <w:rPr>
          <w:rFonts w:ascii="Times New Roman" w:hAnsi="Times New Roman" w:cs="Times New Roman"/>
          <w:i/>
          <w:iCs/>
          <w:lang w:eastAsia="en-ID"/>
        </w:rPr>
        <w:t>test set</w:t>
      </w:r>
      <w:r w:rsidRPr="00BF7644">
        <w:rPr>
          <w:rFonts w:ascii="Times New Roman" w:hAnsi="Times New Roman" w:cs="Times New Roman"/>
          <w:lang w:eastAsia="en-ID"/>
        </w:rPr>
        <w:t xml:space="preserve"> yang sama.</w:t>
      </w:r>
    </w:p>
    <w:tbl>
      <w:tblPr>
        <w:tblStyle w:val="TableGrid"/>
        <w:tblW w:w="0" w:type="auto"/>
        <w:tblLook w:val="04A0" w:firstRow="1" w:lastRow="0" w:firstColumn="1" w:lastColumn="0" w:noHBand="0" w:noVBand="1"/>
      </w:tblPr>
      <w:tblGrid>
        <w:gridCol w:w="2830"/>
        <w:gridCol w:w="6186"/>
      </w:tblGrid>
      <w:tr w:rsidR="00BF7644" w14:paraId="2A05AB3B" w14:textId="77777777" w:rsidTr="002779B5">
        <w:tc>
          <w:tcPr>
            <w:tcW w:w="2830" w:type="dxa"/>
          </w:tcPr>
          <w:p w14:paraId="5EE33039" w14:textId="11E8CF08" w:rsidR="00BF7644" w:rsidRPr="00805288" w:rsidRDefault="00BF7644"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Parameter</w:t>
            </w:r>
          </w:p>
        </w:tc>
        <w:tc>
          <w:tcPr>
            <w:tcW w:w="6186" w:type="dxa"/>
          </w:tcPr>
          <w:p w14:paraId="4CBDD79E" w14:textId="36C80F83" w:rsidR="00BF7644" w:rsidRPr="00805288" w:rsidRDefault="00BF7644"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Nilai</w:t>
            </w:r>
          </w:p>
        </w:tc>
      </w:tr>
      <w:tr w:rsidR="00BF7644" w14:paraId="2F15A720" w14:textId="77777777" w:rsidTr="002779B5">
        <w:tc>
          <w:tcPr>
            <w:tcW w:w="2830" w:type="dxa"/>
          </w:tcPr>
          <w:p w14:paraId="3686C050" w14:textId="261D1C07" w:rsidR="00BF7644"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Test Set</w:t>
            </w:r>
          </w:p>
        </w:tc>
        <w:tc>
          <w:tcPr>
            <w:tcW w:w="6186" w:type="dxa"/>
          </w:tcPr>
          <w:p w14:paraId="6A8C9AA5" w14:textId="7EFB16B3" w:rsidR="00BF7644"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46 pertanyaan, 6 kategori</w:t>
            </w:r>
          </w:p>
        </w:tc>
      </w:tr>
      <w:tr w:rsidR="00BF7644" w14:paraId="719C82E2" w14:textId="77777777" w:rsidTr="002779B5">
        <w:tc>
          <w:tcPr>
            <w:tcW w:w="2830" w:type="dxa"/>
          </w:tcPr>
          <w:p w14:paraId="6CB941C7" w14:textId="7A1294E6" w:rsidR="00BF7644"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Judge LLM</w:t>
            </w:r>
          </w:p>
        </w:tc>
        <w:tc>
          <w:tcPr>
            <w:tcW w:w="6186" w:type="dxa"/>
          </w:tcPr>
          <w:p w14:paraId="1A1D5041" w14:textId="18C2311B" w:rsidR="00BF7644"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google/gemini-3-flash-preview</w:t>
            </w:r>
          </w:p>
        </w:tc>
      </w:tr>
      <w:tr w:rsidR="00BF7644" w14:paraId="1C37FDA9" w14:textId="77777777" w:rsidTr="002779B5">
        <w:tc>
          <w:tcPr>
            <w:tcW w:w="2830" w:type="dxa"/>
          </w:tcPr>
          <w:p w14:paraId="1C561DED" w14:textId="2BBC5E93" w:rsidR="00BF7644"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Embedding Model</w:t>
            </w:r>
          </w:p>
        </w:tc>
        <w:tc>
          <w:tcPr>
            <w:tcW w:w="6186" w:type="dxa"/>
          </w:tcPr>
          <w:p w14:paraId="2EC6D076" w14:textId="799148F7" w:rsidR="00BF7644"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google/gemini-embedding-001</w:t>
            </w:r>
          </w:p>
        </w:tc>
      </w:tr>
      <w:tr w:rsidR="00BF7644" w14:paraId="692505EF" w14:textId="77777777" w:rsidTr="002779B5">
        <w:tc>
          <w:tcPr>
            <w:tcW w:w="2830" w:type="dxa"/>
          </w:tcPr>
          <w:p w14:paraId="2B0AF81D" w14:textId="13463F39" w:rsidR="00BF7644"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Metrik Evaluasi</w:t>
            </w:r>
          </w:p>
        </w:tc>
        <w:tc>
          <w:tcPr>
            <w:tcW w:w="6186" w:type="dxa"/>
          </w:tcPr>
          <w:p w14:paraId="5EDD4175" w14:textId="79F9586F" w:rsidR="00BF7644"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faithfulness, answer_relevancy, context_precision, context_recall, answer_correctness</w:t>
            </w:r>
          </w:p>
        </w:tc>
      </w:tr>
      <w:tr w:rsidR="00BF7644" w14:paraId="03268A2B" w14:textId="77777777" w:rsidTr="002779B5">
        <w:tc>
          <w:tcPr>
            <w:tcW w:w="2830" w:type="dxa"/>
          </w:tcPr>
          <w:p w14:paraId="4C619942" w14:textId="317F752E" w:rsidR="00BF7644"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max_workers</w:t>
            </w:r>
          </w:p>
        </w:tc>
        <w:tc>
          <w:tcPr>
            <w:tcW w:w="6186" w:type="dxa"/>
          </w:tcPr>
          <w:p w14:paraId="57416758" w14:textId="6DC29A86" w:rsidR="00BF7644"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2</w:t>
            </w:r>
          </w:p>
        </w:tc>
      </w:tr>
      <w:tr w:rsidR="002779B5" w14:paraId="19DE3D48" w14:textId="77777777" w:rsidTr="002779B5">
        <w:tc>
          <w:tcPr>
            <w:tcW w:w="2830" w:type="dxa"/>
          </w:tcPr>
          <w:p w14:paraId="5EA842F3" w14:textId="70511595" w:rsidR="002779B5"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max_retries</w:t>
            </w:r>
          </w:p>
        </w:tc>
        <w:tc>
          <w:tcPr>
            <w:tcW w:w="6186" w:type="dxa"/>
          </w:tcPr>
          <w:p w14:paraId="781D5F4E" w14:textId="36538202" w:rsidR="002779B5"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10</w:t>
            </w:r>
          </w:p>
        </w:tc>
      </w:tr>
      <w:tr w:rsidR="002779B5" w14:paraId="5A45D51E" w14:textId="77777777" w:rsidTr="002779B5">
        <w:tc>
          <w:tcPr>
            <w:tcW w:w="2830" w:type="dxa"/>
          </w:tcPr>
          <w:p w14:paraId="7D8D318B" w14:textId="453A2238" w:rsidR="002779B5"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Timeout</w:t>
            </w:r>
          </w:p>
        </w:tc>
        <w:tc>
          <w:tcPr>
            <w:tcW w:w="6186" w:type="dxa"/>
          </w:tcPr>
          <w:p w14:paraId="2CB29689" w14:textId="73CB9CEA" w:rsidR="002779B5"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240 detik</w:t>
            </w:r>
          </w:p>
        </w:tc>
      </w:tr>
      <w:tr w:rsidR="002779B5" w14:paraId="405DF187" w14:textId="77777777" w:rsidTr="002779B5">
        <w:tc>
          <w:tcPr>
            <w:tcW w:w="2830" w:type="dxa"/>
          </w:tcPr>
          <w:p w14:paraId="00149D44" w14:textId="34A73771" w:rsidR="002779B5"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lastRenderedPageBreak/>
              <w:t>RAG Generator Model 1</w:t>
            </w:r>
          </w:p>
        </w:tc>
        <w:tc>
          <w:tcPr>
            <w:tcW w:w="6186" w:type="dxa"/>
          </w:tcPr>
          <w:p w14:paraId="31E1D966" w14:textId="5F8B401D" w:rsidR="002779B5"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google/gemini-2.5-flash</w:t>
            </w:r>
          </w:p>
        </w:tc>
      </w:tr>
      <w:tr w:rsidR="002779B5" w14:paraId="0246D2F4" w14:textId="77777777" w:rsidTr="002779B5">
        <w:tc>
          <w:tcPr>
            <w:tcW w:w="2830" w:type="dxa"/>
          </w:tcPr>
          <w:p w14:paraId="0E982DC0" w14:textId="6FAB7EFD" w:rsidR="002779B5"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RAG Generator Model 2</w:t>
            </w:r>
          </w:p>
        </w:tc>
        <w:tc>
          <w:tcPr>
            <w:tcW w:w="6186" w:type="dxa"/>
          </w:tcPr>
          <w:p w14:paraId="7F1FCEA0" w14:textId="11C4A2C5" w:rsidR="002779B5" w:rsidRDefault="002779B5" w:rsidP="0082545F">
            <w:pPr>
              <w:spacing w:line="360" w:lineRule="auto"/>
              <w:jc w:val="both"/>
              <w:rPr>
                <w:rFonts w:ascii="Times New Roman" w:hAnsi="Times New Roman" w:cs="Times New Roman"/>
                <w:lang w:eastAsia="en-ID"/>
              </w:rPr>
            </w:pPr>
            <w:r>
              <w:rPr>
                <w:rFonts w:ascii="Times New Roman" w:hAnsi="Times New Roman" w:cs="Times New Roman"/>
                <w:lang w:eastAsia="en-ID"/>
              </w:rPr>
              <w:t>qwen/qwen3.6-27B</w:t>
            </w:r>
          </w:p>
        </w:tc>
      </w:tr>
      <w:tr w:rsidR="002779B5" w14:paraId="06F4BD90" w14:textId="77777777" w:rsidTr="002779B5">
        <w:tc>
          <w:tcPr>
            <w:tcW w:w="2830" w:type="dxa"/>
          </w:tcPr>
          <w:p w14:paraId="2988CF33" w14:textId="30DE9D63" w:rsidR="002779B5" w:rsidRPr="00805288" w:rsidRDefault="002779B5" w:rsidP="0082545F">
            <w:pPr>
              <w:spacing w:line="360" w:lineRule="auto"/>
              <w:jc w:val="both"/>
              <w:rPr>
                <w:rFonts w:ascii="Times New Roman" w:hAnsi="Times New Roman" w:cs="Times New Roman"/>
                <w:b/>
                <w:bCs/>
                <w:lang w:eastAsia="en-ID"/>
              </w:rPr>
            </w:pPr>
            <w:r w:rsidRPr="00805288">
              <w:rPr>
                <w:rFonts w:ascii="Times New Roman" w:hAnsi="Times New Roman" w:cs="Times New Roman"/>
                <w:b/>
                <w:bCs/>
                <w:lang w:eastAsia="en-ID"/>
              </w:rPr>
              <w:t>RAG Generator Model 3</w:t>
            </w:r>
          </w:p>
        </w:tc>
        <w:tc>
          <w:tcPr>
            <w:tcW w:w="6186" w:type="dxa"/>
          </w:tcPr>
          <w:p w14:paraId="008199C5" w14:textId="732AEAB6" w:rsidR="002779B5" w:rsidRDefault="002779B5" w:rsidP="0082545F">
            <w:pPr>
              <w:keepNext/>
              <w:spacing w:line="360" w:lineRule="auto"/>
              <w:jc w:val="both"/>
              <w:rPr>
                <w:rFonts w:ascii="Times New Roman" w:hAnsi="Times New Roman" w:cs="Times New Roman"/>
                <w:lang w:eastAsia="en-ID"/>
              </w:rPr>
            </w:pPr>
            <w:r>
              <w:rPr>
                <w:rFonts w:ascii="Times New Roman" w:hAnsi="Times New Roman" w:cs="Times New Roman"/>
                <w:lang w:eastAsia="en-ID"/>
              </w:rPr>
              <w:t>deepseek/deepseek-v4-flash</w:t>
            </w:r>
          </w:p>
        </w:tc>
      </w:tr>
    </w:tbl>
    <w:p w14:paraId="7B3E90E8" w14:textId="7CC03836" w:rsidR="007A40DE" w:rsidRDefault="007A40DE" w:rsidP="0082545F">
      <w:pPr>
        <w:pStyle w:val="CaptionGambar"/>
        <w:spacing w:line="360" w:lineRule="auto"/>
      </w:pPr>
      <w:bookmarkStart w:id="147" w:name="_Toc233107634"/>
      <w:r>
        <w:t>Tabel 4.</w:t>
      </w:r>
      <w:fldSimple w:instr=" SEQ Tabel_4. \* ARABIC ">
        <w:r w:rsidR="009D1A33">
          <w:rPr>
            <w:noProof/>
          </w:rPr>
          <w:t>3</w:t>
        </w:r>
      </w:fldSimple>
      <w:r>
        <w:t xml:space="preserve"> Parameter Konfigurasi Evaluasi RAGAS</w:t>
      </w:r>
      <w:bookmarkEnd w:id="147"/>
    </w:p>
    <w:p w14:paraId="080EF8AD" w14:textId="1393919B" w:rsidR="002779B5" w:rsidRDefault="008356E3"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002779B5">
        <w:rPr>
          <w:rFonts w:ascii="Times New Roman" w:hAnsi="Times New Roman" w:cs="Times New Roman"/>
          <w:lang w:eastAsia="en-ID"/>
        </w:rPr>
        <w:t>Tabel 4.4 juga menjabarkan distribusi pertanyaan untuk setiap kategori beserta mode pengguna dan jumlah pertanyaannya.</w:t>
      </w:r>
    </w:p>
    <w:tbl>
      <w:tblPr>
        <w:tblStyle w:val="TableGrid"/>
        <w:tblW w:w="0" w:type="auto"/>
        <w:jc w:val="center"/>
        <w:tblLook w:val="04A0" w:firstRow="1" w:lastRow="0" w:firstColumn="1" w:lastColumn="0" w:noHBand="0" w:noVBand="1"/>
      </w:tblPr>
      <w:tblGrid>
        <w:gridCol w:w="2017"/>
        <w:gridCol w:w="2235"/>
        <w:gridCol w:w="2264"/>
      </w:tblGrid>
      <w:tr w:rsidR="002779B5" w14:paraId="7DD7FF8F" w14:textId="77777777" w:rsidTr="00006B38">
        <w:trPr>
          <w:jc w:val="center"/>
        </w:trPr>
        <w:tc>
          <w:tcPr>
            <w:tcW w:w="2017" w:type="dxa"/>
          </w:tcPr>
          <w:p w14:paraId="215199B0" w14:textId="2CE24211" w:rsidR="002779B5" w:rsidRPr="00006B38" w:rsidRDefault="002779B5"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Kategori</w:t>
            </w:r>
          </w:p>
        </w:tc>
        <w:tc>
          <w:tcPr>
            <w:tcW w:w="2235" w:type="dxa"/>
          </w:tcPr>
          <w:p w14:paraId="5281BBF8" w14:textId="18B8C4C9" w:rsidR="002779B5" w:rsidRPr="00006B38" w:rsidRDefault="002779B5"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Mode</w:t>
            </w:r>
          </w:p>
        </w:tc>
        <w:tc>
          <w:tcPr>
            <w:tcW w:w="2264" w:type="dxa"/>
          </w:tcPr>
          <w:p w14:paraId="5614FA6D" w14:textId="3C01ED1F" w:rsidR="002779B5" w:rsidRPr="00006B38" w:rsidRDefault="002779B5"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Jumlah Pertanyaan</w:t>
            </w:r>
          </w:p>
        </w:tc>
      </w:tr>
      <w:tr w:rsidR="002779B5" w14:paraId="74D2ECCC" w14:textId="77777777" w:rsidTr="00006B38">
        <w:trPr>
          <w:jc w:val="center"/>
        </w:trPr>
        <w:tc>
          <w:tcPr>
            <w:tcW w:w="2017" w:type="dxa"/>
          </w:tcPr>
          <w:p w14:paraId="62741A97" w14:textId="5B442070"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product_lookup</w:t>
            </w:r>
          </w:p>
        </w:tc>
        <w:tc>
          <w:tcPr>
            <w:tcW w:w="2235" w:type="dxa"/>
          </w:tcPr>
          <w:p w14:paraId="1B2D069F" w14:textId="7668B93E"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Customer + Owner</w:t>
            </w:r>
          </w:p>
        </w:tc>
        <w:tc>
          <w:tcPr>
            <w:tcW w:w="2264" w:type="dxa"/>
          </w:tcPr>
          <w:p w14:paraId="2963CD97" w14:textId="3B88252F"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23</w:t>
            </w:r>
          </w:p>
        </w:tc>
      </w:tr>
      <w:tr w:rsidR="002779B5" w14:paraId="5A994F00" w14:textId="77777777" w:rsidTr="00006B38">
        <w:trPr>
          <w:jc w:val="center"/>
        </w:trPr>
        <w:tc>
          <w:tcPr>
            <w:tcW w:w="2017" w:type="dxa"/>
          </w:tcPr>
          <w:p w14:paraId="5AD3513C" w14:textId="7652BB7D"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shop_info</w:t>
            </w:r>
          </w:p>
        </w:tc>
        <w:tc>
          <w:tcPr>
            <w:tcW w:w="2235" w:type="dxa"/>
          </w:tcPr>
          <w:p w14:paraId="77E03FD6" w14:textId="638126C2"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Customer</w:t>
            </w:r>
          </w:p>
        </w:tc>
        <w:tc>
          <w:tcPr>
            <w:tcW w:w="2264" w:type="dxa"/>
          </w:tcPr>
          <w:p w14:paraId="70FDFB29" w14:textId="71074760"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5</w:t>
            </w:r>
          </w:p>
        </w:tc>
      </w:tr>
      <w:tr w:rsidR="002779B5" w14:paraId="708B2137" w14:textId="77777777" w:rsidTr="00006B38">
        <w:trPr>
          <w:jc w:val="center"/>
        </w:trPr>
        <w:tc>
          <w:tcPr>
            <w:tcW w:w="2017" w:type="dxa"/>
          </w:tcPr>
          <w:p w14:paraId="46789D9F" w14:textId="33080FC1"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comparison</w:t>
            </w:r>
          </w:p>
        </w:tc>
        <w:tc>
          <w:tcPr>
            <w:tcW w:w="2235" w:type="dxa"/>
          </w:tcPr>
          <w:p w14:paraId="1C43C8D0" w14:textId="5A84D717"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Customer</w:t>
            </w:r>
          </w:p>
        </w:tc>
        <w:tc>
          <w:tcPr>
            <w:tcW w:w="2264" w:type="dxa"/>
          </w:tcPr>
          <w:p w14:paraId="6F7B8430" w14:textId="3F4A1CC5"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5</w:t>
            </w:r>
          </w:p>
        </w:tc>
      </w:tr>
      <w:tr w:rsidR="002779B5" w14:paraId="4BC7CCB5" w14:textId="77777777" w:rsidTr="00006B38">
        <w:trPr>
          <w:jc w:val="center"/>
        </w:trPr>
        <w:tc>
          <w:tcPr>
            <w:tcW w:w="2017" w:type="dxa"/>
          </w:tcPr>
          <w:p w14:paraId="24863DE2" w14:textId="6C00BEC3"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ranking</w:t>
            </w:r>
          </w:p>
        </w:tc>
        <w:tc>
          <w:tcPr>
            <w:tcW w:w="2235" w:type="dxa"/>
          </w:tcPr>
          <w:p w14:paraId="4D00C72A" w14:textId="49B86E03"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Customer + Owner</w:t>
            </w:r>
          </w:p>
        </w:tc>
        <w:tc>
          <w:tcPr>
            <w:tcW w:w="2264" w:type="dxa"/>
          </w:tcPr>
          <w:p w14:paraId="31E57BB6" w14:textId="193E84D0"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5</w:t>
            </w:r>
          </w:p>
        </w:tc>
      </w:tr>
      <w:tr w:rsidR="002779B5" w14:paraId="6CFF9AA5" w14:textId="77777777" w:rsidTr="00006B38">
        <w:trPr>
          <w:jc w:val="center"/>
        </w:trPr>
        <w:tc>
          <w:tcPr>
            <w:tcW w:w="2017" w:type="dxa"/>
          </w:tcPr>
          <w:p w14:paraId="4B05228E" w14:textId="3AA93AE4"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refusal_customer</w:t>
            </w:r>
          </w:p>
        </w:tc>
        <w:tc>
          <w:tcPr>
            <w:tcW w:w="2235" w:type="dxa"/>
          </w:tcPr>
          <w:p w14:paraId="1F0B8385" w14:textId="3A6B326E"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Customer</w:t>
            </w:r>
          </w:p>
        </w:tc>
        <w:tc>
          <w:tcPr>
            <w:tcW w:w="2264" w:type="dxa"/>
          </w:tcPr>
          <w:p w14:paraId="17C1484E" w14:textId="0E79F1D6"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5</w:t>
            </w:r>
          </w:p>
        </w:tc>
      </w:tr>
      <w:tr w:rsidR="002779B5" w14:paraId="096E4075" w14:textId="77777777" w:rsidTr="00006B38">
        <w:trPr>
          <w:jc w:val="center"/>
        </w:trPr>
        <w:tc>
          <w:tcPr>
            <w:tcW w:w="2017" w:type="dxa"/>
          </w:tcPr>
          <w:p w14:paraId="5072F7E8" w14:textId="60BD1C06"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owner_diagnostics</w:t>
            </w:r>
          </w:p>
        </w:tc>
        <w:tc>
          <w:tcPr>
            <w:tcW w:w="2235" w:type="dxa"/>
          </w:tcPr>
          <w:p w14:paraId="659D633C" w14:textId="33C3B6DE"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Owner</w:t>
            </w:r>
          </w:p>
        </w:tc>
        <w:tc>
          <w:tcPr>
            <w:tcW w:w="2264" w:type="dxa"/>
          </w:tcPr>
          <w:p w14:paraId="61F4DA79" w14:textId="773F6326" w:rsidR="002779B5" w:rsidRDefault="002779B5"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3</w:t>
            </w:r>
          </w:p>
        </w:tc>
      </w:tr>
      <w:tr w:rsidR="002779B5" w14:paraId="37A76532" w14:textId="77777777" w:rsidTr="00006B38">
        <w:trPr>
          <w:jc w:val="center"/>
        </w:trPr>
        <w:tc>
          <w:tcPr>
            <w:tcW w:w="4252" w:type="dxa"/>
            <w:gridSpan w:val="2"/>
          </w:tcPr>
          <w:p w14:paraId="5A201E70" w14:textId="40E26249" w:rsidR="002779B5" w:rsidRDefault="002779B5" w:rsidP="00F83911">
            <w:pPr>
              <w:spacing w:line="360" w:lineRule="auto"/>
              <w:rPr>
                <w:rFonts w:ascii="Times New Roman" w:hAnsi="Times New Roman" w:cs="Times New Roman"/>
                <w:lang w:eastAsia="en-ID"/>
              </w:rPr>
            </w:pPr>
            <w:r>
              <w:rPr>
                <w:rFonts w:ascii="Times New Roman" w:hAnsi="Times New Roman" w:cs="Times New Roman"/>
                <w:lang w:eastAsia="en-ID"/>
              </w:rPr>
              <w:t>Total</w:t>
            </w:r>
          </w:p>
        </w:tc>
        <w:tc>
          <w:tcPr>
            <w:tcW w:w="2264" w:type="dxa"/>
          </w:tcPr>
          <w:p w14:paraId="1D3C9185" w14:textId="0030EE23" w:rsidR="002779B5" w:rsidRDefault="002779B5" w:rsidP="0082545F">
            <w:pPr>
              <w:keepNext/>
              <w:spacing w:line="360" w:lineRule="auto"/>
              <w:jc w:val="center"/>
              <w:rPr>
                <w:rFonts w:ascii="Times New Roman" w:hAnsi="Times New Roman" w:cs="Times New Roman"/>
                <w:lang w:eastAsia="en-ID"/>
              </w:rPr>
            </w:pPr>
            <w:r>
              <w:rPr>
                <w:rFonts w:ascii="Times New Roman" w:hAnsi="Times New Roman" w:cs="Times New Roman"/>
                <w:lang w:eastAsia="en-ID"/>
              </w:rPr>
              <w:t>46</w:t>
            </w:r>
          </w:p>
        </w:tc>
      </w:tr>
    </w:tbl>
    <w:p w14:paraId="1E651EF5" w14:textId="3F5A81FE" w:rsidR="007A40DE" w:rsidRDefault="007A40DE" w:rsidP="0082545F">
      <w:pPr>
        <w:pStyle w:val="CaptionGambar"/>
        <w:spacing w:line="360" w:lineRule="auto"/>
      </w:pPr>
      <w:bookmarkStart w:id="148" w:name="_Toc233107635"/>
      <w:r>
        <w:t>Tabel 4.</w:t>
      </w:r>
      <w:fldSimple w:instr=" SEQ Tabel_4. \* ARABIC ">
        <w:r w:rsidR="009D1A33">
          <w:rPr>
            <w:noProof/>
          </w:rPr>
          <w:t>4</w:t>
        </w:r>
      </w:fldSimple>
      <w:r>
        <w:t xml:space="preserve"> Distribusi Pertanyaan Test Set per Kategori</w:t>
      </w:r>
      <w:bookmarkEnd w:id="148"/>
    </w:p>
    <w:p w14:paraId="66B2DE32" w14:textId="4ADAC3CF" w:rsidR="00BF7644" w:rsidRDefault="008356E3" w:rsidP="0082545F">
      <w:pPr>
        <w:pStyle w:val="Heading3"/>
      </w:pPr>
      <w:bookmarkStart w:id="149" w:name="_Toc233123404"/>
      <w:r>
        <w:t>4.</w:t>
      </w:r>
      <w:r w:rsidR="00584631">
        <w:t>1.</w:t>
      </w:r>
      <w:r w:rsidR="001C3C13">
        <w:t>5</w:t>
      </w:r>
      <w:r w:rsidR="001C3C13">
        <w:tab/>
      </w:r>
      <w:r>
        <w:t>Hasil Pengujian</w:t>
      </w:r>
      <w:bookmarkEnd w:id="149"/>
    </w:p>
    <w:p w14:paraId="0BB740D5" w14:textId="42B775AC" w:rsidR="008356E3" w:rsidRDefault="008356E3"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Tabel 4.5 menampilkan hasil rata-rata keseluruhan dari 46 sampel uji untuk ketiga model yang dibandingkan. Hasil ini merupakan</w:t>
      </w:r>
      <w:del w:id="150" w:author="Noven Austin" w:date="2026-07-04T21:00:00Z" w16du:dateUtc="2026-07-04T14:00:00Z">
        <w:r w:rsidDel="00544030">
          <w:rPr>
            <w:rFonts w:ascii="Times New Roman" w:hAnsi="Times New Roman" w:cs="Times New Roman"/>
            <w:lang w:eastAsia="en-ID"/>
          </w:rPr>
          <w:delText xml:space="preserve"> rata-rata dari agregat 3 kali</w:delText>
        </w:r>
      </w:del>
      <w:r>
        <w:rPr>
          <w:rFonts w:ascii="Times New Roman" w:hAnsi="Times New Roman" w:cs="Times New Roman"/>
          <w:lang w:eastAsia="en-ID"/>
        </w:rPr>
        <w:t xml:space="preserve"> pengujian untuk setiap model yang mencakup seluruh kategori pertanyaan dan kedua mode pengguna.</w:t>
      </w:r>
    </w:p>
    <w:tbl>
      <w:tblPr>
        <w:tblStyle w:val="TableGrid"/>
        <w:tblW w:w="0" w:type="auto"/>
        <w:tblLook w:val="04A0" w:firstRow="1" w:lastRow="0" w:firstColumn="1" w:lastColumn="0" w:noHBand="0" w:noVBand="1"/>
      </w:tblPr>
      <w:tblGrid>
        <w:gridCol w:w="2405"/>
        <w:gridCol w:w="2268"/>
        <w:gridCol w:w="2126"/>
        <w:gridCol w:w="2217"/>
      </w:tblGrid>
      <w:tr w:rsidR="008356E3" w14:paraId="6EE782BA" w14:textId="77777777" w:rsidTr="00D62834">
        <w:tc>
          <w:tcPr>
            <w:tcW w:w="2405" w:type="dxa"/>
          </w:tcPr>
          <w:p w14:paraId="7C1E1270" w14:textId="65A4E052"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Metrik</w:t>
            </w:r>
          </w:p>
        </w:tc>
        <w:tc>
          <w:tcPr>
            <w:tcW w:w="2268" w:type="dxa"/>
          </w:tcPr>
          <w:p w14:paraId="28B65271" w14:textId="792F035A"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Gemini 2.5 Flash</w:t>
            </w:r>
          </w:p>
        </w:tc>
        <w:tc>
          <w:tcPr>
            <w:tcW w:w="2126" w:type="dxa"/>
          </w:tcPr>
          <w:p w14:paraId="75858759" w14:textId="0BD1B067"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Qwen3.6-27B</w:t>
            </w:r>
          </w:p>
        </w:tc>
        <w:tc>
          <w:tcPr>
            <w:tcW w:w="2217" w:type="dxa"/>
          </w:tcPr>
          <w:p w14:paraId="1EA65A6B" w14:textId="172BCAB3"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DeepSeek V4 Flash</w:t>
            </w:r>
          </w:p>
        </w:tc>
      </w:tr>
      <w:tr w:rsidR="008356E3" w14:paraId="0B64475D" w14:textId="77777777" w:rsidTr="00D62834">
        <w:tc>
          <w:tcPr>
            <w:tcW w:w="2405" w:type="dxa"/>
          </w:tcPr>
          <w:p w14:paraId="428EFAD4" w14:textId="5B482AD7"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Faithfulness</w:t>
            </w:r>
          </w:p>
        </w:tc>
        <w:tc>
          <w:tcPr>
            <w:tcW w:w="2268" w:type="dxa"/>
          </w:tcPr>
          <w:p w14:paraId="0239682B" w14:textId="194282B2" w:rsidR="008356E3" w:rsidRPr="00584631" w:rsidRDefault="008356E3" w:rsidP="0082545F">
            <w:pPr>
              <w:spacing w:line="360" w:lineRule="auto"/>
              <w:jc w:val="center"/>
              <w:rPr>
                <w:rFonts w:ascii="Times New Roman" w:hAnsi="Times New Roman" w:cs="Times New Roman"/>
                <w:b/>
                <w:bCs/>
                <w:color w:val="4472C4" w:themeColor="accent1"/>
                <w:lang w:eastAsia="en-ID"/>
              </w:rPr>
            </w:pPr>
            <w:r w:rsidRPr="00584631">
              <w:rPr>
                <w:rFonts w:ascii="Times New Roman" w:hAnsi="Times New Roman" w:cs="Times New Roman"/>
                <w:b/>
                <w:bCs/>
                <w:color w:val="4472C4" w:themeColor="accent1"/>
                <w:lang w:eastAsia="en-ID"/>
              </w:rPr>
              <w:t>0.8841</w:t>
            </w:r>
          </w:p>
        </w:tc>
        <w:tc>
          <w:tcPr>
            <w:tcW w:w="2126" w:type="dxa"/>
          </w:tcPr>
          <w:p w14:paraId="6F5DE23B" w14:textId="7758D330" w:rsidR="008356E3" w:rsidRPr="00584631"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0.6769</w:t>
            </w:r>
          </w:p>
        </w:tc>
        <w:tc>
          <w:tcPr>
            <w:tcW w:w="2217" w:type="dxa"/>
          </w:tcPr>
          <w:p w14:paraId="7FBCDC81" w14:textId="190F5314" w:rsidR="008356E3" w:rsidRDefault="00D62834"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0.8387</w:t>
            </w:r>
          </w:p>
        </w:tc>
      </w:tr>
      <w:tr w:rsidR="008356E3" w14:paraId="5BB17940" w14:textId="77777777" w:rsidTr="00D62834">
        <w:tc>
          <w:tcPr>
            <w:tcW w:w="2405" w:type="dxa"/>
          </w:tcPr>
          <w:p w14:paraId="21127010" w14:textId="48870F3D"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Answer Relevancy</w:t>
            </w:r>
          </w:p>
        </w:tc>
        <w:tc>
          <w:tcPr>
            <w:tcW w:w="2268" w:type="dxa"/>
          </w:tcPr>
          <w:p w14:paraId="5B61CEE8" w14:textId="3C975E2A" w:rsidR="008356E3" w:rsidRPr="00584631" w:rsidRDefault="008356E3" w:rsidP="0082545F">
            <w:pPr>
              <w:spacing w:line="360" w:lineRule="auto"/>
              <w:jc w:val="center"/>
              <w:rPr>
                <w:rFonts w:ascii="Times New Roman" w:hAnsi="Times New Roman" w:cs="Times New Roman"/>
                <w:b/>
                <w:bCs/>
                <w:color w:val="4472C4" w:themeColor="accent1"/>
                <w:lang w:eastAsia="en-ID"/>
              </w:rPr>
            </w:pPr>
            <w:r w:rsidRPr="00584631">
              <w:rPr>
                <w:rFonts w:ascii="Times New Roman" w:hAnsi="Times New Roman" w:cs="Times New Roman"/>
                <w:b/>
                <w:bCs/>
                <w:color w:val="4472C4" w:themeColor="accent1"/>
                <w:lang w:eastAsia="en-ID"/>
              </w:rPr>
              <w:t>0.7749</w:t>
            </w:r>
          </w:p>
        </w:tc>
        <w:tc>
          <w:tcPr>
            <w:tcW w:w="2126" w:type="dxa"/>
          </w:tcPr>
          <w:p w14:paraId="524B83DB" w14:textId="0F4B4C17" w:rsidR="008356E3" w:rsidRPr="00584631"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0.7474</w:t>
            </w:r>
          </w:p>
        </w:tc>
        <w:tc>
          <w:tcPr>
            <w:tcW w:w="2217" w:type="dxa"/>
          </w:tcPr>
          <w:p w14:paraId="360E3FC7" w14:textId="46237FFF" w:rsidR="008356E3" w:rsidRDefault="00D62834"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0.7736</w:t>
            </w:r>
          </w:p>
        </w:tc>
      </w:tr>
      <w:tr w:rsidR="008356E3" w14:paraId="7C521ECC" w14:textId="77777777" w:rsidTr="00D62834">
        <w:tc>
          <w:tcPr>
            <w:tcW w:w="2405" w:type="dxa"/>
          </w:tcPr>
          <w:p w14:paraId="428582C9" w14:textId="39C620E8"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Context Precision</w:t>
            </w:r>
          </w:p>
        </w:tc>
        <w:tc>
          <w:tcPr>
            <w:tcW w:w="2268" w:type="dxa"/>
          </w:tcPr>
          <w:p w14:paraId="16F74080" w14:textId="43CDE653" w:rsidR="008356E3" w:rsidRPr="00584631" w:rsidRDefault="008356E3"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0.5319</w:t>
            </w:r>
          </w:p>
        </w:tc>
        <w:tc>
          <w:tcPr>
            <w:tcW w:w="2126" w:type="dxa"/>
          </w:tcPr>
          <w:p w14:paraId="26721C0F" w14:textId="61C93227" w:rsidR="008356E3" w:rsidRDefault="00D62834"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0.5343</w:t>
            </w:r>
          </w:p>
        </w:tc>
        <w:tc>
          <w:tcPr>
            <w:tcW w:w="2217" w:type="dxa"/>
          </w:tcPr>
          <w:p w14:paraId="02AB2FB7" w14:textId="0BE09159" w:rsidR="008356E3" w:rsidRPr="00D62834"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4472C4" w:themeColor="accent1"/>
                <w:lang w:eastAsia="en-ID"/>
              </w:rPr>
              <w:t>0.5416</w:t>
            </w:r>
          </w:p>
        </w:tc>
      </w:tr>
      <w:tr w:rsidR="008356E3" w14:paraId="79BD5820" w14:textId="77777777" w:rsidTr="00D62834">
        <w:tc>
          <w:tcPr>
            <w:tcW w:w="2405" w:type="dxa"/>
          </w:tcPr>
          <w:p w14:paraId="75747577" w14:textId="605BEB27"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Context Recall</w:t>
            </w:r>
          </w:p>
        </w:tc>
        <w:tc>
          <w:tcPr>
            <w:tcW w:w="2268" w:type="dxa"/>
          </w:tcPr>
          <w:p w14:paraId="0FCB42A8" w14:textId="1D15E896" w:rsidR="008356E3" w:rsidRPr="00584631" w:rsidRDefault="008356E3" w:rsidP="0082545F">
            <w:pPr>
              <w:spacing w:line="360" w:lineRule="auto"/>
              <w:jc w:val="center"/>
              <w:rPr>
                <w:rFonts w:ascii="Times New Roman" w:hAnsi="Times New Roman" w:cs="Times New Roman"/>
                <w:b/>
                <w:bCs/>
                <w:color w:val="4472C4" w:themeColor="accent1"/>
                <w:lang w:eastAsia="en-ID"/>
              </w:rPr>
            </w:pPr>
            <w:r w:rsidRPr="00584631">
              <w:rPr>
                <w:rFonts w:ascii="Times New Roman" w:hAnsi="Times New Roman" w:cs="Times New Roman"/>
                <w:b/>
                <w:bCs/>
                <w:color w:val="4472C4" w:themeColor="accent1"/>
                <w:lang w:eastAsia="en-ID"/>
              </w:rPr>
              <w:t>0.93</w:t>
            </w:r>
            <w:ins w:id="151" w:author="Noven Austin" w:date="2026-07-04T19:59:00Z" w16du:dateUtc="2026-07-04T12:59:00Z">
              <w:r w:rsidR="0055201A">
                <w:rPr>
                  <w:rFonts w:ascii="Times New Roman" w:hAnsi="Times New Roman" w:cs="Times New Roman"/>
                  <w:b/>
                  <w:bCs/>
                  <w:color w:val="4472C4" w:themeColor="accent1"/>
                  <w:lang w:eastAsia="en-ID"/>
                </w:rPr>
                <w:t>48</w:t>
              </w:r>
            </w:ins>
            <w:del w:id="152" w:author="Noven Austin" w:date="2026-07-04T19:59:00Z" w16du:dateUtc="2026-07-04T12:59:00Z">
              <w:r w:rsidRPr="00584631" w:rsidDel="0055201A">
                <w:rPr>
                  <w:rFonts w:ascii="Times New Roman" w:hAnsi="Times New Roman" w:cs="Times New Roman"/>
                  <w:b/>
                  <w:bCs/>
                  <w:color w:val="4472C4" w:themeColor="accent1"/>
                  <w:lang w:eastAsia="en-ID"/>
                </w:rPr>
                <w:delText>84</w:delText>
              </w:r>
            </w:del>
          </w:p>
        </w:tc>
        <w:tc>
          <w:tcPr>
            <w:tcW w:w="2126" w:type="dxa"/>
          </w:tcPr>
          <w:p w14:paraId="03C8D438" w14:textId="4D6745EA" w:rsidR="008356E3" w:rsidRPr="00584631" w:rsidRDefault="00D62834" w:rsidP="0082545F">
            <w:pPr>
              <w:spacing w:line="360" w:lineRule="auto"/>
              <w:jc w:val="center"/>
              <w:rPr>
                <w:rFonts w:ascii="Times New Roman" w:hAnsi="Times New Roman" w:cs="Times New Roman"/>
                <w:b/>
                <w:bCs/>
                <w:color w:val="EE0000"/>
                <w:lang w:eastAsia="en-ID"/>
              </w:rPr>
            </w:pPr>
            <w:r w:rsidRPr="00584631">
              <w:rPr>
                <w:rFonts w:ascii="Times New Roman" w:hAnsi="Times New Roman" w:cs="Times New Roman"/>
                <w:b/>
                <w:bCs/>
                <w:color w:val="EE0000"/>
                <w:lang w:eastAsia="en-ID"/>
              </w:rPr>
              <w:t>0.9239</w:t>
            </w:r>
          </w:p>
        </w:tc>
        <w:tc>
          <w:tcPr>
            <w:tcW w:w="2217" w:type="dxa"/>
          </w:tcPr>
          <w:p w14:paraId="4A8209C3" w14:textId="278A7CA2" w:rsidR="008356E3" w:rsidRPr="00584631" w:rsidRDefault="00D62834" w:rsidP="0082545F">
            <w:pPr>
              <w:spacing w:line="360" w:lineRule="auto"/>
              <w:jc w:val="center"/>
              <w:rPr>
                <w:rFonts w:ascii="Times New Roman" w:hAnsi="Times New Roman" w:cs="Times New Roman"/>
                <w:b/>
                <w:bCs/>
                <w:color w:val="EE0000"/>
                <w:lang w:eastAsia="en-ID"/>
              </w:rPr>
            </w:pPr>
            <w:r w:rsidRPr="00584631">
              <w:rPr>
                <w:rFonts w:ascii="Times New Roman" w:hAnsi="Times New Roman" w:cs="Times New Roman"/>
                <w:b/>
                <w:bCs/>
                <w:color w:val="EE0000"/>
                <w:lang w:eastAsia="en-ID"/>
              </w:rPr>
              <w:t>0.9239</w:t>
            </w:r>
          </w:p>
        </w:tc>
      </w:tr>
      <w:tr w:rsidR="008356E3" w14:paraId="04F9E46C" w14:textId="77777777" w:rsidTr="00D62834">
        <w:tc>
          <w:tcPr>
            <w:tcW w:w="2405" w:type="dxa"/>
          </w:tcPr>
          <w:p w14:paraId="6FEABF1B" w14:textId="63A515F0"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Answer Correctness</w:t>
            </w:r>
          </w:p>
        </w:tc>
        <w:tc>
          <w:tcPr>
            <w:tcW w:w="2268" w:type="dxa"/>
          </w:tcPr>
          <w:p w14:paraId="1BB255D6" w14:textId="4EACA03E" w:rsidR="008356E3" w:rsidRPr="00584631" w:rsidRDefault="008356E3" w:rsidP="0082545F">
            <w:pPr>
              <w:spacing w:line="360" w:lineRule="auto"/>
              <w:jc w:val="center"/>
              <w:rPr>
                <w:rFonts w:ascii="Times New Roman" w:hAnsi="Times New Roman" w:cs="Times New Roman"/>
                <w:b/>
                <w:bCs/>
                <w:color w:val="4472C4" w:themeColor="accent1"/>
                <w:lang w:eastAsia="en-ID"/>
              </w:rPr>
            </w:pPr>
            <w:r w:rsidRPr="00584631">
              <w:rPr>
                <w:rFonts w:ascii="Times New Roman" w:hAnsi="Times New Roman" w:cs="Times New Roman"/>
                <w:b/>
                <w:bCs/>
                <w:color w:val="4472C4" w:themeColor="accent1"/>
                <w:lang w:eastAsia="en-ID"/>
              </w:rPr>
              <w:t>0.6419</w:t>
            </w:r>
          </w:p>
        </w:tc>
        <w:tc>
          <w:tcPr>
            <w:tcW w:w="2126" w:type="dxa"/>
          </w:tcPr>
          <w:p w14:paraId="2393C34B" w14:textId="2F1B0DA7" w:rsidR="008356E3" w:rsidRPr="00584631"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0.4936</w:t>
            </w:r>
          </w:p>
        </w:tc>
        <w:tc>
          <w:tcPr>
            <w:tcW w:w="2217" w:type="dxa"/>
          </w:tcPr>
          <w:p w14:paraId="76B7D1D6" w14:textId="68CD17B4" w:rsidR="008356E3" w:rsidRDefault="00D62834"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0.5419</w:t>
            </w:r>
          </w:p>
        </w:tc>
      </w:tr>
      <w:tr w:rsidR="008356E3" w14:paraId="7B2CFA82" w14:textId="77777777" w:rsidTr="00D62834">
        <w:tc>
          <w:tcPr>
            <w:tcW w:w="2405" w:type="dxa"/>
          </w:tcPr>
          <w:p w14:paraId="204E2BB2" w14:textId="00F0A326"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Biaya Pengunaan</w:t>
            </w:r>
          </w:p>
        </w:tc>
        <w:tc>
          <w:tcPr>
            <w:tcW w:w="2268" w:type="dxa"/>
          </w:tcPr>
          <w:p w14:paraId="71EF0641" w14:textId="2B0A6C30" w:rsidR="008356E3" w:rsidRDefault="00D62834"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$1.6629</w:t>
            </w:r>
          </w:p>
        </w:tc>
        <w:tc>
          <w:tcPr>
            <w:tcW w:w="2126" w:type="dxa"/>
          </w:tcPr>
          <w:p w14:paraId="79CFED76" w14:textId="669EEE3C" w:rsidR="008356E3" w:rsidRPr="00584631"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$1.7405</w:t>
            </w:r>
          </w:p>
        </w:tc>
        <w:tc>
          <w:tcPr>
            <w:tcW w:w="2217" w:type="dxa"/>
          </w:tcPr>
          <w:p w14:paraId="38D5BFD4" w14:textId="0EE81E4D" w:rsidR="008356E3" w:rsidRPr="00D62834"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4472C4" w:themeColor="accent1"/>
                <w:lang w:eastAsia="en-ID"/>
              </w:rPr>
              <w:t>$1.6199</w:t>
            </w:r>
          </w:p>
        </w:tc>
      </w:tr>
      <w:tr w:rsidR="008356E3" w14:paraId="17A42598" w14:textId="77777777" w:rsidTr="00D62834">
        <w:tc>
          <w:tcPr>
            <w:tcW w:w="2405" w:type="dxa"/>
          </w:tcPr>
          <w:p w14:paraId="1A17E3FF" w14:textId="1A8BD26A" w:rsidR="008356E3" w:rsidRPr="00D62834" w:rsidRDefault="008356E3" w:rsidP="0082545F">
            <w:pPr>
              <w:spacing w:line="360" w:lineRule="auto"/>
              <w:jc w:val="center"/>
              <w:rPr>
                <w:rFonts w:ascii="Times New Roman" w:hAnsi="Times New Roman" w:cs="Times New Roman"/>
                <w:b/>
                <w:bCs/>
                <w:lang w:eastAsia="en-ID"/>
              </w:rPr>
            </w:pPr>
            <w:r w:rsidRPr="00D62834">
              <w:rPr>
                <w:rFonts w:ascii="Times New Roman" w:hAnsi="Times New Roman" w:cs="Times New Roman"/>
                <w:b/>
                <w:bCs/>
                <w:lang w:eastAsia="en-ID"/>
              </w:rPr>
              <w:t>Waktu Evaluasi</w:t>
            </w:r>
          </w:p>
        </w:tc>
        <w:tc>
          <w:tcPr>
            <w:tcW w:w="2268" w:type="dxa"/>
          </w:tcPr>
          <w:p w14:paraId="21927771" w14:textId="09DC922C" w:rsidR="008356E3" w:rsidRPr="00D62834"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4472C4" w:themeColor="accent1"/>
                <w:lang w:eastAsia="en-ID"/>
              </w:rPr>
              <w:t>1674 detik</w:t>
            </w:r>
          </w:p>
        </w:tc>
        <w:tc>
          <w:tcPr>
            <w:tcW w:w="2126" w:type="dxa"/>
          </w:tcPr>
          <w:p w14:paraId="0AFD00AC" w14:textId="05746D6C" w:rsidR="008356E3" w:rsidRPr="00584631" w:rsidRDefault="00D62834" w:rsidP="0082545F">
            <w:pPr>
              <w:spacing w:line="360" w:lineRule="auto"/>
              <w:jc w:val="center"/>
              <w:rPr>
                <w:rFonts w:ascii="Times New Roman" w:hAnsi="Times New Roman" w:cs="Times New Roman"/>
                <w:b/>
                <w:bCs/>
                <w:lang w:eastAsia="en-ID"/>
              </w:rPr>
            </w:pPr>
            <w:r w:rsidRPr="00584631">
              <w:rPr>
                <w:rFonts w:ascii="Times New Roman" w:hAnsi="Times New Roman" w:cs="Times New Roman"/>
                <w:b/>
                <w:bCs/>
                <w:color w:val="EE0000"/>
                <w:lang w:eastAsia="en-ID"/>
              </w:rPr>
              <w:t>2884 detik</w:t>
            </w:r>
          </w:p>
        </w:tc>
        <w:tc>
          <w:tcPr>
            <w:tcW w:w="2217" w:type="dxa"/>
          </w:tcPr>
          <w:p w14:paraId="270F7910" w14:textId="211CE9F3" w:rsidR="008356E3" w:rsidRDefault="00D62834" w:rsidP="0082545F">
            <w:pPr>
              <w:keepNext/>
              <w:spacing w:line="360" w:lineRule="auto"/>
              <w:jc w:val="center"/>
              <w:rPr>
                <w:rFonts w:ascii="Times New Roman" w:hAnsi="Times New Roman" w:cs="Times New Roman"/>
                <w:lang w:eastAsia="en-ID"/>
              </w:rPr>
            </w:pPr>
            <w:r>
              <w:rPr>
                <w:rFonts w:ascii="Times New Roman" w:hAnsi="Times New Roman" w:cs="Times New Roman"/>
                <w:lang w:eastAsia="en-ID"/>
              </w:rPr>
              <w:t>1889 detik</w:t>
            </w:r>
          </w:p>
        </w:tc>
      </w:tr>
    </w:tbl>
    <w:p w14:paraId="75AD8EEB" w14:textId="273A55C4" w:rsidR="007A40DE" w:rsidRDefault="007A40DE" w:rsidP="0082545F">
      <w:pPr>
        <w:pStyle w:val="CaptionGambar"/>
        <w:spacing w:line="360" w:lineRule="auto"/>
      </w:pPr>
      <w:bookmarkStart w:id="153" w:name="_Toc233107636"/>
      <w:r>
        <w:t>Tabel 4.</w:t>
      </w:r>
      <w:fldSimple w:instr=" SEQ Tabel_4. \* ARABIC ">
        <w:r w:rsidR="009D1A33">
          <w:rPr>
            <w:noProof/>
          </w:rPr>
          <w:t>5</w:t>
        </w:r>
      </w:fldSimple>
      <w:r>
        <w:t xml:space="preserve"> Hasil Perbandingan RAGAS secara Keseluruhan</w:t>
      </w:r>
      <w:bookmarkEnd w:id="153"/>
    </w:p>
    <w:p w14:paraId="5BE0C49E" w14:textId="01FDA2EC" w:rsidR="006B6365" w:rsidRPr="00D62834" w:rsidRDefault="00D62834" w:rsidP="0082545F">
      <w:pPr>
        <w:spacing w:line="36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Berdasarkan tabel 4.5, model Gemini 2.5 Flash mengungguli dua model lainnya pada empat dari lima metrik evaluasi, yaitu </w:t>
      </w:r>
      <w:r>
        <w:rPr>
          <w:rFonts w:ascii="Times New Roman" w:hAnsi="Times New Roman" w:cs="Times New Roman"/>
          <w:i/>
          <w:iCs/>
        </w:rPr>
        <w:t>faithfulness</w:t>
      </w:r>
      <w:r>
        <w:rPr>
          <w:rFonts w:ascii="Times New Roman" w:hAnsi="Times New Roman" w:cs="Times New Roman"/>
        </w:rPr>
        <w:t xml:space="preserve"> (0.8841), </w:t>
      </w:r>
      <w:r>
        <w:rPr>
          <w:rFonts w:ascii="Times New Roman" w:hAnsi="Times New Roman" w:cs="Times New Roman"/>
          <w:i/>
          <w:iCs/>
        </w:rPr>
        <w:t>answer relevancy</w:t>
      </w:r>
      <w:r>
        <w:rPr>
          <w:rFonts w:ascii="Times New Roman" w:hAnsi="Times New Roman" w:cs="Times New Roman"/>
        </w:rPr>
        <w:t xml:space="preserve"> (0.7749), </w:t>
      </w:r>
      <w:r>
        <w:rPr>
          <w:rFonts w:ascii="Times New Roman" w:hAnsi="Times New Roman" w:cs="Times New Roman"/>
          <w:i/>
          <w:iCs/>
        </w:rPr>
        <w:t xml:space="preserve">context </w:t>
      </w:r>
      <w:r>
        <w:rPr>
          <w:rFonts w:ascii="Times New Roman" w:hAnsi="Times New Roman" w:cs="Times New Roman"/>
          <w:i/>
          <w:iCs/>
        </w:rPr>
        <w:lastRenderedPageBreak/>
        <w:t>recall</w:t>
      </w:r>
      <w:r>
        <w:rPr>
          <w:rFonts w:ascii="Times New Roman" w:hAnsi="Times New Roman" w:cs="Times New Roman"/>
        </w:rPr>
        <w:t xml:space="preserve"> (0.9348), dan </w:t>
      </w:r>
      <w:r>
        <w:rPr>
          <w:rFonts w:ascii="Times New Roman" w:hAnsi="Times New Roman" w:cs="Times New Roman"/>
          <w:i/>
          <w:iCs/>
        </w:rPr>
        <w:t>answer correctness</w:t>
      </w:r>
      <w:r>
        <w:rPr>
          <w:rFonts w:ascii="Times New Roman" w:hAnsi="Times New Roman" w:cs="Times New Roman"/>
        </w:rPr>
        <w:t xml:space="preserve"> (0.6419). Salah satu kejanggalan yaitu nilai identik </w:t>
      </w:r>
      <w:r>
        <w:rPr>
          <w:rFonts w:ascii="Times New Roman" w:hAnsi="Times New Roman" w:cs="Times New Roman"/>
          <w:i/>
          <w:iCs/>
        </w:rPr>
        <w:t>context recall</w:t>
      </w:r>
      <w:r>
        <w:rPr>
          <w:rFonts w:ascii="Times New Roman" w:hAnsi="Times New Roman" w:cs="Times New Roman"/>
        </w:rPr>
        <w:t xml:space="preserve"> antara </w:t>
      </w:r>
      <w:r w:rsidR="00584631">
        <w:rPr>
          <w:rFonts w:ascii="Times New Roman" w:hAnsi="Times New Roman" w:cs="Times New Roman"/>
        </w:rPr>
        <w:t xml:space="preserve">Qwen3.6-27B </w:t>
      </w:r>
      <w:r>
        <w:rPr>
          <w:rFonts w:ascii="Times New Roman" w:hAnsi="Times New Roman" w:cs="Times New Roman"/>
        </w:rPr>
        <w:t>dan DeepSeek</w:t>
      </w:r>
      <w:r w:rsidR="00584631">
        <w:rPr>
          <w:rFonts w:ascii="Times New Roman" w:hAnsi="Times New Roman" w:cs="Times New Roman"/>
        </w:rPr>
        <w:t xml:space="preserve"> V4 Flash</w:t>
      </w:r>
      <w:r>
        <w:rPr>
          <w:rFonts w:ascii="Times New Roman" w:hAnsi="Times New Roman" w:cs="Times New Roman"/>
        </w:rPr>
        <w:t xml:space="preserve">, tetapi ini merupakan hasil dari menggunakan </w:t>
      </w:r>
      <w:r>
        <w:rPr>
          <w:rFonts w:ascii="Times New Roman" w:hAnsi="Times New Roman" w:cs="Times New Roman"/>
          <w:i/>
          <w:iCs/>
        </w:rPr>
        <w:t>retriever</w:t>
      </w:r>
      <w:r>
        <w:rPr>
          <w:rFonts w:ascii="Times New Roman" w:hAnsi="Times New Roman" w:cs="Times New Roman"/>
        </w:rPr>
        <w:t xml:space="preserve"> yang sama mengembalik kualitas </w:t>
      </w:r>
      <w:r>
        <w:rPr>
          <w:rFonts w:ascii="Times New Roman" w:hAnsi="Times New Roman" w:cs="Times New Roman"/>
          <w:i/>
          <w:iCs/>
        </w:rPr>
        <w:t>retrieval</w:t>
      </w:r>
      <w:r>
        <w:rPr>
          <w:rFonts w:ascii="Times New Roman" w:hAnsi="Times New Roman" w:cs="Times New Roman"/>
        </w:rPr>
        <w:t xml:space="preserve"> yang identik pada ketiga skenario evaluasi. Hal ini juga menegaskan lebih jauh bahwa perbedaan performa antara model murni berasal dari kemampuan generasi masing-masing, bukan dari kualitas </w:t>
      </w:r>
      <w:r>
        <w:rPr>
          <w:rFonts w:ascii="Times New Roman" w:hAnsi="Times New Roman" w:cs="Times New Roman"/>
          <w:i/>
          <w:iCs/>
        </w:rPr>
        <w:t>retrieval</w:t>
      </w:r>
      <w:r>
        <w:rPr>
          <w:rFonts w:ascii="Times New Roman" w:hAnsi="Times New Roman" w:cs="Times New Roman"/>
        </w:rPr>
        <w:t>.</w:t>
      </w:r>
    </w:p>
    <w:p w14:paraId="33AFA38A" w14:textId="3923EB2C" w:rsidR="006B6365" w:rsidRPr="00E859D8" w:rsidRDefault="00D62834" w:rsidP="0082545F">
      <w:pPr>
        <w:spacing w:line="360" w:lineRule="auto"/>
        <w:jc w:val="both"/>
        <w:rPr>
          <w:rFonts w:ascii="Times New Roman" w:hAnsi="Times New Roman" w:cs="Times New Roman"/>
          <w:lang w:eastAsia="en-ID"/>
        </w:rPr>
      </w:pPr>
      <w:r>
        <w:rPr>
          <w:rFonts w:ascii="Times New Roman" w:hAnsi="Times New Roman" w:cs="Times New Roman"/>
          <w:b/>
          <w:bCs/>
        </w:rPr>
        <w:tab/>
      </w:r>
      <w:r>
        <w:rPr>
          <w:rFonts w:ascii="Times New Roman" w:hAnsi="Times New Roman" w:cs="Times New Roman"/>
        </w:rPr>
        <w:t>Dari sisi efisiensi, Qwen</w:t>
      </w:r>
      <w:r w:rsidR="00584631">
        <w:rPr>
          <w:rFonts w:ascii="Times New Roman" w:hAnsi="Times New Roman" w:cs="Times New Roman"/>
        </w:rPr>
        <w:t>3.6-27B</w:t>
      </w:r>
      <w:r>
        <w:rPr>
          <w:rFonts w:ascii="Times New Roman" w:hAnsi="Times New Roman" w:cs="Times New Roman"/>
          <w:b/>
          <w:bCs/>
        </w:rPr>
        <w:t xml:space="preserve"> </w:t>
      </w:r>
      <w:r w:rsidR="00584631">
        <w:rPr>
          <w:rFonts w:ascii="Times New Roman" w:hAnsi="Times New Roman" w:cs="Times New Roman"/>
        </w:rPr>
        <w:t xml:space="preserve">memiliki biaya pengunaan tertinggi ($1.7405) sekaligus waktu evaluasi terlama (2884 detik), hampir dua kali lipat dari Gemini 2.5 Flash, </w:t>
      </w:r>
      <w:r w:rsidR="00584631" w:rsidRPr="00E859D8">
        <w:rPr>
          <w:rFonts w:ascii="Times New Roman" w:hAnsi="Times New Roman" w:cs="Times New Roman"/>
        </w:rPr>
        <w:t xml:space="preserve">dengan performa </w:t>
      </w:r>
      <w:r w:rsidR="00584631" w:rsidRPr="00E859D8">
        <w:rPr>
          <w:rFonts w:ascii="Times New Roman" w:hAnsi="Times New Roman" w:cs="Times New Roman"/>
          <w:i/>
          <w:iCs/>
        </w:rPr>
        <w:t>faithfulness</w:t>
      </w:r>
      <w:r w:rsidR="00584631" w:rsidRPr="00E859D8">
        <w:rPr>
          <w:rFonts w:ascii="Times New Roman" w:hAnsi="Times New Roman" w:cs="Times New Roman"/>
        </w:rPr>
        <w:t xml:space="preserve"> dan </w:t>
      </w:r>
      <w:r w:rsidR="00584631" w:rsidRPr="00E859D8">
        <w:rPr>
          <w:rFonts w:ascii="Times New Roman" w:hAnsi="Times New Roman" w:cs="Times New Roman"/>
          <w:i/>
          <w:iCs/>
        </w:rPr>
        <w:t>answer correctness</w:t>
      </w:r>
      <w:r w:rsidR="00584631" w:rsidRPr="00E859D8">
        <w:rPr>
          <w:rFonts w:ascii="Times New Roman" w:hAnsi="Times New Roman" w:cs="Times New Roman"/>
        </w:rPr>
        <w:t xml:space="preserve"> terendah. DeepSeek V4 Flash dengan biaya pengunan terendah (</w:t>
      </w:r>
      <w:r w:rsidR="00584631" w:rsidRPr="00E859D8">
        <w:rPr>
          <w:rFonts w:ascii="Times New Roman" w:hAnsi="Times New Roman" w:cs="Times New Roman"/>
          <w:lang w:eastAsia="en-ID"/>
        </w:rPr>
        <w:t>$1.6199) menjadikannya alternatif  yang kompetitif dari sisi efisiensi biaya.</w:t>
      </w:r>
    </w:p>
    <w:p w14:paraId="4A858E62" w14:textId="194DF26A" w:rsidR="001C3C13" w:rsidRPr="00E859D8" w:rsidRDefault="001C3C13" w:rsidP="0082545F">
      <w:pPr>
        <w:pStyle w:val="Heading3"/>
      </w:pPr>
      <w:bookmarkStart w:id="154" w:name="_Toc233123405"/>
      <w:r w:rsidRPr="00E859D8">
        <w:t>4.1.6</w:t>
      </w:r>
      <w:r w:rsidRPr="00E859D8">
        <w:tab/>
        <w:t>Hasil Pengujian per Mode Pengguna</w:t>
      </w:r>
      <w:bookmarkEnd w:id="154"/>
    </w:p>
    <w:p w14:paraId="47882441" w14:textId="6FCF54FA" w:rsidR="007A5E48" w:rsidRPr="00E859D8" w:rsidRDefault="007A5E48" w:rsidP="0082545F">
      <w:pPr>
        <w:spacing w:line="360" w:lineRule="auto"/>
        <w:jc w:val="both"/>
        <w:rPr>
          <w:rFonts w:ascii="Times New Roman" w:hAnsi="Times New Roman" w:cs="Times New Roman"/>
          <w:lang w:eastAsia="en-ID"/>
        </w:rPr>
      </w:pPr>
      <w:r w:rsidRPr="00E859D8">
        <w:rPr>
          <w:rFonts w:ascii="Times New Roman" w:hAnsi="Times New Roman" w:cs="Times New Roman"/>
          <w:lang w:eastAsia="en-ID"/>
        </w:rPr>
        <w:tab/>
        <w:t xml:space="preserve">Tabel 4.6 dan Tabel 4.7 memberikan pemahaman tentang bagaimana kinerja sistem pada kedua mode pengguna, hasil evaluasi dipisahkan berdasarkan mode pelanggan dan mode pemilik toko. </w:t>
      </w:r>
    </w:p>
    <w:tbl>
      <w:tblPr>
        <w:tblStyle w:val="TableGrid"/>
        <w:tblW w:w="0" w:type="auto"/>
        <w:jc w:val="center"/>
        <w:tblLook w:val="04A0" w:firstRow="1" w:lastRow="0" w:firstColumn="1" w:lastColumn="0" w:noHBand="0" w:noVBand="1"/>
      </w:tblPr>
      <w:tblGrid>
        <w:gridCol w:w="2405"/>
        <w:gridCol w:w="1985"/>
        <w:gridCol w:w="1701"/>
        <w:gridCol w:w="2268"/>
      </w:tblGrid>
      <w:tr w:rsidR="007A5E48" w:rsidRPr="00E859D8" w14:paraId="7E766EEE" w14:textId="77777777" w:rsidTr="00006B38">
        <w:trPr>
          <w:jc w:val="center"/>
        </w:trPr>
        <w:tc>
          <w:tcPr>
            <w:tcW w:w="2405" w:type="dxa"/>
          </w:tcPr>
          <w:p w14:paraId="21F7C3AE" w14:textId="1255CF3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Metrik</w:t>
            </w:r>
          </w:p>
        </w:tc>
        <w:tc>
          <w:tcPr>
            <w:tcW w:w="1985" w:type="dxa"/>
          </w:tcPr>
          <w:p w14:paraId="391AC0C1" w14:textId="4A0BB4FE"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Gemini 2.5 Flash</w:t>
            </w:r>
          </w:p>
        </w:tc>
        <w:tc>
          <w:tcPr>
            <w:tcW w:w="1701" w:type="dxa"/>
          </w:tcPr>
          <w:p w14:paraId="52617E16" w14:textId="27B1135F"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Qwen3.6-27B</w:t>
            </w:r>
          </w:p>
        </w:tc>
        <w:tc>
          <w:tcPr>
            <w:tcW w:w="2268" w:type="dxa"/>
          </w:tcPr>
          <w:p w14:paraId="012EE0E5" w14:textId="4B63B2BE"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DeepSeek V4 Flash</w:t>
            </w:r>
          </w:p>
        </w:tc>
      </w:tr>
      <w:tr w:rsidR="007A5E48" w:rsidRPr="00E859D8" w14:paraId="780D18EC" w14:textId="77777777" w:rsidTr="00006B38">
        <w:trPr>
          <w:jc w:val="center"/>
        </w:trPr>
        <w:tc>
          <w:tcPr>
            <w:tcW w:w="2405" w:type="dxa"/>
          </w:tcPr>
          <w:p w14:paraId="208A9414" w14:textId="18E45364"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Faithfulness</w:t>
            </w:r>
          </w:p>
        </w:tc>
        <w:tc>
          <w:tcPr>
            <w:tcW w:w="1985" w:type="dxa"/>
          </w:tcPr>
          <w:p w14:paraId="7F5F8CC4" w14:textId="5EF8ABE5"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0.8613</w:t>
            </w:r>
          </w:p>
        </w:tc>
        <w:tc>
          <w:tcPr>
            <w:tcW w:w="1701" w:type="dxa"/>
          </w:tcPr>
          <w:p w14:paraId="0FA842AD" w14:textId="7B6F2795" w:rsidR="007A5E48" w:rsidRPr="00E859D8" w:rsidRDefault="0080528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0.6218</w:t>
            </w:r>
          </w:p>
        </w:tc>
        <w:tc>
          <w:tcPr>
            <w:tcW w:w="2268" w:type="dxa"/>
          </w:tcPr>
          <w:p w14:paraId="4512A9E9" w14:textId="30322F97"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0.8386</w:t>
            </w:r>
          </w:p>
        </w:tc>
      </w:tr>
      <w:tr w:rsidR="007A5E48" w:rsidRPr="00E859D8" w14:paraId="5D4EFAAE" w14:textId="77777777" w:rsidTr="00006B38">
        <w:trPr>
          <w:jc w:val="center"/>
        </w:trPr>
        <w:tc>
          <w:tcPr>
            <w:tcW w:w="2405" w:type="dxa"/>
          </w:tcPr>
          <w:p w14:paraId="2982084D" w14:textId="72438784"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Relevancy</w:t>
            </w:r>
          </w:p>
        </w:tc>
        <w:tc>
          <w:tcPr>
            <w:tcW w:w="1985" w:type="dxa"/>
          </w:tcPr>
          <w:p w14:paraId="7C854178" w14:textId="30A991AE"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0.7489</w:t>
            </w:r>
          </w:p>
        </w:tc>
        <w:tc>
          <w:tcPr>
            <w:tcW w:w="1701" w:type="dxa"/>
          </w:tcPr>
          <w:p w14:paraId="1F2D8E15" w14:textId="7D2181FB" w:rsidR="007A5E48" w:rsidRPr="00E859D8" w:rsidRDefault="0080528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0.7158</w:t>
            </w:r>
          </w:p>
        </w:tc>
        <w:tc>
          <w:tcPr>
            <w:tcW w:w="2268" w:type="dxa"/>
          </w:tcPr>
          <w:p w14:paraId="31B08E47" w14:textId="53B3B4F6"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0.7397</w:t>
            </w:r>
          </w:p>
        </w:tc>
      </w:tr>
      <w:tr w:rsidR="007A5E48" w:rsidRPr="00E859D8" w14:paraId="1F13124A" w14:textId="77777777" w:rsidTr="00006B38">
        <w:trPr>
          <w:jc w:val="center"/>
        </w:trPr>
        <w:tc>
          <w:tcPr>
            <w:tcW w:w="2405" w:type="dxa"/>
          </w:tcPr>
          <w:p w14:paraId="39F3CA97" w14:textId="7565A946"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Context Precision</w:t>
            </w:r>
          </w:p>
        </w:tc>
        <w:tc>
          <w:tcPr>
            <w:tcW w:w="1985" w:type="dxa"/>
          </w:tcPr>
          <w:p w14:paraId="58AFD37A" w14:textId="49404043"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0.6159</w:t>
            </w:r>
          </w:p>
        </w:tc>
        <w:tc>
          <w:tcPr>
            <w:tcW w:w="1701" w:type="dxa"/>
          </w:tcPr>
          <w:p w14:paraId="6C50DA3E" w14:textId="441CB056"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0.6178</w:t>
            </w:r>
          </w:p>
        </w:tc>
        <w:tc>
          <w:tcPr>
            <w:tcW w:w="2268" w:type="dxa"/>
          </w:tcPr>
          <w:p w14:paraId="74D15E14" w14:textId="3B840B56"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0.6252</w:t>
            </w:r>
          </w:p>
        </w:tc>
      </w:tr>
      <w:tr w:rsidR="007A5E48" w:rsidRPr="00E859D8" w14:paraId="4187B46B" w14:textId="77777777" w:rsidTr="00006B38">
        <w:trPr>
          <w:jc w:val="center"/>
        </w:trPr>
        <w:tc>
          <w:tcPr>
            <w:tcW w:w="2405" w:type="dxa"/>
          </w:tcPr>
          <w:p w14:paraId="39B15F73" w14:textId="7EE348C1"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Context Recall</w:t>
            </w:r>
          </w:p>
        </w:tc>
        <w:tc>
          <w:tcPr>
            <w:tcW w:w="1985" w:type="dxa"/>
          </w:tcPr>
          <w:p w14:paraId="64A78BF4" w14:textId="79AC0175"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0.9459</w:t>
            </w:r>
          </w:p>
        </w:tc>
        <w:tc>
          <w:tcPr>
            <w:tcW w:w="1701" w:type="dxa"/>
          </w:tcPr>
          <w:p w14:paraId="0AB0ECEE" w14:textId="6E87E265"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0.9459</w:t>
            </w:r>
          </w:p>
        </w:tc>
        <w:tc>
          <w:tcPr>
            <w:tcW w:w="2268" w:type="dxa"/>
          </w:tcPr>
          <w:p w14:paraId="407E1F68" w14:textId="11B72E9E"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0.9459</w:t>
            </w:r>
          </w:p>
        </w:tc>
      </w:tr>
      <w:tr w:rsidR="007A5E48" w:rsidRPr="00E859D8" w14:paraId="3FD15BF5" w14:textId="77777777" w:rsidTr="00006B38">
        <w:trPr>
          <w:jc w:val="center"/>
        </w:trPr>
        <w:tc>
          <w:tcPr>
            <w:tcW w:w="2405" w:type="dxa"/>
          </w:tcPr>
          <w:p w14:paraId="0E214C55" w14:textId="38DD58C1"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Correctness</w:t>
            </w:r>
          </w:p>
        </w:tc>
        <w:tc>
          <w:tcPr>
            <w:tcW w:w="1985" w:type="dxa"/>
          </w:tcPr>
          <w:p w14:paraId="2E7A1C17" w14:textId="6DA2F4E4"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0.6420</w:t>
            </w:r>
          </w:p>
        </w:tc>
        <w:tc>
          <w:tcPr>
            <w:tcW w:w="1701" w:type="dxa"/>
          </w:tcPr>
          <w:p w14:paraId="1D947593" w14:textId="54A50A70"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0.4644</w:t>
            </w:r>
          </w:p>
        </w:tc>
        <w:tc>
          <w:tcPr>
            <w:tcW w:w="2268" w:type="dxa"/>
          </w:tcPr>
          <w:p w14:paraId="636F4C5C" w14:textId="21D8B57D" w:rsidR="007A5E48" w:rsidRPr="00E859D8" w:rsidRDefault="00805288" w:rsidP="0082545F">
            <w:pPr>
              <w:keepNext/>
              <w:spacing w:line="360" w:lineRule="auto"/>
              <w:jc w:val="center"/>
              <w:rPr>
                <w:rFonts w:ascii="Times New Roman" w:hAnsi="Times New Roman" w:cs="Times New Roman"/>
                <w:color w:val="000000"/>
              </w:rPr>
            </w:pPr>
            <w:r w:rsidRPr="00E859D8">
              <w:rPr>
                <w:rFonts w:ascii="Times New Roman" w:hAnsi="Times New Roman" w:cs="Times New Roman"/>
                <w:color w:val="000000"/>
              </w:rPr>
              <w:t>0.5634</w:t>
            </w:r>
          </w:p>
        </w:tc>
      </w:tr>
    </w:tbl>
    <w:p w14:paraId="7D534F88" w14:textId="29081840" w:rsidR="007A5E48" w:rsidRPr="00E859D8" w:rsidRDefault="007A40DE" w:rsidP="0082545F">
      <w:pPr>
        <w:pStyle w:val="CaptionGambar"/>
        <w:spacing w:line="360" w:lineRule="auto"/>
      </w:pPr>
      <w:bookmarkStart w:id="155" w:name="_Toc233107637"/>
      <w:r>
        <w:t>Tabel 4.</w:t>
      </w:r>
      <w:fldSimple w:instr=" SEQ Tabel_4. \* ARABIC ">
        <w:r w:rsidR="009D1A33">
          <w:rPr>
            <w:noProof/>
          </w:rPr>
          <w:t>6</w:t>
        </w:r>
      </w:fldSimple>
      <w:r>
        <w:t xml:space="preserve"> Hasil RAGAS Mode Pelanggan</w:t>
      </w:r>
      <w:bookmarkEnd w:id="155"/>
    </w:p>
    <w:tbl>
      <w:tblPr>
        <w:tblStyle w:val="TableGrid"/>
        <w:tblW w:w="0" w:type="auto"/>
        <w:jc w:val="center"/>
        <w:tblLook w:val="04A0" w:firstRow="1" w:lastRow="0" w:firstColumn="1" w:lastColumn="0" w:noHBand="0" w:noVBand="1"/>
      </w:tblPr>
      <w:tblGrid>
        <w:gridCol w:w="2405"/>
        <w:gridCol w:w="1985"/>
        <w:gridCol w:w="1701"/>
        <w:gridCol w:w="2112"/>
      </w:tblGrid>
      <w:tr w:rsidR="007A5E48" w:rsidRPr="00E859D8" w14:paraId="0DA0FD00" w14:textId="77777777" w:rsidTr="00006B38">
        <w:trPr>
          <w:jc w:val="center"/>
        </w:trPr>
        <w:tc>
          <w:tcPr>
            <w:tcW w:w="2405" w:type="dxa"/>
          </w:tcPr>
          <w:p w14:paraId="6413BA06"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Metrik</w:t>
            </w:r>
          </w:p>
        </w:tc>
        <w:tc>
          <w:tcPr>
            <w:tcW w:w="1985" w:type="dxa"/>
          </w:tcPr>
          <w:p w14:paraId="63D4753C"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Gemini 2.5 Flash</w:t>
            </w:r>
          </w:p>
        </w:tc>
        <w:tc>
          <w:tcPr>
            <w:tcW w:w="1701" w:type="dxa"/>
          </w:tcPr>
          <w:p w14:paraId="68A25EB4"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Qwen3.6-27B</w:t>
            </w:r>
          </w:p>
        </w:tc>
        <w:tc>
          <w:tcPr>
            <w:tcW w:w="2112" w:type="dxa"/>
          </w:tcPr>
          <w:p w14:paraId="38180C69"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DeepSeek V4 Flash</w:t>
            </w:r>
          </w:p>
        </w:tc>
      </w:tr>
      <w:tr w:rsidR="007A5E48" w:rsidRPr="00E859D8" w14:paraId="351176B3" w14:textId="77777777" w:rsidTr="00006B38">
        <w:trPr>
          <w:jc w:val="center"/>
        </w:trPr>
        <w:tc>
          <w:tcPr>
            <w:tcW w:w="2405" w:type="dxa"/>
          </w:tcPr>
          <w:p w14:paraId="7416AF34"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Faithfulness</w:t>
            </w:r>
          </w:p>
        </w:tc>
        <w:tc>
          <w:tcPr>
            <w:tcW w:w="1985" w:type="dxa"/>
          </w:tcPr>
          <w:p w14:paraId="254C65AA" w14:textId="0290453E"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w:t>
            </w:r>
            <w:r w:rsidR="00805288" w:rsidRPr="00E859D8">
              <w:rPr>
                <w:rFonts w:ascii="Times New Roman" w:hAnsi="Times New Roman" w:cs="Times New Roman"/>
                <w:lang w:eastAsia="en-ID"/>
              </w:rPr>
              <w:t>9896</w:t>
            </w:r>
          </w:p>
        </w:tc>
        <w:tc>
          <w:tcPr>
            <w:tcW w:w="1701" w:type="dxa"/>
          </w:tcPr>
          <w:p w14:paraId="7EE4E353" w14:textId="68C73936"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0.9286</w:t>
            </w:r>
          </w:p>
        </w:tc>
        <w:tc>
          <w:tcPr>
            <w:tcW w:w="2112" w:type="dxa"/>
          </w:tcPr>
          <w:p w14:paraId="2DF1ECAD" w14:textId="2BCE3BCB"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0.8389</w:t>
            </w:r>
          </w:p>
        </w:tc>
      </w:tr>
      <w:tr w:rsidR="007A5E48" w:rsidRPr="00E859D8" w14:paraId="0C8AAAC0" w14:textId="77777777" w:rsidTr="00006B38">
        <w:trPr>
          <w:jc w:val="center"/>
        </w:trPr>
        <w:tc>
          <w:tcPr>
            <w:tcW w:w="2405" w:type="dxa"/>
          </w:tcPr>
          <w:p w14:paraId="7A03804C"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Relevancy</w:t>
            </w:r>
          </w:p>
        </w:tc>
        <w:tc>
          <w:tcPr>
            <w:tcW w:w="1985" w:type="dxa"/>
          </w:tcPr>
          <w:p w14:paraId="735DEA8D" w14:textId="4534508F"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w:t>
            </w:r>
            <w:r w:rsidR="00805288" w:rsidRPr="00E859D8">
              <w:rPr>
                <w:rFonts w:ascii="Times New Roman" w:hAnsi="Times New Roman" w:cs="Times New Roman"/>
                <w:lang w:eastAsia="en-ID"/>
              </w:rPr>
              <w:t>8918</w:t>
            </w:r>
          </w:p>
        </w:tc>
        <w:tc>
          <w:tcPr>
            <w:tcW w:w="1701" w:type="dxa"/>
          </w:tcPr>
          <w:p w14:paraId="74FC28AB" w14:textId="4F3CC10F"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0.8920</w:t>
            </w:r>
          </w:p>
        </w:tc>
        <w:tc>
          <w:tcPr>
            <w:tcW w:w="2112" w:type="dxa"/>
          </w:tcPr>
          <w:p w14:paraId="08B1154C" w14:textId="4CE94378"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0.9129</w:t>
            </w:r>
          </w:p>
        </w:tc>
      </w:tr>
      <w:tr w:rsidR="007A5E48" w:rsidRPr="00E859D8" w14:paraId="36D2041A" w14:textId="77777777" w:rsidTr="00006B38">
        <w:trPr>
          <w:jc w:val="center"/>
        </w:trPr>
        <w:tc>
          <w:tcPr>
            <w:tcW w:w="2405" w:type="dxa"/>
          </w:tcPr>
          <w:p w14:paraId="3EC54CAF"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Context Precision</w:t>
            </w:r>
          </w:p>
        </w:tc>
        <w:tc>
          <w:tcPr>
            <w:tcW w:w="1985" w:type="dxa"/>
          </w:tcPr>
          <w:p w14:paraId="321BB39C" w14:textId="61F58F89"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w:t>
            </w:r>
            <w:r w:rsidR="00805288" w:rsidRPr="00E859D8">
              <w:rPr>
                <w:rFonts w:ascii="Times New Roman" w:hAnsi="Times New Roman" w:cs="Times New Roman"/>
                <w:lang w:eastAsia="en-ID"/>
              </w:rPr>
              <w:t>1867</w:t>
            </w:r>
          </w:p>
        </w:tc>
        <w:tc>
          <w:tcPr>
            <w:tcW w:w="1701" w:type="dxa"/>
          </w:tcPr>
          <w:p w14:paraId="6BC63FEF" w14:textId="00EAEAC2"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0.1908</w:t>
            </w:r>
          </w:p>
        </w:tc>
        <w:tc>
          <w:tcPr>
            <w:tcW w:w="2112" w:type="dxa"/>
          </w:tcPr>
          <w:p w14:paraId="2F8FB2FB" w14:textId="2A139935"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0.1977</w:t>
            </w:r>
          </w:p>
        </w:tc>
      </w:tr>
      <w:tr w:rsidR="007A5E48" w:rsidRPr="00E859D8" w14:paraId="3C0DCD6A" w14:textId="77777777" w:rsidTr="00006B38">
        <w:trPr>
          <w:jc w:val="center"/>
        </w:trPr>
        <w:tc>
          <w:tcPr>
            <w:tcW w:w="2405" w:type="dxa"/>
          </w:tcPr>
          <w:p w14:paraId="31F426C6"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Context Recall</w:t>
            </w:r>
          </w:p>
        </w:tc>
        <w:tc>
          <w:tcPr>
            <w:tcW w:w="1985" w:type="dxa"/>
          </w:tcPr>
          <w:p w14:paraId="7E803EC9" w14:textId="7E866859"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w:t>
            </w:r>
            <w:r w:rsidR="00805288" w:rsidRPr="00E859D8">
              <w:rPr>
                <w:rFonts w:ascii="Times New Roman" w:hAnsi="Times New Roman" w:cs="Times New Roman"/>
                <w:lang w:eastAsia="en-ID"/>
              </w:rPr>
              <w:t>8889</w:t>
            </w:r>
          </w:p>
        </w:tc>
        <w:tc>
          <w:tcPr>
            <w:tcW w:w="1701" w:type="dxa"/>
          </w:tcPr>
          <w:p w14:paraId="18F5A274" w14:textId="7D3F4FF2"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0.8333</w:t>
            </w:r>
          </w:p>
        </w:tc>
        <w:tc>
          <w:tcPr>
            <w:tcW w:w="2112" w:type="dxa"/>
          </w:tcPr>
          <w:p w14:paraId="2265F251" w14:textId="608D5C1C"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0.8333</w:t>
            </w:r>
          </w:p>
        </w:tc>
      </w:tr>
      <w:tr w:rsidR="007A5E48" w:rsidRPr="00E859D8" w14:paraId="0E78EB3E" w14:textId="77777777" w:rsidTr="00006B38">
        <w:trPr>
          <w:trHeight w:val="75"/>
          <w:jc w:val="center"/>
        </w:trPr>
        <w:tc>
          <w:tcPr>
            <w:tcW w:w="2405" w:type="dxa"/>
          </w:tcPr>
          <w:p w14:paraId="788E39FD" w14:textId="77777777" w:rsidR="007A5E48" w:rsidRPr="00006B38" w:rsidRDefault="007A5E48"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Correctness</w:t>
            </w:r>
          </w:p>
        </w:tc>
        <w:tc>
          <w:tcPr>
            <w:tcW w:w="1985" w:type="dxa"/>
          </w:tcPr>
          <w:p w14:paraId="0353A0FD" w14:textId="386EA7D5" w:rsidR="007A5E48" w:rsidRPr="00E859D8" w:rsidRDefault="007A5E48" w:rsidP="0082545F">
            <w:pPr>
              <w:spacing w:line="360" w:lineRule="auto"/>
              <w:jc w:val="center"/>
              <w:rPr>
                <w:rFonts w:ascii="Times New Roman" w:hAnsi="Times New Roman" w:cs="Times New Roman"/>
                <w:lang w:eastAsia="en-ID"/>
              </w:rPr>
            </w:pPr>
            <w:r w:rsidRPr="00E859D8">
              <w:rPr>
                <w:rFonts w:ascii="Times New Roman" w:hAnsi="Times New Roman" w:cs="Times New Roman"/>
                <w:lang w:eastAsia="en-ID"/>
              </w:rPr>
              <w:t>0.</w:t>
            </w:r>
            <w:r w:rsidR="00805288" w:rsidRPr="00E859D8">
              <w:rPr>
                <w:rFonts w:ascii="Times New Roman" w:hAnsi="Times New Roman" w:cs="Times New Roman"/>
                <w:lang w:eastAsia="en-ID"/>
              </w:rPr>
              <w:t>6415</w:t>
            </w:r>
          </w:p>
        </w:tc>
        <w:tc>
          <w:tcPr>
            <w:tcW w:w="1701" w:type="dxa"/>
          </w:tcPr>
          <w:p w14:paraId="3A53C9F9" w14:textId="3BB08085" w:rsidR="007A5E48" w:rsidRPr="00E859D8" w:rsidRDefault="00805288" w:rsidP="0082545F">
            <w:pPr>
              <w:spacing w:line="360" w:lineRule="auto"/>
              <w:jc w:val="center"/>
              <w:rPr>
                <w:rFonts w:ascii="Times New Roman" w:hAnsi="Times New Roman" w:cs="Times New Roman"/>
                <w:color w:val="000000"/>
              </w:rPr>
            </w:pPr>
            <w:r w:rsidRPr="00E859D8">
              <w:rPr>
                <w:rFonts w:ascii="Times New Roman" w:hAnsi="Times New Roman" w:cs="Times New Roman"/>
                <w:color w:val="000000"/>
              </w:rPr>
              <w:t>0.6273</w:t>
            </w:r>
          </w:p>
        </w:tc>
        <w:tc>
          <w:tcPr>
            <w:tcW w:w="2112" w:type="dxa"/>
          </w:tcPr>
          <w:p w14:paraId="3B783AEA" w14:textId="2486C056" w:rsidR="007A5E48" w:rsidRPr="00E859D8" w:rsidRDefault="00805288" w:rsidP="0082545F">
            <w:pPr>
              <w:keepNext/>
              <w:spacing w:line="360" w:lineRule="auto"/>
              <w:jc w:val="center"/>
              <w:rPr>
                <w:rFonts w:ascii="Times New Roman" w:hAnsi="Times New Roman" w:cs="Times New Roman"/>
                <w:color w:val="000000"/>
              </w:rPr>
            </w:pPr>
            <w:r w:rsidRPr="00E859D8">
              <w:rPr>
                <w:rFonts w:ascii="Times New Roman" w:hAnsi="Times New Roman" w:cs="Times New Roman"/>
                <w:color w:val="000000"/>
              </w:rPr>
              <w:t>0.4537</w:t>
            </w:r>
          </w:p>
        </w:tc>
      </w:tr>
    </w:tbl>
    <w:p w14:paraId="3AF15C76" w14:textId="59A4D062" w:rsidR="007A5E48" w:rsidRPr="00E859D8" w:rsidRDefault="007A40DE" w:rsidP="0082545F">
      <w:pPr>
        <w:pStyle w:val="CaptionGambar"/>
        <w:spacing w:line="360" w:lineRule="auto"/>
        <w:rPr>
          <w:lang w:eastAsia="en-ID"/>
        </w:rPr>
      </w:pPr>
      <w:bookmarkStart w:id="156" w:name="_Toc233107638"/>
      <w:r>
        <w:t>Tabel 4.</w:t>
      </w:r>
      <w:fldSimple w:instr=" SEQ Tabel_4. \* ARABIC ">
        <w:r w:rsidR="009D1A33">
          <w:rPr>
            <w:noProof/>
          </w:rPr>
          <w:t>7</w:t>
        </w:r>
      </w:fldSimple>
      <w:r>
        <w:t xml:space="preserve"> Hasil RAGAS Mode Pemilik Toko</w:t>
      </w:r>
      <w:bookmarkEnd w:id="156"/>
    </w:p>
    <w:p w14:paraId="7E1E1B8C" w14:textId="000669AD" w:rsidR="007A5E48" w:rsidRDefault="00E859D8" w:rsidP="0082545F">
      <w:pPr>
        <w:spacing w:line="360" w:lineRule="auto"/>
        <w:jc w:val="both"/>
        <w:rPr>
          <w:rFonts w:ascii="Times New Roman" w:hAnsi="Times New Roman" w:cs="Times New Roman"/>
          <w:lang w:eastAsia="en-ID"/>
        </w:rPr>
      </w:pPr>
      <w:r w:rsidRPr="00E859D8">
        <w:rPr>
          <w:rFonts w:ascii="Times New Roman" w:hAnsi="Times New Roman" w:cs="Times New Roman"/>
          <w:lang w:eastAsia="en-ID"/>
        </w:rPr>
        <w:lastRenderedPageBreak/>
        <w:tab/>
      </w:r>
      <w:r>
        <w:rPr>
          <w:rFonts w:ascii="Times New Roman" w:hAnsi="Times New Roman" w:cs="Times New Roman"/>
          <w:lang w:eastAsia="en-ID"/>
        </w:rPr>
        <w:t xml:space="preserve">Berdasarkan hasil dari tabel diatas, dapat dirumuskan dua temua penting dari perbandingan kedua model ini. Pertama, mode pemilik toko menghasilkan </w:t>
      </w:r>
      <w:r>
        <w:rPr>
          <w:rFonts w:ascii="Times New Roman" w:hAnsi="Times New Roman" w:cs="Times New Roman"/>
          <w:i/>
          <w:iCs/>
          <w:lang w:eastAsia="en-ID"/>
        </w:rPr>
        <w:t>faithfulness</w:t>
      </w:r>
      <w:r>
        <w:rPr>
          <w:rFonts w:ascii="Times New Roman" w:hAnsi="Times New Roman" w:cs="Times New Roman"/>
          <w:lang w:eastAsia="en-ID"/>
        </w:rPr>
        <w:t xml:space="preserve"> yang lebih tinggi dibandingkan mode pelanggan, hal ini dikarenakan private_kb mengandung data faktual yang spesifik dan terstruktur seperti angka penjualan, hasil dianogstik, dan status pelanggaran, sehingga seluruh klain yang dibuat LLM dapat diverifikasi melalui konteks yang tersedia.</w:t>
      </w:r>
    </w:p>
    <w:p w14:paraId="48AE9283" w14:textId="6FB40D28" w:rsidR="00E859D8" w:rsidRPr="006C665E" w:rsidRDefault="00E859D8"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Kedua, </w:t>
      </w:r>
      <w:r>
        <w:rPr>
          <w:rFonts w:ascii="Times New Roman" w:hAnsi="Times New Roman" w:cs="Times New Roman"/>
          <w:i/>
          <w:iCs/>
          <w:lang w:eastAsia="en-ID"/>
        </w:rPr>
        <w:t>context precision</w:t>
      </w:r>
      <w:r>
        <w:rPr>
          <w:rFonts w:ascii="Times New Roman" w:hAnsi="Times New Roman" w:cs="Times New Roman"/>
          <w:lang w:eastAsia="en-ID"/>
        </w:rPr>
        <w:t xml:space="preserve"> pada mode pemilik konsisten rendah di sekitar 0.18-0.19 untuk semua model, berbanding terbalik dengan </w:t>
      </w:r>
      <w:r w:rsidRPr="00E859D8">
        <w:rPr>
          <w:rFonts w:ascii="Times New Roman" w:hAnsi="Times New Roman" w:cs="Times New Roman"/>
          <w:i/>
          <w:iCs/>
          <w:lang w:eastAsia="en-ID"/>
        </w:rPr>
        <w:t>faithfulness</w:t>
      </w:r>
      <w:r>
        <w:rPr>
          <w:rFonts w:ascii="Times New Roman" w:hAnsi="Times New Roman" w:cs="Times New Roman"/>
          <w:lang w:eastAsia="en-ID"/>
        </w:rPr>
        <w:t xml:space="preserve"> yang tinggi. Hal ini mengungkapkan bahwa </w:t>
      </w:r>
      <w:r>
        <w:rPr>
          <w:rFonts w:ascii="Times New Roman" w:hAnsi="Times New Roman" w:cs="Times New Roman"/>
          <w:i/>
          <w:iCs/>
          <w:lang w:eastAsia="en-ID"/>
        </w:rPr>
        <w:t>retriever</w:t>
      </w:r>
      <w:r>
        <w:rPr>
          <w:rFonts w:ascii="Times New Roman" w:hAnsi="Times New Roman" w:cs="Times New Roman"/>
          <w:lang w:eastAsia="en-ID"/>
        </w:rPr>
        <w:t xml:space="preserve"> mengambil jauh lebih banyak dokumen daripada yang sesungguhnya dibutuhkan untuk menjawab pertanyaan spesifik, namun model generator berhasil menggunakan hanya informasi yang relevan dari konteks tersebut. Penemuan ini dapat menjadi indikasi bahwa kualitas </w:t>
      </w:r>
      <w:r>
        <w:rPr>
          <w:rFonts w:ascii="Times New Roman" w:hAnsi="Times New Roman" w:cs="Times New Roman"/>
          <w:i/>
          <w:iCs/>
          <w:lang w:eastAsia="en-ID"/>
        </w:rPr>
        <w:t>retrieval</w:t>
      </w:r>
      <w:r>
        <w:rPr>
          <w:rFonts w:ascii="Times New Roman" w:hAnsi="Times New Roman" w:cs="Times New Roman"/>
          <w:lang w:eastAsia="en-ID"/>
        </w:rPr>
        <w:t xml:space="preserve"> pada mode pemilik masih dapat ditingkatkan lagi. </w:t>
      </w:r>
      <w:r w:rsidR="0011562F">
        <w:rPr>
          <w:rFonts w:ascii="Times New Roman" w:hAnsi="Times New Roman" w:cs="Times New Roman"/>
          <w:lang w:eastAsia="en-ID"/>
        </w:rPr>
        <w:t xml:space="preserve">Sementara itu, </w:t>
      </w:r>
      <w:r w:rsidR="0011562F">
        <w:rPr>
          <w:rFonts w:ascii="Times New Roman" w:hAnsi="Times New Roman" w:cs="Times New Roman"/>
          <w:i/>
          <w:iCs/>
          <w:lang w:eastAsia="en-ID"/>
        </w:rPr>
        <w:t>context recall</w:t>
      </w:r>
      <w:r w:rsidR="0011562F">
        <w:rPr>
          <w:rFonts w:ascii="Times New Roman" w:hAnsi="Times New Roman" w:cs="Times New Roman"/>
          <w:lang w:eastAsia="en-ID"/>
        </w:rPr>
        <w:t xml:space="preserve"> pada mode pelanggan identik di 0.9459 </w:t>
      </w:r>
      <w:r w:rsidR="006C665E">
        <w:rPr>
          <w:rFonts w:ascii="Times New Roman" w:hAnsi="Times New Roman" w:cs="Times New Roman"/>
          <w:lang w:eastAsia="en-ID"/>
        </w:rPr>
        <w:t xml:space="preserve">untuk ketiga model, kembali mengkonfirmasi bahwa kualitas </w:t>
      </w:r>
      <w:r w:rsidR="006C665E">
        <w:rPr>
          <w:rFonts w:ascii="Times New Roman" w:hAnsi="Times New Roman" w:cs="Times New Roman"/>
          <w:i/>
          <w:iCs/>
          <w:lang w:eastAsia="en-ID"/>
        </w:rPr>
        <w:t>retrieval</w:t>
      </w:r>
      <w:r w:rsidR="006C665E">
        <w:rPr>
          <w:rFonts w:ascii="Times New Roman" w:hAnsi="Times New Roman" w:cs="Times New Roman"/>
          <w:lang w:eastAsia="en-ID"/>
        </w:rPr>
        <w:t xml:space="preserve"> tidak dipengaruhi oleh piliham model LLM.</w:t>
      </w:r>
    </w:p>
    <w:p w14:paraId="222D9FA9" w14:textId="799F5FB5" w:rsidR="001C3C13" w:rsidRDefault="001C3C13" w:rsidP="0082545F">
      <w:pPr>
        <w:pStyle w:val="Heading3"/>
      </w:pPr>
      <w:bookmarkStart w:id="157" w:name="_Toc233123406"/>
      <w:r w:rsidRPr="00E859D8">
        <w:t>4.1.7</w:t>
      </w:r>
      <w:r w:rsidRPr="00E859D8">
        <w:tab/>
        <w:t>Hasil Pengujian per Kategori Pertanyaan</w:t>
      </w:r>
      <w:bookmarkEnd w:id="157"/>
    </w:p>
    <w:p w14:paraId="55FBCC7C" w14:textId="544E6E7C" w:rsidR="00B1099B" w:rsidRDefault="00B1099B" w:rsidP="0082545F">
      <w:pPr>
        <w:spacing w:line="360" w:lineRule="auto"/>
        <w:rPr>
          <w:rFonts w:ascii="Times New Roman" w:hAnsi="Times New Roman" w:cs="Times New Roman"/>
          <w:lang w:eastAsia="en-ID"/>
        </w:rPr>
      </w:pPr>
      <w:r>
        <w:rPr>
          <w:lang w:eastAsia="en-ID"/>
        </w:rPr>
        <w:tab/>
      </w:r>
      <w:r>
        <w:rPr>
          <w:rFonts w:ascii="Times New Roman" w:hAnsi="Times New Roman" w:cs="Times New Roman"/>
          <w:lang w:eastAsia="en-ID"/>
        </w:rPr>
        <w:t>Tabel 4.8, Tabel 4.9, dan Tabel 4.10 menampilkan hasil evaluasi Gemini 2.5 Flash, Qwen3.6-27B, dan DeepSeek V4 Flash berdasarkan kategori pertanyaan untuk memberikan gambaran yang lebih detail tentang kekuatan dan kelemahan sistem.</w:t>
      </w:r>
    </w:p>
    <w:tbl>
      <w:tblPr>
        <w:tblStyle w:val="TableGrid"/>
        <w:tblW w:w="0" w:type="auto"/>
        <w:tblLook w:val="04A0" w:firstRow="1" w:lastRow="0" w:firstColumn="1" w:lastColumn="0" w:noHBand="0" w:noVBand="1"/>
      </w:tblPr>
      <w:tblGrid>
        <w:gridCol w:w="2110"/>
        <w:gridCol w:w="1487"/>
        <w:gridCol w:w="1396"/>
        <w:gridCol w:w="1345"/>
        <w:gridCol w:w="1205"/>
        <w:gridCol w:w="1473"/>
      </w:tblGrid>
      <w:tr w:rsidR="00B1099B" w14:paraId="7D8F1B57" w14:textId="77777777" w:rsidTr="006E530C">
        <w:trPr>
          <w:trHeight w:hRule="exact" w:val="842"/>
        </w:trPr>
        <w:tc>
          <w:tcPr>
            <w:tcW w:w="1502" w:type="dxa"/>
          </w:tcPr>
          <w:p w14:paraId="47ED9E31" w14:textId="678DB066"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Kategori</w:t>
            </w:r>
          </w:p>
        </w:tc>
        <w:tc>
          <w:tcPr>
            <w:tcW w:w="1502" w:type="dxa"/>
          </w:tcPr>
          <w:p w14:paraId="01DA9D30" w14:textId="36C57831"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Faithfulness</w:t>
            </w:r>
          </w:p>
        </w:tc>
        <w:tc>
          <w:tcPr>
            <w:tcW w:w="1503" w:type="dxa"/>
          </w:tcPr>
          <w:p w14:paraId="3ACCF6AE" w14:textId="466C8563"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Relevancy</w:t>
            </w:r>
          </w:p>
        </w:tc>
        <w:tc>
          <w:tcPr>
            <w:tcW w:w="1503" w:type="dxa"/>
          </w:tcPr>
          <w:p w14:paraId="64204C8D" w14:textId="4CF8F749"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Precision</w:t>
            </w:r>
          </w:p>
        </w:tc>
        <w:tc>
          <w:tcPr>
            <w:tcW w:w="1503" w:type="dxa"/>
          </w:tcPr>
          <w:p w14:paraId="462597D0" w14:textId="62FFE03D"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Recall</w:t>
            </w:r>
          </w:p>
        </w:tc>
        <w:tc>
          <w:tcPr>
            <w:tcW w:w="1503" w:type="dxa"/>
          </w:tcPr>
          <w:p w14:paraId="2B3DD131" w14:textId="4893824E"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Correctness</w:t>
            </w:r>
          </w:p>
        </w:tc>
      </w:tr>
      <w:tr w:rsidR="00B1099B" w14:paraId="746DA513" w14:textId="77777777" w:rsidTr="006E530C">
        <w:trPr>
          <w:trHeight w:hRule="exact" w:val="680"/>
        </w:trPr>
        <w:tc>
          <w:tcPr>
            <w:tcW w:w="1502" w:type="dxa"/>
          </w:tcPr>
          <w:p w14:paraId="7618D0F0" w14:textId="2CE97FF2"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comparison (5)</w:t>
            </w:r>
          </w:p>
        </w:tc>
        <w:tc>
          <w:tcPr>
            <w:tcW w:w="1502" w:type="dxa"/>
          </w:tcPr>
          <w:p w14:paraId="31147C9A" w14:textId="3F58B292"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1.000</w:t>
            </w:r>
          </w:p>
        </w:tc>
        <w:tc>
          <w:tcPr>
            <w:tcW w:w="1503" w:type="dxa"/>
          </w:tcPr>
          <w:p w14:paraId="79FCEBB2" w14:textId="33DCF967"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0.924</w:t>
            </w:r>
          </w:p>
        </w:tc>
        <w:tc>
          <w:tcPr>
            <w:tcW w:w="1503" w:type="dxa"/>
          </w:tcPr>
          <w:p w14:paraId="76EAFE00" w14:textId="1A53A15F"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0.029</w:t>
            </w:r>
          </w:p>
        </w:tc>
        <w:tc>
          <w:tcPr>
            <w:tcW w:w="1503" w:type="dxa"/>
          </w:tcPr>
          <w:p w14:paraId="301F4D66" w14:textId="1638E965"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1.000</w:t>
            </w:r>
          </w:p>
        </w:tc>
        <w:tc>
          <w:tcPr>
            <w:tcW w:w="1503" w:type="dxa"/>
          </w:tcPr>
          <w:p w14:paraId="3BE8FE39" w14:textId="3D359435"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0.513</w:t>
            </w:r>
          </w:p>
        </w:tc>
      </w:tr>
      <w:tr w:rsidR="00B1099B" w14:paraId="3FC4BC4D" w14:textId="77777777" w:rsidTr="006E530C">
        <w:trPr>
          <w:trHeight w:hRule="exact" w:val="680"/>
        </w:trPr>
        <w:tc>
          <w:tcPr>
            <w:tcW w:w="1502" w:type="dxa"/>
          </w:tcPr>
          <w:p w14:paraId="2D62B7F9" w14:textId="4EDB49E4"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owner_diagnostics (</w:t>
            </w:r>
            <w:r w:rsidR="006E530C">
              <w:rPr>
                <w:rFonts w:ascii="Times New Roman" w:hAnsi="Times New Roman" w:cs="Times New Roman"/>
                <w:b/>
                <w:bCs/>
                <w:lang w:eastAsia="en-ID"/>
              </w:rPr>
              <w:t>3</w:t>
            </w:r>
            <w:r w:rsidRPr="00B1099B">
              <w:rPr>
                <w:rFonts w:ascii="Times New Roman" w:hAnsi="Times New Roman" w:cs="Times New Roman"/>
                <w:b/>
                <w:bCs/>
                <w:lang w:eastAsia="en-ID"/>
              </w:rPr>
              <w:t>)</w:t>
            </w:r>
          </w:p>
        </w:tc>
        <w:tc>
          <w:tcPr>
            <w:tcW w:w="1502" w:type="dxa"/>
          </w:tcPr>
          <w:p w14:paraId="3F389EDA" w14:textId="1EAFC30E"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0.958</w:t>
            </w:r>
          </w:p>
        </w:tc>
        <w:tc>
          <w:tcPr>
            <w:tcW w:w="1503" w:type="dxa"/>
          </w:tcPr>
          <w:p w14:paraId="7A32F166" w14:textId="5F394A1C"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0.868</w:t>
            </w:r>
          </w:p>
        </w:tc>
        <w:tc>
          <w:tcPr>
            <w:tcW w:w="1503" w:type="dxa"/>
          </w:tcPr>
          <w:p w14:paraId="0F63DEF4" w14:textId="180531C9"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0.259</w:t>
            </w:r>
          </w:p>
        </w:tc>
        <w:tc>
          <w:tcPr>
            <w:tcW w:w="1503" w:type="dxa"/>
          </w:tcPr>
          <w:p w14:paraId="056CE4BA" w14:textId="0D266D39"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0.667</w:t>
            </w:r>
          </w:p>
        </w:tc>
        <w:tc>
          <w:tcPr>
            <w:tcW w:w="1503" w:type="dxa"/>
          </w:tcPr>
          <w:p w14:paraId="3D8F5BE2" w14:textId="21EDDC9F"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0.634</w:t>
            </w:r>
          </w:p>
        </w:tc>
      </w:tr>
      <w:tr w:rsidR="00B1099B" w14:paraId="43E7CA77" w14:textId="77777777" w:rsidTr="006E530C">
        <w:trPr>
          <w:trHeight w:hRule="exact" w:val="680"/>
        </w:trPr>
        <w:tc>
          <w:tcPr>
            <w:tcW w:w="1502" w:type="dxa"/>
          </w:tcPr>
          <w:p w14:paraId="7978AF95" w14:textId="57544085"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product_lookup (23)</w:t>
            </w:r>
          </w:p>
        </w:tc>
        <w:tc>
          <w:tcPr>
            <w:tcW w:w="1502" w:type="dxa"/>
          </w:tcPr>
          <w:p w14:paraId="25F4F0A0" w14:textId="6003732E"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0.978</w:t>
            </w:r>
          </w:p>
        </w:tc>
        <w:tc>
          <w:tcPr>
            <w:tcW w:w="1503" w:type="dxa"/>
          </w:tcPr>
          <w:p w14:paraId="40BFE997" w14:textId="00DAA6AF"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0.930</w:t>
            </w:r>
          </w:p>
        </w:tc>
        <w:tc>
          <w:tcPr>
            <w:tcW w:w="1503" w:type="dxa"/>
          </w:tcPr>
          <w:p w14:paraId="1D7119ED" w14:textId="535C53BC"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0.709</w:t>
            </w:r>
          </w:p>
        </w:tc>
        <w:tc>
          <w:tcPr>
            <w:tcW w:w="1503" w:type="dxa"/>
          </w:tcPr>
          <w:p w14:paraId="16FC6B4C" w14:textId="1BA1116E"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0.957</w:t>
            </w:r>
          </w:p>
        </w:tc>
        <w:tc>
          <w:tcPr>
            <w:tcW w:w="1503" w:type="dxa"/>
          </w:tcPr>
          <w:p w14:paraId="6CAD000C" w14:textId="339623F2"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0.717</w:t>
            </w:r>
          </w:p>
        </w:tc>
      </w:tr>
      <w:tr w:rsidR="00B1099B" w14:paraId="11751B66" w14:textId="77777777" w:rsidTr="006E530C">
        <w:trPr>
          <w:trHeight w:hRule="exact" w:val="680"/>
        </w:trPr>
        <w:tc>
          <w:tcPr>
            <w:tcW w:w="1502" w:type="dxa"/>
          </w:tcPr>
          <w:p w14:paraId="2E4F05AF" w14:textId="6E9269FE"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ranking (5)</w:t>
            </w:r>
          </w:p>
        </w:tc>
        <w:tc>
          <w:tcPr>
            <w:tcW w:w="1502" w:type="dxa"/>
          </w:tcPr>
          <w:p w14:paraId="2899C4DF" w14:textId="4A0940B0"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0.673</w:t>
            </w:r>
          </w:p>
        </w:tc>
        <w:tc>
          <w:tcPr>
            <w:tcW w:w="1503" w:type="dxa"/>
          </w:tcPr>
          <w:p w14:paraId="2E225EA1" w14:textId="6A8B6626"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0.586</w:t>
            </w:r>
          </w:p>
        </w:tc>
        <w:tc>
          <w:tcPr>
            <w:tcW w:w="1503" w:type="dxa"/>
          </w:tcPr>
          <w:p w14:paraId="77950221" w14:textId="5E9348CA"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0.278</w:t>
            </w:r>
          </w:p>
        </w:tc>
        <w:tc>
          <w:tcPr>
            <w:tcW w:w="1503" w:type="dxa"/>
          </w:tcPr>
          <w:p w14:paraId="2A7F9C4F" w14:textId="75E6358B"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1.000</w:t>
            </w:r>
          </w:p>
        </w:tc>
        <w:tc>
          <w:tcPr>
            <w:tcW w:w="1503" w:type="dxa"/>
          </w:tcPr>
          <w:p w14:paraId="7C9C40F6" w14:textId="4827A29C"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0.367</w:t>
            </w:r>
          </w:p>
        </w:tc>
      </w:tr>
      <w:tr w:rsidR="00B1099B" w14:paraId="105AE221" w14:textId="77777777" w:rsidTr="006E530C">
        <w:trPr>
          <w:trHeight w:hRule="exact" w:val="680"/>
        </w:trPr>
        <w:tc>
          <w:tcPr>
            <w:tcW w:w="1502" w:type="dxa"/>
          </w:tcPr>
          <w:p w14:paraId="54A8DF9C" w14:textId="4C45F120"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refusal_customer</w:t>
            </w:r>
            <w:r w:rsidRPr="00B1099B">
              <w:rPr>
                <w:rFonts w:ascii="Times New Roman" w:hAnsi="Times New Roman" w:cs="Times New Roman"/>
                <w:b/>
                <w:bCs/>
                <w:lang w:eastAsia="en-ID"/>
              </w:rPr>
              <w:br/>
              <w:t>(5)</w:t>
            </w:r>
          </w:p>
        </w:tc>
        <w:tc>
          <w:tcPr>
            <w:tcW w:w="1502" w:type="dxa"/>
          </w:tcPr>
          <w:p w14:paraId="6D974F6B" w14:textId="7E818647"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0.500</w:t>
            </w:r>
          </w:p>
        </w:tc>
        <w:tc>
          <w:tcPr>
            <w:tcW w:w="1503" w:type="dxa"/>
          </w:tcPr>
          <w:p w14:paraId="60CE9D5A" w14:textId="7DDEE1DA"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0.000</w:t>
            </w:r>
          </w:p>
        </w:tc>
        <w:tc>
          <w:tcPr>
            <w:tcW w:w="1503" w:type="dxa"/>
          </w:tcPr>
          <w:p w14:paraId="71776BAC" w14:textId="633AB735"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0.503</w:t>
            </w:r>
          </w:p>
        </w:tc>
        <w:tc>
          <w:tcPr>
            <w:tcW w:w="1503" w:type="dxa"/>
          </w:tcPr>
          <w:p w14:paraId="0D6A877E" w14:textId="0F6910AA"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1.000</w:t>
            </w:r>
          </w:p>
        </w:tc>
        <w:tc>
          <w:tcPr>
            <w:tcW w:w="1503" w:type="dxa"/>
          </w:tcPr>
          <w:p w14:paraId="4ADCB6BA" w14:textId="62B4AB97"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0.602</w:t>
            </w:r>
          </w:p>
        </w:tc>
      </w:tr>
      <w:tr w:rsidR="00B1099B" w14:paraId="7385B704" w14:textId="77777777" w:rsidTr="006E530C">
        <w:trPr>
          <w:trHeight w:hRule="exact" w:val="680"/>
        </w:trPr>
        <w:tc>
          <w:tcPr>
            <w:tcW w:w="1502" w:type="dxa"/>
          </w:tcPr>
          <w:p w14:paraId="511D013F" w14:textId="62EE0127" w:rsidR="00B1099B" w:rsidRPr="00B1099B" w:rsidRDefault="00B1099B"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shop_info (5)</w:t>
            </w:r>
          </w:p>
        </w:tc>
        <w:tc>
          <w:tcPr>
            <w:tcW w:w="1502" w:type="dxa"/>
          </w:tcPr>
          <w:p w14:paraId="60C5AA46" w14:textId="57DAC341"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0.900</w:t>
            </w:r>
          </w:p>
        </w:tc>
        <w:tc>
          <w:tcPr>
            <w:tcW w:w="1503" w:type="dxa"/>
          </w:tcPr>
          <w:p w14:paraId="1A2217D9" w14:textId="15627994"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0.696</w:t>
            </w:r>
          </w:p>
        </w:tc>
        <w:tc>
          <w:tcPr>
            <w:tcW w:w="1503" w:type="dxa"/>
          </w:tcPr>
          <w:p w14:paraId="28F9A032" w14:textId="205E7852"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0.667</w:t>
            </w:r>
          </w:p>
        </w:tc>
        <w:tc>
          <w:tcPr>
            <w:tcW w:w="1503" w:type="dxa"/>
          </w:tcPr>
          <w:p w14:paraId="0B837921" w14:textId="4B8383EE" w:rsidR="00B1099B" w:rsidRPr="006E530C" w:rsidRDefault="006E530C" w:rsidP="0082545F">
            <w:pPr>
              <w:spacing w:line="360" w:lineRule="auto"/>
              <w:jc w:val="center"/>
              <w:rPr>
                <w:rFonts w:ascii="Times New Roman" w:hAnsi="Times New Roman" w:cs="Times New Roman"/>
                <w:color w:val="000000"/>
              </w:rPr>
            </w:pPr>
            <w:r w:rsidRPr="006E530C">
              <w:rPr>
                <w:rFonts w:ascii="Times New Roman" w:hAnsi="Times New Roman" w:cs="Times New Roman"/>
                <w:color w:val="000000"/>
              </w:rPr>
              <w:t>0.800</w:t>
            </w:r>
          </w:p>
        </w:tc>
        <w:tc>
          <w:tcPr>
            <w:tcW w:w="1503" w:type="dxa"/>
          </w:tcPr>
          <w:p w14:paraId="4DCAAE18" w14:textId="5EC91197" w:rsidR="00B1099B" w:rsidRPr="006E530C" w:rsidRDefault="006E530C" w:rsidP="0082545F">
            <w:pPr>
              <w:keepNext/>
              <w:spacing w:line="360" w:lineRule="auto"/>
              <w:jc w:val="center"/>
              <w:rPr>
                <w:rFonts w:ascii="Times New Roman" w:hAnsi="Times New Roman" w:cs="Times New Roman"/>
                <w:color w:val="000000"/>
              </w:rPr>
            </w:pPr>
            <w:r w:rsidRPr="006E530C">
              <w:rPr>
                <w:rFonts w:ascii="Times New Roman" w:hAnsi="Times New Roman" w:cs="Times New Roman"/>
                <w:color w:val="000000"/>
              </w:rPr>
              <w:t>0.744</w:t>
            </w:r>
          </w:p>
        </w:tc>
      </w:tr>
    </w:tbl>
    <w:p w14:paraId="4B19E5BD" w14:textId="55D287BF" w:rsidR="00B1099B" w:rsidRDefault="009D1A33" w:rsidP="0082545F">
      <w:pPr>
        <w:pStyle w:val="CaptionGambar"/>
        <w:spacing w:line="360" w:lineRule="auto"/>
        <w:rPr>
          <w:lang w:eastAsia="en-ID"/>
        </w:rPr>
      </w:pPr>
      <w:bookmarkStart w:id="158" w:name="_Toc233107639"/>
      <w:r>
        <w:t xml:space="preserve">Tabel 4. </w:t>
      </w:r>
      <w:fldSimple w:instr=" SEQ Tabel_4. \* ARABIC ">
        <w:r>
          <w:rPr>
            <w:noProof/>
          </w:rPr>
          <w:t>8</w:t>
        </w:r>
      </w:fldSimple>
      <w:r>
        <w:t xml:space="preserve"> Hasil RAGAS per Kategori (Gemini 2.5 Flash)</w:t>
      </w:r>
      <w:bookmarkEnd w:id="158"/>
    </w:p>
    <w:tbl>
      <w:tblPr>
        <w:tblStyle w:val="TableGrid"/>
        <w:tblW w:w="0" w:type="auto"/>
        <w:tblLook w:val="04A0" w:firstRow="1" w:lastRow="0" w:firstColumn="1" w:lastColumn="0" w:noHBand="0" w:noVBand="1"/>
      </w:tblPr>
      <w:tblGrid>
        <w:gridCol w:w="2110"/>
        <w:gridCol w:w="1487"/>
        <w:gridCol w:w="1396"/>
        <w:gridCol w:w="1345"/>
        <w:gridCol w:w="1205"/>
        <w:gridCol w:w="1473"/>
      </w:tblGrid>
      <w:tr w:rsidR="006E530C" w14:paraId="54E74FA8" w14:textId="77777777" w:rsidTr="0047457A">
        <w:trPr>
          <w:trHeight w:hRule="exact" w:val="842"/>
        </w:trPr>
        <w:tc>
          <w:tcPr>
            <w:tcW w:w="1502" w:type="dxa"/>
          </w:tcPr>
          <w:p w14:paraId="15FDF14D"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lastRenderedPageBreak/>
              <w:t>Kategori</w:t>
            </w:r>
          </w:p>
        </w:tc>
        <w:tc>
          <w:tcPr>
            <w:tcW w:w="1502" w:type="dxa"/>
          </w:tcPr>
          <w:p w14:paraId="4A1ECA4C"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Faithfulness</w:t>
            </w:r>
          </w:p>
        </w:tc>
        <w:tc>
          <w:tcPr>
            <w:tcW w:w="1503" w:type="dxa"/>
          </w:tcPr>
          <w:p w14:paraId="1A43AFB6"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Relevancy</w:t>
            </w:r>
          </w:p>
        </w:tc>
        <w:tc>
          <w:tcPr>
            <w:tcW w:w="1503" w:type="dxa"/>
          </w:tcPr>
          <w:p w14:paraId="31B89463"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Precision</w:t>
            </w:r>
          </w:p>
        </w:tc>
        <w:tc>
          <w:tcPr>
            <w:tcW w:w="1503" w:type="dxa"/>
          </w:tcPr>
          <w:p w14:paraId="11216772"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Recall</w:t>
            </w:r>
          </w:p>
        </w:tc>
        <w:tc>
          <w:tcPr>
            <w:tcW w:w="1503" w:type="dxa"/>
          </w:tcPr>
          <w:p w14:paraId="498A2CD9"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Correctness</w:t>
            </w:r>
          </w:p>
        </w:tc>
      </w:tr>
      <w:tr w:rsidR="006E530C" w14:paraId="0131B607" w14:textId="77777777" w:rsidTr="0047457A">
        <w:trPr>
          <w:trHeight w:hRule="exact" w:val="680"/>
        </w:trPr>
        <w:tc>
          <w:tcPr>
            <w:tcW w:w="1502" w:type="dxa"/>
          </w:tcPr>
          <w:p w14:paraId="48E7BD2B"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comparison (5)</w:t>
            </w:r>
          </w:p>
        </w:tc>
        <w:tc>
          <w:tcPr>
            <w:tcW w:w="1502" w:type="dxa"/>
          </w:tcPr>
          <w:p w14:paraId="03B38E74"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0.852</w:t>
            </w:r>
          </w:p>
          <w:p w14:paraId="7D50EBFD" w14:textId="179BAB7D" w:rsidR="006E530C" w:rsidRPr="00C24A6D" w:rsidRDefault="006E530C" w:rsidP="0082545F">
            <w:pPr>
              <w:spacing w:line="360" w:lineRule="auto"/>
              <w:jc w:val="center"/>
              <w:rPr>
                <w:rFonts w:ascii="Times New Roman" w:hAnsi="Times New Roman" w:cs="Times New Roman"/>
                <w:color w:val="000000"/>
              </w:rPr>
            </w:pPr>
          </w:p>
        </w:tc>
        <w:tc>
          <w:tcPr>
            <w:tcW w:w="1503" w:type="dxa"/>
          </w:tcPr>
          <w:p w14:paraId="65AF3697"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0.961</w:t>
            </w:r>
          </w:p>
          <w:p w14:paraId="247A5328" w14:textId="1FF6D7E3" w:rsidR="006E530C" w:rsidRPr="00C24A6D" w:rsidRDefault="006E530C" w:rsidP="0082545F">
            <w:pPr>
              <w:spacing w:line="360" w:lineRule="auto"/>
              <w:jc w:val="center"/>
              <w:rPr>
                <w:rFonts w:ascii="Times New Roman" w:hAnsi="Times New Roman" w:cs="Times New Roman"/>
                <w:color w:val="000000"/>
              </w:rPr>
            </w:pPr>
          </w:p>
        </w:tc>
        <w:tc>
          <w:tcPr>
            <w:tcW w:w="1503" w:type="dxa"/>
          </w:tcPr>
          <w:p w14:paraId="1E440DA9"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0.029</w:t>
            </w:r>
          </w:p>
          <w:p w14:paraId="03D4DDF5" w14:textId="09F13407" w:rsidR="006E530C" w:rsidRPr="00C24A6D" w:rsidRDefault="006E530C" w:rsidP="0082545F">
            <w:pPr>
              <w:spacing w:line="360" w:lineRule="auto"/>
              <w:jc w:val="center"/>
              <w:rPr>
                <w:rFonts w:ascii="Times New Roman" w:hAnsi="Times New Roman" w:cs="Times New Roman"/>
                <w:color w:val="000000"/>
              </w:rPr>
            </w:pPr>
          </w:p>
        </w:tc>
        <w:tc>
          <w:tcPr>
            <w:tcW w:w="1503" w:type="dxa"/>
          </w:tcPr>
          <w:p w14:paraId="1853AADE"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775F9F84"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0.464</w:t>
            </w:r>
          </w:p>
          <w:p w14:paraId="5CCEB63A" w14:textId="4E2622FA" w:rsidR="006E530C" w:rsidRPr="00C24A6D" w:rsidRDefault="006E530C" w:rsidP="0082545F">
            <w:pPr>
              <w:spacing w:line="360" w:lineRule="auto"/>
              <w:jc w:val="center"/>
              <w:rPr>
                <w:rFonts w:ascii="Times New Roman" w:hAnsi="Times New Roman" w:cs="Times New Roman"/>
                <w:color w:val="000000"/>
              </w:rPr>
            </w:pPr>
          </w:p>
        </w:tc>
      </w:tr>
      <w:tr w:rsidR="006E530C" w14:paraId="581BB3E3" w14:textId="77777777" w:rsidTr="0047457A">
        <w:trPr>
          <w:trHeight w:hRule="exact" w:val="680"/>
        </w:trPr>
        <w:tc>
          <w:tcPr>
            <w:tcW w:w="1502" w:type="dxa"/>
          </w:tcPr>
          <w:p w14:paraId="6B20CDAF"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owner_diagnostics (</w:t>
            </w:r>
            <w:r>
              <w:rPr>
                <w:rFonts w:ascii="Times New Roman" w:hAnsi="Times New Roman" w:cs="Times New Roman"/>
                <w:b/>
                <w:bCs/>
                <w:lang w:eastAsia="en-ID"/>
              </w:rPr>
              <w:t>3</w:t>
            </w:r>
            <w:r w:rsidRPr="00B1099B">
              <w:rPr>
                <w:rFonts w:ascii="Times New Roman" w:hAnsi="Times New Roman" w:cs="Times New Roman"/>
                <w:b/>
                <w:bCs/>
                <w:lang w:eastAsia="en-ID"/>
              </w:rPr>
              <w:t>)</w:t>
            </w:r>
          </w:p>
        </w:tc>
        <w:tc>
          <w:tcPr>
            <w:tcW w:w="1502" w:type="dxa"/>
          </w:tcPr>
          <w:p w14:paraId="647F93AE" w14:textId="0F2222FD"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0D516F2D" w14:textId="2E690CF0"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0.844</w:t>
            </w:r>
          </w:p>
        </w:tc>
        <w:tc>
          <w:tcPr>
            <w:tcW w:w="1503" w:type="dxa"/>
          </w:tcPr>
          <w:p w14:paraId="0822D995" w14:textId="6630A7EC"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0.259</w:t>
            </w:r>
          </w:p>
        </w:tc>
        <w:tc>
          <w:tcPr>
            <w:tcW w:w="1503" w:type="dxa"/>
          </w:tcPr>
          <w:p w14:paraId="3C01E080"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0.667</w:t>
            </w:r>
          </w:p>
        </w:tc>
        <w:tc>
          <w:tcPr>
            <w:tcW w:w="1503" w:type="dxa"/>
          </w:tcPr>
          <w:p w14:paraId="2F0E7142" w14:textId="5A1D6118"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0.688</w:t>
            </w:r>
          </w:p>
        </w:tc>
      </w:tr>
      <w:tr w:rsidR="006E530C" w14:paraId="50919D14" w14:textId="77777777" w:rsidTr="0047457A">
        <w:trPr>
          <w:trHeight w:hRule="exact" w:val="680"/>
        </w:trPr>
        <w:tc>
          <w:tcPr>
            <w:tcW w:w="1502" w:type="dxa"/>
          </w:tcPr>
          <w:p w14:paraId="39D0ED2C"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product_lookup (23)</w:t>
            </w:r>
          </w:p>
        </w:tc>
        <w:tc>
          <w:tcPr>
            <w:tcW w:w="1502" w:type="dxa"/>
          </w:tcPr>
          <w:p w14:paraId="1F27856E" w14:textId="2BA5088C"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0.739</w:t>
            </w:r>
          </w:p>
        </w:tc>
        <w:tc>
          <w:tcPr>
            <w:tcW w:w="1503" w:type="dxa"/>
          </w:tcPr>
          <w:p w14:paraId="4A369BA3" w14:textId="3439F49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0.910</w:t>
            </w:r>
          </w:p>
        </w:tc>
        <w:tc>
          <w:tcPr>
            <w:tcW w:w="1503" w:type="dxa"/>
          </w:tcPr>
          <w:p w14:paraId="2BFD8B6A" w14:textId="2D8F1BF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0.713</w:t>
            </w:r>
          </w:p>
        </w:tc>
        <w:tc>
          <w:tcPr>
            <w:tcW w:w="1503" w:type="dxa"/>
          </w:tcPr>
          <w:p w14:paraId="38DA3B1F" w14:textId="3422B866"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0.935</w:t>
            </w:r>
          </w:p>
        </w:tc>
        <w:tc>
          <w:tcPr>
            <w:tcW w:w="1503" w:type="dxa"/>
          </w:tcPr>
          <w:p w14:paraId="271AF765" w14:textId="159A4387"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0.546</w:t>
            </w:r>
          </w:p>
        </w:tc>
      </w:tr>
      <w:tr w:rsidR="006E530C" w14:paraId="78E9C1B4" w14:textId="77777777" w:rsidTr="0047457A">
        <w:trPr>
          <w:trHeight w:hRule="exact" w:val="680"/>
        </w:trPr>
        <w:tc>
          <w:tcPr>
            <w:tcW w:w="1502" w:type="dxa"/>
          </w:tcPr>
          <w:p w14:paraId="7D43FBBA"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ranking (5)</w:t>
            </w:r>
          </w:p>
        </w:tc>
        <w:tc>
          <w:tcPr>
            <w:tcW w:w="1502" w:type="dxa"/>
          </w:tcPr>
          <w:p w14:paraId="341D0B41" w14:textId="7545A505"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0.909</w:t>
            </w:r>
          </w:p>
        </w:tc>
        <w:tc>
          <w:tcPr>
            <w:tcW w:w="1503" w:type="dxa"/>
          </w:tcPr>
          <w:p w14:paraId="594579AE" w14:textId="3609E243"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0.000</w:t>
            </w:r>
          </w:p>
        </w:tc>
        <w:tc>
          <w:tcPr>
            <w:tcW w:w="1503" w:type="dxa"/>
          </w:tcPr>
          <w:p w14:paraId="5959E379" w14:textId="79683390"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0.286</w:t>
            </w:r>
          </w:p>
        </w:tc>
        <w:tc>
          <w:tcPr>
            <w:tcW w:w="1503" w:type="dxa"/>
          </w:tcPr>
          <w:p w14:paraId="68787BEF"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71377E00" w14:textId="028724C5"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0.192</w:t>
            </w:r>
          </w:p>
        </w:tc>
      </w:tr>
      <w:tr w:rsidR="006E530C" w14:paraId="0315F76D" w14:textId="77777777" w:rsidTr="0047457A">
        <w:trPr>
          <w:trHeight w:hRule="exact" w:val="680"/>
        </w:trPr>
        <w:tc>
          <w:tcPr>
            <w:tcW w:w="1502" w:type="dxa"/>
          </w:tcPr>
          <w:p w14:paraId="3AB91266"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refusal_customer</w:t>
            </w:r>
            <w:r w:rsidRPr="00B1099B">
              <w:rPr>
                <w:rFonts w:ascii="Times New Roman" w:hAnsi="Times New Roman" w:cs="Times New Roman"/>
                <w:b/>
                <w:bCs/>
                <w:lang w:eastAsia="en-ID"/>
              </w:rPr>
              <w:br/>
              <w:t>(5)</w:t>
            </w:r>
          </w:p>
        </w:tc>
        <w:tc>
          <w:tcPr>
            <w:tcW w:w="1502" w:type="dxa"/>
          </w:tcPr>
          <w:p w14:paraId="69039E35" w14:textId="0BD89992"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0.367</w:t>
            </w:r>
          </w:p>
        </w:tc>
        <w:tc>
          <w:tcPr>
            <w:tcW w:w="1503" w:type="dxa"/>
          </w:tcPr>
          <w:p w14:paraId="4AD93836"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0.000</w:t>
            </w:r>
          </w:p>
        </w:tc>
        <w:tc>
          <w:tcPr>
            <w:tcW w:w="1503" w:type="dxa"/>
          </w:tcPr>
          <w:p w14:paraId="0A4E4B1C" w14:textId="7D09BB6D"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0.501</w:t>
            </w:r>
          </w:p>
        </w:tc>
        <w:tc>
          <w:tcPr>
            <w:tcW w:w="1503" w:type="dxa"/>
          </w:tcPr>
          <w:p w14:paraId="78A41C54"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4ADFB455" w14:textId="53125D03"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0.349</w:t>
            </w:r>
          </w:p>
        </w:tc>
      </w:tr>
      <w:tr w:rsidR="006E530C" w14:paraId="434D142A" w14:textId="77777777" w:rsidTr="0047457A">
        <w:trPr>
          <w:trHeight w:hRule="exact" w:val="680"/>
        </w:trPr>
        <w:tc>
          <w:tcPr>
            <w:tcW w:w="1502" w:type="dxa"/>
          </w:tcPr>
          <w:p w14:paraId="7CC1BC34"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shop_info (5)</w:t>
            </w:r>
          </w:p>
        </w:tc>
        <w:tc>
          <w:tcPr>
            <w:tcW w:w="1502" w:type="dxa"/>
          </w:tcPr>
          <w:p w14:paraId="2F5E0C28" w14:textId="0F88271F"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0.377</w:t>
            </w:r>
          </w:p>
        </w:tc>
        <w:tc>
          <w:tcPr>
            <w:tcW w:w="1503" w:type="dxa"/>
          </w:tcPr>
          <w:p w14:paraId="46052F46" w14:textId="701378B0"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0.709</w:t>
            </w:r>
          </w:p>
        </w:tc>
        <w:tc>
          <w:tcPr>
            <w:tcW w:w="1503" w:type="dxa"/>
          </w:tcPr>
          <w:p w14:paraId="4FF37AFA" w14:textId="31A75F8F"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0.667</w:t>
            </w:r>
          </w:p>
        </w:tc>
        <w:tc>
          <w:tcPr>
            <w:tcW w:w="1503" w:type="dxa"/>
          </w:tcPr>
          <w:p w14:paraId="4AC1ADE6"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0.800</w:t>
            </w:r>
          </w:p>
        </w:tc>
        <w:tc>
          <w:tcPr>
            <w:tcW w:w="1503" w:type="dxa"/>
          </w:tcPr>
          <w:p w14:paraId="03392BAC" w14:textId="755182C3" w:rsidR="006E530C" w:rsidRPr="00C24A6D" w:rsidRDefault="00C24A6D" w:rsidP="0082545F">
            <w:pPr>
              <w:keepNext/>
              <w:spacing w:line="360" w:lineRule="auto"/>
              <w:jc w:val="center"/>
              <w:rPr>
                <w:rFonts w:ascii="Times New Roman" w:hAnsi="Times New Roman" w:cs="Times New Roman"/>
                <w:color w:val="000000"/>
              </w:rPr>
            </w:pPr>
            <w:r w:rsidRPr="00C24A6D">
              <w:rPr>
                <w:rFonts w:ascii="Times New Roman" w:hAnsi="Times New Roman" w:cs="Times New Roman"/>
                <w:color w:val="000000"/>
              </w:rPr>
              <w:t>0.431</w:t>
            </w:r>
          </w:p>
        </w:tc>
      </w:tr>
    </w:tbl>
    <w:p w14:paraId="3FDD1495" w14:textId="5514CC88" w:rsidR="00B1099B" w:rsidRPr="00B1099B" w:rsidRDefault="009D1A33" w:rsidP="0082545F">
      <w:pPr>
        <w:pStyle w:val="CaptionGambar"/>
        <w:spacing w:line="360" w:lineRule="auto"/>
        <w:rPr>
          <w:lang w:eastAsia="en-ID"/>
        </w:rPr>
      </w:pPr>
      <w:bookmarkStart w:id="159" w:name="_Toc233107640"/>
      <w:r>
        <w:t xml:space="preserve">Tabel 4. </w:t>
      </w:r>
      <w:fldSimple w:instr=" SEQ Tabel_4. \* ARABIC ">
        <w:r>
          <w:rPr>
            <w:noProof/>
          </w:rPr>
          <w:t>9</w:t>
        </w:r>
      </w:fldSimple>
      <w:r>
        <w:t xml:space="preserve"> Hasil RAGAS per Kategori (Qwen3.6-27B)</w:t>
      </w:r>
      <w:bookmarkEnd w:id="159"/>
    </w:p>
    <w:tbl>
      <w:tblPr>
        <w:tblStyle w:val="TableGrid"/>
        <w:tblW w:w="0" w:type="auto"/>
        <w:tblLook w:val="04A0" w:firstRow="1" w:lastRow="0" w:firstColumn="1" w:lastColumn="0" w:noHBand="0" w:noVBand="1"/>
      </w:tblPr>
      <w:tblGrid>
        <w:gridCol w:w="2110"/>
        <w:gridCol w:w="1487"/>
        <w:gridCol w:w="1396"/>
        <w:gridCol w:w="1345"/>
        <w:gridCol w:w="1205"/>
        <w:gridCol w:w="1473"/>
      </w:tblGrid>
      <w:tr w:rsidR="006E530C" w14:paraId="1E0BD78B" w14:textId="77777777" w:rsidTr="0047457A">
        <w:trPr>
          <w:trHeight w:hRule="exact" w:val="842"/>
        </w:trPr>
        <w:tc>
          <w:tcPr>
            <w:tcW w:w="1502" w:type="dxa"/>
          </w:tcPr>
          <w:p w14:paraId="0535FA0A"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Kategori</w:t>
            </w:r>
          </w:p>
        </w:tc>
        <w:tc>
          <w:tcPr>
            <w:tcW w:w="1502" w:type="dxa"/>
          </w:tcPr>
          <w:p w14:paraId="02C6123A"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Faithfulness</w:t>
            </w:r>
          </w:p>
        </w:tc>
        <w:tc>
          <w:tcPr>
            <w:tcW w:w="1503" w:type="dxa"/>
          </w:tcPr>
          <w:p w14:paraId="03B5DE37"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Relevancy</w:t>
            </w:r>
          </w:p>
        </w:tc>
        <w:tc>
          <w:tcPr>
            <w:tcW w:w="1503" w:type="dxa"/>
          </w:tcPr>
          <w:p w14:paraId="731A9EB9"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Precision</w:t>
            </w:r>
          </w:p>
        </w:tc>
        <w:tc>
          <w:tcPr>
            <w:tcW w:w="1503" w:type="dxa"/>
          </w:tcPr>
          <w:p w14:paraId="5F481FA0"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Ctx. Recall</w:t>
            </w:r>
          </w:p>
        </w:tc>
        <w:tc>
          <w:tcPr>
            <w:tcW w:w="1503" w:type="dxa"/>
          </w:tcPr>
          <w:p w14:paraId="6CF21490"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Ans. Correctness</w:t>
            </w:r>
          </w:p>
        </w:tc>
      </w:tr>
      <w:tr w:rsidR="006E530C" w14:paraId="051764B2" w14:textId="77777777" w:rsidTr="0047457A">
        <w:trPr>
          <w:trHeight w:hRule="exact" w:val="680"/>
        </w:trPr>
        <w:tc>
          <w:tcPr>
            <w:tcW w:w="1502" w:type="dxa"/>
          </w:tcPr>
          <w:p w14:paraId="4758B375"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comparison (5)</w:t>
            </w:r>
          </w:p>
        </w:tc>
        <w:tc>
          <w:tcPr>
            <w:tcW w:w="1502" w:type="dxa"/>
          </w:tcPr>
          <w:p w14:paraId="30E95FAE"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04085754" w14:textId="308A8735"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0.955</w:t>
            </w:r>
          </w:p>
        </w:tc>
        <w:tc>
          <w:tcPr>
            <w:tcW w:w="1503" w:type="dxa"/>
          </w:tcPr>
          <w:p w14:paraId="4F0ADF12"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0.029</w:t>
            </w:r>
          </w:p>
        </w:tc>
        <w:tc>
          <w:tcPr>
            <w:tcW w:w="1503" w:type="dxa"/>
          </w:tcPr>
          <w:p w14:paraId="6F1CA029"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383930F1" w14:textId="541CB558"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0.493</w:t>
            </w:r>
          </w:p>
        </w:tc>
      </w:tr>
      <w:tr w:rsidR="006E530C" w14:paraId="2C300ABF" w14:textId="77777777" w:rsidTr="0047457A">
        <w:trPr>
          <w:trHeight w:hRule="exact" w:val="680"/>
        </w:trPr>
        <w:tc>
          <w:tcPr>
            <w:tcW w:w="1502" w:type="dxa"/>
          </w:tcPr>
          <w:p w14:paraId="6D7EBDA7"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owner_diagnostics (</w:t>
            </w:r>
            <w:r>
              <w:rPr>
                <w:rFonts w:ascii="Times New Roman" w:hAnsi="Times New Roman" w:cs="Times New Roman"/>
                <w:b/>
                <w:bCs/>
                <w:lang w:eastAsia="en-ID"/>
              </w:rPr>
              <w:t>3</w:t>
            </w:r>
            <w:r w:rsidRPr="00B1099B">
              <w:rPr>
                <w:rFonts w:ascii="Times New Roman" w:hAnsi="Times New Roman" w:cs="Times New Roman"/>
                <w:b/>
                <w:bCs/>
                <w:lang w:eastAsia="en-ID"/>
              </w:rPr>
              <w:t>)</w:t>
            </w:r>
          </w:p>
        </w:tc>
        <w:tc>
          <w:tcPr>
            <w:tcW w:w="1502" w:type="dxa"/>
          </w:tcPr>
          <w:p w14:paraId="323EAA54" w14:textId="1C2B3BA3"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0.905</w:t>
            </w:r>
          </w:p>
        </w:tc>
        <w:tc>
          <w:tcPr>
            <w:tcW w:w="1503" w:type="dxa"/>
          </w:tcPr>
          <w:p w14:paraId="29191955" w14:textId="660748F3"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0.931</w:t>
            </w:r>
          </w:p>
        </w:tc>
        <w:tc>
          <w:tcPr>
            <w:tcW w:w="1503" w:type="dxa"/>
          </w:tcPr>
          <w:p w14:paraId="42ED89ED"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0.259</w:t>
            </w:r>
          </w:p>
        </w:tc>
        <w:tc>
          <w:tcPr>
            <w:tcW w:w="1503" w:type="dxa"/>
          </w:tcPr>
          <w:p w14:paraId="2DD11DD8"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0.667</w:t>
            </w:r>
          </w:p>
        </w:tc>
        <w:tc>
          <w:tcPr>
            <w:tcW w:w="1503" w:type="dxa"/>
          </w:tcPr>
          <w:p w14:paraId="4A72ABA7" w14:textId="1A306B92"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0.406</w:t>
            </w:r>
          </w:p>
        </w:tc>
      </w:tr>
      <w:tr w:rsidR="006E530C" w14:paraId="57E89389" w14:textId="77777777" w:rsidTr="0047457A">
        <w:trPr>
          <w:trHeight w:hRule="exact" w:val="680"/>
        </w:trPr>
        <w:tc>
          <w:tcPr>
            <w:tcW w:w="1502" w:type="dxa"/>
          </w:tcPr>
          <w:p w14:paraId="4A191C80"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product_lookup (23)</w:t>
            </w:r>
          </w:p>
        </w:tc>
        <w:tc>
          <w:tcPr>
            <w:tcW w:w="1502" w:type="dxa"/>
          </w:tcPr>
          <w:p w14:paraId="40672F8B" w14:textId="64CCB43C"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0.938</w:t>
            </w:r>
          </w:p>
        </w:tc>
        <w:tc>
          <w:tcPr>
            <w:tcW w:w="1503" w:type="dxa"/>
          </w:tcPr>
          <w:p w14:paraId="5197C78E" w14:textId="6DD71778"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0.940</w:t>
            </w:r>
          </w:p>
        </w:tc>
        <w:tc>
          <w:tcPr>
            <w:tcW w:w="1503" w:type="dxa"/>
          </w:tcPr>
          <w:p w14:paraId="46CF672E" w14:textId="24C55112"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0.723</w:t>
            </w:r>
          </w:p>
        </w:tc>
        <w:tc>
          <w:tcPr>
            <w:tcW w:w="1503" w:type="dxa"/>
          </w:tcPr>
          <w:p w14:paraId="1DB62C53" w14:textId="078ED625"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0.935</w:t>
            </w:r>
          </w:p>
        </w:tc>
        <w:tc>
          <w:tcPr>
            <w:tcW w:w="1503" w:type="dxa"/>
          </w:tcPr>
          <w:p w14:paraId="70CF331B" w14:textId="5020FF47"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0.629</w:t>
            </w:r>
          </w:p>
        </w:tc>
      </w:tr>
      <w:tr w:rsidR="006E530C" w14:paraId="5579646C" w14:textId="77777777" w:rsidTr="0047457A">
        <w:trPr>
          <w:trHeight w:hRule="exact" w:val="680"/>
        </w:trPr>
        <w:tc>
          <w:tcPr>
            <w:tcW w:w="1502" w:type="dxa"/>
          </w:tcPr>
          <w:p w14:paraId="1070CB02"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ranking (5)</w:t>
            </w:r>
          </w:p>
        </w:tc>
        <w:tc>
          <w:tcPr>
            <w:tcW w:w="1502" w:type="dxa"/>
          </w:tcPr>
          <w:p w14:paraId="5228D634" w14:textId="5EC5C969"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0.640</w:t>
            </w:r>
          </w:p>
        </w:tc>
        <w:tc>
          <w:tcPr>
            <w:tcW w:w="1503" w:type="dxa"/>
          </w:tcPr>
          <w:p w14:paraId="03AE77DD" w14:textId="5D42DB3D"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0.582</w:t>
            </w:r>
          </w:p>
        </w:tc>
        <w:tc>
          <w:tcPr>
            <w:tcW w:w="1503" w:type="dxa"/>
          </w:tcPr>
          <w:p w14:paraId="57390D22" w14:textId="1C47C51C"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0.297</w:t>
            </w:r>
          </w:p>
        </w:tc>
        <w:tc>
          <w:tcPr>
            <w:tcW w:w="1503" w:type="dxa"/>
          </w:tcPr>
          <w:p w14:paraId="42B9C5DD"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6BE89A6E" w14:textId="53B22B2E"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0.281</w:t>
            </w:r>
          </w:p>
        </w:tc>
      </w:tr>
      <w:tr w:rsidR="006E530C" w14:paraId="02041D02" w14:textId="77777777" w:rsidTr="0047457A">
        <w:trPr>
          <w:trHeight w:hRule="exact" w:val="680"/>
        </w:trPr>
        <w:tc>
          <w:tcPr>
            <w:tcW w:w="1502" w:type="dxa"/>
          </w:tcPr>
          <w:p w14:paraId="2D0E63D2"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refusal_customer</w:t>
            </w:r>
            <w:r w:rsidRPr="00B1099B">
              <w:rPr>
                <w:rFonts w:ascii="Times New Roman" w:hAnsi="Times New Roman" w:cs="Times New Roman"/>
                <w:b/>
                <w:bCs/>
                <w:lang w:eastAsia="en-ID"/>
              </w:rPr>
              <w:br/>
              <w:t>(5)</w:t>
            </w:r>
          </w:p>
        </w:tc>
        <w:tc>
          <w:tcPr>
            <w:tcW w:w="1502" w:type="dxa"/>
          </w:tcPr>
          <w:p w14:paraId="1C1827F0" w14:textId="1F321113"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0.470</w:t>
            </w:r>
          </w:p>
        </w:tc>
        <w:tc>
          <w:tcPr>
            <w:tcW w:w="1503" w:type="dxa"/>
          </w:tcPr>
          <w:p w14:paraId="65C0E1F3"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0.000</w:t>
            </w:r>
          </w:p>
        </w:tc>
        <w:tc>
          <w:tcPr>
            <w:tcW w:w="1503" w:type="dxa"/>
          </w:tcPr>
          <w:p w14:paraId="33A91739" w14:textId="79B11A66"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0.511</w:t>
            </w:r>
          </w:p>
        </w:tc>
        <w:tc>
          <w:tcPr>
            <w:tcW w:w="1503" w:type="dxa"/>
          </w:tcPr>
          <w:p w14:paraId="78ECA76A"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1.000</w:t>
            </w:r>
          </w:p>
        </w:tc>
        <w:tc>
          <w:tcPr>
            <w:tcW w:w="1503" w:type="dxa"/>
          </w:tcPr>
          <w:p w14:paraId="29DF992D" w14:textId="07E64DF1"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0.411</w:t>
            </w:r>
          </w:p>
        </w:tc>
      </w:tr>
      <w:tr w:rsidR="006E530C" w14:paraId="33E2113C" w14:textId="77777777" w:rsidTr="0047457A">
        <w:trPr>
          <w:trHeight w:hRule="exact" w:val="680"/>
        </w:trPr>
        <w:tc>
          <w:tcPr>
            <w:tcW w:w="1502" w:type="dxa"/>
          </w:tcPr>
          <w:p w14:paraId="72D9780A" w14:textId="77777777" w:rsidR="006E530C" w:rsidRPr="00B1099B" w:rsidRDefault="006E530C" w:rsidP="0082545F">
            <w:pPr>
              <w:spacing w:line="360" w:lineRule="auto"/>
              <w:jc w:val="center"/>
              <w:rPr>
                <w:rFonts w:ascii="Times New Roman" w:hAnsi="Times New Roman" w:cs="Times New Roman"/>
                <w:b/>
                <w:bCs/>
                <w:lang w:eastAsia="en-ID"/>
              </w:rPr>
            </w:pPr>
            <w:r w:rsidRPr="00B1099B">
              <w:rPr>
                <w:rFonts w:ascii="Times New Roman" w:hAnsi="Times New Roman" w:cs="Times New Roman"/>
                <w:b/>
                <w:bCs/>
                <w:lang w:eastAsia="en-ID"/>
              </w:rPr>
              <w:t>shop_info (5)</w:t>
            </w:r>
          </w:p>
        </w:tc>
        <w:tc>
          <w:tcPr>
            <w:tcW w:w="1502" w:type="dxa"/>
          </w:tcPr>
          <w:p w14:paraId="1BDF1F2F" w14:textId="2211C7FE"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0.762</w:t>
            </w:r>
          </w:p>
        </w:tc>
        <w:tc>
          <w:tcPr>
            <w:tcW w:w="1503" w:type="dxa"/>
          </w:tcPr>
          <w:p w14:paraId="59BC08BE" w14:textId="55A47B0F"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0.698</w:t>
            </w:r>
          </w:p>
        </w:tc>
        <w:tc>
          <w:tcPr>
            <w:tcW w:w="1503" w:type="dxa"/>
          </w:tcPr>
          <w:p w14:paraId="1DA8437B" w14:textId="2182CF8E" w:rsidR="006E530C" w:rsidRPr="00C24A6D" w:rsidRDefault="00C24A6D"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0.667</w:t>
            </w:r>
          </w:p>
        </w:tc>
        <w:tc>
          <w:tcPr>
            <w:tcW w:w="1503" w:type="dxa"/>
          </w:tcPr>
          <w:p w14:paraId="5B319315" w14:textId="77777777" w:rsidR="006E530C" w:rsidRPr="00C24A6D" w:rsidRDefault="006E530C" w:rsidP="0082545F">
            <w:pPr>
              <w:spacing w:line="360" w:lineRule="auto"/>
              <w:jc w:val="center"/>
              <w:rPr>
                <w:rFonts w:ascii="Times New Roman" w:hAnsi="Times New Roman" w:cs="Times New Roman"/>
                <w:color w:val="000000"/>
              </w:rPr>
            </w:pPr>
            <w:r w:rsidRPr="00C24A6D">
              <w:rPr>
                <w:rFonts w:ascii="Times New Roman" w:hAnsi="Times New Roman" w:cs="Times New Roman"/>
                <w:color w:val="000000"/>
              </w:rPr>
              <w:t>0.800</w:t>
            </w:r>
          </w:p>
        </w:tc>
        <w:tc>
          <w:tcPr>
            <w:tcW w:w="1503" w:type="dxa"/>
          </w:tcPr>
          <w:p w14:paraId="17E47ED3" w14:textId="48117B0B" w:rsidR="006E530C" w:rsidRPr="00C24A6D" w:rsidRDefault="00C24A6D" w:rsidP="0082545F">
            <w:pPr>
              <w:keepNext/>
              <w:spacing w:line="360" w:lineRule="auto"/>
              <w:jc w:val="center"/>
              <w:rPr>
                <w:rFonts w:ascii="Times New Roman" w:hAnsi="Times New Roman" w:cs="Times New Roman"/>
                <w:color w:val="000000"/>
              </w:rPr>
            </w:pPr>
            <w:r w:rsidRPr="00C24A6D">
              <w:rPr>
                <w:rFonts w:ascii="Times New Roman" w:hAnsi="Times New Roman" w:cs="Times New Roman"/>
                <w:color w:val="000000"/>
              </w:rPr>
              <w:t>0.664</w:t>
            </w:r>
          </w:p>
        </w:tc>
      </w:tr>
    </w:tbl>
    <w:p w14:paraId="7DA7958E" w14:textId="2748D38E" w:rsidR="00C24A6D" w:rsidRDefault="009D1A33" w:rsidP="0082545F">
      <w:pPr>
        <w:pStyle w:val="CaptionGambar"/>
        <w:spacing w:line="360" w:lineRule="auto"/>
        <w:rPr>
          <w:lang w:eastAsia="en-ID"/>
        </w:rPr>
      </w:pPr>
      <w:bookmarkStart w:id="160" w:name="_Toc233107641"/>
      <w:r>
        <w:t xml:space="preserve">Tabel 4. </w:t>
      </w:r>
      <w:fldSimple w:instr=" SEQ Tabel_4. \* ARABIC ">
        <w:r>
          <w:rPr>
            <w:noProof/>
          </w:rPr>
          <w:t>10</w:t>
        </w:r>
      </w:fldSimple>
      <w:r>
        <w:t xml:space="preserve"> Hasil RAGAS per Kategori (DeepSeek V4 Flash)</w:t>
      </w:r>
      <w:bookmarkEnd w:id="160"/>
    </w:p>
    <w:p w14:paraId="1278CD00" w14:textId="3A3C43A3" w:rsidR="00C24A6D" w:rsidRDefault="00C24A6D"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Dari Tabel 4.8, kategori product_lookup menunjukkan performa terbaik secara keseluruhan dengan </w:t>
      </w:r>
      <w:r>
        <w:rPr>
          <w:rFonts w:ascii="Times New Roman" w:hAnsi="Times New Roman" w:cs="Times New Roman"/>
          <w:i/>
          <w:iCs/>
          <w:lang w:eastAsia="en-ID"/>
        </w:rPr>
        <w:t>faithfulness</w:t>
      </w:r>
      <w:r>
        <w:rPr>
          <w:rFonts w:ascii="Times New Roman" w:hAnsi="Times New Roman" w:cs="Times New Roman"/>
          <w:lang w:eastAsia="en-ID"/>
        </w:rPr>
        <w:t xml:space="preserve"> 0.978 dan </w:t>
      </w:r>
      <w:r>
        <w:rPr>
          <w:rFonts w:ascii="Times New Roman" w:hAnsi="Times New Roman" w:cs="Times New Roman"/>
          <w:i/>
          <w:iCs/>
          <w:lang w:eastAsia="en-ID"/>
        </w:rPr>
        <w:t>answer correctness</w:t>
      </w:r>
      <w:r>
        <w:rPr>
          <w:rFonts w:ascii="Times New Roman" w:hAnsi="Times New Roman" w:cs="Times New Roman"/>
          <w:lang w:eastAsia="en-ID"/>
        </w:rPr>
        <w:t xml:space="preserve"> 0.717. Kategor ini mencakup pertanyaan tentang harga, stok, dan detail varian produk yang spesifik, yang sebagian besar dijawab dengan tepat karena adanya teknik injeksi inventaris </w:t>
      </w:r>
      <w:r>
        <w:rPr>
          <w:rFonts w:ascii="Times New Roman" w:hAnsi="Times New Roman" w:cs="Times New Roman"/>
          <w:i/>
          <w:iCs/>
          <w:lang w:eastAsia="en-ID"/>
        </w:rPr>
        <w:t>live</w:t>
      </w:r>
      <w:r>
        <w:rPr>
          <w:rFonts w:ascii="Times New Roman" w:hAnsi="Times New Roman" w:cs="Times New Roman"/>
          <w:lang w:eastAsia="en-ID"/>
        </w:rPr>
        <w:t xml:space="preserve"> yang memastikan data harga dan stok selalu mutakhir.</w:t>
      </w:r>
    </w:p>
    <w:p w14:paraId="35586056" w14:textId="26252899" w:rsidR="00C24A6D" w:rsidRDefault="00C24A6D"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Kategori </w:t>
      </w:r>
      <w:r w:rsidRPr="00C24A6D">
        <w:rPr>
          <w:rFonts w:ascii="Times New Roman" w:hAnsi="Times New Roman" w:cs="Times New Roman"/>
          <w:i/>
          <w:iCs/>
          <w:lang w:eastAsia="en-ID"/>
        </w:rPr>
        <w:t>comparison</w:t>
      </w:r>
      <w:r>
        <w:rPr>
          <w:rFonts w:ascii="Times New Roman" w:hAnsi="Times New Roman" w:cs="Times New Roman"/>
          <w:lang w:eastAsia="en-ID"/>
        </w:rPr>
        <w:t xml:space="preserve"> mencapai </w:t>
      </w:r>
      <w:r w:rsidRPr="00C24A6D">
        <w:rPr>
          <w:rFonts w:ascii="Times New Roman" w:hAnsi="Times New Roman" w:cs="Times New Roman"/>
          <w:i/>
          <w:iCs/>
          <w:lang w:eastAsia="en-ID"/>
        </w:rPr>
        <w:t>faithfulness</w:t>
      </w:r>
      <w:r w:rsidRPr="00C24A6D">
        <w:rPr>
          <w:rFonts w:ascii="Times New Roman" w:hAnsi="Times New Roman" w:cs="Times New Roman"/>
          <w:lang w:eastAsia="en-ID"/>
        </w:rPr>
        <w:t xml:space="preserve"> 1</w:t>
      </w:r>
      <w:r>
        <w:rPr>
          <w:rFonts w:ascii="Times New Roman" w:hAnsi="Times New Roman" w:cs="Times New Roman"/>
          <w:lang w:eastAsia="en-ID"/>
        </w:rPr>
        <w:t>.</w:t>
      </w:r>
      <w:r w:rsidRPr="00C24A6D">
        <w:rPr>
          <w:rFonts w:ascii="Times New Roman" w:hAnsi="Times New Roman" w:cs="Times New Roman"/>
          <w:lang w:eastAsia="en-ID"/>
        </w:rPr>
        <w:t xml:space="preserve">000 dan </w:t>
      </w:r>
      <w:r w:rsidRPr="00C24A6D">
        <w:rPr>
          <w:rFonts w:ascii="Times New Roman" w:hAnsi="Times New Roman" w:cs="Times New Roman"/>
          <w:i/>
          <w:iCs/>
          <w:lang w:eastAsia="en-ID"/>
        </w:rPr>
        <w:t>context recall</w:t>
      </w:r>
      <w:r w:rsidRPr="00C24A6D">
        <w:rPr>
          <w:rFonts w:ascii="Times New Roman" w:hAnsi="Times New Roman" w:cs="Times New Roman"/>
          <w:lang w:eastAsia="en-ID"/>
        </w:rPr>
        <w:t xml:space="preserve"> 1</w:t>
      </w:r>
      <w:r>
        <w:rPr>
          <w:rFonts w:ascii="Times New Roman" w:hAnsi="Times New Roman" w:cs="Times New Roman"/>
          <w:lang w:eastAsia="en-ID"/>
        </w:rPr>
        <w:t>.</w:t>
      </w:r>
      <w:r w:rsidRPr="00C24A6D">
        <w:rPr>
          <w:rFonts w:ascii="Times New Roman" w:hAnsi="Times New Roman" w:cs="Times New Roman"/>
          <w:lang w:eastAsia="en-ID"/>
        </w:rPr>
        <w:t xml:space="preserve">000, namun </w:t>
      </w:r>
      <w:r w:rsidRPr="00C24A6D">
        <w:rPr>
          <w:rFonts w:ascii="Times New Roman" w:hAnsi="Times New Roman" w:cs="Times New Roman"/>
          <w:i/>
          <w:iCs/>
          <w:lang w:eastAsia="en-ID"/>
        </w:rPr>
        <w:t>context precision</w:t>
      </w:r>
      <w:r w:rsidRPr="00C24A6D">
        <w:rPr>
          <w:rFonts w:ascii="Times New Roman" w:hAnsi="Times New Roman" w:cs="Times New Roman"/>
          <w:lang w:eastAsia="en-ID"/>
        </w:rPr>
        <w:t>-nya sangat rendah 0</w:t>
      </w:r>
      <w:r>
        <w:rPr>
          <w:rFonts w:ascii="Times New Roman" w:hAnsi="Times New Roman" w:cs="Times New Roman"/>
          <w:lang w:eastAsia="en-ID"/>
        </w:rPr>
        <w:t>.</w:t>
      </w:r>
      <w:r w:rsidRPr="00C24A6D">
        <w:rPr>
          <w:rFonts w:ascii="Times New Roman" w:hAnsi="Times New Roman" w:cs="Times New Roman"/>
          <w:lang w:eastAsia="en-ID"/>
        </w:rPr>
        <w:t xml:space="preserve">029. Hal ini terjadi karena </w:t>
      </w:r>
      <w:r>
        <w:rPr>
          <w:rFonts w:ascii="Times New Roman" w:hAnsi="Times New Roman" w:cs="Times New Roman"/>
          <w:lang w:eastAsia="en-ID"/>
        </w:rPr>
        <w:t xml:space="preserve">ketika </w:t>
      </w:r>
      <w:r w:rsidRPr="00C24A6D">
        <w:rPr>
          <w:rFonts w:ascii="Times New Roman" w:hAnsi="Times New Roman" w:cs="Times New Roman"/>
          <w:lang w:eastAsia="en-ID"/>
        </w:rPr>
        <w:t xml:space="preserve">pertanyaan </w:t>
      </w:r>
      <w:r w:rsidRPr="00C24A6D">
        <w:rPr>
          <w:rFonts w:ascii="Times New Roman" w:hAnsi="Times New Roman" w:cs="Times New Roman"/>
          <w:lang w:eastAsia="en-ID"/>
        </w:rPr>
        <w:lastRenderedPageBreak/>
        <w:t xml:space="preserve">perbandingan seperti </w:t>
      </w:r>
      <w:r w:rsidRPr="00C24A6D">
        <w:rPr>
          <w:rFonts w:ascii="Times New Roman" w:hAnsi="Times New Roman" w:cs="Times New Roman"/>
          <w:i/>
          <w:iCs/>
          <w:lang w:eastAsia="en-ID"/>
        </w:rPr>
        <w:t>"mana yang lebih mahal antara produk A dan B?"</w:t>
      </w:r>
      <w:r w:rsidRPr="00C24A6D">
        <w:rPr>
          <w:rFonts w:ascii="Times New Roman" w:hAnsi="Times New Roman" w:cs="Times New Roman"/>
          <w:lang w:eastAsia="en-ID"/>
        </w:rPr>
        <w:t xml:space="preserve"> </w:t>
      </w:r>
      <w:r w:rsidRPr="00C24A6D">
        <w:rPr>
          <w:rFonts w:ascii="Times New Roman" w:hAnsi="Times New Roman" w:cs="Times New Roman"/>
          <w:i/>
          <w:iCs/>
          <w:lang w:eastAsia="en-ID"/>
        </w:rPr>
        <w:t>retrieval</w:t>
      </w:r>
      <w:r w:rsidRPr="00C24A6D">
        <w:rPr>
          <w:rFonts w:ascii="Times New Roman" w:hAnsi="Times New Roman" w:cs="Times New Roman"/>
          <w:lang w:eastAsia="en-ID"/>
        </w:rPr>
        <w:t xml:space="preserve"> </w:t>
      </w:r>
      <w:r>
        <w:rPr>
          <w:rFonts w:ascii="Times New Roman" w:hAnsi="Times New Roman" w:cs="Times New Roman"/>
          <w:lang w:eastAsia="en-ID"/>
        </w:rPr>
        <w:t xml:space="preserve">mengambil </w:t>
      </w:r>
      <w:r w:rsidRPr="00C24A6D">
        <w:rPr>
          <w:rFonts w:ascii="Times New Roman" w:hAnsi="Times New Roman" w:cs="Times New Roman"/>
          <w:lang w:eastAsia="en-ID"/>
        </w:rPr>
        <w:t>puluhan dokumen dari kedua produk, padahal untuk menjawab pertanyaan tersebut hanya dibutuhkan dua data harga saja.</w:t>
      </w:r>
    </w:p>
    <w:p w14:paraId="4AE76CFE" w14:textId="4171EFB2" w:rsidR="00D21C4F" w:rsidRDefault="00D21C4F"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D21C4F">
        <w:rPr>
          <w:rFonts w:ascii="Times New Roman" w:hAnsi="Times New Roman" w:cs="Times New Roman"/>
          <w:lang w:eastAsia="en-ID"/>
        </w:rPr>
        <w:t xml:space="preserve">Kategori </w:t>
      </w:r>
      <w:r w:rsidRPr="00D21C4F">
        <w:rPr>
          <w:rFonts w:ascii="Times New Roman" w:hAnsi="Times New Roman" w:cs="Times New Roman"/>
          <w:i/>
          <w:iCs/>
          <w:lang w:eastAsia="en-ID"/>
        </w:rPr>
        <w:t>ranking</w:t>
      </w:r>
      <w:r w:rsidRPr="00D21C4F">
        <w:rPr>
          <w:rFonts w:ascii="Times New Roman" w:hAnsi="Times New Roman" w:cs="Times New Roman"/>
          <w:lang w:eastAsia="en-ID"/>
        </w:rPr>
        <w:t xml:space="preserve"> menunjukkan performa terendah pada </w:t>
      </w:r>
      <w:r w:rsidRPr="00D21C4F">
        <w:rPr>
          <w:rFonts w:ascii="Times New Roman" w:hAnsi="Times New Roman" w:cs="Times New Roman"/>
          <w:i/>
          <w:iCs/>
          <w:lang w:eastAsia="en-ID"/>
        </w:rPr>
        <w:t>answer correctness</w:t>
      </w:r>
      <w:r w:rsidRPr="00D21C4F">
        <w:rPr>
          <w:rFonts w:ascii="Times New Roman" w:hAnsi="Times New Roman" w:cs="Times New Roman"/>
          <w:lang w:eastAsia="en-ID"/>
        </w:rPr>
        <w:t xml:space="preserve"> 0</w:t>
      </w:r>
      <w:r>
        <w:rPr>
          <w:rFonts w:ascii="Times New Roman" w:hAnsi="Times New Roman" w:cs="Times New Roman"/>
          <w:lang w:eastAsia="en-ID"/>
        </w:rPr>
        <w:t>.</w:t>
      </w:r>
      <w:r w:rsidRPr="00D21C4F">
        <w:rPr>
          <w:rFonts w:ascii="Times New Roman" w:hAnsi="Times New Roman" w:cs="Times New Roman"/>
          <w:lang w:eastAsia="en-ID"/>
        </w:rPr>
        <w:t xml:space="preserve">367 meskipun </w:t>
      </w:r>
      <w:r w:rsidRPr="00D21C4F">
        <w:rPr>
          <w:rFonts w:ascii="Times New Roman" w:hAnsi="Times New Roman" w:cs="Times New Roman"/>
          <w:i/>
          <w:iCs/>
          <w:lang w:eastAsia="en-ID"/>
        </w:rPr>
        <w:t>context recall</w:t>
      </w:r>
      <w:r w:rsidRPr="00D21C4F">
        <w:rPr>
          <w:rFonts w:ascii="Times New Roman" w:hAnsi="Times New Roman" w:cs="Times New Roman"/>
          <w:lang w:eastAsia="en-ID"/>
        </w:rPr>
        <w:t>-nya 1</w:t>
      </w:r>
      <w:r>
        <w:rPr>
          <w:rFonts w:ascii="Times New Roman" w:hAnsi="Times New Roman" w:cs="Times New Roman"/>
          <w:lang w:eastAsia="en-ID"/>
        </w:rPr>
        <w:t>.</w:t>
      </w:r>
      <w:r w:rsidRPr="00D21C4F">
        <w:rPr>
          <w:rFonts w:ascii="Times New Roman" w:hAnsi="Times New Roman" w:cs="Times New Roman"/>
          <w:lang w:eastAsia="en-ID"/>
        </w:rPr>
        <w:t xml:space="preserve">000. Ini mengindikasikan bahwa informasi yang dibutuhkan memang tersedia dalam konteks, namun model mengalami kesulitan dalam menjawab pertanyaan </w:t>
      </w:r>
      <w:r w:rsidRPr="00D21C4F">
        <w:rPr>
          <w:rFonts w:ascii="Times New Roman" w:hAnsi="Times New Roman" w:cs="Times New Roman"/>
          <w:i/>
          <w:iCs/>
          <w:lang w:eastAsia="en-ID"/>
        </w:rPr>
        <w:t>ranking</w:t>
      </w:r>
      <w:r w:rsidRPr="00D21C4F">
        <w:rPr>
          <w:rFonts w:ascii="Times New Roman" w:hAnsi="Times New Roman" w:cs="Times New Roman"/>
          <w:lang w:eastAsia="en-ID"/>
        </w:rPr>
        <w:t xml:space="preserve"> yang bersifat kategoris</w:t>
      </w:r>
      <w:r>
        <w:rPr>
          <w:rFonts w:ascii="Times New Roman" w:hAnsi="Times New Roman" w:cs="Times New Roman"/>
          <w:lang w:eastAsia="en-ID"/>
        </w:rPr>
        <w:t>.</w:t>
      </w:r>
    </w:p>
    <w:p w14:paraId="0DF75F3E" w14:textId="3F05B221" w:rsidR="002F5162" w:rsidRPr="00C24A6D" w:rsidRDefault="002F5162"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2F5162">
        <w:rPr>
          <w:rFonts w:ascii="Times New Roman" w:hAnsi="Times New Roman" w:cs="Times New Roman"/>
          <w:lang w:eastAsia="en-ID"/>
        </w:rPr>
        <w:t xml:space="preserve">Kategori </w:t>
      </w:r>
      <w:r w:rsidRPr="002F5162">
        <w:rPr>
          <w:rFonts w:ascii="Times New Roman" w:hAnsi="Times New Roman" w:cs="Times New Roman"/>
          <w:i/>
          <w:iCs/>
          <w:lang w:eastAsia="en-ID"/>
        </w:rPr>
        <w:t>refusal_customer</w:t>
      </w:r>
      <w:r w:rsidRPr="002F5162">
        <w:rPr>
          <w:rFonts w:ascii="Times New Roman" w:hAnsi="Times New Roman" w:cs="Times New Roman"/>
          <w:lang w:eastAsia="en-ID"/>
        </w:rPr>
        <w:t xml:space="preserve"> memperlihatkan pola yang unik</w:t>
      </w:r>
      <w:r>
        <w:rPr>
          <w:rFonts w:ascii="Times New Roman" w:hAnsi="Times New Roman" w:cs="Times New Roman"/>
          <w:lang w:eastAsia="en-ID"/>
        </w:rPr>
        <w:t>.</w:t>
      </w:r>
      <w:r w:rsidRPr="002F5162">
        <w:rPr>
          <w:rFonts w:ascii="Times New Roman" w:hAnsi="Times New Roman" w:cs="Times New Roman"/>
          <w:lang w:eastAsia="en-ID"/>
        </w:rPr>
        <w:t xml:space="preserve"> </w:t>
      </w:r>
      <w:r w:rsidRPr="002F5162">
        <w:rPr>
          <w:rFonts w:ascii="Times New Roman" w:hAnsi="Times New Roman" w:cs="Times New Roman"/>
          <w:i/>
          <w:iCs/>
          <w:lang w:eastAsia="en-ID"/>
        </w:rPr>
        <w:t>answer relevancy</w:t>
      </w:r>
      <w:r w:rsidRPr="002F5162">
        <w:rPr>
          <w:rFonts w:ascii="Times New Roman" w:hAnsi="Times New Roman" w:cs="Times New Roman"/>
          <w:lang w:eastAsia="en-ID"/>
        </w:rPr>
        <w:t xml:space="preserve"> bernilai 0</w:t>
      </w:r>
      <w:r>
        <w:rPr>
          <w:rFonts w:ascii="Times New Roman" w:hAnsi="Times New Roman" w:cs="Times New Roman"/>
          <w:lang w:eastAsia="en-ID"/>
        </w:rPr>
        <w:t>.</w:t>
      </w:r>
      <w:r w:rsidRPr="002F5162">
        <w:rPr>
          <w:rFonts w:ascii="Times New Roman" w:hAnsi="Times New Roman" w:cs="Times New Roman"/>
          <w:lang w:eastAsia="en-ID"/>
        </w:rPr>
        <w:t xml:space="preserve">000 untuk semua model. Nilai ini bukan merupakan kegagalan sistem, melainkan konsekuensi dari cara RAGAS menghitung answer relevancy. Ketika sistem menjawab </w:t>
      </w:r>
      <w:r w:rsidRPr="002F5162">
        <w:rPr>
          <w:rFonts w:ascii="Times New Roman" w:hAnsi="Times New Roman" w:cs="Times New Roman"/>
          <w:i/>
          <w:iCs/>
          <w:lang w:eastAsia="en-ID"/>
        </w:rPr>
        <w:t>"Maaf, saya tidak memiliki informasi tersebut"</w:t>
      </w:r>
      <w:r w:rsidRPr="002F5162">
        <w:rPr>
          <w:rFonts w:ascii="Times New Roman" w:hAnsi="Times New Roman" w:cs="Times New Roman"/>
          <w:lang w:eastAsia="en-ID"/>
        </w:rPr>
        <w:t xml:space="preserve"> untuk pertanyaan seperti </w:t>
      </w:r>
      <w:r w:rsidRPr="002F5162">
        <w:rPr>
          <w:rFonts w:ascii="Times New Roman" w:hAnsi="Times New Roman" w:cs="Times New Roman"/>
          <w:i/>
          <w:iCs/>
          <w:lang w:eastAsia="en-ID"/>
        </w:rPr>
        <w:t>"Berapa total keuntungan toko?"</w:t>
      </w:r>
      <w:r w:rsidRPr="002F5162">
        <w:rPr>
          <w:rFonts w:ascii="Times New Roman" w:hAnsi="Times New Roman" w:cs="Times New Roman"/>
          <w:lang w:eastAsia="en-ID"/>
        </w:rPr>
        <w:t xml:space="preserve">, judge LLM menghasilkan pertanyaan hipotetis dari jawaban tersebut yang secara semantik sangat berbeda dari pertanyaan asal, sehingga menghasilkan </w:t>
      </w:r>
      <w:r w:rsidRPr="002F5162">
        <w:rPr>
          <w:rFonts w:ascii="Times New Roman" w:hAnsi="Times New Roman" w:cs="Times New Roman"/>
          <w:i/>
          <w:iCs/>
          <w:lang w:eastAsia="en-ID"/>
        </w:rPr>
        <w:t>cosine similarity</w:t>
      </w:r>
      <w:r w:rsidRPr="002F5162">
        <w:rPr>
          <w:rFonts w:ascii="Times New Roman" w:hAnsi="Times New Roman" w:cs="Times New Roman"/>
          <w:lang w:eastAsia="en-ID"/>
        </w:rPr>
        <w:t xml:space="preserve"> mendekati nol. Nilai </w:t>
      </w:r>
      <w:r w:rsidRPr="002F5162">
        <w:rPr>
          <w:rFonts w:ascii="Times New Roman" w:hAnsi="Times New Roman" w:cs="Times New Roman"/>
          <w:i/>
          <w:iCs/>
          <w:lang w:eastAsia="en-ID"/>
        </w:rPr>
        <w:t>answer correctness</w:t>
      </w:r>
      <w:r w:rsidRPr="002F5162">
        <w:rPr>
          <w:rFonts w:ascii="Times New Roman" w:hAnsi="Times New Roman" w:cs="Times New Roman"/>
          <w:lang w:eastAsia="en-ID"/>
        </w:rPr>
        <w:t xml:space="preserve"> yang tetap 0</w:t>
      </w:r>
      <w:r>
        <w:rPr>
          <w:rFonts w:ascii="Times New Roman" w:hAnsi="Times New Roman" w:cs="Times New Roman"/>
          <w:lang w:eastAsia="en-ID"/>
        </w:rPr>
        <w:t>.</w:t>
      </w:r>
      <w:r w:rsidRPr="002F5162">
        <w:rPr>
          <w:rFonts w:ascii="Times New Roman" w:hAnsi="Times New Roman" w:cs="Times New Roman"/>
          <w:lang w:eastAsia="en-ID"/>
        </w:rPr>
        <w:t>602 mengkonfirmasi bahwa sistem secara konsisten memberikan respons penolakan yang sesuai.</w:t>
      </w:r>
    </w:p>
    <w:p w14:paraId="7597E344" w14:textId="573D1D27" w:rsidR="001C3C13" w:rsidRDefault="001C3C13" w:rsidP="0082545F">
      <w:pPr>
        <w:pStyle w:val="Heading3"/>
      </w:pPr>
      <w:bookmarkStart w:id="161" w:name="_Toc233123407"/>
      <w:r>
        <w:t>4.1.8</w:t>
      </w:r>
      <w:r>
        <w:tab/>
        <w:t>Pemilihan Model Terbaik</w:t>
      </w:r>
      <w:bookmarkEnd w:id="161"/>
    </w:p>
    <w:p w14:paraId="27007F25" w14:textId="12B01E8F" w:rsidR="000C2F74" w:rsidRDefault="000C2F74" w:rsidP="0082545F">
      <w:pPr>
        <w:spacing w:line="360" w:lineRule="auto"/>
        <w:jc w:val="both"/>
        <w:rPr>
          <w:rFonts w:ascii="Times New Roman" w:hAnsi="Times New Roman" w:cs="Times New Roman"/>
          <w:lang w:eastAsia="en-ID"/>
        </w:rPr>
      </w:pPr>
      <w:r>
        <w:rPr>
          <w:lang w:eastAsia="en-ID"/>
        </w:rPr>
        <w:tab/>
      </w:r>
      <w:r w:rsidRPr="000C2F74">
        <w:rPr>
          <w:rFonts w:ascii="Times New Roman" w:hAnsi="Times New Roman" w:cs="Times New Roman"/>
          <w:lang w:eastAsia="en-ID"/>
        </w:rPr>
        <w:t>Berdasarkan seluruh hasil evaluasi di atas, penentuan model terbaik dilakukan dengan mempertimbangkan</w:t>
      </w:r>
      <w:r>
        <w:rPr>
          <w:rFonts w:ascii="Times New Roman" w:hAnsi="Times New Roman" w:cs="Times New Roman"/>
          <w:lang w:eastAsia="en-ID"/>
        </w:rPr>
        <w:t xml:space="preserve"> semua</w:t>
      </w:r>
      <w:r w:rsidRPr="000C2F74">
        <w:rPr>
          <w:rFonts w:ascii="Times New Roman" w:hAnsi="Times New Roman" w:cs="Times New Roman"/>
          <w:lang w:eastAsia="en-ID"/>
        </w:rPr>
        <w:t xml:space="preserve"> dimensi</w:t>
      </w:r>
      <w:r>
        <w:rPr>
          <w:rFonts w:ascii="Times New Roman" w:hAnsi="Times New Roman" w:cs="Times New Roman"/>
          <w:lang w:eastAsia="en-ID"/>
        </w:rPr>
        <w:t>.</w:t>
      </w:r>
      <w:r w:rsidRPr="000C2F74">
        <w:rPr>
          <w:rFonts w:ascii="Times New Roman" w:hAnsi="Times New Roman" w:cs="Times New Roman"/>
          <w:lang w:eastAsia="en-ID"/>
        </w:rPr>
        <w:t xml:space="preserve"> </w:t>
      </w:r>
      <w:r>
        <w:rPr>
          <w:rFonts w:ascii="Times New Roman" w:hAnsi="Times New Roman" w:cs="Times New Roman"/>
          <w:i/>
          <w:iCs/>
          <w:lang w:eastAsia="en-ID"/>
        </w:rPr>
        <w:t>F</w:t>
      </w:r>
      <w:r w:rsidRPr="000C2F74">
        <w:rPr>
          <w:rFonts w:ascii="Times New Roman" w:hAnsi="Times New Roman" w:cs="Times New Roman"/>
          <w:i/>
          <w:iCs/>
          <w:lang w:eastAsia="en-ID"/>
        </w:rPr>
        <w:t>aithfulness</w:t>
      </w:r>
      <w:r w:rsidRPr="000C2F74">
        <w:rPr>
          <w:rFonts w:ascii="Times New Roman" w:hAnsi="Times New Roman" w:cs="Times New Roman"/>
          <w:lang w:eastAsia="en-ID"/>
        </w:rPr>
        <w:t xml:space="preserve">, </w:t>
      </w:r>
      <w:r>
        <w:rPr>
          <w:rFonts w:ascii="Times New Roman" w:hAnsi="Times New Roman" w:cs="Times New Roman"/>
          <w:i/>
          <w:iCs/>
          <w:lang w:eastAsia="en-ID"/>
        </w:rPr>
        <w:t xml:space="preserve">answer relevancy, context precision, context recall, </w:t>
      </w:r>
      <w:r w:rsidRPr="000C2F74">
        <w:rPr>
          <w:rFonts w:ascii="Times New Roman" w:hAnsi="Times New Roman" w:cs="Times New Roman"/>
          <w:i/>
          <w:iCs/>
          <w:lang w:eastAsia="en-ID"/>
        </w:rPr>
        <w:t>answer correctness</w:t>
      </w:r>
      <w:r w:rsidRPr="000C2F74">
        <w:rPr>
          <w:rFonts w:ascii="Times New Roman" w:hAnsi="Times New Roman" w:cs="Times New Roman"/>
          <w:lang w:eastAsia="en-ID"/>
        </w:rPr>
        <w:t>, biaya</w:t>
      </w:r>
      <w:r>
        <w:rPr>
          <w:rFonts w:ascii="Times New Roman" w:hAnsi="Times New Roman" w:cs="Times New Roman"/>
          <w:lang w:eastAsia="en-ID"/>
        </w:rPr>
        <w:t xml:space="preserve"> pengunaan</w:t>
      </w:r>
      <w:r w:rsidRPr="000C2F74">
        <w:rPr>
          <w:rFonts w:ascii="Times New Roman" w:hAnsi="Times New Roman" w:cs="Times New Roman"/>
          <w:lang w:eastAsia="en-ID"/>
        </w:rPr>
        <w:t>, dan waktu</w:t>
      </w:r>
      <w:r>
        <w:rPr>
          <w:rFonts w:ascii="Times New Roman" w:hAnsi="Times New Roman" w:cs="Times New Roman"/>
          <w:lang w:eastAsia="en-ID"/>
        </w:rPr>
        <w:t xml:space="preserve"> evaluasi </w:t>
      </w:r>
      <w:r w:rsidRPr="000C2F74">
        <w:rPr>
          <w:rFonts w:ascii="Times New Roman" w:hAnsi="Times New Roman" w:cs="Times New Roman"/>
          <w:lang w:eastAsia="en-ID"/>
        </w:rPr>
        <w:t>. Tabel 4.1</w:t>
      </w:r>
      <w:r>
        <w:rPr>
          <w:rFonts w:ascii="Times New Roman" w:hAnsi="Times New Roman" w:cs="Times New Roman"/>
          <w:lang w:eastAsia="en-ID"/>
        </w:rPr>
        <w:t>1</w:t>
      </w:r>
      <w:r w:rsidRPr="000C2F74">
        <w:rPr>
          <w:rFonts w:ascii="Times New Roman" w:hAnsi="Times New Roman" w:cs="Times New Roman"/>
          <w:lang w:eastAsia="en-ID"/>
        </w:rPr>
        <w:t xml:space="preserve"> merangkum pemeringkatan ketiga model pada setiap dimensi.</w:t>
      </w:r>
    </w:p>
    <w:tbl>
      <w:tblPr>
        <w:tblStyle w:val="TableGrid"/>
        <w:tblW w:w="9240" w:type="dxa"/>
        <w:tblLook w:val="04A0" w:firstRow="1" w:lastRow="0" w:firstColumn="1" w:lastColumn="0" w:noHBand="0" w:noVBand="1"/>
      </w:tblPr>
      <w:tblGrid>
        <w:gridCol w:w="2465"/>
        <w:gridCol w:w="2324"/>
        <w:gridCol w:w="2470"/>
        <w:gridCol w:w="1981"/>
      </w:tblGrid>
      <w:tr w:rsidR="000C2F74" w14:paraId="6DCD2947" w14:textId="77777777" w:rsidTr="00090F06">
        <w:trPr>
          <w:trHeight w:val="538"/>
        </w:trPr>
        <w:tc>
          <w:tcPr>
            <w:tcW w:w="2465" w:type="dxa"/>
          </w:tcPr>
          <w:p w14:paraId="3C8597E8" w14:textId="30890DD1"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Dimensi</w:t>
            </w:r>
          </w:p>
        </w:tc>
        <w:tc>
          <w:tcPr>
            <w:tcW w:w="2324" w:type="dxa"/>
          </w:tcPr>
          <w:p w14:paraId="6C21821C" w14:textId="40B983B2"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Peringkat 1</w:t>
            </w:r>
          </w:p>
        </w:tc>
        <w:tc>
          <w:tcPr>
            <w:tcW w:w="2470" w:type="dxa"/>
          </w:tcPr>
          <w:p w14:paraId="5C895C6A" w14:textId="0F88AE58"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Peringkat 2</w:t>
            </w:r>
          </w:p>
        </w:tc>
        <w:tc>
          <w:tcPr>
            <w:tcW w:w="1981" w:type="dxa"/>
          </w:tcPr>
          <w:p w14:paraId="1CAB2C3F" w14:textId="0C644129"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Peringkat 3</w:t>
            </w:r>
          </w:p>
        </w:tc>
      </w:tr>
      <w:tr w:rsidR="000C2F74" w14:paraId="5D590B10" w14:textId="77777777" w:rsidTr="00090F06">
        <w:trPr>
          <w:trHeight w:val="538"/>
        </w:trPr>
        <w:tc>
          <w:tcPr>
            <w:tcW w:w="2465" w:type="dxa"/>
          </w:tcPr>
          <w:p w14:paraId="72B57211" w14:textId="092925CE"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Faithfulness</w:t>
            </w:r>
          </w:p>
        </w:tc>
        <w:tc>
          <w:tcPr>
            <w:tcW w:w="2324" w:type="dxa"/>
          </w:tcPr>
          <w:p w14:paraId="35E5D7F5" w14:textId="195659A2"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2470" w:type="dxa"/>
          </w:tcPr>
          <w:p w14:paraId="4D9AAD7E" w14:textId="7C91E406"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1981" w:type="dxa"/>
          </w:tcPr>
          <w:p w14:paraId="41FE8C4C" w14:textId="0D158223"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r>
      <w:tr w:rsidR="000C2F74" w14:paraId="6A00CA6E" w14:textId="77777777" w:rsidTr="00090F06">
        <w:trPr>
          <w:trHeight w:val="538"/>
        </w:trPr>
        <w:tc>
          <w:tcPr>
            <w:tcW w:w="2465" w:type="dxa"/>
          </w:tcPr>
          <w:p w14:paraId="3C0A3B48" w14:textId="36D8F38B"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Relevancy</w:t>
            </w:r>
          </w:p>
        </w:tc>
        <w:tc>
          <w:tcPr>
            <w:tcW w:w="2324" w:type="dxa"/>
          </w:tcPr>
          <w:p w14:paraId="6F910428" w14:textId="3F051079"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2470" w:type="dxa"/>
          </w:tcPr>
          <w:p w14:paraId="29596BEB" w14:textId="01120C2E"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1981" w:type="dxa"/>
          </w:tcPr>
          <w:p w14:paraId="668DD3BC" w14:textId="06910F6D"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r>
      <w:tr w:rsidR="000C2F74" w14:paraId="241C22D4" w14:textId="77777777" w:rsidTr="00090F06">
        <w:trPr>
          <w:trHeight w:val="538"/>
        </w:trPr>
        <w:tc>
          <w:tcPr>
            <w:tcW w:w="2465" w:type="dxa"/>
          </w:tcPr>
          <w:p w14:paraId="3B62D6D2" w14:textId="42E3D77E"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 xml:space="preserve">Context </w:t>
            </w:r>
            <w:r w:rsidR="00006B38" w:rsidRPr="00006B38">
              <w:rPr>
                <w:rFonts w:ascii="Times New Roman" w:hAnsi="Times New Roman" w:cs="Times New Roman"/>
                <w:b/>
                <w:bCs/>
                <w:lang w:eastAsia="en-ID"/>
              </w:rPr>
              <w:t>Precision</w:t>
            </w:r>
          </w:p>
        </w:tc>
        <w:tc>
          <w:tcPr>
            <w:tcW w:w="2324" w:type="dxa"/>
          </w:tcPr>
          <w:p w14:paraId="59D80F9A" w14:textId="5A7F8CDF"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2470" w:type="dxa"/>
          </w:tcPr>
          <w:p w14:paraId="50DB7491" w14:textId="53399184"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c>
          <w:tcPr>
            <w:tcW w:w="1981" w:type="dxa"/>
          </w:tcPr>
          <w:p w14:paraId="0E13AE8D" w14:textId="35C70B76"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r>
      <w:tr w:rsidR="000C2F74" w14:paraId="2C777898" w14:textId="77777777" w:rsidTr="00090F06">
        <w:trPr>
          <w:trHeight w:val="1077"/>
        </w:trPr>
        <w:tc>
          <w:tcPr>
            <w:tcW w:w="2465" w:type="dxa"/>
          </w:tcPr>
          <w:p w14:paraId="6670DD0E" w14:textId="3EC0E342"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 xml:space="preserve">Context </w:t>
            </w:r>
            <w:r w:rsidR="00006B38" w:rsidRPr="00006B38">
              <w:rPr>
                <w:rFonts w:ascii="Times New Roman" w:hAnsi="Times New Roman" w:cs="Times New Roman"/>
                <w:b/>
                <w:bCs/>
                <w:lang w:eastAsia="en-ID"/>
              </w:rPr>
              <w:t>Recall</w:t>
            </w:r>
          </w:p>
        </w:tc>
        <w:tc>
          <w:tcPr>
            <w:tcW w:w="2324" w:type="dxa"/>
          </w:tcPr>
          <w:p w14:paraId="12DD4B37" w14:textId="08DB265C"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2470" w:type="dxa"/>
          </w:tcPr>
          <w:p w14:paraId="4E9B2A63" w14:textId="0420489E"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 &amp; DeepSeek V4 Flash</w:t>
            </w:r>
          </w:p>
        </w:tc>
        <w:tc>
          <w:tcPr>
            <w:tcW w:w="1981" w:type="dxa"/>
          </w:tcPr>
          <w:p w14:paraId="31B5F4A7" w14:textId="3B1D7815"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w:t>
            </w:r>
          </w:p>
        </w:tc>
      </w:tr>
      <w:tr w:rsidR="000C2F74" w14:paraId="44B65F03" w14:textId="77777777" w:rsidTr="00090F06">
        <w:trPr>
          <w:trHeight w:val="538"/>
        </w:trPr>
        <w:tc>
          <w:tcPr>
            <w:tcW w:w="2465" w:type="dxa"/>
          </w:tcPr>
          <w:p w14:paraId="7E5A3575" w14:textId="74D204E1"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Answer Correctness</w:t>
            </w:r>
          </w:p>
        </w:tc>
        <w:tc>
          <w:tcPr>
            <w:tcW w:w="2324" w:type="dxa"/>
          </w:tcPr>
          <w:p w14:paraId="65C1CC54" w14:textId="2ED158A3"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2470" w:type="dxa"/>
          </w:tcPr>
          <w:p w14:paraId="56C8920C" w14:textId="4A314DE3"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1981" w:type="dxa"/>
          </w:tcPr>
          <w:p w14:paraId="6797C6E6" w14:textId="7594B365"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r>
      <w:tr w:rsidR="000C2F74" w14:paraId="21CBD923" w14:textId="77777777" w:rsidTr="00090F06">
        <w:trPr>
          <w:trHeight w:val="538"/>
        </w:trPr>
        <w:tc>
          <w:tcPr>
            <w:tcW w:w="2465" w:type="dxa"/>
          </w:tcPr>
          <w:p w14:paraId="7BE0FF23" w14:textId="621D0963"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t>Biaya Pengunaan</w:t>
            </w:r>
          </w:p>
        </w:tc>
        <w:tc>
          <w:tcPr>
            <w:tcW w:w="2324" w:type="dxa"/>
          </w:tcPr>
          <w:p w14:paraId="01A8CEF7" w14:textId="30B413C3"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2470" w:type="dxa"/>
          </w:tcPr>
          <w:p w14:paraId="441886EA" w14:textId="2E9308F4"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1981" w:type="dxa"/>
          </w:tcPr>
          <w:p w14:paraId="7BFC86C9" w14:textId="10F0942C"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r>
      <w:tr w:rsidR="000C2F74" w14:paraId="17387CE6" w14:textId="77777777" w:rsidTr="00090F06">
        <w:trPr>
          <w:trHeight w:val="516"/>
        </w:trPr>
        <w:tc>
          <w:tcPr>
            <w:tcW w:w="2465" w:type="dxa"/>
          </w:tcPr>
          <w:p w14:paraId="4C420BA3" w14:textId="64ADE724" w:rsidR="000C2F74" w:rsidRPr="00006B38" w:rsidRDefault="000C2F74" w:rsidP="0082545F">
            <w:pPr>
              <w:spacing w:line="360" w:lineRule="auto"/>
              <w:jc w:val="center"/>
              <w:rPr>
                <w:rFonts w:ascii="Times New Roman" w:hAnsi="Times New Roman" w:cs="Times New Roman"/>
                <w:b/>
                <w:bCs/>
                <w:lang w:eastAsia="en-ID"/>
              </w:rPr>
            </w:pPr>
            <w:r w:rsidRPr="00006B38">
              <w:rPr>
                <w:rFonts w:ascii="Times New Roman" w:hAnsi="Times New Roman" w:cs="Times New Roman"/>
                <w:b/>
                <w:bCs/>
                <w:lang w:eastAsia="en-ID"/>
              </w:rPr>
              <w:lastRenderedPageBreak/>
              <w:t>Waktu Evaluasi</w:t>
            </w:r>
          </w:p>
        </w:tc>
        <w:tc>
          <w:tcPr>
            <w:tcW w:w="2324" w:type="dxa"/>
          </w:tcPr>
          <w:p w14:paraId="1CC54143" w14:textId="7EEFF56D"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Gemini 2.5 Flash</w:t>
            </w:r>
          </w:p>
        </w:tc>
        <w:tc>
          <w:tcPr>
            <w:tcW w:w="2470" w:type="dxa"/>
          </w:tcPr>
          <w:p w14:paraId="56656109" w14:textId="19CB0E55" w:rsidR="000C2F74" w:rsidRDefault="00006B38" w:rsidP="0082545F">
            <w:pPr>
              <w:spacing w:line="360" w:lineRule="auto"/>
              <w:jc w:val="center"/>
              <w:rPr>
                <w:rFonts w:ascii="Times New Roman" w:hAnsi="Times New Roman" w:cs="Times New Roman"/>
                <w:lang w:eastAsia="en-ID"/>
              </w:rPr>
            </w:pPr>
            <w:r>
              <w:rPr>
                <w:rFonts w:ascii="Times New Roman" w:hAnsi="Times New Roman" w:cs="Times New Roman"/>
                <w:lang w:eastAsia="en-ID"/>
              </w:rPr>
              <w:t>DeepSeek V4 Flash</w:t>
            </w:r>
          </w:p>
        </w:tc>
        <w:tc>
          <w:tcPr>
            <w:tcW w:w="1981" w:type="dxa"/>
          </w:tcPr>
          <w:p w14:paraId="0A486ADE" w14:textId="262EA4C6" w:rsidR="000C2F74" w:rsidRDefault="00006B38" w:rsidP="0082545F">
            <w:pPr>
              <w:keepNext/>
              <w:spacing w:line="360" w:lineRule="auto"/>
              <w:jc w:val="center"/>
              <w:rPr>
                <w:rFonts w:ascii="Times New Roman" w:hAnsi="Times New Roman" w:cs="Times New Roman"/>
                <w:lang w:eastAsia="en-ID"/>
              </w:rPr>
            </w:pPr>
            <w:r>
              <w:rPr>
                <w:rFonts w:ascii="Times New Roman" w:hAnsi="Times New Roman" w:cs="Times New Roman"/>
                <w:lang w:eastAsia="en-ID"/>
              </w:rPr>
              <w:t>Qwern3.6-27B</w:t>
            </w:r>
          </w:p>
        </w:tc>
      </w:tr>
    </w:tbl>
    <w:p w14:paraId="65410D93" w14:textId="65D30743" w:rsidR="000C2F74" w:rsidRDefault="009D1A33" w:rsidP="0082545F">
      <w:pPr>
        <w:pStyle w:val="CaptionGambar"/>
        <w:spacing w:line="360" w:lineRule="auto"/>
        <w:rPr>
          <w:lang w:eastAsia="en-ID"/>
        </w:rPr>
      </w:pPr>
      <w:bookmarkStart w:id="162" w:name="_Toc233107642"/>
      <w:r>
        <w:t xml:space="preserve">Tabel 4. </w:t>
      </w:r>
      <w:fldSimple w:instr=" SEQ Tabel_4. \* ARABIC ">
        <w:r>
          <w:rPr>
            <w:noProof/>
          </w:rPr>
          <w:t>11</w:t>
        </w:r>
      </w:fldSimple>
      <w:r>
        <w:t xml:space="preserve"> Peringkat Model Berdasarkan Seluruh Dimensi Evaluasi</w:t>
      </w:r>
      <w:bookmarkEnd w:id="162"/>
    </w:p>
    <w:p w14:paraId="21A3FF34" w14:textId="04F17601" w:rsidR="00006B38" w:rsidRPr="00527441" w:rsidRDefault="00006B38"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Gemini 2.5 Flash meraih peringkat pertama pada 5 dari 7 dimensi evaluasi dan </w:t>
      </w:r>
      <w:r w:rsidR="00527441">
        <w:rPr>
          <w:rFonts w:ascii="Times New Roman" w:hAnsi="Times New Roman" w:cs="Times New Roman"/>
          <w:lang w:eastAsia="en-ID"/>
        </w:rPr>
        <w:t xml:space="preserve">menempati peringkat terakhir pada </w:t>
      </w:r>
      <w:r w:rsidR="00527441">
        <w:rPr>
          <w:rFonts w:ascii="Times New Roman" w:hAnsi="Times New Roman" w:cs="Times New Roman"/>
          <w:i/>
          <w:iCs/>
          <w:lang w:eastAsia="en-ID"/>
        </w:rPr>
        <w:t>context precision</w:t>
      </w:r>
      <w:r w:rsidR="00527441">
        <w:rPr>
          <w:rFonts w:ascii="Times New Roman" w:hAnsi="Times New Roman" w:cs="Times New Roman"/>
          <w:lang w:eastAsia="en-ID"/>
        </w:rPr>
        <w:t xml:space="preserve"> dengan </w:t>
      </w:r>
      <w:r w:rsidR="00527441">
        <w:rPr>
          <w:rFonts w:ascii="Times New Roman" w:hAnsi="Times New Roman" w:cs="Times New Roman"/>
          <w:i/>
          <w:iCs/>
          <w:lang w:eastAsia="en-ID"/>
        </w:rPr>
        <w:t>margin</w:t>
      </w:r>
      <w:r w:rsidR="00527441">
        <w:rPr>
          <w:rFonts w:ascii="Times New Roman" w:hAnsi="Times New Roman" w:cs="Times New Roman"/>
          <w:lang w:eastAsia="en-ID"/>
        </w:rPr>
        <w:t xml:space="preserve"> yang tipis. Model Gemini 2.5 </w:t>
      </w:r>
      <w:r w:rsidR="00527441" w:rsidRPr="00527441">
        <w:rPr>
          <w:rFonts w:ascii="Times New Roman" w:hAnsi="Times New Roman" w:cs="Times New Roman"/>
          <w:lang w:eastAsia="en-ID"/>
        </w:rPr>
        <w:t>Flash dipilih sebagai model terbaik untuk sistem Chatbot RAG toko Shopee ini dengan DeepSeek V4 Flash menjadi alternatif yang lumayan kompetitif. DeepSeek V4 Flash menawarkan biaya pengunaan yang sedikit lebih murah dengan penurunan performa yang masih bisa dapat diterima. Qwern3.6-27B tidak dapat direkomendasikan karena memiliki biaya pengunaan tertinggi, waktu evalusi terlama, dan performa terendah secara keseluruhan.</w:t>
      </w:r>
    </w:p>
    <w:p w14:paraId="32FD43CE" w14:textId="538B1B37" w:rsidR="00B1099B" w:rsidRPr="00527441" w:rsidRDefault="00B1099B" w:rsidP="0082545F">
      <w:pPr>
        <w:pStyle w:val="Heading3"/>
      </w:pPr>
      <w:bookmarkStart w:id="163" w:name="_Toc233123408"/>
      <w:r w:rsidRPr="00527441">
        <w:t>4.1.9</w:t>
      </w:r>
      <w:r w:rsidRPr="00527441">
        <w:tab/>
        <w:t>Pembahasan</w:t>
      </w:r>
      <w:bookmarkEnd w:id="163"/>
    </w:p>
    <w:p w14:paraId="17CFC298" w14:textId="72EB9BD0" w:rsidR="00527441" w:rsidRDefault="00527441" w:rsidP="0082545F">
      <w:pPr>
        <w:spacing w:line="360" w:lineRule="auto"/>
        <w:jc w:val="both"/>
        <w:rPr>
          <w:rFonts w:ascii="Times New Roman" w:hAnsi="Times New Roman" w:cs="Times New Roman"/>
          <w:lang w:eastAsia="en-ID"/>
        </w:rPr>
      </w:pPr>
      <w:r w:rsidRPr="00527441">
        <w:rPr>
          <w:rFonts w:ascii="Times New Roman" w:hAnsi="Times New Roman" w:cs="Times New Roman"/>
          <w:lang w:eastAsia="en-ID"/>
        </w:rPr>
        <w:tab/>
        <w:t xml:space="preserve">Salah satu kontribusi teknis utama penelitian ini adalah arsitektur </w:t>
      </w:r>
      <w:r w:rsidRPr="00527441">
        <w:rPr>
          <w:rFonts w:ascii="Times New Roman" w:hAnsi="Times New Roman" w:cs="Times New Roman"/>
          <w:i/>
          <w:iCs/>
          <w:lang w:eastAsia="en-ID"/>
        </w:rPr>
        <w:t>dual-collection</w:t>
      </w:r>
      <w:r w:rsidRPr="00527441">
        <w:rPr>
          <w:rFonts w:ascii="Times New Roman" w:hAnsi="Times New Roman" w:cs="Times New Roman"/>
          <w:lang w:eastAsia="en-ID"/>
        </w:rPr>
        <w:t xml:space="preserve"> yang memisahkan basis pengetahuan pada lapisan </w:t>
      </w:r>
      <w:r w:rsidRPr="00527441">
        <w:rPr>
          <w:rFonts w:ascii="Times New Roman" w:hAnsi="Times New Roman" w:cs="Times New Roman"/>
          <w:i/>
          <w:iCs/>
          <w:lang w:eastAsia="en-ID"/>
        </w:rPr>
        <w:t>retrieval</w:t>
      </w:r>
      <w:r w:rsidRPr="00527441">
        <w:rPr>
          <w:rFonts w:ascii="Times New Roman" w:hAnsi="Times New Roman" w:cs="Times New Roman"/>
          <w:lang w:eastAsia="en-ID"/>
        </w:rPr>
        <w:t xml:space="preserve">, bukan sekadar pada lapisan instruksi </w:t>
      </w:r>
      <w:r w:rsidRPr="00527441">
        <w:rPr>
          <w:rFonts w:ascii="Times New Roman" w:hAnsi="Times New Roman" w:cs="Times New Roman"/>
          <w:i/>
          <w:iCs/>
          <w:lang w:eastAsia="en-ID"/>
        </w:rPr>
        <w:t>prompt</w:t>
      </w:r>
      <w:r w:rsidRPr="00527441">
        <w:rPr>
          <w:rFonts w:ascii="Times New Roman" w:hAnsi="Times New Roman" w:cs="Times New Roman"/>
          <w:lang w:eastAsia="en-ID"/>
        </w:rPr>
        <w:t xml:space="preserve">. Hasil pengujian kategori </w:t>
      </w:r>
      <w:r w:rsidRPr="00527441">
        <w:rPr>
          <w:rFonts w:ascii="Times New Roman" w:hAnsi="Times New Roman" w:cs="Times New Roman"/>
          <w:i/>
          <w:iCs/>
          <w:lang w:eastAsia="en-ID"/>
        </w:rPr>
        <w:t>refusal_customer</w:t>
      </w:r>
      <w:r w:rsidRPr="00527441">
        <w:rPr>
          <w:rFonts w:ascii="Times New Roman" w:hAnsi="Times New Roman" w:cs="Times New Roman"/>
          <w:lang w:eastAsia="en-ID"/>
        </w:rPr>
        <w:t xml:space="preserve"> memberikan bukti empiris</w:t>
      </w:r>
      <w:r>
        <w:rPr>
          <w:rFonts w:ascii="Times New Roman" w:hAnsi="Times New Roman" w:cs="Times New Roman"/>
          <w:lang w:eastAsia="en-ID"/>
        </w:rPr>
        <w:t xml:space="preserve"> </w:t>
      </w:r>
      <w:r w:rsidRPr="00527441">
        <w:rPr>
          <w:rFonts w:ascii="Times New Roman" w:hAnsi="Times New Roman" w:cs="Times New Roman"/>
          <w:lang w:eastAsia="en-ID"/>
        </w:rPr>
        <w:t xml:space="preserve">atas keefektifan pendekatan ini. Dari 5 pertanyaan yang dirancang untuk memancing sistem mengungkapkan data internal mencakup pertanyaan tentang total keuntungan toko, identitas </w:t>
      </w:r>
      <w:r w:rsidRPr="00527441">
        <w:rPr>
          <w:rFonts w:ascii="Times New Roman" w:hAnsi="Times New Roman" w:cs="Times New Roman"/>
          <w:i/>
          <w:iCs/>
          <w:lang w:eastAsia="en-ID"/>
        </w:rPr>
        <w:t>supplier</w:t>
      </w:r>
      <w:r w:rsidRPr="00527441">
        <w:rPr>
          <w:rFonts w:ascii="Times New Roman" w:hAnsi="Times New Roman" w:cs="Times New Roman"/>
          <w:lang w:eastAsia="en-ID"/>
        </w:rPr>
        <w:t>, permintaan voucher diskon, alamat fisik toko, dan identitas pemilik</w:t>
      </w:r>
      <w:r>
        <w:rPr>
          <w:rFonts w:ascii="Times New Roman" w:hAnsi="Times New Roman" w:cs="Times New Roman"/>
          <w:lang w:eastAsia="en-ID"/>
        </w:rPr>
        <w:t>, s</w:t>
      </w:r>
      <w:r w:rsidRPr="00527441">
        <w:rPr>
          <w:rFonts w:ascii="Times New Roman" w:hAnsi="Times New Roman" w:cs="Times New Roman"/>
          <w:lang w:eastAsia="en-ID"/>
        </w:rPr>
        <w:t>istem secara konsisten memberikan respons penolakan yang tepat tanpa satu pun data sensitif yang terungkap. Keberhasilan ini secara arsitektural bersifat deterministik, bukan probabilistik</w:t>
      </w:r>
      <w:r>
        <w:rPr>
          <w:rFonts w:ascii="Times New Roman" w:hAnsi="Times New Roman" w:cs="Times New Roman"/>
          <w:lang w:eastAsia="en-ID"/>
        </w:rPr>
        <w:t xml:space="preserve">, </w:t>
      </w:r>
      <w:r w:rsidRPr="00527441">
        <w:rPr>
          <w:rFonts w:ascii="Times New Roman" w:hAnsi="Times New Roman" w:cs="Times New Roman"/>
          <w:lang w:eastAsia="en-ID"/>
        </w:rPr>
        <w:t xml:space="preserve">karena public_kb tidak pernah mengandung dokumen yang memuat informasi tersebut, </w:t>
      </w:r>
      <w:r w:rsidRPr="00527441">
        <w:rPr>
          <w:rFonts w:ascii="Times New Roman" w:hAnsi="Times New Roman" w:cs="Times New Roman"/>
          <w:i/>
          <w:iCs/>
          <w:lang w:eastAsia="en-ID"/>
        </w:rPr>
        <w:t>retriever</w:t>
      </w:r>
      <w:r w:rsidRPr="00527441">
        <w:rPr>
          <w:rFonts w:ascii="Times New Roman" w:hAnsi="Times New Roman" w:cs="Times New Roman"/>
          <w:lang w:eastAsia="en-ID"/>
        </w:rPr>
        <w:t xml:space="preserve"> secara fisik tidak dapat menyertakannya ke dalam konteks LLM terlepas dari bagaimana pertanyaan dirumuskan atau formulasi kuerinya.</w:t>
      </w:r>
    </w:p>
    <w:p w14:paraId="56FB65DE" w14:textId="4A3EE115" w:rsidR="00527441" w:rsidRDefault="00527441"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t xml:space="preserve">Teknik injeksi inventari </w:t>
      </w:r>
      <w:r>
        <w:rPr>
          <w:rFonts w:ascii="Times New Roman" w:hAnsi="Times New Roman" w:cs="Times New Roman"/>
          <w:i/>
          <w:iCs/>
          <w:lang w:eastAsia="en-ID"/>
        </w:rPr>
        <w:t xml:space="preserve">live </w:t>
      </w:r>
      <w:r w:rsidRPr="00527441">
        <w:rPr>
          <w:rFonts w:ascii="Times New Roman" w:hAnsi="Times New Roman" w:cs="Times New Roman"/>
          <w:lang w:eastAsia="en-ID"/>
        </w:rPr>
        <w:t xml:space="preserve">memberikan dampak yang paling nyata pada kategori </w:t>
      </w:r>
      <w:r w:rsidRPr="00527441">
        <w:rPr>
          <w:rFonts w:ascii="Times New Roman" w:hAnsi="Times New Roman" w:cs="Times New Roman"/>
          <w:i/>
          <w:iCs/>
          <w:lang w:eastAsia="en-ID"/>
        </w:rPr>
        <w:t>product_lookup</w:t>
      </w:r>
      <w:r w:rsidRPr="00527441">
        <w:rPr>
          <w:rFonts w:ascii="Times New Roman" w:hAnsi="Times New Roman" w:cs="Times New Roman"/>
          <w:lang w:eastAsia="en-ID"/>
        </w:rPr>
        <w:t xml:space="preserve">, yang mencakup pertanyaan-pertanyaan tentang stok per varian, harga spesifik, dan ketersediaan produk. Kategori ini tidak hanya memiliki jumlah pertanyaan terbanyak dalam </w:t>
      </w:r>
      <w:r w:rsidRPr="00527441">
        <w:rPr>
          <w:rFonts w:ascii="Times New Roman" w:hAnsi="Times New Roman" w:cs="Times New Roman"/>
          <w:i/>
          <w:iCs/>
          <w:lang w:eastAsia="en-ID"/>
        </w:rPr>
        <w:t>test set</w:t>
      </w:r>
      <w:r w:rsidRPr="00527441">
        <w:rPr>
          <w:rFonts w:ascii="Times New Roman" w:hAnsi="Times New Roman" w:cs="Times New Roman"/>
          <w:lang w:eastAsia="en-ID"/>
        </w:rPr>
        <w:t xml:space="preserve"> (23 dari 46 pertanyaan, atau 50%), tetapi juga menunjukkan performa terbaik secara keseluruhan dengan </w:t>
      </w:r>
      <w:r w:rsidRPr="002D224A">
        <w:rPr>
          <w:rFonts w:ascii="Times New Roman" w:hAnsi="Times New Roman" w:cs="Times New Roman"/>
          <w:i/>
          <w:iCs/>
          <w:lang w:eastAsia="en-ID"/>
        </w:rPr>
        <w:t>faithfulness</w:t>
      </w:r>
      <w:r w:rsidRPr="00527441">
        <w:rPr>
          <w:rFonts w:ascii="Times New Roman" w:hAnsi="Times New Roman" w:cs="Times New Roman"/>
          <w:lang w:eastAsia="en-ID"/>
        </w:rPr>
        <w:t xml:space="preserve"> 0,978 dan </w:t>
      </w:r>
      <w:r w:rsidRPr="002D224A">
        <w:rPr>
          <w:rFonts w:ascii="Times New Roman" w:hAnsi="Times New Roman" w:cs="Times New Roman"/>
          <w:i/>
          <w:iCs/>
          <w:lang w:eastAsia="en-ID"/>
        </w:rPr>
        <w:t xml:space="preserve">answer correctness </w:t>
      </w:r>
      <w:r w:rsidRPr="00527441">
        <w:rPr>
          <w:rFonts w:ascii="Times New Roman" w:hAnsi="Times New Roman" w:cs="Times New Roman"/>
          <w:lang w:eastAsia="en-ID"/>
        </w:rPr>
        <w:t>0,717 pada Gemini 2.5 Flash. Performa ini secara langsung mencerminkan keberhasilan mekanisme injeksi dalam menyediakan data yang akurat dan mutakhir pada saat kueri.</w:t>
      </w:r>
    </w:p>
    <w:p w14:paraId="3DE30D72" w14:textId="4303FD0F" w:rsidR="002D224A" w:rsidRPr="002D224A" w:rsidRDefault="002D224A"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2D224A">
        <w:rPr>
          <w:rFonts w:ascii="Times New Roman" w:hAnsi="Times New Roman" w:cs="Times New Roman"/>
          <w:lang w:eastAsia="en-ID"/>
        </w:rPr>
        <w:t xml:space="preserve">Gemini 2.5 Flash memperlihatkan profil performa yang paling seimbang dan konsisten. Keunggulan terbesarnya terletak pada </w:t>
      </w:r>
      <w:r w:rsidRPr="00090F06">
        <w:rPr>
          <w:rFonts w:ascii="Times New Roman" w:hAnsi="Times New Roman" w:cs="Times New Roman"/>
          <w:i/>
          <w:iCs/>
          <w:lang w:eastAsia="en-ID"/>
        </w:rPr>
        <w:t>faithfulness</w:t>
      </w:r>
      <w:r w:rsidRPr="002D224A">
        <w:rPr>
          <w:rFonts w:ascii="Times New Roman" w:hAnsi="Times New Roman" w:cs="Times New Roman"/>
          <w:lang w:eastAsia="en-ID"/>
        </w:rPr>
        <w:t xml:space="preserve"> di mode pelanggan (0</w:t>
      </w:r>
      <w:r w:rsidR="00090F06">
        <w:rPr>
          <w:rFonts w:ascii="Times New Roman" w:hAnsi="Times New Roman" w:cs="Times New Roman"/>
          <w:lang w:eastAsia="en-ID"/>
        </w:rPr>
        <w:t>.</w:t>
      </w:r>
      <w:r w:rsidRPr="002D224A">
        <w:rPr>
          <w:rFonts w:ascii="Times New Roman" w:hAnsi="Times New Roman" w:cs="Times New Roman"/>
          <w:lang w:eastAsia="en-ID"/>
        </w:rPr>
        <w:t>8613 vs 0</w:t>
      </w:r>
      <w:r w:rsidR="00090F06">
        <w:rPr>
          <w:rFonts w:ascii="Times New Roman" w:hAnsi="Times New Roman" w:cs="Times New Roman"/>
          <w:lang w:eastAsia="en-ID"/>
        </w:rPr>
        <w:t>.</w:t>
      </w:r>
      <w:r w:rsidRPr="002D224A">
        <w:rPr>
          <w:rFonts w:ascii="Times New Roman" w:hAnsi="Times New Roman" w:cs="Times New Roman"/>
          <w:lang w:eastAsia="en-ID"/>
        </w:rPr>
        <w:t xml:space="preserve">6218 untuk Qwen), yang berarti model ini paling jarang mengarang informasi yang tidak ada dalam </w:t>
      </w:r>
      <w:r w:rsidRPr="002D224A">
        <w:rPr>
          <w:rFonts w:ascii="Times New Roman" w:hAnsi="Times New Roman" w:cs="Times New Roman"/>
          <w:lang w:eastAsia="en-ID"/>
        </w:rPr>
        <w:lastRenderedPageBreak/>
        <w:t xml:space="preserve">konteks. Dalam konteks </w:t>
      </w:r>
      <w:r w:rsidRPr="00A24948">
        <w:rPr>
          <w:rFonts w:ascii="Times New Roman" w:hAnsi="Times New Roman" w:cs="Times New Roman"/>
          <w:i/>
          <w:iCs/>
          <w:lang w:eastAsia="en-ID"/>
        </w:rPr>
        <w:t>chatbot</w:t>
      </w:r>
      <w:r w:rsidRPr="002D224A">
        <w:rPr>
          <w:rFonts w:ascii="Times New Roman" w:hAnsi="Times New Roman" w:cs="Times New Roman"/>
          <w:lang w:eastAsia="en-ID"/>
        </w:rPr>
        <w:t xml:space="preserve"> toko, ini sangat kritis karena halusinasi tentang harga atau stok dapat langsung menyesatkan pelanggan dan merusak kepercayaan terhadap toko. Selain itu, Gemini 2.5 Flash adalah satu-satunya model yang memberikan </w:t>
      </w:r>
      <w:r w:rsidRPr="00A24948">
        <w:rPr>
          <w:rFonts w:ascii="Times New Roman" w:hAnsi="Times New Roman" w:cs="Times New Roman"/>
          <w:i/>
          <w:iCs/>
          <w:lang w:eastAsia="en-ID"/>
        </w:rPr>
        <w:t>answer relevancy</w:t>
      </w:r>
      <w:r w:rsidRPr="002D224A">
        <w:rPr>
          <w:rFonts w:ascii="Times New Roman" w:hAnsi="Times New Roman" w:cs="Times New Roman"/>
          <w:lang w:eastAsia="en-ID"/>
        </w:rPr>
        <w:t xml:space="preserve"> lebih dari nol pada kategori ranking (0</w:t>
      </w:r>
      <w:r w:rsidR="00A24948">
        <w:rPr>
          <w:rFonts w:ascii="Times New Roman" w:hAnsi="Times New Roman" w:cs="Times New Roman"/>
          <w:lang w:eastAsia="en-ID"/>
        </w:rPr>
        <w:t>.</w:t>
      </w:r>
      <w:r w:rsidRPr="002D224A">
        <w:rPr>
          <w:rFonts w:ascii="Times New Roman" w:hAnsi="Times New Roman" w:cs="Times New Roman"/>
          <w:lang w:eastAsia="en-ID"/>
        </w:rPr>
        <w:t>586), menunjukkan bahwa meskipun jawabannya tidak selalu akurat, model ini setidaknya mencoba menjawab pertanyaan ranking secara langsung.</w:t>
      </w:r>
    </w:p>
    <w:p w14:paraId="4A87A45B" w14:textId="60F4DE12" w:rsidR="002D224A" w:rsidRPr="002D224A" w:rsidRDefault="002D224A"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2D224A">
        <w:rPr>
          <w:rFonts w:ascii="Times New Roman" w:hAnsi="Times New Roman" w:cs="Times New Roman"/>
          <w:lang w:eastAsia="en-ID"/>
        </w:rPr>
        <w:t xml:space="preserve">Qwen3.6-27b menampilkan inkonsistensi yang menjadi perhatian serius. Di satu sisi, model ini mencapai </w:t>
      </w:r>
      <w:r w:rsidRPr="00A24948">
        <w:rPr>
          <w:rFonts w:ascii="Times New Roman" w:hAnsi="Times New Roman" w:cs="Times New Roman"/>
          <w:i/>
          <w:iCs/>
          <w:lang w:eastAsia="en-ID"/>
        </w:rPr>
        <w:t>answer relevancy</w:t>
      </w:r>
      <w:r w:rsidRPr="002D224A">
        <w:rPr>
          <w:rFonts w:ascii="Times New Roman" w:hAnsi="Times New Roman" w:cs="Times New Roman"/>
          <w:lang w:eastAsia="en-ID"/>
        </w:rPr>
        <w:t xml:space="preserve"> tertinggi pada kategori </w:t>
      </w:r>
      <w:r w:rsidRPr="00A24948">
        <w:rPr>
          <w:rFonts w:ascii="Times New Roman" w:hAnsi="Times New Roman" w:cs="Times New Roman"/>
          <w:i/>
          <w:iCs/>
          <w:lang w:eastAsia="en-ID"/>
        </w:rPr>
        <w:t>comparison</w:t>
      </w:r>
      <w:r w:rsidRPr="002D224A">
        <w:rPr>
          <w:rFonts w:ascii="Times New Roman" w:hAnsi="Times New Roman" w:cs="Times New Roman"/>
          <w:lang w:eastAsia="en-ID"/>
        </w:rPr>
        <w:t xml:space="preserve"> (0</w:t>
      </w:r>
      <w:r w:rsidR="00A24948">
        <w:rPr>
          <w:rFonts w:ascii="Times New Roman" w:hAnsi="Times New Roman" w:cs="Times New Roman"/>
          <w:lang w:eastAsia="en-ID"/>
        </w:rPr>
        <w:t>.</w:t>
      </w:r>
      <w:r w:rsidRPr="002D224A">
        <w:rPr>
          <w:rFonts w:ascii="Times New Roman" w:hAnsi="Times New Roman" w:cs="Times New Roman"/>
          <w:lang w:eastAsia="en-ID"/>
        </w:rPr>
        <w:t xml:space="preserve">961) dan </w:t>
      </w:r>
      <w:r w:rsidRPr="00A24948">
        <w:rPr>
          <w:rFonts w:ascii="Times New Roman" w:hAnsi="Times New Roman" w:cs="Times New Roman"/>
          <w:i/>
          <w:iCs/>
          <w:lang w:eastAsia="en-ID"/>
        </w:rPr>
        <w:t>faithfulness</w:t>
      </w:r>
      <w:r w:rsidRPr="002D224A">
        <w:rPr>
          <w:rFonts w:ascii="Times New Roman" w:hAnsi="Times New Roman" w:cs="Times New Roman"/>
          <w:lang w:eastAsia="en-ID"/>
        </w:rPr>
        <w:t xml:space="preserve"> yang baik pada </w:t>
      </w:r>
      <w:r w:rsidRPr="00A24948">
        <w:rPr>
          <w:rFonts w:ascii="Times New Roman" w:hAnsi="Times New Roman" w:cs="Times New Roman"/>
          <w:i/>
          <w:iCs/>
          <w:lang w:eastAsia="en-ID"/>
        </w:rPr>
        <w:t>owner_diagnostics</w:t>
      </w:r>
      <w:r w:rsidRPr="002D224A">
        <w:rPr>
          <w:rFonts w:ascii="Times New Roman" w:hAnsi="Times New Roman" w:cs="Times New Roman"/>
          <w:lang w:eastAsia="en-ID"/>
        </w:rPr>
        <w:t xml:space="preserve"> (1,000). Di sisi lain, model ini secara khusus lemah pada </w:t>
      </w:r>
      <w:r w:rsidRPr="00A24948">
        <w:rPr>
          <w:rFonts w:ascii="Times New Roman" w:hAnsi="Times New Roman" w:cs="Times New Roman"/>
          <w:i/>
          <w:iCs/>
          <w:lang w:eastAsia="en-ID"/>
        </w:rPr>
        <w:t>faithfulness</w:t>
      </w:r>
      <w:r w:rsidRPr="002D224A">
        <w:rPr>
          <w:rFonts w:ascii="Times New Roman" w:hAnsi="Times New Roman" w:cs="Times New Roman"/>
          <w:lang w:eastAsia="en-ID"/>
        </w:rPr>
        <w:t xml:space="preserve"> mode pelanggan (0</w:t>
      </w:r>
      <w:r w:rsidR="00A24948">
        <w:rPr>
          <w:rFonts w:ascii="Times New Roman" w:hAnsi="Times New Roman" w:cs="Times New Roman"/>
          <w:lang w:eastAsia="en-ID"/>
        </w:rPr>
        <w:t>.</w:t>
      </w:r>
      <w:r w:rsidRPr="002D224A">
        <w:rPr>
          <w:rFonts w:ascii="Times New Roman" w:hAnsi="Times New Roman" w:cs="Times New Roman"/>
          <w:lang w:eastAsia="en-ID"/>
        </w:rPr>
        <w:t xml:space="preserve">6218) dan menghasilkan </w:t>
      </w:r>
      <w:r w:rsidRPr="00A24948">
        <w:rPr>
          <w:rFonts w:ascii="Times New Roman" w:hAnsi="Times New Roman" w:cs="Times New Roman"/>
          <w:i/>
          <w:iCs/>
          <w:lang w:eastAsia="en-ID"/>
        </w:rPr>
        <w:t>answer relevancy</w:t>
      </w:r>
      <w:r w:rsidRPr="002D224A">
        <w:rPr>
          <w:rFonts w:ascii="Times New Roman" w:hAnsi="Times New Roman" w:cs="Times New Roman"/>
          <w:lang w:eastAsia="en-ID"/>
        </w:rPr>
        <w:t xml:space="preserve"> </w:t>
      </w:r>
      <w:r w:rsidR="00A24948">
        <w:rPr>
          <w:rFonts w:ascii="Times New Roman" w:hAnsi="Times New Roman" w:cs="Times New Roman"/>
          <w:lang w:eastAsia="en-ID"/>
        </w:rPr>
        <w:t>(</w:t>
      </w:r>
      <w:r w:rsidRPr="002D224A">
        <w:rPr>
          <w:rFonts w:ascii="Times New Roman" w:hAnsi="Times New Roman" w:cs="Times New Roman"/>
          <w:lang w:eastAsia="en-ID"/>
        </w:rPr>
        <w:t>0</w:t>
      </w:r>
      <w:r w:rsidR="00A24948">
        <w:rPr>
          <w:rFonts w:ascii="Times New Roman" w:hAnsi="Times New Roman" w:cs="Times New Roman"/>
          <w:lang w:eastAsia="en-ID"/>
        </w:rPr>
        <w:t>.</w:t>
      </w:r>
      <w:r w:rsidRPr="002D224A">
        <w:rPr>
          <w:rFonts w:ascii="Times New Roman" w:hAnsi="Times New Roman" w:cs="Times New Roman"/>
          <w:lang w:eastAsia="en-ID"/>
        </w:rPr>
        <w:t>000</w:t>
      </w:r>
      <w:r w:rsidR="00A24948">
        <w:rPr>
          <w:rFonts w:ascii="Times New Roman" w:hAnsi="Times New Roman" w:cs="Times New Roman"/>
          <w:lang w:eastAsia="en-ID"/>
        </w:rPr>
        <w:t xml:space="preserve">) </w:t>
      </w:r>
      <w:r w:rsidRPr="002D224A">
        <w:rPr>
          <w:rFonts w:ascii="Times New Roman" w:hAnsi="Times New Roman" w:cs="Times New Roman"/>
          <w:lang w:eastAsia="en-ID"/>
        </w:rPr>
        <w:t xml:space="preserve">pada kategori </w:t>
      </w:r>
      <w:r w:rsidRPr="00A24948">
        <w:rPr>
          <w:rFonts w:ascii="Times New Roman" w:hAnsi="Times New Roman" w:cs="Times New Roman"/>
          <w:i/>
          <w:iCs/>
          <w:lang w:eastAsia="en-ID"/>
        </w:rPr>
        <w:t>ranking</w:t>
      </w:r>
      <w:r w:rsidRPr="002D224A">
        <w:rPr>
          <w:rFonts w:ascii="Times New Roman" w:hAnsi="Times New Roman" w:cs="Times New Roman"/>
          <w:lang w:eastAsia="en-ID"/>
        </w:rPr>
        <w:t xml:space="preserve">, mengindikasikan model ini cenderung memberikan respons yang tidak relevan </w:t>
      </w:r>
      <w:r w:rsidR="00A24948">
        <w:rPr>
          <w:rFonts w:ascii="Times New Roman" w:hAnsi="Times New Roman" w:cs="Times New Roman"/>
          <w:lang w:eastAsia="en-ID"/>
        </w:rPr>
        <w:t>mengenai</w:t>
      </w:r>
      <w:r w:rsidRPr="002D224A">
        <w:rPr>
          <w:rFonts w:ascii="Times New Roman" w:hAnsi="Times New Roman" w:cs="Times New Roman"/>
          <w:lang w:eastAsia="en-ID"/>
        </w:rPr>
        <w:t xml:space="preserve"> pertanyaan ranking. Pola ini, dikombinasikan dengan biaya tertinggi dan waktu evaluasi hampir dua kali lipat dibanding Gemini, menjadikan Qwen3.6-27b pilihan yang tidak efisien untuk </w:t>
      </w:r>
      <w:r w:rsidR="00A24948">
        <w:rPr>
          <w:rFonts w:ascii="Times New Roman" w:hAnsi="Times New Roman" w:cs="Times New Roman"/>
          <w:lang w:eastAsia="en-ID"/>
        </w:rPr>
        <w:t xml:space="preserve">penelitian </w:t>
      </w:r>
      <w:r w:rsidRPr="002D224A">
        <w:rPr>
          <w:rFonts w:ascii="Times New Roman" w:hAnsi="Times New Roman" w:cs="Times New Roman"/>
          <w:lang w:eastAsia="en-ID"/>
        </w:rPr>
        <w:t>ini.</w:t>
      </w:r>
    </w:p>
    <w:p w14:paraId="50B91E02" w14:textId="0315F9BA" w:rsidR="002D224A" w:rsidRPr="002D224A" w:rsidRDefault="002D224A" w:rsidP="0082545F">
      <w:pPr>
        <w:spacing w:line="360" w:lineRule="auto"/>
        <w:jc w:val="both"/>
        <w:rPr>
          <w:rFonts w:ascii="Times New Roman" w:hAnsi="Times New Roman" w:cs="Times New Roman"/>
          <w:lang w:eastAsia="en-ID"/>
        </w:rPr>
      </w:pPr>
      <w:r>
        <w:rPr>
          <w:rFonts w:ascii="Times New Roman" w:hAnsi="Times New Roman" w:cs="Times New Roman"/>
          <w:lang w:eastAsia="en-ID"/>
        </w:rPr>
        <w:tab/>
      </w:r>
      <w:r w:rsidRPr="002D224A">
        <w:rPr>
          <w:rFonts w:ascii="Times New Roman" w:hAnsi="Times New Roman" w:cs="Times New Roman"/>
          <w:lang w:eastAsia="en-ID"/>
        </w:rPr>
        <w:t>DeepSeek V4 Flash menunjukkan</w:t>
      </w:r>
      <w:r w:rsidR="00A24948">
        <w:rPr>
          <w:rFonts w:ascii="Times New Roman" w:hAnsi="Times New Roman" w:cs="Times New Roman"/>
          <w:lang w:eastAsia="en-ID"/>
        </w:rPr>
        <w:t xml:space="preserve"> performa</w:t>
      </w:r>
      <w:r w:rsidRPr="002D224A">
        <w:rPr>
          <w:rFonts w:ascii="Times New Roman" w:hAnsi="Times New Roman" w:cs="Times New Roman"/>
          <w:lang w:eastAsia="en-ID"/>
        </w:rPr>
        <w:t xml:space="preserve"> yang paling menarik: biaya terendah ($1,6199), performa kedua terbaik pada faithfulness overall (0,8387), namun answer correctness yang jatuh signifikan pada mode pemilik (0,4537 vs 0,6415 untuk Gemini). Penurunan tajam ini pada mode pemilik mengindikasikan bahwa DeepSeek V4 Flash kurang mampu mengekstrak dan mensintesis informasi dari private_kb yang mengandung data diagnostik kompleks dibanding Gemini. Untuk deployment yang hanya melayani pelanggan tanpa fitur mode pemilik, DeepSeek V4 Flash dapat menjadi pilihan yang sangat cost-effective.</w:t>
      </w:r>
    </w:p>
    <w:p w14:paraId="59FF0595" w14:textId="4F700306" w:rsidR="00A4470F" w:rsidRDefault="00A4470F">
      <w:pPr>
        <w:rPr>
          <w:rFonts w:ascii="Times New Roman" w:hAnsi="Times New Roman" w:cs="Times New Roman"/>
          <w:lang w:eastAsia="en-ID"/>
        </w:rPr>
      </w:pPr>
      <w:r>
        <w:rPr>
          <w:rFonts w:ascii="Times New Roman" w:hAnsi="Times New Roman" w:cs="Times New Roman"/>
          <w:lang w:eastAsia="en-ID"/>
        </w:rPr>
        <w:br w:type="page"/>
      </w:r>
    </w:p>
    <w:p w14:paraId="4EF66041" w14:textId="5F22B64E" w:rsidR="006B6365" w:rsidRDefault="002D224A" w:rsidP="00A4470F">
      <w:pPr>
        <w:pStyle w:val="Heading1"/>
      </w:pPr>
      <w:bookmarkStart w:id="164" w:name="_Toc233123409"/>
      <w:r>
        <w:lastRenderedPageBreak/>
        <w:t>BAB V</w:t>
      </w:r>
      <w:bookmarkEnd w:id="164"/>
    </w:p>
    <w:p w14:paraId="52F15916" w14:textId="55FAB13A" w:rsidR="006B6365" w:rsidRDefault="002D224A" w:rsidP="0082545F">
      <w:pPr>
        <w:spacing w:line="360" w:lineRule="auto"/>
        <w:jc w:val="center"/>
        <w:rPr>
          <w:rFonts w:ascii="Times New Roman" w:hAnsi="Times New Roman" w:cs="Times New Roman"/>
          <w:b/>
          <w:bCs/>
        </w:rPr>
      </w:pPr>
      <w:r>
        <w:rPr>
          <w:rFonts w:ascii="Times New Roman" w:hAnsi="Times New Roman" w:cs="Times New Roman"/>
          <w:b/>
          <w:bCs/>
        </w:rPr>
        <w:t>KESIMPULAN DAN SARAN</w:t>
      </w:r>
    </w:p>
    <w:p w14:paraId="305005C4" w14:textId="64D3FD6A" w:rsidR="005009FA" w:rsidRDefault="002D224A" w:rsidP="0082545F">
      <w:pPr>
        <w:pStyle w:val="Heading2"/>
      </w:pPr>
      <w:bookmarkStart w:id="165" w:name="_Toc233123410"/>
      <w:r>
        <w:t>5.1</w:t>
      </w:r>
      <w:r w:rsidR="005009FA">
        <w:tab/>
      </w:r>
      <w:r>
        <w:t>Kesimpulan</w:t>
      </w:r>
      <w:bookmarkEnd w:id="165"/>
    </w:p>
    <w:p w14:paraId="27F215E7" w14:textId="6AD2F89B" w:rsidR="005009FA" w:rsidRPr="005009FA" w:rsidRDefault="005009FA" w:rsidP="0082545F">
      <w:pPr>
        <w:spacing w:line="360" w:lineRule="auto"/>
        <w:ind w:firstLine="360"/>
        <w:jc w:val="both"/>
        <w:rPr>
          <w:rFonts w:ascii="Times New Roman" w:hAnsi="Times New Roman" w:cs="Times New Roman"/>
        </w:rPr>
      </w:pPr>
      <w:r w:rsidRPr="005009FA">
        <w:rPr>
          <w:rFonts w:ascii="Times New Roman" w:hAnsi="Times New Roman" w:cs="Times New Roman"/>
        </w:rPr>
        <w:t>Berdasarkan hasil implementasi dan pengujian yang telah dilakukan, maka kesimpulan dari penelitian ini adalah sebagai berikut:</w:t>
      </w:r>
    </w:p>
    <w:p w14:paraId="3472526F" w14:textId="72599541" w:rsidR="005009FA" w:rsidRPr="005009FA" w:rsidRDefault="005009FA" w:rsidP="0082545F">
      <w:pPr>
        <w:pStyle w:val="ListParagraph"/>
        <w:numPr>
          <w:ilvl w:val="0"/>
          <w:numId w:val="19"/>
        </w:numPr>
        <w:spacing w:line="360" w:lineRule="auto"/>
        <w:jc w:val="both"/>
        <w:rPr>
          <w:rFonts w:ascii="Times New Roman" w:hAnsi="Times New Roman" w:cs="Times New Roman"/>
        </w:rPr>
      </w:pPr>
      <w:r w:rsidRPr="005009FA">
        <w:rPr>
          <w:rFonts w:ascii="Times New Roman" w:hAnsi="Times New Roman" w:cs="Times New Roman"/>
        </w:rPr>
        <w:t xml:space="preserve">Arsitektur </w:t>
      </w:r>
      <w:r w:rsidRPr="005009FA">
        <w:rPr>
          <w:rFonts w:ascii="Times New Roman" w:hAnsi="Times New Roman" w:cs="Times New Roman"/>
          <w:i/>
          <w:iCs/>
        </w:rPr>
        <w:t>chatbot</w:t>
      </w:r>
      <w:r w:rsidRPr="005009FA">
        <w:rPr>
          <w:rFonts w:ascii="Times New Roman" w:hAnsi="Times New Roman" w:cs="Times New Roman"/>
        </w:rPr>
        <w:t xml:space="preserve"> berbasis Retrieval-Augmented Generation (RAG) dengan </w:t>
      </w:r>
      <w:r w:rsidRPr="005009FA">
        <w:rPr>
          <w:rFonts w:ascii="Times New Roman" w:hAnsi="Times New Roman" w:cs="Times New Roman"/>
          <w:i/>
          <w:iCs/>
        </w:rPr>
        <w:t>dual-collection</w:t>
      </w:r>
      <w:r w:rsidRPr="005009FA">
        <w:rPr>
          <w:rFonts w:ascii="Times New Roman" w:hAnsi="Times New Roman" w:cs="Times New Roman"/>
        </w:rPr>
        <w:t xml:space="preserve"> ChromaDB berhasil dirancang dan diimplementasikan untuk melayani dua jenis pengguna secara bersamaan dalam satu sistem. Pemisahan basis pengetahuan menjadi public_kb dan private_kb pada lapisan </w:t>
      </w:r>
      <w:r w:rsidRPr="005009FA">
        <w:rPr>
          <w:rFonts w:ascii="Times New Roman" w:hAnsi="Times New Roman" w:cs="Times New Roman"/>
          <w:i/>
          <w:iCs/>
        </w:rPr>
        <w:t>retrieval</w:t>
      </w:r>
      <w:r w:rsidRPr="005009FA">
        <w:rPr>
          <w:rFonts w:ascii="Times New Roman" w:hAnsi="Times New Roman" w:cs="Times New Roman"/>
        </w:rPr>
        <w:t xml:space="preserve"> terbukti efektif menegakkan batas akses informasi secara deterministik, sebagaimana dibuktikan oleh hasil pengujian kategori refusal_customer di mana sistem secara konsisten menolak mengungkapkan data internal kepada pelanggan tanpa satu pun kebocoran informasi yang terdeteksi, serta perbedaan </w:t>
      </w:r>
      <w:r w:rsidRPr="005009FA">
        <w:rPr>
          <w:rFonts w:ascii="Times New Roman" w:hAnsi="Times New Roman" w:cs="Times New Roman"/>
          <w:i/>
          <w:iCs/>
        </w:rPr>
        <w:t>faithfulness</w:t>
      </w:r>
      <w:r w:rsidRPr="005009FA">
        <w:rPr>
          <w:rFonts w:ascii="Times New Roman" w:hAnsi="Times New Roman" w:cs="Times New Roman"/>
        </w:rPr>
        <w:t xml:space="preserve"> yang signifikan antara mode pelanggan (0</w:t>
      </w:r>
      <w:r>
        <w:rPr>
          <w:rFonts w:ascii="Times New Roman" w:hAnsi="Times New Roman" w:cs="Times New Roman"/>
        </w:rPr>
        <w:t>.</w:t>
      </w:r>
      <w:r w:rsidRPr="005009FA">
        <w:rPr>
          <w:rFonts w:ascii="Times New Roman" w:hAnsi="Times New Roman" w:cs="Times New Roman"/>
        </w:rPr>
        <w:t>8613) dan mode pemilik toko (0</w:t>
      </w:r>
      <w:r>
        <w:rPr>
          <w:rFonts w:ascii="Times New Roman" w:hAnsi="Times New Roman" w:cs="Times New Roman"/>
        </w:rPr>
        <w:t>.</w:t>
      </w:r>
      <w:r w:rsidRPr="005009FA">
        <w:rPr>
          <w:rFonts w:ascii="Times New Roman" w:hAnsi="Times New Roman" w:cs="Times New Roman"/>
        </w:rPr>
        <w:t xml:space="preserve">9896) pada model terbaik. </w:t>
      </w:r>
    </w:p>
    <w:p w14:paraId="20D12EDD" w14:textId="0FD7D7AC" w:rsidR="005009FA" w:rsidRPr="005009FA" w:rsidRDefault="005009FA" w:rsidP="0082545F">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Teknik injeksi inventaris </w:t>
      </w:r>
      <w:r w:rsidRPr="005009FA">
        <w:rPr>
          <w:rFonts w:ascii="Times New Roman" w:hAnsi="Times New Roman" w:cs="Times New Roman"/>
          <w:i/>
          <w:iCs/>
        </w:rPr>
        <w:t>live</w:t>
      </w:r>
      <w:r>
        <w:rPr>
          <w:rFonts w:ascii="Times New Roman" w:hAnsi="Times New Roman" w:cs="Times New Roman"/>
        </w:rPr>
        <w:t xml:space="preserve"> </w:t>
      </w:r>
      <w:r w:rsidRPr="005009FA">
        <w:rPr>
          <w:rFonts w:ascii="Times New Roman" w:hAnsi="Times New Roman" w:cs="Times New Roman"/>
        </w:rPr>
        <w:t xml:space="preserve">berhasil mempertahankan </w:t>
      </w:r>
      <w:r>
        <w:rPr>
          <w:rFonts w:ascii="Times New Roman" w:hAnsi="Times New Roman" w:cs="Times New Roman"/>
        </w:rPr>
        <w:t xml:space="preserve">akurasi </w:t>
      </w:r>
      <w:r w:rsidRPr="005009FA">
        <w:rPr>
          <w:rFonts w:ascii="Times New Roman" w:hAnsi="Times New Roman" w:cs="Times New Roman"/>
        </w:rPr>
        <w:t xml:space="preserve">data harga dan stok produk tanpa memerlukan proses </w:t>
      </w:r>
      <w:r w:rsidRPr="005009FA">
        <w:rPr>
          <w:rFonts w:ascii="Times New Roman" w:hAnsi="Times New Roman" w:cs="Times New Roman"/>
          <w:i/>
          <w:iCs/>
        </w:rPr>
        <w:t>embedding</w:t>
      </w:r>
      <w:r w:rsidRPr="005009FA">
        <w:rPr>
          <w:rFonts w:ascii="Times New Roman" w:hAnsi="Times New Roman" w:cs="Times New Roman"/>
        </w:rPr>
        <w:t xml:space="preserve"> ulang. Dengan menyisipkan data </w:t>
      </w:r>
      <w:r w:rsidRPr="005009FA">
        <w:rPr>
          <w:rFonts w:ascii="Times New Roman" w:hAnsi="Times New Roman" w:cs="Times New Roman"/>
          <w:i/>
          <w:iCs/>
        </w:rPr>
        <w:t>Bucket</w:t>
      </w:r>
      <w:r w:rsidRPr="005009FA">
        <w:rPr>
          <w:rFonts w:ascii="Times New Roman" w:hAnsi="Times New Roman" w:cs="Times New Roman"/>
        </w:rPr>
        <w:t xml:space="preserve"> B secara langsung ke dalam konteks LLM pada saat kueri berlangsung, sistem dapat memberikan informasi inventaris yang selalu mutakhir </w:t>
      </w:r>
      <w:r>
        <w:rPr>
          <w:rFonts w:ascii="Times New Roman" w:hAnsi="Times New Roman" w:cs="Times New Roman"/>
        </w:rPr>
        <w:t xml:space="preserve">tanpa </w:t>
      </w:r>
      <w:r w:rsidRPr="005009FA">
        <w:rPr>
          <w:rFonts w:ascii="Times New Roman" w:hAnsi="Times New Roman" w:cs="Times New Roman"/>
        </w:rPr>
        <w:t>biaya komputasi tambahan dibanding biaya re-</w:t>
      </w:r>
      <w:r w:rsidRPr="005009FA">
        <w:rPr>
          <w:rFonts w:ascii="Times New Roman" w:hAnsi="Times New Roman" w:cs="Times New Roman"/>
          <w:i/>
          <w:iCs/>
        </w:rPr>
        <w:t>embedding</w:t>
      </w:r>
      <w:r w:rsidRPr="005009FA">
        <w:rPr>
          <w:rFonts w:ascii="Times New Roman" w:hAnsi="Times New Roman" w:cs="Times New Roman"/>
        </w:rPr>
        <w:t xml:space="preserve"> seluruh katalog. Keefektifan mekanisme ini tercermin pada performa kategori product_lookup yang merupakan kategori terbesar dalam test set (23 dari 46 pertanyaan), dengan </w:t>
      </w:r>
      <w:r w:rsidRPr="005009FA">
        <w:rPr>
          <w:rFonts w:ascii="Times New Roman" w:hAnsi="Times New Roman" w:cs="Times New Roman"/>
          <w:i/>
          <w:iCs/>
        </w:rPr>
        <w:t>faithfulness</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 xml:space="preserve">978 dan </w:t>
      </w:r>
      <w:r w:rsidRPr="005009FA">
        <w:rPr>
          <w:rFonts w:ascii="Times New Roman" w:hAnsi="Times New Roman" w:cs="Times New Roman"/>
          <w:i/>
          <w:iCs/>
        </w:rPr>
        <w:t>answer correctness</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 xml:space="preserve">717 pada model terbaik. </w:t>
      </w:r>
    </w:p>
    <w:p w14:paraId="5F0C4323" w14:textId="3F1B02A6" w:rsidR="00425123" w:rsidRPr="00425123" w:rsidRDefault="005009FA" w:rsidP="00425123">
      <w:pPr>
        <w:pStyle w:val="ListParagraph"/>
        <w:numPr>
          <w:ilvl w:val="0"/>
          <w:numId w:val="19"/>
        </w:numPr>
        <w:spacing w:line="360" w:lineRule="auto"/>
        <w:jc w:val="both"/>
        <w:rPr>
          <w:rFonts w:ascii="Times New Roman" w:hAnsi="Times New Roman" w:cs="Times New Roman"/>
        </w:rPr>
      </w:pPr>
      <w:r w:rsidRPr="005009FA">
        <w:rPr>
          <w:rFonts w:ascii="Times New Roman" w:hAnsi="Times New Roman" w:cs="Times New Roman"/>
        </w:rPr>
        <w:t>Berdasarkan evaluasi menggunakan kerangka RAGAS pada 46 sampel uji berbahasa Indonesia yang mencakup enam kategori pertanyaan, model Gemini 2.5 Flash dipilih sebagai model terbaik dengan performa tertinggi pada</w:t>
      </w:r>
      <w:r>
        <w:rPr>
          <w:rFonts w:ascii="Times New Roman" w:hAnsi="Times New Roman" w:cs="Times New Roman"/>
        </w:rPr>
        <w:t xml:space="preserve"> lima</w:t>
      </w:r>
      <w:r w:rsidRPr="005009FA">
        <w:rPr>
          <w:rFonts w:ascii="Times New Roman" w:hAnsi="Times New Roman" w:cs="Times New Roman"/>
        </w:rPr>
        <w:t xml:space="preserve"> dari </w:t>
      </w:r>
      <w:r>
        <w:rPr>
          <w:rFonts w:ascii="Times New Roman" w:hAnsi="Times New Roman" w:cs="Times New Roman"/>
        </w:rPr>
        <w:t xml:space="preserve">tujuh </w:t>
      </w:r>
      <w:r w:rsidRPr="005009FA">
        <w:rPr>
          <w:rFonts w:ascii="Times New Roman" w:hAnsi="Times New Roman" w:cs="Times New Roman"/>
        </w:rPr>
        <w:t xml:space="preserve">metrik evaluasi, yaitu </w:t>
      </w:r>
      <w:r w:rsidRPr="005009FA">
        <w:rPr>
          <w:rFonts w:ascii="Times New Roman" w:hAnsi="Times New Roman" w:cs="Times New Roman"/>
          <w:i/>
          <w:iCs/>
        </w:rPr>
        <w:t>faithfulness</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 xml:space="preserve">8841), </w:t>
      </w:r>
      <w:r w:rsidRPr="005009FA">
        <w:rPr>
          <w:rFonts w:ascii="Times New Roman" w:hAnsi="Times New Roman" w:cs="Times New Roman"/>
          <w:i/>
          <w:iCs/>
        </w:rPr>
        <w:t>answer relevancy</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 xml:space="preserve">7749), </w:t>
      </w:r>
      <w:r w:rsidRPr="005009FA">
        <w:rPr>
          <w:rFonts w:ascii="Times New Roman" w:hAnsi="Times New Roman" w:cs="Times New Roman"/>
          <w:i/>
          <w:iCs/>
        </w:rPr>
        <w:t>context recall</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 xml:space="preserve">9348), dan </w:t>
      </w:r>
      <w:r w:rsidRPr="005009FA">
        <w:rPr>
          <w:rFonts w:ascii="Times New Roman" w:hAnsi="Times New Roman" w:cs="Times New Roman"/>
          <w:i/>
          <w:iCs/>
        </w:rPr>
        <w:t>answer correctness</w:t>
      </w:r>
      <w:r w:rsidRPr="005009FA">
        <w:rPr>
          <w:rFonts w:ascii="Times New Roman" w:hAnsi="Times New Roman" w:cs="Times New Roman"/>
        </w:rPr>
        <w:t xml:space="preserve"> (0</w:t>
      </w:r>
      <w:r>
        <w:rPr>
          <w:rFonts w:ascii="Times New Roman" w:hAnsi="Times New Roman" w:cs="Times New Roman"/>
        </w:rPr>
        <w:t>.</w:t>
      </w:r>
      <w:r w:rsidRPr="005009FA">
        <w:rPr>
          <w:rFonts w:ascii="Times New Roman" w:hAnsi="Times New Roman" w:cs="Times New Roman"/>
        </w:rPr>
        <w:t>6419), serta waktu evaluasi tercepat (1.674 detik). DeepSeek V4 Flash merupakan alternatif yang layak dipertimbangkan apabila efisiensi biaya menjadi prioritas utama, sementara Qwen3.6-27b tidak direkomendasikan karena memiliki biaya evaluasi tertinggi, waktu terlama, sekaligus performa terendah secara keseluruhan.</w:t>
      </w:r>
    </w:p>
    <w:p w14:paraId="0DA9AEC1" w14:textId="77777777" w:rsidR="00425123" w:rsidRDefault="00425123" w:rsidP="00425123">
      <w:pPr>
        <w:jc w:val="center"/>
      </w:pPr>
    </w:p>
    <w:p w14:paraId="44FB9DD6" w14:textId="0A417ECA" w:rsidR="002D224A" w:rsidRDefault="002D224A" w:rsidP="0082545F">
      <w:pPr>
        <w:pStyle w:val="Heading2"/>
      </w:pPr>
      <w:bookmarkStart w:id="166" w:name="_Toc233123411"/>
      <w:r>
        <w:lastRenderedPageBreak/>
        <w:t>5.2</w:t>
      </w:r>
      <w:r w:rsidR="005009FA">
        <w:tab/>
      </w:r>
      <w:r>
        <w:t>Saran</w:t>
      </w:r>
      <w:bookmarkEnd w:id="166"/>
    </w:p>
    <w:p w14:paraId="719B3DBC" w14:textId="0AF4C1E8" w:rsidR="005009FA" w:rsidRPr="005009FA" w:rsidRDefault="005009FA" w:rsidP="0082545F">
      <w:pPr>
        <w:spacing w:line="360" w:lineRule="auto"/>
        <w:ind w:firstLine="360"/>
        <w:jc w:val="both"/>
        <w:rPr>
          <w:rFonts w:ascii="Times New Roman" w:hAnsi="Times New Roman" w:cs="Times New Roman"/>
        </w:rPr>
      </w:pPr>
      <w:r w:rsidRPr="005009FA">
        <w:rPr>
          <w:rFonts w:ascii="Times New Roman" w:hAnsi="Times New Roman" w:cs="Times New Roman"/>
        </w:rPr>
        <w:t>Penelitian yang telah dilakukan tentu masih memiliki keterbatasan dan ruang untuk dikembangkan lebih lanjut. Berdasarkan temuan selama proses penelitian, berikut adalah saran yang dapat menjadi acuan bagi peneliti selanjutnya yang ingin mengembangkan sistem serupa:</w:t>
      </w:r>
    </w:p>
    <w:p w14:paraId="0F62ECDA" w14:textId="17F0EEC3" w:rsidR="005009FA" w:rsidRPr="005009FA" w:rsidRDefault="005009FA" w:rsidP="0082545F">
      <w:pPr>
        <w:pStyle w:val="ListParagraph"/>
        <w:numPr>
          <w:ilvl w:val="0"/>
          <w:numId w:val="20"/>
        </w:numPr>
        <w:spacing w:line="360" w:lineRule="auto"/>
        <w:jc w:val="both"/>
        <w:rPr>
          <w:rFonts w:ascii="Times New Roman" w:hAnsi="Times New Roman" w:cs="Times New Roman"/>
        </w:rPr>
      </w:pPr>
      <w:r w:rsidRPr="005009FA">
        <w:rPr>
          <w:rFonts w:ascii="Times New Roman" w:hAnsi="Times New Roman" w:cs="Times New Roman"/>
        </w:rPr>
        <w:t xml:space="preserve">Penelitian ini menggunakan model Gemini 2.5 Flash sebagai model </w:t>
      </w:r>
      <w:r w:rsidRPr="005009FA">
        <w:rPr>
          <w:rFonts w:ascii="Times New Roman" w:hAnsi="Times New Roman" w:cs="Times New Roman"/>
          <w:i/>
          <w:iCs/>
        </w:rPr>
        <w:t>generator</w:t>
      </w:r>
      <w:r w:rsidRPr="005009FA">
        <w:rPr>
          <w:rFonts w:ascii="Times New Roman" w:hAnsi="Times New Roman" w:cs="Times New Roman"/>
        </w:rPr>
        <w:t xml:space="preserve"> RAG dan model dari seri yang sama, yaitu Gemini 3 Flash Preview, sebagai model juri dalam evaluasi RAGAS. Kesamaan keluarga model ini berpotensi menimbulkan </w:t>
      </w:r>
      <w:r w:rsidRPr="005009FA">
        <w:rPr>
          <w:rFonts w:ascii="Times New Roman" w:hAnsi="Times New Roman" w:cs="Times New Roman"/>
          <w:i/>
          <w:iCs/>
        </w:rPr>
        <w:t>bias</w:t>
      </w:r>
      <w:r>
        <w:rPr>
          <w:rFonts w:ascii="Times New Roman" w:hAnsi="Times New Roman" w:cs="Times New Roman"/>
        </w:rPr>
        <w:t xml:space="preserve"> pada saat</w:t>
      </w:r>
      <w:r w:rsidRPr="005009FA">
        <w:rPr>
          <w:rFonts w:ascii="Times New Roman" w:hAnsi="Times New Roman" w:cs="Times New Roman"/>
        </w:rPr>
        <w:t xml:space="preserve"> evaluasi, di mana model juri cenderung lebih menyukai gaya, struktur, dan pilihan kata yang dihasilkan oleh model dari seri yang sama, sehingga skor yang diperoleh Gemini 2.5 Flash kemungkinan sedikit terlalu tinggi dibanding yang seharusnya. Penelitian selanjutnya disarankan untuk menggunakan model juri dari keluarga yang berbeda</w:t>
      </w:r>
      <w:r w:rsidR="00955901">
        <w:rPr>
          <w:rFonts w:ascii="Times New Roman" w:hAnsi="Times New Roman" w:cs="Times New Roman"/>
        </w:rPr>
        <w:t xml:space="preserve">, </w:t>
      </w:r>
      <w:r w:rsidRPr="005009FA">
        <w:rPr>
          <w:rFonts w:ascii="Times New Roman" w:hAnsi="Times New Roman" w:cs="Times New Roman"/>
        </w:rPr>
        <w:t>misalnya GPT-4o dari OpenAI atau Claude Sonnet dari Anthropic</w:t>
      </w:r>
      <w:r w:rsidR="00955901">
        <w:rPr>
          <w:rFonts w:ascii="Times New Roman" w:hAnsi="Times New Roman" w:cs="Times New Roman"/>
        </w:rPr>
        <w:t xml:space="preserve">, </w:t>
      </w:r>
      <w:r w:rsidRPr="005009FA">
        <w:rPr>
          <w:rFonts w:ascii="Times New Roman" w:hAnsi="Times New Roman" w:cs="Times New Roman"/>
        </w:rPr>
        <w:t>atau menjalankan evaluasi dengan beberapa model juri berbeda secara paralel</w:t>
      </w:r>
      <w:r w:rsidR="00955901">
        <w:rPr>
          <w:rFonts w:ascii="Times New Roman" w:hAnsi="Times New Roman" w:cs="Times New Roman"/>
        </w:rPr>
        <w:t xml:space="preserve"> kemudian mencari rata-rata dari agregat hasilnya</w:t>
      </w:r>
      <w:r w:rsidRPr="005009FA">
        <w:rPr>
          <w:rFonts w:ascii="Times New Roman" w:hAnsi="Times New Roman" w:cs="Times New Roman"/>
        </w:rPr>
        <w:t xml:space="preserve">, guna mendapatkan penilaian yang lebih netral dan bebas dari bias keluarga model. </w:t>
      </w:r>
    </w:p>
    <w:p w14:paraId="307F2BEF" w14:textId="33AAA929" w:rsidR="005009FA" w:rsidRPr="005009FA" w:rsidRDefault="005009FA" w:rsidP="0082545F">
      <w:pPr>
        <w:pStyle w:val="ListParagraph"/>
        <w:numPr>
          <w:ilvl w:val="0"/>
          <w:numId w:val="20"/>
        </w:numPr>
        <w:spacing w:line="360" w:lineRule="auto"/>
        <w:jc w:val="both"/>
        <w:rPr>
          <w:rFonts w:ascii="Times New Roman" w:hAnsi="Times New Roman" w:cs="Times New Roman"/>
        </w:rPr>
      </w:pPr>
      <w:r w:rsidRPr="005009FA">
        <w:rPr>
          <w:rFonts w:ascii="Times New Roman" w:hAnsi="Times New Roman" w:cs="Times New Roman"/>
        </w:rPr>
        <w:t xml:space="preserve">Sistem </w:t>
      </w:r>
      <w:r w:rsidRPr="00955901">
        <w:rPr>
          <w:rFonts w:ascii="Times New Roman" w:hAnsi="Times New Roman" w:cs="Times New Roman"/>
          <w:i/>
          <w:iCs/>
        </w:rPr>
        <w:t>chatbot</w:t>
      </w:r>
      <w:r w:rsidRPr="005009FA">
        <w:rPr>
          <w:rFonts w:ascii="Times New Roman" w:hAnsi="Times New Roman" w:cs="Times New Roman"/>
        </w:rPr>
        <w:t xml:space="preserve"> yang dikembangkan dalam penelitian ini diimplementasikan menggunakan Chainlit sebagai antarmuka berbasis web yang hanya dapat diakses melalui </w:t>
      </w:r>
      <w:r w:rsidRPr="00955901">
        <w:rPr>
          <w:rFonts w:ascii="Times New Roman" w:hAnsi="Times New Roman" w:cs="Times New Roman"/>
          <w:i/>
          <w:iCs/>
        </w:rPr>
        <w:t>browser</w:t>
      </w:r>
      <w:r w:rsidRPr="005009FA">
        <w:rPr>
          <w:rFonts w:ascii="Times New Roman" w:hAnsi="Times New Roman" w:cs="Times New Roman"/>
        </w:rPr>
        <w:t>. Untuk meningkatkan jangkauan dan kemudahan akses bagi pengguna nyata</w:t>
      </w:r>
      <w:r w:rsidR="00955901">
        <w:rPr>
          <w:rFonts w:ascii="Times New Roman" w:hAnsi="Times New Roman" w:cs="Times New Roman"/>
        </w:rPr>
        <w:t xml:space="preserve">, </w:t>
      </w:r>
      <w:r w:rsidRPr="005009FA">
        <w:rPr>
          <w:rFonts w:ascii="Times New Roman" w:hAnsi="Times New Roman" w:cs="Times New Roman"/>
        </w:rPr>
        <w:t xml:space="preserve">integrasi </w:t>
      </w:r>
      <w:r w:rsidRPr="00955901">
        <w:rPr>
          <w:rFonts w:ascii="Times New Roman" w:hAnsi="Times New Roman" w:cs="Times New Roman"/>
          <w:i/>
          <w:iCs/>
        </w:rPr>
        <w:t>chatbot</w:t>
      </w:r>
      <w:r w:rsidRPr="005009FA">
        <w:rPr>
          <w:rFonts w:ascii="Times New Roman" w:hAnsi="Times New Roman" w:cs="Times New Roman"/>
        </w:rPr>
        <w:t xml:space="preserve"> ke platform media sosial seperti WhatsApp melalui layanan seperti OpenClaw atau Twilio WhatsApp API merupakan langkah pengembangan yang menarik dan sangat layak secara teknis. Dengan pendekatan ini, pelanggan dapat langsung bertanya tentang produk, harga, dan stok melalui WhatsApp tanpa harus membuka aplikasi atau situs web tersendiri, yang secara signifikan akan meningkatkan adopsi dan relevansi praktis sistem dalam skenario penggunaan sehari-hari.</w:t>
      </w:r>
    </w:p>
    <w:p w14:paraId="31E8CF46" w14:textId="4B3C43E1" w:rsidR="00A4470F" w:rsidRDefault="00A4470F">
      <w:pPr>
        <w:rPr>
          <w:rFonts w:ascii="Times New Roman" w:hAnsi="Times New Roman" w:cs="Times New Roman"/>
          <w:b/>
          <w:bCs/>
        </w:rPr>
      </w:pPr>
      <w:r>
        <w:rPr>
          <w:rFonts w:ascii="Times New Roman" w:hAnsi="Times New Roman" w:cs="Times New Roman"/>
          <w:b/>
          <w:bCs/>
        </w:rPr>
        <w:br w:type="page"/>
      </w:r>
    </w:p>
    <w:p w14:paraId="5B42A33C" w14:textId="2DB91F0C" w:rsidR="001E0C8F" w:rsidRDefault="006A0725" w:rsidP="00A4470F">
      <w:pPr>
        <w:spacing w:line="360" w:lineRule="auto"/>
        <w:jc w:val="center"/>
        <w:rPr>
          <w:rFonts w:ascii="Times New Roman" w:hAnsi="Times New Roman" w:cs="Times New Roman"/>
          <w:b/>
          <w:bCs/>
        </w:rPr>
      </w:pPr>
      <w:r w:rsidRPr="006A0725">
        <w:rPr>
          <w:rFonts w:ascii="Times New Roman" w:hAnsi="Times New Roman" w:cs="Times New Roman"/>
          <w:b/>
          <w:bCs/>
        </w:rPr>
        <w:lastRenderedPageBreak/>
        <w:t>DAFTAR PUSTAKA</w:t>
      </w:r>
    </w:p>
    <w:sdt>
      <w:sdtPr>
        <w:rPr>
          <w:rFonts w:ascii="Times New Roman" w:hAnsi="Times New Roman" w:cs="Times New Roman"/>
          <w:b/>
          <w:bCs/>
          <w:color w:val="000000"/>
        </w:rPr>
        <w:tag w:val="MENDELEY_BIBLIOGRAPHY"/>
        <w:id w:val="-690307045"/>
        <w:placeholder>
          <w:docPart w:val="DefaultPlaceholder_-1854013440"/>
        </w:placeholder>
      </w:sdtPr>
      <w:sdtContent>
        <w:p w14:paraId="5844FC8D" w14:textId="77777777" w:rsidR="00A829E5" w:rsidRPr="00A829E5" w:rsidRDefault="00A829E5">
          <w:pPr>
            <w:autoSpaceDE w:val="0"/>
            <w:autoSpaceDN w:val="0"/>
            <w:ind w:hanging="480"/>
            <w:divId w:val="652756994"/>
            <w:rPr>
              <w:rFonts w:ascii="Times New Roman" w:eastAsia="Times New Roman" w:hAnsi="Times New Roman" w:cs="Times New Roman"/>
              <w:color w:val="000000"/>
              <w:kern w:val="0"/>
              <w14:ligatures w14:val="none"/>
            </w:rPr>
          </w:pPr>
          <w:r w:rsidRPr="00A829E5">
            <w:rPr>
              <w:rFonts w:ascii="Times New Roman" w:eastAsia="Times New Roman" w:hAnsi="Times New Roman" w:cs="Times New Roman"/>
              <w:color w:val="000000"/>
            </w:rPr>
            <w:t xml:space="preserve">Abo El-Enen, M., Saad, S., &amp; Nazmy, T. (2025). A survey on retrieval-augmentation generation (RAG) models for healthcare applications. </w:t>
          </w:r>
          <w:r w:rsidRPr="00A829E5">
            <w:rPr>
              <w:rFonts w:ascii="Times New Roman" w:eastAsia="Times New Roman" w:hAnsi="Times New Roman" w:cs="Times New Roman"/>
              <w:i/>
              <w:iCs/>
              <w:color w:val="000000"/>
            </w:rPr>
            <w:t>Neural Computing and Applications</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37</w:t>
          </w:r>
          <w:r w:rsidRPr="00A829E5">
            <w:rPr>
              <w:rFonts w:ascii="Times New Roman" w:eastAsia="Times New Roman" w:hAnsi="Times New Roman" w:cs="Times New Roman"/>
              <w:color w:val="000000"/>
            </w:rPr>
            <w:t>(33), 28191–28267. https://doi.org/10.1007/s00521-025-11666-9</w:t>
          </w:r>
        </w:p>
        <w:p w14:paraId="69998962" w14:textId="77777777" w:rsidR="00A829E5" w:rsidRPr="00A829E5" w:rsidRDefault="00A829E5">
          <w:pPr>
            <w:autoSpaceDE w:val="0"/>
            <w:autoSpaceDN w:val="0"/>
            <w:ind w:hanging="480"/>
            <w:divId w:val="360513816"/>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APJII. (2025). </w:t>
          </w:r>
          <w:r w:rsidRPr="00A829E5">
            <w:rPr>
              <w:rFonts w:ascii="Times New Roman" w:eastAsia="Times New Roman" w:hAnsi="Times New Roman" w:cs="Times New Roman"/>
              <w:i/>
              <w:iCs/>
              <w:color w:val="000000"/>
            </w:rPr>
            <w:t>Survei Penetrasi Internet dan Perilaku Pengunaan Internet 2025</w:t>
          </w:r>
          <w:r w:rsidRPr="00A829E5">
            <w:rPr>
              <w:rFonts w:ascii="Times New Roman" w:eastAsia="Times New Roman" w:hAnsi="Times New Roman" w:cs="Times New Roman"/>
              <w:color w:val="000000"/>
            </w:rPr>
            <w:t>. https://survei.apjii.or.id/survei</w:t>
          </w:r>
        </w:p>
        <w:p w14:paraId="42385E7A" w14:textId="77777777" w:rsidR="00A829E5" w:rsidRPr="00A829E5" w:rsidRDefault="00A829E5">
          <w:pPr>
            <w:autoSpaceDE w:val="0"/>
            <w:autoSpaceDN w:val="0"/>
            <w:ind w:hanging="480"/>
            <w:divId w:val="772631543"/>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Aras, S., Yusuf, M., Ruimassa, R. Y., Wambrauw, E. A. B., &amp; Pala’langan, E. B. (2024). Sentiment Analysis on Shopee Product Reviews Using IndoBERT. </w:t>
          </w:r>
          <w:r w:rsidRPr="00A829E5">
            <w:rPr>
              <w:rFonts w:ascii="Times New Roman" w:eastAsia="Times New Roman" w:hAnsi="Times New Roman" w:cs="Times New Roman"/>
              <w:i/>
              <w:iCs/>
              <w:color w:val="000000"/>
            </w:rPr>
            <w:t>Journal of Information Systems and Informatics</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6</w:t>
          </w:r>
          <w:r w:rsidRPr="00A829E5">
            <w:rPr>
              <w:rFonts w:ascii="Times New Roman" w:eastAsia="Times New Roman" w:hAnsi="Times New Roman" w:cs="Times New Roman"/>
              <w:color w:val="000000"/>
            </w:rPr>
            <w:t>(3), 1616–1627. https://doi.org/10.51519/journalisi.v6i3.814</w:t>
          </w:r>
        </w:p>
        <w:p w14:paraId="078D3B0D" w14:textId="77777777" w:rsidR="00A829E5" w:rsidRPr="00A829E5" w:rsidRDefault="00A829E5">
          <w:pPr>
            <w:autoSpaceDE w:val="0"/>
            <w:autoSpaceDN w:val="0"/>
            <w:ind w:hanging="480"/>
            <w:divId w:val="848452018"/>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Asai, A., Wu, Z., Wang, Y., Sil, A., &amp; Hajishirzi, H. (2023). Self-RAG: Learning to Retrieve, Generate, and Critique through Self-Reflection.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http://arxiv.org/abs/2310.11511</w:t>
          </w:r>
        </w:p>
        <w:p w14:paraId="501F1533" w14:textId="77777777" w:rsidR="00A829E5" w:rsidRPr="00A829E5" w:rsidRDefault="00A829E5">
          <w:pPr>
            <w:autoSpaceDE w:val="0"/>
            <w:autoSpaceDN w:val="0"/>
            <w:ind w:hanging="480"/>
            <w:divId w:val="934361361"/>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Brysbaert, M. (2019). How many words do we read per minute? A review and meta-analysis of reading rate. </w:t>
          </w:r>
          <w:r w:rsidRPr="00A829E5">
            <w:rPr>
              <w:rFonts w:ascii="Times New Roman" w:eastAsia="Times New Roman" w:hAnsi="Times New Roman" w:cs="Times New Roman"/>
              <w:i/>
              <w:iCs/>
              <w:color w:val="000000"/>
            </w:rPr>
            <w:t>Journal of Memory and Language</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109</w:t>
          </w:r>
          <w:r w:rsidRPr="00A829E5">
            <w:rPr>
              <w:rFonts w:ascii="Times New Roman" w:eastAsia="Times New Roman" w:hAnsi="Times New Roman" w:cs="Times New Roman"/>
              <w:color w:val="000000"/>
            </w:rPr>
            <w:t>, 104047. https://doi.org/10.1016/j.jml.2019.104047</w:t>
          </w:r>
        </w:p>
        <w:p w14:paraId="537D1733" w14:textId="77777777" w:rsidR="00A829E5" w:rsidRPr="00A829E5" w:rsidRDefault="00A829E5">
          <w:pPr>
            <w:autoSpaceDE w:val="0"/>
            <w:autoSpaceDN w:val="0"/>
            <w:ind w:hanging="480"/>
            <w:divId w:val="862472651"/>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Chen, T., Samaranayake, P., Cen, X., Qi, M., &amp; Lan, Y.-C. (2022). The Impact of Online Reviews on Consumers’ Purchasing Decisions: Evidence From an Eye-Tracking Study. </w:t>
          </w:r>
          <w:r w:rsidRPr="00A829E5">
            <w:rPr>
              <w:rFonts w:ascii="Times New Roman" w:eastAsia="Times New Roman" w:hAnsi="Times New Roman" w:cs="Times New Roman"/>
              <w:i/>
              <w:iCs/>
              <w:color w:val="000000"/>
            </w:rPr>
            <w:t>Frontiers in Psychology</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13</w:t>
          </w:r>
          <w:r w:rsidRPr="00A829E5">
            <w:rPr>
              <w:rFonts w:ascii="Times New Roman" w:eastAsia="Times New Roman" w:hAnsi="Times New Roman" w:cs="Times New Roman"/>
              <w:color w:val="000000"/>
            </w:rPr>
            <w:t>. https://doi.org/10.3389/fpsyg.2022.865702</w:t>
          </w:r>
        </w:p>
        <w:p w14:paraId="00EFD8EC" w14:textId="77777777" w:rsidR="00A829E5" w:rsidRPr="00A829E5" w:rsidRDefault="00A829E5">
          <w:pPr>
            <w:autoSpaceDE w:val="0"/>
            <w:autoSpaceDN w:val="0"/>
            <w:ind w:hanging="480"/>
            <w:divId w:val="233471201"/>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Chroma. (2026). </w:t>
          </w:r>
          <w:r w:rsidRPr="00A829E5">
            <w:rPr>
              <w:rFonts w:ascii="Times New Roman" w:eastAsia="Times New Roman" w:hAnsi="Times New Roman" w:cs="Times New Roman"/>
              <w:i/>
              <w:iCs/>
              <w:color w:val="000000"/>
            </w:rPr>
            <w:t>ChromaDB</w:t>
          </w:r>
          <w:r w:rsidRPr="00A829E5">
            <w:rPr>
              <w:rFonts w:ascii="Times New Roman" w:eastAsia="Times New Roman" w:hAnsi="Times New Roman" w:cs="Times New Roman"/>
              <w:color w:val="000000"/>
            </w:rPr>
            <w:t>. Https://Www.Trychroma.Com. https://www.trychroma.com</w:t>
          </w:r>
        </w:p>
        <w:p w14:paraId="0C617D9A" w14:textId="77777777" w:rsidR="00A829E5" w:rsidRPr="00A829E5" w:rsidRDefault="00A829E5">
          <w:pPr>
            <w:autoSpaceDE w:val="0"/>
            <w:autoSpaceDN w:val="0"/>
            <w:ind w:hanging="480"/>
            <w:divId w:val="994265959"/>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Es, S., James, J., Espinosa-Anke, L., &amp; Schockaert, S. (2025). Ragas: Automated Evaluation of Retrieval Augmented Generation.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http://arxiv.org/abs/2309.15217</w:t>
          </w:r>
        </w:p>
        <w:p w14:paraId="131C2257" w14:textId="77777777" w:rsidR="00A829E5" w:rsidRPr="00A829E5" w:rsidRDefault="00A829E5">
          <w:pPr>
            <w:autoSpaceDE w:val="0"/>
            <w:autoSpaceDN w:val="0"/>
            <w:ind w:hanging="480"/>
            <w:divId w:val="1255237381"/>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Gao, Y., Xiong, Y., Gao, X., Jia, K., Pan, J., Bi, Y., Dai, Y., Sun, J., Wang, M., &amp; Wang, H. (2024). Retrieval-Augmented Generation for Large Language Models: A Survey.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http://arxiv.org/abs/2312.10997</w:t>
          </w:r>
        </w:p>
        <w:p w14:paraId="395E14B9" w14:textId="77777777" w:rsidR="00A829E5" w:rsidRPr="00A829E5" w:rsidRDefault="00A829E5">
          <w:pPr>
            <w:autoSpaceDE w:val="0"/>
            <w:autoSpaceDN w:val="0"/>
            <w:ind w:hanging="480"/>
            <w:divId w:val="16272637"/>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Ji, Z., Lee, N., Frieske, R., Yu, T., Su, D., Xu, Y., Ishii, E., Bang, Y. J., Madotto, A., &amp; Fung, P. (2023). Survey of Hallucination in Natural Language Generation. In </w:t>
          </w:r>
          <w:r w:rsidRPr="00A829E5">
            <w:rPr>
              <w:rFonts w:ascii="Times New Roman" w:eastAsia="Times New Roman" w:hAnsi="Times New Roman" w:cs="Times New Roman"/>
              <w:i/>
              <w:iCs/>
              <w:color w:val="000000"/>
            </w:rPr>
            <w:t>ACM Computing Surveys</w:t>
          </w:r>
          <w:r w:rsidRPr="00A829E5">
            <w:rPr>
              <w:rFonts w:ascii="Times New Roman" w:eastAsia="Times New Roman" w:hAnsi="Times New Roman" w:cs="Times New Roman"/>
              <w:color w:val="000000"/>
            </w:rPr>
            <w:t xml:space="preserve"> (Vol. 55, Number 12). Association for Computing Machinery. https://doi.org/10.1145/3571730</w:t>
          </w:r>
        </w:p>
        <w:p w14:paraId="694DC65F" w14:textId="77777777" w:rsidR="00A829E5" w:rsidRPr="00A829E5" w:rsidRDefault="00A829E5">
          <w:pPr>
            <w:autoSpaceDE w:val="0"/>
            <w:autoSpaceDN w:val="0"/>
            <w:ind w:hanging="480"/>
            <w:divId w:val="645283873"/>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Jiang, Z., Xu, F. F., Gao, L., Sun, Z., Liu, Q., Dwivedi-Yu, J., Yang, Y., Callan, J., &amp; Neubig, G. (2023). </w:t>
          </w:r>
          <w:r w:rsidRPr="00A829E5">
            <w:rPr>
              <w:rFonts w:ascii="Times New Roman" w:eastAsia="Times New Roman" w:hAnsi="Times New Roman" w:cs="Times New Roman"/>
              <w:i/>
              <w:iCs/>
              <w:color w:val="000000"/>
            </w:rPr>
            <w:t>Active Retrieval Augmented Generation</w:t>
          </w:r>
          <w:r w:rsidRPr="00A829E5">
            <w:rPr>
              <w:rFonts w:ascii="Times New Roman" w:eastAsia="Times New Roman" w:hAnsi="Times New Roman" w:cs="Times New Roman"/>
              <w:color w:val="000000"/>
            </w:rPr>
            <w:t>. https://doi.org/10.18653/v1/2023.emnlp-main.495</w:t>
          </w:r>
        </w:p>
        <w:p w14:paraId="67C025D7" w14:textId="77777777" w:rsidR="00A829E5" w:rsidRPr="00A829E5" w:rsidRDefault="00A829E5">
          <w:pPr>
            <w:autoSpaceDE w:val="0"/>
            <w:autoSpaceDN w:val="0"/>
            <w:ind w:hanging="480"/>
            <w:divId w:val="171724693"/>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Krishna, E. S. P., Ramu, T. B., Chaitanya, R. K., Ram, M. S., Balayesu, N., Gandikota, H. P., &amp; Jagadesh, B. N. (2025). Enhancing E-commerce recommendations with sentiment analysis using MLA-EDTCNet and collaborative filtering. </w:t>
          </w:r>
          <w:r w:rsidRPr="00A829E5">
            <w:rPr>
              <w:rFonts w:ascii="Times New Roman" w:eastAsia="Times New Roman" w:hAnsi="Times New Roman" w:cs="Times New Roman"/>
              <w:i/>
              <w:iCs/>
              <w:color w:val="000000"/>
            </w:rPr>
            <w:t>Scientific Reports</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15</w:t>
          </w:r>
          <w:r w:rsidRPr="00A829E5">
            <w:rPr>
              <w:rFonts w:ascii="Times New Roman" w:eastAsia="Times New Roman" w:hAnsi="Times New Roman" w:cs="Times New Roman"/>
              <w:color w:val="000000"/>
            </w:rPr>
            <w:t>(1). https://doi.org/10.1038/s41598-025-91275-7</w:t>
          </w:r>
        </w:p>
        <w:p w14:paraId="5178A88F" w14:textId="77777777" w:rsidR="00A829E5" w:rsidRPr="00A829E5" w:rsidRDefault="00A829E5">
          <w:pPr>
            <w:autoSpaceDE w:val="0"/>
            <w:autoSpaceDN w:val="0"/>
            <w:ind w:hanging="480"/>
            <w:divId w:val="1499033678"/>
            <w:rPr>
              <w:rFonts w:ascii="Times New Roman" w:eastAsia="Times New Roman" w:hAnsi="Times New Roman" w:cs="Times New Roman"/>
              <w:color w:val="000000"/>
            </w:rPr>
          </w:pPr>
          <w:r w:rsidRPr="00A829E5">
            <w:rPr>
              <w:rFonts w:ascii="Times New Roman" w:eastAsia="Times New Roman" w:hAnsi="Times New Roman" w:cs="Times New Roman"/>
              <w:color w:val="000000"/>
            </w:rPr>
            <w:lastRenderedPageBreak/>
            <w:t xml:space="preserve">Lewis, P., Perez, E., Piktus, A., Petroni, F., Karpukhin, V., Goyal, N., Küttler, H., Lewis, M., Yih, W., Rocktäschel, T., Riedel, S., &amp; Kiela, D. (2021). Retrieval-Augmented Generation for Knowledge-Intensive NLP Tasks.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http://arxiv.org/abs/2005.11401</w:t>
          </w:r>
        </w:p>
        <w:p w14:paraId="1CE74EAB" w14:textId="77777777" w:rsidR="00A829E5" w:rsidRPr="00A829E5" w:rsidRDefault="00A829E5">
          <w:pPr>
            <w:autoSpaceDE w:val="0"/>
            <w:autoSpaceDN w:val="0"/>
            <w:ind w:hanging="480"/>
            <w:divId w:val="1487280456"/>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Ong, I., Almahairi, A., Wu, V., Chiang, W.-L., Wu, T., Gonzalez, J. E., Kadous, M. W., &amp; Stoica, I. (2025). </w:t>
          </w:r>
          <w:r w:rsidRPr="00A829E5">
            <w:rPr>
              <w:rFonts w:ascii="Times New Roman" w:eastAsia="Times New Roman" w:hAnsi="Times New Roman" w:cs="Times New Roman"/>
              <w:i/>
              <w:iCs/>
              <w:color w:val="000000"/>
            </w:rPr>
            <w:t>RouteLLM: Learning to Route LLMs with Preference Data</w:t>
          </w:r>
          <w:r w:rsidRPr="00A829E5">
            <w:rPr>
              <w:rFonts w:ascii="Times New Roman" w:eastAsia="Times New Roman" w:hAnsi="Times New Roman" w:cs="Times New Roman"/>
              <w:color w:val="000000"/>
            </w:rPr>
            <w:t>. http://arxiv.org/abs/2406.18665</w:t>
          </w:r>
        </w:p>
        <w:p w14:paraId="70C1ABFE" w14:textId="77777777" w:rsidR="00A829E5" w:rsidRPr="00A829E5" w:rsidRDefault="00A829E5">
          <w:pPr>
            <w:autoSpaceDE w:val="0"/>
            <w:autoSpaceDN w:val="0"/>
            <w:ind w:hanging="480"/>
            <w:divId w:val="682243125"/>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Punithavathi, R., Premkumar, M., Sinha, G., &amp; Chandrasekaran, K. (2024). Transforming sentiment analysis for e-commerce product reviews: Hybrid deep learning model with an innovative term weighting and feature selection. </w:t>
          </w:r>
          <w:r w:rsidRPr="00A829E5">
            <w:rPr>
              <w:rFonts w:ascii="Times New Roman" w:eastAsia="Times New Roman" w:hAnsi="Times New Roman" w:cs="Times New Roman"/>
              <w:i/>
              <w:iCs/>
              <w:color w:val="000000"/>
            </w:rPr>
            <w:t>Information Processing and Management</w:t>
          </w:r>
          <w:r w:rsidRPr="00A829E5">
            <w:rPr>
              <w:rFonts w:ascii="Times New Roman" w:eastAsia="Times New Roman" w:hAnsi="Times New Roman" w:cs="Times New Roman"/>
              <w:color w:val="000000"/>
            </w:rPr>
            <w:t xml:space="preserve">, </w:t>
          </w:r>
          <w:r w:rsidRPr="00A829E5">
            <w:rPr>
              <w:rFonts w:ascii="Times New Roman" w:eastAsia="Times New Roman" w:hAnsi="Times New Roman" w:cs="Times New Roman"/>
              <w:i/>
              <w:iCs/>
              <w:color w:val="000000"/>
            </w:rPr>
            <w:t>61</w:t>
          </w:r>
          <w:r w:rsidRPr="00A829E5">
            <w:rPr>
              <w:rFonts w:ascii="Times New Roman" w:eastAsia="Times New Roman" w:hAnsi="Times New Roman" w:cs="Times New Roman"/>
              <w:color w:val="000000"/>
            </w:rPr>
            <w:t>(3). https://doi.org/10.1016/j.ipm.2024.103654</w:t>
          </w:r>
        </w:p>
        <w:p w14:paraId="50F0201D" w14:textId="77777777" w:rsidR="00A829E5" w:rsidRPr="00A829E5" w:rsidRDefault="00A829E5">
          <w:pPr>
            <w:autoSpaceDE w:val="0"/>
            <w:autoSpaceDN w:val="0"/>
            <w:ind w:hanging="480"/>
            <w:divId w:val="762384059"/>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Reimers, N., &amp; Gurevych, I. (2020). Making Monolingual Sentence Embeddings Multilingual using Knowledge Distillation.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http://arxiv.org/abs/2004.09813</w:t>
          </w:r>
        </w:p>
        <w:p w14:paraId="270CE7A8" w14:textId="77777777" w:rsidR="00A829E5" w:rsidRPr="00A829E5" w:rsidRDefault="00A829E5">
          <w:pPr>
            <w:autoSpaceDE w:val="0"/>
            <w:autoSpaceDN w:val="0"/>
            <w:ind w:hanging="480"/>
            <w:divId w:val="937327454"/>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Shopee. (2026a). </w:t>
          </w:r>
          <w:r w:rsidRPr="00A829E5">
            <w:rPr>
              <w:rFonts w:ascii="Times New Roman" w:eastAsia="Times New Roman" w:hAnsi="Times New Roman" w:cs="Times New Roman"/>
              <w:i/>
              <w:iCs/>
              <w:color w:val="000000"/>
            </w:rPr>
            <w:t>Choki</w:t>
          </w:r>
          <w:r w:rsidRPr="00A829E5">
            <w:rPr>
              <w:rFonts w:ascii="Times New Roman" w:eastAsia="Times New Roman" w:hAnsi="Times New Roman" w:cs="Times New Roman"/>
              <w:color w:val="000000"/>
            </w:rPr>
            <w:t>. https://chatbot.shopee.co.id</w:t>
          </w:r>
        </w:p>
        <w:p w14:paraId="351FD9D2" w14:textId="77777777" w:rsidR="00A829E5" w:rsidRPr="00A829E5" w:rsidRDefault="00A829E5">
          <w:pPr>
            <w:autoSpaceDE w:val="0"/>
            <w:autoSpaceDN w:val="0"/>
            <w:ind w:hanging="480"/>
            <w:divId w:val="1354652626"/>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Shopee. (2026b). </w:t>
          </w:r>
          <w:r w:rsidRPr="00A829E5">
            <w:rPr>
              <w:rFonts w:ascii="Times New Roman" w:eastAsia="Times New Roman" w:hAnsi="Times New Roman" w:cs="Times New Roman"/>
              <w:i/>
              <w:iCs/>
              <w:color w:val="000000"/>
            </w:rPr>
            <w:t>Shopee Open Platform</w:t>
          </w:r>
          <w:r w:rsidRPr="00A829E5">
            <w:rPr>
              <w:rFonts w:ascii="Times New Roman" w:eastAsia="Times New Roman" w:hAnsi="Times New Roman" w:cs="Times New Roman"/>
              <w:color w:val="000000"/>
            </w:rPr>
            <w:t>. https://open.shopee.com</w:t>
          </w:r>
        </w:p>
        <w:p w14:paraId="21F41333" w14:textId="77777777" w:rsidR="00A829E5" w:rsidRPr="00A829E5" w:rsidRDefault="00A829E5">
          <w:pPr>
            <w:autoSpaceDE w:val="0"/>
            <w:autoSpaceDN w:val="0"/>
            <w:ind w:hanging="480"/>
            <w:divId w:val="1981957477"/>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Varga, M., &amp; Albuquerque, P. (2019). Measuring the Impact of a Single Negative Customer Review on Online Search and Purchase Decisions. </w:t>
          </w:r>
          <w:r w:rsidRPr="00A829E5">
            <w:rPr>
              <w:rFonts w:ascii="Times New Roman" w:eastAsia="Times New Roman" w:hAnsi="Times New Roman" w:cs="Times New Roman"/>
              <w:i/>
              <w:iCs/>
              <w:color w:val="000000"/>
            </w:rPr>
            <w:t>SSRN Electronic Journal</w:t>
          </w:r>
          <w:r w:rsidRPr="00A829E5">
            <w:rPr>
              <w:rFonts w:ascii="Times New Roman" w:eastAsia="Times New Roman" w:hAnsi="Times New Roman" w:cs="Times New Roman"/>
              <w:color w:val="000000"/>
            </w:rPr>
            <w:t>. https://doi.org/10.2139/ssrn.3483429</w:t>
          </w:r>
        </w:p>
        <w:p w14:paraId="2B915110" w14:textId="77777777" w:rsidR="00A829E5" w:rsidRPr="00A829E5" w:rsidRDefault="00A829E5">
          <w:pPr>
            <w:autoSpaceDE w:val="0"/>
            <w:autoSpaceDN w:val="0"/>
            <w:ind w:hanging="480"/>
            <w:divId w:val="1333607959"/>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Vaswani, A., Brain, G., Shazeer, N., Parmar, N., Uszkoreit, J., Jones, L., Gomez, A. N., Kaiser, Ł., &amp; Polosukhin, I. (2023). </w:t>
          </w:r>
          <w:r w:rsidRPr="00A829E5">
            <w:rPr>
              <w:rFonts w:ascii="Times New Roman" w:eastAsia="Times New Roman" w:hAnsi="Times New Roman" w:cs="Times New Roman"/>
              <w:i/>
              <w:iCs/>
              <w:color w:val="000000"/>
            </w:rPr>
            <w:t>Attention Is All You Need</w:t>
          </w:r>
          <w:r w:rsidRPr="00A829E5">
            <w:rPr>
              <w:rFonts w:ascii="Times New Roman" w:eastAsia="Times New Roman" w:hAnsi="Times New Roman" w:cs="Times New Roman"/>
              <w:color w:val="000000"/>
            </w:rPr>
            <w:t>. https://doi.org/https://doi.org/10.48550/arXiv.1706.03762</w:t>
          </w:r>
        </w:p>
        <w:p w14:paraId="00DF9BDF" w14:textId="77777777" w:rsidR="00A829E5" w:rsidRPr="00A829E5" w:rsidRDefault="00A829E5">
          <w:pPr>
            <w:autoSpaceDE w:val="0"/>
            <w:autoSpaceDN w:val="0"/>
            <w:ind w:hanging="480"/>
            <w:divId w:val="948009125"/>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Wang, Z., Zhu, Y., He, S., Yan, H., &amp; Zhu, Z. (2024). LLM for Sentiment Analysis in E-commerce: A Deep Dive into Customer Feedback. </w:t>
          </w:r>
          <w:r w:rsidRPr="00A829E5">
            <w:rPr>
              <w:rFonts w:ascii="Times New Roman" w:eastAsia="Times New Roman" w:hAnsi="Times New Roman" w:cs="Times New Roman"/>
              <w:i/>
              <w:iCs/>
              <w:color w:val="000000"/>
            </w:rPr>
            <w:t>Applied Science &amp; Engineering Journal for Advanced Research Peer Reviewed and Refereed Journal ISSN</w:t>
          </w:r>
          <w:r w:rsidRPr="00A829E5">
            <w:rPr>
              <w:rFonts w:ascii="Times New Roman" w:eastAsia="Times New Roman" w:hAnsi="Times New Roman" w:cs="Times New Roman"/>
              <w:color w:val="000000"/>
            </w:rPr>
            <w:t>, 8–13. https://doi.org/10.5281/zenodo.12730477</w:t>
          </w:r>
        </w:p>
        <w:p w14:paraId="1D6B7150" w14:textId="77777777" w:rsidR="00A829E5" w:rsidRPr="00A829E5" w:rsidRDefault="00A829E5">
          <w:pPr>
            <w:autoSpaceDE w:val="0"/>
            <w:autoSpaceDN w:val="0"/>
            <w:ind w:hanging="480"/>
            <w:divId w:val="696589658"/>
            <w:rPr>
              <w:rFonts w:ascii="Times New Roman" w:eastAsia="Times New Roman" w:hAnsi="Times New Roman" w:cs="Times New Roman"/>
              <w:color w:val="000000"/>
            </w:rPr>
          </w:pPr>
          <w:r w:rsidRPr="00A829E5">
            <w:rPr>
              <w:rFonts w:ascii="Times New Roman" w:eastAsia="Times New Roman" w:hAnsi="Times New Roman" w:cs="Times New Roman"/>
              <w:color w:val="000000"/>
            </w:rPr>
            <w:t xml:space="preserve">Zeng, S., Zhang, J., He, P., Xing, Y., Liu, Y., Xu, H., Ren, J., Wang, S., Yin, D., Chang, Y., &amp; Tang, J. (2024). The Good and The Bad: Exploring Privacy Issues in Retrieval-Augmented Generation (RAG). </w:t>
          </w:r>
          <w:r w:rsidRPr="00A829E5">
            <w:rPr>
              <w:rFonts w:ascii="Times New Roman" w:eastAsia="Times New Roman" w:hAnsi="Times New Roman" w:cs="Times New Roman"/>
              <w:i/>
              <w:iCs/>
              <w:color w:val="000000"/>
            </w:rPr>
            <w:t>ArXiv</w:t>
          </w:r>
          <w:r w:rsidRPr="00A829E5">
            <w:rPr>
              <w:rFonts w:ascii="Times New Roman" w:eastAsia="Times New Roman" w:hAnsi="Times New Roman" w:cs="Times New Roman"/>
              <w:color w:val="000000"/>
            </w:rPr>
            <w:t>. http://arxiv.org/abs/2402.16893</w:t>
          </w:r>
        </w:p>
        <w:p w14:paraId="2121AECB" w14:textId="3DE6BF7D" w:rsidR="006A0725" w:rsidRPr="006A0725" w:rsidRDefault="00A829E5" w:rsidP="0082545F">
          <w:pPr>
            <w:spacing w:line="360" w:lineRule="auto"/>
            <w:rPr>
              <w:rFonts w:ascii="Times New Roman" w:hAnsi="Times New Roman" w:cs="Times New Roman"/>
              <w:b/>
              <w:bCs/>
            </w:rPr>
          </w:pPr>
          <w:r w:rsidRPr="00A829E5">
            <w:rPr>
              <w:rFonts w:ascii="Times New Roman" w:eastAsia="Times New Roman" w:hAnsi="Times New Roman" w:cs="Times New Roman"/>
              <w:color w:val="000000"/>
            </w:rPr>
            <w:t> </w:t>
          </w:r>
        </w:p>
      </w:sdtContent>
    </w:sdt>
    <w:p w14:paraId="31D8DC44" w14:textId="2964D98B" w:rsidR="009D1A33" w:rsidRDefault="004D1711" w:rsidP="004D1711">
      <w:r>
        <w:br w:type="page"/>
      </w:r>
    </w:p>
    <w:p w14:paraId="706918CE" w14:textId="0A667339" w:rsidR="00A93A3B" w:rsidRPr="007E3FAA" w:rsidRDefault="00A93A3B" w:rsidP="00A93A3B">
      <w:pPr>
        <w:spacing w:line="360" w:lineRule="auto"/>
        <w:jc w:val="center"/>
        <w:rPr>
          <w:rFonts w:ascii="Times New Roman" w:hAnsi="Times New Roman" w:cs="Times New Roman"/>
          <w:b/>
          <w:bCs/>
        </w:rPr>
      </w:pPr>
      <w:r w:rsidRPr="007E3FAA">
        <w:rPr>
          <w:rFonts w:ascii="Times New Roman" w:hAnsi="Times New Roman" w:cs="Times New Roman"/>
          <w:b/>
          <w:bCs/>
        </w:rPr>
        <w:lastRenderedPageBreak/>
        <w:t>LAMPIRAN</w:t>
      </w:r>
    </w:p>
    <w:p w14:paraId="358CF445" w14:textId="1377F9CA" w:rsidR="00A93A3B" w:rsidRDefault="007E3FAA" w:rsidP="00A93A3B">
      <w:pPr>
        <w:spacing w:line="240" w:lineRule="auto"/>
        <w:rPr>
          <w:rFonts w:ascii="Times New Roman" w:hAnsi="Times New Roman" w:cs="Times New Roman"/>
        </w:rPr>
      </w:pPr>
      <w:bookmarkStart w:id="167" w:name="_Toc233123412"/>
      <w:r w:rsidRPr="0079078B">
        <w:rPr>
          <w:rStyle w:val="LampiranChar"/>
        </w:rPr>
        <w:t>Lampiran 1</w:t>
      </w:r>
      <w:r w:rsidRPr="004D1711">
        <w:rPr>
          <w:rStyle w:val="LampiranChar"/>
        </w:rPr>
        <w:t>.</w:t>
      </w:r>
      <w:bookmarkEnd w:id="167"/>
      <w:r w:rsidRPr="004D1711">
        <w:rPr>
          <w:rStyle w:val="LampiranChar"/>
        </w:rPr>
        <w:t xml:space="preserve"> </w:t>
      </w:r>
      <w:r>
        <w:rPr>
          <w:rFonts w:ascii="Times New Roman" w:hAnsi="Times New Roman" w:cs="Times New Roman"/>
        </w:rPr>
        <w:t>(data_extraction.py)</w:t>
      </w:r>
    </w:p>
    <w:p w14:paraId="0BE855C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argparse</w:t>
      </w:r>
    </w:p>
    <w:p w14:paraId="6B30A2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csv</w:t>
      </w:r>
    </w:p>
    <w:p w14:paraId="43CC04C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hashlib</w:t>
      </w:r>
    </w:p>
    <w:p w14:paraId="04E0163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hmac</w:t>
      </w:r>
    </w:p>
    <w:p w14:paraId="23C21B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json</w:t>
      </w:r>
    </w:p>
    <w:p w14:paraId="689648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os</w:t>
      </w:r>
    </w:p>
    <w:p w14:paraId="685511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sys</w:t>
      </w:r>
    </w:p>
    <w:p w14:paraId="228D2BC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time</w:t>
      </w:r>
    </w:p>
    <w:p w14:paraId="1CD42CD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from</w:t>
      </w:r>
      <w:r w:rsidRPr="007E3FAA">
        <w:rPr>
          <w:rFonts w:ascii="Consolas" w:hAnsi="Consolas" w:cs="Times New Roman"/>
          <w:sz w:val="16"/>
          <w:szCs w:val="16"/>
        </w:rPr>
        <w:t xml:space="preserve"> </w:t>
      </w:r>
      <w:r w:rsidRPr="007E3FAA">
        <w:rPr>
          <w:rFonts w:ascii="Consolas" w:hAnsi="Consolas" w:cs="Times New Roman"/>
          <w:b/>
          <w:bCs/>
          <w:sz w:val="16"/>
          <w:szCs w:val="16"/>
        </w:rPr>
        <w:t>datetime</w:t>
      </w:r>
      <w:r w:rsidRPr="007E3FAA">
        <w:rPr>
          <w:rFonts w:ascii="Consolas" w:hAnsi="Consolas" w:cs="Times New Roman"/>
          <w:sz w:val="16"/>
          <w:szCs w:val="16"/>
        </w:rPr>
        <w:t xml:space="preserve"> </w:t>
      </w:r>
      <w:r w:rsidRPr="007E3FAA">
        <w:rPr>
          <w:rFonts w:ascii="Consolas" w:hAnsi="Consolas" w:cs="Times New Roman"/>
          <w:b/>
          <w:bCs/>
          <w:sz w:val="16"/>
          <w:szCs w:val="16"/>
        </w:rPr>
        <w:t>import</w:t>
      </w:r>
      <w:r w:rsidRPr="007E3FAA">
        <w:rPr>
          <w:rFonts w:ascii="Consolas" w:hAnsi="Consolas" w:cs="Times New Roman"/>
          <w:sz w:val="16"/>
          <w:szCs w:val="16"/>
        </w:rPr>
        <w:t xml:space="preserve"> datetime, timezone</w:t>
      </w:r>
    </w:p>
    <w:p w14:paraId="12C8B7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import</w:t>
      </w:r>
      <w:r w:rsidRPr="007E3FAA">
        <w:rPr>
          <w:rFonts w:ascii="Consolas" w:hAnsi="Consolas" w:cs="Times New Roman"/>
          <w:sz w:val="16"/>
          <w:szCs w:val="16"/>
        </w:rPr>
        <w:t xml:space="preserve"> </w:t>
      </w:r>
      <w:r w:rsidRPr="007E3FAA">
        <w:rPr>
          <w:rFonts w:ascii="Consolas" w:hAnsi="Consolas" w:cs="Times New Roman"/>
          <w:b/>
          <w:bCs/>
          <w:sz w:val="16"/>
          <w:szCs w:val="16"/>
        </w:rPr>
        <w:t>requests</w:t>
      </w:r>
    </w:p>
    <w:p w14:paraId="3928245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from</w:t>
      </w:r>
      <w:r w:rsidRPr="007E3FAA">
        <w:rPr>
          <w:rFonts w:ascii="Consolas" w:hAnsi="Consolas" w:cs="Times New Roman"/>
          <w:sz w:val="16"/>
          <w:szCs w:val="16"/>
        </w:rPr>
        <w:t xml:space="preserve"> </w:t>
      </w:r>
      <w:r w:rsidRPr="007E3FAA">
        <w:rPr>
          <w:rFonts w:ascii="Consolas" w:hAnsi="Consolas" w:cs="Times New Roman"/>
          <w:b/>
          <w:bCs/>
          <w:sz w:val="16"/>
          <w:szCs w:val="16"/>
        </w:rPr>
        <w:t>dotenv</w:t>
      </w:r>
      <w:r w:rsidRPr="007E3FAA">
        <w:rPr>
          <w:rFonts w:ascii="Consolas" w:hAnsi="Consolas" w:cs="Times New Roman"/>
          <w:sz w:val="16"/>
          <w:szCs w:val="16"/>
        </w:rPr>
        <w:t xml:space="preserve"> </w:t>
      </w:r>
      <w:r w:rsidRPr="007E3FAA">
        <w:rPr>
          <w:rFonts w:ascii="Consolas" w:hAnsi="Consolas" w:cs="Times New Roman"/>
          <w:b/>
          <w:bCs/>
          <w:sz w:val="16"/>
          <w:szCs w:val="16"/>
        </w:rPr>
        <w:t>import</w:t>
      </w:r>
      <w:r w:rsidRPr="007E3FAA">
        <w:rPr>
          <w:rFonts w:ascii="Consolas" w:hAnsi="Consolas" w:cs="Times New Roman"/>
          <w:sz w:val="16"/>
          <w:szCs w:val="16"/>
        </w:rPr>
        <w:t xml:space="preserve"> load_dotenv</w:t>
      </w:r>
    </w:p>
    <w:p w14:paraId="54072C7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from</w:t>
      </w:r>
      <w:r w:rsidRPr="007E3FAA">
        <w:rPr>
          <w:rFonts w:ascii="Consolas" w:hAnsi="Consolas" w:cs="Times New Roman"/>
          <w:sz w:val="16"/>
          <w:szCs w:val="16"/>
        </w:rPr>
        <w:t xml:space="preserve"> </w:t>
      </w:r>
      <w:r w:rsidRPr="007E3FAA">
        <w:rPr>
          <w:rFonts w:ascii="Consolas" w:hAnsi="Consolas" w:cs="Times New Roman"/>
          <w:b/>
          <w:bCs/>
          <w:sz w:val="16"/>
          <w:szCs w:val="16"/>
        </w:rPr>
        <w:t>tqdm</w:t>
      </w:r>
      <w:r w:rsidRPr="007E3FAA">
        <w:rPr>
          <w:rFonts w:ascii="Consolas" w:hAnsi="Consolas" w:cs="Times New Roman"/>
          <w:sz w:val="16"/>
          <w:szCs w:val="16"/>
        </w:rPr>
        <w:t xml:space="preserve"> </w:t>
      </w:r>
      <w:r w:rsidRPr="007E3FAA">
        <w:rPr>
          <w:rFonts w:ascii="Consolas" w:hAnsi="Consolas" w:cs="Times New Roman"/>
          <w:b/>
          <w:bCs/>
          <w:sz w:val="16"/>
          <w:szCs w:val="16"/>
        </w:rPr>
        <w:t>import</w:t>
      </w:r>
      <w:r w:rsidRPr="007E3FAA">
        <w:rPr>
          <w:rFonts w:ascii="Consolas" w:hAnsi="Consolas" w:cs="Times New Roman"/>
          <w:sz w:val="16"/>
          <w:szCs w:val="16"/>
        </w:rPr>
        <w:t xml:space="preserve"> tqdm</w:t>
      </w:r>
    </w:p>
    <w:p w14:paraId="3242C68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6C6D9F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 Credentials ────────────────────────────────────────────────────────────────</w:t>
      </w:r>
    </w:p>
    <w:p w14:paraId="55A4F06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load_dotenv()</w:t>
      </w:r>
    </w:p>
    <w:p w14:paraId="33A6D20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1D3CB4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_require_env</w:t>
      </w:r>
      <w:r w:rsidRPr="007E3FAA">
        <w:rPr>
          <w:rFonts w:ascii="Consolas" w:hAnsi="Consolas" w:cs="Times New Roman"/>
          <w:sz w:val="16"/>
          <w:szCs w:val="16"/>
        </w:rPr>
        <w:t xml:space="preserve">(name: str, *, as_int: bool = </w:t>
      </w:r>
      <w:r w:rsidRPr="007E3FAA">
        <w:rPr>
          <w:rFonts w:ascii="Consolas" w:hAnsi="Consolas" w:cs="Times New Roman"/>
          <w:b/>
          <w:bCs/>
          <w:sz w:val="16"/>
          <w:szCs w:val="16"/>
        </w:rPr>
        <w:t>False</w:t>
      </w:r>
      <w:r w:rsidRPr="007E3FAA">
        <w:rPr>
          <w:rFonts w:ascii="Consolas" w:hAnsi="Consolas" w:cs="Times New Roman"/>
          <w:sz w:val="16"/>
          <w:szCs w:val="16"/>
        </w:rPr>
        <w:t>):</w:t>
      </w:r>
    </w:p>
    <w:p w14:paraId="552B3FB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val = os.getenv(name)</w:t>
      </w:r>
    </w:p>
    <w:p w14:paraId="7738E5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val:</w:t>
      </w:r>
    </w:p>
    <w:p w14:paraId="5CC21BF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sys.exit(</w:t>
      </w:r>
    </w:p>
    <w:p w14:paraId="1DB8580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f"[Init] ERROR: environment variable {name} is not set. "</w:t>
      </w:r>
    </w:p>
    <w:p w14:paraId="441506D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f"Add it to your .env file before running data_extraction.py."</w:t>
      </w:r>
    </w:p>
    <w:p w14:paraId="75B33B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77F87A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as_int:</w:t>
      </w:r>
    </w:p>
    <w:p w14:paraId="127BCC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try</w:t>
      </w:r>
      <w:r w:rsidRPr="007E3FAA">
        <w:rPr>
          <w:rFonts w:ascii="Consolas" w:hAnsi="Consolas" w:cs="Times New Roman"/>
          <w:sz w:val="16"/>
          <w:szCs w:val="16"/>
        </w:rPr>
        <w:t>:</w:t>
      </w:r>
    </w:p>
    <w:p w14:paraId="3253EA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int(val)</w:t>
      </w:r>
    </w:p>
    <w:p w14:paraId="584BC3C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except</w:t>
      </w:r>
      <w:r w:rsidRPr="007E3FAA">
        <w:rPr>
          <w:rFonts w:ascii="Consolas" w:hAnsi="Consolas" w:cs="Times New Roman"/>
          <w:sz w:val="16"/>
          <w:szCs w:val="16"/>
        </w:rPr>
        <w:t xml:space="preserve"> </w:t>
      </w:r>
      <w:r w:rsidRPr="007E3FAA">
        <w:rPr>
          <w:rFonts w:ascii="Consolas" w:hAnsi="Consolas" w:cs="Times New Roman"/>
          <w:b/>
          <w:bCs/>
          <w:sz w:val="16"/>
          <w:szCs w:val="16"/>
        </w:rPr>
        <w:t>ValueError</w:t>
      </w:r>
      <w:r w:rsidRPr="007E3FAA">
        <w:rPr>
          <w:rFonts w:ascii="Consolas" w:hAnsi="Consolas" w:cs="Times New Roman"/>
          <w:sz w:val="16"/>
          <w:szCs w:val="16"/>
        </w:rPr>
        <w:t>:</w:t>
      </w:r>
    </w:p>
    <w:p w14:paraId="6DA24D5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sys.exit(f"[Init] ERROR: {name} must be an integer, got: {val!r}")</w:t>
      </w:r>
    </w:p>
    <w:p w14:paraId="067D9D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val</w:t>
      </w:r>
    </w:p>
    <w:p w14:paraId="1C1E9F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DC969A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2E800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PARTNER_ID   = _require_env("SHOPEE_PARTNER_ID", as_int=</w:t>
      </w:r>
      <w:r w:rsidRPr="007E3FAA">
        <w:rPr>
          <w:rFonts w:ascii="Consolas" w:hAnsi="Consolas" w:cs="Times New Roman"/>
          <w:b/>
          <w:bCs/>
          <w:sz w:val="16"/>
          <w:szCs w:val="16"/>
        </w:rPr>
        <w:t>True</w:t>
      </w:r>
      <w:r w:rsidRPr="007E3FAA">
        <w:rPr>
          <w:rFonts w:ascii="Consolas" w:hAnsi="Consolas" w:cs="Times New Roman"/>
          <w:sz w:val="16"/>
          <w:szCs w:val="16"/>
        </w:rPr>
        <w:t>)</w:t>
      </w:r>
    </w:p>
    <w:p w14:paraId="6968AC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PARTNER_KEY  = _require_env("SHOPEE_PARTNER_KEY")</w:t>
      </w:r>
    </w:p>
    <w:p w14:paraId="6FB487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SHOP_ID      = _require_env("SHOPEE_SHOP_ID",    as_int=</w:t>
      </w:r>
      <w:r w:rsidRPr="007E3FAA">
        <w:rPr>
          <w:rFonts w:ascii="Consolas" w:hAnsi="Consolas" w:cs="Times New Roman"/>
          <w:b/>
          <w:bCs/>
          <w:sz w:val="16"/>
          <w:szCs w:val="16"/>
        </w:rPr>
        <w:t>True</w:t>
      </w:r>
      <w:r w:rsidRPr="007E3FAA">
        <w:rPr>
          <w:rFonts w:ascii="Consolas" w:hAnsi="Consolas" w:cs="Times New Roman"/>
          <w:sz w:val="16"/>
          <w:szCs w:val="16"/>
        </w:rPr>
        <w:t>)</w:t>
      </w:r>
    </w:p>
    <w:p w14:paraId="7BC56E6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ACCESS_TOKEN = _require_env("SHOPEE_ACCESS_TOKEN")</w:t>
      </w:r>
    </w:p>
    <w:p w14:paraId="60296A1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FD8CEC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HOST = "https://partner.shopeemobile.com"</w:t>
      </w:r>
    </w:p>
    <w:p w14:paraId="2B806B0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896A5C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 Sleep constants (seconds) ──────────────────────────────────────────────────</w:t>
      </w:r>
    </w:p>
    <w:p w14:paraId="466208D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SLEEP_BETWEEN_BATCH_CALLS = </w:t>
      </w:r>
      <w:r w:rsidRPr="007E3FAA">
        <w:rPr>
          <w:rFonts w:ascii="Consolas" w:hAnsi="Consolas" w:cs="Times New Roman"/>
          <w:b/>
          <w:bCs/>
          <w:sz w:val="16"/>
          <w:szCs w:val="16"/>
        </w:rPr>
        <w:t>5</w:t>
      </w:r>
    </w:p>
    <w:p w14:paraId="39FA52F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SLEEP_BETWEEN_ENDPOINTS   = </w:t>
      </w:r>
      <w:r w:rsidRPr="007E3FAA">
        <w:rPr>
          <w:rFonts w:ascii="Consolas" w:hAnsi="Consolas" w:cs="Times New Roman"/>
          <w:b/>
          <w:bCs/>
          <w:sz w:val="16"/>
          <w:szCs w:val="16"/>
        </w:rPr>
        <w:t>5</w:t>
      </w:r>
    </w:p>
    <w:p w14:paraId="534D70F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SLEEP_PER_ITEM            = </w:t>
      </w:r>
      <w:r w:rsidRPr="007E3FAA">
        <w:rPr>
          <w:rFonts w:ascii="Consolas" w:hAnsi="Consolas" w:cs="Times New Roman"/>
          <w:b/>
          <w:bCs/>
          <w:sz w:val="16"/>
          <w:szCs w:val="16"/>
        </w:rPr>
        <w:t>5</w:t>
      </w:r>
    </w:p>
    <w:p w14:paraId="5CF2DBF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SLEEP_PAGINATION          = </w:t>
      </w:r>
      <w:r w:rsidRPr="007E3FAA">
        <w:rPr>
          <w:rFonts w:ascii="Consolas" w:hAnsi="Consolas" w:cs="Times New Roman"/>
          <w:b/>
          <w:bCs/>
          <w:sz w:val="16"/>
          <w:szCs w:val="16"/>
        </w:rPr>
        <w:t>5</w:t>
      </w:r>
    </w:p>
    <w:p w14:paraId="6BEE5E3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SLEEP_BETWEEN_BUCKETS     = </w:t>
      </w:r>
      <w:r w:rsidRPr="007E3FAA">
        <w:rPr>
          <w:rFonts w:ascii="Consolas" w:hAnsi="Consolas" w:cs="Times New Roman"/>
          <w:b/>
          <w:bCs/>
          <w:sz w:val="16"/>
          <w:szCs w:val="16"/>
        </w:rPr>
        <w:t>5</w:t>
      </w:r>
    </w:p>
    <w:p w14:paraId="32A12D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SLEEP_RETRY_INITIAL       = </w:t>
      </w:r>
      <w:r w:rsidRPr="007E3FAA">
        <w:rPr>
          <w:rFonts w:ascii="Consolas" w:hAnsi="Consolas" w:cs="Times New Roman"/>
          <w:b/>
          <w:bCs/>
          <w:sz w:val="16"/>
          <w:szCs w:val="16"/>
        </w:rPr>
        <w:t>15.0</w:t>
      </w:r>
    </w:p>
    <w:p w14:paraId="6C608E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SLEEP_RATE_LIMIT_BACKOFF  = </w:t>
      </w:r>
      <w:r w:rsidRPr="007E3FAA">
        <w:rPr>
          <w:rFonts w:ascii="Consolas" w:hAnsi="Consolas" w:cs="Times New Roman"/>
          <w:b/>
          <w:bCs/>
          <w:sz w:val="16"/>
          <w:szCs w:val="16"/>
        </w:rPr>
        <w:t>30.0</w:t>
      </w:r>
    </w:p>
    <w:p w14:paraId="4F59A83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D983EF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_RATE_LIMIT_ERRORS = {</w:t>
      </w:r>
    </w:p>
    <w:p w14:paraId="14B39D6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"error_too_many_requests",</w:t>
      </w:r>
    </w:p>
    <w:p w14:paraId="49A99FC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"error_busy",</w:t>
      </w:r>
    </w:p>
    <w:p w14:paraId="0B6373B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"error.too_many_requests",</w:t>
      </w:r>
    </w:p>
    <w:p w14:paraId="015A952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"error_system",</w:t>
      </w:r>
    </w:p>
    <w:p w14:paraId="0B1823E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w:t>
      </w:r>
    </w:p>
    <w:p w14:paraId="382613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ALL_ITEM_STATUSES = ["NORMAL", "BANNED", "UNLIST", "REVIEWING"]</w:t>
      </w:r>
    </w:p>
    <w:p w14:paraId="27CC147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B39FC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AA75A4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613EDF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PIPELINE LOG</w:t>
      </w:r>
    </w:p>
    <w:p w14:paraId="4418158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6AFE33B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class</w:t>
      </w:r>
      <w:r w:rsidRPr="007E3FAA">
        <w:rPr>
          <w:rFonts w:ascii="Consolas" w:hAnsi="Consolas" w:cs="Times New Roman"/>
          <w:sz w:val="16"/>
          <w:szCs w:val="16"/>
        </w:rPr>
        <w:t xml:space="preserve"> </w:t>
      </w:r>
      <w:r w:rsidRPr="007E3FAA">
        <w:rPr>
          <w:rFonts w:ascii="Consolas" w:hAnsi="Consolas" w:cs="Times New Roman"/>
          <w:b/>
          <w:bCs/>
          <w:sz w:val="16"/>
          <w:szCs w:val="16"/>
        </w:rPr>
        <w:t>PipelineLog</w:t>
      </w:r>
      <w:r w:rsidRPr="007E3FAA">
        <w:rPr>
          <w:rFonts w:ascii="Consolas" w:hAnsi="Consolas" w:cs="Times New Roman"/>
          <w:sz w:val="16"/>
          <w:szCs w:val="16"/>
        </w:rPr>
        <w:t>:</w:t>
      </w:r>
    </w:p>
    <w:p w14:paraId="3513716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OK      = "</w:t>
      </w:r>
      <w:r w:rsidRPr="007E3FAA">
        <w:rPr>
          <w:rFonts w:ascii="Segoe UI Emoji" w:hAnsi="Segoe UI Emoji" w:cs="Segoe UI Emoji"/>
          <w:sz w:val="16"/>
          <w:szCs w:val="16"/>
        </w:rPr>
        <w:t>✅</w:t>
      </w:r>
      <w:r w:rsidRPr="007E3FAA">
        <w:rPr>
          <w:rFonts w:ascii="Consolas" w:hAnsi="Consolas" w:cs="Times New Roman"/>
          <w:sz w:val="16"/>
          <w:szCs w:val="16"/>
        </w:rPr>
        <w:t xml:space="preserve">  success"</w:t>
      </w:r>
    </w:p>
    <w:p w14:paraId="45F2B9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SKIP    = "</w:t>
      </w:r>
      <w:r w:rsidRPr="007E3FAA">
        <w:rPr>
          <w:rFonts w:ascii="Segoe UI Emoji" w:hAnsi="Segoe UI Emoji" w:cs="Segoe UI Emoji"/>
          <w:sz w:val="16"/>
          <w:szCs w:val="16"/>
        </w:rPr>
        <w:t>⏭️</w:t>
      </w:r>
      <w:r w:rsidRPr="007E3FAA">
        <w:rPr>
          <w:rFonts w:ascii="Consolas" w:hAnsi="Consolas" w:cs="Times New Roman"/>
          <w:sz w:val="16"/>
          <w:szCs w:val="16"/>
        </w:rPr>
        <w:t xml:space="preserve">  skipped"</w:t>
      </w:r>
    </w:p>
    <w:p w14:paraId="0BBC08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ERROR   = "</w:t>
      </w:r>
      <w:r w:rsidRPr="007E3FAA">
        <w:rPr>
          <w:rFonts w:ascii="Segoe UI Emoji" w:hAnsi="Segoe UI Emoji" w:cs="Segoe UI Emoji"/>
          <w:sz w:val="16"/>
          <w:szCs w:val="16"/>
        </w:rPr>
        <w:t>❌</w:t>
      </w:r>
      <w:r w:rsidRPr="007E3FAA">
        <w:rPr>
          <w:rFonts w:ascii="Consolas" w:hAnsi="Consolas" w:cs="Times New Roman"/>
          <w:sz w:val="16"/>
          <w:szCs w:val="16"/>
        </w:rPr>
        <w:t xml:space="preserve">  error"</w:t>
      </w:r>
    </w:p>
    <w:p w14:paraId="47A5D42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PARTIAL = "</w:t>
      </w:r>
      <w:r w:rsidRPr="007E3FAA">
        <w:rPr>
          <w:rFonts w:ascii="Segoe UI Emoji" w:hAnsi="Segoe UI Emoji" w:cs="Segoe UI Emoji"/>
          <w:sz w:val="16"/>
          <w:szCs w:val="16"/>
        </w:rPr>
        <w:t>⚠️</w:t>
      </w:r>
      <w:r w:rsidRPr="007E3FAA">
        <w:rPr>
          <w:rFonts w:ascii="Consolas" w:hAnsi="Consolas" w:cs="Times New Roman"/>
          <w:sz w:val="16"/>
          <w:szCs w:val="16"/>
        </w:rPr>
        <w:t xml:space="preserve">  partial"</w:t>
      </w:r>
    </w:p>
    <w:p w14:paraId="3FC8A6F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FB976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__init__</w:t>
      </w:r>
      <w:r w:rsidRPr="007E3FAA">
        <w:rPr>
          <w:rFonts w:ascii="Consolas" w:hAnsi="Consolas" w:cs="Times New Roman"/>
          <w:sz w:val="16"/>
          <w:szCs w:val="16"/>
        </w:rPr>
        <w:t>(self):</w:t>
      </w:r>
    </w:p>
    <w:p w14:paraId="58FFCA6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self._entries: list[dict] = []</w:t>
      </w:r>
    </w:p>
    <w:p w14:paraId="680560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1629B2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record</w:t>
      </w:r>
      <w:r w:rsidRPr="007E3FAA">
        <w:rPr>
          <w:rFonts w:ascii="Consolas" w:hAnsi="Consolas" w:cs="Times New Roman"/>
          <w:sz w:val="16"/>
          <w:szCs w:val="16"/>
        </w:rPr>
        <w:t xml:space="preserve">(self, api: str, status: str, records: int = </w:t>
      </w:r>
      <w:r w:rsidRPr="007E3FAA">
        <w:rPr>
          <w:rFonts w:ascii="Consolas" w:hAnsi="Consolas" w:cs="Times New Roman"/>
          <w:b/>
          <w:bCs/>
          <w:sz w:val="16"/>
          <w:szCs w:val="16"/>
        </w:rPr>
        <w:t>0</w:t>
      </w:r>
      <w:r w:rsidRPr="007E3FAA">
        <w:rPr>
          <w:rFonts w:ascii="Consolas" w:hAnsi="Consolas" w:cs="Times New Roman"/>
          <w:sz w:val="16"/>
          <w:szCs w:val="16"/>
        </w:rPr>
        <w:t>, note: str = ""):</w:t>
      </w:r>
    </w:p>
    <w:p w14:paraId="2EE764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self._entries.append({</w:t>
      </w:r>
    </w:p>
    <w:p w14:paraId="7E0D8F6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api, "status": status, "records": records, "note": note,</w:t>
      </w:r>
    </w:p>
    <w:p w14:paraId="6942F4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48987E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D35B7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to_list</w:t>
      </w:r>
      <w:r w:rsidRPr="007E3FAA">
        <w:rPr>
          <w:rFonts w:ascii="Consolas" w:hAnsi="Consolas" w:cs="Times New Roman"/>
          <w:sz w:val="16"/>
          <w:szCs w:val="16"/>
        </w:rPr>
        <w:t>(self) -&gt; list[dict]:</w:t>
      </w:r>
    </w:p>
    <w:p w14:paraId="30DF5F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list(self._entries)</w:t>
      </w:r>
    </w:p>
    <w:p w14:paraId="04585F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D441B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print_summary</w:t>
      </w:r>
      <w:r w:rsidRPr="007E3FAA">
        <w:rPr>
          <w:rFonts w:ascii="Consolas" w:hAnsi="Consolas" w:cs="Times New Roman"/>
          <w:sz w:val="16"/>
          <w:szCs w:val="16"/>
        </w:rPr>
        <w:t>(self):</w:t>
      </w:r>
    </w:p>
    <w:p w14:paraId="48E638B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print("</w:t>
      </w:r>
      <w:r w:rsidRPr="007E3FAA">
        <w:rPr>
          <w:rFonts w:ascii="Consolas" w:hAnsi="Consolas" w:cs="Times New Roman"/>
          <w:b/>
          <w:bCs/>
          <w:sz w:val="16"/>
          <w:szCs w:val="16"/>
        </w:rPr>
        <w:t>\n</w:t>
      </w:r>
      <w:r w:rsidRPr="007E3FAA">
        <w:rPr>
          <w:rFonts w:ascii="Consolas" w:hAnsi="Consolas" w:cs="Times New Roman"/>
          <w:sz w:val="16"/>
          <w:szCs w:val="16"/>
        </w:rPr>
        <w:t xml:space="preserve">" + "═" * </w:t>
      </w:r>
      <w:r w:rsidRPr="007E3FAA">
        <w:rPr>
          <w:rFonts w:ascii="Consolas" w:hAnsi="Consolas" w:cs="Times New Roman"/>
          <w:b/>
          <w:bCs/>
          <w:sz w:val="16"/>
          <w:szCs w:val="16"/>
        </w:rPr>
        <w:t>80</w:t>
      </w:r>
      <w:r w:rsidRPr="007E3FAA">
        <w:rPr>
          <w:rFonts w:ascii="Consolas" w:hAnsi="Consolas" w:cs="Times New Roman"/>
          <w:sz w:val="16"/>
          <w:szCs w:val="16"/>
        </w:rPr>
        <w:t>)</w:t>
      </w:r>
    </w:p>
    <w:p w14:paraId="431A131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PIPELINE SUMMARY")</w:t>
      </w:r>
    </w:p>
    <w:p w14:paraId="5A5BB1B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w:t>
      </w:r>
      <w:r w:rsidRPr="007E3FAA">
        <w:rPr>
          <w:rFonts w:ascii="Consolas" w:hAnsi="Consolas" w:cs="Times New Roman"/>
          <w:b/>
          <w:bCs/>
          <w:sz w:val="16"/>
          <w:szCs w:val="16"/>
        </w:rPr>
        <w:t>80</w:t>
      </w:r>
      <w:r w:rsidRPr="007E3FAA">
        <w:rPr>
          <w:rFonts w:ascii="Consolas" w:hAnsi="Consolas" w:cs="Times New Roman"/>
          <w:sz w:val="16"/>
          <w:szCs w:val="16"/>
        </w:rPr>
        <w:t>)</w:t>
      </w:r>
    </w:p>
    <w:p w14:paraId="0ABEDC6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{'Endpoint':&lt;54} {'Status':&lt;16} {'Records':&gt;7}  Note")</w:t>
      </w:r>
    </w:p>
    <w:p w14:paraId="571A4A7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 "─" * </w:t>
      </w:r>
      <w:r w:rsidRPr="007E3FAA">
        <w:rPr>
          <w:rFonts w:ascii="Consolas" w:hAnsi="Consolas" w:cs="Times New Roman"/>
          <w:b/>
          <w:bCs/>
          <w:sz w:val="16"/>
          <w:szCs w:val="16"/>
        </w:rPr>
        <w:t>76</w:t>
      </w:r>
      <w:r w:rsidRPr="007E3FAA">
        <w:rPr>
          <w:rFonts w:ascii="Consolas" w:hAnsi="Consolas" w:cs="Times New Roman"/>
          <w:sz w:val="16"/>
          <w:szCs w:val="16"/>
        </w:rPr>
        <w:t>)</w:t>
      </w:r>
    </w:p>
    <w:p w14:paraId="26A7720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e </w:t>
      </w:r>
      <w:r w:rsidRPr="007E3FAA">
        <w:rPr>
          <w:rFonts w:ascii="Consolas" w:hAnsi="Consolas" w:cs="Times New Roman"/>
          <w:b/>
          <w:bCs/>
          <w:sz w:val="16"/>
          <w:szCs w:val="16"/>
        </w:rPr>
        <w:t>in</w:t>
      </w:r>
      <w:r w:rsidRPr="007E3FAA">
        <w:rPr>
          <w:rFonts w:ascii="Consolas" w:hAnsi="Consolas" w:cs="Times New Roman"/>
          <w:sz w:val="16"/>
          <w:szCs w:val="16"/>
        </w:rPr>
        <w:t xml:space="preserve"> self._entries:</w:t>
      </w:r>
    </w:p>
    <w:p w14:paraId="00CF26C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 = f"  {e['note']}" </w:t>
      </w:r>
      <w:r w:rsidRPr="007E3FAA">
        <w:rPr>
          <w:rFonts w:ascii="Consolas" w:hAnsi="Consolas" w:cs="Times New Roman"/>
          <w:b/>
          <w:bCs/>
          <w:sz w:val="16"/>
          <w:szCs w:val="16"/>
        </w:rPr>
        <w:t>if</w:t>
      </w:r>
      <w:r w:rsidRPr="007E3FAA">
        <w:rPr>
          <w:rFonts w:ascii="Consolas" w:hAnsi="Consolas" w:cs="Times New Roman"/>
          <w:sz w:val="16"/>
          <w:szCs w:val="16"/>
        </w:rPr>
        <w:t xml:space="preserve"> e["note"] </w:t>
      </w:r>
      <w:r w:rsidRPr="007E3FAA">
        <w:rPr>
          <w:rFonts w:ascii="Consolas" w:hAnsi="Consolas" w:cs="Times New Roman"/>
          <w:b/>
          <w:bCs/>
          <w:sz w:val="16"/>
          <w:szCs w:val="16"/>
        </w:rPr>
        <w:t>else</w:t>
      </w:r>
      <w:r w:rsidRPr="007E3FAA">
        <w:rPr>
          <w:rFonts w:ascii="Consolas" w:hAnsi="Consolas" w:cs="Times New Roman"/>
          <w:sz w:val="16"/>
          <w:szCs w:val="16"/>
        </w:rPr>
        <w:t xml:space="preserve"> ""</w:t>
      </w:r>
    </w:p>
    <w:p w14:paraId="260E7F4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  = str(e["records"]) </w:t>
      </w:r>
      <w:r w:rsidRPr="007E3FAA">
        <w:rPr>
          <w:rFonts w:ascii="Consolas" w:hAnsi="Consolas" w:cs="Times New Roman"/>
          <w:b/>
          <w:bCs/>
          <w:sz w:val="16"/>
          <w:szCs w:val="16"/>
        </w:rPr>
        <w:t>if</w:t>
      </w:r>
      <w:r w:rsidRPr="007E3FAA">
        <w:rPr>
          <w:rFonts w:ascii="Consolas" w:hAnsi="Consolas" w:cs="Times New Roman"/>
          <w:sz w:val="16"/>
          <w:szCs w:val="16"/>
        </w:rPr>
        <w:t xml:space="preserve"> e["records"] </w:t>
      </w:r>
      <w:r w:rsidRPr="007E3FAA">
        <w:rPr>
          <w:rFonts w:ascii="Consolas" w:hAnsi="Consolas" w:cs="Times New Roman"/>
          <w:b/>
          <w:bCs/>
          <w:sz w:val="16"/>
          <w:szCs w:val="16"/>
        </w:rPr>
        <w:t>else</w:t>
      </w:r>
      <w:r w:rsidRPr="007E3FAA">
        <w:rPr>
          <w:rFonts w:ascii="Consolas" w:hAnsi="Consolas" w:cs="Times New Roman"/>
          <w:sz w:val="16"/>
          <w:szCs w:val="16"/>
        </w:rPr>
        <w:t xml:space="preserve"> "—"</w:t>
      </w:r>
    </w:p>
    <w:p w14:paraId="15356D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{e['api']:&lt;54} {e['status']:&lt;16} {rec:&gt;7}{note}")</w:t>
      </w:r>
    </w:p>
    <w:p w14:paraId="3DA3BD2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w:t>
      </w:r>
      <w:r w:rsidRPr="007E3FAA">
        <w:rPr>
          <w:rFonts w:ascii="Consolas" w:hAnsi="Consolas" w:cs="Times New Roman"/>
          <w:b/>
          <w:bCs/>
          <w:sz w:val="16"/>
          <w:szCs w:val="16"/>
        </w:rPr>
        <w:t>80</w:t>
      </w:r>
      <w:r w:rsidRPr="007E3FAA">
        <w:rPr>
          <w:rFonts w:ascii="Consolas" w:hAnsi="Consolas" w:cs="Times New Roman"/>
          <w:sz w:val="16"/>
          <w:szCs w:val="16"/>
        </w:rPr>
        <w:t xml:space="preserve"> + "</w:t>
      </w:r>
      <w:r w:rsidRPr="007E3FAA">
        <w:rPr>
          <w:rFonts w:ascii="Consolas" w:hAnsi="Consolas" w:cs="Times New Roman"/>
          <w:b/>
          <w:bCs/>
          <w:sz w:val="16"/>
          <w:szCs w:val="16"/>
        </w:rPr>
        <w:t>\n</w:t>
      </w:r>
      <w:r w:rsidRPr="007E3FAA">
        <w:rPr>
          <w:rFonts w:ascii="Consolas" w:hAnsi="Consolas" w:cs="Times New Roman"/>
          <w:sz w:val="16"/>
          <w:szCs w:val="16"/>
        </w:rPr>
        <w:t>")</w:t>
      </w:r>
    </w:p>
    <w:p w14:paraId="4D9B83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212913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LOG = PipelineLog()</w:t>
      </w:r>
    </w:p>
    <w:p w14:paraId="7D5AA2E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9287EA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18F23D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2B5E7C7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CORE HELPERS</w:t>
      </w:r>
    </w:p>
    <w:p w14:paraId="62D8E1A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3554AA8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generate_sign</w:t>
      </w:r>
      <w:r w:rsidRPr="007E3FAA">
        <w:rPr>
          <w:rFonts w:ascii="Consolas" w:hAnsi="Consolas" w:cs="Times New Roman"/>
          <w:sz w:val="16"/>
          <w:szCs w:val="16"/>
        </w:rPr>
        <w:t>(path: str, timestamp: int) -&gt; str:</w:t>
      </w:r>
    </w:p>
    <w:p w14:paraId="0C1E594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base = f"{PARTNER_ID}{path}{timestamp}{ACCESS_TOKEN}{SHOP_ID}"</w:t>
      </w:r>
    </w:p>
    <w:p w14:paraId="0354C68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hmac.new(PARTNER_KEY.encode(), base.encode(), hashlib.sha256).hexdigest()</w:t>
      </w:r>
    </w:p>
    <w:p w14:paraId="6650DD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750EA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634C3C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shopee_get</w:t>
      </w:r>
      <w:r w:rsidRPr="007E3FAA">
        <w:rPr>
          <w:rFonts w:ascii="Consolas" w:hAnsi="Consolas" w:cs="Times New Roman"/>
          <w:sz w:val="16"/>
          <w:szCs w:val="16"/>
        </w:rPr>
        <w:t>(</w:t>
      </w:r>
    </w:p>
    <w:p w14:paraId="31474D5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path: str,</w:t>
      </w:r>
    </w:p>
    <w:p w14:paraId="176E9D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extra_params: dict = </w:t>
      </w:r>
      <w:r w:rsidRPr="007E3FAA">
        <w:rPr>
          <w:rFonts w:ascii="Consolas" w:hAnsi="Consolas" w:cs="Times New Roman"/>
          <w:b/>
          <w:bCs/>
          <w:sz w:val="16"/>
          <w:szCs w:val="16"/>
        </w:rPr>
        <w:t>None</w:t>
      </w:r>
      <w:r w:rsidRPr="007E3FAA">
        <w:rPr>
          <w:rFonts w:ascii="Consolas" w:hAnsi="Consolas" w:cs="Times New Roman"/>
          <w:sz w:val="16"/>
          <w:szCs w:val="16"/>
        </w:rPr>
        <w:t>,</w:t>
      </w:r>
    </w:p>
    <w:p w14:paraId="09AB9F1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top_level: bool = </w:t>
      </w:r>
      <w:r w:rsidRPr="007E3FAA">
        <w:rPr>
          <w:rFonts w:ascii="Consolas" w:hAnsi="Consolas" w:cs="Times New Roman"/>
          <w:b/>
          <w:bCs/>
          <w:sz w:val="16"/>
          <w:szCs w:val="16"/>
        </w:rPr>
        <w:t>False</w:t>
      </w:r>
      <w:r w:rsidRPr="007E3FAA">
        <w:rPr>
          <w:rFonts w:ascii="Consolas" w:hAnsi="Consolas" w:cs="Times New Roman"/>
          <w:sz w:val="16"/>
          <w:szCs w:val="16"/>
        </w:rPr>
        <w:t>,</w:t>
      </w:r>
    </w:p>
    <w:p w14:paraId="180269A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_attempt: int = </w:t>
      </w:r>
      <w:r w:rsidRPr="007E3FAA">
        <w:rPr>
          <w:rFonts w:ascii="Consolas" w:hAnsi="Consolas" w:cs="Times New Roman"/>
          <w:b/>
          <w:bCs/>
          <w:sz w:val="16"/>
          <w:szCs w:val="16"/>
        </w:rPr>
        <w:t>0</w:t>
      </w:r>
      <w:r w:rsidRPr="007E3FAA">
        <w:rPr>
          <w:rFonts w:ascii="Consolas" w:hAnsi="Consolas" w:cs="Times New Roman"/>
          <w:sz w:val="16"/>
          <w:szCs w:val="16"/>
        </w:rPr>
        <w:t>,</w:t>
      </w:r>
    </w:p>
    <w:p w14:paraId="2F9D00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_max_attempts: int = </w:t>
      </w:r>
      <w:r w:rsidRPr="007E3FAA">
        <w:rPr>
          <w:rFonts w:ascii="Consolas" w:hAnsi="Consolas" w:cs="Times New Roman"/>
          <w:b/>
          <w:bCs/>
          <w:sz w:val="16"/>
          <w:szCs w:val="16"/>
        </w:rPr>
        <w:t>3</w:t>
      </w:r>
      <w:r w:rsidRPr="007E3FAA">
        <w:rPr>
          <w:rFonts w:ascii="Consolas" w:hAnsi="Consolas" w:cs="Times New Roman"/>
          <w:sz w:val="16"/>
          <w:szCs w:val="16"/>
        </w:rPr>
        <w:t>,</w:t>
      </w:r>
    </w:p>
    <w:p w14:paraId="3529AC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-&gt; dict | </w:t>
      </w:r>
      <w:r w:rsidRPr="007E3FAA">
        <w:rPr>
          <w:rFonts w:ascii="Consolas" w:hAnsi="Consolas" w:cs="Times New Roman"/>
          <w:b/>
          <w:bCs/>
          <w:sz w:val="16"/>
          <w:szCs w:val="16"/>
        </w:rPr>
        <w:t>None</w:t>
      </w:r>
      <w:r w:rsidRPr="007E3FAA">
        <w:rPr>
          <w:rFonts w:ascii="Consolas" w:hAnsi="Consolas" w:cs="Times New Roman"/>
          <w:sz w:val="16"/>
          <w:szCs w:val="16"/>
        </w:rPr>
        <w:t>:</w:t>
      </w:r>
    </w:p>
    <w:p w14:paraId="1AD187A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timestamp = int(time.time())</w:t>
      </w:r>
    </w:p>
    <w:p w14:paraId="734E6E6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params = {</w:t>
      </w:r>
    </w:p>
    <w:p w14:paraId="22EE69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"partner_id":   PARTNER_ID,</w:t>
      </w:r>
    </w:p>
    <w:p w14:paraId="2F640F0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"timestamp":    timestamp,</w:t>
      </w:r>
    </w:p>
    <w:p w14:paraId="2CA0973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"access_token": ACCESS_TOKEN,</w:t>
      </w:r>
    </w:p>
    <w:p w14:paraId="27D7055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"shop_id":      SHOP_ID,</w:t>
      </w:r>
    </w:p>
    <w:p w14:paraId="7EF55A1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"sign":         generate_sign(path, timestamp),</w:t>
      </w:r>
    </w:p>
    <w:p w14:paraId="258ECD2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7260F0B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extra_params:</w:t>
      </w:r>
    </w:p>
    <w:p w14:paraId="0BFF62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params.update(extra_params)</w:t>
      </w:r>
    </w:p>
    <w:p w14:paraId="5F5FFC8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066E4E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w:t>
      </w:r>
      <w:r w:rsidRPr="007E3FAA">
        <w:rPr>
          <w:rFonts w:ascii="Consolas" w:hAnsi="Consolas" w:cs="Times New Roman"/>
          <w:b/>
          <w:bCs/>
          <w:sz w:val="16"/>
          <w:szCs w:val="16"/>
        </w:rPr>
        <w:t>try</w:t>
      </w:r>
      <w:r w:rsidRPr="007E3FAA">
        <w:rPr>
          <w:rFonts w:ascii="Consolas" w:hAnsi="Consolas" w:cs="Times New Roman"/>
          <w:sz w:val="16"/>
          <w:szCs w:val="16"/>
        </w:rPr>
        <w:t>:</w:t>
      </w:r>
    </w:p>
    <w:p w14:paraId="0667B44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resp = requests.get(HOST + path, params=params, timeout=</w:t>
      </w:r>
      <w:r w:rsidRPr="007E3FAA">
        <w:rPr>
          <w:rFonts w:ascii="Consolas" w:hAnsi="Consolas" w:cs="Times New Roman"/>
          <w:b/>
          <w:bCs/>
          <w:sz w:val="16"/>
          <w:szCs w:val="16"/>
        </w:rPr>
        <w:t>30</w:t>
      </w:r>
      <w:r w:rsidRPr="007E3FAA">
        <w:rPr>
          <w:rFonts w:ascii="Consolas" w:hAnsi="Consolas" w:cs="Times New Roman"/>
          <w:sz w:val="16"/>
          <w:szCs w:val="16"/>
        </w:rPr>
        <w:t>)</w:t>
      </w:r>
    </w:p>
    <w:p w14:paraId="537AE8A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resp.json()</w:t>
      </w:r>
    </w:p>
    <w:p w14:paraId="2D3BF1A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except</w:t>
      </w:r>
      <w:r w:rsidRPr="007E3FAA">
        <w:rPr>
          <w:rFonts w:ascii="Consolas" w:hAnsi="Consolas" w:cs="Times New Roman"/>
          <w:sz w:val="16"/>
          <w:szCs w:val="16"/>
        </w:rPr>
        <w:t xml:space="preserve"> </w:t>
      </w:r>
      <w:r w:rsidRPr="007E3FAA">
        <w:rPr>
          <w:rFonts w:ascii="Consolas" w:hAnsi="Consolas" w:cs="Times New Roman"/>
          <w:b/>
          <w:bCs/>
          <w:sz w:val="16"/>
          <w:szCs w:val="16"/>
        </w:rPr>
        <w:t>Exception</w:t>
      </w:r>
      <w:r w:rsidRPr="007E3FAA">
        <w:rPr>
          <w:rFonts w:ascii="Consolas" w:hAnsi="Consolas" w:cs="Times New Roman"/>
          <w:sz w:val="16"/>
          <w:szCs w:val="16"/>
        </w:rPr>
        <w:t xml:space="preserve"> </w:t>
      </w:r>
      <w:r w:rsidRPr="007E3FAA">
        <w:rPr>
          <w:rFonts w:ascii="Consolas" w:hAnsi="Consolas" w:cs="Times New Roman"/>
          <w:b/>
          <w:bCs/>
          <w:sz w:val="16"/>
          <w:szCs w:val="16"/>
        </w:rPr>
        <w:t>as</w:t>
      </w:r>
      <w:r w:rsidRPr="007E3FAA">
        <w:rPr>
          <w:rFonts w:ascii="Consolas" w:hAnsi="Consolas" w:cs="Times New Roman"/>
          <w:sz w:val="16"/>
          <w:szCs w:val="16"/>
        </w:rPr>
        <w:t xml:space="preserve"> e:</w:t>
      </w:r>
    </w:p>
    <w:p w14:paraId="6FB2299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[Request Error] {path}: {e}")</w:t>
      </w:r>
    </w:p>
    <w:p w14:paraId="20F39B1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_attempt &lt; _max_attempts - </w:t>
      </w:r>
      <w:r w:rsidRPr="007E3FAA">
        <w:rPr>
          <w:rFonts w:ascii="Consolas" w:hAnsi="Consolas" w:cs="Times New Roman"/>
          <w:b/>
          <w:bCs/>
          <w:sz w:val="16"/>
          <w:szCs w:val="16"/>
        </w:rPr>
        <w:t>1</w:t>
      </w:r>
      <w:r w:rsidRPr="007E3FAA">
        <w:rPr>
          <w:rFonts w:ascii="Consolas" w:hAnsi="Consolas" w:cs="Times New Roman"/>
          <w:sz w:val="16"/>
          <w:szCs w:val="16"/>
        </w:rPr>
        <w:t>:</w:t>
      </w:r>
    </w:p>
    <w:p w14:paraId="3C90C10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wait = SLEEP_RETRY_INITIAL * (</w:t>
      </w:r>
      <w:r w:rsidRPr="007E3FAA">
        <w:rPr>
          <w:rFonts w:ascii="Consolas" w:hAnsi="Consolas" w:cs="Times New Roman"/>
          <w:b/>
          <w:bCs/>
          <w:sz w:val="16"/>
          <w:szCs w:val="16"/>
        </w:rPr>
        <w:t>2</w:t>
      </w:r>
      <w:r w:rsidRPr="007E3FAA">
        <w:rPr>
          <w:rFonts w:ascii="Consolas" w:hAnsi="Consolas" w:cs="Times New Roman"/>
          <w:sz w:val="16"/>
          <w:szCs w:val="16"/>
        </w:rPr>
        <w:t xml:space="preserve"> ** _attempt)</w:t>
      </w:r>
    </w:p>
    <w:p w14:paraId="1849177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[Retry] Network error — waiting {wait:.0f}s ({_attempt + </w:t>
      </w:r>
      <w:r w:rsidRPr="007E3FAA">
        <w:rPr>
          <w:rFonts w:ascii="Consolas" w:hAnsi="Consolas" w:cs="Times New Roman"/>
          <w:b/>
          <w:bCs/>
          <w:sz w:val="16"/>
          <w:szCs w:val="16"/>
        </w:rPr>
        <w:t>2</w:t>
      </w:r>
      <w:r w:rsidRPr="007E3FAA">
        <w:rPr>
          <w:rFonts w:ascii="Consolas" w:hAnsi="Consolas" w:cs="Times New Roman"/>
          <w:sz w:val="16"/>
          <w:szCs w:val="16"/>
        </w:rPr>
        <w:t>}/{_max_attempts})...")</w:t>
      </w:r>
    </w:p>
    <w:p w14:paraId="4714CF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time.sleep(wait)</w:t>
      </w:r>
    </w:p>
    <w:p w14:paraId="046A052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shopee_get(path, extra_params, top_level, _attempt + </w:t>
      </w:r>
      <w:r w:rsidRPr="007E3FAA">
        <w:rPr>
          <w:rFonts w:ascii="Consolas" w:hAnsi="Consolas" w:cs="Times New Roman"/>
          <w:b/>
          <w:bCs/>
          <w:sz w:val="16"/>
          <w:szCs w:val="16"/>
        </w:rPr>
        <w:t>1</w:t>
      </w:r>
      <w:r w:rsidRPr="007E3FAA">
        <w:rPr>
          <w:rFonts w:ascii="Consolas" w:hAnsi="Consolas" w:cs="Times New Roman"/>
          <w:sz w:val="16"/>
          <w:szCs w:val="16"/>
        </w:rPr>
        <w:t>, _max_attempts)</w:t>
      </w:r>
    </w:p>
    <w:p w14:paraId="72534E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r w:rsidRPr="007E3FAA">
        <w:rPr>
          <w:rFonts w:ascii="Consolas" w:hAnsi="Consolas" w:cs="Times New Roman"/>
          <w:b/>
          <w:bCs/>
          <w:sz w:val="16"/>
          <w:szCs w:val="16"/>
        </w:rPr>
        <w:t>None</w:t>
      </w:r>
    </w:p>
    <w:p w14:paraId="00E44AB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1140E8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err = data.get("error", "")</w:t>
      </w:r>
    </w:p>
    <w:p w14:paraId="097D162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err:</w:t>
      </w:r>
    </w:p>
    <w:p w14:paraId="1EC87AD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is_rate_limit = any(rl </w:t>
      </w:r>
      <w:r w:rsidRPr="007E3FAA">
        <w:rPr>
          <w:rFonts w:ascii="Consolas" w:hAnsi="Consolas" w:cs="Times New Roman"/>
          <w:b/>
          <w:bCs/>
          <w:sz w:val="16"/>
          <w:szCs w:val="16"/>
        </w:rPr>
        <w:t>in</w:t>
      </w:r>
      <w:r w:rsidRPr="007E3FAA">
        <w:rPr>
          <w:rFonts w:ascii="Consolas" w:hAnsi="Consolas" w:cs="Times New Roman"/>
          <w:sz w:val="16"/>
          <w:szCs w:val="16"/>
        </w:rPr>
        <w:t xml:space="preserve"> err.lower() </w:t>
      </w:r>
      <w:r w:rsidRPr="007E3FAA">
        <w:rPr>
          <w:rFonts w:ascii="Consolas" w:hAnsi="Consolas" w:cs="Times New Roman"/>
          <w:b/>
          <w:bCs/>
          <w:sz w:val="16"/>
          <w:szCs w:val="16"/>
        </w:rPr>
        <w:t>for</w:t>
      </w:r>
      <w:r w:rsidRPr="007E3FAA">
        <w:rPr>
          <w:rFonts w:ascii="Consolas" w:hAnsi="Consolas" w:cs="Times New Roman"/>
          <w:sz w:val="16"/>
          <w:szCs w:val="16"/>
        </w:rPr>
        <w:t xml:space="preserve"> rl </w:t>
      </w:r>
      <w:r w:rsidRPr="007E3FAA">
        <w:rPr>
          <w:rFonts w:ascii="Consolas" w:hAnsi="Consolas" w:cs="Times New Roman"/>
          <w:b/>
          <w:bCs/>
          <w:sz w:val="16"/>
          <w:szCs w:val="16"/>
        </w:rPr>
        <w:t>in</w:t>
      </w:r>
      <w:r w:rsidRPr="007E3FAA">
        <w:rPr>
          <w:rFonts w:ascii="Consolas" w:hAnsi="Consolas" w:cs="Times New Roman"/>
          <w:sz w:val="16"/>
          <w:szCs w:val="16"/>
        </w:rPr>
        <w:t xml:space="preserve"> _RATE_LIMIT_ERRORS)</w:t>
      </w:r>
    </w:p>
    <w:p w14:paraId="0C1D505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is_rate_limit </w:t>
      </w:r>
      <w:r w:rsidRPr="007E3FAA">
        <w:rPr>
          <w:rFonts w:ascii="Consolas" w:hAnsi="Consolas" w:cs="Times New Roman"/>
          <w:b/>
          <w:bCs/>
          <w:sz w:val="16"/>
          <w:szCs w:val="16"/>
        </w:rPr>
        <w:t>and</w:t>
      </w:r>
      <w:r w:rsidRPr="007E3FAA">
        <w:rPr>
          <w:rFonts w:ascii="Consolas" w:hAnsi="Consolas" w:cs="Times New Roman"/>
          <w:sz w:val="16"/>
          <w:szCs w:val="16"/>
        </w:rPr>
        <w:t xml:space="preserve"> _attempt &lt; _max_attempts - </w:t>
      </w:r>
      <w:r w:rsidRPr="007E3FAA">
        <w:rPr>
          <w:rFonts w:ascii="Consolas" w:hAnsi="Consolas" w:cs="Times New Roman"/>
          <w:b/>
          <w:bCs/>
          <w:sz w:val="16"/>
          <w:szCs w:val="16"/>
        </w:rPr>
        <w:t>1</w:t>
      </w:r>
      <w:r w:rsidRPr="007E3FAA">
        <w:rPr>
          <w:rFonts w:ascii="Consolas" w:hAnsi="Consolas" w:cs="Times New Roman"/>
          <w:sz w:val="16"/>
          <w:szCs w:val="16"/>
        </w:rPr>
        <w:t>:</w:t>
      </w:r>
    </w:p>
    <w:p w14:paraId="5B9EEE7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wait = SLEEP_RATE_LIMIT_BACKOFF * (</w:t>
      </w:r>
      <w:r w:rsidRPr="007E3FAA">
        <w:rPr>
          <w:rFonts w:ascii="Consolas" w:hAnsi="Consolas" w:cs="Times New Roman"/>
          <w:b/>
          <w:bCs/>
          <w:sz w:val="16"/>
          <w:szCs w:val="16"/>
        </w:rPr>
        <w:t>2</w:t>
      </w:r>
      <w:r w:rsidRPr="007E3FAA">
        <w:rPr>
          <w:rFonts w:ascii="Consolas" w:hAnsi="Consolas" w:cs="Times New Roman"/>
          <w:sz w:val="16"/>
          <w:szCs w:val="16"/>
        </w:rPr>
        <w:t xml:space="preserve"> ** _attempt)</w:t>
      </w:r>
    </w:p>
    <w:p w14:paraId="7B2F508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[Rate Limit] '{err}' on {path}. Waiting {wait:.0f}s ({_attempt + </w:t>
      </w:r>
      <w:r w:rsidRPr="007E3FAA">
        <w:rPr>
          <w:rFonts w:ascii="Consolas" w:hAnsi="Consolas" w:cs="Times New Roman"/>
          <w:b/>
          <w:bCs/>
          <w:sz w:val="16"/>
          <w:szCs w:val="16"/>
        </w:rPr>
        <w:t>2</w:t>
      </w:r>
      <w:r w:rsidRPr="007E3FAA">
        <w:rPr>
          <w:rFonts w:ascii="Consolas" w:hAnsi="Consolas" w:cs="Times New Roman"/>
          <w:sz w:val="16"/>
          <w:szCs w:val="16"/>
        </w:rPr>
        <w:t>}/{_max_attempts})...")</w:t>
      </w:r>
    </w:p>
    <w:p w14:paraId="61312A3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time.sleep(wait)</w:t>
      </w:r>
    </w:p>
    <w:p w14:paraId="362CDAB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shopee_get(path, extra_params, top_level, _attempt + </w:t>
      </w:r>
      <w:r w:rsidRPr="007E3FAA">
        <w:rPr>
          <w:rFonts w:ascii="Consolas" w:hAnsi="Consolas" w:cs="Times New Roman"/>
          <w:b/>
          <w:bCs/>
          <w:sz w:val="16"/>
          <w:szCs w:val="16"/>
        </w:rPr>
        <w:t>1</w:t>
      </w:r>
      <w:r w:rsidRPr="007E3FAA">
        <w:rPr>
          <w:rFonts w:ascii="Consolas" w:hAnsi="Consolas" w:cs="Times New Roman"/>
          <w:sz w:val="16"/>
          <w:szCs w:val="16"/>
        </w:rPr>
        <w:t>, _max_attempts)</w:t>
      </w:r>
    </w:p>
    <w:p w14:paraId="71D07A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 Error] {path}: {err} — {data.get('message', '')[:</w:t>
      </w:r>
      <w:r w:rsidRPr="007E3FAA">
        <w:rPr>
          <w:rFonts w:ascii="Consolas" w:hAnsi="Consolas" w:cs="Times New Roman"/>
          <w:b/>
          <w:bCs/>
          <w:sz w:val="16"/>
          <w:szCs w:val="16"/>
        </w:rPr>
        <w:t>120</w:t>
      </w:r>
      <w:r w:rsidRPr="007E3FAA">
        <w:rPr>
          <w:rFonts w:ascii="Consolas" w:hAnsi="Consolas" w:cs="Times New Roman"/>
          <w:sz w:val="16"/>
          <w:szCs w:val="16"/>
        </w:rPr>
        <w:t>]}")</w:t>
      </w:r>
    </w:p>
    <w:p w14:paraId="65F0963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r w:rsidRPr="007E3FAA">
        <w:rPr>
          <w:rFonts w:ascii="Consolas" w:hAnsi="Consolas" w:cs="Times New Roman"/>
          <w:b/>
          <w:bCs/>
          <w:sz w:val="16"/>
          <w:szCs w:val="16"/>
        </w:rPr>
        <w:t>None</w:t>
      </w:r>
    </w:p>
    <w:p w14:paraId="59BEB4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42E2F3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top_level:</w:t>
      </w:r>
    </w:p>
    <w:p w14:paraId="7AD57CF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ENVELOPE_KEYS = {"error", "message", "request_id", "warning"}</w:t>
      </w:r>
    </w:p>
    <w:p w14:paraId="6B28B7F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{k: v </w:t>
      </w:r>
      <w:r w:rsidRPr="007E3FAA">
        <w:rPr>
          <w:rFonts w:ascii="Consolas" w:hAnsi="Consolas" w:cs="Times New Roman"/>
          <w:b/>
          <w:bCs/>
          <w:sz w:val="16"/>
          <w:szCs w:val="16"/>
        </w:rPr>
        <w:t>for</w:t>
      </w:r>
      <w:r w:rsidRPr="007E3FAA">
        <w:rPr>
          <w:rFonts w:ascii="Consolas" w:hAnsi="Consolas" w:cs="Times New Roman"/>
          <w:sz w:val="16"/>
          <w:szCs w:val="16"/>
        </w:rPr>
        <w:t xml:space="preserve"> k, v </w:t>
      </w:r>
      <w:r w:rsidRPr="007E3FAA">
        <w:rPr>
          <w:rFonts w:ascii="Consolas" w:hAnsi="Consolas" w:cs="Times New Roman"/>
          <w:b/>
          <w:bCs/>
          <w:sz w:val="16"/>
          <w:szCs w:val="16"/>
        </w:rPr>
        <w:t>in</w:t>
      </w:r>
      <w:r w:rsidRPr="007E3FAA">
        <w:rPr>
          <w:rFonts w:ascii="Consolas" w:hAnsi="Consolas" w:cs="Times New Roman"/>
          <w:sz w:val="16"/>
          <w:szCs w:val="16"/>
        </w:rPr>
        <w:t xml:space="preserve"> data.items() </w:t>
      </w:r>
      <w:r w:rsidRPr="007E3FAA">
        <w:rPr>
          <w:rFonts w:ascii="Consolas" w:hAnsi="Consolas" w:cs="Times New Roman"/>
          <w:b/>
          <w:bCs/>
          <w:sz w:val="16"/>
          <w:szCs w:val="16"/>
        </w:rPr>
        <w:t>if</w:t>
      </w:r>
      <w:r w:rsidRPr="007E3FAA">
        <w:rPr>
          <w:rFonts w:ascii="Consolas" w:hAnsi="Consolas" w:cs="Times New Roman"/>
          <w:sz w:val="16"/>
          <w:szCs w:val="16"/>
        </w:rPr>
        <w:t xml:space="preserve"> k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ENVELOPE_KEYS}</w:t>
      </w:r>
    </w:p>
    <w:p w14:paraId="142793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D550B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data.get("response")</w:t>
      </w:r>
    </w:p>
    <w:p w14:paraId="5297ADB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FF084C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9226F5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_sort_records</w:t>
      </w:r>
      <w:r w:rsidRPr="007E3FAA">
        <w:rPr>
          <w:rFonts w:ascii="Consolas" w:hAnsi="Consolas" w:cs="Times New Roman"/>
          <w:sz w:val="16"/>
          <w:szCs w:val="16"/>
        </w:rPr>
        <w:t xml:space="preserve">(records: list, key_field: str | </w:t>
      </w:r>
      <w:r w:rsidRPr="007E3FAA">
        <w:rPr>
          <w:rFonts w:ascii="Consolas" w:hAnsi="Consolas" w:cs="Times New Roman"/>
          <w:b/>
          <w:bCs/>
          <w:sz w:val="16"/>
          <w:szCs w:val="16"/>
        </w:rPr>
        <w:t>None</w:t>
      </w:r>
      <w:r w:rsidRPr="007E3FAA">
        <w:rPr>
          <w:rFonts w:ascii="Consolas" w:hAnsi="Consolas" w:cs="Times New Roman"/>
          <w:sz w:val="16"/>
          <w:szCs w:val="16"/>
        </w:rPr>
        <w:t>) -&gt; list:</w:t>
      </w:r>
    </w:p>
    <w:p w14:paraId="6916BE3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records </w:t>
      </w:r>
      <w:r w:rsidRPr="007E3FAA">
        <w:rPr>
          <w:rFonts w:ascii="Consolas" w:hAnsi="Consolas" w:cs="Times New Roman"/>
          <w:b/>
          <w:bCs/>
          <w:sz w:val="16"/>
          <w:szCs w:val="16"/>
        </w:rPr>
        <w:t>or</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key_field:</w:t>
      </w:r>
    </w:p>
    <w:p w14:paraId="288C1AC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list(records)</w:t>
      </w:r>
    </w:p>
    <w:p w14:paraId="21EAF84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all(isinstance(r, dict) </w:t>
      </w:r>
      <w:r w:rsidRPr="007E3FAA">
        <w:rPr>
          <w:rFonts w:ascii="Consolas" w:hAnsi="Consolas" w:cs="Times New Roman"/>
          <w:b/>
          <w:bCs/>
          <w:sz w:val="16"/>
          <w:szCs w:val="16"/>
        </w:rPr>
        <w:t>and</w:t>
      </w:r>
      <w:r w:rsidRPr="007E3FAA">
        <w:rPr>
          <w:rFonts w:ascii="Consolas" w:hAnsi="Consolas" w:cs="Times New Roman"/>
          <w:sz w:val="16"/>
          <w:szCs w:val="16"/>
        </w:rPr>
        <w:t xml:space="preserve"> key_field </w:t>
      </w:r>
      <w:r w:rsidRPr="007E3FAA">
        <w:rPr>
          <w:rFonts w:ascii="Consolas" w:hAnsi="Consolas" w:cs="Times New Roman"/>
          <w:b/>
          <w:bCs/>
          <w:sz w:val="16"/>
          <w:szCs w:val="16"/>
        </w:rPr>
        <w:t>in</w:t>
      </w:r>
      <w:r w:rsidRPr="007E3FAA">
        <w:rPr>
          <w:rFonts w:ascii="Consolas" w:hAnsi="Consolas" w:cs="Times New Roman"/>
          <w:sz w:val="16"/>
          <w:szCs w:val="16"/>
        </w:rPr>
        <w:t xml:space="preserve"> r </w:t>
      </w:r>
      <w:r w:rsidRPr="007E3FAA">
        <w:rPr>
          <w:rFonts w:ascii="Consolas" w:hAnsi="Consolas" w:cs="Times New Roman"/>
          <w:b/>
          <w:bCs/>
          <w:sz w:val="16"/>
          <w:szCs w:val="16"/>
        </w:rPr>
        <w:t>for</w:t>
      </w:r>
      <w:r w:rsidRPr="007E3FAA">
        <w:rPr>
          <w:rFonts w:ascii="Consolas" w:hAnsi="Consolas" w:cs="Times New Roman"/>
          <w:sz w:val="16"/>
          <w:szCs w:val="16"/>
        </w:rPr>
        <w:t xml:space="preserve"> r </w:t>
      </w:r>
      <w:r w:rsidRPr="007E3FAA">
        <w:rPr>
          <w:rFonts w:ascii="Consolas" w:hAnsi="Consolas" w:cs="Times New Roman"/>
          <w:b/>
          <w:bCs/>
          <w:sz w:val="16"/>
          <w:szCs w:val="16"/>
        </w:rPr>
        <w:t>in</w:t>
      </w:r>
      <w:r w:rsidRPr="007E3FAA">
        <w:rPr>
          <w:rFonts w:ascii="Consolas" w:hAnsi="Consolas" w:cs="Times New Roman"/>
          <w:sz w:val="16"/>
          <w:szCs w:val="16"/>
        </w:rPr>
        <w:t xml:space="preserve"> records):</w:t>
      </w:r>
    </w:p>
    <w:p w14:paraId="4E430B3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list(records)</w:t>
      </w:r>
    </w:p>
    <w:p w14:paraId="7D13086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E35A7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_key</w:t>
      </w:r>
      <w:r w:rsidRPr="007E3FAA">
        <w:rPr>
          <w:rFonts w:ascii="Consolas" w:hAnsi="Consolas" w:cs="Times New Roman"/>
          <w:sz w:val="16"/>
          <w:szCs w:val="16"/>
        </w:rPr>
        <w:t>(r):</w:t>
      </w:r>
    </w:p>
    <w:p w14:paraId="4B55116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 = r.get(key_field, "")</w:t>
      </w:r>
    </w:p>
    <w:p w14:paraId="19898B2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try</w:t>
      </w:r>
      <w:r w:rsidRPr="007E3FAA">
        <w:rPr>
          <w:rFonts w:ascii="Consolas" w:hAnsi="Consolas" w:cs="Times New Roman"/>
          <w:sz w:val="16"/>
          <w:szCs w:val="16"/>
        </w:rPr>
        <w:t>:</w:t>
      </w:r>
    </w:p>
    <w:p w14:paraId="4CAC8F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r w:rsidRPr="007E3FAA">
        <w:rPr>
          <w:rFonts w:ascii="Consolas" w:hAnsi="Consolas" w:cs="Times New Roman"/>
          <w:b/>
          <w:bCs/>
          <w:sz w:val="16"/>
          <w:szCs w:val="16"/>
        </w:rPr>
        <w:t>0</w:t>
      </w:r>
      <w:r w:rsidRPr="007E3FAA">
        <w:rPr>
          <w:rFonts w:ascii="Consolas" w:hAnsi="Consolas" w:cs="Times New Roman"/>
          <w:sz w:val="16"/>
          <w:szCs w:val="16"/>
        </w:rPr>
        <w:t>, int(v))</w:t>
      </w:r>
    </w:p>
    <w:p w14:paraId="130C883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except</w:t>
      </w:r>
      <w:r w:rsidRPr="007E3FAA">
        <w:rPr>
          <w:rFonts w:ascii="Consolas" w:hAnsi="Consolas" w:cs="Times New Roman"/>
          <w:sz w:val="16"/>
          <w:szCs w:val="16"/>
        </w:rPr>
        <w:t xml:space="preserve"> (</w:t>
      </w:r>
      <w:r w:rsidRPr="007E3FAA">
        <w:rPr>
          <w:rFonts w:ascii="Consolas" w:hAnsi="Consolas" w:cs="Times New Roman"/>
          <w:b/>
          <w:bCs/>
          <w:sz w:val="16"/>
          <w:szCs w:val="16"/>
        </w:rPr>
        <w:t>ValueError</w:t>
      </w:r>
      <w:r w:rsidRPr="007E3FAA">
        <w:rPr>
          <w:rFonts w:ascii="Consolas" w:hAnsi="Consolas" w:cs="Times New Roman"/>
          <w:sz w:val="16"/>
          <w:szCs w:val="16"/>
        </w:rPr>
        <w:t xml:space="preserve">, </w:t>
      </w:r>
      <w:r w:rsidRPr="007E3FAA">
        <w:rPr>
          <w:rFonts w:ascii="Consolas" w:hAnsi="Consolas" w:cs="Times New Roman"/>
          <w:b/>
          <w:bCs/>
          <w:sz w:val="16"/>
          <w:szCs w:val="16"/>
        </w:rPr>
        <w:t>TypeError</w:t>
      </w:r>
      <w:r w:rsidRPr="007E3FAA">
        <w:rPr>
          <w:rFonts w:ascii="Consolas" w:hAnsi="Consolas" w:cs="Times New Roman"/>
          <w:sz w:val="16"/>
          <w:szCs w:val="16"/>
        </w:rPr>
        <w:t>):</w:t>
      </w:r>
    </w:p>
    <w:p w14:paraId="62D1837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r w:rsidRPr="007E3FAA">
        <w:rPr>
          <w:rFonts w:ascii="Consolas" w:hAnsi="Consolas" w:cs="Times New Roman"/>
          <w:b/>
          <w:bCs/>
          <w:sz w:val="16"/>
          <w:szCs w:val="16"/>
        </w:rPr>
        <w:t>1</w:t>
      </w:r>
      <w:r w:rsidRPr="007E3FAA">
        <w:rPr>
          <w:rFonts w:ascii="Consolas" w:hAnsi="Consolas" w:cs="Times New Roman"/>
          <w:sz w:val="16"/>
          <w:szCs w:val="16"/>
        </w:rPr>
        <w:t>, str(v))</w:t>
      </w:r>
    </w:p>
    <w:p w14:paraId="1AAD208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EC5D3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sorted(records, key=_key)</w:t>
      </w:r>
    </w:p>
    <w:p w14:paraId="063C9FC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ECAB45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176458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save</w:t>
      </w:r>
      <w:r w:rsidRPr="007E3FAA">
        <w:rPr>
          <w:rFonts w:ascii="Consolas" w:hAnsi="Consolas" w:cs="Times New Roman"/>
          <w:sz w:val="16"/>
          <w:szCs w:val="16"/>
        </w:rPr>
        <w:t xml:space="preserve">(records: list, filename: str, sort_by: str | </w:t>
      </w:r>
      <w:r w:rsidRPr="007E3FAA">
        <w:rPr>
          <w:rFonts w:ascii="Consolas" w:hAnsi="Consolas" w:cs="Times New Roman"/>
          <w:b/>
          <w:bCs/>
          <w:sz w:val="16"/>
          <w:szCs w:val="16"/>
        </w:rPr>
        <w:t>None</w:t>
      </w:r>
      <w:r w:rsidRPr="007E3FAA">
        <w:rPr>
          <w:rFonts w:ascii="Consolas" w:hAnsi="Consolas" w:cs="Times New Roman"/>
          <w:sz w:val="16"/>
          <w:szCs w:val="16"/>
        </w:rPr>
        <w:t xml:space="preserve"> = "item_id") -&gt; int:</w:t>
      </w:r>
    </w:p>
    <w:p w14:paraId="51561B8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records:</w:t>
      </w:r>
    </w:p>
    <w:p w14:paraId="6F6B729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No data to save for {filename}.")</w:t>
      </w:r>
    </w:p>
    <w:p w14:paraId="0819106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r w:rsidRPr="007E3FAA">
        <w:rPr>
          <w:rFonts w:ascii="Consolas" w:hAnsi="Consolas" w:cs="Times New Roman"/>
          <w:b/>
          <w:bCs/>
          <w:sz w:val="16"/>
          <w:szCs w:val="16"/>
        </w:rPr>
        <w:t>0</w:t>
      </w:r>
    </w:p>
    <w:p w14:paraId="44974D1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B75F12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 = _sort_records(records, sort_by)</w:t>
      </w:r>
    </w:p>
    <w:p w14:paraId="76B1580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C8B16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os.makedirs("data_exports", exist_ok=</w:t>
      </w:r>
      <w:r w:rsidRPr="007E3FAA">
        <w:rPr>
          <w:rFonts w:ascii="Consolas" w:hAnsi="Consolas" w:cs="Times New Roman"/>
          <w:b/>
          <w:bCs/>
          <w:sz w:val="16"/>
          <w:szCs w:val="16"/>
        </w:rPr>
        <w:t>True</w:t>
      </w:r>
      <w:r w:rsidRPr="007E3FAA">
        <w:rPr>
          <w:rFonts w:ascii="Consolas" w:hAnsi="Consolas" w:cs="Times New Roman"/>
          <w:sz w:val="16"/>
          <w:szCs w:val="16"/>
        </w:rPr>
        <w:t>)</w:t>
      </w:r>
    </w:p>
    <w:p w14:paraId="4EE286D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35CF4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with</w:t>
      </w:r>
      <w:r w:rsidRPr="007E3FAA">
        <w:rPr>
          <w:rFonts w:ascii="Consolas" w:hAnsi="Consolas" w:cs="Times New Roman"/>
          <w:sz w:val="16"/>
          <w:szCs w:val="16"/>
        </w:rPr>
        <w:t xml:space="preserve"> open(f"data_exports/{filename}.json", "w", encoding="utf-8") </w:t>
      </w:r>
      <w:r w:rsidRPr="007E3FAA">
        <w:rPr>
          <w:rFonts w:ascii="Consolas" w:hAnsi="Consolas" w:cs="Times New Roman"/>
          <w:b/>
          <w:bCs/>
          <w:sz w:val="16"/>
          <w:szCs w:val="16"/>
        </w:rPr>
        <w:t>as</w:t>
      </w:r>
      <w:r w:rsidRPr="007E3FAA">
        <w:rPr>
          <w:rFonts w:ascii="Consolas" w:hAnsi="Consolas" w:cs="Times New Roman"/>
          <w:sz w:val="16"/>
          <w:szCs w:val="16"/>
        </w:rPr>
        <w:t xml:space="preserve"> f:</w:t>
      </w:r>
    </w:p>
    <w:p w14:paraId="000E44A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json.dump(records, f, indent=</w:t>
      </w:r>
      <w:r w:rsidRPr="007E3FAA">
        <w:rPr>
          <w:rFonts w:ascii="Consolas" w:hAnsi="Consolas" w:cs="Times New Roman"/>
          <w:b/>
          <w:bCs/>
          <w:sz w:val="16"/>
          <w:szCs w:val="16"/>
        </w:rPr>
        <w:t>4</w:t>
      </w:r>
      <w:r w:rsidRPr="007E3FAA">
        <w:rPr>
          <w:rFonts w:ascii="Consolas" w:hAnsi="Consolas" w:cs="Times New Roman"/>
          <w:sz w:val="16"/>
          <w:szCs w:val="16"/>
        </w:rPr>
        <w:t>, ensure_ascii=</w:t>
      </w:r>
      <w:r w:rsidRPr="007E3FAA">
        <w:rPr>
          <w:rFonts w:ascii="Consolas" w:hAnsi="Consolas" w:cs="Times New Roman"/>
          <w:b/>
          <w:bCs/>
          <w:sz w:val="16"/>
          <w:szCs w:val="16"/>
        </w:rPr>
        <w:t>False</w:t>
      </w:r>
      <w:r w:rsidRPr="007E3FAA">
        <w:rPr>
          <w:rFonts w:ascii="Consolas" w:hAnsi="Consolas" w:cs="Times New Roman"/>
          <w:sz w:val="16"/>
          <w:szCs w:val="16"/>
        </w:rPr>
        <w:t>)</w:t>
      </w:r>
    </w:p>
    <w:p w14:paraId="3E6D34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E779D4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keys: list[str] = []</w:t>
      </w:r>
    </w:p>
    <w:p w14:paraId="4DDAA39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row </w:t>
      </w:r>
      <w:r w:rsidRPr="007E3FAA">
        <w:rPr>
          <w:rFonts w:ascii="Consolas" w:hAnsi="Consolas" w:cs="Times New Roman"/>
          <w:b/>
          <w:bCs/>
          <w:sz w:val="16"/>
          <w:szCs w:val="16"/>
        </w:rPr>
        <w:t>in</w:t>
      </w:r>
      <w:r w:rsidRPr="007E3FAA">
        <w:rPr>
          <w:rFonts w:ascii="Consolas" w:hAnsi="Consolas" w:cs="Times New Roman"/>
          <w:sz w:val="16"/>
          <w:szCs w:val="16"/>
        </w:rPr>
        <w:t xml:space="preserve"> records:</w:t>
      </w:r>
    </w:p>
    <w:p w14:paraId="57C27AD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k </w:t>
      </w:r>
      <w:r w:rsidRPr="007E3FAA">
        <w:rPr>
          <w:rFonts w:ascii="Consolas" w:hAnsi="Consolas" w:cs="Times New Roman"/>
          <w:b/>
          <w:bCs/>
          <w:sz w:val="16"/>
          <w:szCs w:val="16"/>
        </w:rPr>
        <w:t>in</w:t>
      </w:r>
      <w:r w:rsidRPr="007E3FAA">
        <w:rPr>
          <w:rFonts w:ascii="Consolas" w:hAnsi="Consolas" w:cs="Times New Roman"/>
          <w:sz w:val="16"/>
          <w:szCs w:val="16"/>
        </w:rPr>
        <w:t xml:space="preserve"> row:</w:t>
      </w:r>
    </w:p>
    <w:p w14:paraId="5AEFAA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k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keys:</w:t>
      </w:r>
    </w:p>
    <w:p w14:paraId="3759B3A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keys.append(k)</w:t>
      </w:r>
    </w:p>
    <w:p w14:paraId="074E6F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71E2CE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with</w:t>
      </w:r>
      <w:r w:rsidRPr="007E3FAA">
        <w:rPr>
          <w:rFonts w:ascii="Consolas" w:hAnsi="Consolas" w:cs="Times New Roman"/>
          <w:sz w:val="16"/>
          <w:szCs w:val="16"/>
        </w:rPr>
        <w:t xml:space="preserve"> open(f"data_exports/{filename}.csv", "w", newline="", encoding="utf-8-sig") </w:t>
      </w:r>
      <w:r w:rsidRPr="007E3FAA">
        <w:rPr>
          <w:rFonts w:ascii="Consolas" w:hAnsi="Consolas" w:cs="Times New Roman"/>
          <w:b/>
          <w:bCs/>
          <w:sz w:val="16"/>
          <w:szCs w:val="16"/>
        </w:rPr>
        <w:t>as</w:t>
      </w:r>
      <w:r w:rsidRPr="007E3FAA">
        <w:rPr>
          <w:rFonts w:ascii="Consolas" w:hAnsi="Consolas" w:cs="Times New Roman"/>
          <w:sz w:val="16"/>
          <w:szCs w:val="16"/>
        </w:rPr>
        <w:t xml:space="preserve"> f:</w:t>
      </w:r>
    </w:p>
    <w:p w14:paraId="0BADDF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writer = csv.DictWriter(f, fieldnames=keys)</w:t>
      </w:r>
    </w:p>
    <w:p w14:paraId="285B91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writer.writeheader()</w:t>
      </w:r>
    </w:p>
    <w:p w14:paraId="5BEC3B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row </w:t>
      </w:r>
      <w:r w:rsidRPr="007E3FAA">
        <w:rPr>
          <w:rFonts w:ascii="Consolas" w:hAnsi="Consolas" w:cs="Times New Roman"/>
          <w:b/>
          <w:bCs/>
          <w:sz w:val="16"/>
          <w:szCs w:val="16"/>
        </w:rPr>
        <w:t>in</w:t>
      </w:r>
      <w:r w:rsidRPr="007E3FAA">
        <w:rPr>
          <w:rFonts w:ascii="Consolas" w:hAnsi="Consolas" w:cs="Times New Roman"/>
          <w:sz w:val="16"/>
          <w:szCs w:val="16"/>
        </w:rPr>
        <w:t xml:space="preserve"> records:</w:t>
      </w:r>
    </w:p>
    <w:p w14:paraId="10ABA15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writer.writerow({</w:t>
      </w:r>
    </w:p>
    <w:p w14:paraId="235A1C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k: (json.dumps(v, ensure_ascii=</w:t>
      </w:r>
      <w:r w:rsidRPr="007E3FAA">
        <w:rPr>
          <w:rFonts w:ascii="Consolas" w:hAnsi="Consolas" w:cs="Times New Roman"/>
          <w:b/>
          <w:bCs/>
          <w:sz w:val="16"/>
          <w:szCs w:val="16"/>
        </w:rPr>
        <w:t>False</w:t>
      </w: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isinstance(v, (dict, list)) </w:t>
      </w:r>
      <w:r w:rsidRPr="007E3FAA">
        <w:rPr>
          <w:rFonts w:ascii="Consolas" w:hAnsi="Consolas" w:cs="Times New Roman"/>
          <w:b/>
          <w:bCs/>
          <w:sz w:val="16"/>
          <w:szCs w:val="16"/>
        </w:rPr>
        <w:t>else</w:t>
      </w:r>
      <w:r w:rsidRPr="007E3FAA">
        <w:rPr>
          <w:rFonts w:ascii="Consolas" w:hAnsi="Consolas" w:cs="Times New Roman"/>
          <w:sz w:val="16"/>
          <w:szCs w:val="16"/>
        </w:rPr>
        <w:t xml:space="preserve"> v)</w:t>
      </w:r>
    </w:p>
    <w:p w14:paraId="5307A25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k, v </w:t>
      </w:r>
      <w:r w:rsidRPr="007E3FAA">
        <w:rPr>
          <w:rFonts w:ascii="Consolas" w:hAnsi="Consolas" w:cs="Times New Roman"/>
          <w:b/>
          <w:bCs/>
          <w:sz w:val="16"/>
          <w:szCs w:val="16"/>
        </w:rPr>
        <w:t>in</w:t>
      </w:r>
      <w:r w:rsidRPr="007E3FAA">
        <w:rPr>
          <w:rFonts w:ascii="Consolas" w:hAnsi="Consolas" w:cs="Times New Roman"/>
          <w:sz w:val="16"/>
          <w:szCs w:val="16"/>
        </w:rPr>
        <w:t xml:space="preserve"> row.items()</w:t>
      </w:r>
    </w:p>
    <w:p w14:paraId="66EC13D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09C1DAF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CFA61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Saved {len(records):,} records → data_exports/{filename}.json + .csv")</w:t>
      </w:r>
    </w:p>
    <w:p w14:paraId="5C74389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len(records)</w:t>
      </w:r>
    </w:p>
    <w:p w14:paraId="71ACD7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ECC468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DBB045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load_json</w:t>
      </w:r>
      <w:r w:rsidRPr="007E3FAA">
        <w:rPr>
          <w:rFonts w:ascii="Consolas" w:hAnsi="Consolas" w:cs="Times New Roman"/>
          <w:sz w:val="16"/>
          <w:szCs w:val="16"/>
        </w:rPr>
        <w:t>(filename: str) -&gt; list:</w:t>
      </w:r>
    </w:p>
    <w:p w14:paraId="1AA30A4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path = f"data_exports/{filename}.json"</w:t>
      </w:r>
    </w:p>
    <w:p w14:paraId="7BCEED6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os.path.exists(path):</w:t>
      </w:r>
    </w:p>
    <w:p w14:paraId="4C75B8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w:t>
      </w:r>
    </w:p>
    <w:p w14:paraId="5B2FD4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with</w:t>
      </w:r>
      <w:r w:rsidRPr="007E3FAA">
        <w:rPr>
          <w:rFonts w:ascii="Consolas" w:hAnsi="Consolas" w:cs="Times New Roman"/>
          <w:sz w:val="16"/>
          <w:szCs w:val="16"/>
        </w:rPr>
        <w:t xml:space="preserve"> open(path, encoding="utf-8") </w:t>
      </w:r>
      <w:r w:rsidRPr="007E3FAA">
        <w:rPr>
          <w:rFonts w:ascii="Consolas" w:hAnsi="Consolas" w:cs="Times New Roman"/>
          <w:b/>
          <w:bCs/>
          <w:sz w:val="16"/>
          <w:szCs w:val="16"/>
        </w:rPr>
        <w:t>as</w:t>
      </w:r>
      <w:r w:rsidRPr="007E3FAA">
        <w:rPr>
          <w:rFonts w:ascii="Consolas" w:hAnsi="Consolas" w:cs="Times New Roman"/>
          <w:sz w:val="16"/>
          <w:szCs w:val="16"/>
        </w:rPr>
        <w:t xml:space="preserve"> f:</w:t>
      </w:r>
    </w:p>
    <w:p w14:paraId="5504B68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json.load(f)</w:t>
      </w:r>
    </w:p>
    <w:p w14:paraId="30DC7B3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56FE31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066E73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_fetch_ids_for_status</w:t>
      </w:r>
      <w:r w:rsidRPr="007E3FAA">
        <w:rPr>
          <w:rFonts w:ascii="Consolas" w:hAnsi="Consolas" w:cs="Times New Roman"/>
          <w:sz w:val="16"/>
          <w:szCs w:val="16"/>
        </w:rPr>
        <w:t>(api: str, status: str) -&gt; list[int]:</w:t>
      </w:r>
    </w:p>
    <w:p w14:paraId="06C0A28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 list[int] = []</w:t>
      </w:r>
    </w:p>
    <w:p w14:paraId="27284A2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offset, has_next = </w:t>
      </w:r>
      <w:r w:rsidRPr="007E3FAA">
        <w:rPr>
          <w:rFonts w:ascii="Consolas" w:hAnsi="Consolas" w:cs="Times New Roman"/>
          <w:b/>
          <w:bCs/>
          <w:sz w:val="16"/>
          <w:szCs w:val="16"/>
        </w:rPr>
        <w:t>0</w:t>
      </w:r>
      <w:r w:rsidRPr="007E3FAA">
        <w:rPr>
          <w:rFonts w:ascii="Consolas" w:hAnsi="Consolas" w:cs="Times New Roman"/>
          <w:sz w:val="16"/>
          <w:szCs w:val="16"/>
        </w:rPr>
        <w:t xml:space="preserve">, </w:t>
      </w:r>
      <w:r w:rsidRPr="007E3FAA">
        <w:rPr>
          <w:rFonts w:ascii="Consolas" w:hAnsi="Consolas" w:cs="Times New Roman"/>
          <w:b/>
          <w:bCs/>
          <w:sz w:val="16"/>
          <w:szCs w:val="16"/>
        </w:rPr>
        <w:t>True</w:t>
      </w:r>
    </w:p>
    <w:p w14:paraId="4FB156A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while</w:t>
      </w:r>
      <w:r w:rsidRPr="007E3FAA">
        <w:rPr>
          <w:rFonts w:ascii="Consolas" w:hAnsi="Consolas" w:cs="Times New Roman"/>
          <w:sz w:val="16"/>
          <w:szCs w:val="16"/>
        </w:rPr>
        <w:t xml:space="preserve"> has_next:</w:t>
      </w:r>
    </w:p>
    <w:p w14:paraId="615550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{"offset": offset, "page_size": </w:t>
      </w:r>
      <w:r w:rsidRPr="007E3FAA">
        <w:rPr>
          <w:rFonts w:ascii="Consolas" w:hAnsi="Consolas" w:cs="Times New Roman"/>
          <w:b/>
          <w:bCs/>
          <w:sz w:val="16"/>
          <w:szCs w:val="16"/>
        </w:rPr>
        <w:t>100</w:t>
      </w:r>
      <w:r w:rsidRPr="007E3FAA">
        <w:rPr>
          <w:rFonts w:ascii="Consolas" w:hAnsi="Consolas" w:cs="Times New Roman"/>
          <w:sz w:val="16"/>
          <w:szCs w:val="16"/>
        </w:rPr>
        <w:t>, "item_status": status})</w:t>
      </w:r>
    </w:p>
    <w:p w14:paraId="20F806B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data </w:t>
      </w:r>
      <w:r w:rsidRPr="007E3FAA">
        <w:rPr>
          <w:rFonts w:ascii="Consolas" w:hAnsi="Consolas" w:cs="Times New Roman"/>
          <w:b/>
          <w:bCs/>
          <w:sz w:val="16"/>
          <w:szCs w:val="16"/>
        </w:rPr>
        <w:t>or</w:t>
      </w:r>
      <w:r w:rsidRPr="007E3FAA">
        <w:rPr>
          <w:rFonts w:ascii="Consolas" w:hAnsi="Consolas" w:cs="Times New Roman"/>
          <w:sz w:val="16"/>
          <w:szCs w:val="16"/>
        </w:rPr>
        <w:t xml:space="preserve"> "item"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6625ECD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57FC29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ids.extend(item["item_id"]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data["item"])</w:t>
      </w:r>
    </w:p>
    <w:p w14:paraId="7FC890E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has_next = data.get("has_next_page", </w:t>
      </w:r>
      <w:r w:rsidRPr="007E3FAA">
        <w:rPr>
          <w:rFonts w:ascii="Consolas" w:hAnsi="Consolas" w:cs="Times New Roman"/>
          <w:b/>
          <w:bCs/>
          <w:sz w:val="16"/>
          <w:szCs w:val="16"/>
        </w:rPr>
        <w:t>False</w:t>
      </w:r>
      <w:r w:rsidRPr="007E3FAA">
        <w:rPr>
          <w:rFonts w:ascii="Consolas" w:hAnsi="Consolas" w:cs="Times New Roman"/>
          <w:sz w:val="16"/>
          <w:szCs w:val="16"/>
        </w:rPr>
        <w:t>)</w:t>
      </w:r>
    </w:p>
    <w:p w14:paraId="4C6D22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offset   = data.get("next_offset", </w:t>
      </w:r>
      <w:r w:rsidRPr="007E3FAA">
        <w:rPr>
          <w:rFonts w:ascii="Consolas" w:hAnsi="Consolas" w:cs="Times New Roman"/>
          <w:b/>
          <w:bCs/>
          <w:sz w:val="16"/>
          <w:szCs w:val="16"/>
        </w:rPr>
        <w:t>0</w:t>
      </w:r>
      <w:r w:rsidRPr="007E3FAA">
        <w:rPr>
          <w:rFonts w:ascii="Consolas" w:hAnsi="Consolas" w:cs="Times New Roman"/>
          <w:sz w:val="16"/>
          <w:szCs w:val="16"/>
        </w:rPr>
        <w:t>)</w:t>
      </w:r>
    </w:p>
    <w:p w14:paraId="11D5388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has_next:</w:t>
      </w:r>
    </w:p>
    <w:p w14:paraId="3BE556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time.sleep(SLEEP_PAGINATION)</w:t>
      </w:r>
    </w:p>
    <w:p w14:paraId="6823ECF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ids</w:t>
      </w:r>
    </w:p>
    <w:p w14:paraId="4547C1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CCA29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2A7B52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_retry_batch</w:t>
      </w:r>
      <w:r w:rsidRPr="007E3FAA">
        <w:rPr>
          <w:rFonts w:ascii="Consolas" w:hAnsi="Consolas" w:cs="Times New Roman"/>
          <w:sz w:val="16"/>
          <w:szCs w:val="16"/>
        </w:rPr>
        <w:t>(</w:t>
      </w:r>
    </w:p>
    <w:p w14:paraId="16DE3B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str,</w:t>
      </w:r>
    </w:p>
    <w:p w14:paraId="669E0B5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failed_ids: list[int],</w:t>
      </w:r>
    </w:p>
    <w:p w14:paraId="582536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response_key: str,</w:t>
      </w:r>
    </w:p>
    <w:p w14:paraId="26B6693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batch_size: int = </w:t>
      </w:r>
      <w:r w:rsidRPr="007E3FAA">
        <w:rPr>
          <w:rFonts w:ascii="Consolas" w:hAnsi="Consolas" w:cs="Times New Roman"/>
          <w:b/>
          <w:bCs/>
          <w:sz w:val="16"/>
          <w:szCs w:val="16"/>
        </w:rPr>
        <w:t>50</w:t>
      </w:r>
      <w:r w:rsidRPr="007E3FAA">
        <w:rPr>
          <w:rFonts w:ascii="Consolas" w:hAnsi="Consolas" w:cs="Times New Roman"/>
          <w:sz w:val="16"/>
          <w:szCs w:val="16"/>
        </w:rPr>
        <w:t>,</w:t>
      </w:r>
    </w:p>
    <w:p w14:paraId="3EF048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label: str = "",</w:t>
      </w:r>
    </w:p>
    <w:p w14:paraId="2324477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-&gt; tuple[list[dict], list[int]]:</w:t>
      </w:r>
    </w:p>
    <w:p w14:paraId="41D780C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failed_ids:</w:t>
      </w:r>
    </w:p>
    <w:p w14:paraId="0373D0C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 []</w:t>
      </w:r>
    </w:p>
    <w:p w14:paraId="0D1DE3A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tag = label </w:t>
      </w:r>
      <w:r w:rsidRPr="007E3FAA">
        <w:rPr>
          <w:rFonts w:ascii="Consolas" w:hAnsi="Consolas" w:cs="Times New Roman"/>
          <w:b/>
          <w:bCs/>
          <w:sz w:val="16"/>
          <w:szCs w:val="16"/>
        </w:rPr>
        <w:t>or</w:t>
      </w:r>
      <w:r w:rsidRPr="007E3FAA">
        <w:rPr>
          <w:rFonts w:ascii="Consolas" w:hAnsi="Consolas" w:cs="Times New Roman"/>
          <w:sz w:val="16"/>
          <w:szCs w:val="16"/>
        </w:rPr>
        <w:t xml:space="preserve"> api.split("/")[-</w:t>
      </w:r>
      <w:r w:rsidRPr="007E3FAA">
        <w:rPr>
          <w:rFonts w:ascii="Consolas" w:hAnsi="Consolas" w:cs="Times New Roman"/>
          <w:b/>
          <w:bCs/>
          <w:sz w:val="16"/>
          <w:szCs w:val="16"/>
        </w:rPr>
        <w:t>1</w:t>
      </w:r>
      <w:r w:rsidRPr="007E3FAA">
        <w:rPr>
          <w:rFonts w:ascii="Consolas" w:hAnsi="Consolas" w:cs="Times New Roman"/>
          <w:sz w:val="16"/>
          <w:szCs w:val="16"/>
        </w:rPr>
        <w:t>]</w:t>
      </w:r>
    </w:p>
    <w:p w14:paraId="4EB414D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[Retry] {len(failed_ids)} item(s) failed {tag} — waiting {SLEEP_RETRY_INITIAL:.0f}s...")</w:t>
      </w:r>
    </w:p>
    <w:p w14:paraId="6D90C1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time.sleep(SLEEP_RETRY_INITIAL)</w:t>
      </w:r>
    </w:p>
    <w:p w14:paraId="654C7DA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new_records:  list[dict] = []</w:t>
      </w:r>
    </w:p>
    <w:p w14:paraId="427D318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 list[int]  = []</w:t>
      </w:r>
    </w:p>
    <w:p w14:paraId="57E1FB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 </w:t>
      </w:r>
      <w:r w:rsidRPr="007E3FAA">
        <w:rPr>
          <w:rFonts w:ascii="Consolas" w:hAnsi="Consolas" w:cs="Times New Roman"/>
          <w:b/>
          <w:bCs/>
          <w:sz w:val="16"/>
          <w:szCs w:val="16"/>
        </w:rPr>
        <w:t>in</w:t>
      </w:r>
      <w:r w:rsidRPr="007E3FAA">
        <w:rPr>
          <w:rFonts w:ascii="Consolas" w:hAnsi="Consolas" w:cs="Times New Roman"/>
          <w:sz w:val="16"/>
          <w:szCs w:val="16"/>
        </w:rPr>
        <w:t xml:space="preserve"> range(</w:t>
      </w:r>
      <w:r w:rsidRPr="007E3FAA">
        <w:rPr>
          <w:rFonts w:ascii="Consolas" w:hAnsi="Consolas" w:cs="Times New Roman"/>
          <w:b/>
          <w:bCs/>
          <w:sz w:val="16"/>
          <w:szCs w:val="16"/>
        </w:rPr>
        <w:t>0</w:t>
      </w:r>
      <w:r w:rsidRPr="007E3FAA">
        <w:rPr>
          <w:rFonts w:ascii="Consolas" w:hAnsi="Consolas" w:cs="Times New Roman"/>
          <w:sz w:val="16"/>
          <w:szCs w:val="16"/>
        </w:rPr>
        <w:t>, len(failed_ids), batch_size):</w:t>
      </w:r>
    </w:p>
    <w:p w14:paraId="1371E0E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     = failed_ids[i : i + batch_size]</w:t>
      </w:r>
    </w:p>
    <w:p w14:paraId="12CEFA4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batch_str = ",".join(map(str, batch))</w:t>
      </w:r>
    </w:p>
    <w:p w14:paraId="296369C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batch_str})</w:t>
      </w:r>
    </w:p>
    <w:p w14:paraId="65DCD8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response_key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6462A48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fetched = {item["item_id"]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data[response_key]}</w:t>
      </w:r>
    </w:p>
    <w:p w14:paraId="374E2BA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new_records.extend(data[response_key])</w:t>
      </w:r>
    </w:p>
    <w:p w14:paraId="4CEE6FE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still_failed.extend(iid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batch </w:t>
      </w:r>
      <w:r w:rsidRPr="007E3FAA">
        <w:rPr>
          <w:rFonts w:ascii="Consolas" w:hAnsi="Consolas" w:cs="Times New Roman"/>
          <w:b/>
          <w:bCs/>
          <w:sz w:val="16"/>
          <w:szCs w:val="16"/>
        </w:rPr>
        <w:t>if</w:t>
      </w:r>
      <w:r w:rsidRPr="007E3FAA">
        <w:rPr>
          <w:rFonts w:ascii="Consolas" w:hAnsi="Consolas" w:cs="Times New Roman"/>
          <w:sz w:val="16"/>
          <w:szCs w:val="16"/>
        </w:rPr>
        <w:t xml:space="preserve"> iid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fetched)</w:t>
      </w:r>
    </w:p>
    <w:p w14:paraId="7246D10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21CD953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still_failed.extend(batch)</w:t>
      </w:r>
    </w:p>
    <w:p w14:paraId="66E153B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6D546D7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new_records, still_failed</w:t>
      </w:r>
    </w:p>
    <w:p w14:paraId="5AF74E1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C7C5BB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9D769A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47FBF96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STEP 0 — MASTER ITEM LIST  (all statuses)</w:t>
      </w:r>
    </w:p>
    <w:p w14:paraId="289C2CA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0A68DD2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get_all_item_ids</w:t>
      </w:r>
      <w:r w:rsidRPr="007E3FAA">
        <w:rPr>
          <w:rFonts w:ascii="Consolas" w:hAnsi="Consolas" w:cs="Times New Roman"/>
          <w:sz w:val="16"/>
          <w:szCs w:val="16"/>
        </w:rPr>
        <w:t>() -&gt; tuple[list[int], dict[str, int], dict[str, list[int]]]:</w:t>
      </w:r>
    </w:p>
    <w:p w14:paraId="73F8F1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"/api/v2/product/get_item_list"</w:t>
      </w:r>
    </w:p>
    <w:p w14:paraId="305AFD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print(f"Fetching item counts by status ({API})...")</w:t>
      </w:r>
    </w:p>
    <w:p w14:paraId="2DBE673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C8969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ids_by_status: dict[str, list[int]] = {}</w:t>
      </w:r>
    </w:p>
    <w:p w14:paraId="3E944A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status_counts: dict[str, int]       = {}</w:t>
      </w:r>
    </w:p>
    <w:p w14:paraId="59EB72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active_ids:    list[int]            = []</w:t>
      </w:r>
    </w:p>
    <w:p w14:paraId="38A10F6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5D79FF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status </w:t>
      </w:r>
      <w:r w:rsidRPr="007E3FAA">
        <w:rPr>
          <w:rFonts w:ascii="Consolas" w:hAnsi="Consolas" w:cs="Times New Roman"/>
          <w:b/>
          <w:bCs/>
          <w:sz w:val="16"/>
          <w:szCs w:val="16"/>
        </w:rPr>
        <w:t>in</w:t>
      </w:r>
      <w:r w:rsidRPr="007E3FAA">
        <w:rPr>
          <w:rFonts w:ascii="Consolas" w:hAnsi="Consolas" w:cs="Times New Roman"/>
          <w:sz w:val="16"/>
          <w:szCs w:val="16"/>
        </w:rPr>
        <w:t xml:space="preserve"> ALL_ITEM_STATUSES:</w:t>
      </w:r>
    </w:p>
    <w:p w14:paraId="0C212C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 = _fetch_ids_for_status(API, status)</w:t>
      </w:r>
    </w:p>
    <w:p w14:paraId="6FADC18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 = sorted(ids)</w:t>
      </w:r>
    </w:p>
    <w:p w14:paraId="77E5D7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ids_by_status[status] = ids</w:t>
      </w:r>
    </w:p>
    <w:p w14:paraId="478CB8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status_counts[status] = len(ids)</w:t>
      </w:r>
    </w:p>
    <w:p w14:paraId="7C98E2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status == "NORMAL":</w:t>
      </w:r>
    </w:p>
    <w:p w14:paraId="1044F45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active_ids = ids</w:t>
      </w:r>
    </w:p>
    <w:p w14:paraId="405E41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{status:&lt;12} {len(ids):&gt;4} items")</w:t>
      </w:r>
    </w:p>
    <w:p w14:paraId="7AF0EBA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time.sleep(SLEEP_PAGINATION)</w:t>
      </w:r>
    </w:p>
    <w:p w14:paraId="078D3E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096724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 = sum(status_counts.values())</w:t>
      </w:r>
    </w:p>
    <w:p w14:paraId="36ABD1C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{'TOTAL':&lt;12} {total:&gt;4} items</w:t>
      </w:r>
      <w:r w:rsidRPr="007E3FAA">
        <w:rPr>
          <w:rFonts w:ascii="Consolas" w:hAnsi="Consolas" w:cs="Times New Roman"/>
          <w:b/>
          <w:bCs/>
          <w:sz w:val="16"/>
          <w:szCs w:val="16"/>
        </w:rPr>
        <w:t>\n</w:t>
      </w:r>
      <w:r w:rsidRPr="007E3FAA">
        <w:rPr>
          <w:rFonts w:ascii="Consolas" w:hAnsi="Consolas" w:cs="Times New Roman"/>
          <w:sz w:val="16"/>
          <w:szCs w:val="16"/>
        </w:rPr>
        <w:t>")</w:t>
      </w:r>
    </w:p>
    <w:p w14:paraId="789BCF6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C6FA1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save(</w:t>
      </w:r>
    </w:p>
    <w:p w14:paraId="318F5B8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[{"status": k, "count": v} </w:t>
      </w:r>
      <w:r w:rsidRPr="007E3FAA">
        <w:rPr>
          <w:rFonts w:ascii="Consolas" w:hAnsi="Consolas" w:cs="Times New Roman"/>
          <w:b/>
          <w:bCs/>
          <w:sz w:val="16"/>
          <w:szCs w:val="16"/>
        </w:rPr>
        <w:t>for</w:t>
      </w:r>
      <w:r w:rsidRPr="007E3FAA">
        <w:rPr>
          <w:rFonts w:ascii="Consolas" w:hAnsi="Consolas" w:cs="Times New Roman"/>
          <w:sz w:val="16"/>
          <w:szCs w:val="16"/>
        </w:rPr>
        <w:t xml:space="preserve"> k, v </w:t>
      </w:r>
      <w:r w:rsidRPr="007E3FAA">
        <w:rPr>
          <w:rFonts w:ascii="Consolas" w:hAnsi="Consolas" w:cs="Times New Roman"/>
          <w:b/>
          <w:bCs/>
          <w:sz w:val="16"/>
          <w:szCs w:val="16"/>
        </w:rPr>
        <w:t>in</w:t>
      </w:r>
      <w:r w:rsidRPr="007E3FAA">
        <w:rPr>
          <w:rFonts w:ascii="Consolas" w:hAnsi="Consolas" w:cs="Times New Roman"/>
          <w:sz w:val="16"/>
          <w:szCs w:val="16"/>
        </w:rPr>
        <w:t xml:space="preserve"> status_counts.items()]</w:t>
      </w:r>
    </w:p>
    <w:p w14:paraId="63B85BC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 [{"status": "TOTAL", "count": total}],</w:t>
      </w:r>
    </w:p>
    <w:p w14:paraId="32A6EC6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"bucket_A_item_status_counts",</w:t>
      </w:r>
    </w:p>
    <w:p w14:paraId="48C78A2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sort_by=</w:t>
      </w:r>
      <w:r w:rsidRPr="007E3FAA">
        <w:rPr>
          <w:rFonts w:ascii="Consolas" w:hAnsi="Consolas" w:cs="Times New Roman"/>
          <w:b/>
          <w:bCs/>
          <w:sz w:val="16"/>
          <w:szCs w:val="16"/>
        </w:rPr>
        <w:t>None</w:t>
      </w:r>
      <w:r w:rsidRPr="007E3FAA">
        <w:rPr>
          <w:rFonts w:ascii="Consolas" w:hAnsi="Consolas" w:cs="Times New Roman"/>
          <w:sz w:val="16"/>
          <w:szCs w:val="16"/>
        </w:rPr>
        <w:t>,</w:t>
      </w:r>
    </w:p>
    <w:p w14:paraId="2A0BBB2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1F16CD5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w:t>
      </w:r>
    </w:p>
    <w:p w14:paraId="48D028B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API,</w:t>
      </w:r>
    </w:p>
    <w:p w14:paraId="74B7EC5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active_ids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PipelineLog.ERROR,</w:t>
      </w:r>
    </w:p>
    <w:p w14:paraId="4EF1E3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records=total,</w:t>
      </w:r>
    </w:p>
    <w:p w14:paraId="30BDEDF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w:t>
      </w:r>
    </w:p>
    <w:p w14:paraId="0160090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f"NORMAL={status_counts.get('NORMAL', </w:t>
      </w:r>
      <w:r w:rsidRPr="007E3FAA">
        <w:rPr>
          <w:rFonts w:ascii="Consolas" w:hAnsi="Consolas" w:cs="Times New Roman"/>
          <w:b/>
          <w:bCs/>
          <w:sz w:val="16"/>
          <w:szCs w:val="16"/>
        </w:rPr>
        <w:t>0</w:t>
      </w:r>
      <w:r w:rsidRPr="007E3FAA">
        <w:rPr>
          <w:rFonts w:ascii="Consolas" w:hAnsi="Consolas" w:cs="Times New Roman"/>
          <w:sz w:val="16"/>
          <w:szCs w:val="16"/>
        </w:rPr>
        <w:t>)}  "</w:t>
      </w:r>
    </w:p>
    <w:p w14:paraId="5C4756F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f"UNLIST={status_counts.get('UNLIST', </w:t>
      </w:r>
      <w:r w:rsidRPr="007E3FAA">
        <w:rPr>
          <w:rFonts w:ascii="Consolas" w:hAnsi="Consolas" w:cs="Times New Roman"/>
          <w:b/>
          <w:bCs/>
          <w:sz w:val="16"/>
          <w:szCs w:val="16"/>
        </w:rPr>
        <w:t>0</w:t>
      </w:r>
      <w:r w:rsidRPr="007E3FAA">
        <w:rPr>
          <w:rFonts w:ascii="Consolas" w:hAnsi="Consolas" w:cs="Times New Roman"/>
          <w:sz w:val="16"/>
          <w:szCs w:val="16"/>
        </w:rPr>
        <w:t>)}  "</w:t>
      </w:r>
    </w:p>
    <w:p w14:paraId="37E1150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f"BANNED={status_counts.get('BANNED', </w:t>
      </w:r>
      <w:r w:rsidRPr="007E3FAA">
        <w:rPr>
          <w:rFonts w:ascii="Consolas" w:hAnsi="Consolas" w:cs="Times New Roman"/>
          <w:b/>
          <w:bCs/>
          <w:sz w:val="16"/>
          <w:szCs w:val="16"/>
        </w:rPr>
        <w:t>0</w:t>
      </w:r>
      <w:r w:rsidRPr="007E3FAA">
        <w:rPr>
          <w:rFonts w:ascii="Consolas" w:hAnsi="Consolas" w:cs="Times New Roman"/>
          <w:sz w:val="16"/>
          <w:szCs w:val="16"/>
        </w:rPr>
        <w:t>)}  "</w:t>
      </w:r>
    </w:p>
    <w:p w14:paraId="50EFBEA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f"REVIEWING={status_counts.get('REVIEWING', </w:t>
      </w:r>
      <w:r w:rsidRPr="007E3FAA">
        <w:rPr>
          <w:rFonts w:ascii="Consolas" w:hAnsi="Consolas" w:cs="Times New Roman"/>
          <w:b/>
          <w:bCs/>
          <w:sz w:val="16"/>
          <w:szCs w:val="16"/>
        </w:rPr>
        <w:t>0</w:t>
      </w:r>
      <w:r w:rsidRPr="007E3FAA">
        <w:rPr>
          <w:rFonts w:ascii="Consolas" w:hAnsi="Consolas" w:cs="Times New Roman"/>
          <w:sz w:val="16"/>
          <w:szCs w:val="16"/>
        </w:rPr>
        <w:t>)}"</w:t>
      </w:r>
    </w:p>
    <w:p w14:paraId="1871C6B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5FE211B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7ECF214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active_ids, status_counts, ids_by_status</w:t>
      </w:r>
    </w:p>
    <w:p w14:paraId="6B3D762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FEB18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91303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96AC95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BUCKET A — STATIC PUBLIC DATA  (refresh: weekly)</w:t>
      </w:r>
    </w:p>
    <w:p w14:paraId="30BA36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72CC221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C453FF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extract_a_shop_info</w:t>
      </w: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27B3148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"/api/v2/shop/get_shop_info"</w:t>
      </w:r>
    </w:p>
    <w:p w14:paraId="1C279BA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368AD4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top_level=</w:t>
      </w:r>
      <w:r w:rsidRPr="007E3FAA">
        <w:rPr>
          <w:rFonts w:ascii="Consolas" w:hAnsi="Consolas" w:cs="Times New Roman"/>
          <w:b/>
          <w:bCs/>
          <w:sz w:val="16"/>
          <w:szCs w:val="16"/>
        </w:rPr>
        <w:t>True</w:t>
      </w:r>
      <w:r w:rsidRPr="007E3FAA">
        <w:rPr>
          <w:rFonts w:ascii="Consolas" w:hAnsi="Consolas" w:cs="Times New Roman"/>
          <w:sz w:val="16"/>
          <w:szCs w:val="16"/>
        </w:rPr>
        <w:t>)</w:t>
      </w:r>
    </w:p>
    <w:p w14:paraId="0708BCE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data </w:t>
      </w:r>
      <w:r w:rsidRPr="007E3FAA">
        <w:rPr>
          <w:rFonts w:ascii="Consolas" w:hAnsi="Consolas" w:cs="Times New Roman"/>
          <w:b/>
          <w:bCs/>
          <w:sz w:val="16"/>
          <w:szCs w:val="16"/>
        </w:rPr>
        <w:t>or</w:t>
      </w:r>
      <w:r w:rsidRPr="007E3FAA">
        <w:rPr>
          <w:rFonts w:ascii="Consolas" w:hAnsi="Consolas" w:cs="Times New Roman"/>
          <w:sz w:val="16"/>
          <w:szCs w:val="16"/>
        </w:rPr>
        <w:t xml:space="preserve"> "shop_name"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7543ACA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PipelineLog.ERROR, note="no data — check access token scope")</w:t>
      </w:r>
    </w:p>
    <w:p w14:paraId="404462F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1A9614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save([data], "bucket_A_shop_info", sort_by=</w:t>
      </w:r>
      <w:r w:rsidRPr="007E3FAA">
        <w:rPr>
          <w:rFonts w:ascii="Consolas" w:hAnsi="Consolas" w:cs="Times New Roman"/>
          <w:b/>
          <w:bCs/>
          <w:sz w:val="16"/>
          <w:szCs w:val="16"/>
        </w:rPr>
        <w:t>None</w:t>
      </w:r>
      <w:r w:rsidRPr="007E3FAA">
        <w:rPr>
          <w:rFonts w:ascii="Consolas" w:hAnsi="Consolas" w:cs="Times New Roman"/>
          <w:sz w:val="16"/>
          <w:szCs w:val="16"/>
        </w:rPr>
        <w:t>)</w:t>
      </w:r>
    </w:p>
    <w:p w14:paraId="0A8ADF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w:t>
      </w:r>
    </w:p>
    <w:p w14:paraId="0CB3E4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C46C8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293455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extract_a_category_tree</w:t>
      </w: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16D893E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"/api/v2/product/get_category"</w:t>
      </w:r>
    </w:p>
    <w:p w14:paraId="0DAE77F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793CBB9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{"language": "id"})</w:t>
      </w:r>
    </w:p>
    <w:p w14:paraId="29F52B3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data </w:t>
      </w:r>
      <w:r w:rsidRPr="007E3FAA">
        <w:rPr>
          <w:rFonts w:ascii="Consolas" w:hAnsi="Consolas" w:cs="Times New Roman"/>
          <w:b/>
          <w:bCs/>
          <w:sz w:val="16"/>
          <w:szCs w:val="16"/>
        </w:rPr>
        <w:t>or</w:t>
      </w:r>
      <w:r w:rsidRPr="007E3FAA">
        <w:rPr>
          <w:rFonts w:ascii="Consolas" w:hAnsi="Consolas" w:cs="Times New Roman"/>
          <w:sz w:val="16"/>
          <w:szCs w:val="16"/>
        </w:rPr>
        <w:t xml:space="preserve"> "category_list"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3D874F4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PipelineLog.ERROR, note="no category data returned")</w:t>
      </w:r>
    </w:p>
    <w:p w14:paraId="0AF8DAB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07EA7CD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save(data["category_list"], "bucket_A_categories", sort_by="category_id")</w:t>
      </w:r>
    </w:p>
    <w:p w14:paraId="49C4E57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w:t>
      </w:r>
    </w:p>
    <w:p w14:paraId="21A4663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note="join via category_id → display_category_name in masterdata")</w:t>
      </w:r>
    </w:p>
    <w:p w14:paraId="3AF13CB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3B32D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BDD76E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lastRenderedPageBreak/>
        <w:t>def</w:t>
      </w:r>
      <w:r w:rsidRPr="007E3FAA">
        <w:rPr>
          <w:rFonts w:ascii="Consolas" w:hAnsi="Consolas" w:cs="Times New Roman"/>
          <w:sz w:val="16"/>
          <w:szCs w:val="16"/>
        </w:rPr>
        <w:t xml:space="preserve"> </w:t>
      </w:r>
      <w:r w:rsidRPr="007E3FAA">
        <w:rPr>
          <w:rFonts w:ascii="Consolas" w:hAnsi="Consolas" w:cs="Times New Roman"/>
          <w:b/>
          <w:bCs/>
          <w:sz w:val="16"/>
          <w:szCs w:val="16"/>
        </w:rPr>
        <w:t>_fetch_extra_info_for_non_normal</w:t>
      </w:r>
      <w:r w:rsidRPr="007E3FAA">
        <w:rPr>
          <w:rFonts w:ascii="Consolas" w:hAnsi="Consolas" w:cs="Times New Roman"/>
          <w:sz w:val="16"/>
          <w:szCs w:val="16"/>
        </w:rPr>
        <w:t>(ids_by_status: dict[str, list[int]]) -&gt; list[dict]:</w:t>
      </w:r>
    </w:p>
    <w:p w14:paraId="1A2761E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"/api/v2/product/get_item_extra_info"</w:t>
      </w:r>
    </w:p>
    <w:p w14:paraId="73E3703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 list[dict] = []</w:t>
      </w:r>
    </w:p>
    <w:p w14:paraId="77541E7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122394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status, ids </w:t>
      </w:r>
      <w:r w:rsidRPr="007E3FAA">
        <w:rPr>
          <w:rFonts w:ascii="Consolas" w:hAnsi="Consolas" w:cs="Times New Roman"/>
          <w:b/>
          <w:bCs/>
          <w:sz w:val="16"/>
          <w:szCs w:val="16"/>
        </w:rPr>
        <w:t>in</w:t>
      </w:r>
      <w:r w:rsidRPr="007E3FAA">
        <w:rPr>
          <w:rFonts w:ascii="Consolas" w:hAnsi="Consolas" w:cs="Times New Roman"/>
          <w:sz w:val="16"/>
          <w:szCs w:val="16"/>
        </w:rPr>
        <w:t xml:space="preserve"> ids_by_status.items():</w:t>
      </w:r>
    </w:p>
    <w:p w14:paraId="48FD89C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status == "NORMAL" </w:t>
      </w:r>
      <w:r w:rsidRPr="007E3FAA">
        <w:rPr>
          <w:rFonts w:ascii="Consolas" w:hAnsi="Consolas" w:cs="Times New Roman"/>
          <w:b/>
          <w:bCs/>
          <w:sz w:val="16"/>
          <w:szCs w:val="16"/>
        </w:rPr>
        <w:t>or</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ids:</w:t>
      </w:r>
    </w:p>
    <w:p w14:paraId="419C724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continue</w:t>
      </w:r>
    </w:p>
    <w:p w14:paraId="29D93B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Fetching extra_info for {len(ids)} {status} item(s) (rating total only)...")</w:t>
      </w:r>
    </w:p>
    <w:p w14:paraId="0DC0135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 </w:t>
      </w:r>
      <w:r w:rsidRPr="007E3FAA">
        <w:rPr>
          <w:rFonts w:ascii="Consolas" w:hAnsi="Consolas" w:cs="Times New Roman"/>
          <w:b/>
          <w:bCs/>
          <w:sz w:val="16"/>
          <w:szCs w:val="16"/>
        </w:rPr>
        <w:t>in</w:t>
      </w:r>
      <w:r w:rsidRPr="007E3FAA">
        <w:rPr>
          <w:rFonts w:ascii="Consolas" w:hAnsi="Consolas" w:cs="Times New Roman"/>
          <w:sz w:val="16"/>
          <w:szCs w:val="16"/>
        </w:rPr>
        <w:t xml:space="preserve"> range(</w:t>
      </w:r>
      <w:r w:rsidRPr="007E3FAA">
        <w:rPr>
          <w:rFonts w:ascii="Consolas" w:hAnsi="Consolas" w:cs="Times New Roman"/>
          <w:b/>
          <w:bCs/>
          <w:sz w:val="16"/>
          <w:szCs w:val="16"/>
        </w:rPr>
        <w:t>0</w:t>
      </w:r>
      <w:r w:rsidRPr="007E3FAA">
        <w:rPr>
          <w:rFonts w:ascii="Consolas" w:hAnsi="Consolas" w:cs="Times New Roman"/>
          <w:sz w:val="16"/>
          <w:szCs w:val="16"/>
        </w:rPr>
        <w:t xml:space="preserve">, len(ids), </w:t>
      </w:r>
      <w:r w:rsidRPr="007E3FAA">
        <w:rPr>
          <w:rFonts w:ascii="Consolas" w:hAnsi="Consolas" w:cs="Times New Roman"/>
          <w:b/>
          <w:bCs/>
          <w:sz w:val="16"/>
          <w:szCs w:val="16"/>
        </w:rPr>
        <w:t>50</w:t>
      </w:r>
      <w:r w:rsidRPr="007E3FAA">
        <w:rPr>
          <w:rFonts w:ascii="Consolas" w:hAnsi="Consolas" w:cs="Times New Roman"/>
          <w:sz w:val="16"/>
          <w:szCs w:val="16"/>
        </w:rPr>
        <w:t>):</w:t>
      </w:r>
    </w:p>
    <w:p w14:paraId="1CB239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 = ids[i : i + </w:t>
      </w:r>
      <w:r w:rsidRPr="007E3FAA">
        <w:rPr>
          <w:rFonts w:ascii="Consolas" w:hAnsi="Consolas" w:cs="Times New Roman"/>
          <w:b/>
          <w:bCs/>
          <w:sz w:val="16"/>
          <w:szCs w:val="16"/>
        </w:rPr>
        <w:t>50</w:t>
      </w:r>
      <w:r w:rsidRPr="007E3FAA">
        <w:rPr>
          <w:rFonts w:ascii="Consolas" w:hAnsi="Consolas" w:cs="Times New Roman"/>
          <w:sz w:val="16"/>
          <w:szCs w:val="16"/>
        </w:rPr>
        <w:t>]</w:t>
      </w:r>
    </w:p>
    <w:p w14:paraId="7C47A3D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",".join(map(str, batch))})</w:t>
      </w:r>
    </w:p>
    <w:p w14:paraId="6365A06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4CC6C6D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extra.extend(data["item_list"])</w:t>
      </w:r>
    </w:p>
    <w:p w14:paraId="00C5F30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450928B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B6CA24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extra</w:t>
      </w:r>
    </w:p>
    <w:p w14:paraId="619AEF0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FD20E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875EA1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extract_a_shop_rating</w:t>
      </w:r>
      <w:r w:rsidRPr="007E3FAA">
        <w:rPr>
          <w:rFonts w:ascii="Consolas" w:hAnsi="Consolas" w:cs="Times New Roman"/>
          <w:sz w:val="16"/>
          <w:szCs w:val="16"/>
        </w:rPr>
        <w:t>(</w:t>
      </w:r>
    </w:p>
    <w:p w14:paraId="2EA2AB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normal_extra_records: list[dict],</w:t>
      </w:r>
    </w:p>
    <w:p w14:paraId="319C44B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ids_by_status: dict[str, list[int]] | </w:t>
      </w:r>
      <w:r w:rsidRPr="007E3FAA">
        <w:rPr>
          <w:rFonts w:ascii="Consolas" w:hAnsi="Consolas" w:cs="Times New Roman"/>
          <w:b/>
          <w:bCs/>
          <w:sz w:val="16"/>
          <w:szCs w:val="16"/>
        </w:rPr>
        <w:t>None</w:t>
      </w:r>
      <w:r w:rsidRPr="007E3FAA">
        <w:rPr>
          <w:rFonts w:ascii="Consolas" w:hAnsi="Consolas" w:cs="Times New Roman"/>
          <w:sz w:val="16"/>
          <w:szCs w:val="16"/>
        </w:rPr>
        <w:t xml:space="preserve"> = </w:t>
      </w:r>
      <w:r w:rsidRPr="007E3FAA">
        <w:rPr>
          <w:rFonts w:ascii="Consolas" w:hAnsi="Consolas" w:cs="Times New Roman"/>
          <w:b/>
          <w:bCs/>
          <w:sz w:val="16"/>
          <w:szCs w:val="16"/>
        </w:rPr>
        <w:t>None</w:t>
      </w:r>
      <w:r w:rsidRPr="007E3FAA">
        <w:rPr>
          <w:rFonts w:ascii="Consolas" w:hAnsi="Consolas" w:cs="Times New Roman"/>
          <w:sz w:val="16"/>
          <w:szCs w:val="16"/>
        </w:rPr>
        <w:t>,</w:t>
      </w:r>
    </w:p>
    <w:p w14:paraId="53043FE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65142F3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API_LABEL = "computed/shop_rating"</w:t>
      </w:r>
    </w:p>
    <w:p w14:paraId="5264814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4C0B6B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non_normal_extra: list[dict] = []</w:t>
      </w:r>
    </w:p>
    <w:p w14:paraId="202E8B9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ids_by_status:</w:t>
      </w:r>
    </w:p>
    <w:p w14:paraId="34ADABC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non_normal_extra = _fetch_extra_info_for_non_normal(ids_by_status)</w:t>
      </w:r>
    </w:p>
    <w:p w14:paraId="05A379D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B85D5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all_records = normal_extra_records + non_normal_extra</w:t>
      </w:r>
    </w:p>
    <w:p w14:paraId="0856593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Computing shop rating from {len(all_records)} product records "</w:t>
      </w:r>
    </w:p>
    <w:p w14:paraId="73A8D74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f"({len(normal_extra_records)} NORMAL + {len(non_normal_extra)} non-NORMAL)...")</w:t>
      </w:r>
    </w:p>
    <w:p w14:paraId="2F5708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8DE6A2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all_records:</w:t>
      </w:r>
    </w:p>
    <w:p w14:paraId="479AD6B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LOG.record(API_LABEL, PipelineLog.ERROR, note="no extra_info records available")</w:t>
      </w:r>
    </w:p>
    <w:p w14:paraId="1A2C436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2F22E2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85AC33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total_weighted       = </w:t>
      </w:r>
      <w:r w:rsidRPr="007E3FAA">
        <w:rPr>
          <w:rFonts w:ascii="Consolas" w:hAnsi="Consolas" w:cs="Times New Roman"/>
          <w:b/>
          <w:bCs/>
          <w:sz w:val="16"/>
          <w:szCs w:val="16"/>
        </w:rPr>
        <w:t>0.0</w:t>
      </w:r>
    </w:p>
    <w:p w14:paraId="7CFF2BE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total_reviews        = </w:t>
      </w:r>
      <w:r w:rsidRPr="007E3FAA">
        <w:rPr>
          <w:rFonts w:ascii="Consolas" w:hAnsi="Consolas" w:cs="Times New Roman"/>
          <w:b/>
          <w:bCs/>
          <w:sz w:val="16"/>
          <w:szCs w:val="16"/>
        </w:rPr>
        <w:t>0</w:t>
      </w:r>
    </w:p>
    <w:p w14:paraId="6445305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rated_products       = </w:t>
      </w:r>
      <w:r w:rsidRPr="007E3FAA">
        <w:rPr>
          <w:rFonts w:ascii="Consolas" w:hAnsi="Consolas" w:cs="Times New Roman"/>
          <w:b/>
          <w:bCs/>
          <w:sz w:val="16"/>
          <w:szCs w:val="16"/>
        </w:rPr>
        <w:t>0</w:t>
      </w:r>
    </w:p>
    <w:p w14:paraId="4D5C3C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normal_reviews_total = </w:t>
      </w:r>
      <w:r w:rsidRPr="007E3FAA">
        <w:rPr>
          <w:rFonts w:ascii="Consolas" w:hAnsi="Consolas" w:cs="Times New Roman"/>
          <w:b/>
          <w:bCs/>
          <w:sz w:val="16"/>
          <w:szCs w:val="16"/>
        </w:rPr>
        <w:t>0</w:t>
      </w:r>
    </w:p>
    <w:p w14:paraId="667EF62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FB7014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normal_ids = {str(r.get("item_id", "")) </w:t>
      </w:r>
      <w:r w:rsidRPr="007E3FAA">
        <w:rPr>
          <w:rFonts w:ascii="Consolas" w:hAnsi="Consolas" w:cs="Times New Roman"/>
          <w:b/>
          <w:bCs/>
          <w:sz w:val="16"/>
          <w:szCs w:val="16"/>
        </w:rPr>
        <w:t>for</w:t>
      </w:r>
      <w:r w:rsidRPr="007E3FAA">
        <w:rPr>
          <w:rFonts w:ascii="Consolas" w:hAnsi="Consolas" w:cs="Times New Roman"/>
          <w:sz w:val="16"/>
          <w:szCs w:val="16"/>
        </w:rPr>
        <w:t xml:space="preserve"> r </w:t>
      </w:r>
      <w:r w:rsidRPr="007E3FAA">
        <w:rPr>
          <w:rFonts w:ascii="Consolas" w:hAnsi="Consolas" w:cs="Times New Roman"/>
          <w:b/>
          <w:bCs/>
          <w:sz w:val="16"/>
          <w:szCs w:val="16"/>
        </w:rPr>
        <w:t>in</w:t>
      </w:r>
      <w:r w:rsidRPr="007E3FAA">
        <w:rPr>
          <w:rFonts w:ascii="Consolas" w:hAnsi="Consolas" w:cs="Times New Roman"/>
          <w:sz w:val="16"/>
          <w:szCs w:val="16"/>
        </w:rPr>
        <w:t xml:space="preserve"> normal_extra_records}</w:t>
      </w:r>
    </w:p>
    <w:p w14:paraId="1AB8CDF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EC280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all_records:</w:t>
      </w:r>
    </w:p>
    <w:p w14:paraId="46C3E8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rating  = float(item.get("rating_star") </w:t>
      </w:r>
      <w:r w:rsidRPr="007E3FAA">
        <w:rPr>
          <w:rFonts w:ascii="Consolas" w:hAnsi="Consolas" w:cs="Times New Roman"/>
          <w:b/>
          <w:bCs/>
          <w:sz w:val="16"/>
          <w:szCs w:val="16"/>
        </w:rPr>
        <w:t>or</w:t>
      </w:r>
      <w:r w:rsidRPr="007E3FAA">
        <w:rPr>
          <w:rFonts w:ascii="Consolas" w:hAnsi="Consolas" w:cs="Times New Roman"/>
          <w:sz w:val="16"/>
          <w:szCs w:val="16"/>
        </w:rPr>
        <w:t xml:space="preserve"> </w:t>
      </w:r>
      <w:r w:rsidRPr="007E3FAA">
        <w:rPr>
          <w:rFonts w:ascii="Consolas" w:hAnsi="Consolas" w:cs="Times New Roman"/>
          <w:b/>
          <w:bCs/>
          <w:sz w:val="16"/>
          <w:szCs w:val="16"/>
        </w:rPr>
        <w:t>0</w:t>
      </w:r>
      <w:r w:rsidRPr="007E3FAA">
        <w:rPr>
          <w:rFonts w:ascii="Consolas" w:hAnsi="Consolas" w:cs="Times New Roman"/>
          <w:sz w:val="16"/>
          <w:szCs w:val="16"/>
        </w:rPr>
        <w:t>)</w:t>
      </w:r>
    </w:p>
    <w:p w14:paraId="64BD1E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count   = int(item.get("comment_count") </w:t>
      </w:r>
      <w:r w:rsidRPr="007E3FAA">
        <w:rPr>
          <w:rFonts w:ascii="Consolas" w:hAnsi="Consolas" w:cs="Times New Roman"/>
          <w:b/>
          <w:bCs/>
          <w:sz w:val="16"/>
          <w:szCs w:val="16"/>
        </w:rPr>
        <w:t>or</w:t>
      </w:r>
      <w:r w:rsidRPr="007E3FAA">
        <w:rPr>
          <w:rFonts w:ascii="Consolas" w:hAnsi="Consolas" w:cs="Times New Roman"/>
          <w:sz w:val="16"/>
          <w:szCs w:val="16"/>
        </w:rPr>
        <w:t xml:space="preserve"> </w:t>
      </w:r>
      <w:r w:rsidRPr="007E3FAA">
        <w:rPr>
          <w:rFonts w:ascii="Consolas" w:hAnsi="Consolas" w:cs="Times New Roman"/>
          <w:b/>
          <w:bCs/>
          <w:sz w:val="16"/>
          <w:szCs w:val="16"/>
        </w:rPr>
        <w:t>0</w:t>
      </w:r>
      <w:r w:rsidRPr="007E3FAA">
        <w:rPr>
          <w:rFonts w:ascii="Consolas" w:hAnsi="Consolas" w:cs="Times New Roman"/>
          <w:sz w:val="16"/>
          <w:szCs w:val="16"/>
        </w:rPr>
        <w:t>)</w:t>
      </w:r>
    </w:p>
    <w:p w14:paraId="4647CD9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 = str(item.get("item_id", ""))</w:t>
      </w:r>
    </w:p>
    <w:p w14:paraId="4BA729C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rating &gt; </w:t>
      </w:r>
      <w:r w:rsidRPr="007E3FAA">
        <w:rPr>
          <w:rFonts w:ascii="Consolas" w:hAnsi="Consolas" w:cs="Times New Roman"/>
          <w:b/>
          <w:bCs/>
          <w:sz w:val="16"/>
          <w:szCs w:val="16"/>
        </w:rPr>
        <w:t>0</w:t>
      </w:r>
      <w:r w:rsidRPr="007E3FAA">
        <w:rPr>
          <w:rFonts w:ascii="Consolas" w:hAnsi="Consolas" w:cs="Times New Roman"/>
          <w:sz w:val="16"/>
          <w:szCs w:val="16"/>
        </w:rPr>
        <w:t xml:space="preserve"> </w:t>
      </w:r>
      <w:r w:rsidRPr="007E3FAA">
        <w:rPr>
          <w:rFonts w:ascii="Consolas" w:hAnsi="Consolas" w:cs="Times New Roman"/>
          <w:b/>
          <w:bCs/>
          <w:sz w:val="16"/>
          <w:szCs w:val="16"/>
        </w:rPr>
        <w:t>and</w:t>
      </w:r>
      <w:r w:rsidRPr="007E3FAA">
        <w:rPr>
          <w:rFonts w:ascii="Consolas" w:hAnsi="Consolas" w:cs="Times New Roman"/>
          <w:sz w:val="16"/>
          <w:szCs w:val="16"/>
        </w:rPr>
        <w:t xml:space="preserve"> count &gt; </w:t>
      </w:r>
      <w:r w:rsidRPr="007E3FAA">
        <w:rPr>
          <w:rFonts w:ascii="Consolas" w:hAnsi="Consolas" w:cs="Times New Roman"/>
          <w:b/>
          <w:bCs/>
          <w:sz w:val="16"/>
          <w:szCs w:val="16"/>
        </w:rPr>
        <w:t>0</w:t>
      </w:r>
      <w:r w:rsidRPr="007E3FAA">
        <w:rPr>
          <w:rFonts w:ascii="Consolas" w:hAnsi="Consolas" w:cs="Times New Roman"/>
          <w:sz w:val="16"/>
          <w:szCs w:val="16"/>
        </w:rPr>
        <w:t>:</w:t>
      </w:r>
    </w:p>
    <w:p w14:paraId="66FB27F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total_weighted += rating * count</w:t>
      </w:r>
    </w:p>
    <w:p w14:paraId="4C38F2B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total_reviews  += count</w:t>
      </w:r>
    </w:p>
    <w:p w14:paraId="3FC3407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rated_products += </w:t>
      </w:r>
      <w:r w:rsidRPr="007E3FAA">
        <w:rPr>
          <w:rFonts w:ascii="Consolas" w:hAnsi="Consolas" w:cs="Times New Roman"/>
          <w:b/>
          <w:bCs/>
          <w:sz w:val="16"/>
          <w:szCs w:val="16"/>
        </w:rPr>
        <w:t>1</w:t>
      </w:r>
    </w:p>
    <w:p w14:paraId="408D496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item_id </w:t>
      </w:r>
      <w:r w:rsidRPr="007E3FAA">
        <w:rPr>
          <w:rFonts w:ascii="Consolas" w:hAnsi="Consolas" w:cs="Times New Roman"/>
          <w:b/>
          <w:bCs/>
          <w:sz w:val="16"/>
          <w:szCs w:val="16"/>
        </w:rPr>
        <w:t>in</w:t>
      </w:r>
      <w:r w:rsidRPr="007E3FAA">
        <w:rPr>
          <w:rFonts w:ascii="Consolas" w:hAnsi="Consolas" w:cs="Times New Roman"/>
          <w:sz w:val="16"/>
          <w:szCs w:val="16"/>
        </w:rPr>
        <w:t xml:space="preserve"> normal_ids </w:t>
      </w:r>
      <w:r w:rsidRPr="007E3FAA">
        <w:rPr>
          <w:rFonts w:ascii="Consolas" w:hAnsi="Consolas" w:cs="Times New Roman"/>
          <w:b/>
          <w:bCs/>
          <w:sz w:val="16"/>
          <w:szCs w:val="16"/>
        </w:rPr>
        <w:t>and</w:t>
      </w:r>
      <w:r w:rsidRPr="007E3FAA">
        <w:rPr>
          <w:rFonts w:ascii="Consolas" w:hAnsi="Consolas" w:cs="Times New Roman"/>
          <w:sz w:val="16"/>
          <w:szCs w:val="16"/>
        </w:rPr>
        <w:t xml:space="preserve"> count &gt; </w:t>
      </w:r>
      <w:r w:rsidRPr="007E3FAA">
        <w:rPr>
          <w:rFonts w:ascii="Consolas" w:hAnsi="Consolas" w:cs="Times New Roman"/>
          <w:b/>
          <w:bCs/>
          <w:sz w:val="16"/>
          <w:szCs w:val="16"/>
        </w:rPr>
        <w:t>0</w:t>
      </w:r>
      <w:r w:rsidRPr="007E3FAA">
        <w:rPr>
          <w:rFonts w:ascii="Consolas" w:hAnsi="Consolas" w:cs="Times New Roman"/>
          <w:sz w:val="16"/>
          <w:szCs w:val="16"/>
        </w:rPr>
        <w:t>:</w:t>
      </w:r>
    </w:p>
    <w:p w14:paraId="0746FB3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normal_reviews_total += count</w:t>
      </w:r>
    </w:p>
    <w:p w14:paraId="4921642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10BCB7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shop_rating = round(total_weighted / total_reviews, </w:t>
      </w:r>
      <w:r w:rsidRPr="007E3FAA">
        <w:rPr>
          <w:rFonts w:ascii="Consolas" w:hAnsi="Consolas" w:cs="Times New Roman"/>
          <w:b/>
          <w:bCs/>
          <w:sz w:val="16"/>
          <w:szCs w:val="16"/>
        </w:rPr>
        <w:t>2</w:t>
      </w: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total_reviews &gt; </w:t>
      </w:r>
      <w:r w:rsidRPr="007E3FAA">
        <w:rPr>
          <w:rFonts w:ascii="Consolas" w:hAnsi="Consolas" w:cs="Times New Roman"/>
          <w:b/>
          <w:bCs/>
          <w:sz w:val="16"/>
          <w:szCs w:val="16"/>
        </w:rPr>
        <w:t>0</w:t>
      </w: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 xml:space="preserve"> </w:t>
      </w:r>
      <w:r w:rsidRPr="007E3FAA">
        <w:rPr>
          <w:rFonts w:ascii="Consolas" w:hAnsi="Consolas" w:cs="Times New Roman"/>
          <w:b/>
          <w:bCs/>
          <w:sz w:val="16"/>
          <w:szCs w:val="16"/>
        </w:rPr>
        <w:t>0.0</w:t>
      </w:r>
    </w:p>
    <w:p w14:paraId="5C8A516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161B1D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 = {</w:t>
      </w:r>
    </w:p>
    <w:p w14:paraId="5BF03B4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"computed_rating_star":    shop_rating,</w:t>
      </w:r>
    </w:p>
    <w:p w14:paraId="2A1EF92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"computed_total_reviews":  total_reviews,</w:t>
      </w:r>
    </w:p>
    <w:p w14:paraId="0148DEE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"products_with_rating":    rated_products,</w:t>
      </w:r>
    </w:p>
    <w:p w14:paraId="639D05C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"normal_products_reviews": normal_reviews_total,</w:t>
      </w:r>
    </w:p>
    <w:p w14:paraId="19F4BCA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 (</w:t>
      </w:r>
    </w:p>
    <w:p w14:paraId="5CF5370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"Weighted average of product ratings (rating_star × comment_count) "</w:t>
      </w:r>
    </w:p>
    <w:p w14:paraId="464D70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"across ALL statuses (NORMAL + UNLIST + BANNED + REVIEWING). "</w:t>
      </w:r>
    </w:p>
    <w:p w14:paraId="23E4672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0C5551E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4032E6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save([record], "bucket_A_shop_rating", sort_by=</w:t>
      </w:r>
      <w:r w:rsidRPr="007E3FAA">
        <w:rPr>
          <w:rFonts w:ascii="Consolas" w:hAnsi="Consolas" w:cs="Times New Roman"/>
          <w:b/>
          <w:bCs/>
          <w:sz w:val="16"/>
          <w:szCs w:val="16"/>
        </w:rPr>
        <w:t>None</w:t>
      </w:r>
      <w:r w:rsidRPr="007E3FAA">
        <w:rPr>
          <w:rFonts w:ascii="Consolas" w:hAnsi="Consolas" w:cs="Times New Roman"/>
          <w:sz w:val="16"/>
          <w:szCs w:val="16"/>
        </w:rPr>
        <w:t>)</w:t>
      </w:r>
    </w:p>
    <w:p w14:paraId="7BAE6FD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Shop rating : {shop_rating} </w:t>
      </w:r>
      <w:r w:rsidRPr="007E3FAA">
        <w:rPr>
          <w:rFonts w:ascii="Segoe UI Emoji" w:hAnsi="Segoe UI Emoji" w:cs="Segoe UI Emoji"/>
          <w:sz w:val="16"/>
          <w:szCs w:val="16"/>
        </w:rPr>
        <w:t>⭐</w:t>
      </w:r>
      <w:r w:rsidRPr="007E3FAA">
        <w:rPr>
          <w:rFonts w:ascii="Consolas" w:hAnsi="Consolas" w:cs="Times New Roman"/>
          <w:sz w:val="16"/>
          <w:szCs w:val="16"/>
        </w:rPr>
        <w:t>")</w:t>
      </w:r>
    </w:p>
    <w:p w14:paraId="6E0606F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Total reviews (all statuses) : {total_reviews:,}")</w:t>
      </w:r>
    </w:p>
    <w:p w14:paraId="7845120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Total reviews (NORMAL only)  : {normal_reviews_total:,}")</w:t>
      </w:r>
    </w:p>
    <w:p w14:paraId="0CD2A07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LOG.record(API_LABEL, PipelineLog.OK, records=n,</w:t>
      </w:r>
    </w:p>
    <w:p w14:paraId="0761E4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note=f"rating={shop_rating}  total_reviews={total_reviews:,}  "</w:t>
      </w:r>
    </w:p>
    <w:p w14:paraId="51898C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f"normal_only={normal_reviews_total:,}")</w:t>
      </w:r>
    </w:p>
    <w:p w14:paraId="24CCBE3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DAABC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A06616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extract_a_catalog</w:t>
      </w:r>
      <w:r w:rsidRPr="007E3FAA">
        <w:rPr>
          <w:rFonts w:ascii="Consolas" w:hAnsi="Consolas" w:cs="Times New Roman"/>
          <w:sz w:val="16"/>
          <w:szCs w:val="16"/>
        </w:rPr>
        <w:t>(item_ids: list[int]) -&gt; tuple[list[dict], list[dict]]:</w:t>
      </w:r>
    </w:p>
    <w:p w14:paraId="61D4D78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3D5C7D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API_BASE  = "/api/v2/product/get_item_base_info"</w:t>
      </w:r>
    </w:p>
    <w:p w14:paraId="204976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API_EXTRA = "/api/v2/product/get_item_extra_info"</w:t>
      </w:r>
    </w:p>
    <w:p w14:paraId="3D568B8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{API_BASE}")</w:t>
      </w:r>
    </w:p>
    <w:p w14:paraId="3C34186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print(f"  {API_EXTRA}")</w:t>
      </w:r>
    </w:p>
    <w:p w14:paraId="359A11F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2B13BE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          list[dict] = []</w:t>
      </w:r>
    </w:p>
    <w:p w14:paraId="1453E5B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            list[dict] = []</w:t>
      </w:r>
    </w:p>
    <w:p w14:paraId="71A0340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failed_base_ids:  list[int]  = []</w:t>
      </w:r>
    </w:p>
    <w:p w14:paraId="29F90A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failed_extra_ids: list[int]  = []</w:t>
      </w:r>
    </w:p>
    <w:p w14:paraId="5218547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A6C4A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 </w:t>
      </w:r>
      <w:r w:rsidRPr="007E3FAA">
        <w:rPr>
          <w:rFonts w:ascii="Consolas" w:hAnsi="Consolas" w:cs="Times New Roman"/>
          <w:b/>
          <w:bCs/>
          <w:sz w:val="16"/>
          <w:szCs w:val="16"/>
        </w:rPr>
        <w:t>in</w:t>
      </w:r>
      <w:r w:rsidRPr="007E3FAA">
        <w:rPr>
          <w:rFonts w:ascii="Consolas" w:hAnsi="Consolas" w:cs="Times New Roman"/>
          <w:sz w:val="16"/>
          <w:szCs w:val="16"/>
        </w:rPr>
        <w:t xml:space="preserve"> tqdm(range(</w:t>
      </w:r>
      <w:r w:rsidRPr="007E3FAA">
        <w:rPr>
          <w:rFonts w:ascii="Consolas" w:hAnsi="Consolas" w:cs="Times New Roman"/>
          <w:b/>
          <w:bCs/>
          <w:sz w:val="16"/>
          <w:szCs w:val="16"/>
        </w:rPr>
        <w:t>0</w:t>
      </w:r>
      <w:r w:rsidRPr="007E3FAA">
        <w:rPr>
          <w:rFonts w:ascii="Consolas" w:hAnsi="Consolas" w:cs="Times New Roman"/>
          <w:sz w:val="16"/>
          <w:szCs w:val="16"/>
        </w:rPr>
        <w:t xml:space="preserve">, len(item_ids), </w:t>
      </w:r>
      <w:r w:rsidRPr="007E3FAA">
        <w:rPr>
          <w:rFonts w:ascii="Consolas" w:hAnsi="Consolas" w:cs="Times New Roman"/>
          <w:b/>
          <w:bCs/>
          <w:sz w:val="16"/>
          <w:szCs w:val="16"/>
        </w:rPr>
        <w:t>50</w:t>
      </w:r>
      <w:r w:rsidRPr="007E3FAA">
        <w:rPr>
          <w:rFonts w:ascii="Consolas" w:hAnsi="Consolas" w:cs="Times New Roman"/>
          <w:sz w:val="16"/>
          <w:szCs w:val="16"/>
        </w:rPr>
        <w:t>), desc="  Catalog batches"):</w:t>
      </w:r>
    </w:p>
    <w:p w14:paraId="77643D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     = item_ids[i : i + </w:t>
      </w:r>
      <w:r w:rsidRPr="007E3FAA">
        <w:rPr>
          <w:rFonts w:ascii="Consolas" w:hAnsi="Consolas" w:cs="Times New Roman"/>
          <w:b/>
          <w:bCs/>
          <w:sz w:val="16"/>
          <w:szCs w:val="16"/>
        </w:rPr>
        <w:t>50</w:t>
      </w:r>
      <w:r w:rsidRPr="007E3FAA">
        <w:rPr>
          <w:rFonts w:ascii="Consolas" w:hAnsi="Consolas" w:cs="Times New Roman"/>
          <w:sz w:val="16"/>
          <w:szCs w:val="16"/>
        </w:rPr>
        <w:t>]</w:t>
      </w:r>
    </w:p>
    <w:p w14:paraId="5B8FF1E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batch_str = ",".join(map(str, batch))</w:t>
      </w:r>
    </w:p>
    <w:p w14:paraId="3C4144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EEFB03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base_data = shopee_get(API_BASE, {"item_id_list": batch_str})</w:t>
      </w:r>
    </w:p>
    <w:p w14:paraId="3C46E8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base_data </w:t>
      </w:r>
      <w:r w:rsidRPr="007E3FAA">
        <w:rPr>
          <w:rFonts w:ascii="Consolas" w:hAnsi="Consolas" w:cs="Times New Roman"/>
          <w:b/>
          <w:bCs/>
          <w:sz w:val="16"/>
          <w:szCs w:val="16"/>
        </w:rPr>
        <w:t>and</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base_data:</w:t>
      </w:r>
    </w:p>
    <w:p w14:paraId="075404C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fetched_ids = {item["item_id"]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base_data["item_list"]}</w:t>
      </w:r>
    </w:p>
    <w:p w14:paraId="3D48D9F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catalog.extend(base_data["item_list"])</w:t>
      </w:r>
    </w:p>
    <w:p w14:paraId="2EDE494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failed_base_ids.extend(iid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batch </w:t>
      </w:r>
      <w:r w:rsidRPr="007E3FAA">
        <w:rPr>
          <w:rFonts w:ascii="Consolas" w:hAnsi="Consolas" w:cs="Times New Roman"/>
          <w:b/>
          <w:bCs/>
          <w:sz w:val="16"/>
          <w:szCs w:val="16"/>
        </w:rPr>
        <w:t>if</w:t>
      </w:r>
      <w:r w:rsidRPr="007E3FAA">
        <w:rPr>
          <w:rFonts w:ascii="Consolas" w:hAnsi="Consolas" w:cs="Times New Roman"/>
          <w:sz w:val="16"/>
          <w:szCs w:val="16"/>
        </w:rPr>
        <w:t xml:space="preserve"> iid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fetched_ids)</w:t>
      </w:r>
    </w:p>
    <w:p w14:paraId="20AEB26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68FF63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failed_base_ids.extend(batch)</w:t>
      </w:r>
    </w:p>
    <w:p w14:paraId="288A9B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87ED47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time.sleep(SLEEP_BETWEEN_ENDPOINTS)</w:t>
      </w:r>
    </w:p>
    <w:p w14:paraId="64A94A9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DA07F7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extra_data = shopee_get(API_EXTRA, {"item_id_list": batch_str})</w:t>
      </w:r>
    </w:p>
    <w:p w14:paraId="2147D46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extra_data </w:t>
      </w:r>
      <w:r w:rsidRPr="007E3FAA">
        <w:rPr>
          <w:rFonts w:ascii="Consolas" w:hAnsi="Consolas" w:cs="Times New Roman"/>
          <w:b/>
          <w:bCs/>
          <w:sz w:val="16"/>
          <w:szCs w:val="16"/>
        </w:rPr>
        <w:t>and</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extra_data:</w:t>
      </w:r>
    </w:p>
    <w:p w14:paraId="5BAD104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fetched_ids = {item["item_id"]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extra_data["item_list"]}</w:t>
      </w:r>
    </w:p>
    <w:p w14:paraId="1956FE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extra.extend(extra_data["item_list"])</w:t>
      </w:r>
    </w:p>
    <w:p w14:paraId="395BA1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failed_extra_ids.extend(iid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batch </w:t>
      </w:r>
      <w:r w:rsidRPr="007E3FAA">
        <w:rPr>
          <w:rFonts w:ascii="Consolas" w:hAnsi="Consolas" w:cs="Times New Roman"/>
          <w:b/>
          <w:bCs/>
          <w:sz w:val="16"/>
          <w:szCs w:val="16"/>
        </w:rPr>
        <w:t>if</w:t>
      </w:r>
      <w:r w:rsidRPr="007E3FAA">
        <w:rPr>
          <w:rFonts w:ascii="Consolas" w:hAnsi="Consolas" w:cs="Times New Roman"/>
          <w:sz w:val="16"/>
          <w:szCs w:val="16"/>
        </w:rPr>
        <w:t xml:space="preserve"> iid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fetched_ids)</w:t>
      </w:r>
    </w:p>
    <w:p w14:paraId="0B3FCDB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29C2CD1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failed_extra_ids.extend(batch)</w:t>
      </w:r>
    </w:p>
    <w:p w14:paraId="3142409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5B405B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 + </w:t>
      </w:r>
      <w:r w:rsidRPr="007E3FAA">
        <w:rPr>
          <w:rFonts w:ascii="Consolas" w:hAnsi="Consolas" w:cs="Times New Roman"/>
          <w:b/>
          <w:bCs/>
          <w:sz w:val="16"/>
          <w:szCs w:val="16"/>
        </w:rPr>
        <w:t>50</w:t>
      </w:r>
      <w:r w:rsidRPr="007E3FAA">
        <w:rPr>
          <w:rFonts w:ascii="Consolas" w:hAnsi="Consolas" w:cs="Times New Roman"/>
          <w:sz w:val="16"/>
          <w:szCs w:val="16"/>
        </w:rPr>
        <w:t xml:space="preserve"> &lt; len(item_ids):</w:t>
      </w:r>
    </w:p>
    <w:p w14:paraId="764D28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091D9E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05D57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new_base,  failed_base_ids  = _retry_batch(API_BASE,  failed_base_ids,  "item_list", label="base_info")</w:t>
      </w:r>
    </w:p>
    <w:p w14:paraId="27F463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catalog.extend(new_base)</w:t>
      </w:r>
    </w:p>
    <w:p w14:paraId="659F2C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new_extra, failed_extra_ids = _retry_batch(API_EXTRA, failed_extra_ids, "item_list", label="extra_info")</w:t>
      </w:r>
    </w:p>
    <w:p w14:paraId="267BCF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extra.extend(new_extra)</w:t>
      </w:r>
    </w:p>
    <w:p w14:paraId="76C1D17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48D126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n_base  = save(catalog, "bucket_A_catalog")</w:t>
      </w:r>
    </w:p>
    <w:p w14:paraId="3308BDE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n_extra = save(extra,   "bucket_A_extra_info")</w:t>
      </w:r>
    </w:p>
    <w:p w14:paraId="716B47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BA6A74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failed_records: list[dict] = []</w:t>
      </w:r>
    </w:p>
    <w:p w14:paraId="036B270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failed_base_ids:</w:t>
      </w:r>
    </w:p>
    <w:p w14:paraId="40C51D2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[WARNING] base_info still missing {len(failed_base_ids)} item(s): {failed_base_ids}")</w:t>
      </w:r>
    </w:p>
    <w:p w14:paraId="64FBF9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failed_records.extend({"item_id": iid, "source": "base_info"}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failed_base_ids)</w:t>
      </w:r>
    </w:p>
    <w:p w14:paraId="31B17D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failed_extra_ids:</w:t>
      </w:r>
    </w:p>
    <w:p w14:paraId="012E525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[WARNING] extra_info still missing {len(failed_extra_ids)} item(s): {failed_extra_ids}")</w:t>
      </w:r>
    </w:p>
    <w:p w14:paraId="691A02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failed_records.extend({"item_id": iid, "source": "extra_info"}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failed_extra_ids)</w:t>
      </w:r>
    </w:p>
    <w:p w14:paraId="25E40D0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failed_records:</w:t>
      </w:r>
    </w:p>
    <w:p w14:paraId="38D53E8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save(failed_records, "failed_item_ids")</w:t>
      </w:r>
    </w:p>
    <w:p w14:paraId="67CCB19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2C59A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LOG.record(API_BASE,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failed_base_ids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PipelineLog.PARTIAL,</w:t>
      </w:r>
    </w:p>
    <w:p w14:paraId="61C8573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records=n_base,  note=f"{len(failed_base_ids)} missing"  </w:t>
      </w:r>
      <w:r w:rsidRPr="007E3FAA">
        <w:rPr>
          <w:rFonts w:ascii="Consolas" w:hAnsi="Consolas" w:cs="Times New Roman"/>
          <w:b/>
          <w:bCs/>
          <w:sz w:val="16"/>
          <w:szCs w:val="16"/>
        </w:rPr>
        <w:t>if</w:t>
      </w:r>
      <w:r w:rsidRPr="007E3FAA">
        <w:rPr>
          <w:rFonts w:ascii="Consolas" w:hAnsi="Consolas" w:cs="Times New Roman"/>
          <w:sz w:val="16"/>
          <w:szCs w:val="16"/>
        </w:rPr>
        <w:t xml:space="preserve"> failed_base_ids  </w:t>
      </w:r>
      <w:r w:rsidRPr="007E3FAA">
        <w:rPr>
          <w:rFonts w:ascii="Consolas" w:hAnsi="Consolas" w:cs="Times New Roman"/>
          <w:b/>
          <w:bCs/>
          <w:sz w:val="16"/>
          <w:szCs w:val="16"/>
        </w:rPr>
        <w:t>else</w:t>
      </w:r>
      <w:r w:rsidRPr="007E3FAA">
        <w:rPr>
          <w:rFonts w:ascii="Consolas" w:hAnsi="Consolas" w:cs="Times New Roman"/>
          <w:sz w:val="16"/>
          <w:szCs w:val="16"/>
        </w:rPr>
        <w:t xml:space="preserve"> "")</w:t>
      </w:r>
    </w:p>
    <w:p w14:paraId="5DC5BF7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LOG.record(API_EXTRA,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failed_extra_ids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PipelineLog.PARTIAL,</w:t>
      </w:r>
    </w:p>
    <w:p w14:paraId="064E98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records=n_extra, note=f"{len(failed_extra_ids)} missing" </w:t>
      </w:r>
      <w:r w:rsidRPr="007E3FAA">
        <w:rPr>
          <w:rFonts w:ascii="Consolas" w:hAnsi="Consolas" w:cs="Times New Roman"/>
          <w:b/>
          <w:bCs/>
          <w:sz w:val="16"/>
          <w:szCs w:val="16"/>
        </w:rPr>
        <w:t>if</w:t>
      </w:r>
      <w:r w:rsidRPr="007E3FAA">
        <w:rPr>
          <w:rFonts w:ascii="Consolas" w:hAnsi="Consolas" w:cs="Times New Roman"/>
          <w:sz w:val="16"/>
          <w:szCs w:val="16"/>
        </w:rPr>
        <w:t xml:space="preserve"> failed_extra_ids </w:t>
      </w:r>
      <w:r w:rsidRPr="007E3FAA">
        <w:rPr>
          <w:rFonts w:ascii="Consolas" w:hAnsi="Consolas" w:cs="Times New Roman"/>
          <w:b/>
          <w:bCs/>
          <w:sz w:val="16"/>
          <w:szCs w:val="16"/>
        </w:rPr>
        <w:t>else</w:t>
      </w:r>
      <w:r w:rsidRPr="007E3FAA">
        <w:rPr>
          <w:rFonts w:ascii="Consolas" w:hAnsi="Consolas" w:cs="Times New Roman"/>
          <w:sz w:val="16"/>
          <w:szCs w:val="16"/>
        </w:rPr>
        <w:t xml:space="preserve"> "")</w:t>
      </w:r>
    </w:p>
    <w:p w14:paraId="102A80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99F371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catalog, extra</w:t>
      </w:r>
    </w:p>
    <w:p w14:paraId="7C124BA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4ECD94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D59293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08F702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BUCKET B — VOLATILE PRICE &amp; STOCK  (refresh: every run)</w:t>
      </w:r>
    </w:p>
    <w:p w14:paraId="69CDAF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2C26D3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7E5378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extract_b_models</w:t>
      </w:r>
      <w:r w:rsidRPr="007E3FAA">
        <w:rPr>
          <w:rFonts w:ascii="Consolas" w:hAnsi="Consolas" w:cs="Times New Roman"/>
          <w:sz w:val="16"/>
          <w:szCs w:val="16"/>
        </w:rPr>
        <w:t xml:space="preserve">(item_ids: list[int]) -&gt; </w:t>
      </w:r>
      <w:r w:rsidRPr="007E3FAA">
        <w:rPr>
          <w:rFonts w:ascii="Consolas" w:hAnsi="Consolas" w:cs="Times New Roman"/>
          <w:b/>
          <w:bCs/>
          <w:sz w:val="16"/>
          <w:szCs w:val="16"/>
        </w:rPr>
        <w:t>None</w:t>
      </w:r>
      <w:r w:rsidRPr="007E3FAA">
        <w:rPr>
          <w:rFonts w:ascii="Consolas" w:hAnsi="Consolas" w:cs="Times New Roman"/>
          <w:sz w:val="16"/>
          <w:szCs w:val="16"/>
        </w:rPr>
        <w:t>:</w:t>
      </w:r>
    </w:p>
    <w:p w14:paraId="3F90916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"/api/v2/product/get_model_list"</w:t>
      </w:r>
    </w:p>
    <w:p w14:paraId="2828232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26DA0C4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615C99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models:     list[dict] = []</w:t>
      </w:r>
    </w:p>
    <w:p w14:paraId="5CE3C93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failed_ids: list[int]  = []</w:t>
      </w:r>
    </w:p>
    <w:p w14:paraId="29AA827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D5C006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item_id </w:t>
      </w:r>
      <w:r w:rsidRPr="007E3FAA">
        <w:rPr>
          <w:rFonts w:ascii="Consolas" w:hAnsi="Consolas" w:cs="Times New Roman"/>
          <w:b/>
          <w:bCs/>
          <w:sz w:val="16"/>
          <w:szCs w:val="16"/>
        </w:rPr>
        <w:t>in</w:t>
      </w:r>
      <w:r w:rsidRPr="007E3FAA">
        <w:rPr>
          <w:rFonts w:ascii="Consolas" w:hAnsi="Consolas" w:cs="Times New Roman"/>
          <w:sz w:val="16"/>
          <w:szCs w:val="16"/>
        </w:rPr>
        <w:t xml:space="preserve"> tqdm(item_ids, desc="  Models"):</w:t>
      </w:r>
    </w:p>
    <w:p w14:paraId="1D8720F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 item_id})</w:t>
      </w:r>
    </w:p>
    <w:p w14:paraId="64097A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"model"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5A9A48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models.append({</w:t>
      </w:r>
    </w:p>
    <w:p w14:paraId="6BC9782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    item_id,</w:t>
      </w:r>
    </w:p>
    <w:p w14:paraId="2B133A9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"variations": data.get("tier_variation", []),</w:t>
      </w:r>
    </w:p>
    <w:p w14:paraId="1BBADB1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"models":     data.get("model", []),</w:t>
      </w:r>
    </w:p>
    <w:p w14:paraId="6A74CCD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1DE31D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2CF98A8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failed_ids.append(item_id)</w:t>
      </w:r>
    </w:p>
    <w:p w14:paraId="7C43F1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time.sleep(SLEEP_PER_ITEM)</w:t>
      </w:r>
    </w:p>
    <w:p w14:paraId="5594858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DD377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failed_ids:</w:t>
      </w:r>
    </w:p>
    <w:p w14:paraId="749EC24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[Retry] {len(failed_ids)} item(s) — waiting {SLEEP_RETRY_INITIAL:.0f}s...")</w:t>
      </w:r>
    </w:p>
    <w:p w14:paraId="098F03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time.sleep(SLEEP_RETRY_INITIAL)</w:t>
      </w:r>
    </w:p>
    <w:p w14:paraId="4E86B8F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 list[int] = []</w:t>
      </w:r>
    </w:p>
    <w:p w14:paraId="2171D5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item_id </w:t>
      </w:r>
      <w:r w:rsidRPr="007E3FAA">
        <w:rPr>
          <w:rFonts w:ascii="Consolas" w:hAnsi="Consolas" w:cs="Times New Roman"/>
          <w:b/>
          <w:bCs/>
          <w:sz w:val="16"/>
          <w:szCs w:val="16"/>
        </w:rPr>
        <w:t>in</w:t>
      </w:r>
      <w:r w:rsidRPr="007E3FAA">
        <w:rPr>
          <w:rFonts w:ascii="Consolas" w:hAnsi="Consolas" w:cs="Times New Roman"/>
          <w:sz w:val="16"/>
          <w:szCs w:val="16"/>
        </w:rPr>
        <w:t xml:space="preserve"> tqdm(failed_ids, desc="  Models retry"):</w:t>
      </w:r>
    </w:p>
    <w:p w14:paraId="270B570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 item_id})</w:t>
      </w:r>
    </w:p>
    <w:p w14:paraId="79170F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"model"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04CC882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models.append({</w:t>
      </w:r>
    </w:p>
    <w:p w14:paraId="3590A2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    item_id,</w:t>
      </w:r>
    </w:p>
    <w:p w14:paraId="08C3644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"variations": data.get("tier_variation", []),</w:t>
      </w:r>
    </w:p>
    <w:p w14:paraId="4AE9BEC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"models":     data.get("model", []),</w:t>
      </w:r>
    </w:p>
    <w:p w14:paraId="04495FE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0DF088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5FA2BC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still_failed.append(item_id)</w:t>
      </w:r>
    </w:p>
    <w:p w14:paraId="0113CC7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time.sleep(SLEEP_PER_ITEM)</w:t>
      </w:r>
    </w:p>
    <w:p w14:paraId="6F985B2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failed_ids = still_failed</w:t>
      </w:r>
    </w:p>
    <w:p w14:paraId="42EDEA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C4ABF5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save(models, "bucket_B_models")</w:t>
      </w:r>
    </w:p>
    <w:p w14:paraId="1A9C44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failed_ids:</w:t>
      </w:r>
    </w:p>
    <w:p w14:paraId="78093E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save([{"item_id": iid, "source": "bucket_B_models"}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failed_ids], "failed_model_ids")</w:t>
      </w:r>
    </w:p>
    <w:p w14:paraId="159D513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PipelineLog.PARTIAL, records=n,</w:t>
      </w:r>
    </w:p>
    <w:p w14:paraId="4F404C3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note=f"{len(failed_ids)} item(s) still missing after retry")</w:t>
      </w:r>
    </w:p>
    <w:p w14:paraId="70B8D98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7E7D2FE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models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PipelineLog.ERROR, records=n)</w:t>
      </w:r>
    </w:p>
    <w:p w14:paraId="23A3D5D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F4F44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F090F8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9A4D67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BUCKET C-PUBLIC — CUSTOMER REVIEWS  (refresh: daily)</w:t>
      </w:r>
    </w:p>
    <w:p w14:paraId="63C3ED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6E6B7A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C37FCC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extract_c_comments</w:t>
      </w:r>
      <w:r w:rsidRPr="007E3FAA">
        <w:rPr>
          <w:rFonts w:ascii="Consolas" w:hAnsi="Consolas" w:cs="Times New Roman"/>
          <w:sz w:val="16"/>
          <w:szCs w:val="16"/>
        </w:rPr>
        <w:t xml:space="preserve">(item_ids: list[int]) -&gt; </w:t>
      </w:r>
      <w:r w:rsidRPr="007E3FAA">
        <w:rPr>
          <w:rFonts w:ascii="Consolas" w:hAnsi="Consolas" w:cs="Times New Roman"/>
          <w:b/>
          <w:bCs/>
          <w:sz w:val="16"/>
          <w:szCs w:val="16"/>
        </w:rPr>
        <w:t>None</w:t>
      </w:r>
      <w:r w:rsidRPr="007E3FAA">
        <w:rPr>
          <w:rFonts w:ascii="Consolas" w:hAnsi="Consolas" w:cs="Times New Roman"/>
          <w:sz w:val="16"/>
          <w:szCs w:val="16"/>
        </w:rPr>
        <w:t>:</w:t>
      </w:r>
    </w:p>
    <w:p w14:paraId="7AE852B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"/api/v2/product/get_comment"</w:t>
      </w:r>
    </w:p>
    <w:p w14:paraId="3DB98E0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128A2C5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9D4976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comments:        list[dict] = []</w:t>
      </w:r>
    </w:p>
    <w:p w14:paraId="4BC0CC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failed_item_ids: list[int]  = []</w:t>
      </w:r>
    </w:p>
    <w:p w14:paraId="3E75A0F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1ACCA9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item_id </w:t>
      </w:r>
      <w:r w:rsidRPr="007E3FAA">
        <w:rPr>
          <w:rFonts w:ascii="Consolas" w:hAnsi="Consolas" w:cs="Times New Roman"/>
          <w:b/>
          <w:bCs/>
          <w:sz w:val="16"/>
          <w:szCs w:val="16"/>
        </w:rPr>
        <w:t>in</w:t>
      </w:r>
      <w:r w:rsidRPr="007E3FAA">
        <w:rPr>
          <w:rFonts w:ascii="Consolas" w:hAnsi="Consolas" w:cs="Times New Roman"/>
          <w:sz w:val="16"/>
          <w:szCs w:val="16"/>
        </w:rPr>
        <w:t xml:space="preserve"> tqdm(item_ids, desc="  Comments"):</w:t>
      </w:r>
    </w:p>
    <w:p w14:paraId="1CE5F3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cursor, has_more = "", </w:t>
      </w:r>
      <w:r w:rsidRPr="007E3FAA">
        <w:rPr>
          <w:rFonts w:ascii="Consolas" w:hAnsi="Consolas" w:cs="Times New Roman"/>
          <w:b/>
          <w:bCs/>
          <w:sz w:val="16"/>
          <w:szCs w:val="16"/>
        </w:rPr>
        <w:t>True</w:t>
      </w:r>
    </w:p>
    <w:p w14:paraId="3CC128D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item_ok = </w:t>
      </w:r>
      <w:r w:rsidRPr="007E3FAA">
        <w:rPr>
          <w:rFonts w:ascii="Consolas" w:hAnsi="Consolas" w:cs="Times New Roman"/>
          <w:b/>
          <w:bCs/>
          <w:sz w:val="16"/>
          <w:szCs w:val="16"/>
        </w:rPr>
        <w:t>True</w:t>
      </w:r>
    </w:p>
    <w:p w14:paraId="594935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while</w:t>
      </w:r>
      <w:r w:rsidRPr="007E3FAA">
        <w:rPr>
          <w:rFonts w:ascii="Consolas" w:hAnsi="Consolas" w:cs="Times New Roman"/>
          <w:sz w:val="16"/>
          <w:szCs w:val="16"/>
        </w:rPr>
        <w:t xml:space="preserve"> has_more:</w:t>
      </w:r>
    </w:p>
    <w:p w14:paraId="6898FDF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 item_id, "cursor": cursor, "page_size": </w:t>
      </w:r>
      <w:r w:rsidRPr="007E3FAA">
        <w:rPr>
          <w:rFonts w:ascii="Consolas" w:hAnsi="Consolas" w:cs="Times New Roman"/>
          <w:b/>
          <w:bCs/>
          <w:sz w:val="16"/>
          <w:szCs w:val="16"/>
        </w:rPr>
        <w:t>100</w:t>
      </w:r>
      <w:r w:rsidRPr="007E3FAA">
        <w:rPr>
          <w:rFonts w:ascii="Consolas" w:hAnsi="Consolas" w:cs="Times New Roman"/>
          <w:sz w:val="16"/>
          <w:szCs w:val="16"/>
        </w:rPr>
        <w:t>})</w:t>
      </w:r>
    </w:p>
    <w:p w14:paraId="505434C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data:</w:t>
      </w:r>
    </w:p>
    <w:p w14:paraId="497A027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item_ok = </w:t>
      </w:r>
      <w:r w:rsidRPr="007E3FAA">
        <w:rPr>
          <w:rFonts w:ascii="Consolas" w:hAnsi="Consolas" w:cs="Times New Roman"/>
          <w:b/>
          <w:bCs/>
          <w:sz w:val="16"/>
          <w:szCs w:val="16"/>
        </w:rPr>
        <w:t>False</w:t>
      </w:r>
    </w:p>
    <w:p w14:paraId="68BDB4A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50C906B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comments.extend(data.get("item_comment_list", []))</w:t>
      </w:r>
    </w:p>
    <w:p w14:paraId="4B13B1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has_more = data.get("more", </w:t>
      </w:r>
      <w:r w:rsidRPr="007E3FAA">
        <w:rPr>
          <w:rFonts w:ascii="Consolas" w:hAnsi="Consolas" w:cs="Times New Roman"/>
          <w:b/>
          <w:bCs/>
          <w:sz w:val="16"/>
          <w:szCs w:val="16"/>
        </w:rPr>
        <w:t>False</w:t>
      </w:r>
      <w:r w:rsidRPr="007E3FAA">
        <w:rPr>
          <w:rFonts w:ascii="Consolas" w:hAnsi="Consolas" w:cs="Times New Roman"/>
          <w:sz w:val="16"/>
          <w:szCs w:val="16"/>
        </w:rPr>
        <w:t>)</w:t>
      </w:r>
    </w:p>
    <w:p w14:paraId="4D94758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cursor   = data.get("next_cursor", "")</w:t>
      </w:r>
    </w:p>
    <w:p w14:paraId="536E2FB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has_more:</w:t>
      </w:r>
    </w:p>
    <w:p w14:paraId="4529274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time.sleep(SLEEP_PAGINATION)</w:t>
      </w:r>
    </w:p>
    <w:p w14:paraId="56D446D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item_ok:</w:t>
      </w:r>
    </w:p>
    <w:p w14:paraId="28AEE94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failed_item_ids.append(item_id)</w:t>
      </w:r>
    </w:p>
    <w:p w14:paraId="5938C2C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time.sleep(SLEEP_PER_ITEM)</w:t>
      </w:r>
    </w:p>
    <w:p w14:paraId="71943E2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F21486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failed_item_ids:</w:t>
      </w:r>
    </w:p>
    <w:p w14:paraId="1AE3FA3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[WARNING] Comments failed for {len(failed_item_ids)} item(s): {failed_item_ids}")</w:t>
      </w:r>
    </w:p>
    <w:p w14:paraId="3703563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61053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comments:</w:t>
      </w:r>
    </w:p>
    <w:p w14:paraId="0B6CB4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with_flag = sum(</w:t>
      </w:r>
      <w:r w:rsidRPr="007E3FAA">
        <w:rPr>
          <w:rFonts w:ascii="Consolas" w:hAnsi="Consolas" w:cs="Times New Roman"/>
          <w:b/>
          <w:bCs/>
          <w:sz w:val="16"/>
          <w:szCs w:val="16"/>
        </w:rPr>
        <w:t>1</w:t>
      </w: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c </w:t>
      </w:r>
      <w:r w:rsidRPr="007E3FAA">
        <w:rPr>
          <w:rFonts w:ascii="Consolas" w:hAnsi="Consolas" w:cs="Times New Roman"/>
          <w:b/>
          <w:bCs/>
          <w:sz w:val="16"/>
          <w:szCs w:val="16"/>
        </w:rPr>
        <w:t>in</w:t>
      </w:r>
      <w:r w:rsidRPr="007E3FAA">
        <w:rPr>
          <w:rFonts w:ascii="Consolas" w:hAnsi="Consolas" w:cs="Times New Roman"/>
          <w:sz w:val="16"/>
          <w:szCs w:val="16"/>
        </w:rPr>
        <w:t xml:space="preserve"> comments </w:t>
      </w:r>
      <w:r w:rsidRPr="007E3FAA">
        <w:rPr>
          <w:rFonts w:ascii="Consolas" w:hAnsi="Consolas" w:cs="Times New Roman"/>
          <w:b/>
          <w:bCs/>
          <w:sz w:val="16"/>
          <w:szCs w:val="16"/>
        </w:rPr>
        <w:t>if</w:t>
      </w:r>
      <w:r w:rsidRPr="007E3FAA">
        <w:rPr>
          <w:rFonts w:ascii="Consolas" w:hAnsi="Consolas" w:cs="Times New Roman"/>
          <w:sz w:val="16"/>
          <w:szCs w:val="16"/>
        </w:rPr>
        <w:t xml:space="preserve"> "is_fb_cm" </w:t>
      </w:r>
      <w:r w:rsidRPr="007E3FAA">
        <w:rPr>
          <w:rFonts w:ascii="Consolas" w:hAnsi="Consolas" w:cs="Times New Roman"/>
          <w:b/>
          <w:bCs/>
          <w:sz w:val="16"/>
          <w:szCs w:val="16"/>
        </w:rPr>
        <w:t>in</w:t>
      </w:r>
      <w:r w:rsidRPr="007E3FAA">
        <w:rPr>
          <w:rFonts w:ascii="Consolas" w:hAnsi="Consolas" w:cs="Times New Roman"/>
          <w:sz w:val="16"/>
          <w:szCs w:val="16"/>
        </w:rPr>
        <w:t xml:space="preserve"> c)</w:t>
      </w:r>
    </w:p>
    <w:p w14:paraId="6457321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followups = sum(</w:t>
      </w:r>
      <w:r w:rsidRPr="007E3FAA">
        <w:rPr>
          <w:rFonts w:ascii="Consolas" w:hAnsi="Consolas" w:cs="Times New Roman"/>
          <w:b/>
          <w:bCs/>
          <w:sz w:val="16"/>
          <w:szCs w:val="16"/>
        </w:rPr>
        <w:t>1</w:t>
      </w: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c </w:t>
      </w:r>
      <w:r w:rsidRPr="007E3FAA">
        <w:rPr>
          <w:rFonts w:ascii="Consolas" w:hAnsi="Consolas" w:cs="Times New Roman"/>
          <w:b/>
          <w:bCs/>
          <w:sz w:val="16"/>
          <w:szCs w:val="16"/>
        </w:rPr>
        <w:t>in</w:t>
      </w:r>
      <w:r w:rsidRPr="007E3FAA">
        <w:rPr>
          <w:rFonts w:ascii="Consolas" w:hAnsi="Consolas" w:cs="Times New Roman"/>
          <w:sz w:val="16"/>
          <w:szCs w:val="16"/>
        </w:rPr>
        <w:t xml:space="preserve"> comments </w:t>
      </w:r>
      <w:r w:rsidRPr="007E3FAA">
        <w:rPr>
          <w:rFonts w:ascii="Consolas" w:hAnsi="Consolas" w:cs="Times New Roman"/>
          <w:b/>
          <w:bCs/>
          <w:sz w:val="16"/>
          <w:szCs w:val="16"/>
        </w:rPr>
        <w:t>if</w:t>
      </w:r>
      <w:r w:rsidRPr="007E3FAA">
        <w:rPr>
          <w:rFonts w:ascii="Consolas" w:hAnsi="Consolas" w:cs="Times New Roman"/>
          <w:sz w:val="16"/>
          <w:szCs w:val="16"/>
        </w:rPr>
        <w:t xml:space="preserve"> c.get("is_fb_cm") == </w:t>
      </w:r>
      <w:r w:rsidRPr="007E3FAA">
        <w:rPr>
          <w:rFonts w:ascii="Consolas" w:hAnsi="Consolas" w:cs="Times New Roman"/>
          <w:b/>
          <w:bCs/>
          <w:sz w:val="16"/>
          <w:szCs w:val="16"/>
        </w:rPr>
        <w:t>1</w:t>
      </w:r>
      <w:r w:rsidRPr="007E3FAA">
        <w:rPr>
          <w:rFonts w:ascii="Consolas" w:hAnsi="Consolas" w:cs="Times New Roman"/>
          <w:sz w:val="16"/>
          <w:szCs w:val="16"/>
        </w:rPr>
        <w:t>)</w:t>
      </w:r>
    </w:p>
    <w:p w14:paraId="002A081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[I1 check] {with_flag}/{len(comments)} rows have is_fb_cm; "</w:t>
      </w:r>
    </w:p>
    <w:p w14:paraId="6784D20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f"{followups} are follow-ups (is_fb_cm=1).")</w:t>
      </w:r>
    </w:p>
    <w:p w14:paraId="6D7A9D4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with_flag == </w:t>
      </w:r>
      <w:r w:rsidRPr="007E3FAA">
        <w:rPr>
          <w:rFonts w:ascii="Consolas" w:hAnsi="Consolas" w:cs="Times New Roman"/>
          <w:b/>
          <w:bCs/>
          <w:sz w:val="16"/>
          <w:szCs w:val="16"/>
        </w:rPr>
        <w:t>0</w:t>
      </w:r>
      <w:r w:rsidRPr="007E3FAA">
        <w:rPr>
          <w:rFonts w:ascii="Consolas" w:hAnsi="Consolas" w:cs="Times New Roman"/>
          <w:sz w:val="16"/>
          <w:szCs w:val="16"/>
        </w:rPr>
        <w:t>:</w:t>
      </w:r>
    </w:p>
    <w:p w14:paraId="13EFA3C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[WARNING] No is_fb_cm field found on any comment row! "</w:t>
      </w:r>
    </w:p>
    <w:p w14:paraId="6B69CE3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"masterdata.py will treat ALL rows as initial reviews, "</w:t>
      </w:r>
    </w:p>
    <w:p w14:paraId="55183F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"inflating review_count vs Shopee's comment_count.")</w:t>
      </w:r>
    </w:p>
    <w:p w14:paraId="1E3630D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FFC0D9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save(comments, "bucket_C_comments")</w:t>
      </w:r>
    </w:p>
    <w:p w14:paraId="23A1DB6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w:t>
      </w:r>
    </w:p>
    <w:p w14:paraId="136BDD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w:t>
      </w:r>
    </w:p>
    <w:p w14:paraId="2C244A6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failed_item_ids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PipelineLog.PARTIAL,</w:t>
      </w:r>
    </w:p>
    <w:p w14:paraId="07483F3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records=n,</w:t>
      </w:r>
    </w:p>
    <w:p w14:paraId="79AE18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note=f"{len(failed_item_ids)} item(s) skipped" </w:t>
      </w:r>
      <w:r w:rsidRPr="007E3FAA">
        <w:rPr>
          <w:rFonts w:ascii="Consolas" w:hAnsi="Consolas" w:cs="Times New Roman"/>
          <w:b/>
          <w:bCs/>
          <w:sz w:val="16"/>
          <w:szCs w:val="16"/>
        </w:rPr>
        <w:t>if</w:t>
      </w:r>
      <w:r w:rsidRPr="007E3FAA">
        <w:rPr>
          <w:rFonts w:ascii="Consolas" w:hAnsi="Consolas" w:cs="Times New Roman"/>
          <w:sz w:val="16"/>
          <w:szCs w:val="16"/>
        </w:rPr>
        <w:t xml:space="preserve"> failed_item_ids </w:t>
      </w:r>
      <w:r w:rsidRPr="007E3FAA">
        <w:rPr>
          <w:rFonts w:ascii="Consolas" w:hAnsi="Consolas" w:cs="Times New Roman"/>
          <w:b/>
          <w:bCs/>
          <w:sz w:val="16"/>
          <w:szCs w:val="16"/>
        </w:rPr>
        <w:t>else</w:t>
      </w:r>
      <w:r w:rsidRPr="007E3FAA">
        <w:rPr>
          <w:rFonts w:ascii="Consolas" w:hAnsi="Consolas" w:cs="Times New Roman"/>
          <w:sz w:val="16"/>
          <w:szCs w:val="16"/>
        </w:rPr>
        <w:t xml:space="preserve"> "",</w:t>
      </w:r>
    </w:p>
    <w:p w14:paraId="26E8A90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46A87EA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910A1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E14098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01BE5A8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BUCKET C-PRIVATE — OWNER DIAGNOSTICS &amp; HEALTH  (refresh: daily)</w:t>
      </w:r>
    </w:p>
    <w:p w14:paraId="7EA4E39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6BCB2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01275E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extract_c_content_diagnosis</w:t>
      </w:r>
      <w:r w:rsidRPr="007E3FAA">
        <w:rPr>
          <w:rFonts w:ascii="Consolas" w:hAnsi="Consolas" w:cs="Times New Roman"/>
          <w:sz w:val="16"/>
          <w:szCs w:val="16"/>
        </w:rPr>
        <w:t xml:space="preserve">(item_ids: list[int]) -&gt; </w:t>
      </w:r>
      <w:r w:rsidRPr="007E3FAA">
        <w:rPr>
          <w:rFonts w:ascii="Consolas" w:hAnsi="Consolas" w:cs="Times New Roman"/>
          <w:b/>
          <w:bCs/>
          <w:sz w:val="16"/>
          <w:szCs w:val="16"/>
        </w:rPr>
        <w:t>None</w:t>
      </w:r>
      <w:r w:rsidRPr="007E3FAA">
        <w:rPr>
          <w:rFonts w:ascii="Consolas" w:hAnsi="Consolas" w:cs="Times New Roman"/>
          <w:sz w:val="16"/>
          <w:szCs w:val="16"/>
        </w:rPr>
        <w:t>:</w:t>
      </w:r>
    </w:p>
    <w:p w14:paraId="3F4288B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"/api/v2/product/get_item_content_diagnosis_result"</w:t>
      </w:r>
    </w:p>
    <w:p w14:paraId="7682E3B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1666AF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C5A7D0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diagnostics:    list[dict]      = []</w:t>
      </w:r>
    </w:p>
    <w:p w14:paraId="367C4E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failed_batches: list[list[int]] = []</w:t>
      </w:r>
    </w:p>
    <w:p w14:paraId="59E29BC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5803C0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 </w:t>
      </w:r>
      <w:r w:rsidRPr="007E3FAA">
        <w:rPr>
          <w:rFonts w:ascii="Consolas" w:hAnsi="Consolas" w:cs="Times New Roman"/>
          <w:b/>
          <w:bCs/>
          <w:sz w:val="16"/>
          <w:szCs w:val="16"/>
        </w:rPr>
        <w:t>in</w:t>
      </w:r>
      <w:r w:rsidRPr="007E3FAA">
        <w:rPr>
          <w:rFonts w:ascii="Consolas" w:hAnsi="Consolas" w:cs="Times New Roman"/>
          <w:sz w:val="16"/>
          <w:szCs w:val="16"/>
        </w:rPr>
        <w:t xml:space="preserve"> tqdm(range(</w:t>
      </w:r>
      <w:r w:rsidRPr="007E3FAA">
        <w:rPr>
          <w:rFonts w:ascii="Consolas" w:hAnsi="Consolas" w:cs="Times New Roman"/>
          <w:b/>
          <w:bCs/>
          <w:sz w:val="16"/>
          <w:szCs w:val="16"/>
        </w:rPr>
        <w:t>0</w:t>
      </w:r>
      <w:r w:rsidRPr="007E3FAA">
        <w:rPr>
          <w:rFonts w:ascii="Consolas" w:hAnsi="Consolas" w:cs="Times New Roman"/>
          <w:sz w:val="16"/>
          <w:szCs w:val="16"/>
        </w:rPr>
        <w:t xml:space="preserve">, len(item_ids), </w:t>
      </w:r>
      <w:r w:rsidRPr="007E3FAA">
        <w:rPr>
          <w:rFonts w:ascii="Consolas" w:hAnsi="Consolas" w:cs="Times New Roman"/>
          <w:b/>
          <w:bCs/>
          <w:sz w:val="16"/>
          <w:szCs w:val="16"/>
        </w:rPr>
        <w:t>48</w:t>
      </w:r>
      <w:r w:rsidRPr="007E3FAA">
        <w:rPr>
          <w:rFonts w:ascii="Consolas" w:hAnsi="Consolas" w:cs="Times New Roman"/>
          <w:sz w:val="16"/>
          <w:szCs w:val="16"/>
        </w:rPr>
        <w:t>), desc="  Diagnosis batches"):</w:t>
      </w:r>
    </w:p>
    <w:p w14:paraId="038C8F2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 = item_ids[i : i + </w:t>
      </w:r>
      <w:r w:rsidRPr="007E3FAA">
        <w:rPr>
          <w:rFonts w:ascii="Consolas" w:hAnsi="Consolas" w:cs="Times New Roman"/>
          <w:b/>
          <w:bCs/>
          <w:sz w:val="16"/>
          <w:szCs w:val="16"/>
        </w:rPr>
        <w:t>48</w:t>
      </w:r>
      <w:r w:rsidRPr="007E3FAA">
        <w:rPr>
          <w:rFonts w:ascii="Consolas" w:hAnsi="Consolas" w:cs="Times New Roman"/>
          <w:sz w:val="16"/>
          <w:szCs w:val="16"/>
        </w:rPr>
        <w:t>]</w:t>
      </w:r>
    </w:p>
    <w:p w14:paraId="425B6E4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",".join(map(str, batch))})</w:t>
      </w:r>
    </w:p>
    <w:p w14:paraId="48A287B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is</w:t>
      </w:r>
      <w:r w:rsidRPr="007E3FAA">
        <w:rPr>
          <w:rFonts w:ascii="Consolas" w:hAnsi="Consolas" w:cs="Times New Roman"/>
          <w:sz w:val="16"/>
          <w:szCs w:val="16"/>
        </w:rPr>
        <w:t xml:space="preserve"> </w:t>
      </w:r>
      <w:r w:rsidRPr="007E3FAA">
        <w:rPr>
          <w:rFonts w:ascii="Consolas" w:hAnsi="Consolas" w:cs="Times New Roman"/>
          <w:b/>
          <w:bCs/>
          <w:sz w:val="16"/>
          <w:szCs w:val="16"/>
        </w:rPr>
        <w:t>None</w:t>
      </w:r>
      <w:r w:rsidRPr="007E3FAA">
        <w:rPr>
          <w:rFonts w:ascii="Consolas" w:hAnsi="Consolas" w:cs="Times New Roman"/>
          <w:sz w:val="16"/>
          <w:szCs w:val="16"/>
        </w:rPr>
        <w:t>:</w:t>
      </w:r>
    </w:p>
    <w:p w14:paraId="1E3D3CD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failed_batches.append(batch)</w:t>
      </w:r>
    </w:p>
    <w:p w14:paraId="2E54CBC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elif</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061A041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diagnostics.extend(data["item_list"])</w:t>
      </w:r>
    </w:p>
    <w:p w14:paraId="2F1C5AD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6DD604E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6871C7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failed_batches:</w:t>
      </w:r>
    </w:p>
    <w:p w14:paraId="485BAF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[Retry] {len(failed_batches)} batch(es) — waiting {SLEEP_RETRY_INITIAL:.0f}s...")</w:t>
      </w:r>
    </w:p>
    <w:p w14:paraId="005B9F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time.sleep(SLEEP_RETRY_INITIAL)</w:t>
      </w:r>
    </w:p>
    <w:p w14:paraId="55EF741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 list[list[int]] = []</w:t>
      </w:r>
    </w:p>
    <w:p w14:paraId="5E44FC2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batch </w:t>
      </w:r>
      <w:r w:rsidRPr="007E3FAA">
        <w:rPr>
          <w:rFonts w:ascii="Consolas" w:hAnsi="Consolas" w:cs="Times New Roman"/>
          <w:b/>
          <w:bCs/>
          <w:sz w:val="16"/>
          <w:szCs w:val="16"/>
        </w:rPr>
        <w:t>in</w:t>
      </w:r>
      <w:r w:rsidRPr="007E3FAA">
        <w:rPr>
          <w:rFonts w:ascii="Consolas" w:hAnsi="Consolas" w:cs="Times New Roman"/>
          <w:sz w:val="16"/>
          <w:szCs w:val="16"/>
        </w:rPr>
        <w:t xml:space="preserve"> tqdm(failed_batches, desc="  Diagnosis retry"):</w:t>
      </w:r>
    </w:p>
    <w:p w14:paraId="178976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",".join(map(str, batch))})</w:t>
      </w:r>
    </w:p>
    <w:p w14:paraId="0F95BCA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is</w:t>
      </w:r>
      <w:r w:rsidRPr="007E3FAA">
        <w:rPr>
          <w:rFonts w:ascii="Consolas" w:hAnsi="Consolas" w:cs="Times New Roman"/>
          <w:sz w:val="16"/>
          <w:szCs w:val="16"/>
        </w:rPr>
        <w:t xml:space="preserve"> </w:t>
      </w:r>
      <w:r w:rsidRPr="007E3FAA">
        <w:rPr>
          <w:rFonts w:ascii="Consolas" w:hAnsi="Consolas" w:cs="Times New Roman"/>
          <w:b/>
          <w:bCs/>
          <w:sz w:val="16"/>
          <w:szCs w:val="16"/>
        </w:rPr>
        <w:t>None</w:t>
      </w:r>
      <w:r w:rsidRPr="007E3FAA">
        <w:rPr>
          <w:rFonts w:ascii="Consolas" w:hAnsi="Consolas" w:cs="Times New Roman"/>
          <w:sz w:val="16"/>
          <w:szCs w:val="16"/>
        </w:rPr>
        <w:t>:</w:t>
      </w:r>
    </w:p>
    <w:p w14:paraId="7E739D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still_failed.append(batch)</w:t>
      </w:r>
    </w:p>
    <w:p w14:paraId="346E05E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elif</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7BE43C3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diagnostics.extend(data["item_list"])</w:t>
      </w:r>
    </w:p>
    <w:p w14:paraId="7DE6DBA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1C856F3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failed_batches = still_failed</w:t>
      </w:r>
    </w:p>
    <w:p w14:paraId="4608207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0D34C4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save(diagnostics, "bucket_C_diagnostics")</w:t>
      </w:r>
    </w:p>
    <w:p w14:paraId="0521223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failed_batches:</w:t>
      </w:r>
    </w:p>
    <w:p w14:paraId="632A98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PipelineLog.PARTIAL, records=n,</w:t>
      </w:r>
    </w:p>
    <w:p w14:paraId="742B741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note=f"{len(failed_batches)} batch(es) still missing after retry")</w:t>
      </w:r>
    </w:p>
    <w:p w14:paraId="4211CE3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40217D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 = "no content issues found" </w:t>
      </w:r>
      <w:r w:rsidRPr="007E3FAA">
        <w:rPr>
          <w:rFonts w:ascii="Consolas" w:hAnsi="Consolas" w:cs="Times New Roman"/>
          <w:b/>
          <w:bCs/>
          <w:sz w:val="16"/>
          <w:szCs w:val="16"/>
        </w:rPr>
        <w:t>if</w:t>
      </w:r>
      <w:r w:rsidRPr="007E3FAA">
        <w:rPr>
          <w:rFonts w:ascii="Consolas" w:hAnsi="Consolas" w:cs="Times New Roman"/>
          <w:sz w:val="16"/>
          <w:szCs w:val="16"/>
        </w:rPr>
        <w:t xml:space="preserve"> n == </w:t>
      </w:r>
      <w:r w:rsidRPr="007E3FAA">
        <w:rPr>
          <w:rFonts w:ascii="Consolas" w:hAnsi="Consolas" w:cs="Times New Roman"/>
          <w:b/>
          <w:bCs/>
          <w:sz w:val="16"/>
          <w:szCs w:val="16"/>
        </w:rPr>
        <w:t>0</w:t>
      </w: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 xml:space="preserve"> "batch size = 48 (API max)"</w:t>
      </w:r>
    </w:p>
    <w:p w14:paraId="5FDF6AA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 note=note)</w:t>
      </w:r>
    </w:p>
    <w:p w14:paraId="190B7ED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90D76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475399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extract_c_low_quality_items</w:t>
      </w: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603024C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"/api/v2/product/get_item_list_by_content_diagnosis"</w:t>
      </w:r>
    </w:p>
    <w:p w14:paraId="32000A5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469869F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027015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QUALITY_LEVELS = {</w:t>
      </w:r>
      <w:r w:rsidRPr="007E3FAA">
        <w:rPr>
          <w:rFonts w:ascii="Consolas" w:hAnsi="Consolas" w:cs="Times New Roman"/>
          <w:b/>
          <w:bCs/>
          <w:sz w:val="16"/>
          <w:szCs w:val="16"/>
        </w:rPr>
        <w:t>1</w:t>
      </w:r>
      <w:r w:rsidRPr="007E3FAA">
        <w:rPr>
          <w:rFonts w:ascii="Consolas" w:hAnsi="Consolas" w:cs="Times New Roman"/>
          <w:sz w:val="16"/>
          <w:szCs w:val="16"/>
        </w:rPr>
        <w:t xml:space="preserve">: "LOW", </w:t>
      </w:r>
      <w:r w:rsidRPr="007E3FAA">
        <w:rPr>
          <w:rFonts w:ascii="Consolas" w:hAnsi="Consolas" w:cs="Times New Roman"/>
          <w:b/>
          <w:bCs/>
          <w:sz w:val="16"/>
          <w:szCs w:val="16"/>
        </w:rPr>
        <w:t>2</w:t>
      </w:r>
      <w:r w:rsidRPr="007E3FAA">
        <w:rPr>
          <w:rFonts w:ascii="Consolas" w:hAnsi="Consolas" w:cs="Times New Roman"/>
          <w:sz w:val="16"/>
          <w:szCs w:val="16"/>
        </w:rPr>
        <w:t>: "MEDIUM"}</w:t>
      </w:r>
    </w:p>
    <w:p w14:paraId="536AB50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per_level: dict[str, dict[str, dict]] = {"LOW": {}, "MEDIUM": {}}</w:t>
      </w:r>
    </w:p>
    <w:p w14:paraId="3FAEB7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api_errors = </w:t>
      </w:r>
      <w:r w:rsidRPr="007E3FAA">
        <w:rPr>
          <w:rFonts w:ascii="Consolas" w:hAnsi="Consolas" w:cs="Times New Roman"/>
          <w:b/>
          <w:bCs/>
          <w:sz w:val="16"/>
          <w:szCs w:val="16"/>
        </w:rPr>
        <w:t>0</w:t>
      </w:r>
    </w:p>
    <w:p w14:paraId="2CCC89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DD1847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level_int, level_label </w:t>
      </w:r>
      <w:r w:rsidRPr="007E3FAA">
        <w:rPr>
          <w:rFonts w:ascii="Consolas" w:hAnsi="Consolas" w:cs="Times New Roman"/>
          <w:b/>
          <w:bCs/>
          <w:sz w:val="16"/>
          <w:szCs w:val="16"/>
        </w:rPr>
        <w:t>in</w:t>
      </w:r>
      <w:r w:rsidRPr="007E3FAA">
        <w:rPr>
          <w:rFonts w:ascii="Consolas" w:hAnsi="Consolas" w:cs="Times New Roman"/>
          <w:sz w:val="16"/>
          <w:szCs w:val="16"/>
        </w:rPr>
        <w:t xml:space="preserve"> QUALITY_LEVELS.items():</w:t>
      </w:r>
    </w:p>
    <w:p w14:paraId="29D4281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next_offset: str = ""</w:t>
      </w:r>
    </w:p>
    <w:p w14:paraId="4B11F5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page = </w:t>
      </w:r>
      <w:r w:rsidRPr="007E3FAA">
        <w:rPr>
          <w:rFonts w:ascii="Consolas" w:hAnsi="Consolas" w:cs="Times New Roman"/>
          <w:b/>
          <w:bCs/>
          <w:sz w:val="16"/>
          <w:szCs w:val="16"/>
        </w:rPr>
        <w:t>0</w:t>
      </w:r>
    </w:p>
    <w:p w14:paraId="0B0A13F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MAX_PAGES = </w:t>
      </w:r>
      <w:r w:rsidRPr="007E3FAA">
        <w:rPr>
          <w:rFonts w:ascii="Consolas" w:hAnsi="Consolas" w:cs="Times New Roman"/>
          <w:b/>
          <w:bCs/>
          <w:sz w:val="16"/>
          <w:szCs w:val="16"/>
        </w:rPr>
        <w:t>500</w:t>
      </w:r>
    </w:p>
    <w:p w14:paraId="1CAB92D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seen_ids: set[str] = set()</w:t>
      </w:r>
    </w:p>
    <w:p w14:paraId="7D2DF65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level_dict = per_level[level_label]</w:t>
      </w:r>
    </w:p>
    <w:p w14:paraId="67510B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B36E73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while</w:t>
      </w:r>
      <w:r w:rsidRPr="007E3FAA">
        <w:rPr>
          <w:rFonts w:ascii="Consolas" w:hAnsi="Consolas" w:cs="Times New Roman"/>
          <w:sz w:val="16"/>
          <w:szCs w:val="16"/>
        </w:rPr>
        <w:t xml:space="preserve"> page &lt; MAX_PAGES:</w:t>
      </w:r>
    </w:p>
    <w:p w14:paraId="7451F64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params: dict = {"content_quality_level": level_int, "page_size": </w:t>
      </w:r>
      <w:r w:rsidRPr="007E3FAA">
        <w:rPr>
          <w:rFonts w:ascii="Consolas" w:hAnsi="Consolas" w:cs="Times New Roman"/>
          <w:b/>
          <w:bCs/>
          <w:sz w:val="16"/>
          <w:szCs w:val="16"/>
        </w:rPr>
        <w:t>48</w:t>
      </w:r>
      <w:r w:rsidRPr="007E3FAA">
        <w:rPr>
          <w:rFonts w:ascii="Consolas" w:hAnsi="Consolas" w:cs="Times New Roman"/>
          <w:sz w:val="16"/>
          <w:szCs w:val="16"/>
        </w:rPr>
        <w:t>}</w:t>
      </w:r>
    </w:p>
    <w:p w14:paraId="07613FC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next_offset:</w:t>
      </w:r>
    </w:p>
    <w:p w14:paraId="38D8B4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params["next_offset"] = next_offset</w:t>
      </w:r>
    </w:p>
    <w:p w14:paraId="6C951C5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F6DD9E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params)</w:t>
      </w:r>
    </w:p>
    <w:p w14:paraId="244D3CB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is</w:t>
      </w:r>
      <w:r w:rsidRPr="007E3FAA">
        <w:rPr>
          <w:rFonts w:ascii="Consolas" w:hAnsi="Consolas" w:cs="Times New Roman"/>
          <w:sz w:val="16"/>
          <w:szCs w:val="16"/>
        </w:rPr>
        <w:t xml:space="preserve"> </w:t>
      </w:r>
      <w:r w:rsidRPr="007E3FAA">
        <w:rPr>
          <w:rFonts w:ascii="Consolas" w:hAnsi="Consolas" w:cs="Times New Roman"/>
          <w:b/>
          <w:bCs/>
          <w:sz w:val="16"/>
          <w:szCs w:val="16"/>
        </w:rPr>
        <w:t>None</w:t>
      </w:r>
      <w:r w:rsidRPr="007E3FAA">
        <w:rPr>
          <w:rFonts w:ascii="Consolas" w:hAnsi="Consolas" w:cs="Times New Roman"/>
          <w:sz w:val="16"/>
          <w:szCs w:val="16"/>
        </w:rPr>
        <w:t>:</w:t>
      </w:r>
    </w:p>
    <w:p w14:paraId="421F5B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api_errors += </w:t>
      </w:r>
      <w:r w:rsidRPr="007E3FAA">
        <w:rPr>
          <w:rFonts w:ascii="Consolas" w:hAnsi="Consolas" w:cs="Times New Roman"/>
          <w:b/>
          <w:bCs/>
          <w:sz w:val="16"/>
          <w:szCs w:val="16"/>
        </w:rPr>
        <w:t>1</w:t>
      </w:r>
    </w:p>
    <w:p w14:paraId="4812869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09C240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C1DFE1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items = data.get("item_list", [])</w:t>
      </w:r>
    </w:p>
    <w:p w14:paraId="25AA8EA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items:</w:t>
      </w:r>
    </w:p>
    <w:p w14:paraId="1B2E862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62DCC9C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B35A1B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page_ids = {str(item.get("item_id", ""))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items}</w:t>
      </w:r>
    </w:p>
    <w:p w14:paraId="638911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new_ids  = page_ids - seen_ids</w:t>
      </w:r>
    </w:p>
    <w:p w14:paraId="1C77851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new_ids:</w:t>
      </w:r>
    </w:p>
    <w:p w14:paraId="3039B7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[LQ] Cursor loop detected at page {page + </w:t>
      </w:r>
      <w:r w:rsidRPr="007E3FAA">
        <w:rPr>
          <w:rFonts w:ascii="Consolas" w:hAnsi="Consolas" w:cs="Times New Roman"/>
          <w:b/>
          <w:bCs/>
          <w:sz w:val="16"/>
          <w:szCs w:val="16"/>
        </w:rPr>
        <w:t>1</w:t>
      </w:r>
      <w:r w:rsidRPr="007E3FAA">
        <w:rPr>
          <w:rFonts w:ascii="Consolas" w:hAnsi="Consolas" w:cs="Times New Roman"/>
          <w:sz w:val="16"/>
          <w:szCs w:val="16"/>
        </w:rPr>
        <w:t>} for {level_label}. Stopping.")</w:t>
      </w:r>
    </w:p>
    <w:p w14:paraId="31414B7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30F812C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7F454C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items:</w:t>
      </w:r>
    </w:p>
    <w:p w14:paraId="33640D0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 = str(item.get("item_id", ""))</w:t>
      </w:r>
    </w:p>
    <w:p w14:paraId="2054F07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item_id </w:t>
      </w:r>
      <w:r w:rsidRPr="007E3FAA">
        <w:rPr>
          <w:rFonts w:ascii="Consolas" w:hAnsi="Consolas" w:cs="Times New Roman"/>
          <w:b/>
          <w:bCs/>
          <w:sz w:val="16"/>
          <w:szCs w:val="16"/>
        </w:rPr>
        <w:t>and</w:t>
      </w:r>
      <w:r w:rsidRPr="007E3FAA">
        <w:rPr>
          <w:rFonts w:ascii="Consolas" w:hAnsi="Consolas" w:cs="Times New Roman"/>
          <w:sz w:val="16"/>
          <w:szCs w:val="16"/>
        </w:rPr>
        <w:t xml:space="preserve"> item_id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in</w:t>
      </w:r>
      <w:r w:rsidRPr="007E3FAA">
        <w:rPr>
          <w:rFonts w:ascii="Consolas" w:hAnsi="Consolas" w:cs="Times New Roman"/>
          <w:sz w:val="16"/>
          <w:szCs w:val="16"/>
        </w:rPr>
        <w:t xml:space="preserve"> seen_ids:</w:t>
      </w:r>
    </w:p>
    <w:p w14:paraId="759978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item["_quality_level"]     = level_label</w:t>
      </w:r>
    </w:p>
    <w:p w14:paraId="1BAA98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item["_quality_level_int"] = level_int</w:t>
      </w:r>
    </w:p>
    <w:p w14:paraId="7AA9E3F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level_dict[item_id]        = item</w:t>
      </w:r>
    </w:p>
    <w:p w14:paraId="629C00D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seen_ids.add(item_id)</w:t>
      </w:r>
    </w:p>
    <w:p w14:paraId="15D8AD8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4866F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page += </w:t>
      </w:r>
      <w:r w:rsidRPr="007E3FAA">
        <w:rPr>
          <w:rFonts w:ascii="Consolas" w:hAnsi="Consolas" w:cs="Times New Roman"/>
          <w:b/>
          <w:bCs/>
          <w:sz w:val="16"/>
          <w:szCs w:val="16"/>
        </w:rPr>
        <w:t>1</w:t>
      </w:r>
    </w:p>
    <w:p w14:paraId="247F08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[LQ] {level_label} page {page}: +{len(new_ids)} new (total: {len(level_dict)})")</w:t>
      </w:r>
    </w:p>
    <w:p w14:paraId="3871D59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21D00D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next_offset = data.get("next_offset", "")</w:t>
      </w:r>
    </w:p>
    <w:p w14:paraId="2DB5136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next_offset:</w:t>
      </w:r>
    </w:p>
    <w:p w14:paraId="16B699E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break</w:t>
      </w:r>
    </w:p>
    <w:p w14:paraId="763B464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time.sleep(SLEEP_PAGINATION)</w:t>
      </w:r>
    </w:p>
    <w:p w14:paraId="5B04DC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498775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SEVERITY = {"LOW": </w:t>
      </w:r>
      <w:r w:rsidRPr="007E3FAA">
        <w:rPr>
          <w:rFonts w:ascii="Consolas" w:hAnsi="Consolas" w:cs="Times New Roman"/>
          <w:b/>
          <w:bCs/>
          <w:sz w:val="16"/>
          <w:szCs w:val="16"/>
        </w:rPr>
        <w:t>0</w:t>
      </w:r>
      <w:r w:rsidRPr="007E3FAA">
        <w:rPr>
          <w:rFonts w:ascii="Consolas" w:hAnsi="Consolas" w:cs="Times New Roman"/>
          <w:sz w:val="16"/>
          <w:szCs w:val="16"/>
        </w:rPr>
        <w:t xml:space="preserve">, "MEDIUM": </w:t>
      </w:r>
      <w:r w:rsidRPr="007E3FAA">
        <w:rPr>
          <w:rFonts w:ascii="Consolas" w:hAnsi="Consolas" w:cs="Times New Roman"/>
          <w:b/>
          <w:bCs/>
          <w:sz w:val="16"/>
          <w:szCs w:val="16"/>
        </w:rPr>
        <w:t>1</w:t>
      </w:r>
      <w:r w:rsidRPr="007E3FAA">
        <w:rPr>
          <w:rFonts w:ascii="Consolas" w:hAnsi="Consolas" w:cs="Times New Roman"/>
          <w:sz w:val="16"/>
          <w:szCs w:val="16"/>
        </w:rPr>
        <w:t>}</w:t>
      </w:r>
    </w:p>
    <w:p w14:paraId="482866D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merged: dict[str, dict] = {}</w:t>
      </w:r>
    </w:p>
    <w:p w14:paraId="50FEB64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level_label, level_dict </w:t>
      </w:r>
      <w:r w:rsidRPr="007E3FAA">
        <w:rPr>
          <w:rFonts w:ascii="Consolas" w:hAnsi="Consolas" w:cs="Times New Roman"/>
          <w:b/>
          <w:bCs/>
          <w:sz w:val="16"/>
          <w:szCs w:val="16"/>
        </w:rPr>
        <w:t>in</w:t>
      </w:r>
      <w:r w:rsidRPr="007E3FAA">
        <w:rPr>
          <w:rFonts w:ascii="Consolas" w:hAnsi="Consolas" w:cs="Times New Roman"/>
          <w:sz w:val="16"/>
          <w:szCs w:val="16"/>
        </w:rPr>
        <w:t xml:space="preserve"> per_level.items():</w:t>
      </w:r>
    </w:p>
    <w:p w14:paraId="56A2952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item_id, item </w:t>
      </w:r>
      <w:r w:rsidRPr="007E3FAA">
        <w:rPr>
          <w:rFonts w:ascii="Consolas" w:hAnsi="Consolas" w:cs="Times New Roman"/>
          <w:b/>
          <w:bCs/>
          <w:sz w:val="16"/>
          <w:szCs w:val="16"/>
        </w:rPr>
        <w:t>in</w:t>
      </w:r>
      <w:r w:rsidRPr="007E3FAA">
        <w:rPr>
          <w:rFonts w:ascii="Consolas" w:hAnsi="Consolas" w:cs="Times New Roman"/>
          <w:sz w:val="16"/>
          <w:szCs w:val="16"/>
        </w:rPr>
        <w:t xml:space="preserve"> level_dict.items():</w:t>
      </w:r>
    </w:p>
    <w:p w14:paraId="36410C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existing = merged.get(item_id)</w:t>
      </w:r>
    </w:p>
    <w:p w14:paraId="788B62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existing </w:t>
      </w:r>
      <w:r w:rsidRPr="007E3FAA">
        <w:rPr>
          <w:rFonts w:ascii="Consolas" w:hAnsi="Consolas" w:cs="Times New Roman"/>
          <w:b/>
          <w:bCs/>
          <w:sz w:val="16"/>
          <w:szCs w:val="16"/>
        </w:rPr>
        <w:t>is</w:t>
      </w:r>
      <w:r w:rsidRPr="007E3FAA">
        <w:rPr>
          <w:rFonts w:ascii="Consolas" w:hAnsi="Consolas" w:cs="Times New Roman"/>
          <w:sz w:val="16"/>
          <w:szCs w:val="16"/>
        </w:rPr>
        <w:t xml:space="preserve"> </w:t>
      </w:r>
      <w:r w:rsidRPr="007E3FAA">
        <w:rPr>
          <w:rFonts w:ascii="Consolas" w:hAnsi="Consolas" w:cs="Times New Roman"/>
          <w:b/>
          <w:bCs/>
          <w:sz w:val="16"/>
          <w:szCs w:val="16"/>
        </w:rPr>
        <w:t>None</w:t>
      </w:r>
      <w:r w:rsidRPr="007E3FAA">
        <w:rPr>
          <w:rFonts w:ascii="Consolas" w:hAnsi="Consolas" w:cs="Times New Roman"/>
          <w:sz w:val="16"/>
          <w:szCs w:val="16"/>
        </w:rPr>
        <w:t xml:space="preserve"> </w:t>
      </w:r>
      <w:r w:rsidRPr="007E3FAA">
        <w:rPr>
          <w:rFonts w:ascii="Consolas" w:hAnsi="Consolas" w:cs="Times New Roman"/>
          <w:b/>
          <w:bCs/>
          <w:sz w:val="16"/>
          <w:szCs w:val="16"/>
        </w:rPr>
        <w:t>or</w:t>
      </w:r>
      <w:r w:rsidRPr="007E3FAA">
        <w:rPr>
          <w:rFonts w:ascii="Consolas" w:hAnsi="Consolas" w:cs="Times New Roman"/>
          <w:sz w:val="16"/>
          <w:szCs w:val="16"/>
        </w:rPr>
        <w:t xml:space="preserve"> SEVERITY[level_label] &lt; SEVERITY[existing["_quality_level"]]:</w:t>
      </w:r>
    </w:p>
    <w:p w14:paraId="163E5F7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merged[item_id] = item</w:t>
      </w:r>
    </w:p>
    <w:p w14:paraId="71E1867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3EF5C9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all_records = list(merged.values())</w:t>
      </w:r>
    </w:p>
    <w:p w14:paraId="40BFE7E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low_n  = sum(</w:t>
      </w:r>
      <w:r w:rsidRPr="007E3FAA">
        <w:rPr>
          <w:rFonts w:ascii="Consolas" w:hAnsi="Consolas" w:cs="Times New Roman"/>
          <w:b/>
          <w:bCs/>
          <w:sz w:val="16"/>
          <w:szCs w:val="16"/>
        </w:rPr>
        <w:t>1</w:t>
      </w: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r </w:t>
      </w:r>
      <w:r w:rsidRPr="007E3FAA">
        <w:rPr>
          <w:rFonts w:ascii="Consolas" w:hAnsi="Consolas" w:cs="Times New Roman"/>
          <w:b/>
          <w:bCs/>
          <w:sz w:val="16"/>
          <w:szCs w:val="16"/>
        </w:rPr>
        <w:t>in</w:t>
      </w:r>
      <w:r w:rsidRPr="007E3FAA">
        <w:rPr>
          <w:rFonts w:ascii="Consolas" w:hAnsi="Consolas" w:cs="Times New Roman"/>
          <w:sz w:val="16"/>
          <w:szCs w:val="16"/>
        </w:rPr>
        <w:t xml:space="preserve"> all_records </w:t>
      </w:r>
      <w:r w:rsidRPr="007E3FAA">
        <w:rPr>
          <w:rFonts w:ascii="Consolas" w:hAnsi="Consolas" w:cs="Times New Roman"/>
          <w:b/>
          <w:bCs/>
          <w:sz w:val="16"/>
          <w:szCs w:val="16"/>
        </w:rPr>
        <w:t>if</w:t>
      </w:r>
      <w:r w:rsidRPr="007E3FAA">
        <w:rPr>
          <w:rFonts w:ascii="Consolas" w:hAnsi="Consolas" w:cs="Times New Roman"/>
          <w:sz w:val="16"/>
          <w:szCs w:val="16"/>
        </w:rPr>
        <w:t xml:space="preserve"> r["_quality_level"] == "LOW")</w:t>
      </w:r>
    </w:p>
    <w:p w14:paraId="1D300A5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med_n  = sum(</w:t>
      </w:r>
      <w:r w:rsidRPr="007E3FAA">
        <w:rPr>
          <w:rFonts w:ascii="Consolas" w:hAnsi="Consolas" w:cs="Times New Roman"/>
          <w:b/>
          <w:bCs/>
          <w:sz w:val="16"/>
          <w:szCs w:val="16"/>
        </w:rPr>
        <w:t>1</w:t>
      </w: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r </w:t>
      </w:r>
      <w:r w:rsidRPr="007E3FAA">
        <w:rPr>
          <w:rFonts w:ascii="Consolas" w:hAnsi="Consolas" w:cs="Times New Roman"/>
          <w:b/>
          <w:bCs/>
          <w:sz w:val="16"/>
          <w:szCs w:val="16"/>
        </w:rPr>
        <w:t>in</w:t>
      </w:r>
      <w:r w:rsidRPr="007E3FAA">
        <w:rPr>
          <w:rFonts w:ascii="Consolas" w:hAnsi="Consolas" w:cs="Times New Roman"/>
          <w:sz w:val="16"/>
          <w:szCs w:val="16"/>
        </w:rPr>
        <w:t xml:space="preserve"> all_records </w:t>
      </w:r>
      <w:r w:rsidRPr="007E3FAA">
        <w:rPr>
          <w:rFonts w:ascii="Consolas" w:hAnsi="Consolas" w:cs="Times New Roman"/>
          <w:b/>
          <w:bCs/>
          <w:sz w:val="16"/>
          <w:szCs w:val="16"/>
        </w:rPr>
        <w:t>if</w:t>
      </w:r>
      <w:r w:rsidRPr="007E3FAA">
        <w:rPr>
          <w:rFonts w:ascii="Consolas" w:hAnsi="Consolas" w:cs="Times New Roman"/>
          <w:sz w:val="16"/>
          <w:szCs w:val="16"/>
        </w:rPr>
        <w:t xml:space="preserve"> r["_quality_level"] == "MEDIUM")</w:t>
      </w:r>
    </w:p>
    <w:p w14:paraId="570996C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[LQ] Final: {len(all_records)} unique items  (LOW: {low_n}, MEDIUM: {med_n})")</w:t>
      </w:r>
    </w:p>
    <w:p w14:paraId="25E93A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F6B0A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save(all_records, "bucket_C_low_quality_items")</w:t>
      </w:r>
    </w:p>
    <w:p w14:paraId="487045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api_errors &gt; </w:t>
      </w:r>
      <w:r w:rsidRPr="007E3FAA">
        <w:rPr>
          <w:rFonts w:ascii="Consolas" w:hAnsi="Consolas" w:cs="Times New Roman"/>
          <w:b/>
          <w:bCs/>
          <w:sz w:val="16"/>
          <w:szCs w:val="16"/>
        </w:rPr>
        <w:t>0</w:t>
      </w:r>
      <w:r w:rsidRPr="007E3FAA">
        <w:rPr>
          <w:rFonts w:ascii="Consolas" w:hAnsi="Consolas" w:cs="Times New Roman"/>
          <w:sz w:val="16"/>
          <w:szCs w:val="16"/>
        </w:rPr>
        <w:t>:</w:t>
      </w:r>
    </w:p>
    <w:p w14:paraId="162D751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PipelineLog.ERROR, records=n,</w:t>
      </w:r>
    </w:p>
    <w:p w14:paraId="68F176C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note=f"{api_errors} level(s) failed — check API permissions")</w:t>
      </w:r>
    </w:p>
    <w:p w14:paraId="12677DF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elif</w:t>
      </w:r>
      <w:r w:rsidRPr="007E3FAA">
        <w:rPr>
          <w:rFonts w:ascii="Consolas" w:hAnsi="Consolas" w:cs="Times New Roman"/>
          <w:sz w:val="16"/>
          <w:szCs w:val="16"/>
        </w:rPr>
        <w:t xml:space="preserve"> all_records:</w:t>
      </w:r>
    </w:p>
    <w:p w14:paraId="2757A73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 note=f"LOW: {low_n}, MEDIUM: {med_n} unique items")</w:t>
      </w:r>
    </w:p>
    <w:p w14:paraId="68B613C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2C21F21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PipelineLog.SKIP, records=</w:t>
      </w:r>
      <w:r w:rsidRPr="007E3FAA">
        <w:rPr>
          <w:rFonts w:ascii="Consolas" w:hAnsi="Consolas" w:cs="Times New Roman"/>
          <w:b/>
          <w:bCs/>
          <w:sz w:val="16"/>
          <w:szCs w:val="16"/>
        </w:rPr>
        <w:t>0</w:t>
      </w:r>
      <w:r w:rsidRPr="007E3FAA">
        <w:rPr>
          <w:rFonts w:ascii="Consolas" w:hAnsi="Consolas" w:cs="Times New Roman"/>
          <w:sz w:val="16"/>
          <w:szCs w:val="16"/>
        </w:rPr>
        <w:t>, note="all products are HIGH quality")</w:t>
      </w:r>
    </w:p>
    <w:p w14:paraId="2D504D2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CAD400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D7E9C2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extract_c_violations</w:t>
      </w:r>
      <w:r w:rsidRPr="007E3FAA">
        <w:rPr>
          <w:rFonts w:ascii="Consolas" w:hAnsi="Consolas" w:cs="Times New Roman"/>
          <w:sz w:val="16"/>
          <w:szCs w:val="16"/>
        </w:rPr>
        <w:t xml:space="preserve">(item_ids: list[int]) -&gt; </w:t>
      </w:r>
      <w:r w:rsidRPr="007E3FAA">
        <w:rPr>
          <w:rFonts w:ascii="Consolas" w:hAnsi="Consolas" w:cs="Times New Roman"/>
          <w:b/>
          <w:bCs/>
          <w:sz w:val="16"/>
          <w:szCs w:val="16"/>
        </w:rPr>
        <w:t>None</w:t>
      </w:r>
      <w:r w:rsidRPr="007E3FAA">
        <w:rPr>
          <w:rFonts w:ascii="Consolas" w:hAnsi="Consolas" w:cs="Times New Roman"/>
          <w:sz w:val="16"/>
          <w:szCs w:val="16"/>
        </w:rPr>
        <w:t>:</w:t>
      </w:r>
    </w:p>
    <w:p w14:paraId="1D3A040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"/api/v2/product/get_item_violation_info"</w:t>
      </w:r>
    </w:p>
    <w:p w14:paraId="55BA25D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6149742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9F9E2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violations:     list[dict]      = []</w:t>
      </w:r>
    </w:p>
    <w:p w14:paraId="628526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failed_batches: list[list[int]] = []</w:t>
      </w:r>
    </w:p>
    <w:p w14:paraId="29109D8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D782CB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 </w:t>
      </w:r>
      <w:r w:rsidRPr="007E3FAA">
        <w:rPr>
          <w:rFonts w:ascii="Consolas" w:hAnsi="Consolas" w:cs="Times New Roman"/>
          <w:b/>
          <w:bCs/>
          <w:sz w:val="16"/>
          <w:szCs w:val="16"/>
        </w:rPr>
        <w:t>in</w:t>
      </w:r>
      <w:r w:rsidRPr="007E3FAA">
        <w:rPr>
          <w:rFonts w:ascii="Consolas" w:hAnsi="Consolas" w:cs="Times New Roman"/>
          <w:sz w:val="16"/>
          <w:szCs w:val="16"/>
        </w:rPr>
        <w:t xml:space="preserve"> tqdm(range(</w:t>
      </w:r>
      <w:r w:rsidRPr="007E3FAA">
        <w:rPr>
          <w:rFonts w:ascii="Consolas" w:hAnsi="Consolas" w:cs="Times New Roman"/>
          <w:b/>
          <w:bCs/>
          <w:sz w:val="16"/>
          <w:szCs w:val="16"/>
        </w:rPr>
        <w:t>0</w:t>
      </w:r>
      <w:r w:rsidRPr="007E3FAA">
        <w:rPr>
          <w:rFonts w:ascii="Consolas" w:hAnsi="Consolas" w:cs="Times New Roman"/>
          <w:sz w:val="16"/>
          <w:szCs w:val="16"/>
        </w:rPr>
        <w:t xml:space="preserve">, len(item_ids), </w:t>
      </w:r>
      <w:r w:rsidRPr="007E3FAA">
        <w:rPr>
          <w:rFonts w:ascii="Consolas" w:hAnsi="Consolas" w:cs="Times New Roman"/>
          <w:b/>
          <w:bCs/>
          <w:sz w:val="16"/>
          <w:szCs w:val="16"/>
        </w:rPr>
        <w:t>50</w:t>
      </w:r>
      <w:r w:rsidRPr="007E3FAA">
        <w:rPr>
          <w:rFonts w:ascii="Consolas" w:hAnsi="Consolas" w:cs="Times New Roman"/>
          <w:sz w:val="16"/>
          <w:szCs w:val="16"/>
        </w:rPr>
        <w:t>), desc="  Violations"):</w:t>
      </w:r>
    </w:p>
    <w:p w14:paraId="06585F2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batch = item_ids[i : i + </w:t>
      </w:r>
      <w:r w:rsidRPr="007E3FAA">
        <w:rPr>
          <w:rFonts w:ascii="Consolas" w:hAnsi="Consolas" w:cs="Times New Roman"/>
          <w:b/>
          <w:bCs/>
          <w:sz w:val="16"/>
          <w:szCs w:val="16"/>
        </w:rPr>
        <w:t>50</w:t>
      </w:r>
      <w:r w:rsidRPr="007E3FAA">
        <w:rPr>
          <w:rFonts w:ascii="Consolas" w:hAnsi="Consolas" w:cs="Times New Roman"/>
          <w:sz w:val="16"/>
          <w:szCs w:val="16"/>
        </w:rPr>
        <w:t>]</w:t>
      </w:r>
    </w:p>
    <w:p w14:paraId="0747C3A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",".join(map(str, batch))})</w:t>
      </w:r>
    </w:p>
    <w:p w14:paraId="672A69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6111354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violations.extend(data["item_list"])</w:t>
      </w:r>
    </w:p>
    <w:p w14:paraId="6C3556B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554C31E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failed_batches.append(batch)</w:t>
      </w:r>
    </w:p>
    <w:p w14:paraId="67231DC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493ADB6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1FFAC0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failed_batches:</w:t>
      </w:r>
    </w:p>
    <w:p w14:paraId="787839F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[Retry] {len(failed_batches)} batch(es) — waiting {SLEEP_RETRY_INITIAL:.0f}s...")</w:t>
      </w:r>
    </w:p>
    <w:p w14:paraId="3754073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time.sleep(SLEEP_RETRY_INITIAL)</w:t>
      </w:r>
    </w:p>
    <w:p w14:paraId="2DA52D5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 list[list[int]] = []</w:t>
      </w:r>
    </w:p>
    <w:p w14:paraId="34C8EEB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batch </w:t>
      </w:r>
      <w:r w:rsidRPr="007E3FAA">
        <w:rPr>
          <w:rFonts w:ascii="Consolas" w:hAnsi="Consolas" w:cs="Times New Roman"/>
          <w:b/>
          <w:bCs/>
          <w:sz w:val="16"/>
          <w:szCs w:val="16"/>
        </w:rPr>
        <w:t>in</w:t>
      </w:r>
      <w:r w:rsidRPr="007E3FAA">
        <w:rPr>
          <w:rFonts w:ascii="Consolas" w:hAnsi="Consolas" w:cs="Times New Roman"/>
          <w:sz w:val="16"/>
          <w:szCs w:val="16"/>
        </w:rPr>
        <w:t xml:space="preserve"> failed_batches:</w:t>
      </w:r>
    </w:p>
    <w:p w14:paraId="1B7BD93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{"item_id_list": ",".join(map(str, batch))})</w:t>
      </w:r>
    </w:p>
    <w:p w14:paraId="79483B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 </w:t>
      </w:r>
      <w:r w:rsidRPr="007E3FAA">
        <w:rPr>
          <w:rFonts w:ascii="Consolas" w:hAnsi="Consolas" w:cs="Times New Roman"/>
          <w:b/>
          <w:bCs/>
          <w:sz w:val="16"/>
          <w:szCs w:val="16"/>
        </w:rPr>
        <w:t>and</w:t>
      </w:r>
      <w:r w:rsidRPr="007E3FAA">
        <w:rPr>
          <w:rFonts w:ascii="Consolas" w:hAnsi="Consolas" w:cs="Times New Roman"/>
          <w:sz w:val="16"/>
          <w:szCs w:val="16"/>
        </w:rPr>
        <w:t xml:space="preserve"> "item_list" </w:t>
      </w:r>
      <w:r w:rsidRPr="007E3FAA">
        <w:rPr>
          <w:rFonts w:ascii="Consolas" w:hAnsi="Consolas" w:cs="Times New Roman"/>
          <w:b/>
          <w:bCs/>
          <w:sz w:val="16"/>
          <w:szCs w:val="16"/>
        </w:rPr>
        <w:t>in</w:t>
      </w:r>
      <w:r w:rsidRPr="007E3FAA">
        <w:rPr>
          <w:rFonts w:ascii="Consolas" w:hAnsi="Consolas" w:cs="Times New Roman"/>
          <w:sz w:val="16"/>
          <w:szCs w:val="16"/>
        </w:rPr>
        <w:t xml:space="preserve"> data:</w:t>
      </w:r>
    </w:p>
    <w:p w14:paraId="632997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violations.extend(data["item_list"])</w:t>
      </w:r>
    </w:p>
    <w:p w14:paraId="4DA81C3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454E7C6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still_failed.append(batch)</w:t>
      </w:r>
    </w:p>
    <w:p w14:paraId="6F08991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time.sleep(SLEEP_BETWEEN_BATCH_CALLS)</w:t>
      </w:r>
    </w:p>
    <w:p w14:paraId="37E627B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failed_batches = still_failed</w:t>
      </w:r>
    </w:p>
    <w:p w14:paraId="138DF32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7B5823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save(violations, "bucket_C_violations")</w:t>
      </w:r>
    </w:p>
    <w:p w14:paraId="1952806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failed_batches:</w:t>
      </w:r>
    </w:p>
    <w:p w14:paraId="0D13ECB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PipelineLog.PARTIAL, records=n,</w:t>
      </w:r>
    </w:p>
    <w:p w14:paraId="506E174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note=f"{len(failed_batches)} batch(es) still missing after retry")</w:t>
      </w:r>
    </w:p>
    <w:p w14:paraId="2A7EF77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63E8B52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w:t>
      </w:r>
    </w:p>
    <w:p w14:paraId="717A44A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AA7957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A1D493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extract_c_category_recommendations</w:t>
      </w:r>
      <w:r w:rsidRPr="007E3FAA">
        <w:rPr>
          <w:rFonts w:ascii="Consolas" w:hAnsi="Consolas" w:cs="Times New Roman"/>
          <w:sz w:val="16"/>
          <w:szCs w:val="16"/>
        </w:rPr>
        <w:t xml:space="preserve">(catalog_records: list[dict]) -&gt; </w:t>
      </w:r>
      <w:r w:rsidRPr="007E3FAA">
        <w:rPr>
          <w:rFonts w:ascii="Consolas" w:hAnsi="Consolas" w:cs="Times New Roman"/>
          <w:b/>
          <w:bCs/>
          <w:sz w:val="16"/>
          <w:szCs w:val="16"/>
        </w:rPr>
        <w:t>None</w:t>
      </w:r>
      <w:r w:rsidRPr="007E3FAA">
        <w:rPr>
          <w:rFonts w:ascii="Consolas" w:hAnsi="Consolas" w:cs="Times New Roman"/>
          <w:sz w:val="16"/>
          <w:szCs w:val="16"/>
        </w:rPr>
        <w:t>:</w:t>
      </w:r>
    </w:p>
    <w:p w14:paraId="208DFD1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"/api/v2/product/category_recommend"</w:t>
      </w:r>
    </w:p>
    <w:p w14:paraId="023289B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67D8D8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5046B6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recommendations: list[dict] = []</w:t>
      </w:r>
    </w:p>
    <w:p w14:paraId="15994C7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failed_items:    list[int]  = []</w:t>
      </w:r>
    </w:p>
    <w:p w14:paraId="35169F2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FE5AB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item </w:t>
      </w:r>
      <w:r w:rsidRPr="007E3FAA">
        <w:rPr>
          <w:rFonts w:ascii="Consolas" w:hAnsi="Consolas" w:cs="Times New Roman"/>
          <w:b/>
          <w:bCs/>
          <w:sz w:val="16"/>
          <w:szCs w:val="16"/>
        </w:rPr>
        <w:t>in</w:t>
      </w:r>
      <w:r w:rsidRPr="007E3FAA">
        <w:rPr>
          <w:rFonts w:ascii="Consolas" w:hAnsi="Consolas" w:cs="Times New Roman"/>
          <w:sz w:val="16"/>
          <w:szCs w:val="16"/>
        </w:rPr>
        <w:t xml:space="preserve"> tqdm(catalog_records, desc="  Category recs"):</w:t>
      </w:r>
    </w:p>
    <w:p w14:paraId="68FFE6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item_id   = item.get("item_id")</w:t>
      </w:r>
    </w:p>
    <w:p w14:paraId="3C4711C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item_name = item.get("item_name", "").strip()</w:t>
      </w:r>
    </w:p>
    <w:p w14:paraId="0D82EDE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item_name:</w:t>
      </w:r>
    </w:p>
    <w:p w14:paraId="72EE214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continue</w:t>
      </w:r>
    </w:p>
    <w:p w14:paraId="34801AA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 {"item_name": item_name})</w:t>
      </w:r>
    </w:p>
    <w:p w14:paraId="318C565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data:</w:t>
      </w:r>
    </w:p>
    <w:p w14:paraId="6FD9D6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recommendations.append({</w:t>
      </w:r>
    </w:p>
    <w:p w14:paraId="1302CBC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                item_id,</w:t>
      </w:r>
    </w:p>
    <w:p w14:paraId="6D4FE76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"item_name":              item_name,</w:t>
      </w:r>
    </w:p>
    <w:p w14:paraId="2D6D6C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"current_category_id":    item.get("category_id"),</w:t>
      </w:r>
    </w:p>
    <w:p w14:paraId="59E398C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"recommended_categories": data.get("category_list", []),</w:t>
      </w:r>
    </w:p>
    <w:p w14:paraId="0B691EC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5ACF78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6458A5F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item_id:</w:t>
      </w:r>
    </w:p>
    <w:p w14:paraId="37E38F0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failed_items.append(item_id)</w:t>
      </w:r>
    </w:p>
    <w:p w14:paraId="2FF2F6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time.sleep(SLEEP_PER_ITEM)</w:t>
      </w:r>
    </w:p>
    <w:p w14:paraId="16E2C43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48EA88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save(recommendations, "bucket_C_category_recommend")</w:t>
      </w:r>
    </w:p>
    <w:p w14:paraId="3FE348F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failed_items:</w:t>
      </w:r>
    </w:p>
    <w:p w14:paraId="0D73C98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PipelineLog.PARTIAL, records=n,</w:t>
      </w:r>
    </w:p>
    <w:p w14:paraId="2E06518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note=f"{len(failed_items)} item(s) skipped")</w:t>
      </w:r>
    </w:p>
    <w:p w14:paraId="43725E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15A3A9B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w:t>
      </w:r>
      <w:r w:rsidRPr="007E3FAA">
        <w:rPr>
          <w:rFonts w:ascii="Consolas" w:hAnsi="Consolas" w:cs="Times New Roman"/>
          <w:b/>
          <w:bCs/>
          <w:sz w:val="16"/>
          <w:szCs w:val="16"/>
        </w:rPr>
        <w:t>if</w:t>
      </w:r>
      <w:r w:rsidRPr="007E3FAA">
        <w:rPr>
          <w:rFonts w:ascii="Consolas" w:hAnsi="Consolas" w:cs="Times New Roman"/>
          <w:sz w:val="16"/>
          <w:szCs w:val="16"/>
        </w:rPr>
        <w:t xml:space="preserve"> recommendations </w:t>
      </w:r>
      <w:r w:rsidRPr="007E3FAA">
        <w:rPr>
          <w:rFonts w:ascii="Consolas" w:hAnsi="Consolas" w:cs="Times New Roman"/>
          <w:b/>
          <w:bCs/>
          <w:sz w:val="16"/>
          <w:szCs w:val="16"/>
        </w:rPr>
        <w:t>else</w:t>
      </w:r>
      <w:r w:rsidRPr="007E3FAA">
        <w:rPr>
          <w:rFonts w:ascii="Consolas" w:hAnsi="Consolas" w:cs="Times New Roman"/>
          <w:sz w:val="16"/>
          <w:szCs w:val="16"/>
        </w:rPr>
        <w:t xml:space="preserve"> PipelineLog.ERROR, records=n)</w:t>
      </w:r>
    </w:p>
    <w:p w14:paraId="42B18ED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0C0C58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E66076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extract_c_shop_performance</w:t>
      </w: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5B37124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API = "/api/v2/account_health/get_shop_performance"</w:t>
      </w:r>
    </w:p>
    <w:p w14:paraId="6AC5CEA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{API}")</w:t>
      </w:r>
    </w:p>
    <w:p w14:paraId="41954C0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data = shopee_get(API)</w:t>
      </w:r>
    </w:p>
    <w:p w14:paraId="1792C2D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data:</w:t>
      </w:r>
    </w:p>
    <w:p w14:paraId="7448CC0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PipelineLog.ERROR, note="no data returned")</w:t>
      </w:r>
    </w:p>
    <w:p w14:paraId="27C8FFC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6509C5F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 = save([data], "bucket_C_shop_performance", sort_by=</w:t>
      </w:r>
      <w:r w:rsidRPr="007E3FAA">
        <w:rPr>
          <w:rFonts w:ascii="Consolas" w:hAnsi="Consolas" w:cs="Times New Roman"/>
          <w:b/>
          <w:bCs/>
          <w:sz w:val="16"/>
          <w:szCs w:val="16"/>
        </w:rPr>
        <w:t>None</w:t>
      </w:r>
      <w:r w:rsidRPr="007E3FAA">
        <w:rPr>
          <w:rFonts w:ascii="Consolas" w:hAnsi="Consolas" w:cs="Times New Roman"/>
          <w:sz w:val="16"/>
          <w:szCs w:val="16"/>
        </w:rPr>
        <w:t>)</w:t>
      </w:r>
    </w:p>
    <w:p w14:paraId="42FC8FE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 PipelineLog.OK, records=n)</w:t>
      </w:r>
    </w:p>
    <w:p w14:paraId="6E29CF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4FD38D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17ADED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31C370D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INTEGRITY CHECK</w:t>
      </w:r>
    </w:p>
    <w:p w14:paraId="31CCAB5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13D519A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run_integrity_check</w:t>
      </w:r>
      <w:r w:rsidRPr="007E3FAA">
        <w:rPr>
          <w:rFonts w:ascii="Consolas" w:hAnsi="Consolas" w:cs="Times New Roman"/>
          <w:sz w:val="16"/>
          <w:szCs w:val="16"/>
        </w:rPr>
        <w:t>(master_ids: list[int]) -&gt; dict:</w:t>
      </w:r>
    </w:p>
    <w:p w14:paraId="714592E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print("</w:t>
      </w:r>
      <w:r w:rsidRPr="007E3FAA">
        <w:rPr>
          <w:rFonts w:ascii="Consolas" w:hAnsi="Consolas" w:cs="Times New Roman"/>
          <w:b/>
          <w:bCs/>
          <w:sz w:val="16"/>
          <w:szCs w:val="16"/>
        </w:rPr>
        <w:t>\n</w:t>
      </w:r>
      <w:r w:rsidRPr="007E3FAA">
        <w:rPr>
          <w:rFonts w:ascii="Consolas" w:hAnsi="Consolas" w:cs="Times New Roman"/>
          <w:sz w:val="16"/>
          <w:szCs w:val="16"/>
        </w:rPr>
        <w:t xml:space="preserve">" + "═" * </w:t>
      </w:r>
      <w:r w:rsidRPr="007E3FAA">
        <w:rPr>
          <w:rFonts w:ascii="Consolas" w:hAnsi="Consolas" w:cs="Times New Roman"/>
          <w:b/>
          <w:bCs/>
          <w:sz w:val="16"/>
          <w:szCs w:val="16"/>
        </w:rPr>
        <w:t>80</w:t>
      </w:r>
      <w:r w:rsidRPr="007E3FAA">
        <w:rPr>
          <w:rFonts w:ascii="Consolas" w:hAnsi="Consolas" w:cs="Times New Roman"/>
          <w:sz w:val="16"/>
          <w:szCs w:val="16"/>
        </w:rPr>
        <w:t>)</w:t>
      </w:r>
    </w:p>
    <w:p w14:paraId="1521781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INTEGRITY CHECK")</w:t>
      </w:r>
    </w:p>
    <w:p w14:paraId="4008F1F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w:t>
      </w:r>
      <w:r w:rsidRPr="007E3FAA">
        <w:rPr>
          <w:rFonts w:ascii="Consolas" w:hAnsi="Consolas" w:cs="Times New Roman"/>
          <w:b/>
          <w:bCs/>
          <w:sz w:val="16"/>
          <w:szCs w:val="16"/>
        </w:rPr>
        <w:t>80</w:t>
      </w:r>
      <w:r w:rsidRPr="007E3FAA">
        <w:rPr>
          <w:rFonts w:ascii="Consolas" w:hAnsi="Consolas" w:cs="Times New Roman"/>
          <w:sz w:val="16"/>
          <w:szCs w:val="16"/>
        </w:rPr>
        <w:t>)</w:t>
      </w:r>
    </w:p>
    <w:p w14:paraId="32380C0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B32BE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master_set = {str(iid) </w:t>
      </w:r>
      <w:r w:rsidRPr="007E3FAA">
        <w:rPr>
          <w:rFonts w:ascii="Consolas" w:hAnsi="Consolas" w:cs="Times New Roman"/>
          <w:b/>
          <w:bCs/>
          <w:sz w:val="16"/>
          <w:szCs w:val="16"/>
        </w:rPr>
        <w:t>for</w:t>
      </w:r>
      <w:r w:rsidRPr="007E3FAA">
        <w:rPr>
          <w:rFonts w:ascii="Consolas" w:hAnsi="Consolas" w:cs="Times New Roman"/>
          <w:sz w:val="16"/>
          <w:szCs w:val="16"/>
        </w:rPr>
        <w:t xml:space="preserve"> iid </w:t>
      </w:r>
      <w:r w:rsidRPr="007E3FAA">
        <w:rPr>
          <w:rFonts w:ascii="Consolas" w:hAnsi="Consolas" w:cs="Times New Roman"/>
          <w:b/>
          <w:bCs/>
          <w:sz w:val="16"/>
          <w:szCs w:val="16"/>
        </w:rPr>
        <w:t>in</w:t>
      </w:r>
      <w:r w:rsidRPr="007E3FAA">
        <w:rPr>
          <w:rFonts w:ascii="Consolas" w:hAnsi="Consolas" w:cs="Times New Roman"/>
          <w:sz w:val="16"/>
          <w:szCs w:val="16"/>
        </w:rPr>
        <w:t xml:space="preserve"> master_ids}</w:t>
      </w:r>
    </w:p>
    <w:p w14:paraId="54B065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n_master   = len(master_set)</w:t>
      </w:r>
    </w:p>
    <w:p w14:paraId="0E41856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report     = {"master_item_count": n_master, "buckets": {}}</w:t>
      </w:r>
    </w:p>
    <w:p w14:paraId="02A8061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2FE0D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check_bucket</w:t>
      </w:r>
      <w:r w:rsidRPr="007E3FAA">
        <w:rPr>
          <w:rFonts w:ascii="Consolas" w:hAnsi="Consolas" w:cs="Times New Roman"/>
          <w:sz w:val="16"/>
          <w:szCs w:val="16"/>
        </w:rPr>
        <w:t xml:space="preserve">(label: str, filename: str, id_field: str = "item_id") -&gt; </w:t>
      </w:r>
      <w:r w:rsidRPr="007E3FAA">
        <w:rPr>
          <w:rFonts w:ascii="Consolas" w:hAnsi="Consolas" w:cs="Times New Roman"/>
          <w:b/>
          <w:bCs/>
          <w:sz w:val="16"/>
          <w:szCs w:val="16"/>
        </w:rPr>
        <w:t>None</w:t>
      </w:r>
      <w:r w:rsidRPr="007E3FAA">
        <w:rPr>
          <w:rFonts w:ascii="Consolas" w:hAnsi="Consolas" w:cs="Times New Roman"/>
          <w:sz w:val="16"/>
          <w:szCs w:val="16"/>
        </w:rPr>
        <w:t>:</w:t>
      </w:r>
    </w:p>
    <w:p w14:paraId="675A9D5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records = load_json(filename)</w:t>
      </w:r>
    </w:p>
    <w:p w14:paraId="1A53B9A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records:</w:t>
      </w:r>
    </w:p>
    <w:p w14:paraId="1906B2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{label:&lt;40} </w:t>
      </w:r>
      <w:r w:rsidRPr="007E3FAA">
        <w:rPr>
          <w:rFonts w:ascii="Segoe UI Emoji" w:hAnsi="Segoe UI Emoji" w:cs="Segoe UI Emoji"/>
          <w:sz w:val="16"/>
          <w:szCs w:val="16"/>
        </w:rPr>
        <w:t>❌</w:t>
      </w:r>
      <w:r w:rsidRPr="007E3FAA">
        <w:rPr>
          <w:rFonts w:ascii="Consolas" w:hAnsi="Consolas" w:cs="Times New Roman"/>
          <w:sz w:val="16"/>
          <w:szCs w:val="16"/>
        </w:rPr>
        <w:t xml:space="preserve">  FILE MISSING or empty")</w:t>
      </w:r>
    </w:p>
    <w:p w14:paraId="31085E5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report["buckets"][label] = {</w:t>
      </w:r>
    </w:p>
    <w:p w14:paraId="29170C5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"file": f"{filename}.json", "status": "missing",</w:t>
      </w:r>
    </w:p>
    <w:p w14:paraId="744120F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"record_count": </w:t>
      </w:r>
      <w:r w:rsidRPr="007E3FAA">
        <w:rPr>
          <w:rFonts w:ascii="Consolas" w:hAnsi="Consolas" w:cs="Times New Roman"/>
          <w:b/>
          <w:bCs/>
          <w:sz w:val="16"/>
          <w:szCs w:val="16"/>
        </w:rPr>
        <w:t>0</w:t>
      </w:r>
      <w:r w:rsidRPr="007E3FAA">
        <w:rPr>
          <w:rFonts w:ascii="Consolas" w:hAnsi="Consolas" w:cs="Times New Roman"/>
          <w:sz w:val="16"/>
          <w:szCs w:val="16"/>
        </w:rPr>
        <w:t xml:space="preserve">, "coverage_pct": </w:t>
      </w:r>
      <w:r w:rsidRPr="007E3FAA">
        <w:rPr>
          <w:rFonts w:ascii="Consolas" w:hAnsi="Consolas" w:cs="Times New Roman"/>
          <w:b/>
          <w:bCs/>
          <w:sz w:val="16"/>
          <w:szCs w:val="16"/>
        </w:rPr>
        <w:t>0.0</w:t>
      </w:r>
      <w:r w:rsidRPr="007E3FAA">
        <w:rPr>
          <w:rFonts w:ascii="Consolas" w:hAnsi="Consolas" w:cs="Times New Roman"/>
          <w:sz w:val="16"/>
          <w:szCs w:val="16"/>
        </w:rPr>
        <w:t>,</w:t>
      </w:r>
    </w:p>
    <w:p w14:paraId="0199DEB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"missing_ids": list(master_set),</w:t>
      </w:r>
    </w:p>
    <w:p w14:paraId="07022DF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79A9E62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05F006F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448971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found_set: set[str] = set()</w:t>
      </w:r>
    </w:p>
    <w:p w14:paraId="4FD900E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row </w:t>
      </w:r>
      <w:r w:rsidRPr="007E3FAA">
        <w:rPr>
          <w:rFonts w:ascii="Consolas" w:hAnsi="Consolas" w:cs="Times New Roman"/>
          <w:b/>
          <w:bCs/>
          <w:sz w:val="16"/>
          <w:szCs w:val="16"/>
        </w:rPr>
        <w:t>in</w:t>
      </w:r>
      <w:r w:rsidRPr="007E3FAA">
        <w:rPr>
          <w:rFonts w:ascii="Consolas" w:hAnsi="Consolas" w:cs="Times New Roman"/>
          <w:sz w:val="16"/>
          <w:szCs w:val="16"/>
        </w:rPr>
        <w:t xml:space="preserve"> records:</w:t>
      </w:r>
    </w:p>
    <w:p w14:paraId="53049CE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iid = row.get(id_field)</w:t>
      </w:r>
    </w:p>
    <w:p w14:paraId="7304DF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iid </w:t>
      </w:r>
      <w:r w:rsidRPr="007E3FAA">
        <w:rPr>
          <w:rFonts w:ascii="Consolas" w:hAnsi="Consolas" w:cs="Times New Roman"/>
          <w:b/>
          <w:bCs/>
          <w:sz w:val="16"/>
          <w:szCs w:val="16"/>
        </w:rPr>
        <w:t>is</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w:t>
      </w:r>
      <w:r w:rsidRPr="007E3FAA">
        <w:rPr>
          <w:rFonts w:ascii="Consolas" w:hAnsi="Consolas" w:cs="Times New Roman"/>
          <w:b/>
          <w:bCs/>
          <w:sz w:val="16"/>
          <w:szCs w:val="16"/>
        </w:rPr>
        <w:t>None</w:t>
      </w:r>
      <w:r w:rsidRPr="007E3FAA">
        <w:rPr>
          <w:rFonts w:ascii="Consolas" w:hAnsi="Consolas" w:cs="Times New Roman"/>
          <w:sz w:val="16"/>
          <w:szCs w:val="16"/>
        </w:rPr>
        <w:t>:</w:t>
      </w:r>
    </w:p>
    <w:p w14:paraId="1CEBF7F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found_set.add(str(iid))</w:t>
      </w:r>
    </w:p>
    <w:p w14:paraId="2394870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40D48F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present = master_set &amp; found_set</w:t>
      </w:r>
    </w:p>
    <w:p w14:paraId="5CB557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missing = master_set - found_set</w:t>
      </w:r>
    </w:p>
    <w:p w14:paraId="33DAF70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   = found_set - master_set</w:t>
      </w:r>
    </w:p>
    <w:p w14:paraId="7242BF8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pct     = </w:t>
      </w:r>
      <w:r w:rsidRPr="007E3FAA">
        <w:rPr>
          <w:rFonts w:ascii="Consolas" w:hAnsi="Consolas" w:cs="Times New Roman"/>
          <w:b/>
          <w:bCs/>
          <w:sz w:val="16"/>
          <w:szCs w:val="16"/>
        </w:rPr>
        <w:t>100</w:t>
      </w:r>
      <w:r w:rsidRPr="007E3FAA">
        <w:rPr>
          <w:rFonts w:ascii="Consolas" w:hAnsi="Consolas" w:cs="Times New Roman"/>
          <w:sz w:val="16"/>
          <w:szCs w:val="16"/>
        </w:rPr>
        <w:t xml:space="preserve"> * len(present) / n_master </w:t>
      </w:r>
      <w:r w:rsidRPr="007E3FAA">
        <w:rPr>
          <w:rFonts w:ascii="Consolas" w:hAnsi="Consolas" w:cs="Times New Roman"/>
          <w:b/>
          <w:bCs/>
          <w:sz w:val="16"/>
          <w:szCs w:val="16"/>
        </w:rPr>
        <w:t>if</w:t>
      </w:r>
      <w:r w:rsidRPr="007E3FAA">
        <w:rPr>
          <w:rFonts w:ascii="Consolas" w:hAnsi="Consolas" w:cs="Times New Roman"/>
          <w:sz w:val="16"/>
          <w:szCs w:val="16"/>
        </w:rPr>
        <w:t xml:space="preserve"> n_master </w:t>
      </w:r>
      <w:r w:rsidRPr="007E3FAA">
        <w:rPr>
          <w:rFonts w:ascii="Consolas" w:hAnsi="Consolas" w:cs="Times New Roman"/>
          <w:b/>
          <w:bCs/>
          <w:sz w:val="16"/>
          <w:szCs w:val="16"/>
        </w:rPr>
        <w:t>else</w:t>
      </w:r>
      <w:r w:rsidRPr="007E3FAA">
        <w:rPr>
          <w:rFonts w:ascii="Consolas" w:hAnsi="Consolas" w:cs="Times New Roman"/>
          <w:sz w:val="16"/>
          <w:szCs w:val="16"/>
        </w:rPr>
        <w:t xml:space="preserve"> </w:t>
      </w:r>
      <w:r w:rsidRPr="007E3FAA">
        <w:rPr>
          <w:rFonts w:ascii="Consolas" w:hAnsi="Consolas" w:cs="Times New Roman"/>
          <w:b/>
          <w:bCs/>
          <w:sz w:val="16"/>
          <w:szCs w:val="16"/>
        </w:rPr>
        <w:t>0.0</w:t>
      </w:r>
    </w:p>
    <w:p w14:paraId="05BB441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status  = "ok"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missing </w:t>
      </w:r>
      <w:r w:rsidRPr="007E3FAA">
        <w:rPr>
          <w:rFonts w:ascii="Consolas" w:hAnsi="Consolas" w:cs="Times New Roman"/>
          <w:b/>
          <w:bCs/>
          <w:sz w:val="16"/>
          <w:szCs w:val="16"/>
        </w:rPr>
        <w:t>else</w:t>
      </w:r>
      <w:r w:rsidRPr="007E3FAA">
        <w:rPr>
          <w:rFonts w:ascii="Consolas" w:hAnsi="Consolas" w:cs="Times New Roman"/>
          <w:sz w:val="16"/>
          <w:szCs w:val="16"/>
        </w:rPr>
        <w:t xml:space="preserve"> ("partial" </w:t>
      </w:r>
      <w:r w:rsidRPr="007E3FAA">
        <w:rPr>
          <w:rFonts w:ascii="Consolas" w:hAnsi="Consolas" w:cs="Times New Roman"/>
          <w:b/>
          <w:bCs/>
          <w:sz w:val="16"/>
          <w:szCs w:val="16"/>
        </w:rPr>
        <w:t>if</w:t>
      </w:r>
      <w:r w:rsidRPr="007E3FAA">
        <w:rPr>
          <w:rFonts w:ascii="Consolas" w:hAnsi="Consolas" w:cs="Times New Roman"/>
          <w:sz w:val="16"/>
          <w:szCs w:val="16"/>
        </w:rPr>
        <w:t xml:space="preserve"> present </w:t>
      </w:r>
      <w:r w:rsidRPr="007E3FAA">
        <w:rPr>
          <w:rFonts w:ascii="Consolas" w:hAnsi="Consolas" w:cs="Times New Roman"/>
          <w:b/>
          <w:bCs/>
          <w:sz w:val="16"/>
          <w:szCs w:val="16"/>
        </w:rPr>
        <w:t>else</w:t>
      </w:r>
      <w:r w:rsidRPr="007E3FAA">
        <w:rPr>
          <w:rFonts w:ascii="Consolas" w:hAnsi="Consolas" w:cs="Times New Roman"/>
          <w:sz w:val="16"/>
          <w:szCs w:val="16"/>
        </w:rPr>
        <w:t xml:space="preserve"> "empty")</w:t>
      </w:r>
    </w:p>
    <w:p w14:paraId="7C2EEA5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icon    = "</w:t>
      </w:r>
      <w:r w:rsidRPr="007E3FAA">
        <w:rPr>
          <w:rFonts w:ascii="Segoe UI Emoji" w:hAnsi="Segoe UI Emoji" w:cs="Segoe UI Emoji"/>
          <w:sz w:val="16"/>
          <w:szCs w:val="16"/>
        </w:rPr>
        <w:t>✅</w:t>
      </w: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missing </w:t>
      </w:r>
      <w:r w:rsidRPr="007E3FAA">
        <w:rPr>
          <w:rFonts w:ascii="Consolas" w:hAnsi="Consolas" w:cs="Times New Roman"/>
          <w:b/>
          <w:bCs/>
          <w:sz w:val="16"/>
          <w:szCs w:val="16"/>
        </w:rPr>
        <w:t>else</w:t>
      </w:r>
      <w:r w:rsidRPr="007E3FAA">
        <w:rPr>
          <w:rFonts w:ascii="Consolas" w:hAnsi="Consolas" w:cs="Times New Roman"/>
          <w:sz w:val="16"/>
          <w:szCs w:val="16"/>
        </w:rPr>
        <w:t xml:space="preserve"> ("</w:t>
      </w:r>
      <w:r w:rsidRPr="007E3FAA">
        <w:rPr>
          <w:rFonts w:ascii="Segoe UI Emoji" w:hAnsi="Segoe UI Emoji" w:cs="Segoe UI Emoji"/>
          <w:sz w:val="16"/>
          <w:szCs w:val="16"/>
        </w:rPr>
        <w:t>⚠️</w:t>
      </w:r>
      <w:r w:rsidRPr="007E3FAA">
        <w:rPr>
          <w:rFonts w:ascii="Consolas" w:hAnsi="Consolas" w:cs="Times New Roman"/>
          <w:sz w:val="16"/>
          <w:szCs w:val="16"/>
        </w:rPr>
        <w:t xml:space="preserve"> " </w:t>
      </w:r>
      <w:r w:rsidRPr="007E3FAA">
        <w:rPr>
          <w:rFonts w:ascii="Consolas" w:hAnsi="Consolas" w:cs="Times New Roman"/>
          <w:b/>
          <w:bCs/>
          <w:sz w:val="16"/>
          <w:szCs w:val="16"/>
        </w:rPr>
        <w:t>if</w:t>
      </w:r>
      <w:r w:rsidRPr="007E3FAA">
        <w:rPr>
          <w:rFonts w:ascii="Consolas" w:hAnsi="Consolas" w:cs="Times New Roman"/>
          <w:sz w:val="16"/>
          <w:szCs w:val="16"/>
        </w:rPr>
        <w:t xml:space="preserve"> present </w:t>
      </w:r>
      <w:r w:rsidRPr="007E3FAA">
        <w:rPr>
          <w:rFonts w:ascii="Consolas" w:hAnsi="Consolas" w:cs="Times New Roman"/>
          <w:b/>
          <w:bCs/>
          <w:sz w:val="16"/>
          <w:szCs w:val="16"/>
        </w:rPr>
        <w:t>else</w:t>
      </w:r>
      <w:r w:rsidRPr="007E3FAA">
        <w:rPr>
          <w:rFonts w:ascii="Consolas" w:hAnsi="Consolas" w:cs="Times New Roman"/>
          <w:sz w:val="16"/>
          <w:szCs w:val="16"/>
        </w:rPr>
        <w:t xml:space="preserve"> "</w:t>
      </w:r>
      <w:r w:rsidRPr="007E3FAA">
        <w:rPr>
          <w:rFonts w:ascii="Segoe UI Emoji" w:hAnsi="Segoe UI Emoji" w:cs="Segoe UI Emoji"/>
          <w:sz w:val="16"/>
          <w:szCs w:val="16"/>
        </w:rPr>
        <w:t>❌</w:t>
      </w:r>
      <w:r w:rsidRPr="007E3FAA">
        <w:rPr>
          <w:rFonts w:ascii="Consolas" w:hAnsi="Consolas" w:cs="Times New Roman"/>
          <w:sz w:val="16"/>
          <w:szCs w:val="16"/>
        </w:rPr>
        <w:t>")</w:t>
      </w:r>
    </w:p>
    <w:p w14:paraId="2EE1AF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311DBB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print(f"  {label:&lt;40} {icon}  {len(present):&gt;4}/{n_master}  ({pct:5.1f}%)  "</w:t>
      </w:r>
    </w:p>
    <w:p w14:paraId="7F265C7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f"missing={len(missing)}  extra={len(extra)}  rows={len(records):,}")</w:t>
      </w:r>
    </w:p>
    <w:p w14:paraId="7DB5ED0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75462B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report["buckets"][label] = {</w:t>
      </w:r>
    </w:p>
    <w:p w14:paraId="0B5AFF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"file": f"{filename}.json", "status": status,</w:t>
      </w:r>
    </w:p>
    <w:p w14:paraId="3CF8C0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"record_count": len(records),</w:t>
      </w:r>
    </w:p>
    <w:p w14:paraId="2DF2D3E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"item_ids_found": len(present),</w:t>
      </w:r>
    </w:p>
    <w:p w14:paraId="57B8EBA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"item_ids_missing": len(missing),</w:t>
      </w:r>
    </w:p>
    <w:p w14:paraId="6C36887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"item_ids_extra": len(extra),</w:t>
      </w:r>
    </w:p>
    <w:p w14:paraId="031D382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"coverage_pct": round(pct, </w:t>
      </w:r>
      <w:r w:rsidRPr="007E3FAA">
        <w:rPr>
          <w:rFonts w:ascii="Consolas" w:hAnsi="Consolas" w:cs="Times New Roman"/>
          <w:b/>
          <w:bCs/>
          <w:sz w:val="16"/>
          <w:szCs w:val="16"/>
        </w:rPr>
        <w:t>2</w:t>
      </w:r>
      <w:r w:rsidRPr="007E3FAA">
        <w:rPr>
          <w:rFonts w:ascii="Consolas" w:hAnsi="Consolas" w:cs="Times New Roman"/>
          <w:sz w:val="16"/>
          <w:szCs w:val="16"/>
        </w:rPr>
        <w:t>),</w:t>
      </w:r>
    </w:p>
    <w:p w14:paraId="13003FF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"missing_ids": sorted(missing, key=</w:t>
      </w:r>
      <w:r w:rsidRPr="007E3FAA">
        <w:rPr>
          <w:rFonts w:ascii="Consolas" w:hAnsi="Consolas" w:cs="Times New Roman"/>
          <w:b/>
          <w:bCs/>
          <w:sz w:val="16"/>
          <w:szCs w:val="16"/>
        </w:rPr>
        <w:t>lambda</w:t>
      </w:r>
      <w:r w:rsidRPr="007E3FAA">
        <w:rPr>
          <w:rFonts w:ascii="Consolas" w:hAnsi="Consolas" w:cs="Times New Roman"/>
          <w:sz w:val="16"/>
          <w:szCs w:val="16"/>
        </w:rPr>
        <w:t xml:space="preserve"> x: int(x) </w:t>
      </w:r>
      <w:r w:rsidRPr="007E3FAA">
        <w:rPr>
          <w:rFonts w:ascii="Consolas" w:hAnsi="Consolas" w:cs="Times New Roman"/>
          <w:b/>
          <w:bCs/>
          <w:sz w:val="16"/>
          <w:szCs w:val="16"/>
        </w:rPr>
        <w:t>if</w:t>
      </w:r>
      <w:r w:rsidRPr="007E3FAA">
        <w:rPr>
          <w:rFonts w:ascii="Consolas" w:hAnsi="Consolas" w:cs="Times New Roman"/>
          <w:sz w:val="16"/>
          <w:szCs w:val="16"/>
        </w:rPr>
        <w:t xml:space="preserve"> x.isdigit() </w:t>
      </w:r>
      <w:r w:rsidRPr="007E3FAA">
        <w:rPr>
          <w:rFonts w:ascii="Consolas" w:hAnsi="Consolas" w:cs="Times New Roman"/>
          <w:b/>
          <w:bCs/>
          <w:sz w:val="16"/>
          <w:szCs w:val="16"/>
        </w:rPr>
        <w:t>else</w:t>
      </w:r>
      <w:r w:rsidRPr="007E3FAA">
        <w:rPr>
          <w:rFonts w:ascii="Consolas" w:hAnsi="Consolas" w:cs="Times New Roman"/>
          <w:sz w:val="16"/>
          <w:szCs w:val="16"/>
        </w:rPr>
        <w:t xml:space="preserve"> </w:t>
      </w:r>
      <w:r w:rsidRPr="007E3FAA">
        <w:rPr>
          <w:rFonts w:ascii="Consolas" w:hAnsi="Consolas" w:cs="Times New Roman"/>
          <w:b/>
          <w:bCs/>
          <w:sz w:val="16"/>
          <w:szCs w:val="16"/>
        </w:rPr>
        <w:t>0</w:t>
      </w:r>
      <w:r w:rsidRPr="007E3FAA">
        <w:rPr>
          <w:rFonts w:ascii="Consolas" w:hAnsi="Consolas" w:cs="Times New Roman"/>
          <w:sz w:val="16"/>
          <w:szCs w:val="16"/>
        </w:rPr>
        <w:t>),</w:t>
      </w:r>
    </w:p>
    <w:p w14:paraId="0BA2634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6FC7CAB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EB907E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check_bucket("bucket_A_catalog",            "bucket_A_catalog")</w:t>
      </w:r>
    </w:p>
    <w:p w14:paraId="7B71FE8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check_bucket("bucket_A_extra_info",         "bucket_A_extra_info")</w:t>
      </w:r>
    </w:p>
    <w:p w14:paraId="5F3DEB9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check_bucket("bucket_B_models",             "bucket_B_models")</w:t>
      </w:r>
    </w:p>
    <w:p w14:paraId="6584C1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check_bucket("bucket_C_comments (items)",   "bucket_C_comments", "item_id")</w:t>
      </w:r>
    </w:p>
    <w:p w14:paraId="3112426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check_bucket("bucket_C_diagnostics",        "bucket_C_diagnostics")</w:t>
      </w:r>
    </w:p>
    <w:p w14:paraId="248B28B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check_bucket("bucket_C_violations",         "bucket_C_violations")</w:t>
      </w:r>
    </w:p>
    <w:p w14:paraId="09A4C0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check_bucket("bucket_C_category_recommend", "bucket_C_category_recommend")</w:t>
      </w:r>
    </w:p>
    <w:p w14:paraId="107FA2E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B9968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all_buckets = list(report["buckets"].values())</w:t>
      </w:r>
    </w:p>
    <w:p w14:paraId="1754C97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any_missing = any(b.get("item_ids_missing", </w:t>
      </w:r>
      <w:r w:rsidRPr="007E3FAA">
        <w:rPr>
          <w:rFonts w:ascii="Consolas" w:hAnsi="Consolas" w:cs="Times New Roman"/>
          <w:b/>
          <w:bCs/>
          <w:sz w:val="16"/>
          <w:szCs w:val="16"/>
        </w:rPr>
        <w:t>0</w:t>
      </w:r>
      <w:r w:rsidRPr="007E3FAA">
        <w:rPr>
          <w:rFonts w:ascii="Consolas" w:hAnsi="Consolas" w:cs="Times New Roman"/>
          <w:sz w:val="16"/>
          <w:szCs w:val="16"/>
        </w:rPr>
        <w:t xml:space="preserve">) &gt; </w:t>
      </w:r>
      <w:r w:rsidRPr="007E3FAA">
        <w:rPr>
          <w:rFonts w:ascii="Consolas" w:hAnsi="Consolas" w:cs="Times New Roman"/>
          <w:b/>
          <w:bCs/>
          <w:sz w:val="16"/>
          <w:szCs w:val="16"/>
        </w:rPr>
        <w:t>0</w:t>
      </w:r>
      <w:r w:rsidRPr="007E3FAA">
        <w:rPr>
          <w:rFonts w:ascii="Consolas" w:hAnsi="Consolas" w:cs="Times New Roman"/>
          <w:sz w:val="16"/>
          <w:szCs w:val="16"/>
        </w:rPr>
        <w:t xml:space="preserve"> </w:t>
      </w:r>
      <w:r w:rsidRPr="007E3FAA">
        <w:rPr>
          <w:rFonts w:ascii="Consolas" w:hAnsi="Consolas" w:cs="Times New Roman"/>
          <w:b/>
          <w:bCs/>
          <w:sz w:val="16"/>
          <w:szCs w:val="16"/>
        </w:rPr>
        <w:t>for</w:t>
      </w:r>
      <w:r w:rsidRPr="007E3FAA">
        <w:rPr>
          <w:rFonts w:ascii="Consolas" w:hAnsi="Consolas" w:cs="Times New Roman"/>
          <w:sz w:val="16"/>
          <w:szCs w:val="16"/>
        </w:rPr>
        <w:t xml:space="preserve"> b </w:t>
      </w:r>
      <w:r w:rsidRPr="007E3FAA">
        <w:rPr>
          <w:rFonts w:ascii="Consolas" w:hAnsi="Consolas" w:cs="Times New Roman"/>
          <w:b/>
          <w:bCs/>
          <w:sz w:val="16"/>
          <w:szCs w:val="16"/>
        </w:rPr>
        <w:t>in</w:t>
      </w:r>
      <w:r w:rsidRPr="007E3FAA">
        <w:rPr>
          <w:rFonts w:ascii="Consolas" w:hAnsi="Consolas" w:cs="Times New Roman"/>
          <w:sz w:val="16"/>
          <w:szCs w:val="16"/>
        </w:rPr>
        <w:t xml:space="preserve"> all_buckets)</w:t>
      </w:r>
    </w:p>
    <w:p w14:paraId="2AC0F4A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all_ok      = </w:t>
      </w:r>
      <w:r w:rsidRPr="007E3FAA">
        <w:rPr>
          <w:rFonts w:ascii="Consolas" w:hAnsi="Consolas" w:cs="Times New Roman"/>
          <w:b/>
          <w:bCs/>
          <w:sz w:val="16"/>
          <w:szCs w:val="16"/>
        </w:rPr>
        <w:t>not</w:t>
      </w:r>
      <w:r w:rsidRPr="007E3FAA">
        <w:rPr>
          <w:rFonts w:ascii="Consolas" w:hAnsi="Consolas" w:cs="Times New Roman"/>
          <w:sz w:val="16"/>
          <w:szCs w:val="16"/>
        </w:rPr>
        <w:t xml:space="preserve"> any_missing </w:t>
      </w:r>
      <w:r w:rsidRPr="007E3FAA">
        <w:rPr>
          <w:rFonts w:ascii="Consolas" w:hAnsi="Consolas" w:cs="Times New Roman"/>
          <w:b/>
          <w:bCs/>
          <w:sz w:val="16"/>
          <w:szCs w:val="16"/>
        </w:rPr>
        <w:t>and</w:t>
      </w:r>
      <w:r w:rsidRPr="007E3FAA">
        <w:rPr>
          <w:rFonts w:ascii="Consolas" w:hAnsi="Consolas" w:cs="Times New Roman"/>
          <w:sz w:val="16"/>
          <w:szCs w:val="16"/>
        </w:rPr>
        <w:t xml:space="preserve"> all(b.get("status") == "ok" </w:t>
      </w:r>
      <w:r w:rsidRPr="007E3FAA">
        <w:rPr>
          <w:rFonts w:ascii="Consolas" w:hAnsi="Consolas" w:cs="Times New Roman"/>
          <w:b/>
          <w:bCs/>
          <w:sz w:val="16"/>
          <w:szCs w:val="16"/>
        </w:rPr>
        <w:t>for</w:t>
      </w:r>
      <w:r w:rsidRPr="007E3FAA">
        <w:rPr>
          <w:rFonts w:ascii="Consolas" w:hAnsi="Consolas" w:cs="Times New Roman"/>
          <w:sz w:val="16"/>
          <w:szCs w:val="16"/>
        </w:rPr>
        <w:t xml:space="preserve"> b </w:t>
      </w:r>
      <w:r w:rsidRPr="007E3FAA">
        <w:rPr>
          <w:rFonts w:ascii="Consolas" w:hAnsi="Consolas" w:cs="Times New Roman"/>
          <w:b/>
          <w:bCs/>
          <w:sz w:val="16"/>
          <w:szCs w:val="16"/>
        </w:rPr>
        <w:t>in</w:t>
      </w:r>
      <w:r w:rsidRPr="007E3FAA">
        <w:rPr>
          <w:rFonts w:ascii="Consolas" w:hAnsi="Consolas" w:cs="Times New Roman"/>
          <w:sz w:val="16"/>
          <w:szCs w:val="16"/>
        </w:rPr>
        <w:t xml:space="preserve"> all_buckets)</w:t>
      </w:r>
    </w:p>
    <w:p w14:paraId="477592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report["overall_status"] = "ok" </w:t>
      </w:r>
      <w:r w:rsidRPr="007E3FAA">
        <w:rPr>
          <w:rFonts w:ascii="Consolas" w:hAnsi="Consolas" w:cs="Times New Roman"/>
          <w:b/>
          <w:bCs/>
          <w:sz w:val="16"/>
          <w:szCs w:val="16"/>
        </w:rPr>
        <w:t>if</w:t>
      </w:r>
      <w:r w:rsidRPr="007E3FAA">
        <w:rPr>
          <w:rFonts w:ascii="Consolas" w:hAnsi="Consolas" w:cs="Times New Roman"/>
          <w:sz w:val="16"/>
          <w:szCs w:val="16"/>
        </w:rPr>
        <w:t xml:space="preserve"> all_ok </w:t>
      </w:r>
      <w:r w:rsidRPr="007E3FAA">
        <w:rPr>
          <w:rFonts w:ascii="Consolas" w:hAnsi="Consolas" w:cs="Times New Roman"/>
          <w:b/>
          <w:bCs/>
          <w:sz w:val="16"/>
          <w:szCs w:val="16"/>
        </w:rPr>
        <w:t>else</w:t>
      </w:r>
      <w:r w:rsidRPr="007E3FAA">
        <w:rPr>
          <w:rFonts w:ascii="Consolas" w:hAnsi="Consolas" w:cs="Times New Roman"/>
          <w:sz w:val="16"/>
          <w:szCs w:val="16"/>
        </w:rPr>
        <w:t xml:space="preserve"> ("partial" </w:t>
      </w:r>
      <w:r w:rsidRPr="007E3FAA">
        <w:rPr>
          <w:rFonts w:ascii="Consolas" w:hAnsi="Consolas" w:cs="Times New Roman"/>
          <w:b/>
          <w:bCs/>
          <w:sz w:val="16"/>
          <w:szCs w:val="16"/>
        </w:rPr>
        <w:t>if</w:t>
      </w:r>
      <w:r w:rsidRPr="007E3FAA">
        <w:rPr>
          <w:rFonts w:ascii="Consolas" w:hAnsi="Consolas" w:cs="Times New Roman"/>
          <w:sz w:val="16"/>
          <w:szCs w:val="16"/>
        </w:rPr>
        <w:t xml:space="preserve"> any_missing </w:t>
      </w:r>
      <w:r w:rsidRPr="007E3FAA">
        <w:rPr>
          <w:rFonts w:ascii="Consolas" w:hAnsi="Consolas" w:cs="Times New Roman"/>
          <w:b/>
          <w:bCs/>
          <w:sz w:val="16"/>
          <w:szCs w:val="16"/>
        </w:rPr>
        <w:t>else</w:t>
      </w:r>
      <w:r w:rsidRPr="007E3FAA">
        <w:rPr>
          <w:rFonts w:ascii="Consolas" w:hAnsi="Consolas" w:cs="Times New Roman"/>
          <w:sz w:val="16"/>
          <w:szCs w:val="16"/>
        </w:rPr>
        <w:t xml:space="preserve"> "error")</w:t>
      </w:r>
    </w:p>
    <w:p w14:paraId="0487625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58D559E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w:t>
      </w:r>
      <w:r w:rsidRPr="007E3FAA">
        <w:rPr>
          <w:rFonts w:ascii="Consolas" w:hAnsi="Consolas" w:cs="Times New Roman"/>
          <w:b/>
          <w:bCs/>
          <w:sz w:val="16"/>
          <w:szCs w:val="16"/>
        </w:rPr>
        <w:t>80</w:t>
      </w:r>
      <w:r w:rsidRPr="007E3FAA">
        <w:rPr>
          <w:rFonts w:ascii="Consolas" w:hAnsi="Consolas" w:cs="Times New Roman"/>
          <w:sz w:val="16"/>
          <w:szCs w:val="16"/>
        </w:rPr>
        <w:t>)</w:t>
      </w:r>
    </w:p>
    <w:p w14:paraId="0BE6139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all_ok:</w:t>
      </w:r>
    </w:p>
    <w:p w14:paraId="148B1FB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w:t>
      </w:r>
      <w:r w:rsidRPr="007E3FAA">
        <w:rPr>
          <w:rFonts w:ascii="Segoe UI Emoji" w:hAnsi="Segoe UI Emoji" w:cs="Segoe UI Emoji"/>
          <w:sz w:val="16"/>
          <w:szCs w:val="16"/>
        </w:rPr>
        <w:t>✅</w:t>
      </w:r>
      <w:r w:rsidRPr="007E3FAA">
        <w:rPr>
          <w:rFonts w:ascii="Consolas" w:hAnsi="Consolas" w:cs="Times New Roman"/>
          <w:sz w:val="16"/>
          <w:szCs w:val="16"/>
        </w:rPr>
        <w:t xml:space="preserve">  All buckets complete </w:t>
      </w:r>
      <w:r w:rsidRPr="007E3FAA">
        <w:rPr>
          <w:rFonts w:ascii="Consolas" w:hAnsi="Consolas" w:cs="Consolas"/>
          <w:sz w:val="16"/>
          <w:szCs w:val="16"/>
        </w:rPr>
        <w:t>—</w:t>
      </w:r>
      <w:r w:rsidRPr="007E3FAA">
        <w:rPr>
          <w:rFonts w:ascii="Consolas" w:hAnsi="Consolas" w:cs="Times New Roman"/>
          <w:sz w:val="16"/>
          <w:szCs w:val="16"/>
        </w:rPr>
        <w:t xml:space="preserve"> no missing items detected.")</w:t>
      </w:r>
    </w:p>
    <w:p w14:paraId="384C735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67F2A65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w:t>
      </w:r>
      <w:r w:rsidRPr="007E3FAA">
        <w:rPr>
          <w:rFonts w:ascii="Segoe UI Emoji" w:hAnsi="Segoe UI Emoji" w:cs="Segoe UI Emoji"/>
          <w:sz w:val="16"/>
          <w:szCs w:val="16"/>
        </w:rPr>
        <w:t>⚠️</w:t>
      </w:r>
      <w:r w:rsidRPr="007E3FAA">
        <w:rPr>
          <w:rFonts w:ascii="Consolas" w:hAnsi="Consolas" w:cs="Times New Roman"/>
          <w:sz w:val="16"/>
          <w:szCs w:val="16"/>
        </w:rPr>
        <w:t xml:space="preserve">   Some items are missing. Rerun with --buckets &lt;letter&gt; to refresh.")</w:t>
      </w:r>
    </w:p>
    <w:p w14:paraId="62E4B64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 </w:t>
      </w:r>
      <w:r w:rsidRPr="007E3FAA">
        <w:rPr>
          <w:rFonts w:ascii="Consolas" w:hAnsi="Consolas" w:cs="Times New Roman"/>
          <w:b/>
          <w:bCs/>
          <w:sz w:val="16"/>
          <w:szCs w:val="16"/>
        </w:rPr>
        <w:t>80</w:t>
      </w:r>
      <w:r w:rsidRPr="007E3FAA">
        <w:rPr>
          <w:rFonts w:ascii="Consolas" w:hAnsi="Consolas" w:cs="Times New Roman"/>
          <w:sz w:val="16"/>
          <w:szCs w:val="16"/>
        </w:rPr>
        <w:t xml:space="preserve"> + "</w:t>
      </w:r>
      <w:r w:rsidRPr="007E3FAA">
        <w:rPr>
          <w:rFonts w:ascii="Consolas" w:hAnsi="Consolas" w:cs="Times New Roman"/>
          <w:b/>
          <w:bCs/>
          <w:sz w:val="16"/>
          <w:szCs w:val="16"/>
        </w:rPr>
        <w:t>\n</w:t>
      </w:r>
      <w:r w:rsidRPr="007E3FAA">
        <w:rPr>
          <w:rFonts w:ascii="Consolas" w:hAnsi="Consolas" w:cs="Times New Roman"/>
          <w:sz w:val="16"/>
          <w:szCs w:val="16"/>
        </w:rPr>
        <w:t>")</w:t>
      </w:r>
    </w:p>
    <w:p w14:paraId="7B322EC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F39E98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os.makedirs("data_exports", exist_ok=</w:t>
      </w:r>
      <w:r w:rsidRPr="007E3FAA">
        <w:rPr>
          <w:rFonts w:ascii="Consolas" w:hAnsi="Consolas" w:cs="Times New Roman"/>
          <w:b/>
          <w:bCs/>
          <w:sz w:val="16"/>
          <w:szCs w:val="16"/>
        </w:rPr>
        <w:t>True</w:t>
      </w:r>
      <w:r w:rsidRPr="007E3FAA">
        <w:rPr>
          <w:rFonts w:ascii="Consolas" w:hAnsi="Consolas" w:cs="Times New Roman"/>
          <w:sz w:val="16"/>
          <w:szCs w:val="16"/>
        </w:rPr>
        <w:t>)</w:t>
      </w:r>
    </w:p>
    <w:p w14:paraId="7BC0BA7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with</w:t>
      </w:r>
      <w:r w:rsidRPr="007E3FAA">
        <w:rPr>
          <w:rFonts w:ascii="Consolas" w:hAnsi="Consolas" w:cs="Times New Roman"/>
          <w:sz w:val="16"/>
          <w:szCs w:val="16"/>
        </w:rPr>
        <w:t xml:space="preserve"> open("data_exports/integrity_report.json", "w", encoding="utf-8") </w:t>
      </w:r>
      <w:r w:rsidRPr="007E3FAA">
        <w:rPr>
          <w:rFonts w:ascii="Consolas" w:hAnsi="Consolas" w:cs="Times New Roman"/>
          <w:b/>
          <w:bCs/>
          <w:sz w:val="16"/>
          <w:szCs w:val="16"/>
        </w:rPr>
        <w:t>as</w:t>
      </w:r>
      <w:r w:rsidRPr="007E3FAA">
        <w:rPr>
          <w:rFonts w:ascii="Consolas" w:hAnsi="Consolas" w:cs="Times New Roman"/>
          <w:sz w:val="16"/>
          <w:szCs w:val="16"/>
        </w:rPr>
        <w:t xml:space="preserve"> f:</w:t>
      </w:r>
    </w:p>
    <w:p w14:paraId="2BBEE3B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json.dump(report, f, indent=</w:t>
      </w:r>
      <w:r w:rsidRPr="007E3FAA">
        <w:rPr>
          <w:rFonts w:ascii="Consolas" w:hAnsi="Consolas" w:cs="Times New Roman"/>
          <w:b/>
          <w:bCs/>
          <w:sz w:val="16"/>
          <w:szCs w:val="16"/>
        </w:rPr>
        <w:t>4</w:t>
      </w:r>
      <w:r w:rsidRPr="007E3FAA">
        <w:rPr>
          <w:rFonts w:ascii="Consolas" w:hAnsi="Consolas" w:cs="Times New Roman"/>
          <w:sz w:val="16"/>
          <w:szCs w:val="16"/>
        </w:rPr>
        <w:t>, ensure_ascii=</w:t>
      </w:r>
      <w:r w:rsidRPr="007E3FAA">
        <w:rPr>
          <w:rFonts w:ascii="Consolas" w:hAnsi="Consolas" w:cs="Times New Roman"/>
          <w:b/>
          <w:bCs/>
          <w:sz w:val="16"/>
          <w:szCs w:val="16"/>
        </w:rPr>
        <w:t>False</w:t>
      </w:r>
      <w:r w:rsidRPr="007E3FAA">
        <w:rPr>
          <w:rFonts w:ascii="Consolas" w:hAnsi="Consolas" w:cs="Times New Roman"/>
          <w:sz w:val="16"/>
          <w:szCs w:val="16"/>
        </w:rPr>
        <w:t>)</w:t>
      </w:r>
    </w:p>
    <w:p w14:paraId="5533A89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Integrity report → data_exports/integrity_report.json</w:t>
      </w:r>
      <w:r w:rsidRPr="007E3FAA">
        <w:rPr>
          <w:rFonts w:ascii="Consolas" w:hAnsi="Consolas" w:cs="Times New Roman"/>
          <w:b/>
          <w:bCs/>
          <w:sz w:val="16"/>
          <w:szCs w:val="16"/>
        </w:rPr>
        <w:t>\n</w:t>
      </w:r>
      <w:r w:rsidRPr="007E3FAA">
        <w:rPr>
          <w:rFonts w:ascii="Consolas" w:hAnsi="Consolas" w:cs="Times New Roman"/>
          <w:sz w:val="16"/>
          <w:szCs w:val="16"/>
        </w:rPr>
        <w:t>")</w:t>
      </w:r>
    </w:p>
    <w:p w14:paraId="39D7AE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r w:rsidRPr="007E3FAA">
        <w:rPr>
          <w:rFonts w:ascii="Consolas" w:hAnsi="Consolas" w:cs="Times New Roman"/>
          <w:sz w:val="16"/>
          <w:szCs w:val="16"/>
        </w:rPr>
        <w:t xml:space="preserve"> report</w:t>
      </w:r>
    </w:p>
    <w:p w14:paraId="22498CF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AB0BA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8FE7F4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0666183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MANIFEST</w:t>
      </w:r>
    </w:p>
    <w:p w14:paraId="15BBEA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65116F9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save_manifest</w:t>
      </w:r>
      <w:r w:rsidRPr="007E3FAA">
        <w:rPr>
          <w:rFonts w:ascii="Consolas" w:hAnsi="Consolas" w:cs="Times New Roman"/>
          <w:sz w:val="16"/>
          <w:szCs w:val="16"/>
        </w:rPr>
        <w:t>(</w:t>
      </w:r>
    </w:p>
    <w:p w14:paraId="68F1F26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active_ids: list[int],</w:t>
      </w:r>
    </w:p>
    <w:p w14:paraId="24EC51E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status_counts: dict[str, int],</w:t>
      </w:r>
    </w:p>
    <w:p w14:paraId="190DC1A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log_entries: list[dict],</w:t>
      </w:r>
    </w:p>
    <w:p w14:paraId="3FCB4E9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integrity: dict | </w:t>
      </w:r>
      <w:r w:rsidRPr="007E3FAA">
        <w:rPr>
          <w:rFonts w:ascii="Consolas" w:hAnsi="Consolas" w:cs="Times New Roman"/>
          <w:b/>
          <w:bCs/>
          <w:sz w:val="16"/>
          <w:szCs w:val="16"/>
        </w:rPr>
        <w:t>None</w:t>
      </w:r>
      <w:r w:rsidRPr="007E3FAA">
        <w:rPr>
          <w:rFonts w:ascii="Consolas" w:hAnsi="Consolas" w:cs="Times New Roman"/>
          <w:sz w:val="16"/>
          <w:szCs w:val="16"/>
        </w:rPr>
        <w:t>,</w:t>
      </w:r>
    </w:p>
    <w:p w14:paraId="759269F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0CF81FA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manifest = {</w:t>
      </w:r>
    </w:p>
    <w:p w14:paraId="25E2BA9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"run_utc":            datetime.now(timezone.utc).isoformat(),</w:t>
      </w:r>
    </w:p>
    <w:p w14:paraId="061DB8F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"active_item_count":  len(active_ids),</w:t>
      </w:r>
    </w:p>
    <w:p w14:paraId="3D4D51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"item_status_counts": status_counts,</w:t>
      </w:r>
    </w:p>
    <w:p w14:paraId="5A29E14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"total_item_count":   sum(status_counts.values()),</w:t>
      </w:r>
    </w:p>
    <w:p w14:paraId="13B3CD3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"endpoints":          log_entries,</w:t>
      </w:r>
    </w:p>
    <w:p w14:paraId="73D5675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"integrity":          integrity </w:t>
      </w:r>
      <w:r w:rsidRPr="007E3FAA">
        <w:rPr>
          <w:rFonts w:ascii="Consolas" w:hAnsi="Consolas" w:cs="Times New Roman"/>
          <w:b/>
          <w:bCs/>
          <w:sz w:val="16"/>
          <w:szCs w:val="16"/>
        </w:rPr>
        <w:t>or</w:t>
      </w:r>
      <w:r w:rsidRPr="007E3FAA">
        <w:rPr>
          <w:rFonts w:ascii="Consolas" w:hAnsi="Consolas" w:cs="Times New Roman"/>
          <w:sz w:val="16"/>
          <w:szCs w:val="16"/>
        </w:rPr>
        <w:t xml:space="preserve"> {},</w:t>
      </w:r>
    </w:p>
    <w:p w14:paraId="5CEA47B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22CD88C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os.makedirs("data_exports", exist_ok=</w:t>
      </w:r>
      <w:r w:rsidRPr="007E3FAA">
        <w:rPr>
          <w:rFonts w:ascii="Consolas" w:hAnsi="Consolas" w:cs="Times New Roman"/>
          <w:b/>
          <w:bCs/>
          <w:sz w:val="16"/>
          <w:szCs w:val="16"/>
        </w:rPr>
        <w:t>True</w:t>
      </w:r>
      <w:r w:rsidRPr="007E3FAA">
        <w:rPr>
          <w:rFonts w:ascii="Consolas" w:hAnsi="Consolas" w:cs="Times New Roman"/>
          <w:sz w:val="16"/>
          <w:szCs w:val="16"/>
        </w:rPr>
        <w:t>)</w:t>
      </w:r>
    </w:p>
    <w:p w14:paraId="4205F41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with</w:t>
      </w:r>
      <w:r w:rsidRPr="007E3FAA">
        <w:rPr>
          <w:rFonts w:ascii="Consolas" w:hAnsi="Consolas" w:cs="Times New Roman"/>
          <w:sz w:val="16"/>
          <w:szCs w:val="16"/>
        </w:rPr>
        <w:t xml:space="preserve"> open("data_exports/pipeline_manifest.json", "w", encoding="utf-8") </w:t>
      </w:r>
      <w:r w:rsidRPr="007E3FAA">
        <w:rPr>
          <w:rFonts w:ascii="Consolas" w:hAnsi="Consolas" w:cs="Times New Roman"/>
          <w:b/>
          <w:bCs/>
          <w:sz w:val="16"/>
          <w:szCs w:val="16"/>
        </w:rPr>
        <w:t>as</w:t>
      </w:r>
      <w:r w:rsidRPr="007E3FAA">
        <w:rPr>
          <w:rFonts w:ascii="Consolas" w:hAnsi="Consolas" w:cs="Times New Roman"/>
          <w:sz w:val="16"/>
          <w:szCs w:val="16"/>
        </w:rPr>
        <w:t xml:space="preserve"> f:</w:t>
      </w:r>
    </w:p>
    <w:p w14:paraId="79720B7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json.dump(manifest, f, indent=</w:t>
      </w:r>
      <w:r w:rsidRPr="007E3FAA">
        <w:rPr>
          <w:rFonts w:ascii="Consolas" w:hAnsi="Consolas" w:cs="Times New Roman"/>
          <w:b/>
          <w:bCs/>
          <w:sz w:val="16"/>
          <w:szCs w:val="16"/>
        </w:rPr>
        <w:t>4</w:t>
      </w:r>
      <w:r w:rsidRPr="007E3FAA">
        <w:rPr>
          <w:rFonts w:ascii="Consolas" w:hAnsi="Consolas" w:cs="Times New Roman"/>
          <w:sz w:val="16"/>
          <w:szCs w:val="16"/>
        </w:rPr>
        <w:t>, ensure_ascii=</w:t>
      </w:r>
      <w:r w:rsidRPr="007E3FAA">
        <w:rPr>
          <w:rFonts w:ascii="Consolas" w:hAnsi="Consolas" w:cs="Times New Roman"/>
          <w:b/>
          <w:bCs/>
          <w:sz w:val="16"/>
          <w:szCs w:val="16"/>
        </w:rPr>
        <w:t>False</w:t>
      </w:r>
      <w:r w:rsidRPr="007E3FAA">
        <w:rPr>
          <w:rFonts w:ascii="Consolas" w:hAnsi="Consolas" w:cs="Times New Roman"/>
          <w:sz w:val="16"/>
          <w:szCs w:val="16"/>
        </w:rPr>
        <w:t>)</w:t>
      </w:r>
    </w:p>
    <w:p w14:paraId="272ED0C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Pipeline manifest → data_exports/pipeline_manifest.json</w:t>
      </w:r>
      <w:r w:rsidRPr="007E3FAA">
        <w:rPr>
          <w:rFonts w:ascii="Consolas" w:hAnsi="Consolas" w:cs="Times New Roman"/>
          <w:b/>
          <w:bCs/>
          <w:sz w:val="16"/>
          <w:szCs w:val="16"/>
        </w:rPr>
        <w:t>\n</w:t>
      </w:r>
      <w:r w:rsidRPr="007E3FAA">
        <w:rPr>
          <w:rFonts w:ascii="Consolas" w:hAnsi="Consolas" w:cs="Times New Roman"/>
          <w:sz w:val="16"/>
          <w:szCs w:val="16"/>
        </w:rPr>
        <w:t>")</w:t>
      </w:r>
    </w:p>
    <w:p w14:paraId="4A0B9E7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ACBC62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67C939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6437CDA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ENTRY POINT</w:t>
      </w:r>
    </w:p>
    <w:p w14:paraId="4BD9041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w:t>
      </w:r>
    </w:p>
    <w:p w14:paraId="5F7EB55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def</w:t>
      </w:r>
      <w:r w:rsidRPr="007E3FAA">
        <w:rPr>
          <w:rFonts w:ascii="Consolas" w:hAnsi="Consolas" w:cs="Times New Roman"/>
          <w:sz w:val="16"/>
          <w:szCs w:val="16"/>
        </w:rPr>
        <w:t xml:space="preserve"> </w:t>
      </w:r>
      <w:r w:rsidRPr="007E3FAA">
        <w:rPr>
          <w:rFonts w:ascii="Consolas" w:hAnsi="Consolas" w:cs="Times New Roman"/>
          <w:b/>
          <w:bCs/>
          <w:sz w:val="16"/>
          <w:szCs w:val="16"/>
        </w:rPr>
        <w:t>main</w:t>
      </w:r>
      <w:r w:rsidRPr="007E3FAA">
        <w:rPr>
          <w:rFonts w:ascii="Consolas" w:hAnsi="Consolas" w:cs="Times New Roman"/>
          <w:sz w:val="16"/>
          <w:szCs w:val="16"/>
        </w:rPr>
        <w:t xml:space="preserve">() -&gt; </w:t>
      </w:r>
      <w:r w:rsidRPr="007E3FAA">
        <w:rPr>
          <w:rFonts w:ascii="Consolas" w:hAnsi="Consolas" w:cs="Times New Roman"/>
          <w:b/>
          <w:bCs/>
          <w:sz w:val="16"/>
          <w:szCs w:val="16"/>
        </w:rPr>
        <w:t>None</w:t>
      </w:r>
      <w:r w:rsidRPr="007E3FAA">
        <w:rPr>
          <w:rFonts w:ascii="Consolas" w:hAnsi="Consolas" w:cs="Times New Roman"/>
          <w:sz w:val="16"/>
          <w:szCs w:val="16"/>
        </w:rPr>
        <w:t>:</w:t>
      </w:r>
    </w:p>
    <w:p w14:paraId="1AFF429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parser = argparse.ArgumentParser(</w:t>
      </w:r>
    </w:p>
    <w:p w14:paraId="4DAA63F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description="Shopee data extraction pipeline (writes data_exports/)",</w:t>
      </w:r>
    </w:p>
    <w:p w14:paraId="1CCA9F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formatter_class=argparse.RawDescriptionHelpFormatter,</w:t>
      </w:r>
    </w:p>
    <w:p w14:paraId="2449590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p>
    <w:p w14:paraId="2CE8B5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parser.add_argument("--buckets", nargs="+", choices=["A", "B", "C"],</w:t>
      </w:r>
    </w:p>
    <w:p w14:paraId="769596B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default=["A", "B", "C"],</w:t>
      </w:r>
    </w:p>
    <w:p w14:paraId="63C46DA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help="Buckets to refresh. Example: --buckets A B")</w:t>
      </w:r>
    </w:p>
    <w:p w14:paraId="01AFAB4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parser.add_argument("--skip-integrity", action="store_true",</w:t>
      </w:r>
    </w:p>
    <w:p w14:paraId="4B49EC0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help="Skip the post-run integrity check.")</w:t>
      </w:r>
    </w:p>
    <w:p w14:paraId="6DF0955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args = parser.parse_args()</w:t>
      </w:r>
    </w:p>
    <w:p w14:paraId="419E48C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05AE53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active_ids, status_counts, ids_by_status = get_all_item_ids()</w:t>
      </w:r>
    </w:p>
    <w:p w14:paraId="6A18508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active_ids:</w:t>
      </w:r>
    </w:p>
    <w:p w14:paraId="41D684C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print("No active (NORMAL) items found. Aborting.")</w:t>
      </w:r>
    </w:p>
    <w:p w14:paraId="5DB11E3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LOG.print_summary()</w:t>
      </w:r>
    </w:p>
    <w:p w14:paraId="6EE1D05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return</w:t>
      </w:r>
    </w:p>
    <w:p w14:paraId="6803878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6A74318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catalog_records: list[dict] = []</w:t>
      </w:r>
    </w:p>
    <w:p w14:paraId="069C9A7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extra_records:   list[dict] = []</w:t>
      </w:r>
    </w:p>
    <w:p w14:paraId="40DF080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7438F8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 ── Bucket A ─────────────────────────────────────────────────────────────</w:t>
      </w:r>
    </w:p>
    <w:p w14:paraId="05E5A3C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lastRenderedPageBreak/>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"A" </w:t>
      </w:r>
      <w:r w:rsidRPr="007E3FAA">
        <w:rPr>
          <w:rFonts w:ascii="Consolas" w:hAnsi="Consolas" w:cs="Times New Roman"/>
          <w:b/>
          <w:bCs/>
          <w:sz w:val="16"/>
          <w:szCs w:val="16"/>
        </w:rPr>
        <w:t>in</w:t>
      </w:r>
      <w:r w:rsidRPr="007E3FAA">
        <w:rPr>
          <w:rFonts w:ascii="Consolas" w:hAnsi="Consolas" w:cs="Times New Roman"/>
          <w:sz w:val="16"/>
          <w:szCs w:val="16"/>
        </w:rPr>
        <w:t xml:space="preserve"> args.buckets:</w:t>
      </w:r>
    </w:p>
    <w:p w14:paraId="55C8E78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Bucket A: Static Public Data ──────────────────────────────")</w:t>
      </w:r>
    </w:p>
    <w:p w14:paraId="1767F96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extract_a_shop_info()</w:t>
      </w:r>
    </w:p>
    <w:p w14:paraId="0AD764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0428B73B"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90A0E3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extract_a_category_tree()</w:t>
      </w:r>
    </w:p>
    <w:p w14:paraId="01D09EF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3B6F1FA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11F27A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catalog_records, extra_records = extract_a_catalog(active_ids)</w:t>
      </w:r>
    </w:p>
    <w:p w14:paraId="134159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4D2204A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D18399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extra_records:</w:t>
      </w:r>
    </w:p>
    <w:p w14:paraId="1565B93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extra_records = load_json("bucket_A_extra_info")</w:t>
      </w:r>
    </w:p>
    <w:p w14:paraId="7A7FFDC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extract_a_shop_rating(extra_records, ids_by_status)</w:t>
      </w:r>
    </w:p>
    <w:p w14:paraId="1B3874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w:t>
      </w:r>
    </w:p>
    <w:p w14:paraId="5FD9E98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45DFCAA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 ── Bucket B ─────────────────────────────────────────────────────────────</w:t>
      </w:r>
    </w:p>
    <w:p w14:paraId="356DA1B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"B" </w:t>
      </w:r>
      <w:r w:rsidRPr="007E3FAA">
        <w:rPr>
          <w:rFonts w:ascii="Consolas" w:hAnsi="Consolas" w:cs="Times New Roman"/>
          <w:b/>
          <w:bCs/>
          <w:sz w:val="16"/>
          <w:szCs w:val="16"/>
        </w:rPr>
        <w:t>in</w:t>
      </w:r>
      <w:r w:rsidRPr="007E3FAA">
        <w:rPr>
          <w:rFonts w:ascii="Consolas" w:hAnsi="Consolas" w:cs="Times New Roman"/>
          <w:sz w:val="16"/>
          <w:szCs w:val="16"/>
        </w:rPr>
        <w:t xml:space="preserve"> args.buckets:</w:t>
      </w:r>
    </w:p>
    <w:p w14:paraId="49E19C6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6F3B159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Bucket B: Price &amp; Stock (Live) ────────────────────────────")</w:t>
      </w:r>
    </w:p>
    <w:p w14:paraId="48B7C50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extract_b_models(active_ids)</w:t>
      </w:r>
    </w:p>
    <w:p w14:paraId="4D0D831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w:t>
      </w:r>
    </w:p>
    <w:p w14:paraId="1A6BE1E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7C52F4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 ── Bucket C ─────────────────────────────────────────────────────────────</w:t>
      </w:r>
    </w:p>
    <w:p w14:paraId="22B2CB7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"C" </w:t>
      </w:r>
      <w:r w:rsidRPr="007E3FAA">
        <w:rPr>
          <w:rFonts w:ascii="Consolas" w:hAnsi="Consolas" w:cs="Times New Roman"/>
          <w:b/>
          <w:bCs/>
          <w:sz w:val="16"/>
          <w:szCs w:val="16"/>
        </w:rPr>
        <w:t>in</w:t>
      </w:r>
      <w:r w:rsidRPr="007E3FAA">
        <w:rPr>
          <w:rFonts w:ascii="Consolas" w:hAnsi="Consolas" w:cs="Times New Roman"/>
          <w:sz w:val="16"/>
          <w:szCs w:val="16"/>
        </w:rPr>
        <w:t xml:space="preserve"> args.buckets:</w:t>
      </w:r>
    </w:p>
    <w:p w14:paraId="40359CC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63CC6FB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Bucket C-Public: Customer Reviews ─────────────────────────")</w:t>
      </w:r>
    </w:p>
    <w:p w14:paraId="34E7594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extract_c_comments(active_ids)</w:t>
      </w:r>
    </w:p>
    <w:p w14:paraId="2A59252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w:t>
      </w:r>
    </w:p>
    <w:p w14:paraId="38F2342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3EC6F1B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7132D80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Bucket C-Private: Diagnostics &amp; Health ────────────────────")</w:t>
      </w:r>
    </w:p>
    <w:p w14:paraId="4695B43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extract_c_content_diagnosis(active_ids)</w:t>
      </w:r>
    </w:p>
    <w:p w14:paraId="782FAC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580BA41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extract_c_low_quality_items()</w:t>
      </w:r>
    </w:p>
    <w:p w14:paraId="51A4272E"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217FFB7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extract_c_violations(active_ids)</w:t>
      </w:r>
    </w:p>
    <w:p w14:paraId="45DE98F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079FE17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extract_c_shop_performance()</w:t>
      </w:r>
    </w:p>
    <w:p w14:paraId="1B98D3D1"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time.sleep(SLEEP_BETWEEN_BUCKETS)</w:t>
      </w:r>
    </w:p>
    <w:p w14:paraId="5102C70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2992F2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catalog_records:</w:t>
      </w:r>
    </w:p>
    <w:p w14:paraId="79B3CBE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catalog_records = load_json("bucket_A_catalog")</w:t>
      </w:r>
    </w:p>
    <w:p w14:paraId="01A3499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catalog_records:</w:t>
      </w:r>
    </w:p>
    <w:p w14:paraId="704B27D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extract_c_category_recommendations(catalog_records)</w:t>
      </w:r>
    </w:p>
    <w:p w14:paraId="0E44DC06"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else</w:t>
      </w:r>
      <w:r w:rsidRPr="007E3FAA">
        <w:rPr>
          <w:rFonts w:ascii="Consolas" w:hAnsi="Consolas" w:cs="Times New Roman"/>
          <w:sz w:val="16"/>
          <w:szCs w:val="16"/>
        </w:rPr>
        <w:t>:</w:t>
      </w:r>
    </w:p>
    <w:p w14:paraId="02B97A9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Warning: bucket_A_catalog.json not found. Run --buckets A first.")</w:t>
      </w:r>
    </w:p>
    <w:p w14:paraId="209FE2D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LOG.record("/api/v2/product/category_recommend", PipelineLog.SKIP,</w:t>
      </w:r>
    </w:p>
    <w:p w14:paraId="30CE4DF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note="bucket_A_catalog.json missing — run --buckets A first")</w:t>
      </w:r>
    </w:p>
    <w:p w14:paraId="7591D0DF"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w:t>
      </w:r>
    </w:p>
    <w:p w14:paraId="7606FA89"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04C65FF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 ── Post-run checks ───────────────────────────────────────────────────────</w:t>
      </w:r>
    </w:p>
    <w:p w14:paraId="495C6CDC"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integrity: dict | </w:t>
      </w:r>
      <w:r w:rsidRPr="007E3FAA">
        <w:rPr>
          <w:rFonts w:ascii="Consolas" w:hAnsi="Consolas" w:cs="Times New Roman"/>
          <w:b/>
          <w:bCs/>
          <w:sz w:val="16"/>
          <w:szCs w:val="16"/>
        </w:rPr>
        <w:t>None</w:t>
      </w:r>
      <w:r w:rsidRPr="007E3FAA">
        <w:rPr>
          <w:rFonts w:ascii="Consolas" w:hAnsi="Consolas" w:cs="Times New Roman"/>
          <w:sz w:val="16"/>
          <w:szCs w:val="16"/>
        </w:rPr>
        <w:t xml:space="preserve"> = </w:t>
      </w:r>
      <w:r w:rsidRPr="007E3FAA">
        <w:rPr>
          <w:rFonts w:ascii="Consolas" w:hAnsi="Consolas" w:cs="Times New Roman"/>
          <w:b/>
          <w:bCs/>
          <w:sz w:val="16"/>
          <w:szCs w:val="16"/>
        </w:rPr>
        <w:t>None</w:t>
      </w:r>
    </w:p>
    <w:p w14:paraId="79C8FD8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w:t>
      </w:r>
      <w:r w:rsidRPr="007E3FAA">
        <w:rPr>
          <w:rFonts w:ascii="Consolas" w:hAnsi="Consolas" w:cs="Times New Roman"/>
          <w:b/>
          <w:bCs/>
          <w:sz w:val="16"/>
          <w:szCs w:val="16"/>
        </w:rPr>
        <w:t>if</w:t>
      </w:r>
      <w:r w:rsidRPr="007E3FAA">
        <w:rPr>
          <w:rFonts w:ascii="Consolas" w:hAnsi="Consolas" w:cs="Times New Roman"/>
          <w:sz w:val="16"/>
          <w:szCs w:val="16"/>
        </w:rPr>
        <w:t xml:space="preserve"> </w:t>
      </w:r>
      <w:r w:rsidRPr="007E3FAA">
        <w:rPr>
          <w:rFonts w:ascii="Consolas" w:hAnsi="Consolas" w:cs="Times New Roman"/>
          <w:b/>
          <w:bCs/>
          <w:sz w:val="16"/>
          <w:szCs w:val="16"/>
        </w:rPr>
        <w:t>not</w:t>
      </w:r>
      <w:r w:rsidRPr="007E3FAA">
        <w:rPr>
          <w:rFonts w:ascii="Consolas" w:hAnsi="Consolas" w:cs="Times New Roman"/>
          <w:sz w:val="16"/>
          <w:szCs w:val="16"/>
        </w:rPr>
        <w:t xml:space="preserve"> args.skip_integrity:</w:t>
      </w:r>
    </w:p>
    <w:p w14:paraId="2EB1FF94"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integrity = run_integrity_check(active_ids)</w:t>
      </w:r>
    </w:p>
    <w:p w14:paraId="7DA68FC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79E6BC47"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LOG.print_summary()</w:t>
      </w:r>
    </w:p>
    <w:p w14:paraId="23D1DAB8"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save_manifest(active_ids, status_counts, LOG.to_list(), integrity)</w:t>
      </w:r>
    </w:p>
    <w:p w14:paraId="44C0801D"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7FFA60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print("Pipeline complete. Check the data_exports/ folder.")</w:t>
      </w:r>
    </w:p>
    <w:p w14:paraId="159093E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print("Next steps:")</w:t>
      </w:r>
    </w:p>
    <w:p w14:paraId="66863A4A"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1. python masterdata.py --verify   # cross-check the final CSV")</w:t>
      </w:r>
    </w:p>
    <w:p w14:paraId="46770605"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print("  2. rm -rf ./chroma_db &amp;&amp; chainlit run rag.py   # rebuild the vector store</w:t>
      </w:r>
      <w:r w:rsidRPr="007E3FAA">
        <w:rPr>
          <w:rFonts w:ascii="Consolas" w:hAnsi="Consolas" w:cs="Times New Roman"/>
          <w:b/>
          <w:bCs/>
          <w:sz w:val="16"/>
          <w:szCs w:val="16"/>
        </w:rPr>
        <w:t>\n</w:t>
      </w:r>
      <w:r w:rsidRPr="007E3FAA">
        <w:rPr>
          <w:rFonts w:ascii="Consolas" w:hAnsi="Consolas" w:cs="Times New Roman"/>
          <w:sz w:val="16"/>
          <w:szCs w:val="16"/>
        </w:rPr>
        <w:t>")</w:t>
      </w:r>
    </w:p>
    <w:p w14:paraId="5F2EBF30"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1F697852"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p>
    <w:p w14:paraId="2C399A23" w14:textId="77777777" w:rsidR="007E3FAA" w:rsidRPr="007E3FAA" w:rsidRDefault="007E3FAA" w:rsidP="007E3FAA">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b/>
          <w:bCs/>
          <w:sz w:val="16"/>
          <w:szCs w:val="16"/>
        </w:rPr>
        <w:t>if</w:t>
      </w:r>
      <w:r w:rsidRPr="007E3FAA">
        <w:rPr>
          <w:rFonts w:ascii="Consolas" w:hAnsi="Consolas" w:cs="Times New Roman"/>
          <w:sz w:val="16"/>
          <w:szCs w:val="16"/>
        </w:rPr>
        <w:t xml:space="preserve"> __name__ == "__main__":</w:t>
      </w:r>
    </w:p>
    <w:p w14:paraId="0189B598" w14:textId="5FB30788" w:rsidR="007E3FAA" w:rsidRPr="007E3FAA" w:rsidRDefault="007E3FAA" w:rsidP="004D1711">
      <w:pPr>
        <w:shd w:val="clear" w:color="auto" w:fill="D9D9D9" w:themeFill="background1" w:themeFillShade="D9"/>
        <w:spacing w:line="240" w:lineRule="auto"/>
        <w:rPr>
          <w:rFonts w:ascii="Consolas" w:hAnsi="Consolas" w:cs="Times New Roman"/>
          <w:sz w:val="16"/>
          <w:szCs w:val="16"/>
        </w:rPr>
      </w:pPr>
      <w:r w:rsidRPr="007E3FAA">
        <w:rPr>
          <w:rFonts w:ascii="Consolas" w:hAnsi="Consolas" w:cs="Times New Roman"/>
          <w:sz w:val="16"/>
          <w:szCs w:val="16"/>
        </w:rPr>
        <w:t xml:space="preserve">    main()</w:t>
      </w:r>
    </w:p>
    <w:p w14:paraId="773C55D5" w14:textId="04354402" w:rsidR="004D1711" w:rsidRDefault="004D1711">
      <w:pPr>
        <w:rPr>
          <w:rFonts w:ascii="Times New Roman" w:hAnsi="Times New Roman" w:cs="Times New Roman"/>
        </w:rPr>
      </w:pPr>
      <w:r>
        <w:rPr>
          <w:rFonts w:ascii="Times New Roman" w:hAnsi="Times New Roman" w:cs="Times New Roman"/>
        </w:rPr>
        <w:br w:type="page"/>
      </w:r>
    </w:p>
    <w:p w14:paraId="0A7EB1BC" w14:textId="288605CE" w:rsidR="004D1711" w:rsidRPr="00BD1EF4" w:rsidRDefault="004D1711" w:rsidP="00BD1EF4">
      <w:pPr>
        <w:rPr>
          <w:rFonts w:ascii="Times New Roman" w:hAnsi="Times New Roman" w:cs="Times New Roman"/>
        </w:rPr>
      </w:pPr>
      <w:bookmarkStart w:id="168" w:name="_Toc233123413"/>
      <w:r w:rsidRPr="00BD1EF4">
        <w:rPr>
          <w:rStyle w:val="LampiranChar"/>
        </w:rPr>
        <w:lastRenderedPageBreak/>
        <w:t>Lampiran 2</w:t>
      </w:r>
      <w:bookmarkEnd w:id="168"/>
      <w:r w:rsidRPr="00BD1EF4">
        <w:rPr>
          <w:rFonts w:ascii="Times New Roman" w:hAnsi="Times New Roman" w:cs="Times New Roman"/>
        </w:rPr>
        <w:t>. (rag.py)</w:t>
      </w:r>
    </w:p>
    <w:p w14:paraId="196CE58E" w14:textId="77777777" w:rsidR="004D1711" w:rsidRPr="004D1711" w:rsidRDefault="004D1711" w:rsidP="0079078B">
      <w:pPr>
        <w:pStyle w:val="Kode"/>
      </w:pPr>
      <w:r w:rsidRPr="004D1711">
        <w:t>import asyncio</w:t>
      </w:r>
    </w:p>
    <w:p w14:paraId="01AF3F66" w14:textId="77777777" w:rsidR="004D1711" w:rsidRPr="004D1711" w:rsidRDefault="004D1711" w:rsidP="0079078B">
      <w:pPr>
        <w:pStyle w:val="Kode"/>
      </w:pPr>
      <w:r w:rsidRPr="004D1711">
        <w:t>import json</w:t>
      </w:r>
    </w:p>
    <w:p w14:paraId="3B1FD21E" w14:textId="77777777" w:rsidR="004D1711" w:rsidRPr="004D1711" w:rsidRDefault="004D1711" w:rsidP="0079078B">
      <w:pPr>
        <w:pStyle w:val="Kode"/>
      </w:pPr>
      <w:r w:rsidRPr="004D1711">
        <w:t>import os</w:t>
      </w:r>
    </w:p>
    <w:p w14:paraId="4ECCAD3B" w14:textId="77777777" w:rsidR="004D1711" w:rsidRPr="004D1711" w:rsidRDefault="004D1711" w:rsidP="0079078B">
      <w:pPr>
        <w:pStyle w:val="Kode"/>
      </w:pPr>
      <w:r w:rsidRPr="004D1711">
        <w:t>import time</w:t>
      </w:r>
    </w:p>
    <w:p w14:paraId="1D1E833B" w14:textId="77777777" w:rsidR="004D1711" w:rsidRPr="004D1711" w:rsidRDefault="004D1711" w:rsidP="0079078B">
      <w:pPr>
        <w:pStyle w:val="Kode"/>
      </w:pPr>
      <w:r w:rsidRPr="004D1711">
        <w:t>from collections import defaultdict</w:t>
      </w:r>
    </w:p>
    <w:p w14:paraId="369D3D42" w14:textId="77777777" w:rsidR="004D1711" w:rsidRPr="004D1711" w:rsidRDefault="004D1711" w:rsidP="0079078B">
      <w:pPr>
        <w:pStyle w:val="Kode"/>
      </w:pPr>
      <w:r w:rsidRPr="004D1711">
        <w:t>from datetime import datetime, timezone</w:t>
      </w:r>
    </w:p>
    <w:p w14:paraId="4943EA1D" w14:textId="77777777" w:rsidR="004D1711" w:rsidRPr="004D1711" w:rsidRDefault="004D1711" w:rsidP="0079078B">
      <w:pPr>
        <w:pStyle w:val="Kode"/>
      </w:pPr>
      <w:r w:rsidRPr="004D1711">
        <w:t>from typing import Any, List</w:t>
      </w:r>
    </w:p>
    <w:p w14:paraId="4D792BE8" w14:textId="77777777" w:rsidR="004D1711" w:rsidRPr="004D1711" w:rsidRDefault="004D1711" w:rsidP="0079078B">
      <w:pPr>
        <w:pStyle w:val="Kode"/>
      </w:pPr>
      <w:r w:rsidRPr="004D1711">
        <w:t>import chromadb</w:t>
      </w:r>
    </w:p>
    <w:p w14:paraId="3C964729" w14:textId="77777777" w:rsidR="004D1711" w:rsidRPr="004D1711" w:rsidRDefault="004D1711" w:rsidP="0079078B">
      <w:pPr>
        <w:pStyle w:val="Kode"/>
      </w:pPr>
      <w:r w:rsidRPr="004D1711">
        <w:t>import httpx</w:t>
      </w:r>
    </w:p>
    <w:p w14:paraId="6C34CE9A" w14:textId="77777777" w:rsidR="004D1711" w:rsidRPr="004D1711" w:rsidRDefault="004D1711" w:rsidP="0079078B">
      <w:pPr>
        <w:pStyle w:val="Kode"/>
      </w:pPr>
      <w:r w:rsidRPr="004D1711">
        <w:t>import requests</w:t>
      </w:r>
    </w:p>
    <w:p w14:paraId="40E6DA90" w14:textId="77777777" w:rsidR="004D1711" w:rsidRPr="004D1711" w:rsidRDefault="004D1711" w:rsidP="0079078B">
      <w:pPr>
        <w:pStyle w:val="Kode"/>
      </w:pPr>
      <w:r w:rsidRPr="004D1711">
        <w:t>import chainlit as cl</w:t>
      </w:r>
    </w:p>
    <w:p w14:paraId="735BA073" w14:textId="77777777" w:rsidR="004D1711" w:rsidRPr="004D1711" w:rsidRDefault="004D1711" w:rsidP="0079078B">
      <w:pPr>
        <w:pStyle w:val="Kode"/>
      </w:pPr>
      <w:r w:rsidRPr="004D1711">
        <w:t>from dotenv import load_dotenv</w:t>
      </w:r>
    </w:p>
    <w:p w14:paraId="1D274953" w14:textId="77777777" w:rsidR="004D1711" w:rsidRPr="004D1711" w:rsidRDefault="004D1711" w:rsidP="0079078B">
      <w:pPr>
        <w:pStyle w:val="Kode"/>
      </w:pPr>
      <w:r w:rsidRPr="004D1711">
        <w:t>from llama_index.core import Document, Settings, StorageContext, VectorStoreIndex</w:t>
      </w:r>
    </w:p>
    <w:p w14:paraId="0734BE36" w14:textId="77777777" w:rsidR="004D1711" w:rsidRPr="004D1711" w:rsidRDefault="004D1711" w:rsidP="0079078B">
      <w:pPr>
        <w:pStyle w:val="Kode"/>
      </w:pPr>
      <w:r w:rsidRPr="004D1711">
        <w:t>from llama_index.core.embeddings import BaseEmbedding</w:t>
      </w:r>
    </w:p>
    <w:p w14:paraId="0D71D4EB" w14:textId="77777777" w:rsidR="004D1711" w:rsidRPr="004D1711" w:rsidRDefault="004D1711" w:rsidP="0079078B">
      <w:pPr>
        <w:pStyle w:val="Kode"/>
      </w:pPr>
      <w:r w:rsidRPr="004D1711">
        <w:t>from llama_index.core.llms import ChatMessage, MessageRole</w:t>
      </w:r>
    </w:p>
    <w:p w14:paraId="6301F0CB" w14:textId="77777777" w:rsidR="004D1711" w:rsidRPr="004D1711" w:rsidRDefault="004D1711" w:rsidP="0079078B">
      <w:pPr>
        <w:pStyle w:val="Kode"/>
      </w:pPr>
      <w:r w:rsidRPr="004D1711">
        <w:t>from llama_index.llms.openai_like import OpenAILike</w:t>
      </w:r>
    </w:p>
    <w:p w14:paraId="5C7F8924" w14:textId="77777777" w:rsidR="004D1711" w:rsidRPr="004D1711" w:rsidRDefault="004D1711" w:rsidP="0079078B">
      <w:pPr>
        <w:pStyle w:val="Kode"/>
      </w:pPr>
      <w:r w:rsidRPr="004D1711">
        <w:t>from llama_index.vector_stores.chroma import ChromaVectorStore</w:t>
      </w:r>
    </w:p>
    <w:p w14:paraId="23BD0B69" w14:textId="77777777" w:rsidR="004D1711" w:rsidRPr="004D1711" w:rsidRDefault="004D1711" w:rsidP="0079078B">
      <w:pPr>
        <w:pStyle w:val="Kode"/>
      </w:pPr>
    </w:p>
    <w:p w14:paraId="266B931D" w14:textId="77777777" w:rsidR="004D1711" w:rsidRPr="004D1711" w:rsidRDefault="004D1711" w:rsidP="0079078B">
      <w:pPr>
        <w:pStyle w:val="Kode"/>
      </w:pPr>
      <w:r w:rsidRPr="004D1711">
        <w:t>load_dotenv()</w:t>
      </w:r>
    </w:p>
    <w:p w14:paraId="07F77C75" w14:textId="77777777" w:rsidR="004D1711" w:rsidRPr="004D1711" w:rsidRDefault="004D1711" w:rsidP="0079078B">
      <w:pPr>
        <w:pStyle w:val="Kode"/>
      </w:pPr>
    </w:p>
    <w:p w14:paraId="3C6E3B78" w14:textId="77777777" w:rsidR="004D1711" w:rsidRPr="004D1711" w:rsidRDefault="004D1711" w:rsidP="0079078B">
      <w:pPr>
        <w:pStyle w:val="Kode"/>
      </w:pPr>
      <w:r w:rsidRPr="004D1711">
        <w:t># ---------------------------------------------------------------------------</w:t>
      </w:r>
    </w:p>
    <w:p w14:paraId="6BEC2F73" w14:textId="77777777" w:rsidR="004D1711" w:rsidRPr="004D1711" w:rsidRDefault="004D1711" w:rsidP="0079078B">
      <w:pPr>
        <w:pStyle w:val="Kode"/>
      </w:pPr>
      <w:r w:rsidRPr="004D1711">
        <w:t># Config</w:t>
      </w:r>
    </w:p>
    <w:p w14:paraId="5EE54C35" w14:textId="77777777" w:rsidR="004D1711" w:rsidRPr="004D1711" w:rsidRDefault="004D1711" w:rsidP="0079078B">
      <w:pPr>
        <w:pStyle w:val="Kode"/>
      </w:pPr>
      <w:r w:rsidRPr="004D1711">
        <w:t># ---------------------------------------------------------------------------</w:t>
      </w:r>
    </w:p>
    <w:p w14:paraId="1DA969CB" w14:textId="77777777" w:rsidR="004D1711" w:rsidRPr="004D1711" w:rsidRDefault="004D1711" w:rsidP="0079078B">
      <w:pPr>
        <w:pStyle w:val="Kode"/>
      </w:pPr>
      <w:r w:rsidRPr="004D1711">
        <w:t>OPENROUTER_API_KEY = os.getenv("OPENROUTER_API_KEY", "")</w:t>
      </w:r>
    </w:p>
    <w:p w14:paraId="074C50BD" w14:textId="77777777" w:rsidR="004D1711" w:rsidRPr="004D1711" w:rsidRDefault="004D1711" w:rsidP="0079078B">
      <w:pPr>
        <w:pStyle w:val="Kode"/>
      </w:pPr>
      <w:r w:rsidRPr="004D1711">
        <w:t>OWNER_PASSWORD     = os.getenv("OWNER_PASSWORD", "")</w:t>
      </w:r>
    </w:p>
    <w:p w14:paraId="15C21AC9" w14:textId="77777777" w:rsidR="004D1711" w:rsidRPr="004D1711" w:rsidRDefault="004D1711" w:rsidP="0079078B">
      <w:pPr>
        <w:pStyle w:val="Kode"/>
      </w:pPr>
      <w:r w:rsidRPr="004D1711">
        <w:t>CHROMA_PATH        = "./chroma_db"</w:t>
      </w:r>
    </w:p>
    <w:p w14:paraId="528A465E" w14:textId="77777777" w:rsidR="004D1711" w:rsidRPr="004D1711" w:rsidRDefault="004D1711" w:rsidP="0079078B">
      <w:pPr>
        <w:pStyle w:val="Kode"/>
      </w:pPr>
      <w:r w:rsidRPr="004D1711">
        <w:t>DATA_PATH          = "./data_exports"</w:t>
      </w:r>
    </w:p>
    <w:p w14:paraId="1DBA6A94" w14:textId="77777777" w:rsidR="004D1711" w:rsidRPr="004D1711" w:rsidRDefault="004D1711" w:rsidP="0079078B">
      <w:pPr>
        <w:pStyle w:val="Kode"/>
      </w:pPr>
    </w:p>
    <w:p w14:paraId="13976EDC" w14:textId="77777777" w:rsidR="004D1711" w:rsidRPr="004D1711" w:rsidRDefault="004D1711" w:rsidP="0079078B">
      <w:pPr>
        <w:pStyle w:val="Kode"/>
      </w:pPr>
      <w:r w:rsidRPr="004D1711">
        <w:t>if not OPENROUTER_API_KEY:</w:t>
      </w:r>
    </w:p>
    <w:p w14:paraId="33849F27" w14:textId="77777777" w:rsidR="004D1711" w:rsidRPr="004D1711" w:rsidRDefault="004D1711" w:rsidP="0079078B">
      <w:pPr>
        <w:pStyle w:val="Kode"/>
      </w:pPr>
      <w:r w:rsidRPr="004D1711">
        <w:t>    raise EnvironmentError("OPENROUTER_API_KEY is not set in your .env file.")</w:t>
      </w:r>
    </w:p>
    <w:p w14:paraId="01DA5B9C" w14:textId="77777777" w:rsidR="004D1711" w:rsidRPr="004D1711" w:rsidRDefault="004D1711" w:rsidP="0079078B">
      <w:pPr>
        <w:pStyle w:val="Kode"/>
      </w:pPr>
      <w:r w:rsidRPr="004D1711">
        <w:t>if not OWNER_PASSWORD:</w:t>
      </w:r>
    </w:p>
    <w:p w14:paraId="30F92B3E" w14:textId="77777777" w:rsidR="004D1711" w:rsidRPr="004D1711" w:rsidRDefault="004D1711" w:rsidP="0079078B">
      <w:pPr>
        <w:pStyle w:val="Kode"/>
      </w:pPr>
      <w:r w:rsidRPr="004D1711">
        <w:t>    raise EnvironmentError(</w:t>
      </w:r>
    </w:p>
    <w:p w14:paraId="61FCAC83" w14:textId="77777777" w:rsidR="004D1711" w:rsidRPr="004D1711" w:rsidRDefault="004D1711" w:rsidP="0079078B">
      <w:pPr>
        <w:pStyle w:val="Kode"/>
      </w:pPr>
      <w:r w:rsidRPr="004D1711">
        <w:t>        "OWNER_PASSWORD is not set in your .env file. "</w:t>
      </w:r>
    </w:p>
    <w:p w14:paraId="3572F6E8" w14:textId="77777777" w:rsidR="004D1711" w:rsidRPr="004D1711" w:rsidRDefault="004D1711" w:rsidP="0079078B">
      <w:pPr>
        <w:pStyle w:val="Kode"/>
      </w:pPr>
      <w:r w:rsidRPr="004D1711">
        <w:t>        "Set a strong value — owner mode unlocks internal diagnostic data."</w:t>
      </w:r>
    </w:p>
    <w:p w14:paraId="1676E98A" w14:textId="77777777" w:rsidR="004D1711" w:rsidRPr="004D1711" w:rsidRDefault="004D1711" w:rsidP="0079078B">
      <w:pPr>
        <w:pStyle w:val="Kode"/>
      </w:pPr>
      <w:r w:rsidRPr="004D1711">
        <w:t>    )</w:t>
      </w:r>
    </w:p>
    <w:p w14:paraId="6AEA2301" w14:textId="77777777" w:rsidR="004D1711" w:rsidRPr="004D1711" w:rsidRDefault="004D1711" w:rsidP="0079078B">
      <w:pPr>
        <w:pStyle w:val="Kode"/>
      </w:pPr>
    </w:p>
    <w:p w14:paraId="334DCF55" w14:textId="77777777" w:rsidR="004D1711" w:rsidRPr="004D1711" w:rsidRDefault="004D1711" w:rsidP="0079078B">
      <w:pPr>
        <w:pStyle w:val="Kode"/>
      </w:pPr>
      <w:r w:rsidRPr="004D1711">
        <w:t># ===========================================================================</w:t>
      </w:r>
    </w:p>
    <w:p w14:paraId="4B17ADFE" w14:textId="77777777" w:rsidR="004D1711" w:rsidRPr="004D1711" w:rsidRDefault="004D1711" w:rsidP="0079078B">
      <w:pPr>
        <w:pStyle w:val="Kode"/>
      </w:pPr>
      <w:r w:rsidRPr="004D1711">
        <w:t># 1. EMBEDDING</w:t>
      </w:r>
    </w:p>
    <w:p w14:paraId="667AD95D" w14:textId="77777777" w:rsidR="004D1711" w:rsidRPr="004D1711" w:rsidRDefault="004D1711" w:rsidP="0079078B">
      <w:pPr>
        <w:pStyle w:val="Kode"/>
      </w:pPr>
      <w:r w:rsidRPr="004D1711">
        <w:t># ===========================================================================</w:t>
      </w:r>
    </w:p>
    <w:p w14:paraId="11F1BACD" w14:textId="77777777" w:rsidR="004D1711" w:rsidRPr="004D1711" w:rsidRDefault="004D1711" w:rsidP="0079078B">
      <w:pPr>
        <w:pStyle w:val="Kode"/>
      </w:pPr>
      <w:r w:rsidRPr="004D1711">
        <w:lastRenderedPageBreak/>
        <w:t>class OpenRouterEmbedding(BaseEmbedding):</w:t>
      </w:r>
    </w:p>
    <w:p w14:paraId="0198012D" w14:textId="77777777" w:rsidR="004D1711" w:rsidRPr="004D1711" w:rsidRDefault="004D1711" w:rsidP="0079078B">
      <w:pPr>
        <w:pStyle w:val="Kode"/>
      </w:pPr>
      <w:r w:rsidRPr="004D1711">
        <w:t>    api_key:    str</w:t>
      </w:r>
    </w:p>
    <w:p w14:paraId="3F71BF63" w14:textId="77777777" w:rsidR="004D1711" w:rsidRPr="004D1711" w:rsidRDefault="004D1711" w:rsidP="0079078B">
      <w:pPr>
        <w:pStyle w:val="Kode"/>
      </w:pPr>
      <w:r w:rsidRPr="004D1711">
        <w:t>    model_name: str</w:t>
      </w:r>
    </w:p>
    <w:p w14:paraId="09C820F8" w14:textId="77777777" w:rsidR="004D1711" w:rsidRPr="004D1711" w:rsidRDefault="004D1711" w:rsidP="0079078B">
      <w:pPr>
        <w:pStyle w:val="Kode"/>
      </w:pPr>
    </w:p>
    <w:p w14:paraId="5DA58D87" w14:textId="77777777" w:rsidR="004D1711" w:rsidRPr="004D1711" w:rsidRDefault="004D1711" w:rsidP="0079078B">
      <w:pPr>
        <w:pStyle w:val="Kode"/>
      </w:pPr>
      <w:r w:rsidRPr="004D1711">
        <w:t>    def __init__(self, api_key: str, model_name: str, **kwargs: Any):</w:t>
      </w:r>
    </w:p>
    <w:p w14:paraId="3333602A" w14:textId="77777777" w:rsidR="004D1711" w:rsidRPr="004D1711" w:rsidRDefault="004D1711" w:rsidP="0079078B">
      <w:pPr>
        <w:pStyle w:val="Kode"/>
      </w:pPr>
      <w:r w:rsidRPr="004D1711">
        <w:t>        super().__init__(api_key=api_key, model_name=model_name, **kwargs)</w:t>
      </w:r>
    </w:p>
    <w:p w14:paraId="54FD0938" w14:textId="77777777" w:rsidR="004D1711" w:rsidRPr="004D1711" w:rsidRDefault="004D1711" w:rsidP="0079078B">
      <w:pPr>
        <w:pStyle w:val="Kode"/>
      </w:pPr>
    </w:p>
    <w:p w14:paraId="0A577AA5" w14:textId="77777777" w:rsidR="004D1711" w:rsidRPr="004D1711" w:rsidRDefault="004D1711" w:rsidP="0079078B">
      <w:pPr>
        <w:pStyle w:val="Kode"/>
      </w:pPr>
      <w:r w:rsidRPr="004D1711">
        <w:t>    @classmethod</w:t>
      </w:r>
    </w:p>
    <w:p w14:paraId="5908C27D" w14:textId="77777777" w:rsidR="004D1711" w:rsidRPr="004D1711" w:rsidRDefault="004D1711" w:rsidP="0079078B">
      <w:pPr>
        <w:pStyle w:val="Kode"/>
      </w:pPr>
      <w:r w:rsidRPr="004D1711">
        <w:t>    def class_name(cls) -&gt; str:</w:t>
      </w:r>
    </w:p>
    <w:p w14:paraId="401A183E" w14:textId="77777777" w:rsidR="004D1711" w:rsidRPr="004D1711" w:rsidRDefault="004D1711" w:rsidP="0079078B">
      <w:pPr>
        <w:pStyle w:val="Kode"/>
      </w:pPr>
      <w:r w:rsidRPr="004D1711">
        <w:t>        return "OpenRouterEmbedding"</w:t>
      </w:r>
    </w:p>
    <w:p w14:paraId="4420CC67" w14:textId="77777777" w:rsidR="004D1711" w:rsidRPr="004D1711" w:rsidRDefault="004D1711" w:rsidP="0079078B">
      <w:pPr>
        <w:pStyle w:val="Kode"/>
      </w:pPr>
    </w:p>
    <w:p w14:paraId="394E6901" w14:textId="77777777" w:rsidR="004D1711" w:rsidRPr="004D1711" w:rsidRDefault="004D1711" w:rsidP="0079078B">
      <w:pPr>
        <w:pStyle w:val="Kode"/>
      </w:pPr>
      <w:r w:rsidRPr="004D1711">
        <w:t>    # ── sync interface ──────────────────────────────────────────────────────</w:t>
      </w:r>
    </w:p>
    <w:p w14:paraId="101F202F" w14:textId="77777777" w:rsidR="004D1711" w:rsidRPr="004D1711" w:rsidRDefault="004D1711" w:rsidP="0079078B">
      <w:pPr>
        <w:pStyle w:val="Kode"/>
      </w:pPr>
      <w:r w:rsidRPr="004D1711">
        <w:t>    def _get_query_embedding(self, query: str) -&gt; List[float]:</w:t>
      </w:r>
    </w:p>
    <w:p w14:paraId="1522763B" w14:textId="77777777" w:rsidR="004D1711" w:rsidRPr="004D1711" w:rsidRDefault="004D1711" w:rsidP="0079078B">
      <w:pPr>
        <w:pStyle w:val="Kode"/>
      </w:pPr>
      <w:r w:rsidRPr="004D1711">
        <w:t>        return self._embed_with_retry(query)</w:t>
      </w:r>
    </w:p>
    <w:p w14:paraId="661E7007" w14:textId="77777777" w:rsidR="004D1711" w:rsidRPr="004D1711" w:rsidRDefault="004D1711" w:rsidP="0079078B">
      <w:pPr>
        <w:pStyle w:val="Kode"/>
      </w:pPr>
    </w:p>
    <w:p w14:paraId="38BC9808" w14:textId="77777777" w:rsidR="004D1711" w:rsidRPr="004D1711" w:rsidRDefault="004D1711" w:rsidP="0079078B">
      <w:pPr>
        <w:pStyle w:val="Kode"/>
      </w:pPr>
      <w:r w:rsidRPr="004D1711">
        <w:t>    def _get_text_embedding(self, text: str) -&gt; List[float]:</w:t>
      </w:r>
    </w:p>
    <w:p w14:paraId="36213C6E" w14:textId="77777777" w:rsidR="004D1711" w:rsidRPr="004D1711" w:rsidRDefault="004D1711" w:rsidP="0079078B">
      <w:pPr>
        <w:pStyle w:val="Kode"/>
      </w:pPr>
      <w:r w:rsidRPr="004D1711">
        <w:t>        return self._embed_with_retry(text)</w:t>
      </w:r>
    </w:p>
    <w:p w14:paraId="3418136A" w14:textId="77777777" w:rsidR="004D1711" w:rsidRPr="004D1711" w:rsidRDefault="004D1711" w:rsidP="0079078B">
      <w:pPr>
        <w:pStyle w:val="Kode"/>
      </w:pPr>
    </w:p>
    <w:p w14:paraId="1AAD9FFA" w14:textId="77777777" w:rsidR="004D1711" w:rsidRPr="004D1711" w:rsidRDefault="004D1711" w:rsidP="0079078B">
      <w:pPr>
        <w:pStyle w:val="Kode"/>
      </w:pPr>
      <w:r w:rsidRPr="004D1711">
        <w:t>    def _get_text_embeddings(self, texts: List[str]) -&gt; List[List[float]]:</w:t>
      </w:r>
    </w:p>
    <w:p w14:paraId="11DF04D4" w14:textId="77777777" w:rsidR="004D1711" w:rsidRPr="004D1711" w:rsidRDefault="004D1711" w:rsidP="0079078B">
      <w:pPr>
        <w:pStyle w:val="Kode"/>
      </w:pPr>
      <w:r w:rsidRPr="004D1711">
        <w:t>        return [</w:t>
      </w:r>
    </w:p>
    <w:p w14:paraId="33C8E5AD" w14:textId="77777777" w:rsidR="004D1711" w:rsidRPr="004D1711" w:rsidRDefault="004D1711" w:rsidP="0079078B">
      <w:pPr>
        <w:pStyle w:val="Kode"/>
      </w:pPr>
      <w:r w:rsidRPr="004D1711">
        <w:t>            self._embed_with_retry(text.strip() or "empty document")</w:t>
      </w:r>
    </w:p>
    <w:p w14:paraId="3D1FDB37" w14:textId="77777777" w:rsidR="004D1711" w:rsidRPr="004D1711" w:rsidRDefault="004D1711" w:rsidP="0079078B">
      <w:pPr>
        <w:pStyle w:val="Kode"/>
      </w:pPr>
      <w:r w:rsidRPr="004D1711">
        <w:t>            for text in texts</w:t>
      </w:r>
    </w:p>
    <w:p w14:paraId="0A299DC2" w14:textId="77777777" w:rsidR="004D1711" w:rsidRPr="004D1711" w:rsidRDefault="004D1711" w:rsidP="0079078B">
      <w:pPr>
        <w:pStyle w:val="Kode"/>
      </w:pPr>
      <w:r w:rsidRPr="004D1711">
        <w:t>        ]</w:t>
      </w:r>
    </w:p>
    <w:p w14:paraId="7995C79B" w14:textId="77777777" w:rsidR="004D1711" w:rsidRPr="004D1711" w:rsidRDefault="004D1711" w:rsidP="0079078B">
      <w:pPr>
        <w:pStyle w:val="Kode"/>
      </w:pPr>
    </w:p>
    <w:p w14:paraId="021784FE" w14:textId="77777777" w:rsidR="004D1711" w:rsidRPr="004D1711" w:rsidRDefault="004D1711" w:rsidP="0079078B">
      <w:pPr>
        <w:pStyle w:val="Kode"/>
      </w:pPr>
      <w:r w:rsidRPr="004D1711">
        <w:t>    def _embed_with_retry(self, text: str, max_retries: int = 5) -&gt; List[float]:</w:t>
      </w:r>
    </w:p>
    <w:p w14:paraId="5B55A52A" w14:textId="77777777" w:rsidR="004D1711" w:rsidRPr="004D1711" w:rsidRDefault="004D1711" w:rsidP="0079078B">
      <w:pPr>
        <w:pStyle w:val="Kode"/>
      </w:pPr>
      <w:r w:rsidRPr="004D1711">
        <w:t>        last_error: str = ""</w:t>
      </w:r>
    </w:p>
    <w:p w14:paraId="7FAE327E" w14:textId="77777777" w:rsidR="004D1711" w:rsidRPr="004D1711" w:rsidRDefault="004D1711" w:rsidP="0079078B">
      <w:pPr>
        <w:pStyle w:val="Kode"/>
      </w:pPr>
      <w:r w:rsidRPr="004D1711">
        <w:t>        for attempt in range(max_retries):</w:t>
      </w:r>
    </w:p>
    <w:p w14:paraId="58D414BE" w14:textId="77777777" w:rsidR="004D1711" w:rsidRPr="004D1711" w:rsidRDefault="004D1711" w:rsidP="0079078B">
      <w:pPr>
        <w:pStyle w:val="Kode"/>
      </w:pPr>
      <w:r w:rsidRPr="004D1711">
        <w:t>            try:</w:t>
      </w:r>
    </w:p>
    <w:p w14:paraId="5B2C985C" w14:textId="77777777" w:rsidR="004D1711" w:rsidRPr="004D1711" w:rsidRDefault="004D1711" w:rsidP="0079078B">
      <w:pPr>
        <w:pStyle w:val="Kode"/>
      </w:pPr>
      <w:r w:rsidRPr="004D1711">
        <w:t>                resp = requests.post(</w:t>
      </w:r>
    </w:p>
    <w:p w14:paraId="58DDEB5F" w14:textId="77777777" w:rsidR="004D1711" w:rsidRPr="004D1711" w:rsidRDefault="004D1711" w:rsidP="0079078B">
      <w:pPr>
        <w:pStyle w:val="Kode"/>
      </w:pPr>
      <w:r w:rsidRPr="004D1711">
        <w:t>                    url="https://openrouter.ai/api/v1/embeddings",</w:t>
      </w:r>
    </w:p>
    <w:p w14:paraId="549B6F35" w14:textId="77777777" w:rsidR="004D1711" w:rsidRPr="004D1711" w:rsidRDefault="004D1711" w:rsidP="0079078B">
      <w:pPr>
        <w:pStyle w:val="Kode"/>
      </w:pPr>
      <w:r w:rsidRPr="004D1711">
        <w:t>                    headers={"Authorization": f"Bearer {self.api_key}",</w:t>
      </w:r>
    </w:p>
    <w:p w14:paraId="6A0619F8" w14:textId="77777777" w:rsidR="004D1711" w:rsidRPr="004D1711" w:rsidRDefault="004D1711" w:rsidP="0079078B">
      <w:pPr>
        <w:pStyle w:val="Kode"/>
      </w:pPr>
      <w:r w:rsidRPr="004D1711">
        <w:t>                             "Content-Type": "application/json"},</w:t>
      </w:r>
    </w:p>
    <w:p w14:paraId="071F3782" w14:textId="77777777" w:rsidR="004D1711" w:rsidRPr="004D1711" w:rsidRDefault="004D1711" w:rsidP="0079078B">
      <w:pPr>
        <w:pStyle w:val="Kode"/>
      </w:pPr>
      <w:r w:rsidRPr="004D1711">
        <w:t>                    json={</w:t>
      </w:r>
    </w:p>
    <w:p w14:paraId="53A125BB" w14:textId="77777777" w:rsidR="004D1711" w:rsidRPr="004D1711" w:rsidRDefault="004D1711" w:rsidP="0079078B">
      <w:pPr>
        <w:pStyle w:val="Kode"/>
      </w:pPr>
      <w:r w:rsidRPr="004D1711">
        <w:t>                        "model":           self.model_name,</w:t>
      </w:r>
    </w:p>
    <w:p w14:paraId="683156EA" w14:textId="77777777" w:rsidR="004D1711" w:rsidRPr="004D1711" w:rsidRDefault="004D1711" w:rsidP="0079078B">
      <w:pPr>
        <w:pStyle w:val="Kode"/>
      </w:pPr>
      <w:r w:rsidRPr="004D1711">
        <w:t>                        "input":           text,</w:t>
      </w:r>
    </w:p>
    <w:p w14:paraId="47E042FF" w14:textId="77777777" w:rsidR="004D1711" w:rsidRPr="004D1711" w:rsidRDefault="004D1711" w:rsidP="0079078B">
      <w:pPr>
        <w:pStyle w:val="Kode"/>
      </w:pPr>
      <w:r w:rsidRPr="004D1711">
        <w:t>                        "encoding_format": "float",</w:t>
      </w:r>
    </w:p>
    <w:p w14:paraId="01771160" w14:textId="77777777" w:rsidR="004D1711" w:rsidRPr="004D1711" w:rsidRDefault="004D1711" w:rsidP="0079078B">
      <w:pPr>
        <w:pStyle w:val="Kode"/>
      </w:pPr>
      <w:r w:rsidRPr="004D1711">
        <w:t>                    },</w:t>
      </w:r>
    </w:p>
    <w:p w14:paraId="4FE23018" w14:textId="77777777" w:rsidR="004D1711" w:rsidRPr="004D1711" w:rsidRDefault="004D1711" w:rsidP="0079078B">
      <w:pPr>
        <w:pStyle w:val="Kode"/>
      </w:pPr>
      <w:r w:rsidRPr="004D1711">
        <w:t>                    timeout=30,</w:t>
      </w:r>
    </w:p>
    <w:p w14:paraId="335BE69B" w14:textId="77777777" w:rsidR="004D1711" w:rsidRPr="004D1711" w:rsidRDefault="004D1711" w:rsidP="0079078B">
      <w:pPr>
        <w:pStyle w:val="Kode"/>
      </w:pPr>
      <w:r w:rsidRPr="004D1711">
        <w:t>                )</w:t>
      </w:r>
    </w:p>
    <w:p w14:paraId="67AA9E19" w14:textId="77777777" w:rsidR="004D1711" w:rsidRPr="004D1711" w:rsidRDefault="004D1711" w:rsidP="0079078B">
      <w:pPr>
        <w:pStyle w:val="Kode"/>
      </w:pPr>
      <w:r w:rsidRPr="004D1711">
        <w:t>            except (requests.exceptions.ConnectionError, requests.exceptions.Timeout) as e:</w:t>
      </w:r>
    </w:p>
    <w:p w14:paraId="17802477" w14:textId="77777777" w:rsidR="004D1711" w:rsidRPr="004D1711" w:rsidRDefault="004D1711" w:rsidP="0079078B">
      <w:pPr>
        <w:pStyle w:val="Kode"/>
      </w:pPr>
      <w:r w:rsidRPr="004D1711">
        <w:lastRenderedPageBreak/>
        <w:t>                last_error = f"{type(e).__name__}: {e}"</w:t>
      </w:r>
    </w:p>
    <w:p w14:paraId="2A03949E" w14:textId="77777777" w:rsidR="004D1711" w:rsidRPr="004D1711" w:rsidRDefault="004D1711" w:rsidP="0079078B">
      <w:pPr>
        <w:pStyle w:val="Kode"/>
      </w:pPr>
      <w:r w:rsidRPr="004D1711">
        <w:t>                wait = 5 * (attempt + 1)</w:t>
      </w:r>
    </w:p>
    <w:p w14:paraId="66692B64" w14:textId="77777777" w:rsidR="004D1711" w:rsidRPr="004D1711" w:rsidRDefault="004D1711" w:rsidP="0079078B">
      <w:pPr>
        <w:pStyle w:val="Kode"/>
      </w:pPr>
      <w:r w:rsidRPr="004D1711">
        <w:t>                print(f"  [Embed] Connection error ({type(e).__name__}). Retry {attempt+1}/{max_retries} in {wait}s.")</w:t>
      </w:r>
    </w:p>
    <w:p w14:paraId="6BB28BCB" w14:textId="77777777" w:rsidR="004D1711" w:rsidRPr="004D1711" w:rsidRDefault="004D1711" w:rsidP="0079078B">
      <w:pPr>
        <w:pStyle w:val="Kode"/>
      </w:pPr>
      <w:r w:rsidRPr="004D1711">
        <w:t>                time.sleep(wait)</w:t>
      </w:r>
    </w:p>
    <w:p w14:paraId="3BA9DD3D" w14:textId="77777777" w:rsidR="004D1711" w:rsidRPr="004D1711" w:rsidRDefault="004D1711" w:rsidP="0079078B">
      <w:pPr>
        <w:pStyle w:val="Kode"/>
      </w:pPr>
      <w:r w:rsidRPr="004D1711">
        <w:t>                continue</w:t>
      </w:r>
    </w:p>
    <w:p w14:paraId="7E99359D" w14:textId="77777777" w:rsidR="004D1711" w:rsidRPr="004D1711" w:rsidRDefault="004D1711" w:rsidP="0079078B">
      <w:pPr>
        <w:pStyle w:val="Kode"/>
      </w:pPr>
    </w:p>
    <w:p w14:paraId="56AABAAD" w14:textId="77777777" w:rsidR="004D1711" w:rsidRPr="004D1711" w:rsidRDefault="004D1711" w:rsidP="0079078B">
      <w:pPr>
        <w:pStyle w:val="Kode"/>
      </w:pPr>
      <w:r w:rsidRPr="004D1711">
        <w:t>            if resp.status_code == 200:</w:t>
      </w:r>
    </w:p>
    <w:p w14:paraId="6EC85563" w14:textId="77777777" w:rsidR="004D1711" w:rsidRPr="004D1711" w:rsidRDefault="004D1711" w:rsidP="0079078B">
      <w:pPr>
        <w:pStyle w:val="Kode"/>
      </w:pPr>
      <w:r w:rsidRPr="004D1711">
        <w:t>                body = resp.json()</w:t>
      </w:r>
    </w:p>
    <w:p w14:paraId="1680AF4D" w14:textId="77777777" w:rsidR="004D1711" w:rsidRPr="004D1711" w:rsidRDefault="004D1711" w:rsidP="0079078B">
      <w:pPr>
        <w:pStyle w:val="Kode"/>
      </w:pPr>
      <w:r w:rsidRPr="004D1711">
        <w:t>                if "error" in body:</w:t>
      </w:r>
    </w:p>
    <w:p w14:paraId="61D1EC05" w14:textId="77777777" w:rsidR="004D1711" w:rsidRPr="004D1711" w:rsidRDefault="004D1711" w:rsidP="0079078B">
      <w:pPr>
        <w:pStyle w:val="Kode"/>
      </w:pPr>
      <w:r w:rsidRPr="004D1711">
        <w:t>                    last_error = f"API error: {body['error'].get('message')}"</w:t>
      </w:r>
    </w:p>
    <w:p w14:paraId="4D586DDB" w14:textId="77777777" w:rsidR="004D1711" w:rsidRPr="004D1711" w:rsidRDefault="004D1711" w:rsidP="0079078B">
      <w:pPr>
        <w:pStyle w:val="Kode"/>
      </w:pPr>
      <w:r w:rsidRPr="004D1711">
        <w:t>                    print(f"  [Embed] {last_error}. Retrying...")</w:t>
      </w:r>
    </w:p>
    <w:p w14:paraId="547B55EE" w14:textId="77777777" w:rsidR="004D1711" w:rsidRPr="004D1711" w:rsidRDefault="004D1711" w:rsidP="0079078B">
      <w:pPr>
        <w:pStyle w:val="Kode"/>
      </w:pPr>
      <w:r w:rsidRPr="004D1711">
        <w:t>                    time.sleep(2)</w:t>
      </w:r>
    </w:p>
    <w:p w14:paraId="1A9C7078" w14:textId="77777777" w:rsidR="004D1711" w:rsidRPr="004D1711" w:rsidRDefault="004D1711" w:rsidP="0079078B">
      <w:pPr>
        <w:pStyle w:val="Kode"/>
      </w:pPr>
      <w:r w:rsidRPr="004D1711">
        <w:t>                    continue</w:t>
      </w:r>
    </w:p>
    <w:p w14:paraId="7E93595F" w14:textId="77777777" w:rsidR="004D1711" w:rsidRPr="004D1711" w:rsidRDefault="004D1711" w:rsidP="0079078B">
      <w:pPr>
        <w:pStyle w:val="Kode"/>
      </w:pPr>
      <w:r w:rsidRPr="004D1711">
        <w:t>                data = body.get("data", [])</w:t>
      </w:r>
    </w:p>
    <w:p w14:paraId="75D89109" w14:textId="77777777" w:rsidR="004D1711" w:rsidRPr="004D1711" w:rsidRDefault="004D1711" w:rsidP="0079078B">
      <w:pPr>
        <w:pStyle w:val="Kode"/>
      </w:pPr>
      <w:r w:rsidRPr="004D1711">
        <w:t>                if data:</w:t>
      </w:r>
    </w:p>
    <w:p w14:paraId="10410C78" w14:textId="77777777" w:rsidR="004D1711" w:rsidRPr="004D1711" w:rsidRDefault="004D1711" w:rsidP="0079078B">
      <w:pPr>
        <w:pStyle w:val="Kode"/>
      </w:pPr>
      <w:r w:rsidRPr="004D1711">
        <w:t>                    return data[0]["embedding"]</w:t>
      </w:r>
    </w:p>
    <w:p w14:paraId="2A88175C" w14:textId="77777777" w:rsidR="004D1711" w:rsidRPr="004D1711" w:rsidRDefault="004D1711" w:rsidP="0079078B">
      <w:pPr>
        <w:pStyle w:val="Kode"/>
      </w:pPr>
      <w:r w:rsidRPr="004D1711">
        <w:t>                last_error = "200 OK but empty data array"</w:t>
      </w:r>
    </w:p>
    <w:p w14:paraId="41F4EE00" w14:textId="77777777" w:rsidR="004D1711" w:rsidRPr="004D1711" w:rsidRDefault="004D1711" w:rsidP="0079078B">
      <w:pPr>
        <w:pStyle w:val="Kode"/>
      </w:pPr>
      <w:r w:rsidRPr="004D1711">
        <w:t>                time.sleep(2)</w:t>
      </w:r>
    </w:p>
    <w:p w14:paraId="6C5B5E13" w14:textId="77777777" w:rsidR="004D1711" w:rsidRPr="004D1711" w:rsidRDefault="004D1711" w:rsidP="0079078B">
      <w:pPr>
        <w:pStyle w:val="Kode"/>
      </w:pPr>
      <w:r w:rsidRPr="004D1711">
        <w:t>            elif resp.status_code == 429:</w:t>
      </w:r>
    </w:p>
    <w:p w14:paraId="0834E436" w14:textId="77777777" w:rsidR="004D1711" w:rsidRPr="004D1711" w:rsidRDefault="004D1711" w:rsidP="0079078B">
      <w:pPr>
        <w:pStyle w:val="Kode"/>
      </w:pPr>
      <w:r w:rsidRPr="004D1711">
        <w:t>                last_error = "rate limited (429)"</w:t>
      </w:r>
    </w:p>
    <w:p w14:paraId="70238EE8" w14:textId="77777777" w:rsidR="004D1711" w:rsidRPr="004D1711" w:rsidRDefault="004D1711" w:rsidP="0079078B">
      <w:pPr>
        <w:pStyle w:val="Kode"/>
      </w:pPr>
      <w:r w:rsidRPr="004D1711">
        <w:t>                wait = 5 * (attempt + 1)</w:t>
      </w:r>
    </w:p>
    <w:p w14:paraId="1F2E4954" w14:textId="77777777" w:rsidR="004D1711" w:rsidRPr="004D1711" w:rsidRDefault="004D1711" w:rsidP="0079078B">
      <w:pPr>
        <w:pStyle w:val="Kode"/>
      </w:pPr>
      <w:r w:rsidRPr="004D1711">
        <w:t>                print(f"  [Embed] Rate limited. Waiting {wait}s...")</w:t>
      </w:r>
    </w:p>
    <w:p w14:paraId="4DBFD67C" w14:textId="77777777" w:rsidR="004D1711" w:rsidRPr="004D1711" w:rsidRDefault="004D1711" w:rsidP="0079078B">
      <w:pPr>
        <w:pStyle w:val="Kode"/>
      </w:pPr>
      <w:r w:rsidRPr="004D1711">
        <w:t>                time.sleep(wait)</w:t>
      </w:r>
    </w:p>
    <w:p w14:paraId="53942B03" w14:textId="77777777" w:rsidR="004D1711" w:rsidRPr="004D1711" w:rsidRDefault="004D1711" w:rsidP="0079078B">
      <w:pPr>
        <w:pStyle w:val="Kode"/>
      </w:pPr>
      <w:r w:rsidRPr="004D1711">
        <w:t>            else:</w:t>
      </w:r>
    </w:p>
    <w:p w14:paraId="7642F55E" w14:textId="77777777" w:rsidR="004D1711" w:rsidRPr="004D1711" w:rsidRDefault="004D1711" w:rsidP="0079078B">
      <w:pPr>
        <w:pStyle w:val="Kode"/>
      </w:pPr>
      <w:r w:rsidRPr="004D1711">
        <w:t>                last_error = f"HTTP {resp.status_code}: {resp.text[:200]}"</w:t>
      </w:r>
    </w:p>
    <w:p w14:paraId="01CC0AD8" w14:textId="77777777" w:rsidR="004D1711" w:rsidRPr="004D1711" w:rsidRDefault="004D1711" w:rsidP="0079078B">
      <w:pPr>
        <w:pStyle w:val="Kode"/>
      </w:pPr>
      <w:r w:rsidRPr="004D1711">
        <w:t>                print(f"  [Embed] {last_error}. Retrying...")</w:t>
      </w:r>
    </w:p>
    <w:p w14:paraId="0BC89EF8" w14:textId="77777777" w:rsidR="004D1711" w:rsidRPr="004D1711" w:rsidRDefault="004D1711" w:rsidP="0079078B">
      <w:pPr>
        <w:pStyle w:val="Kode"/>
      </w:pPr>
      <w:r w:rsidRPr="004D1711">
        <w:t>                time.sleep(2)</w:t>
      </w:r>
    </w:p>
    <w:p w14:paraId="2A8740CD" w14:textId="77777777" w:rsidR="004D1711" w:rsidRPr="004D1711" w:rsidRDefault="004D1711" w:rsidP="0079078B">
      <w:pPr>
        <w:pStyle w:val="Kode"/>
      </w:pPr>
    </w:p>
    <w:p w14:paraId="21CDC57E" w14:textId="77777777" w:rsidR="004D1711" w:rsidRPr="004D1711" w:rsidRDefault="004D1711" w:rsidP="0079078B">
      <w:pPr>
        <w:pStyle w:val="Kode"/>
      </w:pPr>
      <w:r w:rsidRPr="004D1711">
        <w:t>        raise RuntimeError(</w:t>
      </w:r>
    </w:p>
    <w:p w14:paraId="6E1E32DF" w14:textId="77777777" w:rsidR="004D1711" w:rsidRPr="004D1711" w:rsidRDefault="004D1711" w:rsidP="0079078B">
      <w:pPr>
        <w:pStyle w:val="Kode"/>
      </w:pPr>
      <w:r w:rsidRPr="004D1711">
        <w:t>            f"Embedding failed after {max_retries} attempts. Last error: {last_error}"</w:t>
      </w:r>
    </w:p>
    <w:p w14:paraId="17929122" w14:textId="77777777" w:rsidR="004D1711" w:rsidRPr="004D1711" w:rsidRDefault="004D1711" w:rsidP="0079078B">
      <w:pPr>
        <w:pStyle w:val="Kode"/>
      </w:pPr>
      <w:r w:rsidRPr="004D1711">
        <w:t>        )</w:t>
      </w:r>
    </w:p>
    <w:p w14:paraId="6CD687D0" w14:textId="77777777" w:rsidR="004D1711" w:rsidRPr="004D1711" w:rsidRDefault="004D1711" w:rsidP="0079078B">
      <w:pPr>
        <w:pStyle w:val="Kode"/>
      </w:pPr>
    </w:p>
    <w:p w14:paraId="7D2514D2" w14:textId="77777777" w:rsidR="004D1711" w:rsidRPr="004D1711" w:rsidRDefault="004D1711" w:rsidP="0079078B">
      <w:pPr>
        <w:pStyle w:val="Kode"/>
      </w:pPr>
      <w:r w:rsidRPr="004D1711">
        <w:t>    async def _aget_query_embedding(self, query: str) -&gt; List[float]:</w:t>
      </w:r>
    </w:p>
    <w:p w14:paraId="129CA99D" w14:textId="77777777" w:rsidR="004D1711" w:rsidRPr="004D1711" w:rsidRDefault="004D1711" w:rsidP="0079078B">
      <w:pPr>
        <w:pStyle w:val="Kode"/>
      </w:pPr>
      <w:r w:rsidRPr="004D1711">
        <w:t>        return await self._aembed_with_retry(query)</w:t>
      </w:r>
    </w:p>
    <w:p w14:paraId="1F23A01D" w14:textId="77777777" w:rsidR="004D1711" w:rsidRPr="004D1711" w:rsidRDefault="004D1711" w:rsidP="0079078B">
      <w:pPr>
        <w:pStyle w:val="Kode"/>
      </w:pPr>
    </w:p>
    <w:p w14:paraId="34C2353A" w14:textId="77777777" w:rsidR="004D1711" w:rsidRPr="004D1711" w:rsidRDefault="004D1711" w:rsidP="0079078B">
      <w:pPr>
        <w:pStyle w:val="Kode"/>
      </w:pPr>
      <w:r w:rsidRPr="004D1711">
        <w:t>    async def _aget_text_embedding(self, text: str) -&gt; List[float]:</w:t>
      </w:r>
    </w:p>
    <w:p w14:paraId="1980D0DB" w14:textId="77777777" w:rsidR="004D1711" w:rsidRPr="004D1711" w:rsidRDefault="004D1711" w:rsidP="0079078B">
      <w:pPr>
        <w:pStyle w:val="Kode"/>
      </w:pPr>
      <w:r w:rsidRPr="004D1711">
        <w:t>        return await self._aembed_with_retry(text)</w:t>
      </w:r>
    </w:p>
    <w:p w14:paraId="7DD932C7" w14:textId="77777777" w:rsidR="004D1711" w:rsidRPr="004D1711" w:rsidRDefault="004D1711" w:rsidP="0079078B">
      <w:pPr>
        <w:pStyle w:val="Kode"/>
      </w:pPr>
    </w:p>
    <w:p w14:paraId="107DF89A" w14:textId="77777777" w:rsidR="004D1711" w:rsidRPr="004D1711" w:rsidRDefault="004D1711" w:rsidP="0079078B">
      <w:pPr>
        <w:pStyle w:val="Kode"/>
      </w:pPr>
      <w:r w:rsidRPr="004D1711">
        <w:t>    async def _aembed_with_retry(self, text: str, max_retries: int = 5) -&gt; List[float]:</w:t>
      </w:r>
    </w:p>
    <w:p w14:paraId="4BB6EC9C" w14:textId="77777777" w:rsidR="004D1711" w:rsidRPr="004D1711" w:rsidRDefault="004D1711" w:rsidP="0079078B">
      <w:pPr>
        <w:pStyle w:val="Kode"/>
      </w:pPr>
      <w:r w:rsidRPr="004D1711">
        <w:t>        """Async sibling of _embed_with_retry — non-blocking for use under Chainlit."""</w:t>
      </w:r>
    </w:p>
    <w:p w14:paraId="439FED25" w14:textId="77777777" w:rsidR="004D1711" w:rsidRPr="004D1711" w:rsidRDefault="004D1711" w:rsidP="0079078B">
      <w:pPr>
        <w:pStyle w:val="Kode"/>
      </w:pPr>
      <w:r w:rsidRPr="004D1711">
        <w:lastRenderedPageBreak/>
        <w:t>        last_error: str = ""</w:t>
      </w:r>
    </w:p>
    <w:p w14:paraId="6959816D" w14:textId="77777777" w:rsidR="004D1711" w:rsidRPr="004D1711" w:rsidRDefault="004D1711" w:rsidP="0079078B">
      <w:pPr>
        <w:pStyle w:val="Kode"/>
      </w:pPr>
      <w:r w:rsidRPr="004D1711">
        <w:t>        async with httpx.AsyncClient(timeout=30) as client:</w:t>
      </w:r>
    </w:p>
    <w:p w14:paraId="29C71C66" w14:textId="77777777" w:rsidR="004D1711" w:rsidRPr="004D1711" w:rsidRDefault="004D1711" w:rsidP="0079078B">
      <w:pPr>
        <w:pStyle w:val="Kode"/>
      </w:pPr>
      <w:r w:rsidRPr="004D1711">
        <w:t>            for attempt in range(max_retries):</w:t>
      </w:r>
    </w:p>
    <w:p w14:paraId="56993AD0" w14:textId="77777777" w:rsidR="004D1711" w:rsidRPr="004D1711" w:rsidRDefault="004D1711" w:rsidP="0079078B">
      <w:pPr>
        <w:pStyle w:val="Kode"/>
      </w:pPr>
      <w:r w:rsidRPr="004D1711">
        <w:t>                try:</w:t>
      </w:r>
    </w:p>
    <w:p w14:paraId="4F721B86" w14:textId="77777777" w:rsidR="004D1711" w:rsidRPr="004D1711" w:rsidRDefault="004D1711" w:rsidP="0079078B">
      <w:pPr>
        <w:pStyle w:val="Kode"/>
      </w:pPr>
      <w:r w:rsidRPr="004D1711">
        <w:t>                    resp = await client.post(</w:t>
      </w:r>
    </w:p>
    <w:p w14:paraId="6796B4FA" w14:textId="77777777" w:rsidR="004D1711" w:rsidRPr="004D1711" w:rsidRDefault="004D1711" w:rsidP="0079078B">
      <w:pPr>
        <w:pStyle w:val="Kode"/>
      </w:pPr>
      <w:r w:rsidRPr="004D1711">
        <w:t>                        url="https://openrouter.ai/api/v1/embeddings",</w:t>
      </w:r>
    </w:p>
    <w:p w14:paraId="1BA9B7BC" w14:textId="77777777" w:rsidR="004D1711" w:rsidRPr="004D1711" w:rsidRDefault="004D1711" w:rsidP="0079078B">
      <w:pPr>
        <w:pStyle w:val="Kode"/>
      </w:pPr>
      <w:r w:rsidRPr="004D1711">
        <w:t>                        headers={"Authorization": f"Bearer {self.api_key}",</w:t>
      </w:r>
    </w:p>
    <w:p w14:paraId="58FA63C3" w14:textId="77777777" w:rsidR="004D1711" w:rsidRPr="004D1711" w:rsidRDefault="004D1711" w:rsidP="0079078B">
      <w:pPr>
        <w:pStyle w:val="Kode"/>
      </w:pPr>
      <w:r w:rsidRPr="004D1711">
        <w:t>                                 "Content-Type": "application/json"},</w:t>
      </w:r>
    </w:p>
    <w:p w14:paraId="18D22016" w14:textId="77777777" w:rsidR="004D1711" w:rsidRPr="004D1711" w:rsidRDefault="004D1711" w:rsidP="0079078B">
      <w:pPr>
        <w:pStyle w:val="Kode"/>
      </w:pPr>
      <w:r w:rsidRPr="004D1711">
        <w:t>                        json={</w:t>
      </w:r>
    </w:p>
    <w:p w14:paraId="5025A337" w14:textId="77777777" w:rsidR="004D1711" w:rsidRPr="004D1711" w:rsidRDefault="004D1711" w:rsidP="0079078B">
      <w:pPr>
        <w:pStyle w:val="Kode"/>
      </w:pPr>
      <w:r w:rsidRPr="004D1711">
        <w:t>                            "model":           self.model_name,</w:t>
      </w:r>
    </w:p>
    <w:p w14:paraId="4EF349CC" w14:textId="77777777" w:rsidR="004D1711" w:rsidRPr="004D1711" w:rsidRDefault="004D1711" w:rsidP="0079078B">
      <w:pPr>
        <w:pStyle w:val="Kode"/>
      </w:pPr>
      <w:r w:rsidRPr="004D1711">
        <w:t>                            "input":           text,</w:t>
      </w:r>
    </w:p>
    <w:p w14:paraId="666308A0" w14:textId="77777777" w:rsidR="004D1711" w:rsidRPr="004D1711" w:rsidRDefault="004D1711" w:rsidP="0079078B">
      <w:pPr>
        <w:pStyle w:val="Kode"/>
      </w:pPr>
      <w:r w:rsidRPr="004D1711">
        <w:t>                            "encoding_format": "float",</w:t>
      </w:r>
    </w:p>
    <w:p w14:paraId="004EC316" w14:textId="77777777" w:rsidR="004D1711" w:rsidRPr="004D1711" w:rsidRDefault="004D1711" w:rsidP="0079078B">
      <w:pPr>
        <w:pStyle w:val="Kode"/>
      </w:pPr>
      <w:r w:rsidRPr="004D1711">
        <w:t>                        },</w:t>
      </w:r>
    </w:p>
    <w:p w14:paraId="689ED81D" w14:textId="77777777" w:rsidR="004D1711" w:rsidRPr="004D1711" w:rsidRDefault="004D1711" w:rsidP="0079078B">
      <w:pPr>
        <w:pStyle w:val="Kode"/>
      </w:pPr>
      <w:r w:rsidRPr="004D1711">
        <w:t>                    )</w:t>
      </w:r>
    </w:p>
    <w:p w14:paraId="30D5C86C" w14:textId="77777777" w:rsidR="004D1711" w:rsidRPr="004D1711" w:rsidRDefault="004D1711" w:rsidP="0079078B">
      <w:pPr>
        <w:pStyle w:val="Kode"/>
      </w:pPr>
      <w:r w:rsidRPr="004D1711">
        <w:t>                except (httpx.ConnectError, httpx.TimeoutException) as e:</w:t>
      </w:r>
    </w:p>
    <w:p w14:paraId="1476B114" w14:textId="77777777" w:rsidR="004D1711" w:rsidRPr="004D1711" w:rsidRDefault="004D1711" w:rsidP="0079078B">
      <w:pPr>
        <w:pStyle w:val="Kode"/>
      </w:pPr>
      <w:r w:rsidRPr="004D1711">
        <w:t>                    last_error = f"{type(e).__name__}: {e}"</w:t>
      </w:r>
    </w:p>
    <w:p w14:paraId="2873F793" w14:textId="77777777" w:rsidR="004D1711" w:rsidRPr="004D1711" w:rsidRDefault="004D1711" w:rsidP="0079078B">
      <w:pPr>
        <w:pStyle w:val="Kode"/>
      </w:pPr>
      <w:r w:rsidRPr="004D1711">
        <w:t>                    wait = 5 * (attempt + 1)</w:t>
      </w:r>
    </w:p>
    <w:p w14:paraId="03ED9BCC" w14:textId="77777777" w:rsidR="004D1711" w:rsidRPr="004D1711" w:rsidRDefault="004D1711" w:rsidP="0079078B">
      <w:pPr>
        <w:pStyle w:val="Kode"/>
      </w:pPr>
      <w:r w:rsidRPr="004D1711">
        <w:t>                    print(f"  [Embed-async] Connection error. Retry {attempt+1}/{max_retries} in {wait}s.")</w:t>
      </w:r>
    </w:p>
    <w:p w14:paraId="4D7E88F9" w14:textId="77777777" w:rsidR="004D1711" w:rsidRPr="004D1711" w:rsidRDefault="004D1711" w:rsidP="0079078B">
      <w:pPr>
        <w:pStyle w:val="Kode"/>
      </w:pPr>
      <w:r w:rsidRPr="004D1711">
        <w:t>                    await asyncio.sleep(wait)</w:t>
      </w:r>
    </w:p>
    <w:p w14:paraId="0A598437" w14:textId="77777777" w:rsidR="004D1711" w:rsidRPr="004D1711" w:rsidRDefault="004D1711" w:rsidP="0079078B">
      <w:pPr>
        <w:pStyle w:val="Kode"/>
      </w:pPr>
      <w:r w:rsidRPr="004D1711">
        <w:t>                    continue</w:t>
      </w:r>
    </w:p>
    <w:p w14:paraId="2731D799" w14:textId="77777777" w:rsidR="004D1711" w:rsidRPr="004D1711" w:rsidRDefault="004D1711" w:rsidP="0079078B">
      <w:pPr>
        <w:pStyle w:val="Kode"/>
      </w:pPr>
    </w:p>
    <w:p w14:paraId="3E28C31A" w14:textId="77777777" w:rsidR="004D1711" w:rsidRPr="004D1711" w:rsidRDefault="004D1711" w:rsidP="0079078B">
      <w:pPr>
        <w:pStyle w:val="Kode"/>
      </w:pPr>
      <w:r w:rsidRPr="004D1711">
        <w:t>                if resp.status_code == 200:</w:t>
      </w:r>
    </w:p>
    <w:p w14:paraId="3CD190F7" w14:textId="77777777" w:rsidR="004D1711" w:rsidRPr="004D1711" w:rsidRDefault="004D1711" w:rsidP="0079078B">
      <w:pPr>
        <w:pStyle w:val="Kode"/>
      </w:pPr>
      <w:r w:rsidRPr="004D1711">
        <w:t>                    body = resp.json()</w:t>
      </w:r>
    </w:p>
    <w:p w14:paraId="4EB3295F" w14:textId="77777777" w:rsidR="004D1711" w:rsidRPr="004D1711" w:rsidRDefault="004D1711" w:rsidP="0079078B">
      <w:pPr>
        <w:pStyle w:val="Kode"/>
      </w:pPr>
      <w:r w:rsidRPr="004D1711">
        <w:t>                    if "error" in body:</w:t>
      </w:r>
    </w:p>
    <w:p w14:paraId="4A4712F4" w14:textId="77777777" w:rsidR="004D1711" w:rsidRPr="004D1711" w:rsidRDefault="004D1711" w:rsidP="0079078B">
      <w:pPr>
        <w:pStyle w:val="Kode"/>
      </w:pPr>
      <w:r w:rsidRPr="004D1711">
        <w:t>                        last_error = f"API error: {body['error'].get('message')}"</w:t>
      </w:r>
    </w:p>
    <w:p w14:paraId="23AEF4A2" w14:textId="77777777" w:rsidR="004D1711" w:rsidRPr="004D1711" w:rsidRDefault="004D1711" w:rsidP="0079078B">
      <w:pPr>
        <w:pStyle w:val="Kode"/>
      </w:pPr>
      <w:r w:rsidRPr="004D1711">
        <w:t>                        await asyncio.sleep(2)</w:t>
      </w:r>
    </w:p>
    <w:p w14:paraId="09EBA41A" w14:textId="77777777" w:rsidR="004D1711" w:rsidRPr="004D1711" w:rsidRDefault="004D1711" w:rsidP="0079078B">
      <w:pPr>
        <w:pStyle w:val="Kode"/>
      </w:pPr>
      <w:r w:rsidRPr="004D1711">
        <w:t>                        continue</w:t>
      </w:r>
    </w:p>
    <w:p w14:paraId="3003243B" w14:textId="77777777" w:rsidR="004D1711" w:rsidRPr="004D1711" w:rsidRDefault="004D1711" w:rsidP="0079078B">
      <w:pPr>
        <w:pStyle w:val="Kode"/>
      </w:pPr>
      <w:r w:rsidRPr="004D1711">
        <w:t>                    data = body.get("data", [])</w:t>
      </w:r>
    </w:p>
    <w:p w14:paraId="0391BA69" w14:textId="77777777" w:rsidR="004D1711" w:rsidRPr="004D1711" w:rsidRDefault="004D1711" w:rsidP="0079078B">
      <w:pPr>
        <w:pStyle w:val="Kode"/>
      </w:pPr>
      <w:r w:rsidRPr="004D1711">
        <w:t>                    if data:</w:t>
      </w:r>
    </w:p>
    <w:p w14:paraId="08A912DC" w14:textId="77777777" w:rsidR="004D1711" w:rsidRPr="004D1711" w:rsidRDefault="004D1711" w:rsidP="0079078B">
      <w:pPr>
        <w:pStyle w:val="Kode"/>
      </w:pPr>
      <w:r w:rsidRPr="004D1711">
        <w:t>                        return data[0]["embedding"]</w:t>
      </w:r>
    </w:p>
    <w:p w14:paraId="594524B0" w14:textId="77777777" w:rsidR="004D1711" w:rsidRPr="004D1711" w:rsidRDefault="004D1711" w:rsidP="0079078B">
      <w:pPr>
        <w:pStyle w:val="Kode"/>
      </w:pPr>
      <w:r w:rsidRPr="004D1711">
        <w:t>                    last_error = "200 OK but empty data array"</w:t>
      </w:r>
    </w:p>
    <w:p w14:paraId="4C9D5891" w14:textId="77777777" w:rsidR="004D1711" w:rsidRPr="004D1711" w:rsidRDefault="004D1711" w:rsidP="0079078B">
      <w:pPr>
        <w:pStyle w:val="Kode"/>
      </w:pPr>
      <w:r w:rsidRPr="004D1711">
        <w:t>                    await asyncio.sleep(2)</w:t>
      </w:r>
    </w:p>
    <w:p w14:paraId="4B5B8A57" w14:textId="77777777" w:rsidR="004D1711" w:rsidRPr="004D1711" w:rsidRDefault="004D1711" w:rsidP="0079078B">
      <w:pPr>
        <w:pStyle w:val="Kode"/>
      </w:pPr>
      <w:r w:rsidRPr="004D1711">
        <w:t>                elif resp.status_code == 429:</w:t>
      </w:r>
    </w:p>
    <w:p w14:paraId="11D71961" w14:textId="77777777" w:rsidR="004D1711" w:rsidRPr="004D1711" w:rsidRDefault="004D1711" w:rsidP="0079078B">
      <w:pPr>
        <w:pStyle w:val="Kode"/>
      </w:pPr>
      <w:r w:rsidRPr="004D1711">
        <w:t>                    last_error = "rate limited (429)"</w:t>
      </w:r>
    </w:p>
    <w:p w14:paraId="03F555B0" w14:textId="77777777" w:rsidR="004D1711" w:rsidRPr="004D1711" w:rsidRDefault="004D1711" w:rsidP="0079078B">
      <w:pPr>
        <w:pStyle w:val="Kode"/>
      </w:pPr>
      <w:r w:rsidRPr="004D1711">
        <w:t>                    wait = 5 * (attempt + 1)</w:t>
      </w:r>
    </w:p>
    <w:p w14:paraId="75E5044C" w14:textId="77777777" w:rsidR="004D1711" w:rsidRPr="004D1711" w:rsidRDefault="004D1711" w:rsidP="0079078B">
      <w:pPr>
        <w:pStyle w:val="Kode"/>
      </w:pPr>
      <w:r w:rsidRPr="004D1711">
        <w:t>                    await asyncio.sleep(wait)</w:t>
      </w:r>
    </w:p>
    <w:p w14:paraId="6DE2BCC3" w14:textId="77777777" w:rsidR="004D1711" w:rsidRPr="004D1711" w:rsidRDefault="004D1711" w:rsidP="0079078B">
      <w:pPr>
        <w:pStyle w:val="Kode"/>
      </w:pPr>
      <w:r w:rsidRPr="004D1711">
        <w:t>                else:</w:t>
      </w:r>
    </w:p>
    <w:p w14:paraId="2E706712" w14:textId="77777777" w:rsidR="004D1711" w:rsidRPr="004D1711" w:rsidRDefault="004D1711" w:rsidP="0079078B">
      <w:pPr>
        <w:pStyle w:val="Kode"/>
      </w:pPr>
      <w:r w:rsidRPr="004D1711">
        <w:t>                    last_error = f"HTTP {resp.status_code}: {resp.text[:200]}"</w:t>
      </w:r>
    </w:p>
    <w:p w14:paraId="292EFC7A" w14:textId="77777777" w:rsidR="004D1711" w:rsidRPr="004D1711" w:rsidRDefault="004D1711" w:rsidP="0079078B">
      <w:pPr>
        <w:pStyle w:val="Kode"/>
      </w:pPr>
      <w:r w:rsidRPr="004D1711">
        <w:t>                    await asyncio.sleep(2)</w:t>
      </w:r>
    </w:p>
    <w:p w14:paraId="0A988D1F" w14:textId="77777777" w:rsidR="004D1711" w:rsidRPr="004D1711" w:rsidRDefault="004D1711" w:rsidP="0079078B">
      <w:pPr>
        <w:pStyle w:val="Kode"/>
      </w:pPr>
    </w:p>
    <w:p w14:paraId="196A859A" w14:textId="77777777" w:rsidR="004D1711" w:rsidRPr="004D1711" w:rsidRDefault="004D1711" w:rsidP="0079078B">
      <w:pPr>
        <w:pStyle w:val="Kode"/>
      </w:pPr>
      <w:r w:rsidRPr="004D1711">
        <w:lastRenderedPageBreak/>
        <w:t>        raise RuntimeError(</w:t>
      </w:r>
    </w:p>
    <w:p w14:paraId="26942649" w14:textId="77777777" w:rsidR="004D1711" w:rsidRPr="004D1711" w:rsidRDefault="004D1711" w:rsidP="0079078B">
      <w:pPr>
        <w:pStyle w:val="Kode"/>
      </w:pPr>
      <w:r w:rsidRPr="004D1711">
        <w:t>            f"Async embedding failed after {max_retries} attempts. Last error: {last_error}"</w:t>
      </w:r>
    </w:p>
    <w:p w14:paraId="1C8D80FC" w14:textId="77777777" w:rsidR="004D1711" w:rsidRPr="004D1711" w:rsidRDefault="004D1711" w:rsidP="0079078B">
      <w:pPr>
        <w:pStyle w:val="Kode"/>
      </w:pPr>
      <w:r w:rsidRPr="004D1711">
        <w:t>        )</w:t>
      </w:r>
    </w:p>
    <w:p w14:paraId="7B99FB71" w14:textId="77777777" w:rsidR="004D1711" w:rsidRPr="004D1711" w:rsidRDefault="004D1711" w:rsidP="0079078B">
      <w:pPr>
        <w:pStyle w:val="Kode"/>
      </w:pPr>
    </w:p>
    <w:p w14:paraId="5D500B38" w14:textId="77777777" w:rsidR="004D1711" w:rsidRPr="004D1711" w:rsidRDefault="004D1711" w:rsidP="0079078B">
      <w:pPr>
        <w:pStyle w:val="Kode"/>
      </w:pPr>
      <w:r w:rsidRPr="004D1711">
        <w:t># ===========================================================================</w:t>
      </w:r>
    </w:p>
    <w:p w14:paraId="62CB5635" w14:textId="77777777" w:rsidR="004D1711" w:rsidRPr="004D1711" w:rsidRDefault="004D1711" w:rsidP="0079078B">
      <w:pPr>
        <w:pStyle w:val="Kode"/>
      </w:pPr>
      <w:r w:rsidRPr="004D1711">
        <w:t># 2. LLM &amp; EMBEDDING SETUP</w:t>
      </w:r>
    </w:p>
    <w:p w14:paraId="2DB71A8D" w14:textId="77777777" w:rsidR="004D1711" w:rsidRPr="004D1711" w:rsidRDefault="004D1711" w:rsidP="0079078B">
      <w:pPr>
        <w:pStyle w:val="Kode"/>
      </w:pPr>
      <w:r w:rsidRPr="004D1711">
        <w:t># ===========================================================================</w:t>
      </w:r>
    </w:p>
    <w:p w14:paraId="64827141" w14:textId="77777777" w:rsidR="004D1711" w:rsidRPr="004D1711" w:rsidRDefault="004D1711" w:rsidP="0079078B">
      <w:pPr>
        <w:pStyle w:val="Kode"/>
      </w:pPr>
      <w:r w:rsidRPr="004D1711">
        <w:t>Settings.llm = OpenAILike(</w:t>
      </w:r>
    </w:p>
    <w:p w14:paraId="7B3FC93D" w14:textId="77777777" w:rsidR="004D1711" w:rsidRPr="004D1711" w:rsidRDefault="004D1711" w:rsidP="0079078B">
      <w:pPr>
        <w:pStyle w:val="Kode"/>
      </w:pPr>
      <w:r w:rsidRPr="004D1711">
        <w:t>    api_key=OPENROUTER_API_KEY,</w:t>
      </w:r>
    </w:p>
    <w:p w14:paraId="59182850" w14:textId="77777777" w:rsidR="004D1711" w:rsidRPr="004D1711" w:rsidRDefault="004D1711" w:rsidP="0079078B">
      <w:pPr>
        <w:pStyle w:val="Kode"/>
      </w:pPr>
      <w:r w:rsidRPr="004D1711">
        <w:t>    api_base="https://openrouter.ai/api/v1",</w:t>
      </w:r>
    </w:p>
    <w:p w14:paraId="0ECF6859" w14:textId="77777777" w:rsidR="004D1711" w:rsidRPr="004D1711" w:rsidRDefault="004D1711" w:rsidP="0079078B">
      <w:pPr>
        <w:pStyle w:val="Kode"/>
      </w:pPr>
      <w:r w:rsidRPr="004D1711">
        <w:t>    model="deepseek/deepseek-v4-flash",</w:t>
      </w:r>
    </w:p>
    <w:p w14:paraId="45E2C54B" w14:textId="77777777" w:rsidR="004D1711" w:rsidRPr="004D1711" w:rsidRDefault="004D1711" w:rsidP="0079078B">
      <w:pPr>
        <w:pStyle w:val="Kode"/>
      </w:pPr>
      <w:r w:rsidRPr="004D1711">
        <w:t>    is_chat_model=True,</w:t>
      </w:r>
    </w:p>
    <w:p w14:paraId="27B7B978" w14:textId="77777777" w:rsidR="004D1711" w:rsidRPr="004D1711" w:rsidRDefault="004D1711" w:rsidP="0079078B">
      <w:pPr>
        <w:pStyle w:val="Kode"/>
      </w:pPr>
      <w:r w:rsidRPr="004D1711">
        <w:t>    max_tokens=1500,</w:t>
      </w:r>
    </w:p>
    <w:p w14:paraId="4E5307A9" w14:textId="77777777" w:rsidR="004D1711" w:rsidRPr="004D1711" w:rsidRDefault="004D1711" w:rsidP="0079078B">
      <w:pPr>
        <w:pStyle w:val="Kode"/>
      </w:pPr>
      <w:r w:rsidRPr="004D1711">
        <w:t>)</w:t>
      </w:r>
    </w:p>
    <w:p w14:paraId="6259BAC8" w14:textId="77777777" w:rsidR="004D1711" w:rsidRPr="004D1711" w:rsidRDefault="004D1711" w:rsidP="0079078B">
      <w:pPr>
        <w:pStyle w:val="Kode"/>
      </w:pPr>
    </w:p>
    <w:p w14:paraId="275F6313" w14:textId="77777777" w:rsidR="004D1711" w:rsidRPr="004D1711" w:rsidRDefault="004D1711" w:rsidP="0079078B">
      <w:pPr>
        <w:pStyle w:val="Kode"/>
      </w:pPr>
      <w:r w:rsidRPr="004D1711">
        <w:t>Settings.embed_model = OpenRouterEmbedding(</w:t>
      </w:r>
    </w:p>
    <w:p w14:paraId="11689045" w14:textId="77777777" w:rsidR="004D1711" w:rsidRPr="004D1711" w:rsidRDefault="004D1711" w:rsidP="0079078B">
      <w:pPr>
        <w:pStyle w:val="Kode"/>
      </w:pPr>
      <w:r w:rsidRPr="004D1711">
        <w:t>    api_key=OPENROUTER_API_KEY,</w:t>
      </w:r>
    </w:p>
    <w:p w14:paraId="73735BAA" w14:textId="77777777" w:rsidR="004D1711" w:rsidRPr="004D1711" w:rsidRDefault="004D1711" w:rsidP="0079078B">
      <w:pPr>
        <w:pStyle w:val="Kode"/>
      </w:pPr>
      <w:r w:rsidRPr="004D1711">
        <w:t>    model_name="google/gemini-embedding-001",</w:t>
      </w:r>
    </w:p>
    <w:p w14:paraId="2B90763B" w14:textId="77777777" w:rsidR="004D1711" w:rsidRPr="004D1711" w:rsidRDefault="004D1711" w:rsidP="0079078B">
      <w:pPr>
        <w:pStyle w:val="Kode"/>
      </w:pPr>
      <w:r w:rsidRPr="004D1711">
        <w:t>)</w:t>
      </w:r>
    </w:p>
    <w:p w14:paraId="60147772" w14:textId="77777777" w:rsidR="004D1711" w:rsidRPr="004D1711" w:rsidRDefault="004D1711" w:rsidP="0079078B">
      <w:pPr>
        <w:pStyle w:val="Kode"/>
      </w:pPr>
    </w:p>
    <w:p w14:paraId="0C372B3B" w14:textId="77777777" w:rsidR="004D1711" w:rsidRPr="004D1711" w:rsidRDefault="004D1711" w:rsidP="0079078B">
      <w:pPr>
        <w:pStyle w:val="Kode"/>
      </w:pPr>
      <w:r w:rsidRPr="004D1711">
        <w:t># ===========================================================================</w:t>
      </w:r>
    </w:p>
    <w:p w14:paraId="3B822F9B" w14:textId="77777777" w:rsidR="004D1711" w:rsidRPr="004D1711" w:rsidRDefault="004D1711" w:rsidP="0079078B">
      <w:pPr>
        <w:pStyle w:val="Kode"/>
      </w:pPr>
      <w:r w:rsidRPr="004D1711">
        <w:t># 3. SYSTEM PROMPTS</w:t>
      </w:r>
    </w:p>
    <w:p w14:paraId="0C69177E" w14:textId="77777777" w:rsidR="004D1711" w:rsidRPr="004D1711" w:rsidRDefault="004D1711" w:rsidP="0079078B">
      <w:pPr>
        <w:pStyle w:val="Kode"/>
      </w:pPr>
      <w:r w:rsidRPr="004D1711">
        <w:t># ===========================================================================</w:t>
      </w:r>
    </w:p>
    <w:p w14:paraId="36B6E982" w14:textId="77777777" w:rsidR="004D1711" w:rsidRPr="004D1711" w:rsidRDefault="004D1711" w:rsidP="0079078B">
      <w:pPr>
        <w:pStyle w:val="Kode"/>
      </w:pPr>
      <w:r w:rsidRPr="004D1711">
        <w:t>SYSTEM_PROMPTS = {</w:t>
      </w:r>
    </w:p>
    <w:p w14:paraId="2228E490" w14:textId="77777777" w:rsidR="004D1711" w:rsidRPr="004D1711" w:rsidRDefault="004D1711" w:rsidP="0079078B">
      <w:pPr>
        <w:pStyle w:val="Kode"/>
      </w:pPr>
      <w:r w:rsidRPr="004D1711">
        <w:t>    "customer": (</w:t>
      </w:r>
    </w:p>
    <w:p w14:paraId="15D534F8" w14:textId="77777777" w:rsidR="004D1711" w:rsidRPr="004D1711" w:rsidRDefault="004D1711" w:rsidP="0079078B">
      <w:pPr>
        <w:pStyle w:val="Kode"/>
      </w:pPr>
      <w:r w:rsidRPr="004D1711">
        <w:t>        "You are a polite, helpful customer service assistant for our Shopee store.\n"</w:t>
      </w:r>
    </w:p>
    <w:p w14:paraId="2F5DBA9A" w14:textId="77777777" w:rsidR="004D1711" w:rsidRPr="004D1711" w:rsidRDefault="004D1711" w:rsidP="0079078B">
      <w:pPr>
        <w:pStyle w:val="Kode"/>
      </w:pPr>
      <w:r w:rsidRPr="004D1711">
        <w:t>        "**Always respond in Bahasa Indonesia by default.** Match the user's language only "</w:t>
      </w:r>
    </w:p>
    <w:p w14:paraId="39CC7BBD" w14:textId="77777777" w:rsidR="004D1711" w:rsidRPr="004D1711" w:rsidRDefault="004D1711" w:rsidP="0079078B">
      <w:pPr>
        <w:pStyle w:val="Kode"/>
      </w:pPr>
      <w:r w:rsidRPr="004D1711">
        <w:t>        "if they clearly write in another language for several turns.\n"</w:t>
      </w:r>
    </w:p>
    <w:p w14:paraId="74B3DAAC" w14:textId="77777777" w:rsidR="004D1711" w:rsidRPr="004D1711" w:rsidRDefault="004D1711" w:rsidP="0079078B">
      <w:pPr>
        <w:pStyle w:val="Kode"/>
      </w:pPr>
      <w:r w:rsidRPr="004D1711">
        <w:t>        "Answer the user's question using ONLY the provided context.\n\n"</w:t>
      </w:r>
    </w:p>
    <w:p w14:paraId="32D8F098" w14:textId="77777777" w:rsidR="004D1711" w:rsidRPr="004D1711" w:rsidRDefault="004D1711" w:rsidP="0079078B">
      <w:pPr>
        <w:pStyle w:val="Kode"/>
      </w:pPr>
    </w:p>
    <w:p w14:paraId="4792D7A7" w14:textId="77777777" w:rsidR="004D1711" w:rsidRPr="004D1711" w:rsidRDefault="004D1711" w:rsidP="0079078B">
      <w:pPr>
        <w:pStyle w:val="Kode"/>
      </w:pPr>
      <w:r w:rsidRPr="004D1711">
        <w:t>        "── Price &amp; Stock rules ──\n"</w:t>
      </w:r>
    </w:p>
    <w:p w14:paraId="6767F2BD" w14:textId="77777777" w:rsidR="004D1711" w:rsidRPr="004D1711" w:rsidRDefault="004D1711" w:rsidP="0079078B">
      <w:pPr>
        <w:pStyle w:val="Kode"/>
      </w:pPr>
      <w:r w:rsidRPr="004D1711">
        <w:t>        "Pay close attention to [LIVE INVENTORY STATUS] blocks for real-time price and stock.\n"</w:t>
      </w:r>
    </w:p>
    <w:p w14:paraId="19D82B08" w14:textId="77777777" w:rsidR="004D1711" w:rsidRPr="004D1711" w:rsidRDefault="004D1711" w:rsidP="0079078B">
      <w:pPr>
        <w:pStyle w:val="Kode"/>
      </w:pPr>
      <w:r w:rsidRPr="004D1711">
        <w:t>        "When a product has variants with different stocks, mention the in-stock variants by name.\n"</w:t>
      </w:r>
    </w:p>
    <w:p w14:paraId="14F79ABD" w14:textId="77777777" w:rsidR="004D1711" w:rsidRPr="004D1711" w:rsidRDefault="004D1711" w:rsidP="0079078B">
      <w:pPr>
        <w:pStyle w:val="Kode"/>
      </w:pPr>
      <w:r w:rsidRPr="004D1711">
        <w:t>        "Even if some variants are out of stock, ALWAYS provide the price if it appears in the context.\n"</w:t>
      </w:r>
    </w:p>
    <w:p w14:paraId="79F80D6A" w14:textId="77777777" w:rsidR="004D1711" w:rsidRPr="004D1711" w:rsidRDefault="004D1711" w:rsidP="0079078B">
      <w:pPr>
        <w:pStyle w:val="Kode"/>
      </w:pPr>
      <w:r w:rsidRPr="004D1711">
        <w:t>        "If the customer asks about a specific product by name and ALL its variants have 0 stock, "</w:t>
      </w:r>
    </w:p>
    <w:p w14:paraId="3C2783A9" w14:textId="77777777" w:rsidR="004D1711" w:rsidRPr="004D1711" w:rsidRDefault="004D1711" w:rsidP="0079078B">
      <w:pPr>
        <w:pStyle w:val="Kode"/>
      </w:pPr>
      <w:r w:rsidRPr="004D1711">
        <w:t>        "you may acknowledge the product exists but inform them it is currently out of stock.\n\n"</w:t>
      </w:r>
    </w:p>
    <w:p w14:paraId="52F2B074" w14:textId="77777777" w:rsidR="004D1711" w:rsidRPr="004D1711" w:rsidRDefault="004D1711" w:rsidP="0079078B">
      <w:pPr>
        <w:pStyle w:val="Kode"/>
      </w:pPr>
    </w:p>
    <w:p w14:paraId="4368259C" w14:textId="77777777" w:rsidR="004D1711" w:rsidRPr="004D1711" w:rsidRDefault="004D1711" w:rsidP="0079078B">
      <w:pPr>
        <w:pStyle w:val="Kode"/>
      </w:pPr>
      <w:r w:rsidRPr="004D1711">
        <w:t>        "── Ranking rules ──\n"</w:t>
      </w:r>
    </w:p>
    <w:p w14:paraId="0D77B8DA" w14:textId="77777777" w:rsidR="004D1711" w:rsidRPr="004D1711" w:rsidRDefault="004D1711" w:rsidP="0079078B">
      <w:pPr>
        <w:pStyle w:val="Kode"/>
      </w:pPr>
      <w:r w:rsidRPr="004D1711">
        <w:t>        "When the context contains a ranked list (e.g. 'MOST EXPENSIVE IN-STOCK PRODUCTS', "</w:t>
      </w:r>
    </w:p>
    <w:p w14:paraId="44FB3B3E" w14:textId="77777777" w:rsidR="004D1711" w:rsidRPr="004D1711" w:rsidRDefault="004D1711" w:rsidP="0079078B">
      <w:pPr>
        <w:pStyle w:val="Kode"/>
      </w:pPr>
      <w:r w:rsidRPr="004D1711">
        <w:t>        "'CHEAPEST IN-STOCK PRODUCTS', 'HIGHEST-RATED PRODUCTS'), trust that list — "</w:t>
      </w:r>
    </w:p>
    <w:p w14:paraId="751C8E44" w14:textId="77777777" w:rsidR="004D1711" w:rsidRPr="004D1711" w:rsidRDefault="004D1711" w:rsidP="0079078B">
      <w:pPr>
        <w:pStyle w:val="Kode"/>
      </w:pPr>
      <w:r w:rsidRPr="004D1711">
        <w:lastRenderedPageBreak/>
        <w:t>        "it is the full sorted ranking for the whole shop. Do NOT try to re-rank "</w:t>
      </w:r>
    </w:p>
    <w:p w14:paraId="638AB140" w14:textId="77777777" w:rsidR="004D1711" w:rsidRPr="004D1711" w:rsidRDefault="004D1711" w:rsidP="0079078B">
      <w:pPr>
        <w:pStyle w:val="Kode"/>
      </w:pPr>
      <w:r w:rsidRPr="004D1711">
        <w:t>        "from individual product entries; those are only a similarity sample.\n"</w:t>
      </w:r>
    </w:p>
    <w:p w14:paraId="5ABEC97A" w14:textId="77777777" w:rsidR="004D1711" w:rsidRPr="004D1711" w:rsidRDefault="004D1711" w:rsidP="0079078B">
      <w:pPr>
        <w:pStyle w:val="Kode"/>
      </w:pPr>
      <w:r w:rsidRPr="004D1711">
        <w:t>        "For general ranking questions like 'paling mahal' or 'paling murah', "</w:t>
      </w:r>
    </w:p>
    <w:p w14:paraId="6444365E" w14:textId="77777777" w:rsidR="004D1711" w:rsidRPr="004D1711" w:rsidRDefault="004D1711" w:rsidP="0079078B">
      <w:pPr>
        <w:pStyle w:val="Kode"/>
      </w:pPr>
      <w:r w:rsidRPr="004D1711">
        <w:t>        "ONLY consider products that are currently in stock.\n\n"</w:t>
      </w:r>
    </w:p>
    <w:p w14:paraId="27E6A751" w14:textId="77777777" w:rsidR="004D1711" w:rsidRPr="004D1711" w:rsidRDefault="004D1711" w:rsidP="0079078B">
      <w:pPr>
        <w:pStyle w:val="Kode"/>
      </w:pPr>
    </w:p>
    <w:p w14:paraId="56AD88DE" w14:textId="77777777" w:rsidR="004D1711" w:rsidRPr="004D1711" w:rsidRDefault="004D1711" w:rsidP="0079078B">
      <w:pPr>
        <w:pStyle w:val="Kode"/>
      </w:pPr>
      <w:r w:rsidRPr="004D1711">
        <w:t>        "── Information boundaries ──\n"</w:t>
      </w:r>
    </w:p>
    <w:p w14:paraId="5A68A090" w14:textId="77777777" w:rsidR="004D1711" w:rsidRPr="004D1711" w:rsidRDefault="004D1711" w:rsidP="0079078B">
      <w:pPr>
        <w:pStyle w:val="Kode"/>
      </w:pPr>
      <w:r w:rsidRPr="004D1711">
        <w:t>        "You may discuss product names, descriptions, prices, stock, variants, "</w:t>
      </w:r>
    </w:p>
    <w:p w14:paraId="7AE48E13" w14:textId="77777777" w:rsidR="004D1711" w:rsidRPr="004D1711" w:rsidRDefault="004D1711" w:rsidP="0079078B">
      <w:pPr>
        <w:pStyle w:val="Kode"/>
      </w:pPr>
      <w:r w:rsidRPr="004D1711">
        <w:t>        "ratings, and customer reviews.\n"</w:t>
      </w:r>
    </w:p>
    <w:p w14:paraId="2D2B5FF8" w14:textId="77777777" w:rsidR="004D1711" w:rsidRPr="004D1711" w:rsidRDefault="004D1711" w:rsidP="0079078B">
      <w:pPr>
        <w:pStyle w:val="Kode"/>
      </w:pPr>
      <w:r w:rsidRPr="004D1711">
        <w:t>        "Do NOT reveal or discuss: units sold (sales count), page view counts, "</w:t>
      </w:r>
    </w:p>
    <w:p w14:paraId="740D8AAD" w14:textId="77777777" w:rsidR="004D1711" w:rsidRPr="004D1711" w:rsidRDefault="004D1711" w:rsidP="0079078B">
      <w:pPr>
        <w:pStyle w:val="Kode"/>
      </w:pPr>
      <w:r w:rsidRPr="004D1711">
        <w:t>        "like counts, shop health, violations, diagnostics, quality scores, "</w:t>
      </w:r>
    </w:p>
    <w:p w14:paraId="468E0A08" w14:textId="77777777" w:rsidR="004D1711" w:rsidRPr="004D1711" w:rsidRDefault="004D1711" w:rsidP="0079078B">
      <w:pPr>
        <w:pStyle w:val="Kode"/>
      </w:pPr>
      <w:r w:rsidRPr="004D1711">
        <w:t>        "or any internal operational data. These are NOT publicly available.\n"</w:t>
      </w:r>
    </w:p>
    <w:p w14:paraId="5223A00F" w14:textId="77777777" w:rsidR="004D1711" w:rsidRPr="004D1711" w:rsidRDefault="004D1711" w:rsidP="0079078B">
      <w:pPr>
        <w:pStyle w:val="Kode"/>
      </w:pPr>
      <w:r w:rsidRPr="004D1711">
        <w:t>        "If the customer asks for information you don't have or that is internal, "</w:t>
      </w:r>
    </w:p>
    <w:p w14:paraId="3BC04068" w14:textId="77777777" w:rsidR="004D1711" w:rsidRPr="004D1711" w:rsidRDefault="004D1711" w:rsidP="0079078B">
      <w:pPr>
        <w:pStyle w:val="Kode"/>
      </w:pPr>
      <w:r w:rsidRPr="004D1711">
        <w:t>        "politely say you don't have that information.\n"</w:t>
      </w:r>
    </w:p>
    <w:p w14:paraId="5973B144" w14:textId="77777777" w:rsidR="004D1711" w:rsidRPr="004D1711" w:rsidRDefault="004D1711" w:rsidP="0079078B">
      <w:pPr>
        <w:pStyle w:val="Kode"/>
      </w:pPr>
      <w:r w:rsidRPr="004D1711">
        <w:t>        "Do NOT provide information about the shop owner, supplier, financials, "</w:t>
      </w:r>
    </w:p>
    <w:p w14:paraId="46647597" w14:textId="77777777" w:rsidR="004D1711" w:rsidRPr="004D1711" w:rsidRDefault="004D1711" w:rsidP="0079078B">
      <w:pPr>
        <w:pStyle w:val="Kode"/>
      </w:pPr>
      <w:r w:rsidRPr="004D1711">
        <w:t>        "discount vouchers, or physical address."</w:t>
      </w:r>
    </w:p>
    <w:p w14:paraId="16FFED50" w14:textId="77777777" w:rsidR="004D1711" w:rsidRPr="004D1711" w:rsidRDefault="004D1711" w:rsidP="0079078B">
      <w:pPr>
        <w:pStyle w:val="Kode"/>
      </w:pPr>
      <w:r w:rsidRPr="004D1711">
        <w:t>    ),</w:t>
      </w:r>
    </w:p>
    <w:p w14:paraId="733FC62A" w14:textId="77777777" w:rsidR="004D1711" w:rsidRPr="004D1711" w:rsidRDefault="004D1711" w:rsidP="0079078B">
      <w:pPr>
        <w:pStyle w:val="Kode"/>
      </w:pPr>
      <w:r w:rsidRPr="004D1711">
        <w:t>    "owner": (</w:t>
      </w:r>
    </w:p>
    <w:p w14:paraId="70A22A9F" w14:textId="77777777" w:rsidR="004D1711" w:rsidRPr="004D1711" w:rsidRDefault="004D1711" w:rsidP="0079078B">
      <w:pPr>
        <w:pStyle w:val="Kode"/>
      </w:pPr>
      <w:r w:rsidRPr="004D1711">
        <w:t>        "You are an internal Product Manager and Diagnostic Assistant for this Shopee store.\n"</w:t>
      </w:r>
    </w:p>
    <w:p w14:paraId="184A0F39" w14:textId="77777777" w:rsidR="004D1711" w:rsidRPr="004D1711" w:rsidRDefault="004D1711" w:rsidP="0079078B">
      <w:pPr>
        <w:pStyle w:val="Kode"/>
      </w:pPr>
      <w:r w:rsidRPr="004D1711">
        <w:t>        "**Respond in Bahasa Indonesia by default.** Match the user's language if they switch.\n"</w:t>
      </w:r>
    </w:p>
    <w:p w14:paraId="6C36C21D" w14:textId="77777777" w:rsidR="004D1711" w:rsidRPr="004D1711" w:rsidRDefault="004D1711" w:rsidP="0079078B">
      <w:pPr>
        <w:pStyle w:val="Kode"/>
      </w:pPr>
      <w:r w:rsidRPr="004D1711">
        <w:t>        "You have FULL access to all data including: sales counts, view counts, like counts, "</w:t>
      </w:r>
    </w:p>
    <w:p w14:paraId="0BC1CC86" w14:textId="77777777" w:rsidR="004D1711" w:rsidRPr="004D1711" w:rsidRDefault="004D1711" w:rsidP="0079078B">
      <w:pPr>
        <w:pStyle w:val="Kode"/>
      </w:pPr>
      <w:r w:rsidRPr="004D1711">
        <w:t>        "diagnostics, violations, quality scores, category recommendations, and shop performance.\n"</w:t>
      </w:r>
    </w:p>
    <w:p w14:paraId="24CFD911" w14:textId="77777777" w:rsidR="004D1711" w:rsidRPr="004D1711" w:rsidRDefault="004D1711" w:rsidP="0079078B">
      <w:pPr>
        <w:pStyle w:val="Kode"/>
      </w:pPr>
      <w:r w:rsidRPr="004D1711">
        <w:t>        "Analyze the provided context — reviews, diagnostics, violation data — to identify "</w:t>
      </w:r>
    </w:p>
    <w:p w14:paraId="54C73758" w14:textId="77777777" w:rsidR="004D1711" w:rsidRPr="004D1711" w:rsidRDefault="004D1711" w:rsidP="0079078B">
      <w:pPr>
        <w:pStyle w:val="Kode"/>
      </w:pPr>
      <w:r w:rsidRPr="004D1711">
        <w:t>        "product weaknesses, recurring complaints, and actionable improvements.\n"</w:t>
      </w:r>
    </w:p>
    <w:p w14:paraId="79A30075" w14:textId="77777777" w:rsidR="004D1711" w:rsidRPr="004D1711" w:rsidRDefault="004D1711" w:rsidP="0079078B">
      <w:pPr>
        <w:pStyle w:val="Kode"/>
      </w:pPr>
      <w:r w:rsidRPr="004D1711">
        <w:t>        "When the context contains a ranked list (e.g. 'BEST-SELLING PRODUCTS'), trust "</w:t>
      </w:r>
    </w:p>
    <w:p w14:paraId="7D55925E" w14:textId="77777777" w:rsidR="004D1711" w:rsidRPr="004D1711" w:rsidRDefault="004D1711" w:rsidP="0079078B">
      <w:pPr>
        <w:pStyle w:val="Kode"/>
      </w:pPr>
      <w:r w:rsidRPr="004D1711">
        <w:t>        "that list as the full sorted ranking for the whole shop.\n"</w:t>
      </w:r>
    </w:p>
    <w:p w14:paraId="56DD28BE" w14:textId="77777777" w:rsidR="004D1711" w:rsidRPr="004D1711" w:rsidRDefault="004D1711" w:rsidP="0079078B">
      <w:pPr>
        <w:pStyle w:val="Kode"/>
      </w:pPr>
      <w:r w:rsidRPr="004D1711">
        <w:t>        "For general rankings (most expensive, cheapest), consider ALL products "</w:t>
      </w:r>
    </w:p>
    <w:p w14:paraId="7D70DFF4" w14:textId="77777777" w:rsidR="004D1711" w:rsidRPr="004D1711" w:rsidRDefault="004D1711" w:rsidP="0079078B">
      <w:pPr>
        <w:pStyle w:val="Kode"/>
      </w:pPr>
      <w:r w:rsidRPr="004D1711">
        <w:t>        "regardless of stock status.\n"</w:t>
      </w:r>
    </w:p>
    <w:p w14:paraId="6E4C9929" w14:textId="77777777" w:rsidR="004D1711" w:rsidRPr="004D1711" w:rsidRDefault="004D1711" w:rsidP="0079078B">
      <w:pPr>
        <w:pStyle w:val="Kode"/>
      </w:pPr>
      <w:r w:rsidRPr="004D1711">
        <w:t>        "Be specific, data-driven, and structured."</w:t>
      </w:r>
    </w:p>
    <w:p w14:paraId="0B9CAE1D" w14:textId="77777777" w:rsidR="004D1711" w:rsidRPr="004D1711" w:rsidRDefault="004D1711" w:rsidP="0079078B">
      <w:pPr>
        <w:pStyle w:val="Kode"/>
      </w:pPr>
      <w:r w:rsidRPr="004D1711">
        <w:t>    ),</w:t>
      </w:r>
    </w:p>
    <w:p w14:paraId="14D03786" w14:textId="77777777" w:rsidR="004D1711" w:rsidRPr="004D1711" w:rsidRDefault="004D1711" w:rsidP="0079078B">
      <w:pPr>
        <w:pStyle w:val="Kode"/>
      </w:pPr>
      <w:r w:rsidRPr="004D1711">
        <w:t>}</w:t>
      </w:r>
    </w:p>
    <w:p w14:paraId="12EED0DF" w14:textId="77777777" w:rsidR="004D1711" w:rsidRPr="004D1711" w:rsidRDefault="004D1711" w:rsidP="0079078B">
      <w:pPr>
        <w:pStyle w:val="Kode"/>
      </w:pPr>
    </w:p>
    <w:p w14:paraId="6ECFAF89" w14:textId="77777777" w:rsidR="004D1711" w:rsidRPr="004D1711" w:rsidRDefault="004D1711" w:rsidP="0079078B">
      <w:pPr>
        <w:pStyle w:val="Kode"/>
      </w:pPr>
      <w:r w:rsidRPr="004D1711">
        <w:t># ===========================================================================</w:t>
      </w:r>
    </w:p>
    <w:p w14:paraId="308E0146" w14:textId="77777777" w:rsidR="004D1711" w:rsidRPr="004D1711" w:rsidRDefault="004D1711" w:rsidP="0079078B">
      <w:pPr>
        <w:pStyle w:val="Kode"/>
      </w:pPr>
      <w:r w:rsidRPr="004D1711">
        <w:t># 4. DATA HELPERS</w:t>
      </w:r>
    </w:p>
    <w:p w14:paraId="52D3A07D" w14:textId="77777777" w:rsidR="004D1711" w:rsidRPr="004D1711" w:rsidRDefault="004D1711" w:rsidP="0079078B">
      <w:pPr>
        <w:pStyle w:val="Kode"/>
      </w:pPr>
      <w:r w:rsidRPr="004D1711">
        <w:t># ===========================================================================</w:t>
      </w:r>
    </w:p>
    <w:p w14:paraId="1BC0AEE2" w14:textId="77777777" w:rsidR="004D1711" w:rsidRPr="004D1711" w:rsidRDefault="004D1711" w:rsidP="0079078B">
      <w:pPr>
        <w:pStyle w:val="Kode"/>
      </w:pPr>
      <w:r w:rsidRPr="004D1711">
        <w:t>def _extract_variant_stock(variant: dict) -&gt; int:</w:t>
      </w:r>
    </w:p>
    <w:p w14:paraId="4A01D4EA" w14:textId="77777777" w:rsidR="004D1711" w:rsidRPr="004D1711" w:rsidRDefault="004D1711" w:rsidP="0079078B">
      <w:pPr>
        <w:pStyle w:val="Kode"/>
      </w:pPr>
      <w:r w:rsidRPr="004D1711">
        <w:t>    siv2 = variant.get("stock_info_v2")</w:t>
      </w:r>
    </w:p>
    <w:p w14:paraId="4351F36B" w14:textId="77777777" w:rsidR="004D1711" w:rsidRPr="004D1711" w:rsidRDefault="004D1711" w:rsidP="0079078B">
      <w:pPr>
        <w:pStyle w:val="Kode"/>
      </w:pPr>
      <w:r w:rsidRPr="004D1711">
        <w:t>    if isinstance(siv2, dict):</w:t>
      </w:r>
    </w:p>
    <w:p w14:paraId="39F4249E" w14:textId="77777777" w:rsidR="004D1711" w:rsidRPr="004D1711" w:rsidRDefault="004D1711" w:rsidP="0079078B">
      <w:pPr>
        <w:pStyle w:val="Kode"/>
      </w:pPr>
      <w:r w:rsidRPr="004D1711">
        <w:t>        summary = siv2.get("summary_info") or {}</w:t>
      </w:r>
    </w:p>
    <w:p w14:paraId="662D8595" w14:textId="77777777" w:rsidR="004D1711" w:rsidRPr="004D1711" w:rsidRDefault="004D1711" w:rsidP="0079078B">
      <w:pPr>
        <w:pStyle w:val="Kode"/>
      </w:pPr>
      <w:r w:rsidRPr="004D1711">
        <w:t>        if "total_available_stock" in summary:</w:t>
      </w:r>
    </w:p>
    <w:p w14:paraId="7B6A8A34" w14:textId="77777777" w:rsidR="004D1711" w:rsidRPr="004D1711" w:rsidRDefault="004D1711" w:rsidP="0079078B">
      <w:pPr>
        <w:pStyle w:val="Kode"/>
      </w:pPr>
      <w:r w:rsidRPr="004D1711">
        <w:t>            return int(summary.get("total_available_stock") or 0)</w:t>
      </w:r>
    </w:p>
    <w:p w14:paraId="4144EE5E" w14:textId="77777777" w:rsidR="004D1711" w:rsidRPr="004D1711" w:rsidRDefault="004D1711" w:rsidP="0079078B">
      <w:pPr>
        <w:pStyle w:val="Kode"/>
      </w:pPr>
      <w:r w:rsidRPr="004D1711">
        <w:lastRenderedPageBreak/>
        <w:t>        seller_stock = siv2.get("seller_stock") or []</w:t>
      </w:r>
    </w:p>
    <w:p w14:paraId="0C796132" w14:textId="77777777" w:rsidR="004D1711" w:rsidRPr="004D1711" w:rsidRDefault="004D1711" w:rsidP="0079078B">
      <w:pPr>
        <w:pStyle w:val="Kode"/>
      </w:pPr>
      <w:r w:rsidRPr="004D1711">
        <w:t>        if isinstance(seller_stock, list):</w:t>
      </w:r>
    </w:p>
    <w:p w14:paraId="279274DC" w14:textId="77777777" w:rsidR="004D1711" w:rsidRPr="004D1711" w:rsidRDefault="004D1711" w:rsidP="0079078B">
      <w:pPr>
        <w:pStyle w:val="Kode"/>
      </w:pPr>
      <w:r w:rsidRPr="004D1711">
        <w:t>            return sum(int(s.get("stock") or 0) for s in seller_stock if isinstance(s, dict))</w:t>
      </w:r>
    </w:p>
    <w:p w14:paraId="3899F084" w14:textId="77777777" w:rsidR="004D1711" w:rsidRPr="004D1711" w:rsidRDefault="004D1711" w:rsidP="0079078B">
      <w:pPr>
        <w:pStyle w:val="Kode"/>
      </w:pPr>
      <w:r w:rsidRPr="004D1711">
        <w:t>    return 0</w:t>
      </w:r>
    </w:p>
    <w:p w14:paraId="04ACD492" w14:textId="77777777" w:rsidR="004D1711" w:rsidRPr="004D1711" w:rsidRDefault="004D1711" w:rsidP="0079078B">
      <w:pPr>
        <w:pStyle w:val="Kode"/>
      </w:pPr>
    </w:p>
    <w:p w14:paraId="756385A1" w14:textId="77777777" w:rsidR="004D1711" w:rsidRPr="004D1711" w:rsidRDefault="004D1711" w:rsidP="0079078B">
      <w:pPr>
        <w:pStyle w:val="Kode"/>
      </w:pPr>
      <w:r w:rsidRPr="004D1711">
        <w:t>def _extract_variant_price(variant: dict) -&gt; float:</w:t>
      </w:r>
    </w:p>
    <w:p w14:paraId="060A7238" w14:textId="77777777" w:rsidR="004D1711" w:rsidRPr="004D1711" w:rsidRDefault="004D1711" w:rsidP="0079078B">
      <w:pPr>
        <w:pStyle w:val="Kode"/>
      </w:pPr>
      <w:r w:rsidRPr="004D1711">
        <w:t>    pi = variant.get("price_info") or []</w:t>
      </w:r>
    </w:p>
    <w:p w14:paraId="59CC8437" w14:textId="77777777" w:rsidR="004D1711" w:rsidRPr="004D1711" w:rsidRDefault="004D1711" w:rsidP="0079078B">
      <w:pPr>
        <w:pStyle w:val="Kode"/>
      </w:pPr>
      <w:r w:rsidRPr="004D1711">
        <w:t>    if isinstance(pi, list) and pi and isinstance(pi[0], dict):</w:t>
      </w:r>
    </w:p>
    <w:p w14:paraId="15F922D3" w14:textId="77777777" w:rsidR="004D1711" w:rsidRPr="004D1711" w:rsidRDefault="004D1711" w:rsidP="0079078B">
      <w:pPr>
        <w:pStyle w:val="Kode"/>
      </w:pPr>
      <w:r w:rsidRPr="004D1711">
        <w:t>        return float(pi[0].get("current_price") or 0)</w:t>
      </w:r>
    </w:p>
    <w:p w14:paraId="11B9C143" w14:textId="77777777" w:rsidR="004D1711" w:rsidRPr="004D1711" w:rsidRDefault="004D1711" w:rsidP="0079078B">
      <w:pPr>
        <w:pStyle w:val="Kode"/>
      </w:pPr>
      <w:r w:rsidRPr="004D1711">
        <w:t>    if isinstance(pi, dict):</w:t>
      </w:r>
    </w:p>
    <w:p w14:paraId="1E37DB31" w14:textId="77777777" w:rsidR="004D1711" w:rsidRPr="004D1711" w:rsidRDefault="004D1711" w:rsidP="0079078B">
      <w:pPr>
        <w:pStyle w:val="Kode"/>
      </w:pPr>
      <w:r w:rsidRPr="004D1711">
        <w:t>        return float(pi.get("current_price") or 0)</w:t>
      </w:r>
    </w:p>
    <w:p w14:paraId="5FE0B4F3" w14:textId="77777777" w:rsidR="004D1711" w:rsidRPr="004D1711" w:rsidRDefault="004D1711" w:rsidP="0079078B">
      <w:pPr>
        <w:pStyle w:val="Kode"/>
      </w:pPr>
      <w:r w:rsidRPr="004D1711">
        <w:t>    return 0.0</w:t>
      </w:r>
    </w:p>
    <w:p w14:paraId="4A8AB96D" w14:textId="77777777" w:rsidR="004D1711" w:rsidRPr="004D1711" w:rsidRDefault="004D1711" w:rsidP="0079078B">
      <w:pPr>
        <w:pStyle w:val="Kode"/>
      </w:pPr>
    </w:p>
    <w:p w14:paraId="46F85AB2" w14:textId="77777777" w:rsidR="004D1711" w:rsidRPr="004D1711" w:rsidRDefault="004D1711" w:rsidP="0079078B">
      <w:pPr>
        <w:pStyle w:val="Kode"/>
      </w:pPr>
      <w:r w:rsidRPr="004D1711">
        <w:t>def _variant_label(variant: dict) -&gt; str:</w:t>
      </w:r>
    </w:p>
    <w:p w14:paraId="40BC3F2C" w14:textId="77777777" w:rsidR="004D1711" w:rsidRPr="004D1711" w:rsidRDefault="004D1711" w:rsidP="0079078B">
      <w:pPr>
        <w:pStyle w:val="Kode"/>
      </w:pPr>
      <w:r w:rsidRPr="004D1711">
        <w:t>    return (variant.get("model_name") or variant.get("model_sku") or "Default").strip() or "Default"</w:t>
      </w:r>
    </w:p>
    <w:p w14:paraId="10D05307" w14:textId="77777777" w:rsidR="004D1711" w:rsidRPr="004D1711" w:rsidRDefault="004D1711" w:rsidP="0079078B">
      <w:pPr>
        <w:pStyle w:val="Kode"/>
      </w:pPr>
    </w:p>
    <w:p w14:paraId="230DF76E" w14:textId="77777777" w:rsidR="004D1711" w:rsidRPr="004D1711" w:rsidRDefault="004D1711" w:rsidP="0079078B">
      <w:pPr>
        <w:pStyle w:val="Kode"/>
      </w:pPr>
      <w:r w:rsidRPr="004D1711">
        <w:t>def _load_json(filename: str) -&gt; list:</w:t>
      </w:r>
    </w:p>
    <w:p w14:paraId="69DA002A" w14:textId="77777777" w:rsidR="004D1711" w:rsidRPr="004D1711" w:rsidRDefault="004D1711" w:rsidP="0079078B">
      <w:pPr>
        <w:pStyle w:val="Kode"/>
      </w:pPr>
      <w:r w:rsidRPr="004D1711">
        <w:t>    path = os.path.join(DATA_PATH, f"{filename}.json")</w:t>
      </w:r>
    </w:p>
    <w:p w14:paraId="6B4536DA" w14:textId="77777777" w:rsidR="004D1711" w:rsidRPr="004D1711" w:rsidRDefault="004D1711" w:rsidP="0079078B">
      <w:pPr>
        <w:pStyle w:val="Kode"/>
      </w:pPr>
      <w:r w:rsidRPr="004D1711">
        <w:t>    if not os.path.exists(path):</w:t>
      </w:r>
    </w:p>
    <w:p w14:paraId="5956431A" w14:textId="77777777" w:rsidR="004D1711" w:rsidRPr="004D1711" w:rsidRDefault="004D1711" w:rsidP="0079078B">
      <w:pPr>
        <w:pStyle w:val="Kode"/>
      </w:pPr>
      <w:r w:rsidRPr="004D1711">
        <w:t>        print(f"  [Data] Warning: {path} not found. Skipping.")</w:t>
      </w:r>
    </w:p>
    <w:p w14:paraId="5D592AAA" w14:textId="77777777" w:rsidR="004D1711" w:rsidRPr="004D1711" w:rsidRDefault="004D1711" w:rsidP="0079078B">
      <w:pPr>
        <w:pStyle w:val="Kode"/>
      </w:pPr>
      <w:r w:rsidRPr="004D1711">
        <w:t>        return []</w:t>
      </w:r>
    </w:p>
    <w:p w14:paraId="40C69D04" w14:textId="77777777" w:rsidR="004D1711" w:rsidRPr="004D1711" w:rsidRDefault="004D1711" w:rsidP="0079078B">
      <w:pPr>
        <w:pStyle w:val="Kode"/>
      </w:pPr>
      <w:r w:rsidRPr="004D1711">
        <w:t>    with open(path, "r", encoding="utf-8") as f:</w:t>
      </w:r>
    </w:p>
    <w:p w14:paraId="1E827374" w14:textId="77777777" w:rsidR="004D1711" w:rsidRPr="004D1711" w:rsidRDefault="004D1711" w:rsidP="0079078B">
      <w:pPr>
        <w:pStyle w:val="Kode"/>
      </w:pPr>
      <w:r w:rsidRPr="004D1711">
        <w:t>        return json.load(f)</w:t>
      </w:r>
    </w:p>
    <w:p w14:paraId="0D93EA2F" w14:textId="77777777" w:rsidR="004D1711" w:rsidRPr="004D1711" w:rsidRDefault="004D1711" w:rsidP="0079078B">
      <w:pPr>
        <w:pStyle w:val="Kode"/>
      </w:pPr>
    </w:p>
    <w:p w14:paraId="7E8BB3A9" w14:textId="77777777" w:rsidR="004D1711" w:rsidRPr="004D1711" w:rsidRDefault="004D1711" w:rsidP="0079078B">
      <w:pPr>
        <w:pStyle w:val="Kode"/>
      </w:pPr>
      <w:r w:rsidRPr="004D1711">
        <w:t>def _load_live_inventory() -&gt; dict:</w:t>
      </w:r>
    </w:p>
    <w:p w14:paraId="50784923" w14:textId="77777777" w:rsidR="004D1711" w:rsidRPr="004D1711" w:rsidRDefault="004D1711" w:rsidP="0079078B">
      <w:pPr>
        <w:pStyle w:val="Kode"/>
      </w:pPr>
      <w:r w:rsidRPr="004D1711">
        <w:t>    raw = _load_json("bucket_B_models")</w:t>
      </w:r>
    </w:p>
    <w:p w14:paraId="319AAF8A" w14:textId="77777777" w:rsidR="004D1711" w:rsidRPr="004D1711" w:rsidRDefault="004D1711" w:rsidP="0079078B">
      <w:pPr>
        <w:pStyle w:val="Kode"/>
      </w:pPr>
      <w:r w:rsidRPr="004D1711">
        <w:t>    if not raw:</w:t>
      </w:r>
    </w:p>
    <w:p w14:paraId="164D0339" w14:textId="77777777" w:rsidR="004D1711" w:rsidRPr="004D1711" w:rsidRDefault="004D1711" w:rsidP="0079078B">
      <w:pPr>
        <w:pStyle w:val="Kode"/>
      </w:pPr>
      <w:r w:rsidRPr="004D1711">
        <w:t>        print("  [Data] Warning: Bucket B not found. Live inventory unavailable.")</w:t>
      </w:r>
    </w:p>
    <w:p w14:paraId="23815D21" w14:textId="77777777" w:rsidR="004D1711" w:rsidRPr="004D1711" w:rsidRDefault="004D1711" w:rsidP="0079078B">
      <w:pPr>
        <w:pStyle w:val="Kode"/>
      </w:pPr>
      <w:r w:rsidRPr="004D1711">
        <w:t>        return {}</w:t>
      </w:r>
    </w:p>
    <w:p w14:paraId="34DE700A" w14:textId="77777777" w:rsidR="004D1711" w:rsidRPr="004D1711" w:rsidRDefault="004D1711" w:rsidP="0079078B">
      <w:pPr>
        <w:pStyle w:val="Kode"/>
      </w:pPr>
      <w:r w:rsidRPr="004D1711">
        <w:t>    inventory = {str(item["item_id"]): item for item in raw}</w:t>
      </w:r>
    </w:p>
    <w:p w14:paraId="547CFA2F" w14:textId="77777777" w:rsidR="004D1711" w:rsidRPr="004D1711" w:rsidRDefault="004D1711" w:rsidP="0079078B">
      <w:pPr>
        <w:pStyle w:val="Kode"/>
      </w:pPr>
      <w:r w:rsidRPr="004D1711">
        <w:t>    print(f"  [Data] Loaded {len(inventory):,} live inventory entries.")</w:t>
      </w:r>
    </w:p>
    <w:p w14:paraId="5996D303" w14:textId="77777777" w:rsidR="004D1711" w:rsidRPr="004D1711" w:rsidRDefault="004D1711" w:rsidP="0079078B">
      <w:pPr>
        <w:pStyle w:val="Kode"/>
      </w:pPr>
      <w:r w:rsidRPr="004D1711">
        <w:t>    return inventory</w:t>
      </w:r>
    </w:p>
    <w:p w14:paraId="0A29F030" w14:textId="77777777" w:rsidR="004D1711" w:rsidRPr="004D1711" w:rsidRDefault="004D1711" w:rsidP="0079078B">
      <w:pPr>
        <w:pStyle w:val="Kode"/>
      </w:pPr>
    </w:p>
    <w:p w14:paraId="05F0099A" w14:textId="77777777" w:rsidR="004D1711" w:rsidRPr="004D1711" w:rsidRDefault="004D1711" w:rsidP="0079078B">
      <w:pPr>
        <w:pStyle w:val="Kode"/>
      </w:pPr>
      <w:r w:rsidRPr="004D1711">
        <w:t>def _compute_total_stock(live_item: dict) -&gt; int:</w:t>
      </w:r>
    </w:p>
    <w:p w14:paraId="64AD1A35" w14:textId="77777777" w:rsidR="004D1711" w:rsidRPr="004D1711" w:rsidRDefault="004D1711" w:rsidP="0079078B">
      <w:pPr>
        <w:pStyle w:val="Kode"/>
      </w:pPr>
      <w:r w:rsidRPr="004D1711">
        <w:t>    return sum(</w:t>
      </w:r>
    </w:p>
    <w:p w14:paraId="5FD3451C" w14:textId="77777777" w:rsidR="004D1711" w:rsidRPr="004D1711" w:rsidRDefault="004D1711" w:rsidP="0079078B">
      <w:pPr>
        <w:pStyle w:val="Kode"/>
      </w:pPr>
      <w:r w:rsidRPr="004D1711">
        <w:t>        _extract_variant_stock(v)</w:t>
      </w:r>
    </w:p>
    <w:p w14:paraId="470F258D" w14:textId="77777777" w:rsidR="004D1711" w:rsidRPr="004D1711" w:rsidRDefault="004D1711" w:rsidP="0079078B">
      <w:pPr>
        <w:pStyle w:val="Kode"/>
      </w:pPr>
      <w:r w:rsidRPr="004D1711">
        <w:t>        for v in (live_item.get("models", []) or [])</w:t>
      </w:r>
    </w:p>
    <w:p w14:paraId="2B207F05" w14:textId="77777777" w:rsidR="004D1711" w:rsidRPr="004D1711" w:rsidRDefault="004D1711" w:rsidP="0079078B">
      <w:pPr>
        <w:pStyle w:val="Kode"/>
      </w:pPr>
      <w:r w:rsidRPr="004D1711">
        <w:t>    )</w:t>
      </w:r>
    </w:p>
    <w:p w14:paraId="18B5B2C5" w14:textId="77777777" w:rsidR="004D1711" w:rsidRPr="004D1711" w:rsidRDefault="004D1711" w:rsidP="0079078B">
      <w:pPr>
        <w:pStyle w:val="Kode"/>
      </w:pPr>
    </w:p>
    <w:p w14:paraId="0D97DBC7" w14:textId="77777777" w:rsidR="004D1711" w:rsidRPr="004D1711" w:rsidRDefault="004D1711" w:rsidP="0079078B">
      <w:pPr>
        <w:pStyle w:val="Kode"/>
      </w:pPr>
      <w:r w:rsidRPr="004D1711">
        <w:t>def _compute_out_of_stock_ids(live_inventory: dict) -&gt; set:</w:t>
      </w:r>
    </w:p>
    <w:p w14:paraId="15D71B37" w14:textId="77777777" w:rsidR="004D1711" w:rsidRPr="004D1711" w:rsidRDefault="004D1711" w:rsidP="0079078B">
      <w:pPr>
        <w:pStyle w:val="Kode"/>
      </w:pPr>
      <w:r w:rsidRPr="004D1711">
        <w:lastRenderedPageBreak/>
        <w:t>    oos = set()</w:t>
      </w:r>
    </w:p>
    <w:p w14:paraId="783BD01D" w14:textId="77777777" w:rsidR="004D1711" w:rsidRPr="004D1711" w:rsidRDefault="004D1711" w:rsidP="0079078B">
      <w:pPr>
        <w:pStyle w:val="Kode"/>
      </w:pPr>
      <w:r w:rsidRPr="004D1711">
        <w:t>    for item_id, data in live_inventory.items():</w:t>
      </w:r>
    </w:p>
    <w:p w14:paraId="29ABDF26" w14:textId="77777777" w:rsidR="004D1711" w:rsidRPr="004D1711" w:rsidRDefault="004D1711" w:rsidP="0079078B">
      <w:pPr>
        <w:pStyle w:val="Kode"/>
      </w:pPr>
      <w:r w:rsidRPr="004D1711">
        <w:t>        if _compute_total_stock(data) == 0:</w:t>
      </w:r>
    </w:p>
    <w:p w14:paraId="419C7CF6" w14:textId="77777777" w:rsidR="004D1711" w:rsidRPr="004D1711" w:rsidRDefault="004D1711" w:rsidP="0079078B">
      <w:pPr>
        <w:pStyle w:val="Kode"/>
      </w:pPr>
      <w:r w:rsidRPr="004D1711">
        <w:t>            oos.add(item_id)</w:t>
      </w:r>
    </w:p>
    <w:p w14:paraId="2B72C023" w14:textId="77777777" w:rsidR="004D1711" w:rsidRPr="004D1711" w:rsidRDefault="004D1711" w:rsidP="0079078B">
      <w:pPr>
        <w:pStyle w:val="Kode"/>
      </w:pPr>
      <w:r w:rsidRPr="004D1711">
        <w:t>    print(f"  [Data] {len(oos):,} product(s) are fully out of stock.")</w:t>
      </w:r>
    </w:p>
    <w:p w14:paraId="6C41BF3A" w14:textId="77777777" w:rsidR="004D1711" w:rsidRPr="004D1711" w:rsidRDefault="004D1711" w:rsidP="0079078B">
      <w:pPr>
        <w:pStyle w:val="Kode"/>
      </w:pPr>
      <w:r w:rsidRPr="004D1711">
        <w:t>    return oos</w:t>
      </w:r>
    </w:p>
    <w:p w14:paraId="3151FCF9" w14:textId="77777777" w:rsidR="004D1711" w:rsidRPr="004D1711" w:rsidRDefault="004D1711" w:rsidP="0079078B">
      <w:pPr>
        <w:pStyle w:val="Kode"/>
      </w:pPr>
    </w:p>
    <w:p w14:paraId="31629B53" w14:textId="77777777" w:rsidR="004D1711" w:rsidRPr="004D1711" w:rsidRDefault="004D1711" w:rsidP="0079078B">
      <w:pPr>
        <w:pStyle w:val="Kode"/>
      </w:pPr>
      <w:r w:rsidRPr="004D1711">
        <w:t>def _build_price_snapshot(models_raw: list) -&gt; dict:</w:t>
      </w:r>
    </w:p>
    <w:p w14:paraId="2EED81D7" w14:textId="77777777" w:rsidR="004D1711" w:rsidRPr="004D1711" w:rsidRDefault="004D1711" w:rsidP="0079078B">
      <w:pPr>
        <w:pStyle w:val="Kode"/>
      </w:pPr>
      <w:r w:rsidRPr="004D1711">
        <w:t>    snapshot: dict[str, dict] = {}</w:t>
      </w:r>
    </w:p>
    <w:p w14:paraId="689AE1E8" w14:textId="77777777" w:rsidR="004D1711" w:rsidRPr="004D1711" w:rsidRDefault="004D1711" w:rsidP="0079078B">
      <w:pPr>
        <w:pStyle w:val="Kode"/>
      </w:pPr>
      <w:r w:rsidRPr="004D1711">
        <w:t>    for item in models_raw:</w:t>
      </w:r>
    </w:p>
    <w:p w14:paraId="18D96217" w14:textId="77777777" w:rsidR="004D1711" w:rsidRPr="004D1711" w:rsidRDefault="004D1711" w:rsidP="0079078B">
      <w:pPr>
        <w:pStyle w:val="Kode"/>
      </w:pPr>
      <w:r w:rsidRPr="004D1711">
        <w:t>        item_id = str(item["item_id"])</w:t>
      </w:r>
    </w:p>
    <w:p w14:paraId="6694D9E7" w14:textId="77777777" w:rsidR="004D1711" w:rsidRPr="004D1711" w:rsidRDefault="004D1711" w:rsidP="0079078B">
      <w:pPr>
        <w:pStyle w:val="Kode"/>
      </w:pPr>
      <w:r w:rsidRPr="004D1711">
        <w:t>        prices  = [_extract_variant_price(m) for m in item.get("models", [])]</w:t>
      </w:r>
    </w:p>
    <w:p w14:paraId="7778730B" w14:textId="77777777" w:rsidR="004D1711" w:rsidRPr="004D1711" w:rsidRDefault="004D1711" w:rsidP="0079078B">
      <w:pPr>
        <w:pStyle w:val="Kode"/>
      </w:pPr>
      <w:r w:rsidRPr="004D1711">
        <w:t>        prices  = [p for p in prices if p &gt; 0]</w:t>
      </w:r>
    </w:p>
    <w:p w14:paraId="62E25E10" w14:textId="77777777" w:rsidR="004D1711" w:rsidRPr="004D1711" w:rsidRDefault="004D1711" w:rsidP="0079078B">
      <w:pPr>
        <w:pStyle w:val="Kode"/>
      </w:pPr>
      <w:r w:rsidRPr="004D1711">
        <w:t>        if prices:</w:t>
      </w:r>
    </w:p>
    <w:p w14:paraId="213F6966" w14:textId="77777777" w:rsidR="004D1711" w:rsidRPr="004D1711" w:rsidRDefault="004D1711" w:rsidP="0079078B">
      <w:pPr>
        <w:pStyle w:val="Kode"/>
      </w:pPr>
      <w:r w:rsidRPr="004D1711">
        <w:t>            snapshot[item_id] = {"min": min(prices), "max": max(prices)}</w:t>
      </w:r>
    </w:p>
    <w:p w14:paraId="18BB42E0" w14:textId="77777777" w:rsidR="004D1711" w:rsidRPr="004D1711" w:rsidRDefault="004D1711" w:rsidP="0079078B">
      <w:pPr>
        <w:pStyle w:val="Kode"/>
      </w:pPr>
      <w:r w:rsidRPr="004D1711">
        <w:t>    return snapshot</w:t>
      </w:r>
    </w:p>
    <w:p w14:paraId="63015687" w14:textId="77777777" w:rsidR="004D1711" w:rsidRPr="004D1711" w:rsidRDefault="004D1711" w:rsidP="0079078B">
      <w:pPr>
        <w:pStyle w:val="Kode"/>
      </w:pPr>
    </w:p>
    <w:p w14:paraId="45615A00" w14:textId="77777777" w:rsidR="004D1711" w:rsidRPr="004D1711" w:rsidRDefault="004D1711" w:rsidP="0079078B">
      <w:pPr>
        <w:pStyle w:val="Kode"/>
      </w:pPr>
      <w:r w:rsidRPr="004D1711">
        <w:t>def _build_extra_info_lookup(extra_raw: list) -&gt; dict:</w:t>
      </w:r>
    </w:p>
    <w:p w14:paraId="42C68D7D" w14:textId="77777777" w:rsidR="004D1711" w:rsidRPr="004D1711" w:rsidRDefault="004D1711" w:rsidP="0079078B">
      <w:pPr>
        <w:pStyle w:val="Kode"/>
      </w:pPr>
      <w:r w:rsidRPr="004D1711">
        <w:t>    return {str(item.get("item_id", "")): item for item in extra_raw}</w:t>
      </w:r>
    </w:p>
    <w:p w14:paraId="562EC5EE" w14:textId="77777777" w:rsidR="004D1711" w:rsidRPr="004D1711" w:rsidRDefault="004D1711" w:rsidP="0079078B">
      <w:pPr>
        <w:pStyle w:val="Kode"/>
      </w:pPr>
    </w:p>
    <w:p w14:paraId="5B6C2D47" w14:textId="77777777" w:rsidR="004D1711" w:rsidRPr="004D1711" w:rsidRDefault="004D1711" w:rsidP="0079078B">
      <w:pPr>
        <w:pStyle w:val="Kode"/>
      </w:pPr>
      <w:r w:rsidRPr="004D1711">
        <w:t>def _build_category_lookup(categories_raw: list) -&gt; dict:</w:t>
      </w:r>
    </w:p>
    <w:p w14:paraId="6011D342" w14:textId="77777777" w:rsidR="004D1711" w:rsidRPr="004D1711" w:rsidRDefault="004D1711" w:rsidP="0079078B">
      <w:pPr>
        <w:pStyle w:val="Kode"/>
      </w:pPr>
      <w:r w:rsidRPr="004D1711">
        <w:t>    lookup: dict[str, str] = {}</w:t>
      </w:r>
    </w:p>
    <w:p w14:paraId="26E27C58" w14:textId="77777777" w:rsidR="004D1711" w:rsidRPr="004D1711" w:rsidRDefault="004D1711" w:rsidP="0079078B">
      <w:pPr>
        <w:pStyle w:val="Kode"/>
      </w:pPr>
      <w:r w:rsidRPr="004D1711">
        <w:t>    for cat in categories_raw:</w:t>
      </w:r>
    </w:p>
    <w:p w14:paraId="59C90EFD" w14:textId="77777777" w:rsidR="004D1711" w:rsidRPr="004D1711" w:rsidRDefault="004D1711" w:rsidP="0079078B">
      <w:pPr>
        <w:pStyle w:val="Kode"/>
      </w:pPr>
      <w:r w:rsidRPr="004D1711">
        <w:t>        cat_id = str(cat.get("category_id", "")).strip()</w:t>
      </w:r>
    </w:p>
    <w:p w14:paraId="1150E3A5" w14:textId="77777777" w:rsidR="004D1711" w:rsidRPr="004D1711" w:rsidRDefault="004D1711" w:rsidP="0079078B">
      <w:pPr>
        <w:pStyle w:val="Kode"/>
      </w:pPr>
      <w:r w:rsidRPr="004D1711">
        <w:t>        name   = (cat.get("display_category_name")</w:t>
      </w:r>
    </w:p>
    <w:p w14:paraId="6739DB59" w14:textId="77777777" w:rsidR="004D1711" w:rsidRPr="004D1711" w:rsidRDefault="004D1711" w:rsidP="0079078B">
      <w:pPr>
        <w:pStyle w:val="Kode"/>
      </w:pPr>
      <w:r w:rsidRPr="004D1711">
        <w:t>                  or cat.get("category_name")</w:t>
      </w:r>
    </w:p>
    <w:p w14:paraId="31A0DE31" w14:textId="77777777" w:rsidR="004D1711" w:rsidRPr="004D1711" w:rsidRDefault="004D1711" w:rsidP="0079078B">
      <w:pPr>
        <w:pStyle w:val="Kode"/>
      </w:pPr>
      <w:r w:rsidRPr="004D1711">
        <w:t>                  or cat.get("name", "")).strip()</w:t>
      </w:r>
    </w:p>
    <w:p w14:paraId="0378D71F" w14:textId="77777777" w:rsidR="004D1711" w:rsidRPr="004D1711" w:rsidRDefault="004D1711" w:rsidP="0079078B">
      <w:pPr>
        <w:pStyle w:val="Kode"/>
      </w:pPr>
      <w:r w:rsidRPr="004D1711">
        <w:t>        if cat_id and name:</w:t>
      </w:r>
    </w:p>
    <w:p w14:paraId="4DE16128" w14:textId="77777777" w:rsidR="004D1711" w:rsidRPr="004D1711" w:rsidRDefault="004D1711" w:rsidP="0079078B">
      <w:pPr>
        <w:pStyle w:val="Kode"/>
      </w:pPr>
      <w:r w:rsidRPr="004D1711">
        <w:t>            lookup[cat_id] = name</w:t>
      </w:r>
    </w:p>
    <w:p w14:paraId="5A590B67" w14:textId="77777777" w:rsidR="004D1711" w:rsidRPr="004D1711" w:rsidRDefault="004D1711" w:rsidP="0079078B">
      <w:pPr>
        <w:pStyle w:val="Kode"/>
      </w:pPr>
      <w:r w:rsidRPr="004D1711">
        <w:t>    if lookup:</w:t>
      </w:r>
    </w:p>
    <w:p w14:paraId="25176063" w14:textId="77777777" w:rsidR="004D1711" w:rsidRPr="004D1711" w:rsidRDefault="004D1711" w:rsidP="0079078B">
      <w:pPr>
        <w:pStyle w:val="Kode"/>
      </w:pPr>
      <w:r w:rsidRPr="004D1711">
        <w:t>        print(f"  [Data] Loaded {len(lookup)} category id → name mappings.")</w:t>
      </w:r>
    </w:p>
    <w:p w14:paraId="0CD97402" w14:textId="77777777" w:rsidR="004D1711" w:rsidRPr="004D1711" w:rsidRDefault="004D1711" w:rsidP="0079078B">
      <w:pPr>
        <w:pStyle w:val="Kode"/>
      </w:pPr>
      <w:r w:rsidRPr="004D1711">
        <w:t>    return lookup</w:t>
      </w:r>
    </w:p>
    <w:p w14:paraId="0D44337E" w14:textId="77777777" w:rsidR="004D1711" w:rsidRPr="004D1711" w:rsidRDefault="004D1711" w:rsidP="0079078B">
      <w:pPr>
        <w:pStyle w:val="Kode"/>
      </w:pPr>
    </w:p>
    <w:p w14:paraId="0C78162F" w14:textId="77777777" w:rsidR="004D1711" w:rsidRPr="004D1711" w:rsidRDefault="004D1711" w:rsidP="0079078B">
      <w:pPr>
        <w:pStyle w:val="Kode"/>
      </w:pPr>
      <w:r w:rsidRPr="004D1711">
        <w:t>def _build_review_aggregates(comments_raw: list, id_to_name: dict) -&gt; tuple[dict, dict]:</w:t>
      </w:r>
    </w:p>
    <w:p w14:paraId="75F7BF65" w14:textId="77777777" w:rsidR="004D1711" w:rsidRPr="004D1711" w:rsidRDefault="004D1711" w:rsidP="0079078B">
      <w:pPr>
        <w:pStyle w:val="Kode"/>
      </w:pPr>
      <w:r w:rsidRPr="004D1711">
        <w:t>    by_item: dict[str, list] = defaultdict(list)</w:t>
      </w:r>
    </w:p>
    <w:p w14:paraId="3C7679FB" w14:textId="77777777" w:rsidR="004D1711" w:rsidRPr="004D1711" w:rsidRDefault="004D1711" w:rsidP="0079078B">
      <w:pPr>
        <w:pStyle w:val="Kode"/>
      </w:pPr>
      <w:r w:rsidRPr="004D1711">
        <w:t>    for row in comments_raw:</w:t>
      </w:r>
    </w:p>
    <w:p w14:paraId="2832686E" w14:textId="77777777" w:rsidR="004D1711" w:rsidRPr="004D1711" w:rsidRDefault="004D1711" w:rsidP="0079078B">
      <w:pPr>
        <w:pStyle w:val="Kode"/>
      </w:pPr>
      <w:r w:rsidRPr="004D1711">
        <w:t>        item_id = str(row.get("item_id", ""))</w:t>
      </w:r>
    </w:p>
    <w:p w14:paraId="30DCFA0F" w14:textId="77777777" w:rsidR="004D1711" w:rsidRPr="004D1711" w:rsidRDefault="004D1711" w:rsidP="0079078B">
      <w:pPr>
        <w:pStyle w:val="Kode"/>
      </w:pPr>
      <w:r w:rsidRPr="004D1711">
        <w:t>        text    = str(row.get("comment", "")).strip()</w:t>
      </w:r>
    </w:p>
    <w:p w14:paraId="2871F0D6" w14:textId="77777777" w:rsidR="004D1711" w:rsidRPr="004D1711" w:rsidRDefault="004D1711" w:rsidP="0079078B">
      <w:pPr>
        <w:pStyle w:val="Kode"/>
      </w:pPr>
      <w:r w:rsidRPr="004D1711">
        <w:t>        rating  = float(row.get("rating_star", 0))</w:t>
      </w:r>
    </w:p>
    <w:p w14:paraId="3630FDFC" w14:textId="77777777" w:rsidR="004D1711" w:rsidRPr="004D1711" w:rsidRDefault="004D1711" w:rsidP="0079078B">
      <w:pPr>
        <w:pStyle w:val="Kode"/>
      </w:pPr>
      <w:r w:rsidRPr="004D1711">
        <w:t>        if text:</w:t>
      </w:r>
    </w:p>
    <w:p w14:paraId="108C87E3" w14:textId="77777777" w:rsidR="004D1711" w:rsidRPr="004D1711" w:rsidRDefault="004D1711" w:rsidP="0079078B">
      <w:pPr>
        <w:pStyle w:val="Kode"/>
      </w:pPr>
      <w:r w:rsidRPr="004D1711">
        <w:lastRenderedPageBreak/>
        <w:t>            by_item[item_id].append({"text": text, "rating": rating})</w:t>
      </w:r>
    </w:p>
    <w:p w14:paraId="7A45D30C" w14:textId="77777777" w:rsidR="004D1711" w:rsidRPr="004D1711" w:rsidRDefault="004D1711" w:rsidP="0079078B">
      <w:pPr>
        <w:pStyle w:val="Kode"/>
      </w:pPr>
    </w:p>
    <w:p w14:paraId="63BE6D6A" w14:textId="77777777" w:rsidR="004D1711" w:rsidRPr="004D1711" w:rsidRDefault="004D1711" w:rsidP="0079078B">
      <w:pPr>
        <w:pStyle w:val="Kode"/>
      </w:pPr>
      <w:r w:rsidRPr="004D1711">
        <w:t>    summaries: dict[str, str] = {}</w:t>
      </w:r>
    </w:p>
    <w:p w14:paraId="1B7877AB" w14:textId="77777777" w:rsidR="004D1711" w:rsidRPr="004D1711" w:rsidRDefault="004D1711" w:rsidP="0079078B">
      <w:pPr>
        <w:pStyle w:val="Kode"/>
      </w:pPr>
      <w:r w:rsidRPr="004D1711">
        <w:t>    for item_id, reviews in by_item.items():</w:t>
      </w:r>
    </w:p>
    <w:p w14:paraId="77938DC5" w14:textId="77777777" w:rsidR="004D1711" w:rsidRPr="004D1711" w:rsidRDefault="004D1711" w:rsidP="0079078B">
      <w:pPr>
        <w:pStyle w:val="Kode"/>
      </w:pPr>
      <w:r w:rsidRPr="004D1711">
        <w:t>        name    = id_to_name.get(item_id, "this product")</w:t>
      </w:r>
    </w:p>
    <w:p w14:paraId="72B2B6AC" w14:textId="77777777" w:rsidR="004D1711" w:rsidRPr="004D1711" w:rsidRDefault="004D1711" w:rsidP="0079078B">
      <w:pPr>
        <w:pStyle w:val="Kode"/>
      </w:pPr>
      <w:r w:rsidRPr="004D1711">
        <w:t>        ratings = [r["rating"] for r in reviews]</w:t>
      </w:r>
    </w:p>
    <w:p w14:paraId="4D16EB48" w14:textId="77777777" w:rsidR="004D1711" w:rsidRPr="004D1711" w:rsidRDefault="004D1711" w:rsidP="0079078B">
      <w:pPr>
        <w:pStyle w:val="Kode"/>
      </w:pPr>
      <w:r w:rsidRPr="004D1711">
        <w:t>        avg     = sum(ratings) / len(ratings)</w:t>
      </w:r>
    </w:p>
    <w:p w14:paraId="034CFA4F" w14:textId="77777777" w:rsidR="004D1711" w:rsidRPr="004D1711" w:rsidRDefault="004D1711" w:rsidP="0079078B">
      <w:pPr>
        <w:pStyle w:val="Kode"/>
      </w:pPr>
      <w:r w:rsidRPr="004D1711">
        <w:t>        total   = len(ratings)</w:t>
      </w:r>
    </w:p>
    <w:p w14:paraId="3B2B5150" w14:textId="77777777" w:rsidR="004D1711" w:rsidRPr="004D1711" w:rsidRDefault="004D1711" w:rsidP="0079078B">
      <w:pPr>
        <w:pStyle w:val="Kode"/>
      </w:pPr>
      <w:r w:rsidRPr="004D1711">
        <w:t>        pos     = sum(1 for r in ratings if r &gt;= 4)</w:t>
      </w:r>
    </w:p>
    <w:p w14:paraId="07DB2EC7" w14:textId="77777777" w:rsidR="004D1711" w:rsidRPr="004D1711" w:rsidRDefault="004D1711" w:rsidP="0079078B">
      <w:pPr>
        <w:pStyle w:val="Kode"/>
      </w:pPr>
      <w:r w:rsidRPr="004D1711">
        <w:t>        neg     = sum(1 for r in ratings if r &lt;= 2)</w:t>
      </w:r>
    </w:p>
    <w:p w14:paraId="7E9E420F" w14:textId="77777777" w:rsidR="004D1711" w:rsidRPr="004D1711" w:rsidRDefault="004D1711" w:rsidP="0079078B">
      <w:pPr>
        <w:pStyle w:val="Kode"/>
      </w:pPr>
    </w:p>
    <w:p w14:paraId="18593B61" w14:textId="77777777" w:rsidR="004D1711" w:rsidRPr="004D1711" w:rsidRDefault="004D1711" w:rsidP="0079078B">
      <w:pPr>
        <w:pStyle w:val="Kode"/>
      </w:pPr>
      <w:r w:rsidRPr="004D1711">
        <w:t>        pos_snippets = [r["text"][:120] for r in reviews if r["rating"] &gt;= 4][:3]</w:t>
      </w:r>
    </w:p>
    <w:p w14:paraId="3247AA84" w14:textId="77777777" w:rsidR="004D1711" w:rsidRPr="004D1711" w:rsidRDefault="004D1711" w:rsidP="0079078B">
      <w:pPr>
        <w:pStyle w:val="Kode"/>
      </w:pPr>
      <w:r w:rsidRPr="004D1711">
        <w:t>        neg_snippets = [r["text"][:120] for r in reviews if r["rating"] &lt;= 2][:3]</w:t>
      </w:r>
    </w:p>
    <w:p w14:paraId="02655F3A" w14:textId="77777777" w:rsidR="004D1711" w:rsidRPr="004D1711" w:rsidRDefault="004D1711" w:rsidP="0079078B">
      <w:pPr>
        <w:pStyle w:val="Kode"/>
      </w:pPr>
    </w:p>
    <w:p w14:paraId="0602DC50" w14:textId="77777777" w:rsidR="004D1711" w:rsidRPr="004D1711" w:rsidRDefault="004D1711" w:rsidP="0079078B">
      <w:pPr>
        <w:pStyle w:val="Kode"/>
      </w:pPr>
      <w:r w:rsidRPr="004D1711">
        <w:t>        lines = [</w:t>
      </w:r>
    </w:p>
    <w:p w14:paraId="36CA8AEF" w14:textId="77777777" w:rsidR="004D1711" w:rsidRPr="004D1711" w:rsidRDefault="004D1711" w:rsidP="0079078B">
      <w:pPr>
        <w:pStyle w:val="Kode"/>
      </w:pPr>
      <w:r w:rsidRPr="004D1711">
        <w:t>            f"Review summary for '{name}': {total} reviews, avg {avg:.1f}/5 stars.",</w:t>
      </w:r>
    </w:p>
    <w:p w14:paraId="1340C131" w14:textId="77777777" w:rsidR="004D1711" w:rsidRPr="004D1711" w:rsidRDefault="004D1711" w:rsidP="0079078B">
      <w:pPr>
        <w:pStyle w:val="Kode"/>
      </w:pPr>
      <w:r w:rsidRPr="004D1711">
        <w:t>            f"Breakdown: {pos} positive, {total - pos - neg} neutral, {neg} negative.",</w:t>
      </w:r>
    </w:p>
    <w:p w14:paraId="36403F35" w14:textId="77777777" w:rsidR="004D1711" w:rsidRPr="004D1711" w:rsidRDefault="004D1711" w:rsidP="0079078B">
      <w:pPr>
        <w:pStyle w:val="Kode"/>
      </w:pPr>
      <w:r w:rsidRPr="004D1711">
        <w:t>        ]</w:t>
      </w:r>
    </w:p>
    <w:p w14:paraId="59C595E4" w14:textId="77777777" w:rsidR="004D1711" w:rsidRPr="004D1711" w:rsidRDefault="004D1711" w:rsidP="0079078B">
      <w:pPr>
        <w:pStyle w:val="Kode"/>
      </w:pPr>
      <w:r w:rsidRPr="004D1711">
        <w:t>        if pos_snippets:</w:t>
      </w:r>
    </w:p>
    <w:p w14:paraId="0C142A2B" w14:textId="77777777" w:rsidR="004D1711" w:rsidRPr="004D1711" w:rsidRDefault="004D1711" w:rsidP="0079078B">
      <w:pPr>
        <w:pStyle w:val="Kode"/>
      </w:pPr>
      <w:r w:rsidRPr="004D1711">
        <w:t>            lines.append("Common praise: " + " | ".join(pos_snippets))</w:t>
      </w:r>
    </w:p>
    <w:p w14:paraId="7CA25B08" w14:textId="77777777" w:rsidR="004D1711" w:rsidRPr="004D1711" w:rsidRDefault="004D1711" w:rsidP="0079078B">
      <w:pPr>
        <w:pStyle w:val="Kode"/>
      </w:pPr>
      <w:r w:rsidRPr="004D1711">
        <w:t>        if neg_snippets:</w:t>
      </w:r>
    </w:p>
    <w:p w14:paraId="7B8B3092" w14:textId="77777777" w:rsidR="004D1711" w:rsidRPr="004D1711" w:rsidRDefault="004D1711" w:rsidP="0079078B">
      <w:pPr>
        <w:pStyle w:val="Kode"/>
      </w:pPr>
      <w:r w:rsidRPr="004D1711">
        <w:t>            lines.append("Common complaints: " + " | ".join(neg_snippets))</w:t>
      </w:r>
    </w:p>
    <w:p w14:paraId="25D35C2F" w14:textId="77777777" w:rsidR="004D1711" w:rsidRPr="004D1711" w:rsidRDefault="004D1711" w:rsidP="0079078B">
      <w:pPr>
        <w:pStyle w:val="Kode"/>
      </w:pPr>
    </w:p>
    <w:p w14:paraId="38843664" w14:textId="77777777" w:rsidR="004D1711" w:rsidRPr="004D1711" w:rsidRDefault="004D1711" w:rsidP="0079078B">
      <w:pPr>
        <w:pStyle w:val="Kode"/>
      </w:pPr>
      <w:r w:rsidRPr="004D1711">
        <w:t>        summaries[item_id] = "\n".join(lines)</w:t>
      </w:r>
    </w:p>
    <w:p w14:paraId="43276076" w14:textId="77777777" w:rsidR="004D1711" w:rsidRPr="004D1711" w:rsidRDefault="004D1711" w:rsidP="0079078B">
      <w:pPr>
        <w:pStyle w:val="Kode"/>
      </w:pPr>
    </w:p>
    <w:p w14:paraId="58AC694E" w14:textId="77777777" w:rsidR="004D1711" w:rsidRPr="004D1711" w:rsidRDefault="004D1711" w:rsidP="0079078B">
      <w:pPr>
        <w:pStyle w:val="Kode"/>
      </w:pPr>
      <w:r w:rsidRPr="004D1711">
        <w:t>    return summaries, by_item</w:t>
      </w:r>
    </w:p>
    <w:p w14:paraId="6950B864" w14:textId="77777777" w:rsidR="004D1711" w:rsidRPr="004D1711" w:rsidRDefault="004D1711" w:rsidP="0079078B">
      <w:pPr>
        <w:pStyle w:val="Kode"/>
      </w:pPr>
    </w:p>
    <w:p w14:paraId="58BEB31C" w14:textId="77777777" w:rsidR="004D1711" w:rsidRPr="004D1711" w:rsidRDefault="004D1711" w:rsidP="0079078B">
      <w:pPr>
        <w:pStyle w:val="Kode"/>
      </w:pPr>
      <w:r w:rsidRPr="004D1711">
        <w:t># ===========================================================================</w:t>
      </w:r>
    </w:p>
    <w:p w14:paraId="26EA30C2" w14:textId="77777777" w:rsidR="004D1711" w:rsidRPr="004D1711" w:rsidRDefault="004D1711" w:rsidP="0079078B">
      <w:pPr>
        <w:pStyle w:val="Kode"/>
      </w:pPr>
      <w:r w:rsidRPr="004D1711">
        <w:t># 5. CHROMADB — DUAL COLLECTION SETUP</w:t>
      </w:r>
    </w:p>
    <w:p w14:paraId="015D586C" w14:textId="77777777" w:rsidR="004D1711" w:rsidRPr="004D1711" w:rsidRDefault="004D1711" w:rsidP="0079078B">
      <w:pPr>
        <w:pStyle w:val="Kode"/>
      </w:pPr>
      <w:r w:rsidRPr="004D1711">
        <w:t># ===========================================================================</w:t>
      </w:r>
    </w:p>
    <w:p w14:paraId="7515E7D2" w14:textId="77777777" w:rsidR="004D1711" w:rsidRPr="004D1711" w:rsidRDefault="004D1711" w:rsidP="0079078B">
      <w:pPr>
        <w:pStyle w:val="Kode"/>
      </w:pPr>
      <w:r w:rsidRPr="004D1711">
        <w:t>def _build_public_aggregate_docs(</w:t>
      </w:r>
    </w:p>
    <w:p w14:paraId="646B5328" w14:textId="77777777" w:rsidR="004D1711" w:rsidRPr="004D1711" w:rsidRDefault="004D1711" w:rsidP="0079078B">
      <w:pPr>
        <w:pStyle w:val="Kode"/>
      </w:pPr>
      <w:r w:rsidRPr="004D1711">
        <w:t>    records: list[dict],</w:t>
      </w:r>
    </w:p>
    <w:p w14:paraId="04621242" w14:textId="77777777" w:rsidR="004D1711" w:rsidRPr="004D1711" w:rsidRDefault="004D1711" w:rsidP="0079078B">
      <w:pPr>
        <w:pStyle w:val="Kode"/>
      </w:pPr>
      <w:r w:rsidRPr="004D1711">
        <w:t>    top_n: int = 20,</w:t>
      </w:r>
    </w:p>
    <w:p w14:paraId="41631098" w14:textId="77777777" w:rsidR="004D1711" w:rsidRPr="004D1711" w:rsidRDefault="004D1711" w:rsidP="0079078B">
      <w:pPr>
        <w:pStyle w:val="Kode"/>
      </w:pPr>
      <w:r w:rsidRPr="004D1711">
        <w:t>) -&gt; list[Document]:</w:t>
      </w:r>
    </w:p>
    <w:p w14:paraId="10806DEA" w14:textId="77777777" w:rsidR="004D1711" w:rsidRPr="004D1711" w:rsidRDefault="004D1711" w:rsidP="0079078B">
      <w:pPr>
        <w:pStyle w:val="Kode"/>
      </w:pPr>
      <w:r w:rsidRPr="004D1711">
        <w:t>    docs: list[Document] = []</w:t>
      </w:r>
    </w:p>
    <w:p w14:paraId="2A05638E" w14:textId="77777777" w:rsidR="004D1711" w:rsidRPr="004D1711" w:rsidRDefault="004D1711" w:rsidP="0079078B">
      <w:pPr>
        <w:pStyle w:val="Kode"/>
      </w:pPr>
    </w:p>
    <w:p w14:paraId="2BC9053F" w14:textId="77777777" w:rsidR="004D1711" w:rsidRPr="004D1711" w:rsidRDefault="004D1711" w:rsidP="0079078B">
      <w:pPr>
        <w:pStyle w:val="Kode"/>
      </w:pPr>
      <w:r w:rsidRPr="004D1711">
        <w:t>    def add(header: str, rows: list, line_fmt, doc_type: str) -&gt; None:</w:t>
      </w:r>
    </w:p>
    <w:p w14:paraId="59DB0060" w14:textId="77777777" w:rsidR="004D1711" w:rsidRPr="004D1711" w:rsidRDefault="004D1711" w:rsidP="0079078B">
      <w:pPr>
        <w:pStyle w:val="Kode"/>
      </w:pPr>
      <w:r w:rsidRPr="004D1711">
        <w:t>        if not rows:</w:t>
      </w:r>
    </w:p>
    <w:p w14:paraId="41AA4F72" w14:textId="77777777" w:rsidR="004D1711" w:rsidRPr="004D1711" w:rsidRDefault="004D1711" w:rsidP="0079078B">
      <w:pPr>
        <w:pStyle w:val="Kode"/>
      </w:pPr>
      <w:r w:rsidRPr="004D1711">
        <w:t>            return</w:t>
      </w:r>
    </w:p>
    <w:p w14:paraId="3DB6A9D2" w14:textId="77777777" w:rsidR="004D1711" w:rsidRPr="004D1711" w:rsidRDefault="004D1711" w:rsidP="0079078B">
      <w:pPr>
        <w:pStyle w:val="Kode"/>
      </w:pPr>
      <w:r w:rsidRPr="004D1711">
        <w:t>        lines = [f"{i}. {line_fmt(r)}" for i, r in enumerate(rows, 1)]</w:t>
      </w:r>
    </w:p>
    <w:p w14:paraId="239DBC3A" w14:textId="77777777" w:rsidR="004D1711" w:rsidRPr="004D1711" w:rsidRDefault="004D1711" w:rsidP="0079078B">
      <w:pPr>
        <w:pStyle w:val="Kode"/>
      </w:pPr>
      <w:r w:rsidRPr="004D1711">
        <w:lastRenderedPageBreak/>
        <w:t>        docs.append(Document(</w:t>
      </w:r>
    </w:p>
    <w:p w14:paraId="754AB5DD" w14:textId="77777777" w:rsidR="004D1711" w:rsidRPr="004D1711" w:rsidRDefault="004D1711" w:rsidP="0079078B">
      <w:pPr>
        <w:pStyle w:val="Kode"/>
      </w:pPr>
      <w:r w:rsidRPr="004D1711">
        <w:t>            text=header + "\n" + "\n".join(lines),</w:t>
      </w:r>
    </w:p>
    <w:p w14:paraId="4E2FD359" w14:textId="77777777" w:rsidR="004D1711" w:rsidRPr="004D1711" w:rsidRDefault="004D1711" w:rsidP="0079078B">
      <w:pPr>
        <w:pStyle w:val="Kode"/>
      </w:pPr>
      <w:r w:rsidRPr="004D1711">
        <w:t>            metadata={"type": doc_type, "item_id": "GLOBAL"},</w:t>
      </w:r>
    </w:p>
    <w:p w14:paraId="1BCBE51C" w14:textId="77777777" w:rsidR="004D1711" w:rsidRPr="004D1711" w:rsidRDefault="004D1711" w:rsidP="0079078B">
      <w:pPr>
        <w:pStyle w:val="Kode"/>
      </w:pPr>
      <w:r w:rsidRPr="004D1711">
        <w:t>        ))</w:t>
      </w:r>
    </w:p>
    <w:p w14:paraId="78212C99" w14:textId="77777777" w:rsidR="004D1711" w:rsidRPr="004D1711" w:rsidRDefault="004D1711" w:rsidP="0079078B">
      <w:pPr>
        <w:pStyle w:val="Kode"/>
      </w:pPr>
    </w:p>
    <w:p w14:paraId="2BB8EA16" w14:textId="77777777" w:rsidR="004D1711" w:rsidRPr="004D1711" w:rsidRDefault="004D1711" w:rsidP="0079078B">
      <w:pPr>
        <w:pStyle w:val="Kode"/>
      </w:pPr>
      <w:r w:rsidRPr="004D1711">
        <w:t>    # 1. Most expensive IN-STOCK</w:t>
      </w:r>
    </w:p>
    <w:p w14:paraId="6FF9153F" w14:textId="77777777" w:rsidR="004D1711" w:rsidRPr="004D1711" w:rsidRDefault="004D1711" w:rsidP="0079078B">
      <w:pPr>
        <w:pStyle w:val="Kode"/>
      </w:pPr>
      <w:r w:rsidRPr="004D1711">
        <w:t>    in_stock_expensive = sorted(</w:t>
      </w:r>
    </w:p>
    <w:p w14:paraId="41B10820" w14:textId="77777777" w:rsidR="004D1711" w:rsidRPr="004D1711" w:rsidRDefault="004D1711" w:rsidP="0079078B">
      <w:pPr>
        <w:pStyle w:val="Kode"/>
      </w:pPr>
      <w:r w:rsidRPr="004D1711">
        <w:t>        [r for r in records if r["price_max"] &gt; 0 and r["total_stock"] &gt; 0],</w:t>
      </w:r>
    </w:p>
    <w:p w14:paraId="3F917F61" w14:textId="77777777" w:rsidR="004D1711" w:rsidRPr="004D1711" w:rsidRDefault="004D1711" w:rsidP="0079078B">
      <w:pPr>
        <w:pStyle w:val="Kode"/>
      </w:pPr>
      <w:r w:rsidRPr="004D1711">
        <w:t>        key=lambda r: r["price_max"], reverse=True,</w:t>
      </w:r>
    </w:p>
    <w:p w14:paraId="4BD07837" w14:textId="77777777" w:rsidR="004D1711" w:rsidRPr="004D1711" w:rsidRDefault="004D1711" w:rsidP="0079078B">
      <w:pPr>
        <w:pStyle w:val="Kode"/>
      </w:pPr>
      <w:r w:rsidRPr="004D1711">
        <w:t>    )[:top_n]</w:t>
      </w:r>
    </w:p>
    <w:p w14:paraId="17A0B6DE" w14:textId="77777777" w:rsidR="004D1711" w:rsidRPr="004D1711" w:rsidRDefault="004D1711" w:rsidP="0079078B">
      <w:pPr>
        <w:pStyle w:val="Kode"/>
      </w:pPr>
      <w:r w:rsidRPr="004D1711">
        <w:t>    add(</w:t>
      </w:r>
    </w:p>
    <w:p w14:paraId="0B9410CF" w14:textId="77777777" w:rsidR="004D1711" w:rsidRPr="004D1711" w:rsidRDefault="004D1711" w:rsidP="0079078B">
      <w:pPr>
        <w:pStyle w:val="Kode"/>
      </w:pPr>
      <w:r w:rsidRPr="004D1711">
        <w:t>        "MOST EXPENSIVE IN-STOCK PRODUCTS — barang paling mahal, harga termahal, "</w:t>
      </w:r>
    </w:p>
    <w:p w14:paraId="4A55847B" w14:textId="77777777" w:rsidR="004D1711" w:rsidRPr="004D1711" w:rsidRDefault="004D1711" w:rsidP="0079078B">
      <w:pPr>
        <w:pStyle w:val="Kode"/>
      </w:pPr>
      <w:r w:rsidRPr="004D1711">
        <w:t>        "harga paling tinggi, produk termahal, most expensive.\n"</w:t>
      </w:r>
    </w:p>
    <w:p w14:paraId="4DC82DC3" w14:textId="77777777" w:rsidR="004D1711" w:rsidRPr="004D1711" w:rsidRDefault="004D1711" w:rsidP="0079078B">
      <w:pPr>
        <w:pStyle w:val="Kode"/>
      </w:pPr>
      <w:r w:rsidRPr="004D1711">
        <w:t>        "Only products currently in stock are listed. "</w:t>
      </w:r>
    </w:p>
    <w:p w14:paraId="13906BD5" w14:textId="77777777" w:rsidR="004D1711" w:rsidRPr="004D1711" w:rsidRDefault="004D1711" w:rsidP="0079078B">
      <w:pPr>
        <w:pStyle w:val="Kode"/>
      </w:pPr>
      <w:r w:rsidRPr="004D1711">
        <w:t>        "Ranked by maximum variant price (highest first):",</w:t>
      </w:r>
    </w:p>
    <w:p w14:paraId="268583A0" w14:textId="77777777" w:rsidR="004D1711" w:rsidRPr="004D1711" w:rsidRDefault="004D1711" w:rsidP="0079078B">
      <w:pPr>
        <w:pStyle w:val="Kode"/>
      </w:pPr>
      <w:r w:rsidRPr="004D1711">
        <w:t>        in_stock_expensive,</w:t>
      </w:r>
    </w:p>
    <w:p w14:paraId="6B176245" w14:textId="77777777" w:rsidR="004D1711" w:rsidRPr="004D1711" w:rsidRDefault="004D1711" w:rsidP="0079078B">
      <w:pPr>
        <w:pStyle w:val="Kode"/>
      </w:pPr>
      <w:r w:rsidRPr="004D1711">
        <w:t>        lambda r: f"{r['name']} (category: {r['category_name']}) — "</w:t>
      </w:r>
    </w:p>
    <w:p w14:paraId="7B21E667" w14:textId="77777777" w:rsidR="004D1711" w:rsidRPr="004D1711" w:rsidRDefault="004D1711" w:rsidP="0079078B">
      <w:pPr>
        <w:pStyle w:val="Kode"/>
      </w:pPr>
      <w:r w:rsidRPr="004D1711">
        <w:t>                  f"Rp {r['price_max']:,.0f} ({r['total_stock']} units in stock)",</w:t>
      </w:r>
    </w:p>
    <w:p w14:paraId="5E90E8A4" w14:textId="77777777" w:rsidR="004D1711" w:rsidRPr="004D1711" w:rsidRDefault="004D1711" w:rsidP="0079078B">
      <w:pPr>
        <w:pStyle w:val="Kode"/>
      </w:pPr>
      <w:r w:rsidRPr="004D1711">
        <w:t>        "aggregate_expensive_in_stock",</w:t>
      </w:r>
    </w:p>
    <w:p w14:paraId="7839B2B7" w14:textId="77777777" w:rsidR="004D1711" w:rsidRPr="004D1711" w:rsidRDefault="004D1711" w:rsidP="0079078B">
      <w:pPr>
        <w:pStyle w:val="Kode"/>
      </w:pPr>
      <w:r w:rsidRPr="004D1711">
        <w:t>    )</w:t>
      </w:r>
    </w:p>
    <w:p w14:paraId="588A2033" w14:textId="77777777" w:rsidR="004D1711" w:rsidRPr="004D1711" w:rsidRDefault="004D1711" w:rsidP="0079078B">
      <w:pPr>
        <w:pStyle w:val="Kode"/>
      </w:pPr>
    </w:p>
    <w:p w14:paraId="460218F9" w14:textId="77777777" w:rsidR="004D1711" w:rsidRPr="004D1711" w:rsidRDefault="004D1711" w:rsidP="0079078B">
      <w:pPr>
        <w:pStyle w:val="Kode"/>
      </w:pPr>
      <w:r w:rsidRPr="004D1711">
        <w:t>    # 2. Cheapest IN-STOCK</w:t>
      </w:r>
    </w:p>
    <w:p w14:paraId="5984D721" w14:textId="77777777" w:rsidR="004D1711" w:rsidRPr="004D1711" w:rsidRDefault="004D1711" w:rsidP="0079078B">
      <w:pPr>
        <w:pStyle w:val="Kode"/>
      </w:pPr>
      <w:r w:rsidRPr="004D1711">
        <w:t>    in_stock_cheap = sorted(</w:t>
      </w:r>
    </w:p>
    <w:p w14:paraId="583E028D" w14:textId="77777777" w:rsidR="004D1711" w:rsidRPr="004D1711" w:rsidRDefault="004D1711" w:rsidP="0079078B">
      <w:pPr>
        <w:pStyle w:val="Kode"/>
      </w:pPr>
      <w:r w:rsidRPr="004D1711">
        <w:t>        [r for r in records if r["price_min"] &gt; 0 and r["total_stock"] &gt; 0],</w:t>
      </w:r>
    </w:p>
    <w:p w14:paraId="5DF4B4D6" w14:textId="77777777" w:rsidR="004D1711" w:rsidRPr="004D1711" w:rsidRDefault="004D1711" w:rsidP="0079078B">
      <w:pPr>
        <w:pStyle w:val="Kode"/>
      </w:pPr>
      <w:r w:rsidRPr="004D1711">
        <w:t>        key=lambda r: r["price_min"],</w:t>
      </w:r>
    </w:p>
    <w:p w14:paraId="0FCA58E0" w14:textId="77777777" w:rsidR="004D1711" w:rsidRPr="004D1711" w:rsidRDefault="004D1711" w:rsidP="0079078B">
      <w:pPr>
        <w:pStyle w:val="Kode"/>
      </w:pPr>
      <w:r w:rsidRPr="004D1711">
        <w:t>    )[:top_n]</w:t>
      </w:r>
    </w:p>
    <w:p w14:paraId="60C048C3" w14:textId="77777777" w:rsidR="004D1711" w:rsidRPr="004D1711" w:rsidRDefault="004D1711" w:rsidP="0079078B">
      <w:pPr>
        <w:pStyle w:val="Kode"/>
      </w:pPr>
      <w:r w:rsidRPr="004D1711">
        <w:t>    add(</w:t>
      </w:r>
    </w:p>
    <w:p w14:paraId="4BB4544E" w14:textId="77777777" w:rsidR="004D1711" w:rsidRPr="004D1711" w:rsidRDefault="004D1711" w:rsidP="0079078B">
      <w:pPr>
        <w:pStyle w:val="Kode"/>
      </w:pPr>
      <w:r w:rsidRPr="004D1711">
        <w:t>        "CHEAPEST IN-STOCK PRODUCTS — barang paling murah, harga termurah, "</w:t>
      </w:r>
    </w:p>
    <w:p w14:paraId="60130AA7" w14:textId="77777777" w:rsidR="004D1711" w:rsidRPr="004D1711" w:rsidRDefault="004D1711" w:rsidP="0079078B">
      <w:pPr>
        <w:pStyle w:val="Kode"/>
      </w:pPr>
      <w:r w:rsidRPr="004D1711">
        <w:t>        "harga paling rendah, produk termurah, cheapest.\n"</w:t>
      </w:r>
    </w:p>
    <w:p w14:paraId="558C8C19" w14:textId="77777777" w:rsidR="004D1711" w:rsidRPr="004D1711" w:rsidRDefault="004D1711" w:rsidP="0079078B">
      <w:pPr>
        <w:pStyle w:val="Kode"/>
      </w:pPr>
      <w:r w:rsidRPr="004D1711">
        <w:t>        "Only products currently in stock are listed. "</w:t>
      </w:r>
    </w:p>
    <w:p w14:paraId="0BE77659" w14:textId="77777777" w:rsidR="004D1711" w:rsidRPr="004D1711" w:rsidRDefault="004D1711" w:rsidP="0079078B">
      <w:pPr>
        <w:pStyle w:val="Kode"/>
      </w:pPr>
      <w:r w:rsidRPr="004D1711">
        <w:t>        "Ranked by minimum variant price (lowest first):",</w:t>
      </w:r>
    </w:p>
    <w:p w14:paraId="49B3F0F3" w14:textId="77777777" w:rsidR="004D1711" w:rsidRPr="004D1711" w:rsidRDefault="004D1711" w:rsidP="0079078B">
      <w:pPr>
        <w:pStyle w:val="Kode"/>
      </w:pPr>
      <w:r w:rsidRPr="004D1711">
        <w:t>        in_stock_cheap,</w:t>
      </w:r>
    </w:p>
    <w:p w14:paraId="172F7219" w14:textId="77777777" w:rsidR="004D1711" w:rsidRPr="004D1711" w:rsidRDefault="004D1711" w:rsidP="0079078B">
      <w:pPr>
        <w:pStyle w:val="Kode"/>
      </w:pPr>
      <w:r w:rsidRPr="004D1711">
        <w:t>        lambda r: f"{r['name']} (category: {r['category_name']}) — "</w:t>
      </w:r>
    </w:p>
    <w:p w14:paraId="1238D811" w14:textId="77777777" w:rsidR="004D1711" w:rsidRPr="004D1711" w:rsidRDefault="004D1711" w:rsidP="0079078B">
      <w:pPr>
        <w:pStyle w:val="Kode"/>
      </w:pPr>
      <w:r w:rsidRPr="004D1711">
        <w:t>                  f"Rp {r['price_min']:,.0f} ({r['total_stock']} units in stock)",</w:t>
      </w:r>
    </w:p>
    <w:p w14:paraId="29C5B362" w14:textId="77777777" w:rsidR="004D1711" w:rsidRPr="004D1711" w:rsidRDefault="004D1711" w:rsidP="0079078B">
      <w:pPr>
        <w:pStyle w:val="Kode"/>
      </w:pPr>
      <w:r w:rsidRPr="004D1711">
        <w:t>        "aggregate_cheap_in_stock",</w:t>
      </w:r>
    </w:p>
    <w:p w14:paraId="207F7AB7" w14:textId="77777777" w:rsidR="004D1711" w:rsidRPr="004D1711" w:rsidRDefault="004D1711" w:rsidP="0079078B">
      <w:pPr>
        <w:pStyle w:val="Kode"/>
      </w:pPr>
      <w:r w:rsidRPr="004D1711">
        <w:t>    )</w:t>
      </w:r>
    </w:p>
    <w:p w14:paraId="5593763A" w14:textId="77777777" w:rsidR="004D1711" w:rsidRPr="004D1711" w:rsidRDefault="004D1711" w:rsidP="0079078B">
      <w:pPr>
        <w:pStyle w:val="Kode"/>
      </w:pPr>
    </w:p>
    <w:p w14:paraId="152B6E4F" w14:textId="77777777" w:rsidR="004D1711" w:rsidRPr="004D1711" w:rsidRDefault="004D1711" w:rsidP="0079078B">
      <w:pPr>
        <w:pStyle w:val="Kode"/>
      </w:pPr>
      <w:r w:rsidRPr="004D1711">
        <w:t>    # 3. Highest rated</w:t>
      </w:r>
    </w:p>
    <w:p w14:paraId="3E337B01" w14:textId="77777777" w:rsidR="004D1711" w:rsidRPr="004D1711" w:rsidRDefault="004D1711" w:rsidP="0079078B">
      <w:pPr>
        <w:pStyle w:val="Kode"/>
      </w:pPr>
      <w:r w:rsidRPr="004D1711">
        <w:t>    MIN_REVIEWS = 5</w:t>
      </w:r>
    </w:p>
    <w:p w14:paraId="5802B8F1" w14:textId="77777777" w:rsidR="004D1711" w:rsidRPr="004D1711" w:rsidRDefault="004D1711" w:rsidP="0079078B">
      <w:pPr>
        <w:pStyle w:val="Kode"/>
      </w:pPr>
      <w:r w:rsidRPr="004D1711">
        <w:t>    rated = sorted(</w:t>
      </w:r>
    </w:p>
    <w:p w14:paraId="7B7DDEBF" w14:textId="77777777" w:rsidR="004D1711" w:rsidRPr="004D1711" w:rsidRDefault="004D1711" w:rsidP="0079078B">
      <w:pPr>
        <w:pStyle w:val="Kode"/>
      </w:pPr>
      <w:r w:rsidRPr="004D1711">
        <w:lastRenderedPageBreak/>
        <w:t>        [r for r in records if r["comment_count"] &gt;= MIN_REVIEWS],</w:t>
      </w:r>
    </w:p>
    <w:p w14:paraId="26D7467D" w14:textId="77777777" w:rsidR="004D1711" w:rsidRPr="004D1711" w:rsidRDefault="004D1711" w:rsidP="0079078B">
      <w:pPr>
        <w:pStyle w:val="Kode"/>
      </w:pPr>
      <w:r w:rsidRPr="004D1711">
        <w:t>        key=lambda r: (r["rating_star"], r["comment_count"]),</w:t>
      </w:r>
    </w:p>
    <w:p w14:paraId="2BB8020D" w14:textId="77777777" w:rsidR="004D1711" w:rsidRPr="004D1711" w:rsidRDefault="004D1711" w:rsidP="0079078B">
      <w:pPr>
        <w:pStyle w:val="Kode"/>
      </w:pPr>
      <w:r w:rsidRPr="004D1711">
        <w:t>        reverse=True,</w:t>
      </w:r>
    </w:p>
    <w:p w14:paraId="4D3381FE" w14:textId="77777777" w:rsidR="004D1711" w:rsidRPr="004D1711" w:rsidRDefault="004D1711" w:rsidP="0079078B">
      <w:pPr>
        <w:pStyle w:val="Kode"/>
      </w:pPr>
      <w:r w:rsidRPr="004D1711">
        <w:t>    )[:top_n]</w:t>
      </w:r>
    </w:p>
    <w:p w14:paraId="4C0EBBDF" w14:textId="77777777" w:rsidR="004D1711" w:rsidRPr="004D1711" w:rsidRDefault="004D1711" w:rsidP="0079078B">
      <w:pPr>
        <w:pStyle w:val="Kode"/>
      </w:pPr>
      <w:r w:rsidRPr="004D1711">
        <w:t>    add(</w:t>
      </w:r>
    </w:p>
    <w:p w14:paraId="6C4A489A" w14:textId="77777777" w:rsidR="004D1711" w:rsidRPr="004D1711" w:rsidRDefault="004D1711" w:rsidP="0079078B">
      <w:pPr>
        <w:pStyle w:val="Kode"/>
      </w:pPr>
      <w:r w:rsidRPr="004D1711">
        <w:t>        f"HIGHEST-RATED PRODUCTS — rating tertinggi, rating paling bagus, "</w:t>
      </w:r>
    </w:p>
    <w:p w14:paraId="78D0400A" w14:textId="77777777" w:rsidR="004D1711" w:rsidRPr="004D1711" w:rsidRDefault="004D1711" w:rsidP="0079078B">
      <w:pPr>
        <w:pStyle w:val="Kode"/>
      </w:pPr>
      <w:r w:rsidRPr="004D1711">
        <w:t>        f"produk dengan bintang terbaik (minimum {MIN_REVIEWS} reviews).\n"</w:t>
      </w:r>
    </w:p>
    <w:p w14:paraId="6835C8D3" w14:textId="77777777" w:rsidR="004D1711" w:rsidRPr="004D1711" w:rsidRDefault="004D1711" w:rsidP="0079078B">
      <w:pPr>
        <w:pStyle w:val="Kode"/>
      </w:pPr>
      <w:r w:rsidRPr="004D1711">
        <w:t>        "Ranked by average star rating, ties broken by review count:",</w:t>
      </w:r>
    </w:p>
    <w:p w14:paraId="726636F8" w14:textId="77777777" w:rsidR="004D1711" w:rsidRPr="004D1711" w:rsidRDefault="004D1711" w:rsidP="0079078B">
      <w:pPr>
        <w:pStyle w:val="Kode"/>
      </w:pPr>
      <w:r w:rsidRPr="004D1711">
        <w:t>        rated,</w:t>
      </w:r>
    </w:p>
    <w:p w14:paraId="5657ACA6" w14:textId="77777777" w:rsidR="004D1711" w:rsidRPr="004D1711" w:rsidRDefault="004D1711" w:rsidP="0079078B">
      <w:pPr>
        <w:pStyle w:val="Kode"/>
      </w:pPr>
      <w:r w:rsidRPr="004D1711">
        <w:t>        lambda r: f"{r['name']} (category: {r['category_name']}) — "</w:t>
      </w:r>
    </w:p>
    <w:p w14:paraId="7C872D26" w14:textId="77777777" w:rsidR="004D1711" w:rsidRPr="004D1711" w:rsidRDefault="004D1711" w:rsidP="0079078B">
      <w:pPr>
        <w:pStyle w:val="Kode"/>
      </w:pPr>
      <w:r w:rsidRPr="004D1711">
        <w:t>                  f"{r['rating_star']:.2f}/5 ({r['comment_count']} reviews)",</w:t>
      </w:r>
    </w:p>
    <w:p w14:paraId="68DC0AA1" w14:textId="77777777" w:rsidR="004D1711" w:rsidRPr="004D1711" w:rsidRDefault="004D1711" w:rsidP="0079078B">
      <w:pPr>
        <w:pStyle w:val="Kode"/>
      </w:pPr>
      <w:r w:rsidRPr="004D1711">
        <w:t>        "aggregate_highest_rated",</w:t>
      </w:r>
    </w:p>
    <w:p w14:paraId="5C90BE32" w14:textId="77777777" w:rsidR="004D1711" w:rsidRPr="004D1711" w:rsidRDefault="004D1711" w:rsidP="0079078B">
      <w:pPr>
        <w:pStyle w:val="Kode"/>
      </w:pPr>
      <w:r w:rsidRPr="004D1711">
        <w:t>    )</w:t>
      </w:r>
    </w:p>
    <w:p w14:paraId="37DD59BC" w14:textId="77777777" w:rsidR="004D1711" w:rsidRPr="004D1711" w:rsidRDefault="004D1711" w:rsidP="0079078B">
      <w:pPr>
        <w:pStyle w:val="Kode"/>
      </w:pPr>
    </w:p>
    <w:p w14:paraId="41C84568" w14:textId="77777777" w:rsidR="004D1711" w:rsidRPr="004D1711" w:rsidRDefault="004D1711" w:rsidP="0079078B">
      <w:pPr>
        <w:pStyle w:val="Kode"/>
      </w:pPr>
      <w:r w:rsidRPr="004D1711">
        <w:t>    # 4. Most reviewed</w:t>
      </w:r>
    </w:p>
    <w:p w14:paraId="3B1B84E4" w14:textId="77777777" w:rsidR="004D1711" w:rsidRPr="004D1711" w:rsidRDefault="004D1711" w:rsidP="0079078B">
      <w:pPr>
        <w:pStyle w:val="Kode"/>
      </w:pPr>
      <w:r w:rsidRPr="004D1711">
        <w:t>    reviewed = sorted(</w:t>
      </w:r>
    </w:p>
    <w:p w14:paraId="29C5FE10" w14:textId="77777777" w:rsidR="004D1711" w:rsidRPr="004D1711" w:rsidRDefault="004D1711" w:rsidP="0079078B">
      <w:pPr>
        <w:pStyle w:val="Kode"/>
      </w:pPr>
      <w:r w:rsidRPr="004D1711">
        <w:t>        [r for r in records if r["comment_count"] &gt; 0],</w:t>
      </w:r>
    </w:p>
    <w:p w14:paraId="2BB0807C" w14:textId="77777777" w:rsidR="004D1711" w:rsidRPr="004D1711" w:rsidRDefault="004D1711" w:rsidP="0079078B">
      <w:pPr>
        <w:pStyle w:val="Kode"/>
      </w:pPr>
      <w:r w:rsidRPr="004D1711">
        <w:t>        key=lambda r: r["comment_count"], reverse=True,</w:t>
      </w:r>
    </w:p>
    <w:p w14:paraId="2D3DD244" w14:textId="77777777" w:rsidR="004D1711" w:rsidRPr="004D1711" w:rsidRDefault="004D1711" w:rsidP="0079078B">
      <w:pPr>
        <w:pStyle w:val="Kode"/>
      </w:pPr>
      <w:r w:rsidRPr="004D1711">
        <w:t>    )[:top_n]</w:t>
      </w:r>
    </w:p>
    <w:p w14:paraId="37B83D8A" w14:textId="77777777" w:rsidR="004D1711" w:rsidRPr="004D1711" w:rsidRDefault="004D1711" w:rsidP="0079078B">
      <w:pPr>
        <w:pStyle w:val="Kode"/>
      </w:pPr>
      <w:r w:rsidRPr="004D1711">
        <w:t>    add(</w:t>
      </w:r>
    </w:p>
    <w:p w14:paraId="321DB1DF" w14:textId="77777777" w:rsidR="004D1711" w:rsidRPr="004D1711" w:rsidRDefault="004D1711" w:rsidP="0079078B">
      <w:pPr>
        <w:pStyle w:val="Kode"/>
      </w:pPr>
      <w:r w:rsidRPr="004D1711">
        <w:t>        "MOST-REVIEWED PRODUCTS — ulasan terbanyak, paling banyak ulasan, "</w:t>
      </w:r>
    </w:p>
    <w:p w14:paraId="383D9094" w14:textId="77777777" w:rsidR="004D1711" w:rsidRPr="004D1711" w:rsidRDefault="004D1711" w:rsidP="0079078B">
      <w:pPr>
        <w:pStyle w:val="Kode"/>
      </w:pPr>
      <w:r w:rsidRPr="004D1711">
        <w:t>        "paling banyak rating, paling banyak komentar, most reviews.\n"</w:t>
      </w:r>
    </w:p>
    <w:p w14:paraId="2CE04C11" w14:textId="77777777" w:rsidR="004D1711" w:rsidRPr="004D1711" w:rsidRDefault="004D1711" w:rsidP="0079078B">
      <w:pPr>
        <w:pStyle w:val="Kode"/>
      </w:pPr>
      <w:r w:rsidRPr="004D1711">
        <w:t>        "Ranked by number of customer reviews (highest first):",</w:t>
      </w:r>
    </w:p>
    <w:p w14:paraId="33D2FAE6" w14:textId="77777777" w:rsidR="004D1711" w:rsidRPr="004D1711" w:rsidRDefault="004D1711" w:rsidP="0079078B">
      <w:pPr>
        <w:pStyle w:val="Kode"/>
      </w:pPr>
      <w:r w:rsidRPr="004D1711">
        <w:t>        reviewed,</w:t>
      </w:r>
    </w:p>
    <w:p w14:paraId="3FF01169" w14:textId="77777777" w:rsidR="004D1711" w:rsidRPr="004D1711" w:rsidRDefault="004D1711" w:rsidP="0079078B">
      <w:pPr>
        <w:pStyle w:val="Kode"/>
      </w:pPr>
      <w:r w:rsidRPr="004D1711">
        <w:t>        lambda r: f"{r['name']} (category: {r['category_name']}) — "</w:t>
      </w:r>
    </w:p>
    <w:p w14:paraId="77D8CA66" w14:textId="77777777" w:rsidR="004D1711" w:rsidRPr="004D1711" w:rsidRDefault="004D1711" w:rsidP="0079078B">
      <w:pPr>
        <w:pStyle w:val="Kode"/>
      </w:pPr>
      <w:r w:rsidRPr="004D1711">
        <w:t>                  f"{r['comment_count']} reviews ({r['rating_star']:.1f}/5 avg)",</w:t>
      </w:r>
    </w:p>
    <w:p w14:paraId="52D9A26A" w14:textId="77777777" w:rsidR="004D1711" w:rsidRPr="004D1711" w:rsidRDefault="004D1711" w:rsidP="0079078B">
      <w:pPr>
        <w:pStyle w:val="Kode"/>
      </w:pPr>
      <w:r w:rsidRPr="004D1711">
        <w:t>        "aggregate_most_reviewed",</w:t>
      </w:r>
    </w:p>
    <w:p w14:paraId="0238A3FD" w14:textId="77777777" w:rsidR="004D1711" w:rsidRPr="004D1711" w:rsidRDefault="004D1711" w:rsidP="0079078B">
      <w:pPr>
        <w:pStyle w:val="Kode"/>
      </w:pPr>
      <w:r w:rsidRPr="004D1711">
        <w:t>    )</w:t>
      </w:r>
    </w:p>
    <w:p w14:paraId="51F7CE77" w14:textId="77777777" w:rsidR="004D1711" w:rsidRPr="004D1711" w:rsidRDefault="004D1711" w:rsidP="0079078B">
      <w:pPr>
        <w:pStyle w:val="Kode"/>
      </w:pPr>
    </w:p>
    <w:p w14:paraId="2AB895DB" w14:textId="77777777" w:rsidR="004D1711" w:rsidRPr="004D1711" w:rsidRDefault="004D1711" w:rsidP="0079078B">
      <w:pPr>
        <w:pStyle w:val="Kode"/>
      </w:pPr>
      <w:r w:rsidRPr="004D1711">
        <w:t>    return docs</w:t>
      </w:r>
    </w:p>
    <w:p w14:paraId="0659CF40" w14:textId="77777777" w:rsidR="004D1711" w:rsidRPr="004D1711" w:rsidRDefault="004D1711" w:rsidP="0079078B">
      <w:pPr>
        <w:pStyle w:val="Kode"/>
      </w:pPr>
    </w:p>
    <w:p w14:paraId="3E7071D0" w14:textId="77777777" w:rsidR="004D1711" w:rsidRPr="004D1711" w:rsidRDefault="004D1711" w:rsidP="0079078B">
      <w:pPr>
        <w:pStyle w:val="Kode"/>
      </w:pPr>
      <w:r w:rsidRPr="004D1711">
        <w:t>def _build_private_aggregate_docs(</w:t>
      </w:r>
    </w:p>
    <w:p w14:paraId="7ACB0ECD" w14:textId="77777777" w:rsidR="004D1711" w:rsidRPr="004D1711" w:rsidRDefault="004D1711" w:rsidP="0079078B">
      <w:pPr>
        <w:pStyle w:val="Kode"/>
      </w:pPr>
      <w:r w:rsidRPr="004D1711">
        <w:t>    records: list[dict],</w:t>
      </w:r>
    </w:p>
    <w:p w14:paraId="5B03D14C" w14:textId="77777777" w:rsidR="004D1711" w:rsidRPr="004D1711" w:rsidRDefault="004D1711" w:rsidP="0079078B">
      <w:pPr>
        <w:pStyle w:val="Kode"/>
      </w:pPr>
      <w:r w:rsidRPr="004D1711">
        <w:t>    top_n: int = 20,</w:t>
      </w:r>
    </w:p>
    <w:p w14:paraId="3C813025" w14:textId="77777777" w:rsidR="004D1711" w:rsidRPr="004D1711" w:rsidRDefault="004D1711" w:rsidP="0079078B">
      <w:pPr>
        <w:pStyle w:val="Kode"/>
      </w:pPr>
      <w:r w:rsidRPr="004D1711">
        <w:t>) -&gt; list[Document]:</w:t>
      </w:r>
    </w:p>
    <w:p w14:paraId="4320C59F" w14:textId="77777777" w:rsidR="004D1711" w:rsidRPr="004D1711" w:rsidRDefault="004D1711" w:rsidP="0079078B">
      <w:pPr>
        <w:pStyle w:val="Kode"/>
      </w:pPr>
      <w:r w:rsidRPr="004D1711">
        <w:t>    docs: list[Document] = []</w:t>
      </w:r>
    </w:p>
    <w:p w14:paraId="5B4A37DB" w14:textId="77777777" w:rsidR="004D1711" w:rsidRPr="004D1711" w:rsidRDefault="004D1711" w:rsidP="0079078B">
      <w:pPr>
        <w:pStyle w:val="Kode"/>
      </w:pPr>
    </w:p>
    <w:p w14:paraId="494DB742" w14:textId="77777777" w:rsidR="004D1711" w:rsidRPr="004D1711" w:rsidRDefault="004D1711" w:rsidP="0079078B">
      <w:pPr>
        <w:pStyle w:val="Kode"/>
      </w:pPr>
      <w:r w:rsidRPr="004D1711">
        <w:t>    def add(header: str, rows: list, line_fmt, doc_type: str) -&gt; None:</w:t>
      </w:r>
    </w:p>
    <w:p w14:paraId="457C2BA1" w14:textId="77777777" w:rsidR="004D1711" w:rsidRPr="004D1711" w:rsidRDefault="004D1711" w:rsidP="0079078B">
      <w:pPr>
        <w:pStyle w:val="Kode"/>
      </w:pPr>
      <w:r w:rsidRPr="004D1711">
        <w:t>        if not rows:</w:t>
      </w:r>
    </w:p>
    <w:p w14:paraId="47A2925C" w14:textId="77777777" w:rsidR="004D1711" w:rsidRPr="004D1711" w:rsidRDefault="004D1711" w:rsidP="0079078B">
      <w:pPr>
        <w:pStyle w:val="Kode"/>
      </w:pPr>
      <w:r w:rsidRPr="004D1711">
        <w:t>            return</w:t>
      </w:r>
    </w:p>
    <w:p w14:paraId="42D5A937" w14:textId="77777777" w:rsidR="004D1711" w:rsidRPr="004D1711" w:rsidRDefault="004D1711" w:rsidP="0079078B">
      <w:pPr>
        <w:pStyle w:val="Kode"/>
      </w:pPr>
      <w:r w:rsidRPr="004D1711">
        <w:lastRenderedPageBreak/>
        <w:t>        lines = [f"{i}. {line_fmt(r)}" for i, r in enumerate(rows, 1)]</w:t>
      </w:r>
    </w:p>
    <w:p w14:paraId="19C97BFF" w14:textId="77777777" w:rsidR="004D1711" w:rsidRPr="004D1711" w:rsidRDefault="004D1711" w:rsidP="0079078B">
      <w:pPr>
        <w:pStyle w:val="Kode"/>
      </w:pPr>
      <w:r w:rsidRPr="004D1711">
        <w:t>        docs.append(Document(</w:t>
      </w:r>
    </w:p>
    <w:p w14:paraId="61A6B762" w14:textId="77777777" w:rsidR="004D1711" w:rsidRPr="004D1711" w:rsidRDefault="004D1711" w:rsidP="0079078B">
      <w:pPr>
        <w:pStyle w:val="Kode"/>
      </w:pPr>
      <w:r w:rsidRPr="004D1711">
        <w:t>            text=header + "\n" + "\n".join(lines),</w:t>
      </w:r>
    </w:p>
    <w:p w14:paraId="53D60AF5" w14:textId="77777777" w:rsidR="004D1711" w:rsidRPr="004D1711" w:rsidRDefault="004D1711" w:rsidP="0079078B">
      <w:pPr>
        <w:pStyle w:val="Kode"/>
      </w:pPr>
      <w:r w:rsidRPr="004D1711">
        <w:t>            metadata={"type": doc_type, "item_id": "GLOBAL"},</w:t>
      </w:r>
    </w:p>
    <w:p w14:paraId="556F4978" w14:textId="77777777" w:rsidR="004D1711" w:rsidRPr="004D1711" w:rsidRDefault="004D1711" w:rsidP="0079078B">
      <w:pPr>
        <w:pStyle w:val="Kode"/>
      </w:pPr>
      <w:r w:rsidRPr="004D1711">
        <w:t>        ))</w:t>
      </w:r>
    </w:p>
    <w:p w14:paraId="29627316" w14:textId="77777777" w:rsidR="004D1711" w:rsidRPr="004D1711" w:rsidRDefault="004D1711" w:rsidP="0079078B">
      <w:pPr>
        <w:pStyle w:val="Kode"/>
      </w:pPr>
    </w:p>
    <w:p w14:paraId="40E5DB73" w14:textId="77777777" w:rsidR="004D1711" w:rsidRPr="004D1711" w:rsidRDefault="004D1711" w:rsidP="0079078B">
      <w:pPr>
        <w:pStyle w:val="Kode"/>
      </w:pPr>
      <w:r w:rsidRPr="004D1711">
        <w:t xml:space="preserve">    # 1. Best sellers </w:t>
      </w:r>
    </w:p>
    <w:p w14:paraId="4D20970E" w14:textId="77777777" w:rsidR="004D1711" w:rsidRPr="004D1711" w:rsidRDefault="004D1711" w:rsidP="0079078B">
      <w:pPr>
        <w:pStyle w:val="Kode"/>
      </w:pPr>
      <w:r w:rsidRPr="004D1711">
        <w:t>    sold = sorted(</w:t>
      </w:r>
    </w:p>
    <w:p w14:paraId="764FCA7A" w14:textId="77777777" w:rsidR="004D1711" w:rsidRPr="004D1711" w:rsidRDefault="004D1711" w:rsidP="0079078B">
      <w:pPr>
        <w:pStyle w:val="Kode"/>
      </w:pPr>
      <w:r w:rsidRPr="004D1711">
        <w:t>        [r for r in records if r["sale"] &gt; 0],</w:t>
      </w:r>
    </w:p>
    <w:p w14:paraId="6E1794B7" w14:textId="77777777" w:rsidR="004D1711" w:rsidRPr="004D1711" w:rsidRDefault="004D1711" w:rsidP="0079078B">
      <w:pPr>
        <w:pStyle w:val="Kode"/>
      </w:pPr>
      <w:r w:rsidRPr="004D1711">
        <w:t>        key=lambda r: r["sale"], reverse=True,</w:t>
      </w:r>
    </w:p>
    <w:p w14:paraId="19B12DFD" w14:textId="77777777" w:rsidR="004D1711" w:rsidRPr="004D1711" w:rsidRDefault="004D1711" w:rsidP="0079078B">
      <w:pPr>
        <w:pStyle w:val="Kode"/>
      </w:pPr>
      <w:r w:rsidRPr="004D1711">
        <w:t>    )[:top_n]</w:t>
      </w:r>
    </w:p>
    <w:p w14:paraId="3D3DFFFA" w14:textId="77777777" w:rsidR="004D1711" w:rsidRPr="004D1711" w:rsidRDefault="004D1711" w:rsidP="0079078B">
      <w:pPr>
        <w:pStyle w:val="Kode"/>
      </w:pPr>
      <w:r w:rsidRPr="004D1711">
        <w:t>    add(</w:t>
      </w:r>
    </w:p>
    <w:p w14:paraId="0E91F516" w14:textId="77777777" w:rsidR="004D1711" w:rsidRPr="004D1711" w:rsidRDefault="004D1711" w:rsidP="0079078B">
      <w:pPr>
        <w:pStyle w:val="Kode"/>
      </w:pPr>
      <w:r w:rsidRPr="004D1711">
        <w:t>        "BEST-SELLING PRODUCTS — paling laku, paling banyak terjual, "</w:t>
      </w:r>
    </w:p>
    <w:p w14:paraId="1074099D" w14:textId="77777777" w:rsidR="004D1711" w:rsidRPr="004D1711" w:rsidRDefault="004D1711" w:rsidP="0079078B">
      <w:pPr>
        <w:pStyle w:val="Kode"/>
      </w:pPr>
      <w:r w:rsidRPr="004D1711">
        <w:t>        "paling banyak dibeli, produk paling laris, best sellers.\n"</w:t>
      </w:r>
    </w:p>
    <w:p w14:paraId="4EA17D7D" w14:textId="77777777" w:rsidR="004D1711" w:rsidRPr="004D1711" w:rsidRDefault="004D1711" w:rsidP="0079078B">
      <w:pPr>
        <w:pStyle w:val="Kode"/>
      </w:pPr>
      <w:r w:rsidRPr="004D1711">
        <w:t>        "Ranked by total units sold (highest first):",</w:t>
      </w:r>
    </w:p>
    <w:p w14:paraId="2457F9C1" w14:textId="77777777" w:rsidR="004D1711" w:rsidRPr="004D1711" w:rsidRDefault="004D1711" w:rsidP="0079078B">
      <w:pPr>
        <w:pStyle w:val="Kode"/>
      </w:pPr>
      <w:r w:rsidRPr="004D1711">
        <w:t>        sold,</w:t>
      </w:r>
    </w:p>
    <w:p w14:paraId="5E1536AE" w14:textId="77777777" w:rsidR="004D1711" w:rsidRPr="004D1711" w:rsidRDefault="004D1711" w:rsidP="0079078B">
      <w:pPr>
        <w:pStyle w:val="Kode"/>
      </w:pPr>
      <w:r w:rsidRPr="004D1711">
        <w:t>        lambda r: f"{r['name']} (category: {r['category_name']}) — "</w:t>
      </w:r>
    </w:p>
    <w:p w14:paraId="6EDF9BAE" w14:textId="77777777" w:rsidR="004D1711" w:rsidRPr="004D1711" w:rsidRDefault="004D1711" w:rsidP="0079078B">
      <w:pPr>
        <w:pStyle w:val="Kode"/>
      </w:pPr>
      <w:r w:rsidRPr="004D1711">
        <w:t>                  f"{r['sale']} units sold",</w:t>
      </w:r>
    </w:p>
    <w:p w14:paraId="136466B0" w14:textId="77777777" w:rsidR="004D1711" w:rsidRPr="004D1711" w:rsidRDefault="004D1711" w:rsidP="0079078B">
      <w:pPr>
        <w:pStyle w:val="Kode"/>
      </w:pPr>
      <w:r w:rsidRPr="004D1711">
        <w:t>        "aggregate_bestsellers",</w:t>
      </w:r>
    </w:p>
    <w:p w14:paraId="0DC426D0" w14:textId="77777777" w:rsidR="004D1711" w:rsidRPr="004D1711" w:rsidRDefault="004D1711" w:rsidP="0079078B">
      <w:pPr>
        <w:pStyle w:val="Kode"/>
      </w:pPr>
      <w:r w:rsidRPr="004D1711">
        <w:t>    )</w:t>
      </w:r>
    </w:p>
    <w:p w14:paraId="3911A7DE" w14:textId="77777777" w:rsidR="004D1711" w:rsidRPr="004D1711" w:rsidRDefault="004D1711" w:rsidP="0079078B">
      <w:pPr>
        <w:pStyle w:val="Kode"/>
      </w:pPr>
    </w:p>
    <w:p w14:paraId="7561D33A" w14:textId="77777777" w:rsidR="004D1711" w:rsidRPr="004D1711" w:rsidRDefault="004D1711" w:rsidP="0079078B">
      <w:pPr>
        <w:pStyle w:val="Kode"/>
      </w:pPr>
      <w:r w:rsidRPr="004D1711">
        <w:t>    # 2. Most viewed (owner-only metric)</w:t>
      </w:r>
    </w:p>
    <w:p w14:paraId="44F14145" w14:textId="77777777" w:rsidR="004D1711" w:rsidRPr="004D1711" w:rsidRDefault="004D1711" w:rsidP="0079078B">
      <w:pPr>
        <w:pStyle w:val="Kode"/>
      </w:pPr>
      <w:r w:rsidRPr="004D1711">
        <w:t>    viewed = sorted(</w:t>
      </w:r>
    </w:p>
    <w:p w14:paraId="7661CECD" w14:textId="77777777" w:rsidR="004D1711" w:rsidRPr="004D1711" w:rsidRDefault="004D1711" w:rsidP="0079078B">
      <w:pPr>
        <w:pStyle w:val="Kode"/>
      </w:pPr>
      <w:r w:rsidRPr="004D1711">
        <w:t>        [r for r in records if r["views"] &gt; 0],</w:t>
      </w:r>
    </w:p>
    <w:p w14:paraId="21478D67" w14:textId="77777777" w:rsidR="004D1711" w:rsidRPr="004D1711" w:rsidRDefault="004D1711" w:rsidP="0079078B">
      <w:pPr>
        <w:pStyle w:val="Kode"/>
      </w:pPr>
      <w:r w:rsidRPr="004D1711">
        <w:t>        key=lambda r: r["views"], reverse=True,</w:t>
      </w:r>
    </w:p>
    <w:p w14:paraId="510876DE" w14:textId="77777777" w:rsidR="004D1711" w:rsidRPr="004D1711" w:rsidRDefault="004D1711" w:rsidP="0079078B">
      <w:pPr>
        <w:pStyle w:val="Kode"/>
      </w:pPr>
      <w:r w:rsidRPr="004D1711">
        <w:t>    )[:top_n]</w:t>
      </w:r>
    </w:p>
    <w:p w14:paraId="4CC5034E" w14:textId="77777777" w:rsidR="004D1711" w:rsidRPr="004D1711" w:rsidRDefault="004D1711" w:rsidP="0079078B">
      <w:pPr>
        <w:pStyle w:val="Kode"/>
      </w:pPr>
      <w:r w:rsidRPr="004D1711">
        <w:t>    add(</w:t>
      </w:r>
    </w:p>
    <w:p w14:paraId="3D1CAD50" w14:textId="77777777" w:rsidR="004D1711" w:rsidRPr="004D1711" w:rsidRDefault="004D1711" w:rsidP="0079078B">
      <w:pPr>
        <w:pStyle w:val="Kode"/>
      </w:pPr>
      <w:r w:rsidRPr="004D1711">
        <w:t>        "MOST-VIEWED PRODUCTS — paling banyak dilihat, paling sering dilihat, "</w:t>
      </w:r>
    </w:p>
    <w:p w14:paraId="1031B812" w14:textId="77777777" w:rsidR="004D1711" w:rsidRPr="004D1711" w:rsidRDefault="004D1711" w:rsidP="0079078B">
      <w:pPr>
        <w:pStyle w:val="Kode"/>
      </w:pPr>
      <w:r w:rsidRPr="004D1711">
        <w:t>        "produk populer dilihat, most viewed.\n"</w:t>
      </w:r>
    </w:p>
    <w:p w14:paraId="5E6F547E" w14:textId="77777777" w:rsidR="004D1711" w:rsidRPr="004D1711" w:rsidRDefault="004D1711" w:rsidP="0079078B">
      <w:pPr>
        <w:pStyle w:val="Kode"/>
      </w:pPr>
      <w:r w:rsidRPr="004D1711">
        <w:t>        "Ranked by total page views (highest first):",</w:t>
      </w:r>
    </w:p>
    <w:p w14:paraId="70094A53" w14:textId="77777777" w:rsidR="004D1711" w:rsidRPr="004D1711" w:rsidRDefault="004D1711" w:rsidP="0079078B">
      <w:pPr>
        <w:pStyle w:val="Kode"/>
      </w:pPr>
      <w:r w:rsidRPr="004D1711">
        <w:t>        viewed,</w:t>
      </w:r>
    </w:p>
    <w:p w14:paraId="2F754937" w14:textId="77777777" w:rsidR="004D1711" w:rsidRPr="004D1711" w:rsidRDefault="004D1711" w:rsidP="0079078B">
      <w:pPr>
        <w:pStyle w:val="Kode"/>
      </w:pPr>
      <w:r w:rsidRPr="004D1711">
        <w:t>        lambda r: f"{r['name']} (category: {r['category_name']}) — "</w:t>
      </w:r>
    </w:p>
    <w:p w14:paraId="41868E95" w14:textId="77777777" w:rsidR="004D1711" w:rsidRPr="004D1711" w:rsidRDefault="004D1711" w:rsidP="0079078B">
      <w:pPr>
        <w:pStyle w:val="Kode"/>
      </w:pPr>
      <w:r w:rsidRPr="004D1711">
        <w:t>                  f"{r['views']} views",</w:t>
      </w:r>
    </w:p>
    <w:p w14:paraId="6218CE88" w14:textId="77777777" w:rsidR="004D1711" w:rsidRPr="004D1711" w:rsidRDefault="004D1711" w:rsidP="0079078B">
      <w:pPr>
        <w:pStyle w:val="Kode"/>
      </w:pPr>
      <w:r w:rsidRPr="004D1711">
        <w:t>        "aggregate_most_viewed",</w:t>
      </w:r>
    </w:p>
    <w:p w14:paraId="6CB82087" w14:textId="77777777" w:rsidR="004D1711" w:rsidRPr="004D1711" w:rsidRDefault="004D1711" w:rsidP="0079078B">
      <w:pPr>
        <w:pStyle w:val="Kode"/>
      </w:pPr>
      <w:r w:rsidRPr="004D1711">
        <w:t>    )</w:t>
      </w:r>
    </w:p>
    <w:p w14:paraId="6EC4D52C" w14:textId="77777777" w:rsidR="004D1711" w:rsidRPr="004D1711" w:rsidRDefault="004D1711" w:rsidP="0079078B">
      <w:pPr>
        <w:pStyle w:val="Kode"/>
      </w:pPr>
    </w:p>
    <w:p w14:paraId="1032FC30" w14:textId="77777777" w:rsidR="004D1711" w:rsidRPr="004D1711" w:rsidRDefault="004D1711" w:rsidP="0079078B">
      <w:pPr>
        <w:pStyle w:val="Kode"/>
      </w:pPr>
      <w:r w:rsidRPr="004D1711">
        <w:t>    # 3. Most liked (owner-only metric)</w:t>
      </w:r>
    </w:p>
    <w:p w14:paraId="0F017304" w14:textId="77777777" w:rsidR="004D1711" w:rsidRPr="004D1711" w:rsidRDefault="004D1711" w:rsidP="0079078B">
      <w:pPr>
        <w:pStyle w:val="Kode"/>
      </w:pPr>
      <w:r w:rsidRPr="004D1711">
        <w:t>    liked = sorted(</w:t>
      </w:r>
    </w:p>
    <w:p w14:paraId="45A60F0F" w14:textId="77777777" w:rsidR="004D1711" w:rsidRPr="004D1711" w:rsidRDefault="004D1711" w:rsidP="0079078B">
      <w:pPr>
        <w:pStyle w:val="Kode"/>
      </w:pPr>
      <w:r w:rsidRPr="004D1711">
        <w:t>        [r for r in records if r["likes"] &gt; 0],</w:t>
      </w:r>
    </w:p>
    <w:p w14:paraId="0E9C8B8B" w14:textId="77777777" w:rsidR="004D1711" w:rsidRPr="004D1711" w:rsidRDefault="004D1711" w:rsidP="0079078B">
      <w:pPr>
        <w:pStyle w:val="Kode"/>
      </w:pPr>
      <w:r w:rsidRPr="004D1711">
        <w:t>        key=lambda r: r["likes"], reverse=True,</w:t>
      </w:r>
    </w:p>
    <w:p w14:paraId="26A205DA" w14:textId="77777777" w:rsidR="004D1711" w:rsidRPr="004D1711" w:rsidRDefault="004D1711" w:rsidP="0079078B">
      <w:pPr>
        <w:pStyle w:val="Kode"/>
      </w:pPr>
      <w:r w:rsidRPr="004D1711">
        <w:lastRenderedPageBreak/>
        <w:t>    )[:top_n]</w:t>
      </w:r>
    </w:p>
    <w:p w14:paraId="30C73212" w14:textId="77777777" w:rsidR="004D1711" w:rsidRPr="004D1711" w:rsidRDefault="004D1711" w:rsidP="0079078B">
      <w:pPr>
        <w:pStyle w:val="Kode"/>
      </w:pPr>
      <w:r w:rsidRPr="004D1711">
        <w:t>    add(</w:t>
      </w:r>
    </w:p>
    <w:p w14:paraId="64D8A704" w14:textId="77777777" w:rsidR="004D1711" w:rsidRPr="004D1711" w:rsidRDefault="004D1711" w:rsidP="0079078B">
      <w:pPr>
        <w:pStyle w:val="Kode"/>
      </w:pPr>
      <w:r w:rsidRPr="004D1711">
        <w:t>        "MOST-LIKED PRODUCTS — paling banyak disukai, paling banyak like, "</w:t>
      </w:r>
    </w:p>
    <w:p w14:paraId="668C336B" w14:textId="77777777" w:rsidR="004D1711" w:rsidRPr="004D1711" w:rsidRDefault="004D1711" w:rsidP="0079078B">
      <w:pPr>
        <w:pStyle w:val="Kode"/>
      </w:pPr>
      <w:r w:rsidRPr="004D1711">
        <w:t>        "produk paling disukai pelanggan, most liked.\n"</w:t>
      </w:r>
    </w:p>
    <w:p w14:paraId="2B9D9073" w14:textId="77777777" w:rsidR="004D1711" w:rsidRPr="004D1711" w:rsidRDefault="004D1711" w:rsidP="0079078B">
      <w:pPr>
        <w:pStyle w:val="Kode"/>
      </w:pPr>
      <w:r w:rsidRPr="004D1711">
        <w:t>        "Ranked by total likes (highest first):",</w:t>
      </w:r>
    </w:p>
    <w:p w14:paraId="56BB59ED" w14:textId="77777777" w:rsidR="004D1711" w:rsidRPr="004D1711" w:rsidRDefault="004D1711" w:rsidP="0079078B">
      <w:pPr>
        <w:pStyle w:val="Kode"/>
      </w:pPr>
      <w:r w:rsidRPr="004D1711">
        <w:t>        liked,</w:t>
      </w:r>
    </w:p>
    <w:p w14:paraId="6C75C43E" w14:textId="77777777" w:rsidR="004D1711" w:rsidRPr="004D1711" w:rsidRDefault="004D1711" w:rsidP="0079078B">
      <w:pPr>
        <w:pStyle w:val="Kode"/>
      </w:pPr>
      <w:r w:rsidRPr="004D1711">
        <w:t>        lambda r: f"{r['name']} (category: {r['category_name']}) — "</w:t>
      </w:r>
    </w:p>
    <w:p w14:paraId="7CF674FB" w14:textId="77777777" w:rsidR="004D1711" w:rsidRPr="004D1711" w:rsidRDefault="004D1711" w:rsidP="0079078B">
      <w:pPr>
        <w:pStyle w:val="Kode"/>
      </w:pPr>
      <w:r w:rsidRPr="004D1711">
        <w:t>                  f"{r['likes']} likes",</w:t>
      </w:r>
    </w:p>
    <w:p w14:paraId="15F2C822" w14:textId="77777777" w:rsidR="004D1711" w:rsidRPr="004D1711" w:rsidRDefault="004D1711" w:rsidP="0079078B">
      <w:pPr>
        <w:pStyle w:val="Kode"/>
      </w:pPr>
      <w:r w:rsidRPr="004D1711">
        <w:t>        "aggregate_most_liked",</w:t>
      </w:r>
    </w:p>
    <w:p w14:paraId="1DF47913" w14:textId="77777777" w:rsidR="004D1711" w:rsidRPr="004D1711" w:rsidRDefault="004D1711" w:rsidP="0079078B">
      <w:pPr>
        <w:pStyle w:val="Kode"/>
      </w:pPr>
      <w:r w:rsidRPr="004D1711">
        <w:t>    )</w:t>
      </w:r>
    </w:p>
    <w:p w14:paraId="46D594A2" w14:textId="77777777" w:rsidR="004D1711" w:rsidRPr="004D1711" w:rsidRDefault="004D1711" w:rsidP="0079078B">
      <w:pPr>
        <w:pStyle w:val="Kode"/>
      </w:pPr>
    </w:p>
    <w:p w14:paraId="0AB3F6AD" w14:textId="77777777" w:rsidR="004D1711" w:rsidRPr="004D1711" w:rsidRDefault="004D1711" w:rsidP="0079078B">
      <w:pPr>
        <w:pStyle w:val="Kode"/>
      </w:pPr>
      <w:r w:rsidRPr="004D1711">
        <w:t>    # 4. Most expensive ALL products (including out-of-stock), owner only</w:t>
      </w:r>
    </w:p>
    <w:p w14:paraId="350B0CEF" w14:textId="77777777" w:rsidR="004D1711" w:rsidRPr="004D1711" w:rsidRDefault="004D1711" w:rsidP="0079078B">
      <w:pPr>
        <w:pStyle w:val="Kode"/>
      </w:pPr>
      <w:r w:rsidRPr="004D1711">
        <w:t>    expensive = sorted(</w:t>
      </w:r>
    </w:p>
    <w:p w14:paraId="03FC0E9C" w14:textId="77777777" w:rsidR="004D1711" w:rsidRPr="004D1711" w:rsidRDefault="004D1711" w:rsidP="0079078B">
      <w:pPr>
        <w:pStyle w:val="Kode"/>
      </w:pPr>
      <w:r w:rsidRPr="004D1711">
        <w:t>        [r for r in records if r["price_max"] &gt; 0],</w:t>
      </w:r>
    </w:p>
    <w:p w14:paraId="77C92BB8" w14:textId="77777777" w:rsidR="004D1711" w:rsidRPr="004D1711" w:rsidRDefault="004D1711" w:rsidP="0079078B">
      <w:pPr>
        <w:pStyle w:val="Kode"/>
      </w:pPr>
      <w:r w:rsidRPr="004D1711">
        <w:t>        key=lambda r: r["price_max"], reverse=True,</w:t>
      </w:r>
    </w:p>
    <w:p w14:paraId="7B9F22C2" w14:textId="77777777" w:rsidR="004D1711" w:rsidRPr="004D1711" w:rsidRDefault="004D1711" w:rsidP="0079078B">
      <w:pPr>
        <w:pStyle w:val="Kode"/>
      </w:pPr>
      <w:r w:rsidRPr="004D1711">
        <w:t>    )[:top_n]</w:t>
      </w:r>
    </w:p>
    <w:p w14:paraId="2305627E" w14:textId="77777777" w:rsidR="004D1711" w:rsidRPr="004D1711" w:rsidRDefault="004D1711" w:rsidP="0079078B">
      <w:pPr>
        <w:pStyle w:val="Kode"/>
      </w:pPr>
      <w:r w:rsidRPr="004D1711">
        <w:t>    add(</w:t>
      </w:r>
    </w:p>
    <w:p w14:paraId="20A0328C" w14:textId="77777777" w:rsidR="004D1711" w:rsidRPr="004D1711" w:rsidRDefault="004D1711" w:rsidP="0079078B">
      <w:pPr>
        <w:pStyle w:val="Kode"/>
      </w:pPr>
      <w:r w:rsidRPr="004D1711">
        <w:t>        "MOST EXPENSIVE PRODUCTS (ALL, including out-of-stock) — barang paling mahal "</w:t>
      </w:r>
    </w:p>
    <w:p w14:paraId="3CBFF63B" w14:textId="77777777" w:rsidR="004D1711" w:rsidRPr="004D1711" w:rsidRDefault="004D1711" w:rsidP="0079078B">
      <w:pPr>
        <w:pStyle w:val="Kode"/>
      </w:pPr>
      <w:r w:rsidRPr="004D1711">
        <w:t>        "termasuk yang stoknya habis, harga termahal semua produk.\n"</w:t>
      </w:r>
    </w:p>
    <w:p w14:paraId="2B561951" w14:textId="77777777" w:rsidR="004D1711" w:rsidRPr="004D1711" w:rsidRDefault="004D1711" w:rsidP="0079078B">
      <w:pPr>
        <w:pStyle w:val="Kode"/>
      </w:pPr>
      <w:r w:rsidRPr="004D1711">
        <w:t>        "Ranked by maximum variant price (highest first), regardless of stock:",</w:t>
      </w:r>
    </w:p>
    <w:p w14:paraId="2115F0C6" w14:textId="77777777" w:rsidR="004D1711" w:rsidRPr="004D1711" w:rsidRDefault="004D1711" w:rsidP="0079078B">
      <w:pPr>
        <w:pStyle w:val="Kode"/>
      </w:pPr>
      <w:r w:rsidRPr="004D1711">
        <w:t>        expensive,</w:t>
      </w:r>
    </w:p>
    <w:p w14:paraId="61C2A62F" w14:textId="77777777" w:rsidR="004D1711" w:rsidRPr="004D1711" w:rsidRDefault="004D1711" w:rsidP="0079078B">
      <w:pPr>
        <w:pStyle w:val="Kode"/>
      </w:pPr>
      <w:r w:rsidRPr="004D1711">
        <w:t>        lambda r: f"{r['name']} (category: {r['category_name']}) — "</w:t>
      </w:r>
    </w:p>
    <w:p w14:paraId="036E3324" w14:textId="77777777" w:rsidR="004D1711" w:rsidRPr="004D1711" w:rsidRDefault="004D1711" w:rsidP="0079078B">
      <w:pPr>
        <w:pStyle w:val="Kode"/>
      </w:pPr>
      <w:r w:rsidRPr="004D1711">
        <w:t>                  f"Rp {r['price_max']:,.0f} (stock: {r['total_stock']})",</w:t>
      </w:r>
    </w:p>
    <w:p w14:paraId="35ACAC4B" w14:textId="77777777" w:rsidR="004D1711" w:rsidRPr="004D1711" w:rsidRDefault="004D1711" w:rsidP="0079078B">
      <w:pPr>
        <w:pStyle w:val="Kode"/>
      </w:pPr>
      <w:r w:rsidRPr="004D1711">
        <w:t>        "aggregate_most_expensive_all",</w:t>
      </w:r>
    </w:p>
    <w:p w14:paraId="3C5A8646" w14:textId="77777777" w:rsidR="004D1711" w:rsidRPr="004D1711" w:rsidRDefault="004D1711" w:rsidP="0079078B">
      <w:pPr>
        <w:pStyle w:val="Kode"/>
      </w:pPr>
      <w:r w:rsidRPr="004D1711">
        <w:t>    )</w:t>
      </w:r>
    </w:p>
    <w:p w14:paraId="77DDFAC7" w14:textId="77777777" w:rsidR="004D1711" w:rsidRPr="004D1711" w:rsidRDefault="004D1711" w:rsidP="0079078B">
      <w:pPr>
        <w:pStyle w:val="Kode"/>
      </w:pPr>
    </w:p>
    <w:p w14:paraId="19EA8BD9" w14:textId="77777777" w:rsidR="004D1711" w:rsidRPr="004D1711" w:rsidRDefault="004D1711" w:rsidP="0079078B">
      <w:pPr>
        <w:pStyle w:val="Kode"/>
      </w:pPr>
      <w:r w:rsidRPr="004D1711">
        <w:t>    # 5. Cheapest ALL products (including out-of-stock), owner only</w:t>
      </w:r>
    </w:p>
    <w:p w14:paraId="5603B881" w14:textId="77777777" w:rsidR="004D1711" w:rsidRPr="004D1711" w:rsidRDefault="004D1711" w:rsidP="0079078B">
      <w:pPr>
        <w:pStyle w:val="Kode"/>
      </w:pPr>
      <w:r w:rsidRPr="004D1711">
        <w:t>    cheap = sorted(</w:t>
      </w:r>
    </w:p>
    <w:p w14:paraId="67CA214D" w14:textId="77777777" w:rsidR="004D1711" w:rsidRPr="004D1711" w:rsidRDefault="004D1711" w:rsidP="0079078B">
      <w:pPr>
        <w:pStyle w:val="Kode"/>
      </w:pPr>
      <w:r w:rsidRPr="004D1711">
        <w:t>        [r for r in records if r["price_min"] &gt; 0],</w:t>
      </w:r>
    </w:p>
    <w:p w14:paraId="506C6B27" w14:textId="77777777" w:rsidR="004D1711" w:rsidRPr="004D1711" w:rsidRDefault="004D1711" w:rsidP="0079078B">
      <w:pPr>
        <w:pStyle w:val="Kode"/>
      </w:pPr>
      <w:r w:rsidRPr="004D1711">
        <w:t>        key=lambda r: r["price_min"],</w:t>
      </w:r>
    </w:p>
    <w:p w14:paraId="6A578B63" w14:textId="77777777" w:rsidR="004D1711" w:rsidRPr="004D1711" w:rsidRDefault="004D1711" w:rsidP="0079078B">
      <w:pPr>
        <w:pStyle w:val="Kode"/>
      </w:pPr>
      <w:r w:rsidRPr="004D1711">
        <w:t>    )[:top_n]</w:t>
      </w:r>
    </w:p>
    <w:p w14:paraId="3B8B3519" w14:textId="77777777" w:rsidR="004D1711" w:rsidRPr="004D1711" w:rsidRDefault="004D1711" w:rsidP="0079078B">
      <w:pPr>
        <w:pStyle w:val="Kode"/>
      </w:pPr>
      <w:r w:rsidRPr="004D1711">
        <w:t>    add(</w:t>
      </w:r>
    </w:p>
    <w:p w14:paraId="6680DBA4" w14:textId="77777777" w:rsidR="004D1711" w:rsidRPr="004D1711" w:rsidRDefault="004D1711" w:rsidP="0079078B">
      <w:pPr>
        <w:pStyle w:val="Kode"/>
      </w:pPr>
      <w:r w:rsidRPr="004D1711">
        <w:t>        "CHEAPEST PRODUCTS (ALL, including out-of-stock) — barang paling murah "</w:t>
      </w:r>
    </w:p>
    <w:p w14:paraId="7877216E" w14:textId="77777777" w:rsidR="004D1711" w:rsidRPr="004D1711" w:rsidRDefault="004D1711" w:rsidP="0079078B">
      <w:pPr>
        <w:pStyle w:val="Kode"/>
      </w:pPr>
      <w:r w:rsidRPr="004D1711">
        <w:t>        "termasuk yang stoknya habis, harga termurah semua produk.\n"</w:t>
      </w:r>
    </w:p>
    <w:p w14:paraId="0D4A66A9" w14:textId="77777777" w:rsidR="004D1711" w:rsidRPr="004D1711" w:rsidRDefault="004D1711" w:rsidP="0079078B">
      <w:pPr>
        <w:pStyle w:val="Kode"/>
      </w:pPr>
      <w:r w:rsidRPr="004D1711">
        <w:t>        "Ranked by minimum variant price (lowest first), regardless of stock:",</w:t>
      </w:r>
    </w:p>
    <w:p w14:paraId="7A5111DF" w14:textId="77777777" w:rsidR="004D1711" w:rsidRPr="004D1711" w:rsidRDefault="004D1711" w:rsidP="0079078B">
      <w:pPr>
        <w:pStyle w:val="Kode"/>
      </w:pPr>
      <w:r w:rsidRPr="004D1711">
        <w:t>        cheap,</w:t>
      </w:r>
    </w:p>
    <w:p w14:paraId="132785DC" w14:textId="77777777" w:rsidR="004D1711" w:rsidRPr="004D1711" w:rsidRDefault="004D1711" w:rsidP="0079078B">
      <w:pPr>
        <w:pStyle w:val="Kode"/>
      </w:pPr>
      <w:r w:rsidRPr="004D1711">
        <w:t>        lambda r: f"{r['name']} (category: {r['category_name']}) — "</w:t>
      </w:r>
    </w:p>
    <w:p w14:paraId="6E47077C" w14:textId="77777777" w:rsidR="004D1711" w:rsidRPr="004D1711" w:rsidRDefault="004D1711" w:rsidP="0079078B">
      <w:pPr>
        <w:pStyle w:val="Kode"/>
      </w:pPr>
      <w:r w:rsidRPr="004D1711">
        <w:t>                  f"Rp {r['price_min']:,.0f} (stock: {r['total_stock']})",</w:t>
      </w:r>
    </w:p>
    <w:p w14:paraId="35F71396" w14:textId="77777777" w:rsidR="004D1711" w:rsidRPr="004D1711" w:rsidRDefault="004D1711" w:rsidP="0079078B">
      <w:pPr>
        <w:pStyle w:val="Kode"/>
      </w:pPr>
      <w:r w:rsidRPr="004D1711">
        <w:t>        "aggregate_cheapest_all",</w:t>
      </w:r>
    </w:p>
    <w:p w14:paraId="62B73EED" w14:textId="77777777" w:rsidR="004D1711" w:rsidRPr="004D1711" w:rsidRDefault="004D1711" w:rsidP="0079078B">
      <w:pPr>
        <w:pStyle w:val="Kode"/>
      </w:pPr>
      <w:r w:rsidRPr="004D1711">
        <w:t>    )</w:t>
      </w:r>
    </w:p>
    <w:p w14:paraId="2AF5F758" w14:textId="77777777" w:rsidR="004D1711" w:rsidRPr="004D1711" w:rsidRDefault="004D1711" w:rsidP="0079078B">
      <w:pPr>
        <w:pStyle w:val="Kode"/>
      </w:pPr>
    </w:p>
    <w:p w14:paraId="391EBE5D" w14:textId="77777777" w:rsidR="004D1711" w:rsidRPr="004D1711" w:rsidRDefault="004D1711" w:rsidP="0079078B">
      <w:pPr>
        <w:pStyle w:val="Kode"/>
      </w:pPr>
      <w:r w:rsidRPr="004D1711">
        <w:t>    return docs</w:t>
      </w:r>
    </w:p>
    <w:p w14:paraId="6B79D5FE" w14:textId="77777777" w:rsidR="004D1711" w:rsidRPr="004D1711" w:rsidRDefault="004D1711" w:rsidP="0079078B">
      <w:pPr>
        <w:pStyle w:val="Kode"/>
      </w:pPr>
    </w:p>
    <w:p w14:paraId="3C1353CE" w14:textId="77777777" w:rsidR="004D1711" w:rsidRPr="004D1711" w:rsidRDefault="004D1711" w:rsidP="0079078B">
      <w:pPr>
        <w:pStyle w:val="Kode"/>
      </w:pPr>
      <w:r w:rsidRPr="004D1711">
        <w:t>def _batch_ingest(docs: list, storage_ctx: StorageContext, label: str) -&gt; VectorStoreIndex:</w:t>
      </w:r>
    </w:p>
    <w:p w14:paraId="4C82DA48" w14:textId="77777777" w:rsidR="004D1711" w:rsidRPr="004D1711" w:rsidRDefault="004D1711" w:rsidP="0079078B">
      <w:pPr>
        <w:pStyle w:val="Kode"/>
      </w:pPr>
      <w:r w:rsidRPr="004D1711">
        <w:t>    index      = None</w:t>
      </w:r>
    </w:p>
    <w:p w14:paraId="52FCCAD5" w14:textId="77777777" w:rsidR="004D1711" w:rsidRPr="004D1711" w:rsidRDefault="004D1711" w:rsidP="0079078B">
      <w:pPr>
        <w:pStyle w:val="Kode"/>
      </w:pPr>
      <w:r w:rsidRPr="004D1711">
        <w:t>    batch_size = 50</w:t>
      </w:r>
    </w:p>
    <w:p w14:paraId="46FE1C94" w14:textId="77777777" w:rsidR="004D1711" w:rsidRPr="004D1711" w:rsidRDefault="004D1711" w:rsidP="0079078B">
      <w:pPr>
        <w:pStyle w:val="Kode"/>
      </w:pPr>
      <w:r w:rsidRPr="004D1711">
        <w:t>    total      = (len(docs) + batch_size - 1) // batch_size</w:t>
      </w:r>
    </w:p>
    <w:p w14:paraId="1D9B3362" w14:textId="77777777" w:rsidR="004D1711" w:rsidRPr="004D1711" w:rsidRDefault="004D1711" w:rsidP="0079078B">
      <w:pPr>
        <w:pStyle w:val="Kode"/>
      </w:pPr>
    </w:p>
    <w:p w14:paraId="660EF35E" w14:textId="77777777" w:rsidR="004D1711" w:rsidRPr="004D1711" w:rsidRDefault="004D1711" w:rsidP="0079078B">
      <w:pPr>
        <w:pStyle w:val="Kode"/>
      </w:pPr>
      <w:r w:rsidRPr="004D1711">
        <w:t>    for i in range(0, len(docs), batch_size):</w:t>
      </w:r>
    </w:p>
    <w:p w14:paraId="669B42E6" w14:textId="77777777" w:rsidR="004D1711" w:rsidRPr="004D1711" w:rsidRDefault="004D1711" w:rsidP="0079078B">
      <w:pPr>
        <w:pStyle w:val="Kode"/>
      </w:pPr>
      <w:r w:rsidRPr="004D1711">
        <w:t>        batch = docs[i : i + batch_size]</w:t>
      </w:r>
    </w:p>
    <w:p w14:paraId="6D626504" w14:textId="77777777" w:rsidR="004D1711" w:rsidRPr="004D1711" w:rsidRDefault="004D1711" w:rsidP="0079078B">
      <w:pPr>
        <w:pStyle w:val="Kode"/>
      </w:pPr>
      <w:r w:rsidRPr="004D1711">
        <w:t>        n     = (i // batch_size) + 1</w:t>
      </w:r>
    </w:p>
    <w:p w14:paraId="72CA4722" w14:textId="77777777" w:rsidR="004D1711" w:rsidRPr="004D1711" w:rsidRDefault="004D1711" w:rsidP="0079078B">
      <w:pPr>
        <w:pStyle w:val="Kode"/>
      </w:pPr>
      <w:r w:rsidRPr="004D1711">
        <w:t>        print(f"  [{label}] Batch {n}/{total} ({len(batch)} docs)...")</w:t>
      </w:r>
    </w:p>
    <w:p w14:paraId="5517C6C8" w14:textId="77777777" w:rsidR="004D1711" w:rsidRPr="004D1711" w:rsidRDefault="004D1711" w:rsidP="0079078B">
      <w:pPr>
        <w:pStyle w:val="Kode"/>
      </w:pPr>
    </w:p>
    <w:p w14:paraId="0C31C1FF" w14:textId="77777777" w:rsidR="004D1711" w:rsidRPr="004D1711" w:rsidRDefault="004D1711" w:rsidP="0079078B">
      <w:pPr>
        <w:pStyle w:val="Kode"/>
      </w:pPr>
      <w:r w:rsidRPr="004D1711">
        <w:t>        if index is None:</w:t>
      </w:r>
    </w:p>
    <w:p w14:paraId="6BEC1738" w14:textId="77777777" w:rsidR="004D1711" w:rsidRPr="004D1711" w:rsidRDefault="004D1711" w:rsidP="0079078B">
      <w:pPr>
        <w:pStyle w:val="Kode"/>
      </w:pPr>
      <w:r w:rsidRPr="004D1711">
        <w:t>            index = VectorStoreIndex.from_documents(batch, storage_context=storage_ctx)</w:t>
      </w:r>
    </w:p>
    <w:p w14:paraId="5B43B967" w14:textId="77777777" w:rsidR="004D1711" w:rsidRPr="004D1711" w:rsidRDefault="004D1711" w:rsidP="0079078B">
      <w:pPr>
        <w:pStyle w:val="Kode"/>
      </w:pPr>
      <w:r w:rsidRPr="004D1711">
        <w:t>        else:</w:t>
      </w:r>
    </w:p>
    <w:p w14:paraId="502C7A36" w14:textId="77777777" w:rsidR="004D1711" w:rsidRPr="004D1711" w:rsidRDefault="004D1711" w:rsidP="0079078B">
      <w:pPr>
        <w:pStyle w:val="Kode"/>
      </w:pPr>
      <w:r w:rsidRPr="004D1711">
        <w:t>            for doc in batch:</w:t>
      </w:r>
    </w:p>
    <w:p w14:paraId="555942A2" w14:textId="77777777" w:rsidR="004D1711" w:rsidRPr="004D1711" w:rsidRDefault="004D1711" w:rsidP="0079078B">
      <w:pPr>
        <w:pStyle w:val="Kode"/>
      </w:pPr>
      <w:r w:rsidRPr="004D1711">
        <w:t>                index.insert(doc)</w:t>
      </w:r>
    </w:p>
    <w:p w14:paraId="5C5E1299" w14:textId="77777777" w:rsidR="004D1711" w:rsidRPr="004D1711" w:rsidRDefault="004D1711" w:rsidP="0079078B">
      <w:pPr>
        <w:pStyle w:val="Kode"/>
      </w:pPr>
    </w:p>
    <w:p w14:paraId="1FFC57F1" w14:textId="77777777" w:rsidR="004D1711" w:rsidRPr="004D1711" w:rsidRDefault="004D1711" w:rsidP="0079078B">
      <w:pPr>
        <w:pStyle w:val="Kode"/>
      </w:pPr>
      <w:r w:rsidRPr="004D1711">
        <w:t>        if i + batch_size &lt; len(docs):</w:t>
      </w:r>
    </w:p>
    <w:p w14:paraId="2EC682A8" w14:textId="77777777" w:rsidR="004D1711" w:rsidRPr="004D1711" w:rsidRDefault="004D1711" w:rsidP="0079078B">
      <w:pPr>
        <w:pStyle w:val="Kode"/>
      </w:pPr>
      <w:r w:rsidRPr="004D1711">
        <w:t>            time.sleep(10)</w:t>
      </w:r>
    </w:p>
    <w:p w14:paraId="108F3329" w14:textId="77777777" w:rsidR="004D1711" w:rsidRPr="004D1711" w:rsidRDefault="004D1711" w:rsidP="0079078B">
      <w:pPr>
        <w:pStyle w:val="Kode"/>
      </w:pPr>
    </w:p>
    <w:p w14:paraId="60AA7459" w14:textId="77777777" w:rsidR="004D1711" w:rsidRPr="004D1711" w:rsidRDefault="004D1711" w:rsidP="0079078B">
      <w:pPr>
        <w:pStyle w:val="Kode"/>
      </w:pPr>
      <w:r w:rsidRPr="004D1711">
        <w:t>    return index</w:t>
      </w:r>
    </w:p>
    <w:p w14:paraId="063E6CFA" w14:textId="77777777" w:rsidR="004D1711" w:rsidRPr="004D1711" w:rsidRDefault="004D1711" w:rsidP="0079078B">
      <w:pPr>
        <w:pStyle w:val="Kode"/>
      </w:pPr>
    </w:p>
    <w:p w14:paraId="23E762DA" w14:textId="77777777" w:rsidR="004D1711" w:rsidRPr="004D1711" w:rsidRDefault="004D1711" w:rsidP="0079078B">
      <w:pPr>
        <w:pStyle w:val="Kode"/>
      </w:pPr>
      <w:r w:rsidRPr="004D1711">
        <w:t>def initialize_databases() -&gt; tuple[VectorStoreIndex, VectorStoreIndex]:</w:t>
      </w:r>
    </w:p>
    <w:p w14:paraId="7EC8093A" w14:textId="77777777" w:rsidR="004D1711" w:rsidRPr="004D1711" w:rsidRDefault="004D1711" w:rsidP="0079078B">
      <w:pPr>
        <w:pStyle w:val="Kode"/>
      </w:pPr>
      <w:r w:rsidRPr="004D1711">
        <w:t>    client = chromadb.PersistentClient(path=CHROMA_PATH)</w:t>
      </w:r>
    </w:p>
    <w:p w14:paraId="5B16F393" w14:textId="77777777" w:rsidR="004D1711" w:rsidRPr="004D1711" w:rsidRDefault="004D1711" w:rsidP="0079078B">
      <w:pPr>
        <w:pStyle w:val="Kode"/>
      </w:pPr>
    </w:p>
    <w:p w14:paraId="1A8B31D6" w14:textId="77777777" w:rsidR="004D1711" w:rsidRPr="004D1711" w:rsidRDefault="004D1711" w:rsidP="0079078B">
      <w:pPr>
        <w:pStyle w:val="Kode"/>
      </w:pPr>
      <w:r w:rsidRPr="004D1711">
        <w:t>    pub_col  = client.get_or_create_collection("public_kb")</w:t>
      </w:r>
    </w:p>
    <w:p w14:paraId="690393A4" w14:textId="77777777" w:rsidR="004D1711" w:rsidRPr="004D1711" w:rsidRDefault="004D1711" w:rsidP="0079078B">
      <w:pPr>
        <w:pStyle w:val="Kode"/>
      </w:pPr>
      <w:r w:rsidRPr="004D1711">
        <w:t>    priv_col = client.get_or_create_collection("private_kb")</w:t>
      </w:r>
    </w:p>
    <w:p w14:paraId="4943DD8F" w14:textId="77777777" w:rsidR="004D1711" w:rsidRPr="004D1711" w:rsidRDefault="004D1711" w:rsidP="0079078B">
      <w:pPr>
        <w:pStyle w:val="Kode"/>
      </w:pPr>
    </w:p>
    <w:p w14:paraId="4B978EC4" w14:textId="77777777" w:rsidR="004D1711" w:rsidRPr="004D1711" w:rsidRDefault="004D1711" w:rsidP="0079078B">
      <w:pPr>
        <w:pStyle w:val="Kode"/>
      </w:pPr>
      <w:r w:rsidRPr="004D1711">
        <w:t>    pub_store  = ChromaVectorStore(chroma_collection=pub_col)</w:t>
      </w:r>
    </w:p>
    <w:p w14:paraId="104CCA8D" w14:textId="77777777" w:rsidR="004D1711" w:rsidRPr="004D1711" w:rsidRDefault="004D1711" w:rsidP="0079078B">
      <w:pPr>
        <w:pStyle w:val="Kode"/>
      </w:pPr>
      <w:r w:rsidRPr="004D1711">
        <w:t>    priv_store = ChromaVectorStore(chroma_collection=priv_col)</w:t>
      </w:r>
    </w:p>
    <w:p w14:paraId="6D03326D" w14:textId="77777777" w:rsidR="004D1711" w:rsidRPr="004D1711" w:rsidRDefault="004D1711" w:rsidP="0079078B">
      <w:pPr>
        <w:pStyle w:val="Kode"/>
      </w:pPr>
    </w:p>
    <w:p w14:paraId="2EB26A12" w14:textId="77777777" w:rsidR="004D1711" w:rsidRPr="004D1711" w:rsidRDefault="004D1711" w:rsidP="0079078B">
      <w:pPr>
        <w:pStyle w:val="Kode"/>
      </w:pPr>
      <w:r w:rsidRPr="004D1711">
        <w:t>    if pub_col.count() &gt; 0 and priv_col.count() &gt; 0:</w:t>
      </w:r>
    </w:p>
    <w:p w14:paraId="0D9C12BA" w14:textId="77777777" w:rsidR="004D1711" w:rsidRPr="004D1711" w:rsidRDefault="004D1711" w:rsidP="0079078B">
      <w:pPr>
        <w:pStyle w:val="Kode"/>
      </w:pPr>
      <w:r w:rsidRPr="004D1711">
        <w:t>        print(f"  [DB] Loaded — public_kb: {pub_col.count():,} | private_kb: {priv_col.count():,}")</w:t>
      </w:r>
    </w:p>
    <w:p w14:paraId="37872969" w14:textId="77777777" w:rsidR="004D1711" w:rsidRPr="004D1711" w:rsidRDefault="004D1711" w:rsidP="0079078B">
      <w:pPr>
        <w:pStyle w:val="Kode"/>
      </w:pPr>
      <w:r w:rsidRPr="004D1711">
        <w:t>        return (</w:t>
      </w:r>
    </w:p>
    <w:p w14:paraId="574C71B1" w14:textId="77777777" w:rsidR="004D1711" w:rsidRPr="004D1711" w:rsidRDefault="004D1711" w:rsidP="0079078B">
      <w:pPr>
        <w:pStyle w:val="Kode"/>
      </w:pPr>
      <w:r w:rsidRPr="004D1711">
        <w:t>            VectorStoreIndex.from_vector_store(pub_store),</w:t>
      </w:r>
    </w:p>
    <w:p w14:paraId="2AB27742" w14:textId="77777777" w:rsidR="004D1711" w:rsidRPr="004D1711" w:rsidRDefault="004D1711" w:rsidP="0079078B">
      <w:pPr>
        <w:pStyle w:val="Kode"/>
      </w:pPr>
      <w:r w:rsidRPr="004D1711">
        <w:t>            VectorStoreIndex.from_vector_store(priv_store),</w:t>
      </w:r>
    </w:p>
    <w:p w14:paraId="1B95DE4B" w14:textId="77777777" w:rsidR="004D1711" w:rsidRPr="004D1711" w:rsidRDefault="004D1711" w:rsidP="0079078B">
      <w:pPr>
        <w:pStyle w:val="Kode"/>
      </w:pPr>
      <w:r w:rsidRPr="004D1711">
        <w:t>        )</w:t>
      </w:r>
    </w:p>
    <w:p w14:paraId="5F7DA961" w14:textId="77777777" w:rsidR="004D1711" w:rsidRPr="004D1711" w:rsidRDefault="004D1711" w:rsidP="0079078B">
      <w:pPr>
        <w:pStyle w:val="Kode"/>
      </w:pPr>
    </w:p>
    <w:p w14:paraId="72D7C8AD" w14:textId="77777777" w:rsidR="004D1711" w:rsidRPr="004D1711" w:rsidRDefault="004D1711" w:rsidP="0079078B">
      <w:pPr>
        <w:pStyle w:val="Kode"/>
      </w:pPr>
      <w:r w:rsidRPr="004D1711">
        <w:lastRenderedPageBreak/>
        <w:t>    print("  [DB] Collections empty. Building from JSON exports...")</w:t>
      </w:r>
    </w:p>
    <w:p w14:paraId="5B3A77E7" w14:textId="77777777" w:rsidR="004D1711" w:rsidRPr="004D1711" w:rsidRDefault="004D1711" w:rsidP="0079078B">
      <w:pPr>
        <w:pStyle w:val="Kode"/>
      </w:pPr>
    </w:p>
    <w:p w14:paraId="6D16B7DA" w14:textId="77777777" w:rsidR="004D1711" w:rsidRPr="004D1711" w:rsidRDefault="004D1711" w:rsidP="0079078B">
      <w:pPr>
        <w:pStyle w:val="Kode"/>
      </w:pPr>
      <w:r w:rsidRPr="004D1711">
        <w:t>    shop_info_raw      = _load_json("bucket_A_shop_info")</w:t>
      </w:r>
    </w:p>
    <w:p w14:paraId="1B98055B" w14:textId="77777777" w:rsidR="004D1711" w:rsidRPr="004D1711" w:rsidRDefault="004D1711" w:rsidP="0079078B">
      <w:pPr>
        <w:pStyle w:val="Kode"/>
      </w:pPr>
      <w:r w:rsidRPr="004D1711">
        <w:t>    shop_rating_raw    = _load_json("bucket_A_shop_rating")</w:t>
      </w:r>
    </w:p>
    <w:p w14:paraId="321241E9" w14:textId="77777777" w:rsidR="004D1711" w:rsidRPr="004D1711" w:rsidRDefault="004D1711" w:rsidP="0079078B">
      <w:pPr>
        <w:pStyle w:val="Kode"/>
      </w:pPr>
      <w:r w:rsidRPr="004D1711">
        <w:t>    status_counts_raw  = _load_json("bucket_A_item_status_counts")</w:t>
      </w:r>
    </w:p>
    <w:p w14:paraId="017756EC" w14:textId="77777777" w:rsidR="004D1711" w:rsidRPr="004D1711" w:rsidRDefault="004D1711" w:rsidP="0079078B">
      <w:pPr>
        <w:pStyle w:val="Kode"/>
      </w:pPr>
      <w:r w:rsidRPr="004D1711">
        <w:t>    categories_raw     = _load_json("bucket_A_categories")</w:t>
      </w:r>
    </w:p>
    <w:p w14:paraId="5A4E55F4" w14:textId="77777777" w:rsidR="004D1711" w:rsidRPr="004D1711" w:rsidRDefault="004D1711" w:rsidP="0079078B">
      <w:pPr>
        <w:pStyle w:val="Kode"/>
      </w:pPr>
      <w:r w:rsidRPr="004D1711">
        <w:t>    catalog_raw        = _load_json("bucket_A_catalog")</w:t>
      </w:r>
    </w:p>
    <w:p w14:paraId="0A4450A8" w14:textId="77777777" w:rsidR="004D1711" w:rsidRPr="004D1711" w:rsidRDefault="004D1711" w:rsidP="0079078B">
      <w:pPr>
        <w:pStyle w:val="Kode"/>
      </w:pPr>
      <w:r w:rsidRPr="004D1711">
        <w:t>    extra_info_raw     = _load_json("bucket_A_extra_info")</w:t>
      </w:r>
    </w:p>
    <w:p w14:paraId="79D6E1E5" w14:textId="77777777" w:rsidR="004D1711" w:rsidRPr="004D1711" w:rsidRDefault="004D1711" w:rsidP="0079078B">
      <w:pPr>
        <w:pStyle w:val="Kode"/>
      </w:pPr>
      <w:r w:rsidRPr="004D1711">
        <w:t>    models_raw         = _load_json("bucket_B_models")</w:t>
      </w:r>
    </w:p>
    <w:p w14:paraId="43A4F61E" w14:textId="77777777" w:rsidR="004D1711" w:rsidRPr="004D1711" w:rsidRDefault="004D1711" w:rsidP="0079078B">
      <w:pPr>
        <w:pStyle w:val="Kode"/>
      </w:pPr>
      <w:r w:rsidRPr="004D1711">
        <w:t>    comments_raw       = _load_json("bucket_C_comments")</w:t>
      </w:r>
    </w:p>
    <w:p w14:paraId="2A82B457" w14:textId="77777777" w:rsidR="004D1711" w:rsidRPr="004D1711" w:rsidRDefault="004D1711" w:rsidP="0079078B">
      <w:pPr>
        <w:pStyle w:val="Kode"/>
      </w:pPr>
      <w:r w:rsidRPr="004D1711">
        <w:t>    diagnostics_raw    = _load_json("bucket_C_diagnostics")</w:t>
      </w:r>
    </w:p>
    <w:p w14:paraId="734D4678" w14:textId="77777777" w:rsidR="004D1711" w:rsidRPr="004D1711" w:rsidRDefault="004D1711" w:rsidP="0079078B">
      <w:pPr>
        <w:pStyle w:val="Kode"/>
      </w:pPr>
      <w:r w:rsidRPr="004D1711">
        <w:t>    low_quality_raw    = _load_json("bucket_C_low_quality_items")</w:t>
      </w:r>
    </w:p>
    <w:p w14:paraId="769553C4" w14:textId="77777777" w:rsidR="004D1711" w:rsidRPr="004D1711" w:rsidRDefault="004D1711" w:rsidP="0079078B">
      <w:pPr>
        <w:pStyle w:val="Kode"/>
      </w:pPr>
      <w:r w:rsidRPr="004D1711">
        <w:t>    violations_raw     = _load_json("bucket_C_violations")</w:t>
      </w:r>
    </w:p>
    <w:p w14:paraId="59BB6EE0" w14:textId="77777777" w:rsidR="004D1711" w:rsidRPr="004D1711" w:rsidRDefault="004D1711" w:rsidP="0079078B">
      <w:pPr>
        <w:pStyle w:val="Kode"/>
      </w:pPr>
      <w:r w:rsidRPr="004D1711">
        <w:t>    cat_rec_raw        = _load_json("bucket_C_category_recommend")</w:t>
      </w:r>
    </w:p>
    <w:p w14:paraId="06997E24" w14:textId="77777777" w:rsidR="004D1711" w:rsidRPr="004D1711" w:rsidRDefault="004D1711" w:rsidP="0079078B">
      <w:pPr>
        <w:pStyle w:val="Kode"/>
      </w:pPr>
      <w:r w:rsidRPr="004D1711">
        <w:t>    shop_perf_raw      = _load_json("bucket_C_shop_performance")</w:t>
      </w:r>
    </w:p>
    <w:p w14:paraId="4988DABB" w14:textId="77777777" w:rsidR="004D1711" w:rsidRPr="004D1711" w:rsidRDefault="004D1711" w:rsidP="0079078B">
      <w:pPr>
        <w:pStyle w:val="Kode"/>
      </w:pPr>
    </w:p>
    <w:p w14:paraId="223C25DB" w14:textId="77777777" w:rsidR="004D1711" w:rsidRPr="004D1711" w:rsidRDefault="004D1711" w:rsidP="0079078B">
      <w:pPr>
        <w:pStyle w:val="Kode"/>
      </w:pPr>
      <w:r w:rsidRPr="004D1711">
        <w:t>    id_to_name     = {str(i["item_id"]): i.get("item_name", "Unknown") for i in catalog_raw}</w:t>
      </w:r>
    </w:p>
    <w:p w14:paraId="788507F0" w14:textId="77777777" w:rsidR="004D1711" w:rsidRPr="004D1711" w:rsidRDefault="004D1711" w:rsidP="0079078B">
      <w:pPr>
        <w:pStyle w:val="Kode"/>
      </w:pPr>
      <w:r w:rsidRPr="004D1711">
        <w:t>    price_snapshot = _build_price_snapshot(models_raw)</w:t>
      </w:r>
    </w:p>
    <w:p w14:paraId="228E8A09" w14:textId="77777777" w:rsidR="004D1711" w:rsidRPr="004D1711" w:rsidRDefault="004D1711" w:rsidP="0079078B">
      <w:pPr>
        <w:pStyle w:val="Kode"/>
      </w:pPr>
      <w:r w:rsidRPr="004D1711">
        <w:t>    extra_lookup   = _build_extra_info_lookup(extra_info_raw)</w:t>
      </w:r>
    </w:p>
    <w:p w14:paraId="51523AE2" w14:textId="77777777" w:rsidR="004D1711" w:rsidRPr="004D1711" w:rsidRDefault="004D1711" w:rsidP="0079078B">
      <w:pPr>
        <w:pStyle w:val="Kode"/>
      </w:pPr>
      <w:r w:rsidRPr="004D1711">
        <w:t>    cat_lookup     = _build_category_lookup(categories_raw)</w:t>
      </w:r>
    </w:p>
    <w:p w14:paraId="5AA9D21B" w14:textId="77777777" w:rsidR="004D1711" w:rsidRPr="004D1711" w:rsidRDefault="004D1711" w:rsidP="0079078B">
      <w:pPr>
        <w:pStyle w:val="Kode"/>
      </w:pPr>
      <w:r w:rsidRPr="004D1711">
        <w:t>    review_summaries, reviews_by_item = _build_review_aggregates(comments_raw, id_to_name)</w:t>
      </w:r>
    </w:p>
    <w:p w14:paraId="3FEE4620" w14:textId="77777777" w:rsidR="004D1711" w:rsidRPr="004D1711" w:rsidRDefault="004D1711" w:rsidP="0079078B">
      <w:pPr>
        <w:pStyle w:val="Kode"/>
      </w:pPr>
    </w:p>
    <w:p w14:paraId="33051E2E" w14:textId="77777777" w:rsidR="004D1711" w:rsidRPr="004D1711" w:rsidRDefault="004D1711" w:rsidP="0079078B">
      <w:pPr>
        <w:pStyle w:val="Kode"/>
      </w:pPr>
      <w:r w:rsidRPr="004D1711">
        <w:t>    # Map item_id → category_name</w:t>
      </w:r>
    </w:p>
    <w:p w14:paraId="66639B68" w14:textId="77777777" w:rsidR="004D1711" w:rsidRPr="004D1711" w:rsidRDefault="004D1711" w:rsidP="0079078B">
      <w:pPr>
        <w:pStyle w:val="Kode"/>
      </w:pPr>
      <w:r w:rsidRPr="004D1711">
        <w:t>    id_to_category: dict[str, str] = {}</w:t>
      </w:r>
    </w:p>
    <w:p w14:paraId="164DD6AD" w14:textId="77777777" w:rsidR="004D1711" w:rsidRPr="004D1711" w:rsidRDefault="004D1711" w:rsidP="0079078B">
      <w:pPr>
        <w:pStyle w:val="Kode"/>
      </w:pPr>
      <w:r w:rsidRPr="004D1711">
        <w:t>    for item in catalog_raw:</w:t>
      </w:r>
    </w:p>
    <w:p w14:paraId="433161EC" w14:textId="77777777" w:rsidR="004D1711" w:rsidRPr="004D1711" w:rsidRDefault="004D1711" w:rsidP="0079078B">
      <w:pPr>
        <w:pStyle w:val="Kode"/>
      </w:pPr>
      <w:r w:rsidRPr="004D1711">
        <w:t>        item_id = str(item.get("item_id", ""))</w:t>
      </w:r>
    </w:p>
    <w:p w14:paraId="5886619E" w14:textId="77777777" w:rsidR="004D1711" w:rsidRPr="004D1711" w:rsidRDefault="004D1711" w:rsidP="0079078B">
      <w:pPr>
        <w:pStyle w:val="Kode"/>
      </w:pPr>
      <w:r w:rsidRPr="004D1711">
        <w:t>        cat_id  = str(item.get("category_id", "")).strip()</w:t>
      </w:r>
    </w:p>
    <w:p w14:paraId="365BBDCB" w14:textId="77777777" w:rsidR="004D1711" w:rsidRPr="004D1711" w:rsidRDefault="004D1711" w:rsidP="0079078B">
      <w:pPr>
        <w:pStyle w:val="Kode"/>
      </w:pPr>
      <w:r w:rsidRPr="004D1711">
        <w:t>        id_to_category[item_id] = cat_lookup.get(cat_id, "")</w:t>
      </w:r>
    </w:p>
    <w:p w14:paraId="788CF4F3" w14:textId="77777777" w:rsidR="004D1711" w:rsidRPr="004D1711" w:rsidRDefault="004D1711" w:rsidP="0079078B">
      <w:pPr>
        <w:pStyle w:val="Kode"/>
      </w:pPr>
    </w:p>
    <w:p w14:paraId="529E172C" w14:textId="77777777" w:rsidR="004D1711" w:rsidRPr="004D1711" w:rsidRDefault="004D1711" w:rsidP="0079078B">
      <w:pPr>
        <w:pStyle w:val="Kode"/>
      </w:pPr>
      <w:r w:rsidRPr="004D1711">
        <w:t>    # Build per-product records</w:t>
      </w:r>
    </w:p>
    <w:p w14:paraId="15EBC76E" w14:textId="77777777" w:rsidR="004D1711" w:rsidRPr="004D1711" w:rsidRDefault="004D1711" w:rsidP="0079078B">
      <w:pPr>
        <w:pStyle w:val="Kode"/>
      </w:pPr>
      <w:r w:rsidRPr="004D1711">
        <w:t>    records: list[dict] = []</w:t>
      </w:r>
    </w:p>
    <w:p w14:paraId="114E95A4" w14:textId="77777777" w:rsidR="004D1711" w:rsidRPr="004D1711" w:rsidRDefault="004D1711" w:rsidP="0079078B">
      <w:pPr>
        <w:pStyle w:val="Kode"/>
      </w:pPr>
      <w:r w:rsidRPr="004D1711">
        <w:t>    for item_id, name in id_to_name.items():</w:t>
      </w:r>
    </w:p>
    <w:p w14:paraId="0ECF5D6B" w14:textId="77777777" w:rsidR="004D1711" w:rsidRPr="004D1711" w:rsidRDefault="004D1711" w:rsidP="0079078B">
      <w:pPr>
        <w:pStyle w:val="Kode"/>
      </w:pPr>
      <w:r w:rsidRPr="004D1711">
        <w:t>        extra = extra_lookup.get(item_id, {})</w:t>
      </w:r>
    </w:p>
    <w:p w14:paraId="443F851F" w14:textId="77777777" w:rsidR="004D1711" w:rsidRPr="004D1711" w:rsidRDefault="004D1711" w:rsidP="0079078B">
      <w:pPr>
        <w:pStyle w:val="Kode"/>
      </w:pPr>
      <w:r w:rsidRPr="004D1711">
        <w:t>        snap  = price_snapshot.get(item_id)</w:t>
      </w:r>
    </w:p>
    <w:p w14:paraId="53E2D964" w14:textId="77777777" w:rsidR="004D1711" w:rsidRPr="004D1711" w:rsidRDefault="004D1711" w:rsidP="0079078B">
      <w:pPr>
        <w:pStyle w:val="Kode"/>
      </w:pPr>
      <w:r w:rsidRPr="004D1711">
        <w:t>        live  = LIVE_INVENTORY.get(item_id)</w:t>
      </w:r>
    </w:p>
    <w:p w14:paraId="40BAB715" w14:textId="77777777" w:rsidR="004D1711" w:rsidRPr="004D1711" w:rsidRDefault="004D1711" w:rsidP="0079078B">
      <w:pPr>
        <w:pStyle w:val="Kode"/>
      </w:pPr>
      <w:r w:rsidRPr="004D1711">
        <w:t>        total_stock = _compute_total_stock(live) if live else 0</w:t>
      </w:r>
    </w:p>
    <w:p w14:paraId="560E6DBB" w14:textId="77777777" w:rsidR="004D1711" w:rsidRPr="004D1711" w:rsidRDefault="004D1711" w:rsidP="0079078B">
      <w:pPr>
        <w:pStyle w:val="Kode"/>
      </w:pPr>
    </w:p>
    <w:p w14:paraId="02947541" w14:textId="77777777" w:rsidR="004D1711" w:rsidRPr="004D1711" w:rsidRDefault="004D1711" w:rsidP="0079078B">
      <w:pPr>
        <w:pStyle w:val="Kode"/>
      </w:pPr>
      <w:r w:rsidRPr="004D1711">
        <w:t>        records.append({</w:t>
      </w:r>
    </w:p>
    <w:p w14:paraId="1462FBAF" w14:textId="77777777" w:rsidR="004D1711" w:rsidRPr="004D1711" w:rsidRDefault="004D1711" w:rsidP="0079078B">
      <w:pPr>
        <w:pStyle w:val="Kode"/>
      </w:pPr>
      <w:r w:rsidRPr="004D1711">
        <w:t>            "item_id":       item_id,</w:t>
      </w:r>
    </w:p>
    <w:p w14:paraId="345E1D7A" w14:textId="77777777" w:rsidR="004D1711" w:rsidRPr="004D1711" w:rsidRDefault="004D1711" w:rsidP="0079078B">
      <w:pPr>
        <w:pStyle w:val="Kode"/>
      </w:pPr>
      <w:r w:rsidRPr="004D1711">
        <w:t>            "name":          name,</w:t>
      </w:r>
    </w:p>
    <w:p w14:paraId="199DA4F1" w14:textId="77777777" w:rsidR="004D1711" w:rsidRPr="004D1711" w:rsidRDefault="004D1711" w:rsidP="0079078B">
      <w:pPr>
        <w:pStyle w:val="Kode"/>
      </w:pPr>
      <w:r w:rsidRPr="004D1711">
        <w:lastRenderedPageBreak/>
        <w:t>            "category_name": id_to_category.get(item_id, ""),</w:t>
      </w:r>
    </w:p>
    <w:p w14:paraId="4FCD804D" w14:textId="77777777" w:rsidR="004D1711" w:rsidRPr="004D1711" w:rsidRDefault="004D1711" w:rsidP="0079078B">
      <w:pPr>
        <w:pStyle w:val="Kode"/>
      </w:pPr>
      <w:r w:rsidRPr="004D1711">
        <w:t>            "sale":          extra.get("sale") or 0,</w:t>
      </w:r>
    </w:p>
    <w:p w14:paraId="19BFE025" w14:textId="77777777" w:rsidR="004D1711" w:rsidRPr="004D1711" w:rsidRDefault="004D1711" w:rsidP="0079078B">
      <w:pPr>
        <w:pStyle w:val="Kode"/>
      </w:pPr>
      <w:r w:rsidRPr="004D1711">
        <w:t>            "views":         extra.get("views") or 0,</w:t>
      </w:r>
    </w:p>
    <w:p w14:paraId="71069A92" w14:textId="77777777" w:rsidR="004D1711" w:rsidRPr="004D1711" w:rsidRDefault="004D1711" w:rsidP="0079078B">
      <w:pPr>
        <w:pStyle w:val="Kode"/>
      </w:pPr>
      <w:r w:rsidRPr="004D1711">
        <w:t>            "likes":         extra.get("likes") or 0,</w:t>
      </w:r>
    </w:p>
    <w:p w14:paraId="2564B68C" w14:textId="77777777" w:rsidR="004D1711" w:rsidRPr="004D1711" w:rsidRDefault="004D1711" w:rsidP="0079078B">
      <w:pPr>
        <w:pStyle w:val="Kode"/>
      </w:pPr>
      <w:r w:rsidRPr="004D1711">
        <w:t>            "rating_star":   extra.get("rating_star") or 0,</w:t>
      </w:r>
    </w:p>
    <w:p w14:paraId="23BBD4BB" w14:textId="77777777" w:rsidR="004D1711" w:rsidRPr="004D1711" w:rsidRDefault="004D1711" w:rsidP="0079078B">
      <w:pPr>
        <w:pStyle w:val="Kode"/>
      </w:pPr>
      <w:r w:rsidRPr="004D1711">
        <w:t>            "comment_count": extra.get("comment_count") or 0,</w:t>
      </w:r>
    </w:p>
    <w:p w14:paraId="77DCC26D" w14:textId="77777777" w:rsidR="004D1711" w:rsidRPr="004D1711" w:rsidRDefault="004D1711" w:rsidP="0079078B">
      <w:pPr>
        <w:pStyle w:val="Kode"/>
      </w:pPr>
      <w:r w:rsidRPr="004D1711">
        <w:t>            "price_min":     snap["min"] if snap else 0,</w:t>
      </w:r>
    </w:p>
    <w:p w14:paraId="6B1BCE26" w14:textId="77777777" w:rsidR="004D1711" w:rsidRPr="004D1711" w:rsidRDefault="004D1711" w:rsidP="0079078B">
      <w:pPr>
        <w:pStyle w:val="Kode"/>
      </w:pPr>
      <w:r w:rsidRPr="004D1711">
        <w:t>            "price_max":     snap["max"] if snap else 0,</w:t>
      </w:r>
    </w:p>
    <w:p w14:paraId="24C08011" w14:textId="77777777" w:rsidR="004D1711" w:rsidRPr="004D1711" w:rsidRDefault="004D1711" w:rsidP="0079078B">
      <w:pPr>
        <w:pStyle w:val="Kode"/>
      </w:pPr>
      <w:r w:rsidRPr="004D1711">
        <w:t>            "total_stock":   total_stock,</w:t>
      </w:r>
    </w:p>
    <w:p w14:paraId="07FDD430" w14:textId="77777777" w:rsidR="004D1711" w:rsidRPr="004D1711" w:rsidRDefault="004D1711" w:rsidP="0079078B">
      <w:pPr>
        <w:pStyle w:val="Kode"/>
      </w:pPr>
      <w:r w:rsidRPr="004D1711">
        <w:t>        })</w:t>
      </w:r>
    </w:p>
    <w:p w14:paraId="2FC1D7E8" w14:textId="77777777" w:rsidR="004D1711" w:rsidRPr="004D1711" w:rsidRDefault="004D1711" w:rsidP="0079078B">
      <w:pPr>
        <w:pStyle w:val="Kode"/>
      </w:pPr>
    </w:p>
    <w:p w14:paraId="3A84A80A" w14:textId="77777777" w:rsidR="004D1711" w:rsidRPr="004D1711" w:rsidRDefault="004D1711" w:rsidP="0079078B">
      <w:pPr>
        <w:pStyle w:val="Kode"/>
      </w:pPr>
      <w:r w:rsidRPr="004D1711">
        <w:t>    # PUBLIC documents</w:t>
      </w:r>
    </w:p>
    <w:p w14:paraId="0E2F496C" w14:textId="77777777" w:rsidR="004D1711" w:rsidRPr="004D1711" w:rsidRDefault="004D1711" w:rsidP="0079078B">
      <w:pPr>
        <w:pStyle w:val="Kode"/>
      </w:pPr>
      <w:r w:rsidRPr="004D1711">
        <w:t>    public_docs: list[Document] = []</w:t>
      </w:r>
    </w:p>
    <w:p w14:paraId="47207A24" w14:textId="77777777" w:rsidR="004D1711" w:rsidRPr="004D1711" w:rsidRDefault="004D1711" w:rsidP="0079078B">
      <w:pPr>
        <w:pStyle w:val="Kode"/>
      </w:pPr>
    </w:p>
    <w:p w14:paraId="43FAA2FA" w14:textId="77777777" w:rsidR="004D1711" w:rsidRPr="004D1711" w:rsidRDefault="004D1711" w:rsidP="0079078B">
      <w:pPr>
        <w:pStyle w:val="Kode"/>
      </w:pPr>
      <w:r w:rsidRPr="004D1711">
        <w:t>    # 1. Shop info</w:t>
      </w:r>
    </w:p>
    <w:p w14:paraId="014B19E1" w14:textId="77777777" w:rsidR="004D1711" w:rsidRPr="004D1711" w:rsidRDefault="004D1711" w:rsidP="0079078B">
      <w:pPr>
        <w:pStyle w:val="Kode"/>
      </w:pPr>
      <w:r w:rsidRPr="004D1711">
        <w:t>    shop_lines = []</w:t>
      </w:r>
    </w:p>
    <w:p w14:paraId="392C8409" w14:textId="77777777" w:rsidR="004D1711" w:rsidRPr="004D1711" w:rsidRDefault="004D1711" w:rsidP="0079078B">
      <w:pPr>
        <w:pStyle w:val="Kode"/>
      </w:pPr>
      <w:r w:rsidRPr="004D1711">
        <w:t>    if shop_info_raw:</w:t>
      </w:r>
    </w:p>
    <w:p w14:paraId="7BD2290E" w14:textId="77777777" w:rsidR="004D1711" w:rsidRPr="004D1711" w:rsidRDefault="004D1711" w:rsidP="0079078B">
      <w:pPr>
        <w:pStyle w:val="Kode"/>
      </w:pPr>
      <w:r w:rsidRPr="004D1711">
        <w:t>        shop      = shop_info_raw[0]</w:t>
      </w:r>
    </w:p>
    <w:p w14:paraId="487DF6F2" w14:textId="77777777" w:rsidR="004D1711" w:rsidRPr="004D1711" w:rsidRDefault="004D1711" w:rsidP="0079078B">
      <w:pPr>
        <w:pStyle w:val="Kode"/>
      </w:pPr>
      <w:r w:rsidRPr="004D1711">
        <w:t>        shop_name = shop.get("shop_name") or "our Shopee store"</w:t>
      </w:r>
    </w:p>
    <w:p w14:paraId="23777B4E" w14:textId="77777777" w:rsidR="004D1711" w:rsidRPr="004D1711" w:rsidRDefault="004D1711" w:rsidP="0079078B">
      <w:pPr>
        <w:pStyle w:val="Kode"/>
      </w:pPr>
      <w:r w:rsidRPr="004D1711">
        <w:t>        region    = shop.get("region", "")</w:t>
      </w:r>
    </w:p>
    <w:p w14:paraId="39C22D90" w14:textId="77777777" w:rsidR="004D1711" w:rsidRPr="004D1711" w:rsidRDefault="004D1711" w:rsidP="0079078B">
      <w:pPr>
        <w:pStyle w:val="Kode"/>
      </w:pPr>
      <w:r w:rsidRPr="004D1711">
        <w:t>        status    = shop.get("status", "")</w:t>
      </w:r>
    </w:p>
    <w:p w14:paraId="695AB910" w14:textId="77777777" w:rsidR="004D1711" w:rsidRPr="004D1711" w:rsidRDefault="004D1711" w:rsidP="0079078B">
      <w:pPr>
        <w:pStyle w:val="Kode"/>
      </w:pPr>
      <w:r w:rsidRPr="004D1711">
        <w:t>        create_ts = shop.get("create_time") or shop.get("created_at")</w:t>
      </w:r>
    </w:p>
    <w:p w14:paraId="587A8D27" w14:textId="77777777" w:rsidR="004D1711" w:rsidRPr="004D1711" w:rsidRDefault="004D1711" w:rsidP="0079078B">
      <w:pPr>
        <w:pStyle w:val="Kode"/>
      </w:pPr>
    </w:p>
    <w:p w14:paraId="7085F20C" w14:textId="77777777" w:rsidR="004D1711" w:rsidRPr="004D1711" w:rsidRDefault="004D1711" w:rsidP="0079078B">
      <w:pPr>
        <w:pStyle w:val="Kode"/>
      </w:pPr>
      <w:r w:rsidRPr="004D1711">
        <w:t>        shop_lines.extend([</w:t>
      </w:r>
    </w:p>
    <w:p w14:paraId="5DA3B13E" w14:textId="77777777" w:rsidR="004D1711" w:rsidRPr="004D1711" w:rsidRDefault="004D1711" w:rsidP="0079078B">
      <w:pPr>
        <w:pStyle w:val="Kode"/>
      </w:pPr>
      <w:r w:rsidRPr="004D1711">
        <w:t>            f"Our shop name is '{shop_name}'.",</w:t>
      </w:r>
    </w:p>
    <w:p w14:paraId="6BD36D2A" w14:textId="77777777" w:rsidR="004D1711" w:rsidRPr="004D1711" w:rsidRDefault="004D1711" w:rsidP="0079078B">
      <w:pPr>
        <w:pStyle w:val="Kode"/>
      </w:pPr>
      <w:r w:rsidRPr="004D1711">
        <w:t>            f"This is our official Shopee store, also known as '{shop_name}'.",</w:t>
      </w:r>
    </w:p>
    <w:p w14:paraId="290FD5B3" w14:textId="77777777" w:rsidR="004D1711" w:rsidRPr="004D1711" w:rsidRDefault="004D1711" w:rsidP="0079078B">
      <w:pPr>
        <w:pStyle w:val="Kode"/>
      </w:pPr>
      <w:r w:rsidRPr="004D1711">
        <w:t>            f"You are chatting with the assistant for the Shopee shop '{shop_name}'.",</w:t>
      </w:r>
    </w:p>
    <w:p w14:paraId="5F860E2A" w14:textId="77777777" w:rsidR="004D1711" w:rsidRPr="004D1711" w:rsidRDefault="004D1711" w:rsidP="0079078B">
      <w:pPr>
        <w:pStyle w:val="Kode"/>
      </w:pPr>
      <w:r w:rsidRPr="004D1711">
        <w:t>        ])</w:t>
      </w:r>
    </w:p>
    <w:p w14:paraId="34DA4ECE" w14:textId="77777777" w:rsidR="004D1711" w:rsidRPr="004D1711" w:rsidRDefault="004D1711" w:rsidP="0079078B">
      <w:pPr>
        <w:pStyle w:val="Kode"/>
      </w:pPr>
      <w:r w:rsidRPr="004D1711">
        <w:t>        if region:</w:t>
      </w:r>
    </w:p>
    <w:p w14:paraId="360DFDBE" w14:textId="77777777" w:rsidR="004D1711" w:rsidRPr="004D1711" w:rsidRDefault="004D1711" w:rsidP="0079078B">
      <w:pPr>
        <w:pStyle w:val="Kode"/>
      </w:pPr>
      <w:r w:rsidRPr="004D1711">
        <w:t>            _REGION_NAMES: dict[str, str] = {</w:t>
      </w:r>
    </w:p>
    <w:p w14:paraId="51CC31BF" w14:textId="77777777" w:rsidR="004D1711" w:rsidRPr="004D1711" w:rsidRDefault="004D1711" w:rsidP="0079078B">
      <w:pPr>
        <w:pStyle w:val="Kode"/>
      </w:pPr>
      <w:r w:rsidRPr="004D1711">
        <w:t>                "ID": "Indonesia", "SG": "Singapore", "MY": "Malaysia",</w:t>
      </w:r>
    </w:p>
    <w:p w14:paraId="219D506B" w14:textId="77777777" w:rsidR="004D1711" w:rsidRPr="004D1711" w:rsidRDefault="004D1711" w:rsidP="0079078B">
      <w:pPr>
        <w:pStyle w:val="Kode"/>
      </w:pPr>
      <w:r w:rsidRPr="004D1711">
        <w:t>                "TH": "Thailand",  "PH": "Philippines", "VN": "Vietnam",</w:t>
      </w:r>
    </w:p>
    <w:p w14:paraId="2B22DF28" w14:textId="77777777" w:rsidR="004D1711" w:rsidRPr="004D1711" w:rsidRDefault="004D1711" w:rsidP="0079078B">
      <w:pPr>
        <w:pStyle w:val="Kode"/>
      </w:pPr>
      <w:r w:rsidRPr="004D1711">
        <w:t>                "TW": "Taiwan",    "BR": "Brazil",      "MX": "Mexico",</w:t>
      </w:r>
    </w:p>
    <w:p w14:paraId="73D7C38A" w14:textId="77777777" w:rsidR="004D1711" w:rsidRPr="004D1711" w:rsidRDefault="004D1711" w:rsidP="0079078B">
      <w:pPr>
        <w:pStyle w:val="Kode"/>
      </w:pPr>
      <w:r w:rsidRPr="004D1711">
        <w:t>                "CO": "Colombia",  "CL": "Chile",       "PL": "Poland",</w:t>
      </w:r>
    </w:p>
    <w:p w14:paraId="3775864F" w14:textId="77777777" w:rsidR="004D1711" w:rsidRPr="004D1711" w:rsidRDefault="004D1711" w:rsidP="0079078B">
      <w:pPr>
        <w:pStyle w:val="Kode"/>
      </w:pPr>
      <w:r w:rsidRPr="004D1711">
        <w:t>                "FR": "France",    "ES": "Spain",       "IN": "India",</w:t>
      </w:r>
    </w:p>
    <w:p w14:paraId="32AE643C" w14:textId="77777777" w:rsidR="004D1711" w:rsidRPr="004D1711" w:rsidRDefault="004D1711" w:rsidP="0079078B">
      <w:pPr>
        <w:pStyle w:val="Kode"/>
      </w:pPr>
      <w:r w:rsidRPr="004D1711">
        <w:t>            }</w:t>
      </w:r>
    </w:p>
    <w:p w14:paraId="67481BF9" w14:textId="77777777" w:rsidR="004D1711" w:rsidRPr="004D1711" w:rsidRDefault="004D1711" w:rsidP="0079078B">
      <w:pPr>
        <w:pStyle w:val="Kode"/>
      </w:pPr>
      <w:r w:rsidRPr="004D1711">
        <w:t>            region_display = _REGION_NAMES.get(region.upper(), region)</w:t>
      </w:r>
    </w:p>
    <w:p w14:paraId="546618EA" w14:textId="77777777" w:rsidR="004D1711" w:rsidRPr="004D1711" w:rsidRDefault="004D1711" w:rsidP="0079078B">
      <w:pPr>
        <w:pStyle w:val="Kode"/>
      </w:pPr>
      <w:r w:rsidRPr="004D1711">
        <w:t>            shop_lines.append(</w:t>
      </w:r>
    </w:p>
    <w:p w14:paraId="6BD6B3B4" w14:textId="77777777" w:rsidR="004D1711" w:rsidRPr="004D1711" w:rsidRDefault="004D1711" w:rsidP="0079078B">
      <w:pPr>
        <w:pStyle w:val="Kode"/>
      </w:pPr>
      <w:r w:rsidRPr="004D1711">
        <w:t>                f"The shop is located in {region_display} (region code: {region})."</w:t>
      </w:r>
    </w:p>
    <w:p w14:paraId="26B8F368" w14:textId="77777777" w:rsidR="004D1711" w:rsidRPr="004D1711" w:rsidRDefault="004D1711" w:rsidP="0079078B">
      <w:pPr>
        <w:pStyle w:val="Kode"/>
      </w:pPr>
      <w:r w:rsidRPr="004D1711">
        <w:t>            )</w:t>
      </w:r>
    </w:p>
    <w:p w14:paraId="205EAFBB" w14:textId="77777777" w:rsidR="004D1711" w:rsidRPr="004D1711" w:rsidRDefault="004D1711" w:rsidP="0079078B">
      <w:pPr>
        <w:pStyle w:val="Kode"/>
      </w:pPr>
      <w:r w:rsidRPr="004D1711">
        <w:lastRenderedPageBreak/>
        <w:t>        if status:</w:t>
      </w:r>
    </w:p>
    <w:p w14:paraId="6B884F54" w14:textId="77777777" w:rsidR="004D1711" w:rsidRPr="004D1711" w:rsidRDefault="004D1711" w:rsidP="0079078B">
      <w:pPr>
        <w:pStyle w:val="Kode"/>
      </w:pPr>
      <w:r w:rsidRPr="004D1711">
        <w:t>            shop_lines.append(f"Shop status: {status}.")</w:t>
      </w:r>
    </w:p>
    <w:p w14:paraId="675844C5" w14:textId="77777777" w:rsidR="004D1711" w:rsidRPr="004D1711" w:rsidRDefault="004D1711" w:rsidP="0079078B">
      <w:pPr>
        <w:pStyle w:val="Kode"/>
      </w:pPr>
      <w:r w:rsidRPr="004D1711">
        <w:t>        if create_ts:</w:t>
      </w:r>
    </w:p>
    <w:p w14:paraId="40533220" w14:textId="77777777" w:rsidR="004D1711" w:rsidRPr="004D1711" w:rsidRDefault="004D1711" w:rsidP="0079078B">
      <w:pPr>
        <w:pStyle w:val="Kode"/>
      </w:pPr>
      <w:r w:rsidRPr="004D1711">
        <w:t>            try:</w:t>
      </w:r>
    </w:p>
    <w:p w14:paraId="52B6D96E" w14:textId="77777777" w:rsidR="004D1711" w:rsidRPr="004D1711" w:rsidRDefault="004D1711" w:rsidP="0079078B">
      <w:pPr>
        <w:pStyle w:val="Kode"/>
      </w:pPr>
      <w:r w:rsidRPr="004D1711">
        <w:t>                join_dt      = datetime.fromtimestamp(int(create_ts), tz=timezone.utc)</w:t>
      </w:r>
    </w:p>
    <w:p w14:paraId="4BC028B4" w14:textId="77777777" w:rsidR="004D1711" w:rsidRPr="004D1711" w:rsidRDefault="004D1711" w:rsidP="0079078B">
      <w:pPr>
        <w:pStyle w:val="Kode"/>
      </w:pPr>
      <w:r w:rsidRPr="004D1711">
        <w:t>                join_year    = join_dt.year</w:t>
      </w:r>
    </w:p>
    <w:p w14:paraId="25E64FC4" w14:textId="77777777" w:rsidR="004D1711" w:rsidRPr="004D1711" w:rsidRDefault="004D1711" w:rsidP="0079078B">
      <w:pPr>
        <w:pStyle w:val="Kode"/>
      </w:pPr>
      <w:r w:rsidRPr="004D1711">
        <w:t>                now_year     = datetime.now(tz=timezone.utc).year</w:t>
      </w:r>
    </w:p>
    <w:p w14:paraId="0F8EEBE5" w14:textId="77777777" w:rsidR="004D1711" w:rsidRPr="004D1711" w:rsidRDefault="004D1711" w:rsidP="0079078B">
      <w:pPr>
        <w:pStyle w:val="Kode"/>
      </w:pPr>
      <w:r w:rsidRPr="004D1711">
        <w:t>                years_active = now_year - join_year</w:t>
      </w:r>
    </w:p>
    <w:p w14:paraId="78FC73EC" w14:textId="77777777" w:rsidR="004D1711" w:rsidRPr="004D1711" w:rsidRDefault="004D1711" w:rsidP="0079078B">
      <w:pPr>
        <w:pStyle w:val="Kode"/>
      </w:pPr>
      <w:r w:rsidRPr="004D1711">
        <w:t>                shop_lines.append(</w:t>
      </w:r>
    </w:p>
    <w:p w14:paraId="07F82CBC" w14:textId="77777777" w:rsidR="004D1711" w:rsidRPr="004D1711" w:rsidRDefault="004D1711" w:rsidP="0079078B">
      <w:pPr>
        <w:pStyle w:val="Kode"/>
      </w:pPr>
      <w:r w:rsidRPr="004D1711">
        <w:t>                    f"The shop joined Shopee in {join_year} "</w:t>
      </w:r>
    </w:p>
    <w:p w14:paraId="56D8CF7C" w14:textId="77777777" w:rsidR="004D1711" w:rsidRPr="004D1711" w:rsidRDefault="004D1711" w:rsidP="0079078B">
      <w:pPr>
        <w:pStyle w:val="Kode"/>
      </w:pPr>
      <w:r w:rsidRPr="004D1711">
        <w:t>                    f"({years_active} tahun lalu / {years_active} years ago). "</w:t>
      </w:r>
    </w:p>
    <w:p w14:paraId="569CA1CF" w14:textId="77777777" w:rsidR="004D1711" w:rsidRPr="004D1711" w:rsidRDefault="004D1711" w:rsidP="0079078B">
      <w:pPr>
        <w:pStyle w:val="Kode"/>
      </w:pPr>
      <w:r w:rsidRPr="004D1711">
        <w:t>                    f"Join date: {join_dt.strftime('%d %B %Y')}."</w:t>
      </w:r>
    </w:p>
    <w:p w14:paraId="51F87344" w14:textId="77777777" w:rsidR="004D1711" w:rsidRPr="004D1711" w:rsidRDefault="004D1711" w:rsidP="0079078B">
      <w:pPr>
        <w:pStyle w:val="Kode"/>
      </w:pPr>
      <w:r w:rsidRPr="004D1711">
        <w:t>                )</w:t>
      </w:r>
    </w:p>
    <w:p w14:paraId="436AD537" w14:textId="77777777" w:rsidR="004D1711" w:rsidRPr="004D1711" w:rsidRDefault="004D1711" w:rsidP="0079078B">
      <w:pPr>
        <w:pStyle w:val="Kode"/>
      </w:pPr>
      <w:r w:rsidRPr="004D1711">
        <w:t>            except (ValueError, OSError, OverflowError):</w:t>
      </w:r>
    </w:p>
    <w:p w14:paraId="74826CD4" w14:textId="77777777" w:rsidR="004D1711" w:rsidRPr="004D1711" w:rsidRDefault="004D1711" w:rsidP="0079078B">
      <w:pPr>
        <w:pStyle w:val="Kode"/>
      </w:pPr>
      <w:r w:rsidRPr="004D1711">
        <w:t>                shop_lines.append(f"Shop creation timestamp: {create_ts}.")</w:t>
      </w:r>
    </w:p>
    <w:p w14:paraId="4A95F6A7" w14:textId="77777777" w:rsidR="004D1711" w:rsidRPr="004D1711" w:rsidRDefault="004D1711" w:rsidP="0079078B">
      <w:pPr>
        <w:pStyle w:val="Kode"/>
      </w:pPr>
      <w:r w:rsidRPr="004D1711">
        <w:t>    else:</w:t>
      </w:r>
    </w:p>
    <w:p w14:paraId="76244566" w14:textId="77777777" w:rsidR="004D1711" w:rsidRPr="004D1711" w:rsidRDefault="004D1711" w:rsidP="0079078B">
      <w:pPr>
        <w:pStyle w:val="Kode"/>
      </w:pPr>
      <w:r w:rsidRPr="004D1711">
        <w:t>        shop_lines.append(</w:t>
      </w:r>
    </w:p>
    <w:p w14:paraId="68874700" w14:textId="77777777" w:rsidR="004D1711" w:rsidRPr="004D1711" w:rsidRDefault="004D1711" w:rsidP="0079078B">
      <w:pPr>
        <w:pStyle w:val="Kode"/>
      </w:pPr>
      <w:r w:rsidRPr="004D1711">
        <w:t>            "This is our official Shopee store. Ask about products, prices, stock, or reviews."</w:t>
      </w:r>
    </w:p>
    <w:p w14:paraId="28BBA909" w14:textId="77777777" w:rsidR="004D1711" w:rsidRPr="004D1711" w:rsidRDefault="004D1711" w:rsidP="0079078B">
      <w:pPr>
        <w:pStyle w:val="Kode"/>
      </w:pPr>
      <w:r w:rsidRPr="004D1711">
        <w:t>        )</w:t>
      </w:r>
    </w:p>
    <w:p w14:paraId="42509689" w14:textId="77777777" w:rsidR="004D1711" w:rsidRPr="004D1711" w:rsidRDefault="004D1711" w:rsidP="0079078B">
      <w:pPr>
        <w:pStyle w:val="Kode"/>
      </w:pPr>
    </w:p>
    <w:p w14:paraId="28ABDE90" w14:textId="77777777" w:rsidR="004D1711" w:rsidRPr="004D1711" w:rsidRDefault="004D1711" w:rsidP="0079078B">
      <w:pPr>
        <w:pStyle w:val="Kode"/>
      </w:pPr>
      <w:r w:rsidRPr="004D1711">
        <w:t>    if status_counts_raw:</w:t>
      </w:r>
    </w:p>
    <w:p w14:paraId="6485F727" w14:textId="77777777" w:rsidR="004D1711" w:rsidRPr="004D1711" w:rsidRDefault="004D1711" w:rsidP="0079078B">
      <w:pPr>
        <w:pStyle w:val="Kode"/>
      </w:pPr>
      <w:r w:rsidRPr="004D1711">
        <w:t>        for entry in status_counts_raw:</w:t>
      </w:r>
    </w:p>
    <w:p w14:paraId="02677FE5" w14:textId="77777777" w:rsidR="004D1711" w:rsidRPr="004D1711" w:rsidRDefault="004D1711" w:rsidP="0079078B">
      <w:pPr>
        <w:pStyle w:val="Kode"/>
      </w:pPr>
      <w:r w:rsidRPr="004D1711">
        <w:t>            if str(entry.get("status", "")).upper() == "NORMAL":</w:t>
      </w:r>
    </w:p>
    <w:p w14:paraId="57A216CF" w14:textId="77777777" w:rsidR="004D1711" w:rsidRPr="004D1711" w:rsidRDefault="004D1711" w:rsidP="0079078B">
      <w:pPr>
        <w:pStyle w:val="Kode"/>
      </w:pPr>
      <w:r w:rsidRPr="004D1711">
        <w:t>                count = entry.get("count", 0)</w:t>
      </w:r>
    </w:p>
    <w:p w14:paraId="0051D9E6" w14:textId="77777777" w:rsidR="004D1711" w:rsidRPr="004D1711" w:rsidRDefault="004D1711" w:rsidP="0079078B">
      <w:pPr>
        <w:pStyle w:val="Kode"/>
      </w:pPr>
      <w:r w:rsidRPr="004D1711">
        <w:t>                shop_lines.append(</w:t>
      </w:r>
    </w:p>
    <w:p w14:paraId="5F20F6BD" w14:textId="77777777" w:rsidR="004D1711" w:rsidRPr="004D1711" w:rsidRDefault="004D1711" w:rsidP="0079078B">
      <w:pPr>
        <w:pStyle w:val="Kode"/>
      </w:pPr>
      <w:r w:rsidRPr="004D1711">
        <w:t>                    f"The shop currently has {count} active (NORMAL) products listed."</w:t>
      </w:r>
    </w:p>
    <w:p w14:paraId="0EA6949F" w14:textId="77777777" w:rsidR="004D1711" w:rsidRPr="004D1711" w:rsidRDefault="004D1711" w:rsidP="0079078B">
      <w:pPr>
        <w:pStyle w:val="Kode"/>
      </w:pPr>
      <w:r w:rsidRPr="004D1711">
        <w:t>                )</w:t>
      </w:r>
    </w:p>
    <w:p w14:paraId="27A03F1A" w14:textId="77777777" w:rsidR="004D1711" w:rsidRPr="004D1711" w:rsidRDefault="004D1711" w:rsidP="0079078B">
      <w:pPr>
        <w:pStyle w:val="Kode"/>
      </w:pPr>
      <w:r w:rsidRPr="004D1711">
        <w:t>                break</w:t>
      </w:r>
    </w:p>
    <w:p w14:paraId="49A189C8" w14:textId="77777777" w:rsidR="004D1711" w:rsidRPr="004D1711" w:rsidRDefault="004D1711" w:rsidP="0079078B">
      <w:pPr>
        <w:pStyle w:val="Kode"/>
      </w:pPr>
      <w:r w:rsidRPr="004D1711">
        <w:t>        total_entry = next(</w:t>
      </w:r>
    </w:p>
    <w:p w14:paraId="552FA67B" w14:textId="77777777" w:rsidR="004D1711" w:rsidRPr="004D1711" w:rsidRDefault="004D1711" w:rsidP="0079078B">
      <w:pPr>
        <w:pStyle w:val="Kode"/>
      </w:pPr>
      <w:r w:rsidRPr="004D1711">
        <w:t>            (e for e in status_counts_raw if str(e.get("status", "")).upper() == "TOTAL"),</w:t>
      </w:r>
    </w:p>
    <w:p w14:paraId="20129AF2" w14:textId="77777777" w:rsidR="004D1711" w:rsidRPr="004D1711" w:rsidRDefault="004D1711" w:rsidP="0079078B">
      <w:pPr>
        <w:pStyle w:val="Kode"/>
      </w:pPr>
      <w:r w:rsidRPr="004D1711">
        <w:t>            None,</w:t>
      </w:r>
    </w:p>
    <w:p w14:paraId="04CEFCBA" w14:textId="77777777" w:rsidR="004D1711" w:rsidRPr="004D1711" w:rsidRDefault="004D1711" w:rsidP="0079078B">
      <w:pPr>
        <w:pStyle w:val="Kode"/>
      </w:pPr>
      <w:r w:rsidRPr="004D1711">
        <w:t>        )</w:t>
      </w:r>
    </w:p>
    <w:p w14:paraId="13C211A3" w14:textId="77777777" w:rsidR="004D1711" w:rsidRPr="004D1711" w:rsidRDefault="004D1711" w:rsidP="0079078B">
      <w:pPr>
        <w:pStyle w:val="Kode"/>
      </w:pPr>
      <w:r w:rsidRPr="004D1711">
        <w:t>        if total_entry:</w:t>
      </w:r>
    </w:p>
    <w:p w14:paraId="172B582F" w14:textId="77777777" w:rsidR="004D1711" w:rsidRPr="004D1711" w:rsidRDefault="004D1711" w:rsidP="0079078B">
      <w:pPr>
        <w:pStyle w:val="Kode"/>
      </w:pPr>
      <w:r w:rsidRPr="004D1711">
        <w:t>            shop_lines.append(</w:t>
      </w:r>
    </w:p>
    <w:p w14:paraId="74E2BEDD" w14:textId="77777777" w:rsidR="004D1711" w:rsidRPr="004D1711" w:rsidRDefault="004D1711" w:rsidP="0079078B">
      <w:pPr>
        <w:pStyle w:val="Kode"/>
      </w:pPr>
      <w:r w:rsidRPr="004D1711">
        <w:t>                f"Total products across all statuses (including unlisted): "</w:t>
      </w:r>
    </w:p>
    <w:p w14:paraId="39C1228A" w14:textId="77777777" w:rsidR="004D1711" w:rsidRPr="004D1711" w:rsidRDefault="004D1711" w:rsidP="0079078B">
      <w:pPr>
        <w:pStyle w:val="Kode"/>
      </w:pPr>
      <w:r w:rsidRPr="004D1711">
        <w:t>                f"{total_entry.get('count', 0)}."</w:t>
      </w:r>
    </w:p>
    <w:p w14:paraId="4156E485" w14:textId="77777777" w:rsidR="004D1711" w:rsidRPr="004D1711" w:rsidRDefault="004D1711" w:rsidP="0079078B">
      <w:pPr>
        <w:pStyle w:val="Kode"/>
      </w:pPr>
      <w:r w:rsidRPr="004D1711">
        <w:t>            )</w:t>
      </w:r>
    </w:p>
    <w:p w14:paraId="3D899ABB" w14:textId="77777777" w:rsidR="004D1711" w:rsidRPr="004D1711" w:rsidRDefault="004D1711" w:rsidP="0079078B">
      <w:pPr>
        <w:pStyle w:val="Kode"/>
      </w:pPr>
    </w:p>
    <w:p w14:paraId="6301DEA9" w14:textId="77777777" w:rsidR="004D1711" w:rsidRPr="004D1711" w:rsidRDefault="004D1711" w:rsidP="0079078B">
      <w:pPr>
        <w:pStyle w:val="Kode"/>
      </w:pPr>
      <w:r w:rsidRPr="004D1711">
        <w:t>    if shop_rating_raw:</w:t>
      </w:r>
    </w:p>
    <w:p w14:paraId="59C7D45B" w14:textId="77777777" w:rsidR="004D1711" w:rsidRPr="004D1711" w:rsidRDefault="004D1711" w:rsidP="0079078B">
      <w:pPr>
        <w:pStyle w:val="Kode"/>
      </w:pPr>
      <w:r w:rsidRPr="004D1711">
        <w:t>        sr = shop_rating_raw[0]</w:t>
      </w:r>
    </w:p>
    <w:p w14:paraId="622A9487" w14:textId="77777777" w:rsidR="004D1711" w:rsidRPr="004D1711" w:rsidRDefault="004D1711" w:rsidP="0079078B">
      <w:pPr>
        <w:pStyle w:val="Kode"/>
      </w:pPr>
      <w:r w:rsidRPr="004D1711">
        <w:lastRenderedPageBreak/>
        <w:t>        rating  = sr.get("computed_rating_star", "")</w:t>
      </w:r>
    </w:p>
    <w:p w14:paraId="1690E759" w14:textId="77777777" w:rsidR="004D1711" w:rsidRPr="004D1711" w:rsidRDefault="004D1711" w:rsidP="0079078B">
      <w:pPr>
        <w:pStyle w:val="Kode"/>
      </w:pPr>
      <w:r w:rsidRPr="004D1711">
        <w:t>        reviews = sr.get("computed_total_reviews", "")</w:t>
      </w:r>
    </w:p>
    <w:p w14:paraId="5007EED0" w14:textId="77777777" w:rsidR="004D1711" w:rsidRPr="004D1711" w:rsidRDefault="004D1711" w:rsidP="0079078B">
      <w:pPr>
        <w:pStyle w:val="Kode"/>
      </w:pPr>
      <w:r w:rsidRPr="004D1711">
        <w:t>        if rating:</w:t>
      </w:r>
    </w:p>
    <w:p w14:paraId="5B618537" w14:textId="77777777" w:rsidR="004D1711" w:rsidRPr="004D1711" w:rsidRDefault="004D1711" w:rsidP="0079078B">
      <w:pPr>
        <w:pStyle w:val="Kode"/>
      </w:pPr>
      <w:r w:rsidRPr="004D1711">
        <w:t>            shop_lines.append(f"Shop rating (penilaian toko): {rating} stars.")</w:t>
      </w:r>
    </w:p>
    <w:p w14:paraId="47407F26" w14:textId="77777777" w:rsidR="004D1711" w:rsidRPr="004D1711" w:rsidRDefault="004D1711" w:rsidP="0079078B">
      <w:pPr>
        <w:pStyle w:val="Kode"/>
      </w:pPr>
      <w:r w:rsidRPr="004D1711">
        <w:t>        if reviews:</w:t>
      </w:r>
    </w:p>
    <w:p w14:paraId="105AAB6D" w14:textId="77777777" w:rsidR="004D1711" w:rsidRPr="004D1711" w:rsidRDefault="004D1711" w:rsidP="0079078B">
      <w:pPr>
        <w:pStyle w:val="Kode"/>
      </w:pPr>
      <w:r w:rsidRPr="004D1711">
        <w:t>            shop_lines.append(f"Total shop reviews (total penilaian): {reviews}.")</w:t>
      </w:r>
    </w:p>
    <w:p w14:paraId="016F272E" w14:textId="77777777" w:rsidR="004D1711" w:rsidRPr="004D1711" w:rsidRDefault="004D1711" w:rsidP="0079078B">
      <w:pPr>
        <w:pStyle w:val="Kode"/>
      </w:pPr>
    </w:p>
    <w:p w14:paraId="203EB421" w14:textId="77777777" w:rsidR="004D1711" w:rsidRPr="004D1711" w:rsidRDefault="004D1711" w:rsidP="0079078B">
      <w:pPr>
        <w:pStyle w:val="Kode"/>
      </w:pPr>
      <w:r w:rsidRPr="004D1711">
        <w:t>    public_docs.append(Document(</w:t>
      </w:r>
    </w:p>
    <w:p w14:paraId="2091141B" w14:textId="77777777" w:rsidR="004D1711" w:rsidRPr="004D1711" w:rsidRDefault="004D1711" w:rsidP="0079078B">
      <w:pPr>
        <w:pStyle w:val="Kode"/>
      </w:pPr>
      <w:r w:rsidRPr="004D1711">
        <w:t>        text=" ".join(shop_lines),</w:t>
      </w:r>
    </w:p>
    <w:p w14:paraId="78BD2509" w14:textId="77777777" w:rsidR="004D1711" w:rsidRPr="004D1711" w:rsidRDefault="004D1711" w:rsidP="0079078B">
      <w:pPr>
        <w:pStyle w:val="Kode"/>
      </w:pPr>
      <w:r w:rsidRPr="004D1711">
        <w:t>        metadata={"type": "shop_info", "item_id": "GLOBAL"},</w:t>
      </w:r>
    </w:p>
    <w:p w14:paraId="0B42CEEF" w14:textId="77777777" w:rsidR="004D1711" w:rsidRPr="004D1711" w:rsidRDefault="004D1711" w:rsidP="0079078B">
      <w:pPr>
        <w:pStyle w:val="Kode"/>
      </w:pPr>
      <w:r w:rsidRPr="004D1711">
        <w:t>    ))</w:t>
      </w:r>
    </w:p>
    <w:p w14:paraId="1D095E0D" w14:textId="77777777" w:rsidR="004D1711" w:rsidRPr="004D1711" w:rsidRDefault="004D1711" w:rsidP="0079078B">
      <w:pPr>
        <w:pStyle w:val="Kode"/>
      </w:pPr>
    </w:p>
    <w:p w14:paraId="0B69C72F" w14:textId="77777777" w:rsidR="004D1711" w:rsidRPr="004D1711" w:rsidRDefault="004D1711" w:rsidP="0079078B">
      <w:pPr>
        <w:pStyle w:val="Kode"/>
      </w:pPr>
      <w:r w:rsidRPr="004D1711">
        <w:t>    # 2. Product catalog</w:t>
      </w:r>
    </w:p>
    <w:p w14:paraId="740AFADC" w14:textId="77777777" w:rsidR="004D1711" w:rsidRPr="004D1711" w:rsidRDefault="004D1711" w:rsidP="0079078B">
      <w:pPr>
        <w:pStyle w:val="Kode"/>
      </w:pPr>
      <w:r w:rsidRPr="004D1711">
        <w:t>    for item in catalog_raw:</w:t>
      </w:r>
    </w:p>
    <w:p w14:paraId="6446D13E" w14:textId="77777777" w:rsidR="004D1711" w:rsidRPr="004D1711" w:rsidRDefault="004D1711" w:rsidP="0079078B">
      <w:pPr>
        <w:pStyle w:val="Kode"/>
      </w:pPr>
      <w:r w:rsidRPr="004D1711">
        <w:t>        item_id  = str(item.get("item_id", ""))</w:t>
      </w:r>
    </w:p>
    <w:p w14:paraId="0BD6132A" w14:textId="77777777" w:rsidR="004D1711" w:rsidRPr="004D1711" w:rsidRDefault="004D1711" w:rsidP="0079078B">
      <w:pPr>
        <w:pStyle w:val="Kode"/>
      </w:pPr>
      <w:r w:rsidRPr="004D1711">
        <w:t>        name     = item.get("item_name", "Unknown")</w:t>
      </w:r>
    </w:p>
    <w:p w14:paraId="2EA9EB5B" w14:textId="77777777" w:rsidR="004D1711" w:rsidRPr="004D1711" w:rsidRDefault="004D1711" w:rsidP="0079078B">
      <w:pPr>
        <w:pStyle w:val="Kode"/>
      </w:pPr>
      <w:r w:rsidRPr="004D1711">
        <w:t>        desc     = str(item.get("description", "")).replace("\n", " ").strip()</w:t>
      </w:r>
    </w:p>
    <w:p w14:paraId="47B6C545" w14:textId="77777777" w:rsidR="004D1711" w:rsidRPr="004D1711" w:rsidRDefault="004D1711" w:rsidP="0079078B">
      <w:pPr>
        <w:pStyle w:val="Kode"/>
      </w:pPr>
      <w:r w:rsidRPr="004D1711">
        <w:t>        snap     = price_snapshot.get(item_id)</w:t>
      </w:r>
    </w:p>
    <w:p w14:paraId="49BABF48" w14:textId="77777777" w:rsidR="004D1711" w:rsidRPr="004D1711" w:rsidRDefault="004D1711" w:rsidP="0079078B">
      <w:pPr>
        <w:pStyle w:val="Kode"/>
      </w:pPr>
      <w:r w:rsidRPr="004D1711">
        <w:t>        cat_name = id_to_category.get(item_id, "")</w:t>
      </w:r>
    </w:p>
    <w:p w14:paraId="1C49177B" w14:textId="77777777" w:rsidR="004D1711" w:rsidRPr="004D1711" w:rsidRDefault="004D1711" w:rsidP="0079078B">
      <w:pPr>
        <w:pStyle w:val="Kode"/>
      </w:pPr>
    </w:p>
    <w:p w14:paraId="3B1699DC" w14:textId="77777777" w:rsidR="004D1711" w:rsidRPr="004D1711" w:rsidRDefault="004D1711" w:rsidP="0079078B">
      <w:pPr>
        <w:pStyle w:val="Kode"/>
      </w:pPr>
      <w:r w:rsidRPr="004D1711">
        <w:t>        price_hint = (</w:t>
      </w:r>
    </w:p>
    <w:p w14:paraId="6D194E08" w14:textId="77777777" w:rsidR="004D1711" w:rsidRPr="004D1711" w:rsidRDefault="004D1711" w:rsidP="0079078B">
      <w:pPr>
        <w:pStyle w:val="Kode"/>
      </w:pPr>
      <w:r w:rsidRPr="004D1711">
        <w:t>            f"Approximate price range: Rp {snap['min']:,.0f} – Rp {snap['max']:,.0f} "</w:t>
      </w:r>
    </w:p>
    <w:p w14:paraId="7ED38330" w14:textId="77777777" w:rsidR="004D1711" w:rsidRPr="004D1711" w:rsidRDefault="004D1711" w:rsidP="0079078B">
      <w:pPr>
        <w:pStyle w:val="Kode"/>
      </w:pPr>
      <w:r w:rsidRPr="004D1711">
        <w:t>            "(exact real-time values shown below). "</w:t>
      </w:r>
    </w:p>
    <w:p w14:paraId="135CB310" w14:textId="77777777" w:rsidR="004D1711" w:rsidRPr="004D1711" w:rsidRDefault="004D1711" w:rsidP="0079078B">
      <w:pPr>
        <w:pStyle w:val="Kode"/>
      </w:pPr>
      <w:r w:rsidRPr="004D1711">
        <w:t>            if snap else ""</w:t>
      </w:r>
    </w:p>
    <w:p w14:paraId="664E3292" w14:textId="77777777" w:rsidR="004D1711" w:rsidRPr="004D1711" w:rsidRDefault="004D1711" w:rsidP="0079078B">
      <w:pPr>
        <w:pStyle w:val="Kode"/>
      </w:pPr>
      <w:r w:rsidRPr="004D1711">
        <w:t>        )</w:t>
      </w:r>
    </w:p>
    <w:p w14:paraId="60F6E8FF" w14:textId="77777777" w:rsidR="004D1711" w:rsidRPr="004D1711" w:rsidRDefault="004D1711" w:rsidP="0079078B">
      <w:pPr>
        <w:pStyle w:val="Kode"/>
      </w:pPr>
    </w:p>
    <w:p w14:paraId="7B55764B" w14:textId="77777777" w:rsidR="004D1711" w:rsidRPr="004D1711" w:rsidRDefault="004D1711" w:rsidP="0079078B">
      <w:pPr>
        <w:pStyle w:val="Kode"/>
      </w:pPr>
      <w:r w:rsidRPr="004D1711">
        <w:t>        category_hint = f"Category: {cat_name}. " if cat_name else ""</w:t>
      </w:r>
    </w:p>
    <w:p w14:paraId="18A81E86" w14:textId="77777777" w:rsidR="004D1711" w:rsidRPr="004D1711" w:rsidRDefault="004D1711" w:rsidP="0079078B">
      <w:pPr>
        <w:pStyle w:val="Kode"/>
      </w:pPr>
    </w:p>
    <w:p w14:paraId="04A7B727" w14:textId="77777777" w:rsidR="004D1711" w:rsidRPr="004D1711" w:rsidRDefault="004D1711" w:rsidP="0079078B">
      <w:pPr>
        <w:pStyle w:val="Kode"/>
      </w:pPr>
      <w:r w:rsidRPr="004D1711">
        <w:t>        extra      = extra_lookup.get(item_id, {})</w:t>
      </w:r>
    </w:p>
    <w:p w14:paraId="3129F6AF" w14:textId="77777777" w:rsidR="004D1711" w:rsidRPr="004D1711" w:rsidRDefault="004D1711" w:rsidP="0079078B">
      <w:pPr>
        <w:pStyle w:val="Kode"/>
      </w:pPr>
      <w:r w:rsidRPr="004D1711">
        <w:t>        avg_rating = extra.get("rating_star")</w:t>
      </w:r>
    </w:p>
    <w:p w14:paraId="31E97529" w14:textId="77777777" w:rsidR="004D1711" w:rsidRPr="004D1711" w:rsidRDefault="004D1711" w:rsidP="0079078B">
      <w:pPr>
        <w:pStyle w:val="Kode"/>
      </w:pPr>
      <w:r w:rsidRPr="004D1711">
        <w:t>        rating_hint = f"Average rating: {avg_rating}/5. " if avg_rating else ""</w:t>
      </w:r>
    </w:p>
    <w:p w14:paraId="64407AB6" w14:textId="77777777" w:rsidR="004D1711" w:rsidRPr="004D1711" w:rsidRDefault="004D1711" w:rsidP="0079078B">
      <w:pPr>
        <w:pStyle w:val="Kode"/>
      </w:pPr>
    </w:p>
    <w:p w14:paraId="18B089A3" w14:textId="77777777" w:rsidR="004D1711" w:rsidRPr="004D1711" w:rsidRDefault="004D1711" w:rsidP="0079078B">
      <w:pPr>
        <w:pStyle w:val="Kode"/>
      </w:pPr>
      <w:r w:rsidRPr="004D1711">
        <w:t>        public_docs.append(Document(</w:t>
      </w:r>
    </w:p>
    <w:p w14:paraId="479CECCF" w14:textId="77777777" w:rsidR="004D1711" w:rsidRPr="004D1711" w:rsidRDefault="004D1711" w:rsidP="0079078B">
      <w:pPr>
        <w:pStyle w:val="Kode"/>
      </w:pPr>
      <w:r w:rsidRPr="004D1711">
        <w:t>            text=f"Product: {name}. {category_hint}{price_hint}{rating_hint}"</w:t>
      </w:r>
    </w:p>
    <w:p w14:paraId="6A359CAF" w14:textId="77777777" w:rsidR="004D1711" w:rsidRPr="004D1711" w:rsidRDefault="004D1711" w:rsidP="0079078B">
      <w:pPr>
        <w:pStyle w:val="Kode"/>
      </w:pPr>
      <w:r w:rsidRPr="004D1711">
        <w:t>                 f"Description: {desc}",</w:t>
      </w:r>
    </w:p>
    <w:p w14:paraId="25C8DD76" w14:textId="77777777" w:rsidR="004D1711" w:rsidRPr="004D1711" w:rsidRDefault="004D1711" w:rsidP="0079078B">
      <w:pPr>
        <w:pStyle w:val="Kode"/>
      </w:pPr>
      <w:r w:rsidRPr="004D1711">
        <w:t>            metadata={</w:t>
      </w:r>
    </w:p>
    <w:p w14:paraId="25E4C352" w14:textId="77777777" w:rsidR="004D1711" w:rsidRPr="004D1711" w:rsidRDefault="004D1711" w:rsidP="0079078B">
      <w:pPr>
        <w:pStyle w:val="Kode"/>
      </w:pPr>
      <w:r w:rsidRPr="004D1711">
        <w:t>                "type": "product_info",</w:t>
      </w:r>
    </w:p>
    <w:p w14:paraId="5425F741" w14:textId="77777777" w:rsidR="004D1711" w:rsidRPr="004D1711" w:rsidRDefault="004D1711" w:rsidP="0079078B">
      <w:pPr>
        <w:pStyle w:val="Kode"/>
      </w:pPr>
      <w:r w:rsidRPr="004D1711">
        <w:t>                "item_id": item_id,</w:t>
      </w:r>
    </w:p>
    <w:p w14:paraId="4F8B69FB" w14:textId="77777777" w:rsidR="004D1711" w:rsidRPr="004D1711" w:rsidRDefault="004D1711" w:rsidP="0079078B">
      <w:pPr>
        <w:pStyle w:val="Kode"/>
      </w:pPr>
      <w:r w:rsidRPr="004D1711">
        <w:t>                "item_name": name,</w:t>
      </w:r>
    </w:p>
    <w:p w14:paraId="326D9535" w14:textId="77777777" w:rsidR="004D1711" w:rsidRPr="004D1711" w:rsidRDefault="004D1711" w:rsidP="0079078B">
      <w:pPr>
        <w:pStyle w:val="Kode"/>
      </w:pPr>
      <w:r w:rsidRPr="004D1711">
        <w:t>                "category_name": cat_name,</w:t>
      </w:r>
    </w:p>
    <w:p w14:paraId="3101CF9F" w14:textId="77777777" w:rsidR="004D1711" w:rsidRPr="004D1711" w:rsidRDefault="004D1711" w:rsidP="0079078B">
      <w:pPr>
        <w:pStyle w:val="Kode"/>
      </w:pPr>
      <w:r w:rsidRPr="004D1711">
        <w:lastRenderedPageBreak/>
        <w:t>            },</w:t>
      </w:r>
    </w:p>
    <w:p w14:paraId="2D86D789" w14:textId="77777777" w:rsidR="004D1711" w:rsidRPr="004D1711" w:rsidRDefault="004D1711" w:rsidP="0079078B">
      <w:pPr>
        <w:pStyle w:val="Kode"/>
      </w:pPr>
      <w:r w:rsidRPr="004D1711">
        <w:t>        ))</w:t>
      </w:r>
    </w:p>
    <w:p w14:paraId="29077544" w14:textId="77777777" w:rsidR="004D1711" w:rsidRPr="004D1711" w:rsidRDefault="004D1711" w:rsidP="0079078B">
      <w:pPr>
        <w:pStyle w:val="Kode"/>
      </w:pPr>
    </w:p>
    <w:p w14:paraId="1E2A8B05" w14:textId="77777777" w:rsidR="004D1711" w:rsidRPr="004D1711" w:rsidRDefault="004D1711" w:rsidP="0079078B">
      <w:pPr>
        <w:pStyle w:val="Kode"/>
      </w:pPr>
      <w:r w:rsidRPr="004D1711">
        <w:t>    for item in models_raw:</w:t>
      </w:r>
    </w:p>
    <w:p w14:paraId="61240612" w14:textId="77777777" w:rsidR="004D1711" w:rsidRPr="004D1711" w:rsidRDefault="004D1711" w:rsidP="0079078B">
      <w:pPr>
        <w:pStyle w:val="Kode"/>
      </w:pPr>
      <w:r w:rsidRPr="004D1711">
        <w:t>        item_id    = str(item.get("item_id", ""))</w:t>
      </w:r>
    </w:p>
    <w:p w14:paraId="3E09D6C7" w14:textId="77777777" w:rsidR="004D1711" w:rsidRPr="004D1711" w:rsidRDefault="004D1711" w:rsidP="0079078B">
      <w:pPr>
        <w:pStyle w:val="Kode"/>
      </w:pPr>
      <w:r w:rsidRPr="004D1711">
        <w:t>        name       = id_to_name.get(item_id, "Unknown")</w:t>
      </w:r>
    </w:p>
    <w:p w14:paraId="1A815BE6" w14:textId="77777777" w:rsidR="004D1711" w:rsidRPr="004D1711" w:rsidRDefault="004D1711" w:rsidP="0079078B">
      <w:pPr>
        <w:pStyle w:val="Kode"/>
      </w:pPr>
      <w:r w:rsidRPr="004D1711">
        <w:t>        variations = item.get("variations", [])</w:t>
      </w:r>
    </w:p>
    <w:p w14:paraId="6FAF4498" w14:textId="77777777" w:rsidR="004D1711" w:rsidRPr="004D1711" w:rsidRDefault="004D1711" w:rsidP="0079078B">
      <w:pPr>
        <w:pStyle w:val="Kode"/>
      </w:pPr>
      <w:r w:rsidRPr="004D1711">
        <w:t>        if not variations:</w:t>
      </w:r>
    </w:p>
    <w:p w14:paraId="31E76458" w14:textId="77777777" w:rsidR="004D1711" w:rsidRPr="004D1711" w:rsidRDefault="004D1711" w:rsidP="0079078B">
      <w:pPr>
        <w:pStyle w:val="Kode"/>
      </w:pPr>
      <w:r w:rsidRPr="004D1711">
        <w:t>            continue</w:t>
      </w:r>
    </w:p>
    <w:p w14:paraId="150157D1" w14:textId="77777777" w:rsidR="004D1711" w:rsidRPr="004D1711" w:rsidRDefault="004D1711" w:rsidP="0079078B">
      <w:pPr>
        <w:pStyle w:val="Kode"/>
      </w:pPr>
      <w:r w:rsidRPr="004D1711">
        <w:t>        var_parts = []</w:t>
      </w:r>
    </w:p>
    <w:p w14:paraId="6F92AA37" w14:textId="77777777" w:rsidR="004D1711" w:rsidRPr="004D1711" w:rsidRDefault="004D1711" w:rsidP="0079078B">
      <w:pPr>
        <w:pStyle w:val="Kode"/>
      </w:pPr>
      <w:r w:rsidRPr="004D1711">
        <w:t>        for tier in variations:</w:t>
      </w:r>
    </w:p>
    <w:p w14:paraId="6898F025" w14:textId="77777777" w:rsidR="004D1711" w:rsidRPr="004D1711" w:rsidRDefault="004D1711" w:rsidP="0079078B">
      <w:pPr>
        <w:pStyle w:val="Kode"/>
      </w:pPr>
      <w:r w:rsidRPr="004D1711">
        <w:t>            tier_name = tier.get("name", "")</w:t>
      </w:r>
    </w:p>
    <w:p w14:paraId="4E41B87F" w14:textId="77777777" w:rsidR="004D1711" w:rsidRPr="004D1711" w:rsidRDefault="004D1711" w:rsidP="0079078B">
      <w:pPr>
        <w:pStyle w:val="Kode"/>
      </w:pPr>
      <w:r w:rsidRPr="004D1711">
        <w:t>            options   = [o.get("name", "") for o in tier.get("option_list", []) if o.get("name")]</w:t>
      </w:r>
    </w:p>
    <w:p w14:paraId="4A4FC00B" w14:textId="77777777" w:rsidR="004D1711" w:rsidRPr="004D1711" w:rsidRDefault="004D1711" w:rsidP="0079078B">
      <w:pPr>
        <w:pStyle w:val="Kode"/>
      </w:pPr>
      <w:r w:rsidRPr="004D1711">
        <w:t>            if tier_name and options:</w:t>
      </w:r>
    </w:p>
    <w:p w14:paraId="70875304" w14:textId="77777777" w:rsidR="004D1711" w:rsidRPr="004D1711" w:rsidRDefault="004D1711" w:rsidP="0079078B">
      <w:pPr>
        <w:pStyle w:val="Kode"/>
      </w:pPr>
      <w:r w:rsidRPr="004D1711">
        <w:t>                var_parts.append(f"{tier_name}: {', '.join(options)}")</w:t>
      </w:r>
    </w:p>
    <w:p w14:paraId="1288A54F" w14:textId="77777777" w:rsidR="004D1711" w:rsidRPr="004D1711" w:rsidRDefault="004D1711" w:rsidP="0079078B">
      <w:pPr>
        <w:pStyle w:val="Kode"/>
      </w:pPr>
      <w:r w:rsidRPr="004D1711">
        <w:t>        if var_parts:</w:t>
      </w:r>
    </w:p>
    <w:p w14:paraId="1F3A8E0F" w14:textId="77777777" w:rsidR="004D1711" w:rsidRPr="004D1711" w:rsidRDefault="004D1711" w:rsidP="0079078B">
      <w:pPr>
        <w:pStyle w:val="Kode"/>
      </w:pPr>
      <w:r w:rsidRPr="004D1711">
        <w:t>            public_docs.append(Document(</w:t>
      </w:r>
    </w:p>
    <w:p w14:paraId="24689E6E" w14:textId="77777777" w:rsidR="004D1711" w:rsidRPr="004D1711" w:rsidRDefault="004D1711" w:rsidP="0079078B">
      <w:pPr>
        <w:pStyle w:val="Kode"/>
      </w:pPr>
      <w:r w:rsidRPr="004D1711">
        <w:t>                text=f"Available variations for '{name}': {'; '.join(var_parts)}.",</w:t>
      </w:r>
    </w:p>
    <w:p w14:paraId="5C92B8A7" w14:textId="77777777" w:rsidR="004D1711" w:rsidRPr="004D1711" w:rsidRDefault="004D1711" w:rsidP="0079078B">
      <w:pPr>
        <w:pStyle w:val="Kode"/>
      </w:pPr>
      <w:r w:rsidRPr="004D1711">
        <w:t>                metadata={"type": "variation_info", "item_id": item_id, "item_name": name},</w:t>
      </w:r>
    </w:p>
    <w:p w14:paraId="03C2BE95" w14:textId="77777777" w:rsidR="004D1711" w:rsidRPr="004D1711" w:rsidRDefault="004D1711" w:rsidP="0079078B">
      <w:pPr>
        <w:pStyle w:val="Kode"/>
      </w:pPr>
      <w:r w:rsidRPr="004D1711">
        <w:t>            ))</w:t>
      </w:r>
    </w:p>
    <w:p w14:paraId="6115FA6C" w14:textId="77777777" w:rsidR="004D1711" w:rsidRPr="004D1711" w:rsidRDefault="004D1711" w:rsidP="0079078B">
      <w:pPr>
        <w:pStyle w:val="Kode"/>
      </w:pPr>
    </w:p>
    <w:p w14:paraId="2334E617" w14:textId="77777777" w:rsidR="004D1711" w:rsidRPr="004D1711" w:rsidRDefault="004D1711" w:rsidP="0079078B">
      <w:pPr>
        <w:pStyle w:val="Kode"/>
      </w:pPr>
      <w:r w:rsidRPr="004D1711">
        <w:t>    for item_id, summary_text in review_summaries.items():</w:t>
      </w:r>
    </w:p>
    <w:p w14:paraId="3F6BC690" w14:textId="77777777" w:rsidR="004D1711" w:rsidRPr="004D1711" w:rsidRDefault="004D1711" w:rsidP="0079078B">
      <w:pPr>
        <w:pStyle w:val="Kode"/>
      </w:pPr>
      <w:r w:rsidRPr="004D1711">
        <w:t>        public_docs.append(Document(</w:t>
      </w:r>
    </w:p>
    <w:p w14:paraId="24AD63B9" w14:textId="77777777" w:rsidR="004D1711" w:rsidRPr="004D1711" w:rsidRDefault="004D1711" w:rsidP="0079078B">
      <w:pPr>
        <w:pStyle w:val="Kode"/>
      </w:pPr>
      <w:r w:rsidRPr="004D1711">
        <w:t>            text=summary_text,</w:t>
      </w:r>
    </w:p>
    <w:p w14:paraId="2AD768C8" w14:textId="77777777" w:rsidR="004D1711" w:rsidRPr="004D1711" w:rsidRDefault="004D1711" w:rsidP="0079078B">
      <w:pPr>
        <w:pStyle w:val="Kode"/>
      </w:pPr>
      <w:r w:rsidRPr="004D1711">
        <w:t>            metadata={</w:t>
      </w:r>
    </w:p>
    <w:p w14:paraId="24DB7974" w14:textId="77777777" w:rsidR="004D1711" w:rsidRPr="004D1711" w:rsidRDefault="004D1711" w:rsidP="0079078B">
      <w:pPr>
        <w:pStyle w:val="Kode"/>
      </w:pPr>
      <w:r w:rsidRPr="004D1711">
        <w:t>                "type":      "review_summary",</w:t>
      </w:r>
    </w:p>
    <w:p w14:paraId="12CF24D8" w14:textId="77777777" w:rsidR="004D1711" w:rsidRPr="004D1711" w:rsidRDefault="004D1711" w:rsidP="0079078B">
      <w:pPr>
        <w:pStyle w:val="Kode"/>
      </w:pPr>
      <w:r w:rsidRPr="004D1711">
        <w:t>                "item_id":   item_id,</w:t>
      </w:r>
    </w:p>
    <w:p w14:paraId="2FC533CF" w14:textId="77777777" w:rsidR="004D1711" w:rsidRPr="004D1711" w:rsidRDefault="004D1711" w:rsidP="0079078B">
      <w:pPr>
        <w:pStyle w:val="Kode"/>
      </w:pPr>
      <w:r w:rsidRPr="004D1711">
        <w:t>                "item_name": id_to_name.get(item_id, "Unknown"),</w:t>
      </w:r>
    </w:p>
    <w:p w14:paraId="3B614EA9" w14:textId="77777777" w:rsidR="004D1711" w:rsidRPr="004D1711" w:rsidRDefault="004D1711" w:rsidP="0079078B">
      <w:pPr>
        <w:pStyle w:val="Kode"/>
      </w:pPr>
      <w:r w:rsidRPr="004D1711">
        <w:t>            },</w:t>
      </w:r>
    </w:p>
    <w:p w14:paraId="1F1387A8" w14:textId="77777777" w:rsidR="004D1711" w:rsidRPr="004D1711" w:rsidRDefault="004D1711" w:rsidP="0079078B">
      <w:pPr>
        <w:pStyle w:val="Kode"/>
      </w:pPr>
      <w:r w:rsidRPr="004D1711">
        <w:t>        ))</w:t>
      </w:r>
    </w:p>
    <w:p w14:paraId="4B47FED7" w14:textId="77777777" w:rsidR="004D1711" w:rsidRPr="004D1711" w:rsidRDefault="004D1711" w:rsidP="0079078B">
      <w:pPr>
        <w:pStyle w:val="Kode"/>
      </w:pPr>
    </w:p>
    <w:p w14:paraId="24084A89" w14:textId="77777777" w:rsidR="004D1711" w:rsidRPr="004D1711" w:rsidRDefault="004D1711" w:rsidP="0079078B">
      <w:pPr>
        <w:pStyle w:val="Kode"/>
      </w:pPr>
      <w:r w:rsidRPr="004D1711">
        <w:t>    public_agg = _build_public_aggregate_docs(records)</w:t>
      </w:r>
    </w:p>
    <w:p w14:paraId="6D2027BC" w14:textId="77777777" w:rsidR="004D1711" w:rsidRPr="004D1711" w:rsidRDefault="004D1711" w:rsidP="0079078B">
      <w:pPr>
        <w:pStyle w:val="Kode"/>
      </w:pPr>
      <w:r w:rsidRPr="004D1711">
        <w:t>    if public_agg:</w:t>
      </w:r>
    </w:p>
    <w:p w14:paraId="05A13975" w14:textId="77777777" w:rsidR="004D1711" w:rsidRPr="004D1711" w:rsidRDefault="004D1711" w:rsidP="0079078B">
      <w:pPr>
        <w:pStyle w:val="Kode"/>
      </w:pPr>
      <w:r w:rsidRPr="004D1711">
        <w:t>        print(f"  [DB] Built {len(public_agg)} public ranking doc(s).")</w:t>
      </w:r>
    </w:p>
    <w:p w14:paraId="1525EF2F" w14:textId="77777777" w:rsidR="004D1711" w:rsidRPr="004D1711" w:rsidRDefault="004D1711" w:rsidP="0079078B">
      <w:pPr>
        <w:pStyle w:val="Kode"/>
      </w:pPr>
      <w:r w:rsidRPr="004D1711">
        <w:t>        public_docs.extend(public_agg)</w:t>
      </w:r>
    </w:p>
    <w:p w14:paraId="6B55A1F5" w14:textId="77777777" w:rsidR="004D1711" w:rsidRPr="004D1711" w:rsidRDefault="004D1711" w:rsidP="0079078B">
      <w:pPr>
        <w:pStyle w:val="Kode"/>
      </w:pPr>
    </w:p>
    <w:p w14:paraId="4F332392" w14:textId="77777777" w:rsidR="004D1711" w:rsidRPr="004D1711" w:rsidRDefault="004D1711" w:rsidP="0079078B">
      <w:pPr>
        <w:pStyle w:val="Kode"/>
      </w:pPr>
      <w:r w:rsidRPr="004D1711">
        <w:t>    # PRIVATE documents</w:t>
      </w:r>
    </w:p>
    <w:p w14:paraId="77E883B5" w14:textId="77777777" w:rsidR="004D1711" w:rsidRPr="004D1711" w:rsidRDefault="004D1711" w:rsidP="0079078B">
      <w:pPr>
        <w:pStyle w:val="Kode"/>
      </w:pPr>
      <w:r w:rsidRPr="004D1711">
        <w:t>    private_docs: list[Document] = []</w:t>
      </w:r>
    </w:p>
    <w:p w14:paraId="2E11B7A2" w14:textId="77777777" w:rsidR="004D1711" w:rsidRPr="004D1711" w:rsidRDefault="004D1711" w:rsidP="0079078B">
      <w:pPr>
        <w:pStyle w:val="Kode"/>
      </w:pPr>
    </w:p>
    <w:p w14:paraId="78BE8582" w14:textId="77777777" w:rsidR="004D1711" w:rsidRPr="004D1711" w:rsidRDefault="004D1711" w:rsidP="0079078B">
      <w:pPr>
        <w:pStyle w:val="Kode"/>
      </w:pPr>
      <w:r w:rsidRPr="004D1711">
        <w:t>    # 0. Product catalog WITH full internal metrics (sales, views, likes)</w:t>
      </w:r>
    </w:p>
    <w:p w14:paraId="4014CD41" w14:textId="77777777" w:rsidR="004D1711" w:rsidRPr="004D1711" w:rsidRDefault="004D1711" w:rsidP="0079078B">
      <w:pPr>
        <w:pStyle w:val="Kode"/>
      </w:pPr>
      <w:r w:rsidRPr="004D1711">
        <w:lastRenderedPageBreak/>
        <w:t>    for item in catalog_raw:</w:t>
      </w:r>
    </w:p>
    <w:p w14:paraId="7913085B" w14:textId="77777777" w:rsidR="004D1711" w:rsidRPr="004D1711" w:rsidRDefault="004D1711" w:rsidP="0079078B">
      <w:pPr>
        <w:pStyle w:val="Kode"/>
      </w:pPr>
      <w:r w:rsidRPr="004D1711">
        <w:t>        item_id  = str(item.get("item_id", ""))</w:t>
      </w:r>
    </w:p>
    <w:p w14:paraId="6A3491C7" w14:textId="77777777" w:rsidR="004D1711" w:rsidRPr="004D1711" w:rsidRDefault="004D1711" w:rsidP="0079078B">
      <w:pPr>
        <w:pStyle w:val="Kode"/>
      </w:pPr>
      <w:r w:rsidRPr="004D1711">
        <w:t>        name     = item.get("item_name", "Unknown")</w:t>
      </w:r>
    </w:p>
    <w:p w14:paraId="7DC96FE8" w14:textId="77777777" w:rsidR="004D1711" w:rsidRPr="004D1711" w:rsidRDefault="004D1711" w:rsidP="0079078B">
      <w:pPr>
        <w:pStyle w:val="Kode"/>
      </w:pPr>
      <w:r w:rsidRPr="004D1711">
        <w:t>        extra    = extra_lookup.get(item_id, {})</w:t>
      </w:r>
    </w:p>
    <w:p w14:paraId="33D717B6" w14:textId="77777777" w:rsidR="004D1711" w:rsidRPr="004D1711" w:rsidRDefault="004D1711" w:rsidP="0079078B">
      <w:pPr>
        <w:pStyle w:val="Kode"/>
      </w:pPr>
      <w:r w:rsidRPr="004D1711">
        <w:t>        cat_name = id_to_category.get(item_id, "")</w:t>
      </w:r>
    </w:p>
    <w:p w14:paraId="5DB5617B" w14:textId="77777777" w:rsidR="004D1711" w:rsidRPr="004D1711" w:rsidRDefault="004D1711" w:rsidP="0079078B">
      <w:pPr>
        <w:pStyle w:val="Kode"/>
      </w:pPr>
      <w:r w:rsidRPr="004D1711">
        <w:t>        snap     = price_snapshot.get(item_id)</w:t>
      </w:r>
    </w:p>
    <w:p w14:paraId="126986A6" w14:textId="77777777" w:rsidR="004D1711" w:rsidRPr="004D1711" w:rsidRDefault="004D1711" w:rsidP="0079078B">
      <w:pPr>
        <w:pStyle w:val="Kode"/>
      </w:pPr>
    </w:p>
    <w:p w14:paraId="755F5569" w14:textId="77777777" w:rsidR="004D1711" w:rsidRPr="004D1711" w:rsidRDefault="004D1711" w:rsidP="0079078B">
      <w:pPr>
        <w:pStyle w:val="Kode"/>
      </w:pPr>
      <w:r w:rsidRPr="004D1711">
        <w:t>        sold   = extra.get("sale")</w:t>
      </w:r>
    </w:p>
    <w:p w14:paraId="655C8571" w14:textId="77777777" w:rsidR="004D1711" w:rsidRPr="004D1711" w:rsidRDefault="004D1711" w:rsidP="0079078B">
      <w:pPr>
        <w:pStyle w:val="Kode"/>
      </w:pPr>
      <w:r w:rsidRPr="004D1711">
        <w:t>        views  = extra.get("views")</w:t>
      </w:r>
    </w:p>
    <w:p w14:paraId="29783A43" w14:textId="77777777" w:rsidR="004D1711" w:rsidRPr="004D1711" w:rsidRDefault="004D1711" w:rsidP="0079078B">
      <w:pPr>
        <w:pStyle w:val="Kode"/>
      </w:pPr>
      <w:r w:rsidRPr="004D1711">
        <w:t>        likes  = extra.get("likes")</w:t>
      </w:r>
    </w:p>
    <w:p w14:paraId="045FD9A3" w14:textId="77777777" w:rsidR="004D1711" w:rsidRPr="004D1711" w:rsidRDefault="004D1711" w:rsidP="0079078B">
      <w:pPr>
        <w:pStyle w:val="Kode"/>
      </w:pPr>
    </w:p>
    <w:p w14:paraId="6C2CE5A7" w14:textId="77777777" w:rsidR="004D1711" w:rsidRPr="004D1711" w:rsidRDefault="004D1711" w:rsidP="0079078B">
      <w:pPr>
        <w:pStyle w:val="Kode"/>
      </w:pPr>
      <w:r w:rsidRPr="004D1711">
        <w:t>        metrics = []</w:t>
      </w:r>
    </w:p>
    <w:p w14:paraId="117334A7" w14:textId="77777777" w:rsidR="004D1711" w:rsidRPr="004D1711" w:rsidRDefault="004D1711" w:rsidP="0079078B">
      <w:pPr>
        <w:pStyle w:val="Kode"/>
      </w:pPr>
      <w:r w:rsidRPr="004D1711">
        <w:t>        if sold is not None:</w:t>
      </w:r>
    </w:p>
    <w:p w14:paraId="0BB79D40" w14:textId="77777777" w:rsidR="004D1711" w:rsidRPr="004D1711" w:rsidRDefault="004D1711" w:rsidP="0079078B">
      <w:pPr>
        <w:pStyle w:val="Kode"/>
      </w:pPr>
      <w:r w:rsidRPr="004D1711">
        <w:t>            metrics.append(f"Units sold: {sold}")</w:t>
      </w:r>
    </w:p>
    <w:p w14:paraId="1E1844AB" w14:textId="77777777" w:rsidR="004D1711" w:rsidRPr="004D1711" w:rsidRDefault="004D1711" w:rsidP="0079078B">
      <w:pPr>
        <w:pStyle w:val="Kode"/>
      </w:pPr>
      <w:r w:rsidRPr="004D1711">
        <w:t>        if views is not None:</w:t>
      </w:r>
    </w:p>
    <w:p w14:paraId="240F123D" w14:textId="77777777" w:rsidR="004D1711" w:rsidRPr="004D1711" w:rsidRDefault="004D1711" w:rsidP="0079078B">
      <w:pPr>
        <w:pStyle w:val="Kode"/>
      </w:pPr>
      <w:r w:rsidRPr="004D1711">
        <w:t>            metrics.append(f"Page views: {views}")</w:t>
      </w:r>
    </w:p>
    <w:p w14:paraId="713B77E3" w14:textId="77777777" w:rsidR="004D1711" w:rsidRPr="004D1711" w:rsidRDefault="004D1711" w:rsidP="0079078B">
      <w:pPr>
        <w:pStyle w:val="Kode"/>
      </w:pPr>
      <w:r w:rsidRPr="004D1711">
        <w:t>        if likes is not None:</w:t>
      </w:r>
    </w:p>
    <w:p w14:paraId="1173357B" w14:textId="77777777" w:rsidR="004D1711" w:rsidRPr="004D1711" w:rsidRDefault="004D1711" w:rsidP="0079078B">
      <w:pPr>
        <w:pStyle w:val="Kode"/>
      </w:pPr>
      <w:r w:rsidRPr="004D1711">
        <w:t>            metrics.append(f"Likes: {likes}")</w:t>
      </w:r>
    </w:p>
    <w:p w14:paraId="0BD76676" w14:textId="77777777" w:rsidR="004D1711" w:rsidRPr="004D1711" w:rsidRDefault="004D1711" w:rsidP="0079078B">
      <w:pPr>
        <w:pStyle w:val="Kode"/>
      </w:pPr>
    </w:p>
    <w:p w14:paraId="618267E0" w14:textId="77777777" w:rsidR="004D1711" w:rsidRPr="004D1711" w:rsidRDefault="004D1711" w:rsidP="0079078B">
      <w:pPr>
        <w:pStyle w:val="Kode"/>
      </w:pPr>
      <w:r w:rsidRPr="004D1711">
        <w:t>        if metrics:</w:t>
      </w:r>
    </w:p>
    <w:p w14:paraId="62D7E041" w14:textId="77777777" w:rsidR="004D1711" w:rsidRPr="004D1711" w:rsidRDefault="004D1711" w:rsidP="0079078B">
      <w:pPr>
        <w:pStyle w:val="Kode"/>
      </w:pPr>
      <w:r w:rsidRPr="004D1711">
        <w:t>            price_hint = (</w:t>
      </w:r>
    </w:p>
    <w:p w14:paraId="0EC2FC53" w14:textId="77777777" w:rsidR="004D1711" w:rsidRPr="004D1711" w:rsidRDefault="004D1711" w:rsidP="0079078B">
      <w:pPr>
        <w:pStyle w:val="Kode"/>
      </w:pPr>
      <w:r w:rsidRPr="004D1711">
        <w:t>                f"Price range: Rp {snap['min']:,.0f} – Rp {snap['max']:,.0f}. "</w:t>
      </w:r>
    </w:p>
    <w:p w14:paraId="6956C667" w14:textId="77777777" w:rsidR="004D1711" w:rsidRPr="004D1711" w:rsidRDefault="004D1711" w:rsidP="0079078B">
      <w:pPr>
        <w:pStyle w:val="Kode"/>
      </w:pPr>
      <w:r w:rsidRPr="004D1711">
        <w:t>                if snap else ""</w:t>
      </w:r>
    </w:p>
    <w:p w14:paraId="41065DD8" w14:textId="77777777" w:rsidR="004D1711" w:rsidRPr="004D1711" w:rsidRDefault="004D1711" w:rsidP="0079078B">
      <w:pPr>
        <w:pStyle w:val="Kode"/>
      </w:pPr>
      <w:r w:rsidRPr="004D1711">
        <w:t>            )</w:t>
      </w:r>
    </w:p>
    <w:p w14:paraId="2C4B0E0C" w14:textId="77777777" w:rsidR="004D1711" w:rsidRPr="004D1711" w:rsidRDefault="004D1711" w:rsidP="0079078B">
      <w:pPr>
        <w:pStyle w:val="Kode"/>
      </w:pPr>
      <w:r w:rsidRPr="004D1711">
        <w:t>            category_hint = f"Category: {cat_name}. " if cat_name else ""</w:t>
      </w:r>
    </w:p>
    <w:p w14:paraId="5666AF62" w14:textId="77777777" w:rsidR="004D1711" w:rsidRPr="004D1711" w:rsidRDefault="004D1711" w:rsidP="0079078B">
      <w:pPr>
        <w:pStyle w:val="Kode"/>
      </w:pPr>
      <w:r w:rsidRPr="004D1711">
        <w:t>            private_docs.append(Document(</w:t>
      </w:r>
    </w:p>
    <w:p w14:paraId="3C633850" w14:textId="77777777" w:rsidR="004D1711" w:rsidRPr="004D1711" w:rsidRDefault="004D1711" w:rsidP="0079078B">
      <w:pPr>
        <w:pStyle w:val="Kode"/>
      </w:pPr>
      <w:r w:rsidRPr="004D1711">
        <w:t>                text=f"Internal metrics for '{name}': {category_hint}{price_hint}"</w:t>
      </w:r>
    </w:p>
    <w:p w14:paraId="45743C9D" w14:textId="77777777" w:rsidR="004D1711" w:rsidRPr="004D1711" w:rsidRDefault="004D1711" w:rsidP="0079078B">
      <w:pPr>
        <w:pStyle w:val="Kode"/>
      </w:pPr>
      <w:r w:rsidRPr="004D1711">
        <w:t>                     f"{'. '.join(metrics)}.",</w:t>
      </w:r>
    </w:p>
    <w:p w14:paraId="17462DED" w14:textId="77777777" w:rsidR="004D1711" w:rsidRPr="004D1711" w:rsidRDefault="004D1711" w:rsidP="0079078B">
      <w:pPr>
        <w:pStyle w:val="Kode"/>
      </w:pPr>
      <w:r w:rsidRPr="004D1711">
        <w:t>                metadata={</w:t>
      </w:r>
    </w:p>
    <w:p w14:paraId="7A5C9D3C" w14:textId="77777777" w:rsidR="004D1711" w:rsidRPr="004D1711" w:rsidRDefault="004D1711" w:rsidP="0079078B">
      <w:pPr>
        <w:pStyle w:val="Kode"/>
      </w:pPr>
      <w:r w:rsidRPr="004D1711">
        <w:t>                    "type": "product_metrics",</w:t>
      </w:r>
    </w:p>
    <w:p w14:paraId="4E08F338" w14:textId="77777777" w:rsidR="004D1711" w:rsidRPr="004D1711" w:rsidRDefault="004D1711" w:rsidP="0079078B">
      <w:pPr>
        <w:pStyle w:val="Kode"/>
      </w:pPr>
      <w:r w:rsidRPr="004D1711">
        <w:t>                    "item_id": item_id,</w:t>
      </w:r>
    </w:p>
    <w:p w14:paraId="48677EE3" w14:textId="77777777" w:rsidR="004D1711" w:rsidRPr="004D1711" w:rsidRDefault="004D1711" w:rsidP="0079078B">
      <w:pPr>
        <w:pStyle w:val="Kode"/>
      </w:pPr>
      <w:r w:rsidRPr="004D1711">
        <w:t>                    "item_name": name,</w:t>
      </w:r>
    </w:p>
    <w:p w14:paraId="457BB89C" w14:textId="77777777" w:rsidR="004D1711" w:rsidRPr="004D1711" w:rsidRDefault="004D1711" w:rsidP="0079078B">
      <w:pPr>
        <w:pStyle w:val="Kode"/>
      </w:pPr>
      <w:r w:rsidRPr="004D1711">
        <w:t>                    "category_name": cat_name,</w:t>
      </w:r>
    </w:p>
    <w:p w14:paraId="366612F6" w14:textId="77777777" w:rsidR="004D1711" w:rsidRPr="004D1711" w:rsidRDefault="004D1711" w:rsidP="0079078B">
      <w:pPr>
        <w:pStyle w:val="Kode"/>
      </w:pPr>
      <w:r w:rsidRPr="004D1711">
        <w:t>                },</w:t>
      </w:r>
    </w:p>
    <w:p w14:paraId="04F23C7D" w14:textId="77777777" w:rsidR="004D1711" w:rsidRPr="004D1711" w:rsidRDefault="004D1711" w:rsidP="0079078B">
      <w:pPr>
        <w:pStyle w:val="Kode"/>
      </w:pPr>
      <w:r w:rsidRPr="004D1711">
        <w:t>            ))</w:t>
      </w:r>
    </w:p>
    <w:p w14:paraId="5C074812" w14:textId="77777777" w:rsidR="004D1711" w:rsidRPr="004D1711" w:rsidRDefault="004D1711" w:rsidP="0079078B">
      <w:pPr>
        <w:pStyle w:val="Kode"/>
      </w:pPr>
    </w:p>
    <w:p w14:paraId="1E64D161" w14:textId="77777777" w:rsidR="004D1711" w:rsidRPr="004D1711" w:rsidRDefault="004D1711" w:rsidP="0079078B">
      <w:pPr>
        <w:pStyle w:val="Kode"/>
      </w:pPr>
      <w:r w:rsidRPr="004D1711">
        <w:t>    # 1. PRIVATE aggregate ranking docs</w:t>
      </w:r>
    </w:p>
    <w:p w14:paraId="1CC12CDD" w14:textId="77777777" w:rsidR="004D1711" w:rsidRPr="004D1711" w:rsidRDefault="004D1711" w:rsidP="0079078B">
      <w:pPr>
        <w:pStyle w:val="Kode"/>
      </w:pPr>
      <w:r w:rsidRPr="004D1711">
        <w:t>    private_agg = _build_private_aggregate_docs(records)</w:t>
      </w:r>
    </w:p>
    <w:p w14:paraId="39E2DDB9" w14:textId="77777777" w:rsidR="004D1711" w:rsidRPr="004D1711" w:rsidRDefault="004D1711" w:rsidP="0079078B">
      <w:pPr>
        <w:pStyle w:val="Kode"/>
      </w:pPr>
      <w:r w:rsidRPr="004D1711">
        <w:t>    if private_agg:</w:t>
      </w:r>
    </w:p>
    <w:p w14:paraId="4F60C7F7" w14:textId="77777777" w:rsidR="004D1711" w:rsidRPr="004D1711" w:rsidRDefault="004D1711" w:rsidP="0079078B">
      <w:pPr>
        <w:pStyle w:val="Kode"/>
      </w:pPr>
      <w:r w:rsidRPr="004D1711">
        <w:t>        print(f"  [DB] Built {len(private_agg)} private ranking doc(s).")</w:t>
      </w:r>
    </w:p>
    <w:p w14:paraId="4EE42CB1" w14:textId="77777777" w:rsidR="004D1711" w:rsidRPr="004D1711" w:rsidRDefault="004D1711" w:rsidP="0079078B">
      <w:pPr>
        <w:pStyle w:val="Kode"/>
      </w:pPr>
      <w:r w:rsidRPr="004D1711">
        <w:lastRenderedPageBreak/>
        <w:t>        private_docs.extend(private_agg)</w:t>
      </w:r>
    </w:p>
    <w:p w14:paraId="2293539A" w14:textId="77777777" w:rsidR="004D1711" w:rsidRPr="004D1711" w:rsidRDefault="004D1711" w:rsidP="0079078B">
      <w:pPr>
        <w:pStyle w:val="Kode"/>
      </w:pPr>
    </w:p>
    <w:p w14:paraId="08FAF17F" w14:textId="77777777" w:rsidR="004D1711" w:rsidRPr="004D1711" w:rsidRDefault="004D1711" w:rsidP="0079078B">
      <w:pPr>
        <w:pStyle w:val="Kode"/>
      </w:pPr>
      <w:r w:rsidRPr="004D1711">
        <w:t>    # 2. Individual reviews</w:t>
      </w:r>
    </w:p>
    <w:p w14:paraId="1E0F519B" w14:textId="77777777" w:rsidR="004D1711" w:rsidRPr="004D1711" w:rsidRDefault="004D1711" w:rsidP="0079078B">
      <w:pPr>
        <w:pStyle w:val="Kode"/>
      </w:pPr>
      <w:r w:rsidRPr="004D1711">
        <w:t>    for item_id, reviews in reviews_by_item.items():</w:t>
      </w:r>
    </w:p>
    <w:p w14:paraId="4CBA7130" w14:textId="77777777" w:rsidR="004D1711" w:rsidRPr="004D1711" w:rsidRDefault="004D1711" w:rsidP="0079078B">
      <w:pPr>
        <w:pStyle w:val="Kode"/>
      </w:pPr>
      <w:r w:rsidRPr="004D1711">
        <w:t>        name = id_to_name.get(item_id, "Unknown")</w:t>
      </w:r>
    </w:p>
    <w:p w14:paraId="27951C06" w14:textId="77777777" w:rsidR="004D1711" w:rsidRPr="004D1711" w:rsidRDefault="004D1711" w:rsidP="0079078B">
      <w:pPr>
        <w:pStyle w:val="Kode"/>
      </w:pPr>
      <w:r w:rsidRPr="004D1711">
        <w:t>        for r in reviews:</w:t>
      </w:r>
    </w:p>
    <w:p w14:paraId="1E60E700" w14:textId="77777777" w:rsidR="004D1711" w:rsidRPr="004D1711" w:rsidRDefault="004D1711" w:rsidP="0079078B">
      <w:pPr>
        <w:pStyle w:val="Kode"/>
      </w:pPr>
      <w:r w:rsidRPr="004D1711">
        <w:t>            rating    = r["rating"]</w:t>
      </w:r>
    </w:p>
    <w:p w14:paraId="068AB628" w14:textId="77777777" w:rsidR="004D1711" w:rsidRPr="004D1711" w:rsidRDefault="004D1711" w:rsidP="0079078B">
      <w:pPr>
        <w:pStyle w:val="Kode"/>
      </w:pPr>
      <w:r w:rsidRPr="004D1711">
        <w:t>            sentiment = "positive" if rating &gt;= 4 else ("neutral" if rating == 3 else "negative")</w:t>
      </w:r>
    </w:p>
    <w:p w14:paraId="127AD721" w14:textId="77777777" w:rsidR="004D1711" w:rsidRPr="004D1711" w:rsidRDefault="004D1711" w:rsidP="0079078B">
      <w:pPr>
        <w:pStyle w:val="Kode"/>
      </w:pPr>
      <w:r w:rsidRPr="004D1711">
        <w:t>            private_docs.append(Document(</w:t>
      </w:r>
    </w:p>
    <w:p w14:paraId="0D9BC21E" w14:textId="77777777" w:rsidR="004D1711" w:rsidRPr="004D1711" w:rsidRDefault="004D1711" w:rsidP="0079078B">
      <w:pPr>
        <w:pStyle w:val="Kode"/>
      </w:pPr>
      <w:r w:rsidRPr="004D1711">
        <w:t>                text=f"Review for '{name}' ({rating}/5 stars): \"{r['text']}\"",</w:t>
      </w:r>
    </w:p>
    <w:p w14:paraId="2B72A40F" w14:textId="77777777" w:rsidR="004D1711" w:rsidRPr="004D1711" w:rsidRDefault="004D1711" w:rsidP="0079078B">
      <w:pPr>
        <w:pStyle w:val="Kode"/>
      </w:pPr>
      <w:r w:rsidRPr="004D1711">
        <w:t>                metadata={"type": "individual_review", "item_id": item_id, "sentiment": sentiment},</w:t>
      </w:r>
    </w:p>
    <w:p w14:paraId="680C9EE6" w14:textId="77777777" w:rsidR="004D1711" w:rsidRPr="004D1711" w:rsidRDefault="004D1711" w:rsidP="0079078B">
      <w:pPr>
        <w:pStyle w:val="Kode"/>
      </w:pPr>
      <w:r w:rsidRPr="004D1711">
        <w:t>            ))</w:t>
      </w:r>
    </w:p>
    <w:p w14:paraId="4738DA63" w14:textId="77777777" w:rsidR="004D1711" w:rsidRPr="004D1711" w:rsidRDefault="004D1711" w:rsidP="0079078B">
      <w:pPr>
        <w:pStyle w:val="Kode"/>
      </w:pPr>
    </w:p>
    <w:p w14:paraId="6B1ED2F7" w14:textId="77777777" w:rsidR="004D1711" w:rsidRPr="004D1711" w:rsidRDefault="004D1711" w:rsidP="0079078B">
      <w:pPr>
        <w:pStyle w:val="Kode"/>
      </w:pPr>
      <w:r w:rsidRPr="004D1711">
        <w:t>    # 3. Content diagnosis (quality level + issues + suggestions, per product)</w:t>
      </w:r>
    </w:p>
    <w:p w14:paraId="1890471E" w14:textId="77777777" w:rsidR="004D1711" w:rsidRPr="004D1711" w:rsidRDefault="004D1711" w:rsidP="0079078B">
      <w:pPr>
        <w:pStyle w:val="Kode"/>
      </w:pPr>
      <w:r w:rsidRPr="004D1711">
        <w:t>    for item in diagnostics_raw:</w:t>
      </w:r>
    </w:p>
    <w:p w14:paraId="72050743" w14:textId="77777777" w:rsidR="004D1711" w:rsidRPr="004D1711" w:rsidRDefault="004D1711" w:rsidP="0079078B">
      <w:pPr>
        <w:pStyle w:val="Kode"/>
      </w:pPr>
      <w:r w:rsidRPr="004D1711">
        <w:t>        item_id = str(item.get("item_id", ""))</w:t>
      </w:r>
    </w:p>
    <w:p w14:paraId="45F48C7A" w14:textId="77777777" w:rsidR="004D1711" w:rsidRPr="004D1711" w:rsidRDefault="004D1711" w:rsidP="0079078B">
      <w:pPr>
        <w:pStyle w:val="Kode"/>
      </w:pPr>
      <w:r w:rsidRPr="004D1711">
        <w:t>        name    = id_to_name.get(item_id, "Unknown")</w:t>
      </w:r>
    </w:p>
    <w:p w14:paraId="51BDF6F7" w14:textId="77777777" w:rsidR="004D1711" w:rsidRPr="004D1711" w:rsidRDefault="004D1711" w:rsidP="0079078B">
      <w:pPr>
        <w:pStyle w:val="Kode"/>
      </w:pPr>
      <w:r w:rsidRPr="004D1711">
        <w:t>        private_docs.append(Document(</w:t>
      </w:r>
    </w:p>
    <w:p w14:paraId="7FB848FA" w14:textId="77777777" w:rsidR="004D1711" w:rsidRPr="004D1711" w:rsidRDefault="004D1711" w:rsidP="0079078B">
      <w:pPr>
        <w:pStyle w:val="Kode"/>
      </w:pPr>
      <w:r w:rsidRPr="004D1711">
        <w:t>            text=f"Content diagnosis for '{name}': {json.dumps(item, ensure_ascii=False)}",</w:t>
      </w:r>
    </w:p>
    <w:p w14:paraId="5BD4AA8F" w14:textId="77777777" w:rsidR="004D1711" w:rsidRPr="004D1711" w:rsidRDefault="004D1711" w:rsidP="0079078B">
      <w:pPr>
        <w:pStyle w:val="Kode"/>
      </w:pPr>
      <w:r w:rsidRPr="004D1711">
        <w:t>            metadata={"type": "diagnostic", "item_id": item_id},</w:t>
      </w:r>
    </w:p>
    <w:p w14:paraId="08A02704" w14:textId="77777777" w:rsidR="004D1711" w:rsidRPr="004D1711" w:rsidRDefault="004D1711" w:rsidP="0079078B">
      <w:pPr>
        <w:pStyle w:val="Kode"/>
      </w:pPr>
      <w:r w:rsidRPr="004D1711">
        <w:t>        ))</w:t>
      </w:r>
    </w:p>
    <w:p w14:paraId="0305699F" w14:textId="77777777" w:rsidR="004D1711" w:rsidRPr="004D1711" w:rsidRDefault="004D1711" w:rsidP="0079078B">
      <w:pPr>
        <w:pStyle w:val="Kode"/>
      </w:pPr>
    </w:p>
    <w:p w14:paraId="01B1AFD7" w14:textId="77777777" w:rsidR="004D1711" w:rsidRPr="004D1711" w:rsidRDefault="004D1711" w:rsidP="0079078B">
      <w:pPr>
        <w:pStyle w:val="Kode"/>
      </w:pPr>
      <w:r w:rsidRPr="004D1711">
        <w:t>    # 4. Low/medium quality items sweep</w:t>
      </w:r>
    </w:p>
    <w:p w14:paraId="18B36BA1" w14:textId="77777777" w:rsidR="004D1711" w:rsidRPr="004D1711" w:rsidRDefault="004D1711" w:rsidP="0079078B">
      <w:pPr>
        <w:pStyle w:val="Kode"/>
      </w:pPr>
      <w:r w:rsidRPr="004D1711">
        <w:t>    if low_quality_raw:</w:t>
      </w:r>
    </w:p>
    <w:p w14:paraId="3634C385" w14:textId="77777777" w:rsidR="004D1711" w:rsidRPr="004D1711" w:rsidRDefault="004D1711" w:rsidP="0079078B">
      <w:pPr>
        <w:pStyle w:val="Kode"/>
      </w:pPr>
      <w:r w:rsidRPr="004D1711">
        <w:t>        low_lines = [</w:t>
      </w:r>
    </w:p>
    <w:p w14:paraId="213D94D6" w14:textId="77777777" w:rsidR="004D1711" w:rsidRPr="004D1711" w:rsidRDefault="004D1711" w:rsidP="0079078B">
      <w:pPr>
        <w:pStyle w:val="Kode"/>
      </w:pPr>
      <w:r w:rsidRPr="004D1711">
        <w:t>            f"- [{r.get('_quality_level', '?')}] "</w:t>
      </w:r>
    </w:p>
    <w:p w14:paraId="52839D00" w14:textId="77777777" w:rsidR="004D1711" w:rsidRPr="004D1711" w:rsidRDefault="004D1711" w:rsidP="0079078B">
      <w:pPr>
        <w:pStyle w:val="Kode"/>
      </w:pPr>
      <w:r w:rsidRPr="004D1711">
        <w:t>            f"{id_to_name.get(str(r.get('item_id', '')), str(r.get('item_id', '')))}"</w:t>
      </w:r>
    </w:p>
    <w:p w14:paraId="1E2AD8E0" w14:textId="77777777" w:rsidR="004D1711" w:rsidRPr="004D1711" w:rsidRDefault="004D1711" w:rsidP="0079078B">
      <w:pPr>
        <w:pStyle w:val="Kode"/>
      </w:pPr>
      <w:r w:rsidRPr="004D1711">
        <w:t>            for r in low_quality_raw</w:t>
      </w:r>
    </w:p>
    <w:p w14:paraId="6CCED4FA" w14:textId="77777777" w:rsidR="004D1711" w:rsidRPr="004D1711" w:rsidRDefault="004D1711" w:rsidP="0079078B">
      <w:pPr>
        <w:pStyle w:val="Kode"/>
      </w:pPr>
      <w:r w:rsidRPr="004D1711">
        <w:t>        ]</w:t>
      </w:r>
    </w:p>
    <w:p w14:paraId="55CD5F39" w14:textId="77777777" w:rsidR="004D1711" w:rsidRPr="004D1711" w:rsidRDefault="004D1711" w:rsidP="0079078B">
      <w:pPr>
        <w:pStyle w:val="Kode"/>
      </w:pPr>
      <w:r w:rsidRPr="004D1711">
        <w:t>        low_count = sum(1 for r in low_quality_raw if r.get("_quality_level") == "LOW")</w:t>
      </w:r>
    </w:p>
    <w:p w14:paraId="42CAF6D5" w14:textId="77777777" w:rsidR="004D1711" w:rsidRPr="004D1711" w:rsidRDefault="004D1711" w:rsidP="0079078B">
      <w:pPr>
        <w:pStyle w:val="Kode"/>
      </w:pPr>
      <w:r w:rsidRPr="004D1711">
        <w:t>        med_count = sum(1 for r in low_quality_raw if r.get("_quality_level") == "MEDIUM")</w:t>
      </w:r>
    </w:p>
    <w:p w14:paraId="7F6C1D25" w14:textId="77777777" w:rsidR="004D1711" w:rsidRPr="004D1711" w:rsidRDefault="004D1711" w:rsidP="0079078B">
      <w:pPr>
        <w:pStyle w:val="Kode"/>
      </w:pPr>
      <w:r w:rsidRPr="004D1711">
        <w:t>        private_docs.append(Document(</w:t>
      </w:r>
    </w:p>
    <w:p w14:paraId="71A7177D" w14:textId="77777777" w:rsidR="004D1711" w:rsidRPr="004D1711" w:rsidRDefault="004D1711" w:rsidP="0079078B">
      <w:pPr>
        <w:pStyle w:val="Kode"/>
      </w:pPr>
      <w:r w:rsidRPr="004D1711">
        <w:t>            text=(</w:t>
      </w:r>
    </w:p>
    <w:p w14:paraId="323D0AC6" w14:textId="77777777" w:rsidR="004D1711" w:rsidRPr="004D1711" w:rsidRDefault="004D1711" w:rsidP="0079078B">
      <w:pPr>
        <w:pStyle w:val="Kode"/>
      </w:pPr>
      <w:r w:rsidRPr="004D1711">
        <w:t>                f"Products with LOW or MEDIUM content quality (need attention). "</w:t>
      </w:r>
    </w:p>
    <w:p w14:paraId="6AD32B37" w14:textId="77777777" w:rsidR="004D1711" w:rsidRPr="004D1711" w:rsidRDefault="004D1711" w:rsidP="0079078B">
      <w:pPr>
        <w:pStyle w:val="Kode"/>
      </w:pPr>
      <w:r w:rsidRPr="004D1711">
        <w:t>                f"Total: {len(low_quality_raw)} products ({low_count} LOW, {med_count} MEDIUM).\n"</w:t>
      </w:r>
    </w:p>
    <w:p w14:paraId="422DBC4A" w14:textId="77777777" w:rsidR="004D1711" w:rsidRPr="004D1711" w:rsidRDefault="004D1711" w:rsidP="0079078B">
      <w:pPr>
        <w:pStyle w:val="Kode"/>
      </w:pPr>
      <w:r w:rsidRPr="004D1711">
        <w:t>                + "\n".join(low_lines)</w:t>
      </w:r>
    </w:p>
    <w:p w14:paraId="6F9D3E84" w14:textId="77777777" w:rsidR="004D1711" w:rsidRPr="004D1711" w:rsidRDefault="004D1711" w:rsidP="0079078B">
      <w:pPr>
        <w:pStyle w:val="Kode"/>
      </w:pPr>
      <w:r w:rsidRPr="004D1711">
        <w:t>            ),</w:t>
      </w:r>
    </w:p>
    <w:p w14:paraId="7E7453C6" w14:textId="77777777" w:rsidR="004D1711" w:rsidRPr="004D1711" w:rsidRDefault="004D1711" w:rsidP="0079078B">
      <w:pPr>
        <w:pStyle w:val="Kode"/>
      </w:pPr>
      <w:r w:rsidRPr="004D1711">
        <w:t>            metadata={"type": "low_quality_summary", "item_id": "GLOBAL"},</w:t>
      </w:r>
    </w:p>
    <w:p w14:paraId="4FBEBCA7" w14:textId="77777777" w:rsidR="004D1711" w:rsidRPr="004D1711" w:rsidRDefault="004D1711" w:rsidP="0079078B">
      <w:pPr>
        <w:pStyle w:val="Kode"/>
      </w:pPr>
      <w:r w:rsidRPr="004D1711">
        <w:t>        ))</w:t>
      </w:r>
    </w:p>
    <w:p w14:paraId="635837E5" w14:textId="77777777" w:rsidR="004D1711" w:rsidRPr="004D1711" w:rsidRDefault="004D1711" w:rsidP="0079078B">
      <w:pPr>
        <w:pStyle w:val="Kode"/>
      </w:pPr>
    </w:p>
    <w:p w14:paraId="4A65353E" w14:textId="77777777" w:rsidR="004D1711" w:rsidRPr="004D1711" w:rsidRDefault="004D1711" w:rsidP="0079078B">
      <w:pPr>
        <w:pStyle w:val="Kode"/>
      </w:pPr>
      <w:r w:rsidRPr="004D1711">
        <w:lastRenderedPageBreak/>
        <w:t>    # 5. Violation info (per product)</w:t>
      </w:r>
    </w:p>
    <w:p w14:paraId="27B85854" w14:textId="77777777" w:rsidR="004D1711" w:rsidRPr="004D1711" w:rsidRDefault="004D1711" w:rsidP="0079078B">
      <w:pPr>
        <w:pStyle w:val="Kode"/>
      </w:pPr>
      <w:r w:rsidRPr="004D1711">
        <w:t>    for item in violations_raw:</w:t>
      </w:r>
    </w:p>
    <w:p w14:paraId="662148F5" w14:textId="77777777" w:rsidR="004D1711" w:rsidRPr="004D1711" w:rsidRDefault="004D1711" w:rsidP="0079078B">
      <w:pPr>
        <w:pStyle w:val="Kode"/>
      </w:pPr>
      <w:r w:rsidRPr="004D1711">
        <w:t>        item_id = str(item.get("item_id", ""))</w:t>
      </w:r>
    </w:p>
    <w:p w14:paraId="25F8D2EB" w14:textId="77777777" w:rsidR="004D1711" w:rsidRPr="004D1711" w:rsidRDefault="004D1711" w:rsidP="0079078B">
      <w:pPr>
        <w:pStyle w:val="Kode"/>
      </w:pPr>
      <w:r w:rsidRPr="004D1711">
        <w:t>        name    = id_to_name.get(item_id, "Unknown")</w:t>
      </w:r>
    </w:p>
    <w:p w14:paraId="55C05B22" w14:textId="77777777" w:rsidR="004D1711" w:rsidRPr="004D1711" w:rsidRDefault="004D1711" w:rsidP="0079078B">
      <w:pPr>
        <w:pStyle w:val="Kode"/>
      </w:pPr>
      <w:r w:rsidRPr="004D1711">
        <w:t>        private_docs.append(Document(</w:t>
      </w:r>
    </w:p>
    <w:p w14:paraId="4F75186B" w14:textId="77777777" w:rsidR="004D1711" w:rsidRPr="004D1711" w:rsidRDefault="004D1711" w:rsidP="0079078B">
      <w:pPr>
        <w:pStyle w:val="Kode"/>
      </w:pPr>
      <w:r w:rsidRPr="004D1711">
        <w:t>            text=f"Violation info for '{name}': {json.dumps(item, ensure_ascii=False)}",</w:t>
      </w:r>
    </w:p>
    <w:p w14:paraId="5A369E61" w14:textId="77777777" w:rsidR="004D1711" w:rsidRPr="004D1711" w:rsidRDefault="004D1711" w:rsidP="0079078B">
      <w:pPr>
        <w:pStyle w:val="Kode"/>
      </w:pPr>
      <w:r w:rsidRPr="004D1711">
        <w:t>            metadata={"type": "violation", "item_id": item_id},</w:t>
      </w:r>
    </w:p>
    <w:p w14:paraId="7C66E373" w14:textId="77777777" w:rsidR="004D1711" w:rsidRPr="004D1711" w:rsidRDefault="004D1711" w:rsidP="0079078B">
      <w:pPr>
        <w:pStyle w:val="Kode"/>
      </w:pPr>
      <w:r w:rsidRPr="004D1711">
        <w:t>        ))</w:t>
      </w:r>
    </w:p>
    <w:p w14:paraId="1230A86B" w14:textId="77777777" w:rsidR="004D1711" w:rsidRPr="004D1711" w:rsidRDefault="004D1711" w:rsidP="0079078B">
      <w:pPr>
        <w:pStyle w:val="Kode"/>
      </w:pPr>
    </w:p>
    <w:p w14:paraId="6FB9CB3D" w14:textId="77777777" w:rsidR="004D1711" w:rsidRPr="004D1711" w:rsidRDefault="004D1711" w:rsidP="0079078B">
      <w:pPr>
        <w:pStyle w:val="Kode"/>
      </w:pPr>
      <w:r w:rsidRPr="004D1711">
        <w:t>    # 6. Category recommendations (per product)</w:t>
      </w:r>
    </w:p>
    <w:p w14:paraId="45B6D01B" w14:textId="77777777" w:rsidR="004D1711" w:rsidRPr="004D1711" w:rsidRDefault="004D1711" w:rsidP="0079078B">
      <w:pPr>
        <w:pStyle w:val="Kode"/>
      </w:pPr>
      <w:r w:rsidRPr="004D1711">
        <w:t>    for rec in cat_rec_raw:</w:t>
      </w:r>
    </w:p>
    <w:p w14:paraId="115A79D9" w14:textId="77777777" w:rsidR="004D1711" w:rsidRPr="004D1711" w:rsidRDefault="004D1711" w:rsidP="0079078B">
      <w:pPr>
        <w:pStyle w:val="Kode"/>
      </w:pPr>
      <w:r w:rsidRPr="004D1711">
        <w:t>        item_id    = str(rec.get("item_id", ""))</w:t>
      </w:r>
    </w:p>
    <w:p w14:paraId="57012BBC" w14:textId="77777777" w:rsidR="004D1711" w:rsidRPr="004D1711" w:rsidRDefault="004D1711" w:rsidP="0079078B">
      <w:pPr>
        <w:pStyle w:val="Kode"/>
      </w:pPr>
      <w:r w:rsidRPr="004D1711">
        <w:t>        name       = rec.get("item_name", id_to_name.get(item_id, "Unknown"))</w:t>
      </w:r>
    </w:p>
    <w:p w14:paraId="62F7A416" w14:textId="77777777" w:rsidR="004D1711" w:rsidRPr="004D1711" w:rsidRDefault="004D1711" w:rsidP="0079078B">
      <w:pPr>
        <w:pStyle w:val="Kode"/>
      </w:pPr>
      <w:r w:rsidRPr="004D1711">
        <w:t>        current    = rec.get("current_category_id", "unknown")</w:t>
      </w:r>
    </w:p>
    <w:p w14:paraId="515EC332" w14:textId="77777777" w:rsidR="004D1711" w:rsidRPr="004D1711" w:rsidRDefault="004D1711" w:rsidP="0079078B">
      <w:pPr>
        <w:pStyle w:val="Kode"/>
      </w:pPr>
      <w:r w:rsidRPr="004D1711">
        <w:t>        suggested  = rec.get("recommended_categories", [])</w:t>
      </w:r>
    </w:p>
    <w:p w14:paraId="3B7341E3" w14:textId="77777777" w:rsidR="004D1711" w:rsidRPr="004D1711" w:rsidRDefault="004D1711" w:rsidP="0079078B">
      <w:pPr>
        <w:pStyle w:val="Kode"/>
      </w:pPr>
      <w:r w:rsidRPr="004D1711">
        <w:t>        if not suggested:</w:t>
      </w:r>
    </w:p>
    <w:p w14:paraId="4FB36A72" w14:textId="77777777" w:rsidR="004D1711" w:rsidRPr="004D1711" w:rsidRDefault="004D1711" w:rsidP="0079078B">
      <w:pPr>
        <w:pStyle w:val="Kode"/>
      </w:pPr>
      <w:r w:rsidRPr="004D1711">
        <w:t>            continue</w:t>
      </w:r>
    </w:p>
    <w:p w14:paraId="31076E1B" w14:textId="77777777" w:rsidR="004D1711" w:rsidRPr="004D1711" w:rsidRDefault="004D1711" w:rsidP="0079078B">
      <w:pPr>
        <w:pStyle w:val="Kode"/>
      </w:pPr>
      <w:r w:rsidRPr="004D1711">
        <w:t>        top         = suggested[0]</w:t>
      </w:r>
    </w:p>
    <w:p w14:paraId="0517E1B9" w14:textId="77777777" w:rsidR="004D1711" w:rsidRPr="004D1711" w:rsidRDefault="004D1711" w:rsidP="0079078B">
      <w:pPr>
        <w:pStyle w:val="Kode"/>
      </w:pPr>
      <w:r w:rsidRPr="004D1711">
        <w:t>        top_cat     = top.get("category_name", top.get("category_id", "?"))</w:t>
      </w:r>
    </w:p>
    <w:p w14:paraId="003B1681" w14:textId="77777777" w:rsidR="004D1711" w:rsidRPr="004D1711" w:rsidRDefault="004D1711" w:rsidP="0079078B">
      <w:pPr>
        <w:pStyle w:val="Kode"/>
      </w:pPr>
      <w:r w:rsidRPr="004D1711">
        <w:t>        confidence  = top.get("confidence", "?")</w:t>
      </w:r>
    </w:p>
    <w:p w14:paraId="75DB115A" w14:textId="77777777" w:rsidR="004D1711" w:rsidRPr="004D1711" w:rsidRDefault="004D1711" w:rsidP="0079078B">
      <w:pPr>
        <w:pStyle w:val="Kode"/>
      </w:pPr>
      <w:r w:rsidRPr="004D1711">
        <w:t>        private_docs.append(Document(</w:t>
      </w:r>
    </w:p>
    <w:p w14:paraId="70359644" w14:textId="77777777" w:rsidR="004D1711" w:rsidRPr="004D1711" w:rsidRDefault="004D1711" w:rsidP="0079078B">
      <w:pPr>
        <w:pStyle w:val="Kode"/>
      </w:pPr>
      <w:r w:rsidRPr="004D1711">
        <w:t>            text=(</w:t>
      </w:r>
    </w:p>
    <w:p w14:paraId="52D29E92" w14:textId="77777777" w:rsidR="004D1711" w:rsidRPr="004D1711" w:rsidRDefault="004D1711" w:rsidP="0079078B">
      <w:pPr>
        <w:pStyle w:val="Kode"/>
      </w:pPr>
      <w:r w:rsidRPr="004D1711">
        <w:t>                f"Category recommendation for '{name}': "</w:t>
      </w:r>
    </w:p>
    <w:p w14:paraId="751A2838" w14:textId="77777777" w:rsidR="004D1711" w:rsidRPr="004D1711" w:rsidRDefault="004D1711" w:rsidP="0079078B">
      <w:pPr>
        <w:pStyle w:val="Kode"/>
      </w:pPr>
      <w:r w:rsidRPr="004D1711">
        <w:t>                f"currently in category {current}. "</w:t>
      </w:r>
    </w:p>
    <w:p w14:paraId="0785DCBD" w14:textId="77777777" w:rsidR="004D1711" w:rsidRPr="004D1711" w:rsidRDefault="004D1711" w:rsidP="0079078B">
      <w:pPr>
        <w:pStyle w:val="Kode"/>
      </w:pPr>
      <w:r w:rsidRPr="004D1711">
        <w:t>                f"Shopee suggests category '{top_cat}' (confidence: {confidence}). "</w:t>
      </w:r>
    </w:p>
    <w:p w14:paraId="357203D2" w14:textId="77777777" w:rsidR="004D1711" w:rsidRPr="004D1711" w:rsidRDefault="004D1711" w:rsidP="0079078B">
      <w:pPr>
        <w:pStyle w:val="Kode"/>
      </w:pPr>
      <w:r w:rsidRPr="004D1711">
        <w:t>                f"Miscategorisation reduces search visibility."</w:t>
      </w:r>
    </w:p>
    <w:p w14:paraId="72095BDD" w14:textId="77777777" w:rsidR="004D1711" w:rsidRPr="004D1711" w:rsidRDefault="004D1711" w:rsidP="0079078B">
      <w:pPr>
        <w:pStyle w:val="Kode"/>
      </w:pPr>
      <w:r w:rsidRPr="004D1711">
        <w:t>            ),</w:t>
      </w:r>
    </w:p>
    <w:p w14:paraId="6C161F8C" w14:textId="77777777" w:rsidR="004D1711" w:rsidRPr="004D1711" w:rsidRDefault="004D1711" w:rsidP="0079078B">
      <w:pPr>
        <w:pStyle w:val="Kode"/>
      </w:pPr>
      <w:r w:rsidRPr="004D1711">
        <w:t>            metadata={"type": "category_recommend", "item_id": item_id},</w:t>
      </w:r>
    </w:p>
    <w:p w14:paraId="27C53E37" w14:textId="77777777" w:rsidR="004D1711" w:rsidRPr="004D1711" w:rsidRDefault="004D1711" w:rsidP="0079078B">
      <w:pPr>
        <w:pStyle w:val="Kode"/>
      </w:pPr>
      <w:r w:rsidRPr="004D1711">
        <w:t>        ))</w:t>
      </w:r>
    </w:p>
    <w:p w14:paraId="54F07D4D" w14:textId="77777777" w:rsidR="004D1711" w:rsidRPr="004D1711" w:rsidRDefault="004D1711" w:rsidP="0079078B">
      <w:pPr>
        <w:pStyle w:val="Kode"/>
      </w:pPr>
    </w:p>
    <w:p w14:paraId="2903CB17" w14:textId="77777777" w:rsidR="004D1711" w:rsidRPr="004D1711" w:rsidRDefault="004D1711" w:rsidP="0079078B">
      <w:pPr>
        <w:pStyle w:val="Kode"/>
      </w:pPr>
      <w:r w:rsidRPr="004D1711">
        <w:t>    # 7. Shop performance KPIs</w:t>
      </w:r>
    </w:p>
    <w:p w14:paraId="1192FC36" w14:textId="77777777" w:rsidR="004D1711" w:rsidRPr="004D1711" w:rsidRDefault="004D1711" w:rsidP="0079078B">
      <w:pPr>
        <w:pStyle w:val="Kode"/>
      </w:pPr>
      <w:r w:rsidRPr="004D1711">
        <w:t>    if shop_perf_raw:</w:t>
      </w:r>
    </w:p>
    <w:p w14:paraId="4EE268B3" w14:textId="77777777" w:rsidR="004D1711" w:rsidRPr="004D1711" w:rsidRDefault="004D1711" w:rsidP="0079078B">
      <w:pPr>
        <w:pStyle w:val="Kode"/>
      </w:pPr>
      <w:r w:rsidRPr="004D1711">
        <w:t>        perf = shop_perf_raw[0]</w:t>
      </w:r>
    </w:p>
    <w:p w14:paraId="5ED786FF" w14:textId="77777777" w:rsidR="004D1711" w:rsidRPr="004D1711" w:rsidRDefault="004D1711" w:rsidP="0079078B">
      <w:pPr>
        <w:pStyle w:val="Kode"/>
      </w:pPr>
      <w:r w:rsidRPr="004D1711">
        <w:t>        private_docs.append(Document(</w:t>
      </w:r>
    </w:p>
    <w:p w14:paraId="0D62DB07" w14:textId="77777777" w:rsidR="004D1711" w:rsidRPr="004D1711" w:rsidRDefault="004D1711" w:rsidP="0079078B">
      <w:pPr>
        <w:pStyle w:val="Kode"/>
      </w:pPr>
      <w:r w:rsidRPr="004D1711">
        <w:t>            text=f"Shop performance metrics: {json.dumps(perf, ensure_ascii=False)}",</w:t>
      </w:r>
    </w:p>
    <w:p w14:paraId="24794EB9" w14:textId="77777777" w:rsidR="004D1711" w:rsidRPr="004D1711" w:rsidRDefault="004D1711" w:rsidP="0079078B">
      <w:pPr>
        <w:pStyle w:val="Kode"/>
      </w:pPr>
      <w:r w:rsidRPr="004D1711">
        <w:t>            metadata={"type": "shop_performance", "item_id": "GLOBAL"},</w:t>
      </w:r>
    </w:p>
    <w:p w14:paraId="5CCDC501" w14:textId="77777777" w:rsidR="004D1711" w:rsidRPr="004D1711" w:rsidRDefault="004D1711" w:rsidP="0079078B">
      <w:pPr>
        <w:pStyle w:val="Kode"/>
      </w:pPr>
      <w:r w:rsidRPr="004D1711">
        <w:t>        ))</w:t>
      </w:r>
    </w:p>
    <w:p w14:paraId="5D0BA13C" w14:textId="77777777" w:rsidR="004D1711" w:rsidRPr="004D1711" w:rsidRDefault="004D1711" w:rsidP="0079078B">
      <w:pPr>
        <w:pStyle w:val="Kode"/>
      </w:pPr>
    </w:p>
    <w:p w14:paraId="22356DE4" w14:textId="77777777" w:rsidR="004D1711" w:rsidRPr="004D1711" w:rsidRDefault="004D1711" w:rsidP="0079078B">
      <w:pPr>
        <w:pStyle w:val="Kode"/>
      </w:pPr>
      <w:r w:rsidRPr="004D1711">
        <w:t>    # ── Ingest ──────────────────────────────────────────────────────────────</w:t>
      </w:r>
    </w:p>
    <w:p w14:paraId="76C5774D" w14:textId="77777777" w:rsidR="004D1711" w:rsidRPr="004D1711" w:rsidRDefault="004D1711" w:rsidP="0079078B">
      <w:pPr>
        <w:pStyle w:val="Kode"/>
      </w:pPr>
      <w:r w:rsidRPr="004D1711">
        <w:t>    print(f"\n  Embedding {len(public_docs):,} public documents...")</w:t>
      </w:r>
    </w:p>
    <w:p w14:paraId="107EBD03" w14:textId="77777777" w:rsidR="004D1711" w:rsidRPr="004D1711" w:rsidRDefault="004D1711" w:rsidP="0079078B">
      <w:pPr>
        <w:pStyle w:val="Kode"/>
      </w:pPr>
      <w:r w:rsidRPr="004D1711">
        <w:lastRenderedPageBreak/>
        <w:t>    pub_ctx = StorageContext.from_defaults(vector_store=pub_store)</w:t>
      </w:r>
    </w:p>
    <w:p w14:paraId="6925CF44" w14:textId="77777777" w:rsidR="004D1711" w:rsidRPr="004D1711" w:rsidRDefault="004D1711" w:rsidP="0079078B">
      <w:pPr>
        <w:pStyle w:val="Kode"/>
      </w:pPr>
      <w:r w:rsidRPr="004D1711">
        <w:t>    pub_idx = _batch_ingest(public_docs, pub_ctx, "PUBLIC")</w:t>
      </w:r>
    </w:p>
    <w:p w14:paraId="6A8D3FDD" w14:textId="77777777" w:rsidR="004D1711" w:rsidRPr="004D1711" w:rsidRDefault="004D1711" w:rsidP="0079078B">
      <w:pPr>
        <w:pStyle w:val="Kode"/>
      </w:pPr>
    </w:p>
    <w:p w14:paraId="47D7EB29" w14:textId="77777777" w:rsidR="004D1711" w:rsidRPr="004D1711" w:rsidRDefault="004D1711" w:rsidP="0079078B">
      <w:pPr>
        <w:pStyle w:val="Kode"/>
      </w:pPr>
      <w:r w:rsidRPr="004D1711">
        <w:t>    print(f"\n  Embedding {len(private_docs):,} private documents...")</w:t>
      </w:r>
    </w:p>
    <w:p w14:paraId="4165509F" w14:textId="77777777" w:rsidR="004D1711" w:rsidRPr="004D1711" w:rsidRDefault="004D1711" w:rsidP="0079078B">
      <w:pPr>
        <w:pStyle w:val="Kode"/>
      </w:pPr>
      <w:r w:rsidRPr="004D1711">
        <w:t>    priv_ctx = StorageContext.from_defaults(vector_store=priv_store)</w:t>
      </w:r>
    </w:p>
    <w:p w14:paraId="66D2BD99" w14:textId="77777777" w:rsidR="004D1711" w:rsidRPr="004D1711" w:rsidRDefault="004D1711" w:rsidP="0079078B">
      <w:pPr>
        <w:pStyle w:val="Kode"/>
      </w:pPr>
      <w:r w:rsidRPr="004D1711">
        <w:t>    priv_idx = _batch_ingest(private_docs, priv_ctx, "PRIVATE")</w:t>
      </w:r>
    </w:p>
    <w:p w14:paraId="3DC08E9E" w14:textId="77777777" w:rsidR="004D1711" w:rsidRPr="004D1711" w:rsidRDefault="004D1711" w:rsidP="0079078B">
      <w:pPr>
        <w:pStyle w:val="Kode"/>
      </w:pPr>
    </w:p>
    <w:p w14:paraId="1F2C1CCA" w14:textId="77777777" w:rsidR="004D1711" w:rsidRPr="004D1711" w:rsidRDefault="004D1711" w:rsidP="0079078B">
      <w:pPr>
        <w:pStyle w:val="Kode"/>
      </w:pPr>
      <w:r w:rsidRPr="004D1711">
        <w:t>    print("\n  [DB] Both collections built and persisted.\n")</w:t>
      </w:r>
    </w:p>
    <w:p w14:paraId="7A593F9B" w14:textId="77777777" w:rsidR="004D1711" w:rsidRPr="004D1711" w:rsidRDefault="004D1711" w:rsidP="0079078B">
      <w:pPr>
        <w:pStyle w:val="Kode"/>
      </w:pPr>
      <w:r w:rsidRPr="004D1711">
        <w:t>    return pub_idx, priv_idx</w:t>
      </w:r>
    </w:p>
    <w:p w14:paraId="4CEA0F6D" w14:textId="77777777" w:rsidR="004D1711" w:rsidRPr="004D1711" w:rsidRDefault="004D1711" w:rsidP="0079078B">
      <w:pPr>
        <w:pStyle w:val="Kode"/>
      </w:pPr>
    </w:p>
    <w:p w14:paraId="4A5E94A6" w14:textId="77777777" w:rsidR="004D1711" w:rsidRPr="004D1711" w:rsidRDefault="004D1711" w:rsidP="0079078B">
      <w:pPr>
        <w:pStyle w:val="Kode"/>
      </w:pPr>
      <w:r w:rsidRPr="004D1711">
        <w:t>print("[Init] Loading live inventory...")</w:t>
      </w:r>
    </w:p>
    <w:p w14:paraId="29798C28" w14:textId="77777777" w:rsidR="004D1711" w:rsidRPr="004D1711" w:rsidRDefault="004D1711" w:rsidP="0079078B">
      <w:pPr>
        <w:pStyle w:val="Kode"/>
      </w:pPr>
      <w:r w:rsidRPr="004D1711">
        <w:t>LIVE_INVENTORY = _load_live_inventory()</w:t>
      </w:r>
    </w:p>
    <w:p w14:paraId="3702AAEE" w14:textId="77777777" w:rsidR="004D1711" w:rsidRPr="004D1711" w:rsidRDefault="004D1711" w:rsidP="0079078B">
      <w:pPr>
        <w:pStyle w:val="Kode"/>
      </w:pPr>
      <w:r w:rsidRPr="004D1711">
        <w:t>OUT_OF_STOCK_IDS = _compute_out_of_stock_ids(LIVE_INVENTORY)</w:t>
      </w:r>
    </w:p>
    <w:p w14:paraId="7C64427A" w14:textId="77777777" w:rsidR="004D1711" w:rsidRPr="004D1711" w:rsidRDefault="004D1711" w:rsidP="0079078B">
      <w:pPr>
        <w:pStyle w:val="Kode"/>
      </w:pPr>
    </w:p>
    <w:p w14:paraId="2D57303E" w14:textId="77777777" w:rsidR="004D1711" w:rsidRPr="004D1711" w:rsidRDefault="004D1711" w:rsidP="0079078B">
      <w:pPr>
        <w:pStyle w:val="Kode"/>
      </w:pPr>
      <w:r w:rsidRPr="004D1711">
        <w:t>print("[Init] Initializing ChromaDB...")</w:t>
      </w:r>
    </w:p>
    <w:p w14:paraId="04E27FFC" w14:textId="77777777" w:rsidR="004D1711" w:rsidRPr="004D1711" w:rsidRDefault="004D1711" w:rsidP="0079078B">
      <w:pPr>
        <w:pStyle w:val="Kode"/>
      </w:pPr>
      <w:r w:rsidRPr="004D1711">
        <w:t>PUBLIC_INDEX, PRIVATE_INDEX = initialize_databases()</w:t>
      </w:r>
    </w:p>
    <w:p w14:paraId="0054A8A3" w14:textId="77777777" w:rsidR="004D1711" w:rsidRPr="004D1711" w:rsidRDefault="004D1711" w:rsidP="0079078B">
      <w:pPr>
        <w:pStyle w:val="Kode"/>
      </w:pPr>
      <w:r w:rsidRPr="004D1711">
        <w:t>PUBLIC_RETRIEVER  = PUBLIC_INDEX.as_retriever(similarity_top_k=15)</w:t>
      </w:r>
    </w:p>
    <w:p w14:paraId="4AD630A2" w14:textId="77777777" w:rsidR="004D1711" w:rsidRPr="004D1711" w:rsidRDefault="004D1711" w:rsidP="0079078B">
      <w:pPr>
        <w:pStyle w:val="Kode"/>
      </w:pPr>
      <w:r w:rsidRPr="004D1711">
        <w:t>PRIVATE_RETRIEVER = PRIVATE_INDEX.as_retriever(similarity_top_k=12)</w:t>
      </w:r>
    </w:p>
    <w:p w14:paraId="16149245" w14:textId="77777777" w:rsidR="004D1711" w:rsidRPr="004D1711" w:rsidRDefault="004D1711" w:rsidP="0079078B">
      <w:pPr>
        <w:pStyle w:val="Kode"/>
      </w:pPr>
    </w:p>
    <w:p w14:paraId="2E3C13A5" w14:textId="77777777" w:rsidR="004D1711" w:rsidRPr="004D1711" w:rsidRDefault="004D1711" w:rsidP="0079078B">
      <w:pPr>
        <w:pStyle w:val="Kode"/>
      </w:pPr>
      <w:r w:rsidRPr="004D1711">
        <w:t>print("[Init] Ready.\n")</w:t>
      </w:r>
    </w:p>
    <w:p w14:paraId="51CA6BB8" w14:textId="77777777" w:rsidR="004D1711" w:rsidRPr="004D1711" w:rsidRDefault="004D1711" w:rsidP="0079078B">
      <w:pPr>
        <w:pStyle w:val="Kode"/>
      </w:pPr>
    </w:p>
    <w:p w14:paraId="5D935652" w14:textId="77777777" w:rsidR="004D1711" w:rsidRPr="004D1711" w:rsidRDefault="004D1711" w:rsidP="0079078B">
      <w:pPr>
        <w:pStyle w:val="Kode"/>
      </w:pPr>
      <w:r w:rsidRPr="004D1711">
        <w:t># ===========================================================================</w:t>
      </w:r>
    </w:p>
    <w:p w14:paraId="786377E1" w14:textId="77777777" w:rsidR="004D1711" w:rsidRPr="004D1711" w:rsidRDefault="004D1711" w:rsidP="0079078B">
      <w:pPr>
        <w:pStyle w:val="Kode"/>
      </w:pPr>
      <w:r w:rsidRPr="004D1711">
        <w:t># 7. CONTEXT BUILDER</w:t>
      </w:r>
    </w:p>
    <w:p w14:paraId="1AFAE8C1" w14:textId="77777777" w:rsidR="004D1711" w:rsidRPr="004D1711" w:rsidRDefault="004D1711" w:rsidP="0079078B">
      <w:pPr>
        <w:pStyle w:val="Kode"/>
      </w:pPr>
      <w:r w:rsidRPr="004D1711">
        <w:t># ===========================================================================</w:t>
      </w:r>
    </w:p>
    <w:p w14:paraId="26BFEAE3" w14:textId="77777777" w:rsidR="004D1711" w:rsidRPr="004D1711" w:rsidRDefault="004D1711" w:rsidP="0079078B">
      <w:pPr>
        <w:pStyle w:val="Kode"/>
      </w:pPr>
      <w:r w:rsidRPr="004D1711">
        <w:t>def _retrieve_nodes(query: str, mode: str) -&gt; list:</w:t>
      </w:r>
    </w:p>
    <w:p w14:paraId="2BA2D7D7" w14:textId="77777777" w:rsidR="004D1711" w:rsidRPr="004D1711" w:rsidRDefault="004D1711" w:rsidP="0079078B">
      <w:pPr>
        <w:pStyle w:val="Kode"/>
      </w:pPr>
      <w:r w:rsidRPr="004D1711">
        <w:t>    nodes = list(PUBLIC_RETRIEVER.retrieve(query))</w:t>
      </w:r>
    </w:p>
    <w:p w14:paraId="213F10A0" w14:textId="77777777" w:rsidR="004D1711" w:rsidRPr="004D1711" w:rsidRDefault="004D1711" w:rsidP="0079078B">
      <w:pPr>
        <w:pStyle w:val="Kode"/>
      </w:pPr>
    </w:p>
    <w:p w14:paraId="0B6D827A" w14:textId="77777777" w:rsidR="004D1711" w:rsidRPr="004D1711" w:rsidRDefault="004D1711" w:rsidP="0079078B">
      <w:pPr>
        <w:pStyle w:val="Kode"/>
      </w:pPr>
      <w:r w:rsidRPr="004D1711">
        <w:t>    if mode == "owner":</w:t>
      </w:r>
    </w:p>
    <w:p w14:paraId="03332637" w14:textId="77777777" w:rsidR="004D1711" w:rsidRPr="004D1711" w:rsidRDefault="004D1711" w:rsidP="0079078B">
      <w:pPr>
        <w:pStyle w:val="Kode"/>
      </w:pPr>
      <w:r w:rsidRPr="004D1711">
        <w:t>        seen = {n.node_id for n in nodes}</w:t>
      </w:r>
    </w:p>
    <w:p w14:paraId="5C4DBFAE" w14:textId="77777777" w:rsidR="004D1711" w:rsidRPr="004D1711" w:rsidRDefault="004D1711" w:rsidP="0079078B">
      <w:pPr>
        <w:pStyle w:val="Kode"/>
      </w:pPr>
      <w:r w:rsidRPr="004D1711">
        <w:t>        for n in PRIVATE_RETRIEVER.retrieve(query):</w:t>
      </w:r>
    </w:p>
    <w:p w14:paraId="2DBF5CCB" w14:textId="77777777" w:rsidR="004D1711" w:rsidRPr="004D1711" w:rsidRDefault="004D1711" w:rsidP="0079078B">
      <w:pPr>
        <w:pStyle w:val="Kode"/>
      </w:pPr>
      <w:r w:rsidRPr="004D1711">
        <w:t>            if n.node_id not in seen:</w:t>
      </w:r>
    </w:p>
    <w:p w14:paraId="2157956A" w14:textId="77777777" w:rsidR="004D1711" w:rsidRPr="004D1711" w:rsidRDefault="004D1711" w:rsidP="0079078B">
      <w:pPr>
        <w:pStyle w:val="Kode"/>
      </w:pPr>
      <w:r w:rsidRPr="004D1711">
        <w:t>                nodes.append(n)</w:t>
      </w:r>
    </w:p>
    <w:p w14:paraId="380BC9CB" w14:textId="77777777" w:rsidR="004D1711" w:rsidRPr="004D1711" w:rsidRDefault="004D1711" w:rsidP="0079078B">
      <w:pPr>
        <w:pStyle w:val="Kode"/>
      </w:pPr>
      <w:r w:rsidRPr="004D1711">
        <w:t>                seen.add(n.node_id)</w:t>
      </w:r>
    </w:p>
    <w:p w14:paraId="374932C2" w14:textId="77777777" w:rsidR="004D1711" w:rsidRPr="004D1711" w:rsidRDefault="004D1711" w:rsidP="0079078B">
      <w:pPr>
        <w:pStyle w:val="Kode"/>
      </w:pPr>
    </w:p>
    <w:p w14:paraId="0E2D174B" w14:textId="77777777" w:rsidR="004D1711" w:rsidRPr="004D1711" w:rsidRDefault="004D1711" w:rsidP="0079078B">
      <w:pPr>
        <w:pStyle w:val="Kode"/>
      </w:pPr>
      <w:r w:rsidRPr="004D1711">
        <w:t>    return nodes</w:t>
      </w:r>
    </w:p>
    <w:p w14:paraId="72E3516A" w14:textId="77777777" w:rsidR="004D1711" w:rsidRPr="004D1711" w:rsidRDefault="004D1711" w:rsidP="0079078B">
      <w:pPr>
        <w:pStyle w:val="Kode"/>
      </w:pPr>
    </w:p>
    <w:p w14:paraId="15B7400E" w14:textId="77777777" w:rsidR="004D1711" w:rsidRPr="004D1711" w:rsidRDefault="004D1711" w:rsidP="0079078B">
      <w:pPr>
        <w:pStyle w:val="Kode"/>
      </w:pPr>
      <w:r w:rsidRPr="004D1711">
        <w:t>def _inventory_block_for_item(item_id: str) -&gt; str:</w:t>
      </w:r>
    </w:p>
    <w:p w14:paraId="322105F8" w14:textId="77777777" w:rsidR="004D1711" w:rsidRPr="004D1711" w:rsidRDefault="004D1711" w:rsidP="0079078B">
      <w:pPr>
        <w:pStyle w:val="Kode"/>
      </w:pPr>
      <w:r w:rsidRPr="004D1711">
        <w:t>    if item_id not in LIVE_INVENTORY:</w:t>
      </w:r>
    </w:p>
    <w:p w14:paraId="37EECD5E" w14:textId="77777777" w:rsidR="004D1711" w:rsidRPr="004D1711" w:rsidRDefault="004D1711" w:rsidP="0079078B">
      <w:pPr>
        <w:pStyle w:val="Kode"/>
      </w:pPr>
      <w:r w:rsidRPr="004D1711">
        <w:t>        return ""</w:t>
      </w:r>
    </w:p>
    <w:p w14:paraId="5F49538E" w14:textId="77777777" w:rsidR="004D1711" w:rsidRPr="004D1711" w:rsidRDefault="004D1711" w:rsidP="0079078B">
      <w:pPr>
        <w:pStyle w:val="Kode"/>
      </w:pPr>
    </w:p>
    <w:p w14:paraId="1B176892" w14:textId="77777777" w:rsidR="004D1711" w:rsidRPr="004D1711" w:rsidRDefault="004D1711" w:rsidP="0079078B">
      <w:pPr>
        <w:pStyle w:val="Kode"/>
      </w:pPr>
      <w:r w:rsidRPr="004D1711">
        <w:lastRenderedPageBreak/>
        <w:t>    live     = LIVE_INVENTORY[item_id]</w:t>
      </w:r>
    </w:p>
    <w:p w14:paraId="6C1377C9" w14:textId="77777777" w:rsidR="004D1711" w:rsidRPr="004D1711" w:rsidRDefault="004D1711" w:rsidP="0079078B">
      <w:pPr>
        <w:pStyle w:val="Kode"/>
      </w:pPr>
      <w:r w:rsidRPr="004D1711">
        <w:t>    variants = live.get("models", []) or []</w:t>
      </w:r>
    </w:p>
    <w:p w14:paraId="41E7568D" w14:textId="77777777" w:rsidR="004D1711" w:rsidRPr="004D1711" w:rsidRDefault="004D1711" w:rsidP="0079078B">
      <w:pPr>
        <w:pStyle w:val="Kode"/>
      </w:pPr>
    </w:p>
    <w:p w14:paraId="62F034DD" w14:textId="77777777" w:rsidR="004D1711" w:rsidRPr="004D1711" w:rsidRDefault="004D1711" w:rsidP="0079078B">
      <w:pPr>
        <w:pStyle w:val="Kode"/>
      </w:pPr>
      <w:r w:rsidRPr="004D1711">
        <w:t>    rendered       = []</w:t>
      </w:r>
    </w:p>
    <w:p w14:paraId="3428F3BA" w14:textId="77777777" w:rsidR="004D1711" w:rsidRPr="004D1711" w:rsidRDefault="004D1711" w:rsidP="0079078B">
      <w:pPr>
        <w:pStyle w:val="Kode"/>
      </w:pPr>
      <w:r w:rsidRPr="004D1711">
        <w:t>    in_stock_count = 0</w:t>
      </w:r>
    </w:p>
    <w:p w14:paraId="221B0090" w14:textId="77777777" w:rsidR="004D1711" w:rsidRPr="004D1711" w:rsidRDefault="004D1711" w:rsidP="0079078B">
      <w:pPr>
        <w:pStyle w:val="Kode"/>
      </w:pPr>
      <w:r w:rsidRPr="004D1711">
        <w:t>    for v in variants:</w:t>
      </w:r>
    </w:p>
    <w:p w14:paraId="00F14D90" w14:textId="77777777" w:rsidR="004D1711" w:rsidRPr="004D1711" w:rsidRDefault="004D1711" w:rsidP="0079078B">
      <w:pPr>
        <w:pStyle w:val="Kode"/>
      </w:pPr>
      <w:r w:rsidRPr="004D1711">
        <w:t>        stock = _extract_variant_stock(v)</w:t>
      </w:r>
    </w:p>
    <w:p w14:paraId="44393819" w14:textId="77777777" w:rsidR="004D1711" w:rsidRPr="004D1711" w:rsidRDefault="004D1711" w:rsidP="0079078B">
      <w:pPr>
        <w:pStyle w:val="Kode"/>
      </w:pPr>
      <w:r w:rsidRPr="004D1711">
        <w:t>        price = _extract_variant_price(v)</w:t>
      </w:r>
    </w:p>
    <w:p w14:paraId="6229E60E" w14:textId="77777777" w:rsidR="004D1711" w:rsidRPr="004D1711" w:rsidRDefault="004D1711" w:rsidP="0079078B">
      <w:pPr>
        <w:pStyle w:val="Kode"/>
      </w:pPr>
      <w:r w:rsidRPr="004D1711">
        <w:t>        rendered.append((_variant_label(v), stock, price))</w:t>
      </w:r>
    </w:p>
    <w:p w14:paraId="7C6B9D9E" w14:textId="77777777" w:rsidR="004D1711" w:rsidRPr="004D1711" w:rsidRDefault="004D1711" w:rsidP="0079078B">
      <w:pPr>
        <w:pStyle w:val="Kode"/>
      </w:pPr>
      <w:r w:rsidRPr="004D1711">
        <w:t>        if stock &gt; 0:</w:t>
      </w:r>
    </w:p>
    <w:p w14:paraId="478AC43D" w14:textId="77777777" w:rsidR="004D1711" w:rsidRPr="004D1711" w:rsidRDefault="004D1711" w:rsidP="0079078B">
      <w:pPr>
        <w:pStyle w:val="Kode"/>
      </w:pPr>
      <w:r w:rsidRPr="004D1711">
        <w:t>            in_stock_count += 1</w:t>
      </w:r>
    </w:p>
    <w:p w14:paraId="31972C28" w14:textId="77777777" w:rsidR="004D1711" w:rsidRPr="004D1711" w:rsidRDefault="004D1711" w:rsidP="0079078B">
      <w:pPr>
        <w:pStyle w:val="Kode"/>
      </w:pPr>
    </w:p>
    <w:p w14:paraId="0F85C5C3" w14:textId="77777777" w:rsidR="004D1711" w:rsidRPr="004D1711" w:rsidRDefault="004D1711" w:rsidP="0079078B">
      <w:pPr>
        <w:pStyle w:val="Kode"/>
      </w:pPr>
      <w:r w:rsidRPr="004D1711">
        <w:t>    inv_lines = ["  [LIVE INVENTORY STATUS]:"]</w:t>
      </w:r>
    </w:p>
    <w:p w14:paraId="1A008B68" w14:textId="77777777" w:rsidR="004D1711" w:rsidRPr="004D1711" w:rsidRDefault="004D1711" w:rsidP="0079078B">
      <w:pPr>
        <w:pStyle w:val="Kode"/>
      </w:pPr>
      <w:r w:rsidRPr="004D1711">
        <w:t>    if rendered:</w:t>
      </w:r>
    </w:p>
    <w:p w14:paraId="21F0C5C9" w14:textId="77777777" w:rsidR="004D1711" w:rsidRPr="004D1711" w:rsidRDefault="004D1711" w:rsidP="0079078B">
      <w:pPr>
        <w:pStyle w:val="Kode"/>
      </w:pPr>
      <w:r w:rsidRPr="004D1711">
        <w:t>        if in_stock_count == 0:</w:t>
      </w:r>
    </w:p>
    <w:p w14:paraId="2CE081EB" w14:textId="77777777" w:rsidR="004D1711" w:rsidRPr="004D1711" w:rsidRDefault="004D1711" w:rsidP="0079078B">
      <w:pPr>
        <w:pStyle w:val="Kode"/>
      </w:pPr>
      <w:r w:rsidRPr="004D1711">
        <w:t>            inv_lines.append(</w:t>
      </w:r>
    </w:p>
    <w:p w14:paraId="3BE4DC4E" w14:textId="77777777" w:rsidR="004D1711" w:rsidRPr="004D1711" w:rsidRDefault="004D1711" w:rsidP="0079078B">
      <w:pPr>
        <w:pStyle w:val="Kode"/>
      </w:pPr>
      <w:r w:rsidRPr="004D1711">
        <w:t>                f"    (All {len(rendered)} variant(s) currently out of stock"</w:t>
      </w:r>
    </w:p>
    <w:p w14:paraId="55E45E32" w14:textId="77777777" w:rsidR="004D1711" w:rsidRPr="004D1711" w:rsidRDefault="004D1711" w:rsidP="0079078B">
      <w:pPr>
        <w:pStyle w:val="Kode"/>
      </w:pPr>
      <w:r w:rsidRPr="004D1711">
        <w:t>                " — price still available below.)"</w:t>
      </w:r>
    </w:p>
    <w:p w14:paraId="34FE9768" w14:textId="77777777" w:rsidR="004D1711" w:rsidRPr="004D1711" w:rsidRDefault="004D1711" w:rsidP="0079078B">
      <w:pPr>
        <w:pStyle w:val="Kode"/>
      </w:pPr>
      <w:r w:rsidRPr="004D1711">
        <w:t>            )</w:t>
      </w:r>
    </w:p>
    <w:p w14:paraId="26033232" w14:textId="77777777" w:rsidR="004D1711" w:rsidRPr="004D1711" w:rsidRDefault="004D1711" w:rsidP="0079078B">
      <w:pPr>
        <w:pStyle w:val="Kode"/>
      </w:pPr>
      <w:r w:rsidRPr="004D1711">
        <w:t>        else:</w:t>
      </w:r>
    </w:p>
    <w:p w14:paraId="63A97198" w14:textId="77777777" w:rsidR="004D1711" w:rsidRPr="004D1711" w:rsidRDefault="004D1711" w:rsidP="0079078B">
      <w:pPr>
        <w:pStyle w:val="Kode"/>
      </w:pPr>
      <w:r w:rsidRPr="004D1711">
        <w:t>            inv_lines.append(</w:t>
      </w:r>
    </w:p>
    <w:p w14:paraId="7677AE5B" w14:textId="77777777" w:rsidR="004D1711" w:rsidRPr="004D1711" w:rsidRDefault="004D1711" w:rsidP="0079078B">
      <w:pPr>
        <w:pStyle w:val="Kode"/>
      </w:pPr>
      <w:r w:rsidRPr="004D1711">
        <w:t>                f"    ({in_stock_count} of {len(rendered)} variant(s) currently in stock.)"</w:t>
      </w:r>
    </w:p>
    <w:p w14:paraId="6868C69A" w14:textId="77777777" w:rsidR="004D1711" w:rsidRPr="004D1711" w:rsidRDefault="004D1711" w:rsidP="0079078B">
      <w:pPr>
        <w:pStyle w:val="Kode"/>
      </w:pPr>
      <w:r w:rsidRPr="004D1711">
        <w:t>            )</w:t>
      </w:r>
    </w:p>
    <w:p w14:paraId="1697F15E" w14:textId="77777777" w:rsidR="004D1711" w:rsidRPr="004D1711" w:rsidRDefault="004D1711" w:rsidP="0079078B">
      <w:pPr>
        <w:pStyle w:val="Kode"/>
      </w:pPr>
      <w:r w:rsidRPr="004D1711">
        <w:t>        for label, stock, price in rendered:</w:t>
      </w:r>
    </w:p>
    <w:p w14:paraId="5E135A72" w14:textId="77777777" w:rsidR="004D1711" w:rsidRPr="004D1711" w:rsidRDefault="004D1711" w:rsidP="0079078B">
      <w:pPr>
        <w:pStyle w:val="Kode"/>
      </w:pPr>
      <w:r w:rsidRPr="004D1711">
        <w:t>            state = "in stock" if stock &gt; 0 else "out of stock"</w:t>
      </w:r>
    </w:p>
    <w:p w14:paraId="2781A334" w14:textId="77777777" w:rsidR="004D1711" w:rsidRPr="004D1711" w:rsidRDefault="004D1711" w:rsidP="0079078B">
      <w:pPr>
        <w:pStyle w:val="Kode"/>
      </w:pPr>
      <w:r w:rsidRPr="004D1711">
        <w:t>            inv_lines.append(</w:t>
      </w:r>
    </w:p>
    <w:p w14:paraId="335EC8EC" w14:textId="77777777" w:rsidR="004D1711" w:rsidRPr="004D1711" w:rsidRDefault="004D1711" w:rsidP="0079078B">
      <w:pPr>
        <w:pStyle w:val="Kode"/>
      </w:pPr>
      <w:r w:rsidRPr="004D1711">
        <w:t>                f"    * {label} | Stock: {stock} units ({state}) | Price: Rp {price:,.0f}"</w:t>
      </w:r>
    </w:p>
    <w:p w14:paraId="564EE711" w14:textId="77777777" w:rsidR="004D1711" w:rsidRPr="004D1711" w:rsidRDefault="004D1711" w:rsidP="0079078B">
      <w:pPr>
        <w:pStyle w:val="Kode"/>
      </w:pPr>
      <w:r w:rsidRPr="004D1711">
        <w:t>            )</w:t>
      </w:r>
    </w:p>
    <w:p w14:paraId="2C034F25" w14:textId="77777777" w:rsidR="004D1711" w:rsidRPr="004D1711" w:rsidRDefault="004D1711" w:rsidP="0079078B">
      <w:pPr>
        <w:pStyle w:val="Kode"/>
      </w:pPr>
      <w:r w:rsidRPr="004D1711">
        <w:t>    else:</w:t>
      </w:r>
    </w:p>
    <w:p w14:paraId="15FFFB5C" w14:textId="77777777" w:rsidR="004D1711" w:rsidRPr="004D1711" w:rsidRDefault="004D1711" w:rsidP="0079078B">
      <w:pPr>
        <w:pStyle w:val="Kode"/>
      </w:pPr>
      <w:r w:rsidRPr="004D1711">
        <w:t>        inv_lines.append("    (No variant data available for this item.)")</w:t>
      </w:r>
    </w:p>
    <w:p w14:paraId="185AC5C0" w14:textId="77777777" w:rsidR="004D1711" w:rsidRPr="004D1711" w:rsidRDefault="004D1711" w:rsidP="0079078B">
      <w:pPr>
        <w:pStyle w:val="Kode"/>
      </w:pPr>
    </w:p>
    <w:p w14:paraId="6D611B9B" w14:textId="77777777" w:rsidR="004D1711" w:rsidRPr="004D1711" w:rsidRDefault="004D1711" w:rsidP="0079078B">
      <w:pPr>
        <w:pStyle w:val="Kode"/>
      </w:pPr>
      <w:r w:rsidRPr="004D1711">
        <w:t>    return "\n".join(inv_lines)</w:t>
      </w:r>
    </w:p>
    <w:p w14:paraId="416D06BD" w14:textId="77777777" w:rsidR="004D1711" w:rsidRPr="004D1711" w:rsidRDefault="004D1711" w:rsidP="0079078B">
      <w:pPr>
        <w:pStyle w:val="Kode"/>
      </w:pPr>
    </w:p>
    <w:p w14:paraId="0EA85D33" w14:textId="77777777" w:rsidR="004D1711" w:rsidRPr="004D1711" w:rsidRDefault="004D1711" w:rsidP="0079078B">
      <w:pPr>
        <w:pStyle w:val="Kode"/>
      </w:pPr>
      <w:r w:rsidRPr="004D1711">
        <w:t>def _nodes_to_context(nodes: list, mode: str) -&gt; str:</w:t>
      </w:r>
    </w:p>
    <w:p w14:paraId="6C0C2D84" w14:textId="77777777" w:rsidR="004D1711" w:rsidRPr="004D1711" w:rsidRDefault="004D1711" w:rsidP="0079078B">
      <w:pPr>
        <w:pStyle w:val="Kode"/>
      </w:pPr>
      <w:r w:rsidRPr="004D1711">
        <w:t>    if not nodes:</w:t>
      </w:r>
    </w:p>
    <w:p w14:paraId="2A3AFF70" w14:textId="77777777" w:rsidR="004D1711" w:rsidRPr="004D1711" w:rsidRDefault="004D1711" w:rsidP="0079078B">
      <w:pPr>
        <w:pStyle w:val="Kode"/>
      </w:pPr>
      <w:r w:rsidRPr="004D1711">
        <w:t>        return "No relevant information found in the knowledge base."</w:t>
      </w:r>
    </w:p>
    <w:p w14:paraId="3466477A" w14:textId="77777777" w:rsidR="004D1711" w:rsidRPr="004D1711" w:rsidRDefault="004D1711" w:rsidP="0079078B">
      <w:pPr>
        <w:pStyle w:val="Kode"/>
      </w:pPr>
    </w:p>
    <w:p w14:paraId="52D0DA5A" w14:textId="77777777" w:rsidR="004D1711" w:rsidRPr="004D1711" w:rsidRDefault="004D1711" w:rsidP="0079078B">
      <w:pPr>
        <w:pStyle w:val="Kode"/>
      </w:pPr>
      <w:r w:rsidRPr="004D1711">
        <w:t>    lines: list[str]   = []</w:t>
      </w:r>
    </w:p>
    <w:p w14:paraId="31559007" w14:textId="77777777" w:rsidR="004D1711" w:rsidRPr="004D1711" w:rsidRDefault="004D1711" w:rsidP="0079078B">
      <w:pPr>
        <w:pStyle w:val="Kode"/>
      </w:pPr>
      <w:r w:rsidRPr="004D1711">
        <w:t>    injected: set[str] = set()</w:t>
      </w:r>
    </w:p>
    <w:p w14:paraId="3A833482" w14:textId="77777777" w:rsidR="004D1711" w:rsidRPr="004D1711" w:rsidRDefault="004D1711" w:rsidP="0079078B">
      <w:pPr>
        <w:pStyle w:val="Kode"/>
      </w:pPr>
    </w:p>
    <w:p w14:paraId="56824281" w14:textId="77777777" w:rsidR="004D1711" w:rsidRPr="004D1711" w:rsidRDefault="004D1711" w:rsidP="0079078B">
      <w:pPr>
        <w:pStyle w:val="Kode"/>
      </w:pPr>
      <w:r w:rsidRPr="004D1711">
        <w:lastRenderedPageBreak/>
        <w:t>    for node in nodes:</w:t>
      </w:r>
    </w:p>
    <w:p w14:paraId="5E3E428D" w14:textId="77777777" w:rsidR="004D1711" w:rsidRPr="004D1711" w:rsidRDefault="004D1711" w:rsidP="0079078B">
      <w:pPr>
        <w:pStyle w:val="Kode"/>
      </w:pPr>
      <w:r w:rsidRPr="004D1711">
        <w:t>        lines.append(f"- {node.text}")</w:t>
      </w:r>
    </w:p>
    <w:p w14:paraId="158C0673" w14:textId="77777777" w:rsidR="004D1711" w:rsidRPr="004D1711" w:rsidRDefault="004D1711" w:rsidP="0079078B">
      <w:pPr>
        <w:pStyle w:val="Kode"/>
      </w:pPr>
    </w:p>
    <w:p w14:paraId="37E01A7B" w14:textId="77777777" w:rsidR="004D1711" w:rsidRPr="004D1711" w:rsidRDefault="004D1711" w:rsidP="0079078B">
      <w:pPr>
        <w:pStyle w:val="Kode"/>
      </w:pPr>
      <w:r w:rsidRPr="004D1711">
        <w:t>        item_id = str(node.metadata.get("item_id", ""))</w:t>
      </w:r>
    </w:p>
    <w:p w14:paraId="2B64BD12" w14:textId="77777777" w:rsidR="004D1711" w:rsidRPr="004D1711" w:rsidRDefault="004D1711" w:rsidP="0079078B">
      <w:pPr>
        <w:pStyle w:val="Kode"/>
      </w:pPr>
      <w:r w:rsidRPr="004D1711">
        <w:t>        if item_id and item_id not in injected:</w:t>
      </w:r>
    </w:p>
    <w:p w14:paraId="52B633F4" w14:textId="77777777" w:rsidR="004D1711" w:rsidRPr="004D1711" w:rsidRDefault="004D1711" w:rsidP="0079078B">
      <w:pPr>
        <w:pStyle w:val="Kode"/>
      </w:pPr>
      <w:r w:rsidRPr="004D1711">
        <w:t>            block = _inventory_block_for_item(item_id)</w:t>
      </w:r>
    </w:p>
    <w:p w14:paraId="32F3FE5E" w14:textId="77777777" w:rsidR="004D1711" w:rsidRPr="004D1711" w:rsidRDefault="004D1711" w:rsidP="0079078B">
      <w:pPr>
        <w:pStyle w:val="Kode"/>
      </w:pPr>
      <w:r w:rsidRPr="004D1711">
        <w:t>            if block:</w:t>
      </w:r>
    </w:p>
    <w:p w14:paraId="5572371C" w14:textId="77777777" w:rsidR="004D1711" w:rsidRPr="004D1711" w:rsidRDefault="004D1711" w:rsidP="0079078B">
      <w:pPr>
        <w:pStyle w:val="Kode"/>
      </w:pPr>
      <w:r w:rsidRPr="004D1711">
        <w:t>                injected.add(item_id)</w:t>
      </w:r>
    </w:p>
    <w:p w14:paraId="19B91AA5" w14:textId="77777777" w:rsidR="004D1711" w:rsidRPr="004D1711" w:rsidRDefault="004D1711" w:rsidP="0079078B">
      <w:pPr>
        <w:pStyle w:val="Kode"/>
      </w:pPr>
      <w:r w:rsidRPr="004D1711">
        <w:t>                lines.append(block)</w:t>
      </w:r>
    </w:p>
    <w:p w14:paraId="6D3FEDE0" w14:textId="77777777" w:rsidR="004D1711" w:rsidRPr="004D1711" w:rsidRDefault="004D1711" w:rsidP="0079078B">
      <w:pPr>
        <w:pStyle w:val="Kode"/>
      </w:pPr>
    </w:p>
    <w:p w14:paraId="4895A495" w14:textId="77777777" w:rsidR="004D1711" w:rsidRPr="004D1711" w:rsidRDefault="004D1711" w:rsidP="0079078B">
      <w:pPr>
        <w:pStyle w:val="Kode"/>
      </w:pPr>
      <w:r w:rsidRPr="004D1711">
        <w:t>        lines.append("")</w:t>
      </w:r>
    </w:p>
    <w:p w14:paraId="2FD7CBDC" w14:textId="77777777" w:rsidR="004D1711" w:rsidRPr="004D1711" w:rsidRDefault="004D1711" w:rsidP="0079078B">
      <w:pPr>
        <w:pStyle w:val="Kode"/>
      </w:pPr>
    </w:p>
    <w:p w14:paraId="04B487B3" w14:textId="77777777" w:rsidR="004D1711" w:rsidRPr="004D1711" w:rsidRDefault="004D1711" w:rsidP="0079078B">
      <w:pPr>
        <w:pStyle w:val="Kode"/>
      </w:pPr>
      <w:r w:rsidRPr="004D1711">
        <w:t>    return "\n".join(lines).strip()</w:t>
      </w:r>
    </w:p>
    <w:p w14:paraId="1CC68A2A" w14:textId="77777777" w:rsidR="004D1711" w:rsidRPr="004D1711" w:rsidRDefault="004D1711" w:rsidP="0079078B">
      <w:pPr>
        <w:pStyle w:val="Kode"/>
      </w:pPr>
    </w:p>
    <w:p w14:paraId="07AF2036" w14:textId="77777777" w:rsidR="004D1711" w:rsidRPr="004D1711" w:rsidRDefault="004D1711" w:rsidP="0079078B">
      <w:pPr>
        <w:pStyle w:val="Kode"/>
      </w:pPr>
      <w:r w:rsidRPr="004D1711">
        <w:t>def build_context(query: str, mode: str) -&gt; str:</w:t>
      </w:r>
    </w:p>
    <w:p w14:paraId="64737EDF" w14:textId="77777777" w:rsidR="004D1711" w:rsidRPr="004D1711" w:rsidRDefault="004D1711" w:rsidP="0079078B">
      <w:pPr>
        <w:pStyle w:val="Kode"/>
      </w:pPr>
      <w:r w:rsidRPr="004D1711">
        <w:t>    return _nodes_to_context(_retrieve_nodes(query, mode), mode)</w:t>
      </w:r>
    </w:p>
    <w:p w14:paraId="3DD72740" w14:textId="77777777" w:rsidR="004D1711" w:rsidRPr="004D1711" w:rsidRDefault="004D1711" w:rsidP="0079078B">
      <w:pPr>
        <w:pStyle w:val="Kode"/>
      </w:pPr>
    </w:p>
    <w:p w14:paraId="02098DDB" w14:textId="77777777" w:rsidR="004D1711" w:rsidRPr="004D1711" w:rsidRDefault="004D1711" w:rsidP="0079078B">
      <w:pPr>
        <w:pStyle w:val="Kode"/>
      </w:pPr>
      <w:r w:rsidRPr="004D1711">
        <w:t># ===========================================================================</w:t>
      </w:r>
    </w:p>
    <w:p w14:paraId="4393C899" w14:textId="77777777" w:rsidR="004D1711" w:rsidRPr="004D1711" w:rsidRDefault="004D1711" w:rsidP="0079078B">
      <w:pPr>
        <w:pStyle w:val="Kode"/>
      </w:pPr>
      <w:r w:rsidRPr="004D1711">
        <w:t># 8. RETRIEVAL + GENERATION</w:t>
      </w:r>
    </w:p>
    <w:p w14:paraId="17837EB6" w14:textId="77777777" w:rsidR="004D1711" w:rsidRPr="004D1711" w:rsidRDefault="004D1711" w:rsidP="0079078B">
      <w:pPr>
        <w:pStyle w:val="Kode"/>
      </w:pPr>
      <w:r w:rsidRPr="004D1711">
        <w:t># ===========================================================================</w:t>
      </w:r>
    </w:p>
    <w:p w14:paraId="2AA0D087" w14:textId="77777777" w:rsidR="004D1711" w:rsidRPr="004D1711" w:rsidRDefault="004D1711" w:rsidP="0079078B">
      <w:pPr>
        <w:pStyle w:val="Kode"/>
      </w:pPr>
      <w:r w:rsidRPr="004D1711">
        <w:t>def _build_chat_messages(query: str, mode: str, full_context: str) -&gt; list[ChatMessage]:</w:t>
      </w:r>
    </w:p>
    <w:p w14:paraId="766C9EA9" w14:textId="77777777" w:rsidR="004D1711" w:rsidRPr="004D1711" w:rsidRDefault="004D1711" w:rsidP="0079078B">
      <w:pPr>
        <w:pStyle w:val="Kode"/>
      </w:pPr>
      <w:r w:rsidRPr="004D1711">
        <w:t>    return [</w:t>
      </w:r>
    </w:p>
    <w:p w14:paraId="400FAE82" w14:textId="77777777" w:rsidR="004D1711" w:rsidRPr="004D1711" w:rsidRDefault="004D1711" w:rsidP="0079078B">
      <w:pPr>
        <w:pStyle w:val="Kode"/>
      </w:pPr>
      <w:r w:rsidRPr="004D1711">
        <w:t>        ChatMessage(role=MessageRole.SYSTEM, content=SYSTEM_PROMPTS[mode]),</w:t>
      </w:r>
    </w:p>
    <w:p w14:paraId="34A68778" w14:textId="77777777" w:rsidR="004D1711" w:rsidRPr="004D1711" w:rsidRDefault="004D1711" w:rsidP="0079078B">
      <w:pPr>
        <w:pStyle w:val="Kode"/>
      </w:pPr>
      <w:r w:rsidRPr="004D1711">
        <w:t>        ChatMessage(</w:t>
      </w:r>
    </w:p>
    <w:p w14:paraId="73A7E30D" w14:textId="77777777" w:rsidR="004D1711" w:rsidRPr="004D1711" w:rsidRDefault="004D1711" w:rsidP="0079078B">
      <w:pPr>
        <w:pStyle w:val="Kode"/>
      </w:pPr>
      <w:r w:rsidRPr="004D1711">
        <w:t>            role=MessageRole.USER,</w:t>
      </w:r>
    </w:p>
    <w:p w14:paraId="0ABE6F79" w14:textId="77777777" w:rsidR="004D1711" w:rsidRPr="004D1711" w:rsidRDefault="004D1711" w:rsidP="0079078B">
      <w:pPr>
        <w:pStyle w:val="Kode"/>
      </w:pPr>
      <w:r w:rsidRPr="004D1711">
        <w:t>            content=f"Context:\n{full_context}\n\nQuestion: {query}",</w:t>
      </w:r>
    </w:p>
    <w:p w14:paraId="46C73146" w14:textId="77777777" w:rsidR="004D1711" w:rsidRPr="004D1711" w:rsidRDefault="004D1711" w:rsidP="0079078B">
      <w:pPr>
        <w:pStyle w:val="Kode"/>
      </w:pPr>
      <w:r w:rsidRPr="004D1711">
        <w:t>        ),</w:t>
      </w:r>
    </w:p>
    <w:p w14:paraId="62BA2CBC" w14:textId="77777777" w:rsidR="004D1711" w:rsidRPr="004D1711" w:rsidRDefault="004D1711" w:rsidP="0079078B">
      <w:pPr>
        <w:pStyle w:val="Kode"/>
      </w:pPr>
      <w:r w:rsidRPr="004D1711">
        <w:t>    ]</w:t>
      </w:r>
    </w:p>
    <w:p w14:paraId="1B530E21" w14:textId="77777777" w:rsidR="004D1711" w:rsidRPr="004D1711" w:rsidRDefault="004D1711" w:rsidP="0079078B">
      <w:pPr>
        <w:pStyle w:val="Kode"/>
      </w:pPr>
    </w:p>
    <w:p w14:paraId="5C51B5B1" w14:textId="77777777" w:rsidR="004D1711" w:rsidRPr="004D1711" w:rsidRDefault="004D1711" w:rsidP="0079078B">
      <w:pPr>
        <w:pStyle w:val="Kode"/>
      </w:pPr>
      <w:r w:rsidRPr="004D1711">
        <w:t>def retrieve_and_generate(query: str, mode: str) -&gt; dict:</w:t>
      </w:r>
    </w:p>
    <w:p w14:paraId="45B43FDC" w14:textId="77777777" w:rsidR="004D1711" w:rsidRPr="004D1711" w:rsidRDefault="004D1711" w:rsidP="0079078B">
      <w:pPr>
        <w:pStyle w:val="Kode"/>
      </w:pPr>
      <w:r w:rsidRPr="004D1711">
        <w:t>    nodes = _retrieve_nodes(query, mode)</w:t>
      </w:r>
    </w:p>
    <w:p w14:paraId="2F02BEBA" w14:textId="77777777" w:rsidR="004D1711" w:rsidRPr="004D1711" w:rsidRDefault="004D1711" w:rsidP="0079078B">
      <w:pPr>
        <w:pStyle w:val="Kode"/>
      </w:pPr>
      <w:r w:rsidRPr="004D1711">
        <w:t>    seen_inv: set[str] = set()</w:t>
      </w:r>
    </w:p>
    <w:p w14:paraId="175BBD50" w14:textId="77777777" w:rsidR="004D1711" w:rsidRPr="004D1711" w:rsidRDefault="004D1711" w:rsidP="0079078B">
      <w:pPr>
        <w:pStyle w:val="Kode"/>
      </w:pPr>
      <w:r w:rsidRPr="004D1711">
        <w:t>    ragas_contexts: list[str] = []</w:t>
      </w:r>
    </w:p>
    <w:p w14:paraId="357A7470" w14:textId="77777777" w:rsidR="004D1711" w:rsidRPr="004D1711" w:rsidRDefault="004D1711" w:rsidP="0079078B">
      <w:pPr>
        <w:pStyle w:val="Kode"/>
      </w:pPr>
      <w:r w:rsidRPr="004D1711">
        <w:t>    for n in nodes:</w:t>
      </w:r>
    </w:p>
    <w:p w14:paraId="35D1C661" w14:textId="77777777" w:rsidR="004D1711" w:rsidRPr="004D1711" w:rsidRDefault="004D1711" w:rsidP="0079078B">
      <w:pPr>
        <w:pStyle w:val="Kode"/>
      </w:pPr>
      <w:r w:rsidRPr="004D1711">
        <w:t>        entry    = n.text</w:t>
      </w:r>
    </w:p>
    <w:p w14:paraId="4BB43AF9" w14:textId="77777777" w:rsidR="004D1711" w:rsidRPr="004D1711" w:rsidRDefault="004D1711" w:rsidP="0079078B">
      <w:pPr>
        <w:pStyle w:val="Kode"/>
      </w:pPr>
      <w:r w:rsidRPr="004D1711">
        <w:t>        item_id  = str(n.metadata.get("item_id", ""))</w:t>
      </w:r>
    </w:p>
    <w:p w14:paraId="5C474416" w14:textId="77777777" w:rsidR="004D1711" w:rsidRPr="004D1711" w:rsidRDefault="004D1711" w:rsidP="0079078B">
      <w:pPr>
        <w:pStyle w:val="Kode"/>
      </w:pPr>
      <w:r w:rsidRPr="004D1711">
        <w:t>        if item_id and item_id not in seen_inv:</w:t>
      </w:r>
    </w:p>
    <w:p w14:paraId="350BF3D5" w14:textId="77777777" w:rsidR="004D1711" w:rsidRPr="004D1711" w:rsidRDefault="004D1711" w:rsidP="0079078B">
      <w:pPr>
        <w:pStyle w:val="Kode"/>
      </w:pPr>
      <w:r w:rsidRPr="004D1711">
        <w:t>            block = _inventory_block_for_item(item_id)</w:t>
      </w:r>
    </w:p>
    <w:p w14:paraId="2696052D" w14:textId="77777777" w:rsidR="004D1711" w:rsidRPr="004D1711" w:rsidRDefault="004D1711" w:rsidP="0079078B">
      <w:pPr>
        <w:pStyle w:val="Kode"/>
      </w:pPr>
      <w:r w:rsidRPr="004D1711">
        <w:t>            if block:</w:t>
      </w:r>
    </w:p>
    <w:p w14:paraId="64515E2C" w14:textId="77777777" w:rsidR="004D1711" w:rsidRPr="004D1711" w:rsidRDefault="004D1711" w:rsidP="0079078B">
      <w:pPr>
        <w:pStyle w:val="Kode"/>
      </w:pPr>
      <w:r w:rsidRPr="004D1711">
        <w:t>                seen_inv.add(item_id)</w:t>
      </w:r>
    </w:p>
    <w:p w14:paraId="20969B1F" w14:textId="77777777" w:rsidR="004D1711" w:rsidRPr="004D1711" w:rsidRDefault="004D1711" w:rsidP="0079078B">
      <w:pPr>
        <w:pStyle w:val="Kode"/>
      </w:pPr>
      <w:r w:rsidRPr="004D1711">
        <w:lastRenderedPageBreak/>
        <w:t>                entry = entry + "\n" + block</w:t>
      </w:r>
    </w:p>
    <w:p w14:paraId="4CC9C5A2" w14:textId="77777777" w:rsidR="004D1711" w:rsidRPr="004D1711" w:rsidRDefault="004D1711" w:rsidP="0079078B">
      <w:pPr>
        <w:pStyle w:val="Kode"/>
      </w:pPr>
      <w:r w:rsidRPr="004D1711">
        <w:t>        ragas_contexts.append(entry)</w:t>
      </w:r>
    </w:p>
    <w:p w14:paraId="73AFBBBA" w14:textId="77777777" w:rsidR="004D1711" w:rsidRPr="004D1711" w:rsidRDefault="004D1711" w:rsidP="0079078B">
      <w:pPr>
        <w:pStyle w:val="Kode"/>
      </w:pPr>
    </w:p>
    <w:p w14:paraId="37C1D3A5" w14:textId="77777777" w:rsidR="004D1711" w:rsidRPr="004D1711" w:rsidRDefault="004D1711" w:rsidP="0079078B">
      <w:pPr>
        <w:pStyle w:val="Kode"/>
      </w:pPr>
      <w:r w:rsidRPr="004D1711">
        <w:t>    full_context = _nodes_to_context(nodes, mode)</w:t>
      </w:r>
    </w:p>
    <w:p w14:paraId="21E12B33" w14:textId="77777777" w:rsidR="004D1711" w:rsidRPr="004D1711" w:rsidRDefault="004D1711" w:rsidP="0079078B">
      <w:pPr>
        <w:pStyle w:val="Kode"/>
      </w:pPr>
    </w:p>
    <w:p w14:paraId="5642F73A" w14:textId="77777777" w:rsidR="004D1711" w:rsidRPr="004D1711" w:rsidRDefault="004D1711" w:rsidP="0079078B">
      <w:pPr>
        <w:pStyle w:val="Kode"/>
      </w:pPr>
      <w:r w:rsidRPr="004D1711">
        <w:t>    chat_messages = _build_chat_messages(query, mode, full_context)</w:t>
      </w:r>
    </w:p>
    <w:p w14:paraId="621352A5" w14:textId="77777777" w:rsidR="004D1711" w:rsidRPr="004D1711" w:rsidRDefault="004D1711" w:rsidP="0079078B">
      <w:pPr>
        <w:pStyle w:val="Kode"/>
      </w:pPr>
    </w:p>
    <w:p w14:paraId="1A567755" w14:textId="77777777" w:rsidR="004D1711" w:rsidRPr="004D1711" w:rsidRDefault="004D1711" w:rsidP="0079078B">
      <w:pPr>
        <w:pStyle w:val="Kode"/>
      </w:pPr>
      <w:r w:rsidRPr="004D1711">
        <w:t>    response = Settings.llm.chat(chat_messages)</w:t>
      </w:r>
    </w:p>
    <w:p w14:paraId="022CC73B" w14:textId="77777777" w:rsidR="004D1711" w:rsidRPr="004D1711" w:rsidRDefault="004D1711" w:rsidP="0079078B">
      <w:pPr>
        <w:pStyle w:val="Kode"/>
      </w:pPr>
      <w:r w:rsidRPr="004D1711">
        <w:t>    answer   = response.message.content</w:t>
      </w:r>
    </w:p>
    <w:p w14:paraId="0AE3E3A0" w14:textId="77777777" w:rsidR="004D1711" w:rsidRPr="004D1711" w:rsidRDefault="004D1711" w:rsidP="0079078B">
      <w:pPr>
        <w:pStyle w:val="Kode"/>
      </w:pPr>
    </w:p>
    <w:p w14:paraId="63A025A6" w14:textId="77777777" w:rsidR="004D1711" w:rsidRPr="004D1711" w:rsidRDefault="004D1711" w:rsidP="0079078B">
      <w:pPr>
        <w:pStyle w:val="Kode"/>
      </w:pPr>
      <w:r w:rsidRPr="004D1711">
        <w:t>    return {</w:t>
      </w:r>
    </w:p>
    <w:p w14:paraId="11D14ECE" w14:textId="77777777" w:rsidR="004D1711" w:rsidRPr="004D1711" w:rsidRDefault="004D1711" w:rsidP="0079078B">
      <w:pPr>
        <w:pStyle w:val="Kode"/>
      </w:pPr>
      <w:r w:rsidRPr="004D1711">
        <w:t>        "answer":   answer,</w:t>
      </w:r>
    </w:p>
    <w:p w14:paraId="25C8E28B" w14:textId="77777777" w:rsidR="004D1711" w:rsidRPr="004D1711" w:rsidRDefault="004D1711" w:rsidP="0079078B">
      <w:pPr>
        <w:pStyle w:val="Kode"/>
      </w:pPr>
      <w:r w:rsidRPr="004D1711">
        <w:t>        "contexts": ragas_contexts,</w:t>
      </w:r>
    </w:p>
    <w:p w14:paraId="26A7C0B2" w14:textId="77777777" w:rsidR="004D1711" w:rsidRPr="004D1711" w:rsidRDefault="004D1711" w:rsidP="0079078B">
      <w:pPr>
        <w:pStyle w:val="Kode"/>
      </w:pPr>
      <w:r w:rsidRPr="004D1711">
        <w:t>        "context":  full_context,</w:t>
      </w:r>
    </w:p>
    <w:p w14:paraId="0C982A1C" w14:textId="77777777" w:rsidR="004D1711" w:rsidRPr="004D1711" w:rsidRDefault="004D1711" w:rsidP="0079078B">
      <w:pPr>
        <w:pStyle w:val="Kode"/>
      </w:pPr>
      <w:r w:rsidRPr="004D1711">
        <w:t>        "mode":     mode,</w:t>
      </w:r>
    </w:p>
    <w:p w14:paraId="4494258D" w14:textId="77777777" w:rsidR="004D1711" w:rsidRPr="004D1711" w:rsidRDefault="004D1711" w:rsidP="0079078B">
      <w:pPr>
        <w:pStyle w:val="Kode"/>
      </w:pPr>
      <w:r w:rsidRPr="004D1711">
        <w:t>    }</w:t>
      </w:r>
    </w:p>
    <w:p w14:paraId="0271609A" w14:textId="77777777" w:rsidR="004D1711" w:rsidRPr="004D1711" w:rsidRDefault="004D1711" w:rsidP="0079078B">
      <w:pPr>
        <w:pStyle w:val="Kode"/>
      </w:pPr>
    </w:p>
    <w:p w14:paraId="5293A745" w14:textId="77777777" w:rsidR="004D1711" w:rsidRPr="004D1711" w:rsidRDefault="004D1711" w:rsidP="0079078B">
      <w:pPr>
        <w:pStyle w:val="Kode"/>
      </w:pPr>
      <w:r w:rsidRPr="004D1711">
        <w:t># ===========================================================================</w:t>
      </w:r>
    </w:p>
    <w:p w14:paraId="0584EC2C" w14:textId="77777777" w:rsidR="004D1711" w:rsidRPr="004D1711" w:rsidRDefault="004D1711" w:rsidP="0079078B">
      <w:pPr>
        <w:pStyle w:val="Kode"/>
      </w:pPr>
      <w:r w:rsidRPr="004D1711">
        <w:t># 9. CHAINLIT UI</w:t>
      </w:r>
    </w:p>
    <w:p w14:paraId="5764FFE4" w14:textId="77777777" w:rsidR="004D1711" w:rsidRPr="004D1711" w:rsidRDefault="004D1711" w:rsidP="0079078B">
      <w:pPr>
        <w:pStyle w:val="Kode"/>
      </w:pPr>
      <w:r w:rsidRPr="004D1711">
        <w:t># ===========================================================================</w:t>
      </w:r>
    </w:p>
    <w:p w14:paraId="58B9B89A" w14:textId="77777777" w:rsidR="004D1711" w:rsidRPr="004D1711" w:rsidRDefault="004D1711" w:rsidP="0079078B">
      <w:pPr>
        <w:pStyle w:val="Kode"/>
      </w:pPr>
      <w:r w:rsidRPr="004D1711">
        <w:t>@cl.on_chat_start</w:t>
      </w:r>
    </w:p>
    <w:p w14:paraId="67EBBF90" w14:textId="77777777" w:rsidR="004D1711" w:rsidRPr="004D1711" w:rsidRDefault="004D1711" w:rsidP="0079078B">
      <w:pPr>
        <w:pStyle w:val="Kode"/>
      </w:pPr>
      <w:r w:rsidRPr="004D1711">
        <w:t>async def start_chat():</w:t>
      </w:r>
    </w:p>
    <w:p w14:paraId="5A20EC6D" w14:textId="77777777" w:rsidR="004D1711" w:rsidRPr="004D1711" w:rsidRDefault="004D1711" w:rsidP="0079078B">
      <w:pPr>
        <w:pStyle w:val="Kode"/>
      </w:pPr>
      <w:r w:rsidRPr="004D1711">
        <w:t>    cl.user_session.set("mode", "customer")</w:t>
      </w:r>
    </w:p>
    <w:p w14:paraId="3C1AE7C4" w14:textId="77777777" w:rsidR="004D1711" w:rsidRPr="004D1711" w:rsidRDefault="004D1711" w:rsidP="0079078B">
      <w:pPr>
        <w:pStyle w:val="Kode"/>
      </w:pPr>
      <w:r w:rsidRPr="004D1711">
        <w:t>    cl.user_session.set("owner_authenticated", False)</w:t>
      </w:r>
    </w:p>
    <w:p w14:paraId="6F3A1FB2" w14:textId="77777777" w:rsidR="004D1711" w:rsidRPr="004D1711" w:rsidRDefault="004D1711" w:rsidP="0079078B">
      <w:pPr>
        <w:pStyle w:val="Kode"/>
      </w:pPr>
    </w:p>
    <w:p w14:paraId="23DED32C" w14:textId="77777777" w:rsidR="004D1711" w:rsidRPr="004D1711" w:rsidRDefault="004D1711" w:rsidP="0079078B">
      <w:pPr>
        <w:pStyle w:val="Kode"/>
      </w:pPr>
      <w:r w:rsidRPr="004D1711">
        <w:t>    actions = [</w:t>
      </w:r>
    </w:p>
    <w:p w14:paraId="3657FADA" w14:textId="77777777" w:rsidR="004D1711" w:rsidRPr="004D1711" w:rsidRDefault="004D1711" w:rsidP="0079078B">
      <w:pPr>
        <w:pStyle w:val="Kode"/>
      </w:pPr>
      <w:r w:rsidRPr="004D1711">
        <w:t>        cl.Action(name="switch_mode", payload={"value": "customer"}, label="</w:t>
      </w:r>
      <w:r w:rsidRPr="004D1711">
        <w:rPr>
          <w:rFonts w:ascii="Segoe UI Emoji" w:hAnsi="Segoe UI Emoji" w:cs="Segoe UI Emoji"/>
        </w:rPr>
        <w:t>👤</w:t>
      </w:r>
      <w:r w:rsidRPr="004D1711">
        <w:t xml:space="preserve"> Customer Mode"),</w:t>
      </w:r>
    </w:p>
    <w:p w14:paraId="683F5C0D" w14:textId="77777777" w:rsidR="004D1711" w:rsidRPr="004D1711" w:rsidRDefault="004D1711" w:rsidP="0079078B">
      <w:pPr>
        <w:pStyle w:val="Kode"/>
      </w:pPr>
      <w:r w:rsidRPr="004D1711">
        <w:t>        cl.Action(name="switch_mode", payload={"value": "owner"},    label="</w:t>
      </w:r>
      <w:r w:rsidRPr="004D1711">
        <w:rPr>
          <w:rFonts w:ascii="Segoe UI Emoji" w:hAnsi="Segoe UI Emoji" w:cs="Segoe UI Emoji"/>
        </w:rPr>
        <w:t>🛠️</w:t>
      </w:r>
      <w:r w:rsidRPr="004D1711">
        <w:t xml:space="preserve"> Shop Owner Mode"),</w:t>
      </w:r>
    </w:p>
    <w:p w14:paraId="61BB5D46" w14:textId="77777777" w:rsidR="004D1711" w:rsidRPr="004D1711" w:rsidRDefault="004D1711" w:rsidP="0079078B">
      <w:pPr>
        <w:pStyle w:val="Kode"/>
      </w:pPr>
      <w:r w:rsidRPr="004D1711">
        <w:t>    ]</w:t>
      </w:r>
    </w:p>
    <w:p w14:paraId="6BF63E9D" w14:textId="77777777" w:rsidR="004D1711" w:rsidRPr="004D1711" w:rsidRDefault="004D1711" w:rsidP="0079078B">
      <w:pPr>
        <w:pStyle w:val="Kode"/>
      </w:pPr>
      <w:r w:rsidRPr="004D1711">
        <w:t>    await cl.Message(</w:t>
      </w:r>
    </w:p>
    <w:p w14:paraId="60CCF45C" w14:textId="77777777" w:rsidR="004D1711" w:rsidRPr="004D1711" w:rsidRDefault="004D1711" w:rsidP="0079078B">
      <w:pPr>
        <w:pStyle w:val="Kode"/>
      </w:pPr>
      <w:r w:rsidRPr="004D1711">
        <w:t>        content="Welcome to the Shopee AI Assistant! Please select your mode to begin:",</w:t>
      </w:r>
    </w:p>
    <w:p w14:paraId="31C759D8" w14:textId="77777777" w:rsidR="004D1711" w:rsidRPr="004D1711" w:rsidRDefault="004D1711" w:rsidP="0079078B">
      <w:pPr>
        <w:pStyle w:val="Kode"/>
      </w:pPr>
      <w:r w:rsidRPr="004D1711">
        <w:t>        actions=actions,</w:t>
      </w:r>
    </w:p>
    <w:p w14:paraId="47CE86F0" w14:textId="77777777" w:rsidR="004D1711" w:rsidRPr="004D1711" w:rsidRDefault="004D1711" w:rsidP="0079078B">
      <w:pPr>
        <w:pStyle w:val="Kode"/>
      </w:pPr>
      <w:r w:rsidRPr="004D1711">
        <w:t>    ).send()</w:t>
      </w:r>
    </w:p>
    <w:p w14:paraId="591B8C5D" w14:textId="77777777" w:rsidR="004D1711" w:rsidRPr="004D1711" w:rsidRDefault="004D1711" w:rsidP="0079078B">
      <w:pPr>
        <w:pStyle w:val="Kode"/>
      </w:pPr>
    </w:p>
    <w:p w14:paraId="10E4AA33" w14:textId="77777777" w:rsidR="004D1711" w:rsidRPr="004D1711" w:rsidRDefault="004D1711" w:rsidP="0079078B">
      <w:pPr>
        <w:pStyle w:val="Kode"/>
      </w:pPr>
      <w:r w:rsidRPr="004D1711">
        <w:t>@cl.action_callback("switch_mode")</w:t>
      </w:r>
    </w:p>
    <w:p w14:paraId="2F6214E9" w14:textId="77777777" w:rsidR="004D1711" w:rsidRPr="004D1711" w:rsidRDefault="004D1711" w:rsidP="0079078B">
      <w:pPr>
        <w:pStyle w:val="Kode"/>
      </w:pPr>
      <w:r w:rsidRPr="004D1711">
        <w:t>async def on_mode_switch(action: cl.Action):</w:t>
      </w:r>
    </w:p>
    <w:p w14:paraId="60C8F2D4" w14:textId="77777777" w:rsidR="004D1711" w:rsidRPr="004D1711" w:rsidRDefault="004D1711" w:rsidP="0079078B">
      <w:pPr>
        <w:pStyle w:val="Kode"/>
      </w:pPr>
      <w:r w:rsidRPr="004D1711">
        <w:t>    selected = action.payload.get("value")</w:t>
      </w:r>
    </w:p>
    <w:p w14:paraId="18189419" w14:textId="77777777" w:rsidR="004D1711" w:rsidRPr="004D1711" w:rsidRDefault="004D1711" w:rsidP="0079078B">
      <w:pPr>
        <w:pStyle w:val="Kode"/>
      </w:pPr>
    </w:p>
    <w:p w14:paraId="01F637D6" w14:textId="77777777" w:rsidR="004D1711" w:rsidRPr="004D1711" w:rsidRDefault="004D1711" w:rsidP="0079078B">
      <w:pPr>
        <w:pStyle w:val="Kode"/>
      </w:pPr>
      <w:r w:rsidRPr="004D1711">
        <w:t>    if selected == "customer":</w:t>
      </w:r>
    </w:p>
    <w:p w14:paraId="5DC8BB6C" w14:textId="77777777" w:rsidR="004D1711" w:rsidRPr="004D1711" w:rsidRDefault="004D1711" w:rsidP="0079078B">
      <w:pPr>
        <w:pStyle w:val="Kode"/>
      </w:pPr>
      <w:r w:rsidRPr="004D1711">
        <w:t>        cl.user_session.set("mode", "customer")</w:t>
      </w:r>
    </w:p>
    <w:p w14:paraId="78CAFE4B" w14:textId="77777777" w:rsidR="004D1711" w:rsidRPr="004D1711" w:rsidRDefault="004D1711" w:rsidP="0079078B">
      <w:pPr>
        <w:pStyle w:val="Kode"/>
      </w:pPr>
      <w:r w:rsidRPr="004D1711">
        <w:lastRenderedPageBreak/>
        <w:t>        cl.user_session.set("owner_authenticated", False)</w:t>
      </w:r>
    </w:p>
    <w:p w14:paraId="1E8A6ED8" w14:textId="77777777" w:rsidR="004D1711" w:rsidRPr="004D1711" w:rsidRDefault="004D1711" w:rsidP="0079078B">
      <w:pPr>
        <w:pStyle w:val="Kode"/>
      </w:pPr>
      <w:r w:rsidRPr="004D1711">
        <w:t>        await cl.Message(content="Switched to **Customer Mode**. How can I help you today?").send()</w:t>
      </w:r>
    </w:p>
    <w:p w14:paraId="3FCB2804" w14:textId="77777777" w:rsidR="004D1711" w:rsidRPr="004D1711" w:rsidRDefault="004D1711" w:rsidP="0079078B">
      <w:pPr>
        <w:pStyle w:val="Kode"/>
      </w:pPr>
      <w:r w:rsidRPr="004D1711">
        <w:t>        return</w:t>
      </w:r>
    </w:p>
    <w:p w14:paraId="6FCAE93B" w14:textId="77777777" w:rsidR="004D1711" w:rsidRPr="004D1711" w:rsidRDefault="004D1711" w:rsidP="0079078B">
      <w:pPr>
        <w:pStyle w:val="Kode"/>
      </w:pPr>
    </w:p>
    <w:p w14:paraId="56627D16" w14:textId="77777777" w:rsidR="004D1711" w:rsidRPr="004D1711" w:rsidRDefault="004D1711" w:rsidP="0079078B">
      <w:pPr>
        <w:pStyle w:val="Kode"/>
      </w:pPr>
      <w:r w:rsidRPr="004D1711">
        <w:t>    res = await cl.AskUserMessage(</w:t>
      </w:r>
    </w:p>
    <w:p w14:paraId="1B658A30" w14:textId="77777777" w:rsidR="004D1711" w:rsidRPr="004D1711" w:rsidRDefault="004D1711" w:rsidP="0079078B">
      <w:pPr>
        <w:pStyle w:val="Kode"/>
      </w:pPr>
      <w:r w:rsidRPr="004D1711">
        <w:t>        content="Enter the owner password to access Shop Owner Mode:",</w:t>
      </w:r>
    </w:p>
    <w:p w14:paraId="21731B12" w14:textId="77777777" w:rsidR="004D1711" w:rsidRPr="004D1711" w:rsidRDefault="004D1711" w:rsidP="0079078B">
      <w:pPr>
        <w:pStyle w:val="Kode"/>
      </w:pPr>
      <w:r w:rsidRPr="004D1711">
        <w:t>        timeout=30,</w:t>
      </w:r>
    </w:p>
    <w:p w14:paraId="57E24DE4" w14:textId="77777777" w:rsidR="004D1711" w:rsidRPr="004D1711" w:rsidRDefault="004D1711" w:rsidP="0079078B">
      <w:pPr>
        <w:pStyle w:val="Kode"/>
      </w:pPr>
      <w:r w:rsidRPr="004D1711">
        <w:t>    ).send()</w:t>
      </w:r>
    </w:p>
    <w:p w14:paraId="1FD30131" w14:textId="77777777" w:rsidR="004D1711" w:rsidRPr="004D1711" w:rsidRDefault="004D1711" w:rsidP="0079078B">
      <w:pPr>
        <w:pStyle w:val="Kode"/>
      </w:pPr>
    </w:p>
    <w:p w14:paraId="7CE174B6" w14:textId="77777777" w:rsidR="004D1711" w:rsidRPr="004D1711" w:rsidRDefault="004D1711" w:rsidP="0079078B">
      <w:pPr>
        <w:pStyle w:val="Kode"/>
      </w:pPr>
      <w:r w:rsidRPr="004D1711">
        <w:t>    if res and res.get("output", "").strip() == OWNER_PASSWORD:</w:t>
      </w:r>
    </w:p>
    <w:p w14:paraId="704767FE" w14:textId="77777777" w:rsidR="004D1711" w:rsidRPr="004D1711" w:rsidRDefault="004D1711" w:rsidP="0079078B">
      <w:pPr>
        <w:pStyle w:val="Kode"/>
      </w:pPr>
      <w:r w:rsidRPr="004D1711">
        <w:t>        cl.user_session.set("mode", "owner")</w:t>
      </w:r>
    </w:p>
    <w:p w14:paraId="7E6D8177" w14:textId="77777777" w:rsidR="004D1711" w:rsidRPr="004D1711" w:rsidRDefault="004D1711" w:rsidP="0079078B">
      <w:pPr>
        <w:pStyle w:val="Kode"/>
      </w:pPr>
      <w:r w:rsidRPr="004D1711">
        <w:t>        cl.user_session.set("owner_authenticated", True)</w:t>
      </w:r>
    </w:p>
    <w:p w14:paraId="4A0CBEB9" w14:textId="77777777" w:rsidR="004D1711" w:rsidRPr="004D1711" w:rsidRDefault="004D1711" w:rsidP="0079078B">
      <w:pPr>
        <w:pStyle w:val="Kode"/>
      </w:pPr>
      <w:r w:rsidRPr="004D1711">
        <w:t>        await cl.Message(</w:t>
      </w:r>
    </w:p>
    <w:p w14:paraId="65FD88DC" w14:textId="77777777" w:rsidR="004D1711" w:rsidRPr="004D1711" w:rsidRDefault="004D1711" w:rsidP="0079078B">
      <w:pPr>
        <w:pStyle w:val="Kode"/>
      </w:pPr>
      <w:r w:rsidRPr="004D1711">
        <w:t>            content="Access granted. Welcome, Shop Owner!\n"</w:t>
      </w:r>
    </w:p>
    <w:p w14:paraId="4A784EF7" w14:textId="77777777" w:rsidR="004D1711" w:rsidRPr="004D1711" w:rsidRDefault="004D1711" w:rsidP="0079078B">
      <w:pPr>
        <w:pStyle w:val="Kode"/>
      </w:pPr>
      <w:r w:rsidRPr="004D1711">
        <w:t>                    "Ask me about diagnostics, reviews, violations, or product performance."</w:t>
      </w:r>
    </w:p>
    <w:p w14:paraId="047A3AEB" w14:textId="77777777" w:rsidR="004D1711" w:rsidRPr="004D1711" w:rsidRDefault="004D1711" w:rsidP="0079078B">
      <w:pPr>
        <w:pStyle w:val="Kode"/>
      </w:pPr>
      <w:r w:rsidRPr="004D1711">
        <w:t>        ).send()</w:t>
      </w:r>
    </w:p>
    <w:p w14:paraId="6032ED09" w14:textId="77777777" w:rsidR="004D1711" w:rsidRPr="004D1711" w:rsidRDefault="004D1711" w:rsidP="0079078B">
      <w:pPr>
        <w:pStyle w:val="Kode"/>
      </w:pPr>
      <w:r w:rsidRPr="004D1711">
        <w:t>    else:</w:t>
      </w:r>
    </w:p>
    <w:p w14:paraId="1CBC5DCB" w14:textId="77777777" w:rsidR="004D1711" w:rsidRPr="004D1711" w:rsidRDefault="004D1711" w:rsidP="0079078B">
      <w:pPr>
        <w:pStyle w:val="Kode"/>
      </w:pPr>
      <w:r w:rsidRPr="004D1711">
        <w:t>        await cl.Message(content="Incorrect password. Remaining in Customer Mode.").send()</w:t>
      </w:r>
    </w:p>
    <w:p w14:paraId="01670154" w14:textId="77777777" w:rsidR="004D1711" w:rsidRPr="004D1711" w:rsidRDefault="004D1711" w:rsidP="0079078B">
      <w:pPr>
        <w:pStyle w:val="Kode"/>
      </w:pPr>
    </w:p>
    <w:p w14:paraId="67AA990D" w14:textId="77777777" w:rsidR="004D1711" w:rsidRPr="004D1711" w:rsidRDefault="004D1711" w:rsidP="0079078B">
      <w:pPr>
        <w:pStyle w:val="Kode"/>
      </w:pPr>
      <w:r w:rsidRPr="004D1711">
        <w:t>@cl.on_message</w:t>
      </w:r>
    </w:p>
    <w:p w14:paraId="16BE8801" w14:textId="77777777" w:rsidR="004D1711" w:rsidRPr="004D1711" w:rsidRDefault="004D1711" w:rsidP="0079078B">
      <w:pPr>
        <w:pStyle w:val="Kode"/>
      </w:pPr>
      <w:r w:rsidRPr="004D1711">
        <w:t>async def on_message(message: cl.Message):</w:t>
      </w:r>
    </w:p>
    <w:p w14:paraId="26744C1B" w14:textId="77777777" w:rsidR="004D1711" w:rsidRPr="004D1711" w:rsidRDefault="004D1711" w:rsidP="0079078B">
      <w:pPr>
        <w:pStyle w:val="Kode"/>
      </w:pPr>
      <w:r w:rsidRPr="004D1711">
        <w:t>    mode = cl.user_session.get("mode", "customer")</w:t>
      </w:r>
    </w:p>
    <w:p w14:paraId="5698750F" w14:textId="77777777" w:rsidR="004D1711" w:rsidRPr="004D1711" w:rsidRDefault="004D1711" w:rsidP="0079078B">
      <w:pPr>
        <w:pStyle w:val="Kode"/>
      </w:pPr>
    </w:p>
    <w:p w14:paraId="31CFA4B4" w14:textId="77777777" w:rsidR="004D1711" w:rsidRPr="004D1711" w:rsidRDefault="004D1711" w:rsidP="0079078B">
      <w:pPr>
        <w:pStyle w:val="Kode"/>
      </w:pPr>
      <w:r w:rsidRPr="004D1711">
        <w:t>    if mode == "owner" and not cl.user_session.get("owner_authenticated", False):</w:t>
      </w:r>
    </w:p>
    <w:p w14:paraId="05EE6895" w14:textId="77777777" w:rsidR="004D1711" w:rsidRPr="004D1711" w:rsidRDefault="004D1711" w:rsidP="0079078B">
      <w:pPr>
        <w:pStyle w:val="Kode"/>
      </w:pPr>
      <w:r w:rsidRPr="004D1711">
        <w:t>        mode = "customer"</w:t>
      </w:r>
    </w:p>
    <w:p w14:paraId="262ED1C8" w14:textId="77777777" w:rsidR="004D1711" w:rsidRPr="004D1711" w:rsidRDefault="004D1711" w:rsidP="0079078B">
      <w:pPr>
        <w:pStyle w:val="Kode"/>
      </w:pPr>
      <w:r w:rsidRPr="004D1711">
        <w:t>        cl.user_session.set("mode", "customer")</w:t>
      </w:r>
    </w:p>
    <w:p w14:paraId="6D329B3A" w14:textId="77777777" w:rsidR="004D1711" w:rsidRPr="004D1711" w:rsidRDefault="004D1711" w:rsidP="0079078B">
      <w:pPr>
        <w:pStyle w:val="Kode"/>
      </w:pPr>
    </w:p>
    <w:p w14:paraId="4979FB67" w14:textId="77777777" w:rsidR="004D1711" w:rsidRPr="004D1711" w:rsidRDefault="004D1711" w:rsidP="0079078B">
      <w:pPr>
        <w:pStyle w:val="Kode"/>
      </w:pPr>
      <w:r w:rsidRPr="004D1711">
        <w:t>    try:</w:t>
      </w:r>
    </w:p>
    <w:p w14:paraId="67AE77A8" w14:textId="77777777" w:rsidR="004D1711" w:rsidRPr="004D1711" w:rsidRDefault="004D1711" w:rsidP="0079078B">
      <w:pPr>
        <w:pStyle w:val="Kode"/>
      </w:pPr>
      <w:r w:rsidRPr="004D1711">
        <w:t>        full_context  = build_context(message.content, mode)</w:t>
      </w:r>
    </w:p>
    <w:p w14:paraId="2B314EAF" w14:textId="77777777" w:rsidR="004D1711" w:rsidRPr="004D1711" w:rsidRDefault="004D1711" w:rsidP="0079078B">
      <w:pPr>
        <w:pStyle w:val="Kode"/>
      </w:pPr>
      <w:r w:rsidRPr="004D1711">
        <w:t>        chat_messages = _build_chat_messages(message.content, mode, full_context)</w:t>
      </w:r>
    </w:p>
    <w:p w14:paraId="1DA46392" w14:textId="77777777" w:rsidR="004D1711" w:rsidRPr="004D1711" w:rsidRDefault="004D1711" w:rsidP="0079078B">
      <w:pPr>
        <w:pStyle w:val="Kode"/>
      </w:pPr>
      <w:r w:rsidRPr="004D1711">
        <w:t>    except Exception as e:  # noqa: BLE001</w:t>
      </w:r>
    </w:p>
    <w:p w14:paraId="468CA344" w14:textId="77777777" w:rsidR="004D1711" w:rsidRPr="004D1711" w:rsidRDefault="004D1711" w:rsidP="0079078B">
      <w:pPr>
        <w:pStyle w:val="Kode"/>
      </w:pPr>
      <w:r w:rsidRPr="004D1711">
        <w:t>        await cl.Message(content=f"Sorry — I couldn't build a response: {e}").send()</w:t>
      </w:r>
    </w:p>
    <w:p w14:paraId="1C604FA2" w14:textId="77777777" w:rsidR="004D1711" w:rsidRPr="004D1711" w:rsidRDefault="004D1711" w:rsidP="0079078B">
      <w:pPr>
        <w:pStyle w:val="Kode"/>
      </w:pPr>
      <w:r w:rsidRPr="004D1711">
        <w:t>        return</w:t>
      </w:r>
    </w:p>
    <w:p w14:paraId="35DBAADB" w14:textId="77777777" w:rsidR="004D1711" w:rsidRPr="004D1711" w:rsidRDefault="004D1711" w:rsidP="0079078B">
      <w:pPr>
        <w:pStyle w:val="Kode"/>
      </w:pPr>
    </w:p>
    <w:p w14:paraId="47366575" w14:textId="77777777" w:rsidR="004D1711" w:rsidRPr="004D1711" w:rsidRDefault="004D1711" w:rsidP="0079078B">
      <w:pPr>
        <w:pStyle w:val="Kode"/>
      </w:pPr>
      <w:r w:rsidRPr="004D1711">
        <w:t>    response_msg = cl.Message(content="")</w:t>
      </w:r>
    </w:p>
    <w:p w14:paraId="0CDF0170" w14:textId="77777777" w:rsidR="004D1711" w:rsidRPr="004D1711" w:rsidRDefault="004D1711" w:rsidP="0079078B">
      <w:pPr>
        <w:pStyle w:val="Kode"/>
      </w:pPr>
      <w:r w:rsidRPr="004D1711">
        <w:t>    try:</w:t>
      </w:r>
    </w:p>
    <w:p w14:paraId="6246E78C" w14:textId="77777777" w:rsidR="004D1711" w:rsidRPr="004D1711" w:rsidRDefault="004D1711" w:rsidP="0079078B">
      <w:pPr>
        <w:pStyle w:val="Kode"/>
      </w:pPr>
      <w:r w:rsidRPr="004D1711">
        <w:t>        for token in Settings.llm.stream_chat(chat_messages):</w:t>
      </w:r>
    </w:p>
    <w:p w14:paraId="552DD919" w14:textId="77777777" w:rsidR="004D1711" w:rsidRPr="004D1711" w:rsidRDefault="004D1711" w:rsidP="0079078B">
      <w:pPr>
        <w:pStyle w:val="Kode"/>
      </w:pPr>
      <w:r w:rsidRPr="004D1711">
        <w:t>            await response_msg.stream_token(token.delta)</w:t>
      </w:r>
    </w:p>
    <w:p w14:paraId="5AEE7BDB" w14:textId="77777777" w:rsidR="004D1711" w:rsidRPr="004D1711" w:rsidRDefault="004D1711" w:rsidP="0079078B">
      <w:pPr>
        <w:pStyle w:val="Kode"/>
      </w:pPr>
      <w:r w:rsidRPr="004D1711">
        <w:t>        await response_msg.send()</w:t>
      </w:r>
    </w:p>
    <w:p w14:paraId="0A12705B" w14:textId="77777777" w:rsidR="004D1711" w:rsidRPr="004D1711" w:rsidRDefault="004D1711" w:rsidP="0079078B">
      <w:pPr>
        <w:pStyle w:val="Kode"/>
      </w:pPr>
      <w:r w:rsidRPr="004D1711">
        <w:t>    except Exception as e:  # noqa: BLE001</w:t>
      </w:r>
    </w:p>
    <w:p w14:paraId="006D06D7" w14:textId="77777777" w:rsidR="004D1711" w:rsidRPr="004D1711" w:rsidRDefault="004D1711" w:rsidP="0079078B">
      <w:pPr>
        <w:pStyle w:val="Kode"/>
      </w:pPr>
      <w:r w:rsidRPr="004D1711">
        <w:lastRenderedPageBreak/>
        <w:t>        if not response_msg.content:</w:t>
      </w:r>
    </w:p>
    <w:p w14:paraId="71AC06EC" w14:textId="77777777" w:rsidR="004D1711" w:rsidRPr="004D1711" w:rsidRDefault="004D1711" w:rsidP="0079078B">
      <w:pPr>
        <w:pStyle w:val="Kode"/>
      </w:pPr>
      <w:r w:rsidRPr="004D1711">
        <w:t>            await cl.Message(content=f"The model call failed: {e}").send()</w:t>
      </w:r>
    </w:p>
    <w:p w14:paraId="6F927B00" w14:textId="77777777" w:rsidR="004D1711" w:rsidRPr="004D1711" w:rsidRDefault="004D1711" w:rsidP="0079078B">
      <w:pPr>
        <w:pStyle w:val="Kode"/>
      </w:pPr>
      <w:r w:rsidRPr="004D1711">
        <w:t>        else:</w:t>
      </w:r>
    </w:p>
    <w:p w14:paraId="6185B0B3" w14:textId="77777777" w:rsidR="004D1711" w:rsidRPr="004D1711" w:rsidRDefault="004D1711" w:rsidP="0079078B">
      <w:pPr>
        <w:pStyle w:val="Kode"/>
      </w:pPr>
      <w:r w:rsidRPr="004D1711">
        <w:t>            await response_msg.stream_token(f"\n\nResponse cut short: {e}")</w:t>
      </w:r>
    </w:p>
    <w:p w14:paraId="60D8AD0D" w14:textId="77777777" w:rsidR="004D1711" w:rsidRPr="004D1711" w:rsidRDefault="004D1711" w:rsidP="0079078B">
      <w:pPr>
        <w:pStyle w:val="Kode"/>
      </w:pPr>
      <w:r w:rsidRPr="004D1711">
        <w:t>            await response_msg.send()</w:t>
      </w:r>
    </w:p>
    <w:p w14:paraId="1E50A76C" w14:textId="77777777" w:rsidR="004D1711" w:rsidRDefault="004D1711" w:rsidP="004D1711">
      <w:pPr>
        <w:pStyle w:val="Lampiran"/>
      </w:pPr>
    </w:p>
    <w:p w14:paraId="38998854" w14:textId="77777777" w:rsidR="004D1711" w:rsidRDefault="004D1711">
      <w:pPr>
        <w:rPr>
          <w:rFonts w:ascii="Times New Roman" w:hAnsi="Times New Roman" w:cs="Times New Roman"/>
        </w:rPr>
      </w:pPr>
      <w:r>
        <w:br w:type="page"/>
      </w:r>
    </w:p>
    <w:p w14:paraId="38EAF356" w14:textId="1DB51640" w:rsidR="007E3FAA" w:rsidRDefault="004D1711" w:rsidP="00BD1EF4">
      <w:bookmarkStart w:id="169" w:name="_Toc233123414"/>
      <w:r w:rsidRPr="00BD1EF4">
        <w:rPr>
          <w:rStyle w:val="LampiranChar"/>
        </w:rPr>
        <w:lastRenderedPageBreak/>
        <w:t>Lampiran 3</w:t>
      </w:r>
      <w:bookmarkEnd w:id="169"/>
      <w:r w:rsidRPr="00BD1EF4">
        <w:rPr>
          <w:rFonts w:ascii="Times New Roman" w:hAnsi="Times New Roman" w:cs="Times New Roman"/>
        </w:rPr>
        <w:t>. (evaluate.py)</w:t>
      </w:r>
    </w:p>
    <w:p w14:paraId="4543A997" w14:textId="31FB8BA0" w:rsidR="004D1711" w:rsidRPr="004D1711" w:rsidRDefault="004D1711" w:rsidP="0079078B">
      <w:pPr>
        <w:pStyle w:val="Kode"/>
      </w:pPr>
      <w:r w:rsidRPr="004D1711">
        <w:t>import argparse</w:t>
      </w:r>
    </w:p>
    <w:p w14:paraId="4FCDEB88" w14:textId="77777777" w:rsidR="004D1711" w:rsidRPr="004D1711" w:rsidRDefault="004D1711" w:rsidP="0079078B">
      <w:pPr>
        <w:pStyle w:val="Kode"/>
      </w:pPr>
      <w:r w:rsidRPr="004D1711">
        <w:t>import json</w:t>
      </w:r>
    </w:p>
    <w:p w14:paraId="29D1ACE7" w14:textId="77777777" w:rsidR="004D1711" w:rsidRPr="004D1711" w:rsidRDefault="004D1711" w:rsidP="0079078B">
      <w:pPr>
        <w:pStyle w:val="Kode"/>
      </w:pPr>
      <w:r w:rsidRPr="004D1711">
        <w:t>import os</w:t>
      </w:r>
    </w:p>
    <w:p w14:paraId="6BE2F45B" w14:textId="77777777" w:rsidR="004D1711" w:rsidRPr="004D1711" w:rsidRDefault="004D1711" w:rsidP="0079078B">
      <w:pPr>
        <w:pStyle w:val="Kode"/>
      </w:pPr>
      <w:r w:rsidRPr="004D1711">
        <w:t>import sys</w:t>
      </w:r>
    </w:p>
    <w:p w14:paraId="7CC52A1C" w14:textId="77777777" w:rsidR="004D1711" w:rsidRPr="004D1711" w:rsidRDefault="004D1711" w:rsidP="0079078B">
      <w:pPr>
        <w:pStyle w:val="Kode"/>
      </w:pPr>
      <w:r w:rsidRPr="004D1711">
        <w:t>import time</w:t>
      </w:r>
    </w:p>
    <w:p w14:paraId="32ED7978" w14:textId="77777777" w:rsidR="004D1711" w:rsidRPr="004D1711" w:rsidRDefault="004D1711" w:rsidP="0079078B">
      <w:pPr>
        <w:pStyle w:val="Kode"/>
      </w:pPr>
      <w:r w:rsidRPr="004D1711">
        <w:t>import warnings</w:t>
      </w:r>
    </w:p>
    <w:p w14:paraId="5B59CFD4" w14:textId="77777777" w:rsidR="004D1711" w:rsidRPr="004D1711" w:rsidRDefault="004D1711" w:rsidP="0079078B">
      <w:pPr>
        <w:pStyle w:val="Kode"/>
      </w:pPr>
      <w:r w:rsidRPr="004D1711">
        <w:t>from datetime import datetime</w:t>
      </w:r>
    </w:p>
    <w:p w14:paraId="1F86CCB0" w14:textId="77777777" w:rsidR="004D1711" w:rsidRPr="004D1711" w:rsidRDefault="004D1711" w:rsidP="0079078B">
      <w:pPr>
        <w:pStyle w:val="Kode"/>
      </w:pPr>
      <w:r w:rsidRPr="004D1711">
        <w:t>from pathlib import Path</w:t>
      </w:r>
    </w:p>
    <w:p w14:paraId="11673928" w14:textId="36BE1CB5" w:rsidR="004D1711" w:rsidRPr="004D1711" w:rsidRDefault="004D1711" w:rsidP="0079078B">
      <w:pPr>
        <w:pStyle w:val="Kode"/>
      </w:pPr>
      <w:r w:rsidRPr="004D1711">
        <w:t>import pandas as pd</w:t>
      </w:r>
    </w:p>
    <w:p w14:paraId="4008765E" w14:textId="77777777" w:rsidR="004D1711" w:rsidRPr="004D1711" w:rsidRDefault="004D1711" w:rsidP="0079078B">
      <w:pPr>
        <w:pStyle w:val="Kode"/>
      </w:pPr>
      <w:r w:rsidRPr="004D1711">
        <w:t>from datasets import Dataset</w:t>
      </w:r>
    </w:p>
    <w:p w14:paraId="1FB1CEE4" w14:textId="77777777" w:rsidR="004D1711" w:rsidRPr="004D1711" w:rsidRDefault="004D1711" w:rsidP="0079078B">
      <w:pPr>
        <w:pStyle w:val="Kode"/>
      </w:pPr>
      <w:r w:rsidRPr="004D1711">
        <w:t>from dotenv import load_dotenv</w:t>
      </w:r>
    </w:p>
    <w:p w14:paraId="035AB309" w14:textId="77777777" w:rsidR="004D1711" w:rsidRPr="004D1711" w:rsidRDefault="004D1711" w:rsidP="0079078B">
      <w:pPr>
        <w:pStyle w:val="Kode"/>
      </w:pPr>
      <w:r w:rsidRPr="004D1711">
        <w:t>from langchain_openai import ChatOpenAI</w:t>
      </w:r>
    </w:p>
    <w:p w14:paraId="49930835" w14:textId="77777777" w:rsidR="004D1711" w:rsidRPr="004D1711" w:rsidRDefault="004D1711" w:rsidP="0079078B">
      <w:pPr>
        <w:pStyle w:val="Kode"/>
      </w:pPr>
      <w:r w:rsidRPr="004D1711">
        <w:t>from langchain_openai import OpenAIEmbeddings as LangchainOpenAIEmbeddings</w:t>
      </w:r>
    </w:p>
    <w:p w14:paraId="28AEABFA" w14:textId="77777777" w:rsidR="004D1711" w:rsidRPr="004D1711" w:rsidRDefault="004D1711" w:rsidP="0079078B">
      <w:pPr>
        <w:pStyle w:val="Kode"/>
      </w:pPr>
      <w:r w:rsidRPr="004D1711">
        <w:t>from openai import AsyncOpenAI</w:t>
      </w:r>
    </w:p>
    <w:p w14:paraId="50085DAD" w14:textId="77777777" w:rsidR="004D1711" w:rsidRPr="004D1711" w:rsidRDefault="004D1711" w:rsidP="0079078B">
      <w:pPr>
        <w:pStyle w:val="Kode"/>
      </w:pPr>
      <w:r w:rsidRPr="004D1711">
        <w:t>from ragas import evaluate, EvaluationDataset, SingleTurnSample</w:t>
      </w:r>
    </w:p>
    <w:p w14:paraId="6BFE971A" w14:textId="77777777" w:rsidR="004D1711" w:rsidRPr="004D1711" w:rsidRDefault="004D1711" w:rsidP="0079078B">
      <w:pPr>
        <w:pStyle w:val="Kode"/>
      </w:pPr>
      <w:r w:rsidRPr="004D1711">
        <w:t>from ragas.llms.base import LangchainLLMWrapper</w:t>
      </w:r>
    </w:p>
    <w:p w14:paraId="20F7B7CF" w14:textId="77777777" w:rsidR="004D1711" w:rsidRPr="004D1711" w:rsidRDefault="004D1711" w:rsidP="0079078B">
      <w:pPr>
        <w:pStyle w:val="Kode"/>
      </w:pPr>
      <w:r w:rsidRPr="004D1711">
        <w:t>from ragas.metrics import (</w:t>
      </w:r>
    </w:p>
    <w:p w14:paraId="5A534150" w14:textId="77777777" w:rsidR="004D1711" w:rsidRPr="004D1711" w:rsidRDefault="004D1711" w:rsidP="0079078B">
      <w:pPr>
        <w:pStyle w:val="Kode"/>
      </w:pPr>
      <w:r w:rsidRPr="004D1711">
        <w:t>    _Faithfulness,</w:t>
      </w:r>
    </w:p>
    <w:p w14:paraId="46FD6DFB" w14:textId="77777777" w:rsidR="004D1711" w:rsidRPr="004D1711" w:rsidRDefault="004D1711" w:rsidP="0079078B">
      <w:pPr>
        <w:pStyle w:val="Kode"/>
      </w:pPr>
      <w:r w:rsidRPr="004D1711">
        <w:t>    _AnswerRelevancy,</w:t>
      </w:r>
    </w:p>
    <w:p w14:paraId="037120D0" w14:textId="77777777" w:rsidR="004D1711" w:rsidRPr="004D1711" w:rsidRDefault="004D1711" w:rsidP="0079078B">
      <w:pPr>
        <w:pStyle w:val="Kode"/>
      </w:pPr>
      <w:r w:rsidRPr="004D1711">
        <w:t>    _LLMContextPrecisionWithReference,</w:t>
      </w:r>
    </w:p>
    <w:p w14:paraId="26046AE2" w14:textId="77777777" w:rsidR="004D1711" w:rsidRPr="004D1711" w:rsidRDefault="004D1711" w:rsidP="0079078B">
      <w:pPr>
        <w:pStyle w:val="Kode"/>
      </w:pPr>
      <w:r w:rsidRPr="004D1711">
        <w:t>    _LLMContextRecall,</w:t>
      </w:r>
    </w:p>
    <w:p w14:paraId="12853719" w14:textId="77777777" w:rsidR="004D1711" w:rsidRPr="004D1711" w:rsidRDefault="004D1711" w:rsidP="0079078B">
      <w:pPr>
        <w:pStyle w:val="Kode"/>
      </w:pPr>
      <w:r w:rsidRPr="004D1711">
        <w:t>    _AnswerCorrectness,</w:t>
      </w:r>
    </w:p>
    <w:p w14:paraId="1B9F6924" w14:textId="77777777" w:rsidR="004D1711" w:rsidRPr="004D1711" w:rsidRDefault="004D1711" w:rsidP="0079078B">
      <w:pPr>
        <w:pStyle w:val="Kode"/>
      </w:pPr>
      <w:r w:rsidRPr="004D1711">
        <w:t>)</w:t>
      </w:r>
    </w:p>
    <w:p w14:paraId="4D914040" w14:textId="77777777" w:rsidR="004D1711" w:rsidRPr="004D1711" w:rsidRDefault="004D1711" w:rsidP="0079078B">
      <w:pPr>
        <w:pStyle w:val="Kode"/>
      </w:pPr>
      <w:r w:rsidRPr="004D1711">
        <w:t>from ragas.run_config import RunConfig</w:t>
      </w:r>
    </w:p>
    <w:p w14:paraId="585ABD9A" w14:textId="77777777" w:rsidR="004D1711" w:rsidRPr="004D1711" w:rsidRDefault="004D1711" w:rsidP="0079078B">
      <w:pPr>
        <w:pStyle w:val="Kode"/>
      </w:pPr>
    </w:p>
    <w:p w14:paraId="2C289B6E" w14:textId="77777777" w:rsidR="004D1711" w:rsidRPr="004D1711" w:rsidRDefault="004D1711" w:rsidP="0079078B">
      <w:pPr>
        <w:pStyle w:val="Kode"/>
      </w:pPr>
      <w:r w:rsidRPr="004D1711">
        <w:t>load_dotenv()</w:t>
      </w:r>
    </w:p>
    <w:p w14:paraId="2CDFA6AD" w14:textId="77777777" w:rsidR="004D1711" w:rsidRPr="004D1711" w:rsidRDefault="004D1711" w:rsidP="0079078B">
      <w:pPr>
        <w:pStyle w:val="Kode"/>
      </w:pPr>
    </w:p>
    <w:p w14:paraId="1B09FAEA" w14:textId="77777777" w:rsidR="004D1711" w:rsidRPr="004D1711" w:rsidRDefault="004D1711" w:rsidP="0079078B">
      <w:pPr>
        <w:pStyle w:val="Kode"/>
      </w:pPr>
      <w:r w:rsidRPr="004D1711">
        <w:t>OPENROUTER_API_KEY = os.getenv("OPENROUTER_API_KEY", "")</w:t>
      </w:r>
    </w:p>
    <w:p w14:paraId="68EBA218" w14:textId="77777777" w:rsidR="004D1711" w:rsidRPr="004D1711" w:rsidRDefault="004D1711" w:rsidP="0079078B">
      <w:pPr>
        <w:pStyle w:val="Kode"/>
      </w:pPr>
      <w:r w:rsidRPr="004D1711">
        <w:t>OPENROUTER_BASE    = "https://openrouter.ai/api/v1"</w:t>
      </w:r>
    </w:p>
    <w:p w14:paraId="32B670AD" w14:textId="77777777" w:rsidR="004D1711" w:rsidRPr="004D1711" w:rsidRDefault="004D1711" w:rsidP="0079078B">
      <w:pPr>
        <w:pStyle w:val="Kode"/>
      </w:pPr>
    </w:p>
    <w:p w14:paraId="1C0D5D4A" w14:textId="77777777" w:rsidR="004D1711" w:rsidRPr="004D1711" w:rsidRDefault="004D1711" w:rsidP="0079078B">
      <w:pPr>
        <w:pStyle w:val="Kode"/>
      </w:pPr>
      <w:r w:rsidRPr="004D1711">
        <w:t>if not OPENROUTER_API_KEY:</w:t>
      </w:r>
    </w:p>
    <w:p w14:paraId="47C09B73" w14:textId="77777777" w:rsidR="004D1711" w:rsidRPr="004D1711" w:rsidRDefault="004D1711" w:rsidP="0079078B">
      <w:pPr>
        <w:pStyle w:val="Kode"/>
      </w:pPr>
      <w:r w:rsidRPr="004D1711">
        <w:t>    sys.exit("[Eval] ERROR: OPENROUTER_API_KEY is not set in your .env file.")</w:t>
      </w:r>
    </w:p>
    <w:p w14:paraId="43187420" w14:textId="77777777" w:rsidR="004D1711" w:rsidRPr="004D1711" w:rsidRDefault="004D1711" w:rsidP="0079078B">
      <w:pPr>
        <w:pStyle w:val="Kode"/>
      </w:pPr>
    </w:p>
    <w:p w14:paraId="1C2BD84D" w14:textId="77777777" w:rsidR="004D1711" w:rsidRPr="004D1711" w:rsidRDefault="004D1711" w:rsidP="0079078B">
      <w:pPr>
        <w:pStyle w:val="Kode"/>
      </w:pPr>
      <w:r w:rsidRPr="004D1711">
        <w:t>DEFAULT_JUDGE_MODEL      = "google/gemini-3-flash-preview"</w:t>
      </w:r>
    </w:p>
    <w:p w14:paraId="5915D24B" w14:textId="77777777" w:rsidR="004D1711" w:rsidRPr="004D1711" w:rsidRDefault="004D1711" w:rsidP="0079078B">
      <w:pPr>
        <w:pStyle w:val="Kode"/>
      </w:pPr>
      <w:r w:rsidRPr="004D1711">
        <w:t>DEFAULT_JUDGE_MAX_TOKENS = 2000</w:t>
      </w:r>
    </w:p>
    <w:p w14:paraId="35317CA9" w14:textId="77777777" w:rsidR="004D1711" w:rsidRPr="004D1711" w:rsidRDefault="004D1711" w:rsidP="0079078B">
      <w:pPr>
        <w:pStyle w:val="Kode"/>
      </w:pPr>
      <w:r w:rsidRPr="004D1711">
        <w:t>DEFAULT_RUN_CONFIG = RunConfig(</w:t>
      </w:r>
    </w:p>
    <w:p w14:paraId="46882B12" w14:textId="77777777" w:rsidR="004D1711" w:rsidRPr="004D1711" w:rsidRDefault="004D1711" w:rsidP="0079078B">
      <w:pPr>
        <w:pStyle w:val="Kode"/>
      </w:pPr>
      <w:r w:rsidRPr="004D1711">
        <w:t>    max_workers=2,</w:t>
      </w:r>
    </w:p>
    <w:p w14:paraId="70E93CE9" w14:textId="77777777" w:rsidR="004D1711" w:rsidRPr="004D1711" w:rsidRDefault="004D1711" w:rsidP="0079078B">
      <w:pPr>
        <w:pStyle w:val="Kode"/>
      </w:pPr>
      <w:r w:rsidRPr="004D1711">
        <w:t>    max_retries=10,</w:t>
      </w:r>
    </w:p>
    <w:p w14:paraId="3ED29BA6" w14:textId="77777777" w:rsidR="004D1711" w:rsidRPr="004D1711" w:rsidRDefault="004D1711" w:rsidP="0079078B">
      <w:pPr>
        <w:pStyle w:val="Kode"/>
      </w:pPr>
      <w:r w:rsidRPr="004D1711">
        <w:t>    max_wait=60,</w:t>
      </w:r>
    </w:p>
    <w:p w14:paraId="30AA0373" w14:textId="77777777" w:rsidR="004D1711" w:rsidRPr="004D1711" w:rsidRDefault="004D1711" w:rsidP="0079078B">
      <w:pPr>
        <w:pStyle w:val="Kode"/>
      </w:pPr>
      <w:r w:rsidRPr="004D1711">
        <w:lastRenderedPageBreak/>
        <w:t>    timeout=240,</w:t>
      </w:r>
    </w:p>
    <w:p w14:paraId="05532BF2" w14:textId="77777777" w:rsidR="004D1711" w:rsidRPr="004D1711" w:rsidRDefault="004D1711" w:rsidP="0079078B">
      <w:pPr>
        <w:pStyle w:val="Kode"/>
      </w:pPr>
      <w:r w:rsidRPr="004D1711">
        <w:t>)</w:t>
      </w:r>
    </w:p>
    <w:p w14:paraId="62C99C3B" w14:textId="77777777" w:rsidR="004D1711" w:rsidRPr="004D1711" w:rsidRDefault="004D1711" w:rsidP="0079078B">
      <w:pPr>
        <w:pStyle w:val="Kode"/>
      </w:pPr>
    </w:p>
    <w:p w14:paraId="6B7B81E9" w14:textId="77777777" w:rsidR="004D1711" w:rsidRPr="004D1711" w:rsidRDefault="004D1711" w:rsidP="0079078B">
      <w:pPr>
        <w:pStyle w:val="Kode"/>
      </w:pPr>
      <w:r w:rsidRPr="004D1711">
        <w:t># ---------------------------------------------------------------------------</w:t>
      </w:r>
    </w:p>
    <w:p w14:paraId="7C33B8DC" w14:textId="77777777" w:rsidR="004D1711" w:rsidRPr="004D1711" w:rsidRDefault="004D1711" w:rsidP="0079078B">
      <w:pPr>
        <w:pStyle w:val="Kode"/>
      </w:pPr>
      <w:r w:rsidRPr="004D1711">
        <w:t># RAGAS LLM</w:t>
      </w:r>
    </w:p>
    <w:p w14:paraId="6747BB71" w14:textId="77777777" w:rsidR="004D1711" w:rsidRPr="004D1711" w:rsidRDefault="004D1711" w:rsidP="0079078B">
      <w:pPr>
        <w:pStyle w:val="Kode"/>
      </w:pPr>
      <w:r w:rsidRPr="004D1711">
        <w:t># ---------------------------------------------------------------------------</w:t>
      </w:r>
    </w:p>
    <w:p w14:paraId="45EED111" w14:textId="77777777" w:rsidR="004D1711" w:rsidRPr="004D1711" w:rsidRDefault="004D1711" w:rsidP="0079078B">
      <w:pPr>
        <w:pStyle w:val="Kode"/>
      </w:pPr>
      <w:r w:rsidRPr="004D1711">
        <w:t>def _build_evaluator_llm(model: str, max_tokens: int) -&gt; LangchainLLMWrapper:</w:t>
      </w:r>
    </w:p>
    <w:p w14:paraId="75D74C0B" w14:textId="77777777" w:rsidR="004D1711" w:rsidRPr="004D1711" w:rsidRDefault="004D1711" w:rsidP="0079078B">
      <w:pPr>
        <w:pStyle w:val="Kode"/>
      </w:pPr>
      <w:r w:rsidRPr="004D1711">
        <w:t>    chat = ChatOpenAI(</w:t>
      </w:r>
    </w:p>
    <w:p w14:paraId="5F8D3E27" w14:textId="77777777" w:rsidR="004D1711" w:rsidRPr="004D1711" w:rsidRDefault="004D1711" w:rsidP="0079078B">
      <w:pPr>
        <w:pStyle w:val="Kode"/>
      </w:pPr>
      <w:r w:rsidRPr="004D1711">
        <w:t>        model=model,</w:t>
      </w:r>
    </w:p>
    <w:p w14:paraId="48963742" w14:textId="77777777" w:rsidR="004D1711" w:rsidRPr="004D1711" w:rsidRDefault="004D1711" w:rsidP="0079078B">
      <w:pPr>
        <w:pStyle w:val="Kode"/>
      </w:pPr>
      <w:r w:rsidRPr="004D1711">
        <w:t>        api_key=OPENROUTER_API_KEY,</w:t>
      </w:r>
    </w:p>
    <w:p w14:paraId="45D2B7B1" w14:textId="77777777" w:rsidR="004D1711" w:rsidRPr="004D1711" w:rsidRDefault="004D1711" w:rsidP="0079078B">
      <w:pPr>
        <w:pStyle w:val="Kode"/>
      </w:pPr>
      <w:r w:rsidRPr="004D1711">
        <w:t>        base_url=OPENROUTER_BASE,</w:t>
      </w:r>
    </w:p>
    <w:p w14:paraId="3FDDDD8A" w14:textId="77777777" w:rsidR="004D1711" w:rsidRPr="004D1711" w:rsidRDefault="004D1711" w:rsidP="0079078B">
      <w:pPr>
        <w:pStyle w:val="Kode"/>
      </w:pPr>
      <w:r w:rsidRPr="004D1711">
        <w:t>        max_tokens=max_tokens,</w:t>
      </w:r>
    </w:p>
    <w:p w14:paraId="3D88C19D" w14:textId="77777777" w:rsidR="004D1711" w:rsidRPr="004D1711" w:rsidRDefault="004D1711" w:rsidP="0079078B">
      <w:pPr>
        <w:pStyle w:val="Kode"/>
      </w:pPr>
      <w:r w:rsidRPr="004D1711">
        <w:t>    )</w:t>
      </w:r>
    </w:p>
    <w:p w14:paraId="42786CA4" w14:textId="77777777" w:rsidR="004D1711" w:rsidRPr="004D1711" w:rsidRDefault="004D1711" w:rsidP="0079078B">
      <w:pPr>
        <w:pStyle w:val="Kode"/>
      </w:pPr>
      <w:r w:rsidRPr="004D1711">
        <w:t>    with warnings.catch_warnings():</w:t>
      </w:r>
    </w:p>
    <w:p w14:paraId="20ECA9CB" w14:textId="77777777" w:rsidR="004D1711" w:rsidRPr="004D1711" w:rsidRDefault="004D1711" w:rsidP="0079078B">
      <w:pPr>
        <w:pStyle w:val="Kode"/>
      </w:pPr>
      <w:r w:rsidRPr="004D1711">
        <w:t>        warnings.simplefilter("ignore", DeprecationWarning)</w:t>
      </w:r>
    </w:p>
    <w:p w14:paraId="323A9EE6" w14:textId="77777777" w:rsidR="004D1711" w:rsidRPr="004D1711" w:rsidRDefault="004D1711" w:rsidP="0079078B">
      <w:pPr>
        <w:pStyle w:val="Kode"/>
      </w:pPr>
      <w:r w:rsidRPr="004D1711">
        <w:t>        return LangchainLLMWrapper(chat)</w:t>
      </w:r>
    </w:p>
    <w:p w14:paraId="0DEEA258" w14:textId="77777777" w:rsidR="004D1711" w:rsidRPr="004D1711" w:rsidRDefault="004D1711" w:rsidP="0079078B">
      <w:pPr>
        <w:pStyle w:val="Kode"/>
      </w:pPr>
    </w:p>
    <w:p w14:paraId="16D6B3B5" w14:textId="77777777" w:rsidR="004D1711" w:rsidRPr="004D1711" w:rsidRDefault="004D1711" w:rsidP="0079078B">
      <w:pPr>
        <w:pStyle w:val="Kode"/>
      </w:pPr>
      <w:r w:rsidRPr="004D1711">
        <w:t># ---------------------------------------------------------------------------</w:t>
      </w:r>
    </w:p>
    <w:p w14:paraId="45B8E0E6" w14:textId="77777777" w:rsidR="004D1711" w:rsidRPr="004D1711" w:rsidRDefault="004D1711" w:rsidP="0079078B">
      <w:pPr>
        <w:pStyle w:val="Kode"/>
      </w:pPr>
      <w:r w:rsidRPr="004D1711">
        <w:t># RAGAS Embeddings</w:t>
      </w:r>
    </w:p>
    <w:p w14:paraId="6098AF98" w14:textId="77777777" w:rsidR="004D1711" w:rsidRPr="004D1711" w:rsidRDefault="004D1711" w:rsidP="0079078B">
      <w:pPr>
        <w:pStyle w:val="Kode"/>
      </w:pPr>
      <w:r w:rsidRPr="004D1711">
        <w:t># ---------------------------------------------------------------------------</w:t>
      </w:r>
    </w:p>
    <w:p w14:paraId="5C954477" w14:textId="77777777" w:rsidR="004D1711" w:rsidRPr="004D1711" w:rsidRDefault="004D1711" w:rsidP="0079078B">
      <w:pPr>
        <w:pStyle w:val="Kode"/>
      </w:pPr>
      <w:r w:rsidRPr="004D1711">
        <w:t>def _build_relevancy_embeddings() -&gt; LangchainOpenAIEmbeddings:</w:t>
      </w:r>
    </w:p>
    <w:p w14:paraId="657078CC" w14:textId="77777777" w:rsidR="004D1711" w:rsidRPr="004D1711" w:rsidRDefault="004D1711" w:rsidP="0079078B">
      <w:pPr>
        <w:pStyle w:val="Kode"/>
      </w:pPr>
      <w:r w:rsidRPr="004D1711">
        <w:t>    return LangchainOpenAIEmbeddings(</w:t>
      </w:r>
    </w:p>
    <w:p w14:paraId="26D715B5" w14:textId="77777777" w:rsidR="004D1711" w:rsidRPr="004D1711" w:rsidRDefault="004D1711" w:rsidP="0079078B">
      <w:pPr>
        <w:pStyle w:val="Kode"/>
      </w:pPr>
      <w:r w:rsidRPr="004D1711">
        <w:t>        model="google/gemini-embedding-001",</w:t>
      </w:r>
    </w:p>
    <w:p w14:paraId="2468944D" w14:textId="77777777" w:rsidR="004D1711" w:rsidRPr="004D1711" w:rsidRDefault="004D1711" w:rsidP="0079078B">
      <w:pPr>
        <w:pStyle w:val="Kode"/>
      </w:pPr>
      <w:r w:rsidRPr="004D1711">
        <w:t>        openai_api_key=OPENROUTER_API_KEY,</w:t>
      </w:r>
    </w:p>
    <w:p w14:paraId="5B0E15C1" w14:textId="77777777" w:rsidR="004D1711" w:rsidRPr="004D1711" w:rsidRDefault="004D1711" w:rsidP="0079078B">
      <w:pPr>
        <w:pStyle w:val="Kode"/>
      </w:pPr>
      <w:r w:rsidRPr="004D1711">
        <w:t>        openai_api_base=OPENROUTER_BASE,</w:t>
      </w:r>
    </w:p>
    <w:p w14:paraId="46656767" w14:textId="77777777" w:rsidR="004D1711" w:rsidRPr="004D1711" w:rsidRDefault="004D1711" w:rsidP="0079078B">
      <w:pPr>
        <w:pStyle w:val="Kode"/>
      </w:pPr>
      <w:r w:rsidRPr="004D1711">
        <w:t>        model_kwargs={"encoding_format": "float"},</w:t>
      </w:r>
    </w:p>
    <w:p w14:paraId="3B3CAF8A" w14:textId="77777777" w:rsidR="004D1711" w:rsidRPr="004D1711" w:rsidRDefault="004D1711" w:rsidP="0079078B">
      <w:pPr>
        <w:pStyle w:val="Kode"/>
      </w:pPr>
      <w:r w:rsidRPr="004D1711">
        <w:t>        check_embedding_ctx_length=False,</w:t>
      </w:r>
    </w:p>
    <w:p w14:paraId="222701CC" w14:textId="77777777" w:rsidR="004D1711" w:rsidRPr="004D1711" w:rsidRDefault="004D1711" w:rsidP="0079078B">
      <w:pPr>
        <w:pStyle w:val="Kode"/>
      </w:pPr>
      <w:r w:rsidRPr="004D1711">
        <w:t>        max_retries=6,</w:t>
      </w:r>
    </w:p>
    <w:p w14:paraId="4D7CBF95" w14:textId="77777777" w:rsidR="004D1711" w:rsidRPr="004D1711" w:rsidRDefault="004D1711" w:rsidP="0079078B">
      <w:pPr>
        <w:pStyle w:val="Kode"/>
      </w:pPr>
      <w:r w:rsidRPr="004D1711">
        <w:t>        retry_min_seconds=4,</w:t>
      </w:r>
    </w:p>
    <w:p w14:paraId="45CE941D" w14:textId="77777777" w:rsidR="004D1711" w:rsidRPr="004D1711" w:rsidRDefault="004D1711" w:rsidP="0079078B">
      <w:pPr>
        <w:pStyle w:val="Kode"/>
      </w:pPr>
      <w:r w:rsidRPr="004D1711">
        <w:t>        retry_max_seconds=30,</w:t>
      </w:r>
    </w:p>
    <w:p w14:paraId="21150656" w14:textId="77777777" w:rsidR="004D1711" w:rsidRPr="004D1711" w:rsidRDefault="004D1711" w:rsidP="0079078B">
      <w:pPr>
        <w:pStyle w:val="Kode"/>
      </w:pPr>
      <w:r w:rsidRPr="004D1711">
        <w:t>    )</w:t>
      </w:r>
    </w:p>
    <w:p w14:paraId="3EA0D700" w14:textId="77777777" w:rsidR="004D1711" w:rsidRPr="004D1711" w:rsidRDefault="004D1711" w:rsidP="0079078B">
      <w:pPr>
        <w:pStyle w:val="Kode"/>
      </w:pPr>
    </w:p>
    <w:p w14:paraId="3B64F8F6" w14:textId="77777777" w:rsidR="004D1711" w:rsidRPr="004D1711" w:rsidRDefault="004D1711" w:rsidP="0079078B">
      <w:pPr>
        <w:pStyle w:val="Kode"/>
      </w:pPr>
      <w:r w:rsidRPr="004D1711">
        <w:t>def _build_similarity_embeddings():</w:t>
      </w:r>
    </w:p>
    <w:p w14:paraId="2BAFC6AA" w14:textId="77777777" w:rsidR="004D1711" w:rsidRPr="004D1711" w:rsidRDefault="004D1711" w:rsidP="0079078B">
      <w:pPr>
        <w:pStyle w:val="Kode"/>
      </w:pPr>
      <w:r w:rsidRPr="004D1711">
        <w:t>    from ragas.embeddings.openai_provider import (</w:t>
      </w:r>
    </w:p>
    <w:p w14:paraId="116544AC" w14:textId="77777777" w:rsidR="004D1711" w:rsidRPr="004D1711" w:rsidRDefault="004D1711" w:rsidP="0079078B">
      <w:pPr>
        <w:pStyle w:val="Kode"/>
      </w:pPr>
      <w:r w:rsidRPr="004D1711">
        <w:t>        OpenAIEmbeddings as RagasOpenAIEmbeddings,</w:t>
      </w:r>
    </w:p>
    <w:p w14:paraId="750836F3" w14:textId="77777777" w:rsidR="004D1711" w:rsidRPr="004D1711" w:rsidRDefault="004D1711" w:rsidP="0079078B">
      <w:pPr>
        <w:pStyle w:val="Kode"/>
      </w:pPr>
      <w:r w:rsidRPr="004D1711">
        <w:t>    )</w:t>
      </w:r>
    </w:p>
    <w:p w14:paraId="5730F885" w14:textId="77777777" w:rsidR="004D1711" w:rsidRPr="004D1711" w:rsidRDefault="004D1711" w:rsidP="0079078B">
      <w:pPr>
        <w:pStyle w:val="Kode"/>
      </w:pPr>
    </w:p>
    <w:p w14:paraId="0CBAE40E" w14:textId="77777777" w:rsidR="004D1711" w:rsidRPr="004D1711" w:rsidRDefault="004D1711" w:rsidP="0079078B">
      <w:pPr>
        <w:pStyle w:val="Kode"/>
      </w:pPr>
      <w:r w:rsidRPr="004D1711">
        <w:t>    class _FloatEncodingEmbeddings(RagasOpenAIEmbeddings):</w:t>
      </w:r>
    </w:p>
    <w:p w14:paraId="78CBA97A" w14:textId="77777777" w:rsidR="004D1711" w:rsidRPr="004D1711" w:rsidRDefault="004D1711" w:rsidP="0079078B">
      <w:pPr>
        <w:pStyle w:val="Kode"/>
      </w:pPr>
      <w:r w:rsidRPr="004D1711">
        <w:t>        """Thin subclass that forces encoding_format='float' on every call."""</w:t>
      </w:r>
    </w:p>
    <w:p w14:paraId="38319698" w14:textId="77777777" w:rsidR="004D1711" w:rsidRPr="004D1711" w:rsidRDefault="004D1711" w:rsidP="0079078B">
      <w:pPr>
        <w:pStyle w:val="Kode"/>
      </w:pPr>
    </w:p>
    <w:p w14:paraId="616B2700" w14:textId="77777777" w:rsidR="004D1711" w:rsidRPr="004D1711" w:rsidRDefault="004D1711" w:rsidP="0079078B">
      <w:pPr>
        <w:pStyle w:val="Kode"/>
      </w:pPr>
      <w:r w:rsidRPr="004D1711">
        <w:lastRenderedPageBreak/>
        <w:t>        async def aembed_text(self, text, **kwargs):</w:t>
      </w:r>
    </w:p>
    <w:p w14:paraId="66C40669" w14:textId="77777777" w:rsidR="004D1711" w:rsidRPr="004D1711" w:rsidRDefault="004D1711" w:rsidP="0079078B">
      <w:pPr>
        <w:pStyle w:val="Kode"/>
      </w:pPr>
      <w:r w:rsidRPr="004D1711">
        <w:t>            kwargs.setdefault("encoding_format", "float")</w:t>
      </w:r>
    </w:p>
    <w:p w14:paraId="0936DB11" w14:textId="77777777" w:rsidR="004D1711" w:rsidRPr="004D1711" w:rsidRDefault="004D1711" w:rsidP="0079078B">
      <w:pPr>
        <w:pStyle w:val="Kode"/>
      </w:pPr>
      <w:r w:rsidRPr="004D1711">
        <w:t>            return await super().aembed_text(text, **kwargs)</w:t>
      </w:r>
    </w:p>
    <w:p w14:paraId="187EC464" w14:textId="77777777" w:rsidR="004D1711" w:rsidRPr="004D1711" w:rsidRDefault="004D1711" w:rsidP="0079078B">
      <w:pPr>
        <w:pStyle w:val="Kode"/>
      </w:pPr>
    </w:p>
    <w:p w14:paraId="5240E00F" w14:textId="77777777" w:rsidR="004D1711" w:rsidRPr="004D1711" w:rsidRDefault="004D1711" w:rsidP="0079078B">
      <w:pPr>
        <w:pStyle w:val="Kode"/>
      </w:pPr>
      <w:r w:rsidRPr="004D1711">
        <w:t>        async def aembed_texts(self, texts, **kwargs):</w:t>
      </w:r>
    </w:p>
    <w:p w14:paraId="1DE06DFA" w14:textId="77777777" w:rsidR="004D1711" w:rsidRPr="004D1711" w:rsidRDefault="004D1711" w:rsidP="0079078B">
      <w:pPr>
        <w:pStyle w:val="Kode"/>
      </w:pPr>
      <w:r w:rsidRPr="004D1711">
        <w:t>            kwargs.setdefault("encoding_format", "float")</w:t>
      </w:r>
    </w:p>
    <w:p w14:paraId="45E7D115" w14:textId="77777777" w:rsidR="004D1711" w:rsidRPr="004D1711" w:rsidRDefault="004D1711" w:rsidP="0079078B">
      <w:pPr>
        <w:pStyle w:val="Kode"/>
      </w:pPr>
      <w:r w:rsidRPr="004D1711">
        <w:t>            return await super().aembed_texts(texts, **kwargs)</w:t>
      </w:r>
    </w:p>
    <w:p w14:paraId="694CF47C" w14:textId="77777777" w:rsidR="004D1711" w:rsidRPr="004D1711" w:rsidRDefault="004D1711" w:rsidP="0079078B">
      <w:pPr>
        <w:pStyle w:val="Kode"/>
      </w:pPr>
    </w:p>
    <w:p w14:paraId="484C1B6D" w14:textId="77777777" w:rsidR="004D1711" w:rsidRPr="004D1711" w:rsidRDefault="004D1711" w:rsidP="0079078B">
      <w:pPr>
        <w:pStyle w:val="Kode"/>
      </w:pPr>
      <w:r w:rsidRPr="004D1711">
        <w:t>        def embed_text(self, text, **kwargs):</w:t>
      </w:r>
    </w:p>
    <w:p w14:paraId="2AC51165" w14:textId="77777777" w:rsidR="004D1711" w:rsidRPr="004D1711" w:rsidRDefault="004D1711" w:rsidP="0079078B">
      <w:pPr>
        <w:pStyle w:val="Kode"/>
      </w:pPr>
      <w:r w:rsidRPr="004D1711">
        <w:t>            kwargs.setdefault("encoding_format", "float")</w:t>
      </w:r>
    </w:p>
    <w:p w14:paraId="65391FA3" w14:textId="77777777" w:rsidR="004D1711" w:rsidRPr="004D1711" w:rsidRDefault="004D1711" w:rsidP="0079078B">
      <w:pPr>
        <w:pStyle w:val="Kode"/>
      </w:pPr>
      <w:r w:rsidRPr="004D1711">
        <w:t>            return super().embed_text(text, **kwargs)</w:t>
      </w:r>
    </w:p>
    <w:p w14:paraId="5B7FA926" w14:textId="77777777" w:rsidR="004D1711" w:rsidRPr="004D1711" w:rsidRDefault="004D1711" w:rsidP="0079078B">
      <w:pPr>
        <w:pStyle w:val="Kode"/>
      </w:pPr>
    </w:p>
    <w:p w14:paraId="4B88F716" w14:textId="77777777" w:rsidR="004D1711" w:rsidRPr="004D1711" w:rsidRDefault="004D1711" w:rsidP="0079078B">
      <w:pPr>
        <w:pStyle w:val="Kode"/>
      </w:pPr>
      <w:r w:rsidRPr="004D1711">
        <w:t>        def embed_texts(self, texts, **kwargs):</w:t>
      </w:r>
    </w:p>
    <w:p w14:paraId="607BF07D" w14:textId="77777777" w:rsidR="004D1711" w:rsidRPr="004D1711" w:rsidRDefault="004D1711" w:rsidP="0079078B">
      <w:pPr>
        <w:pStyle w:val="Kode"/>
      </w:pPr>
      <w:r w:rsidRPr="004D1711">
        <w:t>            kwargs.setdefault("encoding_format", "float")</w:t>
      </w:r>
    </w:p>
    <w:p w14:paraId="0DC5E206" w14:textId="77777777" w:rsidR="004D1711" w:rsidRPr="004D1711" w:rsidRDefault="004D1711" w:rsidP="0079078B">
      <w:pPr>
        <w:pStyle w:val="Kode"/>
      </w:pPr>
      <w:r w:rsidRPr="004D1711">
        <w:t>            return super().embed_texts(texts, **kwargs)</w:t>
      </w:r>
    </w:p>
    <w:p w14:paraId="7B7CC842" w14:textId="77777777" w:rsidR="004D1711" w:rsidRPr="004D1711" w:rsidRDefault="004D1711" w:rsidP="0079078B">
      <w:pPr>
        <w:pStyle w:val="Kode"/>
      </w:pPr>
    </w:p>
    <w:p w14:paraId="7D1B8223" w14:textId="77777777" w:rsidR="004D1711" w:rsidRPr="004D1711" w:rsidRDefault="004D1711" w:rsidP="0079078B">
      <w:pPr>
        <w:pStyle w:val="Kode"/>
      </w:pPr>
      <w:r w:rsidRPr="004D1711">
        <w:t>    async_client = AsyncOpenAI(</w:t>
      </w:r>
    </w:p>
    <w:p w14:paraId="235C63CA" w14:textId="77777777" w:rsidR="004D1711" w:rsidRPr="004D1711" w:rsidRDefault="004D1711" w:rsidP="0079078B">
      <w:pPr>
        <w:pStyle w:val="Kode"/>
      </w:pPr>
      <w:r w:rsidRPr="004D1711">
        <w:t>        api_key=OPENROUTER_API_KEY,</w:t>
      </w:r>
    </w:p>
    <w:p w14:paraId="2A6D0597" w14:textId="77777777" w:rsidR="004D1711" w:rsidRPr="004D1711" w:rsidRDefault="004D1711" w:rsidP="0079078B">
      <w:pPr>
        <w:pStyle w:val="Kode"/>
      </w:pPr>
      <w:r w:rsidRPr="004D1711">
        <w:t>        base_url=OPENROUTER_BASE,</w:t>
      </w:r>
    </w:p>
    <w:p w14:paraId="337C3717" w14:textId="77777777" w:rsidR="004D1711" w:rsidRPr="004D1711" w:rsidRDefault="004D1711" w:rsidP="0079078B">
      <w:pPr>
        <w:pStyle w:val="Kode"/>
      </w:pPr>
      <w:r w:rsidRPr="004D1711">
        <w:t>    )</w:t>
      </w:r>
    </w:p>
    <w:p w14:paraId="3F5A40E7" w14:textId="77777777" w:rsidR="004D1711" w:rsidRPr="004D1711" w:rsidRDefault="004D1711" w:rsidP="0079078B">
      <w:pPr>
        <w:pStyle w:val="Kode"/>
      </w:pPr>
      <w:r w:rsidRPr="004D1711">
        <w:t>    return _FloatEncodingEmbeddings(</w:t>
      </w:r>
    </w:p>
    <w:p w14:paraId="0478A5B4" w14:textId="77777777" w:rsidR="004D1711" w:rsidRPr="004D1711" w:rsidRDefault="004D1711" w:rsidP="0079078B">
      <w:pPr>
        <w:pStyle w:val="Kode"/>
      </w:pPr>
      <w:r w:rsidRPr="004D1711">
        <w:t>        client=async_client,</w:t>
      </w:r>
    </w:p>
    <w:p w14:paraId="23799E51" w14:textId="77777777" w:rsidR="004D1711" w:rsidRPr="004D1711" w:rsidRDefault="004D1711" w:rsidP="0079078B">
      <w:pPr>
        <w:pStyle w:val="Kode"/>
      </w:pPr>
      <w:r w:rsidRPr="004D1711">
        <w:t>        model="google/gemini-embedding-001",</w:t>
      </w:r>
    </w:p>
    <w:p w14:paraId="0BBB5E8C" w14:textId="77777777" w:rsidR="004D1711" w:rsidRPr="004D1711" w:rsidRDefault="004D1711" w:rsidP="0079078B">
      <w:pPr>
        <w:pStyle w:val="Kode"/>
      </w:pPr>
      <w:r w:rsidRPr="004D1711">
        <w:t>    )</w:t>
      </w:r>
    </w:p>
    <w:p w14:paraId="2E26E186" w14:textId="77777777" w:rsidR="004D1711" w:rsidRPr="004D1711" w:rsidRDefault="004D1711" w:rsidP="0079078B">
      <w:pPr>
        <w:pStyle w:val="Kode"/>
      </w:pPr>
    </w:p>
    <w:p w14:paraId="24A6A228" w14:textId="77777777" w:rsidR="004D1711" w:rsidRPr="004D1711" w:rsidRDefault="004D1711" w:rsidP="0079078B">
      <w:pPr>
        <w:pStyle w:val="Kode"/>
      </w:pPr>
      <w:r w:rsidRPr="004D1711">
        <w:t># ---------------------------------------------------------------------------</w:t>
      </w:r>
    </w:p>
    <w:p w14:paraId="27A78F28" w14:textId="77777777" w:rsidR="004D1711" w:rsidRPr="004D1711" w:rsidRDefault="004D1711" w:rsidP="0079078B">
      <w:pPr>
        <w:pStyle w:val="Kode"/>
      </w:pPr>
      <w:r w:rsidRPr="004D1711">
        <w:t># Test set loading</w:t>
      </w:r>
    </w:p>
    <w:p w14:paraId="622BB4F7" w14:textId="77777777" w:rsidR="004D1711" w:rsidRPr="004D1711" w:rsidRDefault="004D1711" w:rsidP="0079078B">
      <w:pPr>
        <w:pStyle w:val="Kode"/>
      </w:pPr>
      <w:r w:rsidRPr="004D1711">
        <w:t># ---------------------------------------------------------------------------</w:t>
      </w:r>
    </w:p>
    <w:p w14:paraId="41CA53DA" w14:textId="77777777" w:rsidR="004D1711" w:rsidRPr="004D1711" w:rsidRDefault="004D1711" w:rsidP="0079078B">
      <w:pPr>
        <w:pStyle w:val="Kode"/>
      </w:pPr>
      <w:r w:rsidRPr="004D1711">
        <w:t>def load_test(</w:t>
      </w:r>
    </w:p>
    <w:p w14:paraId="09FFB029" w14:textId="77777777" w:rsidR="004D1711" w:rsidRPr="004D1711" w:rsidRDefault="004D1711" w:rsidP="0079078B">
      <w:pPr>
        <w:pStyle w:val="Kode"/>
      </w:pPr>
      <w:r w:rsidRPr="004D1711">
        <w:t>    path: str,</w:t>
      </w:r>
    </w:p>
    <w:p w14:paraId="3115BFD4" w14:textId="77777777" w:rsidR="004D1711" w:rsidRPr="004D1711" w:rsidRDefault="004D1711" w:rsidP="0079078B">
      <w:pPr>
        <w:pStyle w:val="Kode"/>
      </w:pPr>
      <w:r w:rsidRPr="004D1711">
        <w:t>    mode_filter: str | None = None,</w:t>
      </w:r>
    </w:p>
    <w:p w14:paraId="2A6D04EE" w14:textId="77777777" w:rsidR="004D1711" w:rsidRPr="004D1711" w:rsidRDefault="004D1711" w:rsidP="0079078B">
      <w:pPr>
        <w:pStyle w:val="Kode"/>
      </w:pPr>
      <w:r w:rsidRPr="004D1711">
        <w:t>    category_filter: str | None = None,</w:t>
      </w:r>
    </w:p>
    <w:p w14:paraId="3362DAEE" w14:textId="77777777" w:rsidR="004D1711" w:rsidRPr="004D1711" w:rsidRDefault="004D1711" w:rsidP="0079078B">
      <w:pPr>
        <w:pStyle w:val="Kode"/>
      </w:pPr>
      <w:r w:rsidRPr="004D1711">
        <w:t>) -&gt; list[dict]:</w:t>
      </w:r>
    </w:p>
    <w:p w14:paraId="7275A656" w14:textId="77777777" w:rsidR="004D1711" w:rsidRPr="004D1711" w:rsidRDefault="004D1711" w:rsidP="0079078B">
      <w:pPr>
        <w:pStyle w:val="Kode"/>
      </w:pPr>
      <w:r w:rsidRPr="004D1711">
        <w:t>    """Loads and optionally filters the JSON test set."""</w:t>
      </w:r>
    </w:p>
    <w:p w14:paraId="267B3531" w14:textId="77777777" w:rsidR="004D1711" w:rsidRPr="004D1711" w:rsidRDefault="004D1711" w:rsidP="0079078B">
      <w:pPr>
        <w:pStyle w:val="Kode"/>
      </w:pPr>
      <w:r w:rsidRPr="004D1711">
        <w:t>    with open(path, "r", encoding="utf-8") as f:</w:t>
      </w:r>
    </w:p>
    <w:p w14:paraId="5FB46DB1" w14:textId="77777777" w:rsidR="004D1711" w:rsidRPr="004D1711" w:rsidRDefault="004D1711" w:rsidP="0079078B">
      <w:pPr>
        <w:pStyle w:val="Kode"/>
      </w:pPr>
      <w:r w:rsidRPr="004D1711">
        <w:t>        samples = json.load(f)</w:t>
      </w:r>
    </w:p>
    <w:p w14:paraId="27E117CA" w14:textId="77777777" w:rsidR="004D1711" w:rsidRPr="004D1711" w:rsidRDefault="004D1711" w:rsidP="0079078B">
      <w:pPr>
        <w:pStyle w:val="Kode"/>
      </w:pPr>
    </w:p>
    <w:p w14:paraId="015A56DC" w14:textId="77777777" w:rsidR="004D1711" w:rsidRPr="004D1711" w:rsidRDefault="004D1711" w:rsidP="0079078B">
      <w:pPr>
        <w:pStyle w:val="Kode"/>
      </w:pPr>
      <w:r w:rsidRPr="004D1711">
        <w:t>    if mode_filter:</w:t>
      </w:r>
    </w:p>
    <w:p w14:paraId="01C2EB6D" w14:textId="77777777" w:rsidR="004D1711" w:rsidRPr="004D1711" w:rsidRDefault="004D1711" w:rsidP="0079078B">
      <w:pPr>
        <w:pStyle w:val="Kode"/>
      </w:pPr>
      <w:r w:rsidRPr="004D1711">
        <w:t>        samples = [s for s in samples if s.get("mode") == mode_filter]</w:t>
      </w:r>
    </w:p>
    <w:p w14:paraId="2DCE5C3D" w14:textId="77777777" w:rsidR="004D1711" w:rsidRPr="004D1711" w:rsidRDefault="004D1711" w:rsidP="0079078B">
      <w:pPr>
        <w:pStyle w:val="Kode"/>
      </w:pPr>
      <w:r w:rsidRPr="004D1711">
        <w:t>    if category_filter:</w:t>
      </w:r>
    </w:p>
    <w:p w14:paraId="60B55281" w14:textId="77777777" w:rsidR="004D1711" w:rsidRPr="004D1711" w:rsidRDefault="004D1711" w:rsidP="0079078B">
      <w:pPr>
        <w:pStyle w:val="Kode"/>
      </w:pPr>
      <w:r w:rsidRPr="004D1711">
        <w:lastRenderedPageBreak/>
        <w:t>        samples = [s for s in samples if s.get("category") == category_filter]</w:t>
      </w:r>
    </w:p>
    <w:p w14:paraId="272B1537" w14:textId="77777777" w:rsidR="004D1711" w:rsidRPr="004D1711" w:rsidRDefault="004D1711" w:rsidP="0079078B">
      <w:pPr>
        <w:pStyle w:val="Kode"/>
      </w:pPr>
    </w:p>
    <w:p w14:paraId="3AD9A1D1" w14:textId="77777777" w:rsidR="004D1711" w:rsidRPr="004D1711" w:rsidRDefault="004D1711" w:rsidP="0079078B">
      <w:pPr>
        <w:pStyle w:val="Kode"/>
      </w:pPr>
      <w:r w:rsidRPr="004D1711">
        <w:t>    if not samples:</w:t>
      </w:r>
    </w:p>
    <w:p w14:paraId="4A21A9AA" w14:textId="77777777" w:rsidR="004D1711" w:rsidRPr="004D1711" w:rsidRDefault="004D1711" w:rsidP="0079078B">
      <w:pPr>
        <w:pStyle w:val="Kode"/>
      </w:pPr>
      <w:r w:rsidRPr="004D1711">
        <w:t>        filters = []</w:t>
      </w:r>
    </w:p>
    <w:p w14:paraId="0876B754" w14:textId="77777777" w:rsidR="004D1711" w:rsidRPr="004D1711" w:rsidRDefault="004D1711" w:rsidP="0079078B">
      <w:pPr>
        <w:pStyle w:val="Kode"/>
      </w:pPr>
      <w:r w:rsidRPr="004D1711">
        <w:t>        if mode_filter:</w:t>
      </w:r>
    </w:p>
    <w:p w14:paraId="4D63B974" w14:textId="77777777" w:rsidR="004D1711" w:rsidRPr="004D1711" w:rsidRDefault="004D1711" w:rsidP="0079078B">
      <w:pPr>
        <w:pStyle w:val="Kode"/>
      </w:pPr>
      <w:r w:rsidRPr="004D1711">
        <w:t>            filters.append(f"mode={mode_filter!r}")</w:t>
      </w:r>
    </w:p>
    <w:p w14:paraId="05CE69DE" w14:textId="77777777" w:rsidR="004D1711" w:rsidRPr="004D1711" w:rsidRDefault="004D1711" w:rsidP="0079078B">
      <w:pPr>
        <w:pStyle w:val="Kode"/>
      </w:pPr>
      <w:r w:rsidRPr="004D1711">
        <w:t>        if category_filter:</w:t>
      </w:r>
    </w:p>
    <w:p w14:paraId="5AC00B24" w14:textId="77777777" w:rsidR="004D1711" w:rsidRPr="004D1711" w:rsidRDefault="004D1711" w:rsidP="0079078B">
      <w:pPr>
        <w:pStyle w:val="Kode"/>
      </w:pPr>
      <w:r w:rsidRPr="004D1711">
        <w:t>            filters.append(f"category={category_filter!r}")</w:t>
      </w:r>
    </w:p>
    <w:p w14:paraId="14784557" w14:textId="77777777" w:rsidR="004D1711" w:rsidRPr="004D1711" w:rsidRDefault="004D1711" w:rsidP="0079078B">
      <w:pPr>
        <w:pStyle w:val="Kode"/>
      </w:pPr>
      <w:r w:rsidRPr="004D1711">
        <w:t>        sys.exit(f"[Eval] No samples found ({', '.join(filters) or 'no filter'}). Aborting.")</w:t>
      </w:r>
    </w:p>
    <w:p w14:paraId="6508C53D" w14:textId="77777777" w:rsidR="004D1711" w:rsidRPr="004D1711" w:rsidRDefault="004D1711" w:rsidP="0079078B">
      <w:pPr>
        <w:pStyle w:val="Kode"/>
      </w:pPr>
    </w:p>
    <w:p w14:paraId="1C839C90" w14:textId="77777777" w:rsidR="004D1711" w:rsidRPr="004D1711" w:rsidRDefault="004D1711" w:rsidP="0079078B">
      <w:pPr>
        <w:pStyle w:val="Kode"/>
      </w:pPr>
      <w:r w:rsidRPr="004D1711">
        <w:t>    cats  = {}</w:t>
      </w:r>
    </w:p>
    <w:p w14:paraId="001A0D45" w14:textId="77777777" w:rsidR="004D1711" w:rsidRPr="004D1711" w:rsidRDefault="004D1711" w:rsidP="0079078B">
      <w:pPr>
        <w:pStyle w:val="Kode"/>
      </w:pPr>
      <w:r w:rsidRPr="004D1711">
        <w:t>    modes = {}</w:t>
      </w:r>
    </w:p>
    <w:p w14:paraId="027BB217" w14:textId="77777777" w:rsidR="004D1711" w:rsidRPr="004D1711" w:rsidRDefault="004D1711" w:rsidP="0079078B">
      <w:pPr>
        <w:pStyle w:val="Kode"/>
      </w:pPr>
      <w:r w:rsidRPr="004D1711">
        <w:t>    for s in samples:</w:t>
      </w:r>
    </w:p>
    <w:p w14:paraId="5E6BBB4D" w14:textId="77777777" w:rsidR="004D1711" w:rsidRPr="004D1711" w:rsidRDefault="004D1711" w:rsidP="0079078B">
      <w:pPr>
        <w:pStyle w:val="Kode"/>
      </w:pPr>
      <w:r w:rsidRPr="004D1711">
        <w:t>        c = s.get("category", "uncategorised")</w:t>
      </w:r>
    </w:p>
    <w:p w14:paraId="65FD61DC" w14:textId="77777777" w:rsidR="004D1711" w:rsidRPr="004D1711" w:rsidRDefault="004D1711" w:rsidP="0079078B">
      <w:pPr>
        <w:pStyle w:val="Kode"/>
      </w:pPr>
      <w:r w:rsidRPr="004D1711">
        <w:t>        m = s.get("mode", "customer")</w:t>
      </w:r>
    </w:p>
    <w:p w14:paraId="44A01A3A" w14:textId="77777777" w:rsidR="004D1711" w:rsidRPr="004D1711" w:rsidRDefault="004D1711" w:rsidP="0079078B">
      <w:pPr>
        <w:pStyle w:val="Kode"/>
      </w:pPr>
      <w:r w:rsidRPr="004D1711">
        <w:t>        cats[c] = cats.get(c, 0) + 1</w:t>
      </w:r>
    </w:p>
    <w:p w14:paraId="4D1AECB9" w14:textId="77777777" w:rsidR="004D1711" w:rsidRPr="004D1711" w:rsidRDefault="004D1711" w:rsidP="0079078B">
      <w:pPr>
        <w:pStyle w:val="Kode"/>
      </w:pPr>
      <w:r w:rsidRPr="004D1711">
        <w:t>        modes[m] = modes.get(m, 0) + 1</w:t>
      </w:r>
    </w:p>
    <w:p w14:paraId="1CF86441" w14:textId="77777777" w:rsidR="004D1711" w:rsidRPr="004D1711" w:rsidRDefault="004D1711" w:rsidP="0079078B">
      <w:pPr>
        <w:pStyle w:val="Kode"/>
      </w:pPr>
    </w:p>
    <w:p w14:paraId="002ACC70" w14:textId="77777777" w:rsidR="004D1711" w:rsidRPr="004D1711" w:rsidRDefault="004D1711" w:rsidP="0079078B">
      <w:pPr>
        <w:pStyle w:val="Kode"/>
      </w:pPr>
      <w:r w:rsidRPr="004D1711">
        <w:t>    print(f"[Eval] Loaded {len(samples)} test sample(s):")</w:t>
      </w:r>
    </w:p>
    <w:p w14:paraId="04F1885B" w14:textId="77777777" w:rsidR="004D1711" w:rsidRPr="004D1711" w:rsidRDefault="004D1711" w:rsidP="0079078B">
      <w:pPr>
        <w:pStyle w:val="Kode"/>
      </w:pPr>
      <w:r w:rsidRPr="004D1711">
        <w:t>    for m, n in sorted(modes.items()):</w:t>
      </w:r>
    </w:p>
    <w:p w14:paraId="4108D038" w14:textId="77777777" w:rsidR="004D1711" w:rsidRPr="004D1711" w:rsidRDefault="004D1711" w:rsidP="0079078B">
      <w:pPr>
        <w:pStyle w:val="Kode"/>
      </w:pPr>
      <w:r w:rsidRPr="004D1711">
        <w:t>        print(f"         mode={m}: {n}")</w:t>
      </w:r>
    </w:p>
    <w:p w14:paraId="0A28CF4C" w14:textId="77777777" w:rsidR="004D1711" w:rsidRPr="004D1711" w:rsidRDefault="004D1711" w:rsidP="0079078B">
      <w:pPr>
        <w:pStyle w:val="Kode"/>
      </w:pPr>
      <w:r w:rsidRPr="004D1711">
        <w:t>    for c, n in sorted(cats.items()):</w:t>
      </w:r>
    </w:p>
    <w:p w14:paraId="5AA546DD" w14:textId="77777777" w:rsidR="004D1711" w:rsidRPr="004D1711" w:rsidRDefault="004D1711" w:rsidP="0079078B">
      <w:pPr>
        <w:pStyle w:val="Kode"/>
      </w:pPr>
      <w:r w:rsidRPr="004D1711">
        <w:t>        print(f"         category={c}: {n}")</w:t>
      </w:r>
    </w:p>
    <w:p w14:paraId="119C653A" w14:textId="77777777" w:rsidR="004D1711" w:rsidRPr="004D1711" w:rsidRDefault="004D1711" w:rsidP="0079078B">
      <w:pPr>
        <w:pStyle w:val="Kode"/>
      </w:pPr>
      <w:r w:rsidRPr="004D1711">
        <w:t>    return samples</w:t>
      </w:r>
    </w:p>
    <w:p w14:paraId="37E42CD9" w14:textId="77777777" w:rsidR="004D1711" w:rsidRPr="004D1711" w:rsidRDefault="004D1711" w:rsidP="0079078B">
      <w:pPr>
        <w:pStyle w:val="Kode"/>
      </w:pPr>
    </w:p>
    <w:p w14:paraId="47996550" w14:textId="77777777" w:rsidR="004D1711" w:rsidRPr="004D1711" w:rsidRDefault="004D1711" w:rsidP="0079078B">
      <w:pPr>
        <w:pStyle w:val="Kode"/>
      </w:pPr>
      <w:r w:rsidRPr="004D1711">
        <w:t># ---------------------------------------------------------------------------</w:t>
      </w:r>
    </w:p>
    <w:p w14:paraId="62D077CA" w14:textId="77777777" w:rsidR="004D1711" w:rsidRPr="004D1711" w:rsidRDefault="004D1711" w:rsidP="0079078B">
      <w:pPr>
        <w:pStyle w:val="Kode"/>
      </w:pPr>
      <w:r w:rsidRPr="004D1711">
        <w:t># Pipeline runner</w:t>
      </w:r>
    </w:p>
    <w:p w14:paraId="72907664" w14:textId="77777777" w:rsidR="004D1711" w:rsidRPr="004D1711" w:rsidRDefault="004D1711" w:rsidP="0079078B">
      <w:pPr>
        <w:pStyle w:val="Kode"/>
      </w:pPr>
      <w:r w:rsidRPr="004D1711">
        <w:t># ---------------------------------------------------------------------------</w:t>
      </w:r>
    </w:p>
    <w:p w14:paraId="2B1ADDC1" w14:textId="77777777" w:rsidR="004D1711" w:rsidRPr="004D1711" w:rsidRDefault="004D1711" w:rsidP="0079078B">
      <w:pPr>
        <w:pStyle w:val="Kode"/>
      </w:pPr>
      <w:r w:rsidRPr="004D1711">
        <w:t>def run_pipeline(samples: list[dict]) -&gt; list[dict]:</w:t>
      </w:r>
    </w:p>
    <w:p w14:paraId="40B9FFAB" w14:textId="77777777" w:rsidR="004D1711" w:rsidRPr="004D1711" w:rsidRDefault="004D1711" w:rsidP="0079078B">
      <w:pPr>
        <w:pStyle w:val="Kode"/>
      </w:pPr>
      <w:r w:rsidRPr="004D1711">
        <w:t>    print("\n[Eval] Initialising RAG pipeline (this may take a moment)...")</w:t>
      </w:r>
    </w:p>
    <w:p w14:paraId="3A9212B2" w14:textId="77777777" w:rsidR="004D1711" w:rsidRPr="004D1711" w:rsidRDefault="004D1711" w:rsidP="0079078B">
      <w:pPr>
        <w:pStyle w:val="Kode"/>
      </w:pPr>
      <w:r w:rsidRPr="004D1711">
        <w:t>    from rag import retrieve_and_generate</w:t>
      </w:r>
    </w:p>
    <w:p w14:paraId="10E40CC3" w14:textId="77777777" w:rsidR="004D1711" w:rsidRPr="004D1711" w:rsidRDefault="004D1711" w:rsidP="0079078B">
      <w:pPr>
        <w:pStyle w:val="Kode"/>
      </w:pPr>
    </w:p>
    <w:p w14:paraId="17CA3D01" w14:textId="77777777" w:rsidR="004D1711" w:rsidRPr="004D1711" w:rsidRDefault="004D1711" w:rsidP="0079078B">
      <w:pPr>
        <w:pStyle w:val="Kode"/>
      </w:pPr>
      <w:r w:rsidRPr="004D1711">
        <w:t>    results: list[dict] = []</w:t>
      </w:r>
    </w:p>
    <w:p w14:paraId="449310A0" w14:textId="77777777" w:rsidR="004D1711" w:rsidRPr="004D1711" w:rsidRDefault="004D1711" w:rsidP="0079078B">
      <w:pPr>
        <w:pStyle w:val="Kode"/>
      </w:pPr>
      <w:r w:rsidRPr="004D1711">
        <w:t>    total = len(samples)</w:t>
      </w:r>
    </w:p>
    <w:p w14:paraId="58F1ABFB" w14:textId="77777777" w:rsidR="004D1711" w:rsidRPr="004D1711" w:rsidRDefault="004D1711" w:rsidP="0079078B">
      <w:pPr>
        <w:pStyle w:val="Kode"/>
      </w:pPr>
    </w:p>
    <w:p w14:paraId="4A5F9E90" w14:textId="77777777" w:rsidR="004D1711" w:rsidRPr="004D1711" w:rsidRDefault="004D1711" w:rsidP="0079078B">
      <w:pPr>
        <w:pStyle w:val="Kode"/>
      </w:pPr>
      <w:r w:rsidRPr="004D1711">
        <w:t>    for i, sample in enumerate(samples, 1):</w:t>
      </w:r>
    </w:p>
    <w:p w14:paraId="5152E71C" w14:textId="77777777" w:rsidR="004D1711" w:rsidRPr="004D1711" w:rsidRDefault="004D1711" w:rsidP="0079078B">
      <w:pPr>
        <w:pStyle w:val="Kode"/>
      </w:pPr>
      <w:r w:rsidRPr="004D1711">
        <w:t>        if "question" not in sample:</w:t>
      </w:r>
    </w:p>
    <w:p w14:paraId="7478ED1E" w14:textId="77777777" w:rsidR="004D1711" w:rsidRPr="004D1711" w:rsidRDefault="004D1711" w:rsidP="0079078B">
      <w:pPr>
        <w:pStyle w:val="Kode"/>
      </w:pPr>
      <w:r w:rsidRPr="004D1711">
        <w:t>            print(f"  [Eval] Sample {i} missing 'question' field. Skipping.")</w:t>
      </w:r>
    </w:p>
    <w:p w14:paraId="5E2D90D5" w14:textId="77777777" w:rsidR="004D1711" w:rsidRPr="004D1711" w:rsidRDefault="004D1711" w:rsidP="0079078B">
      <w:pPr>
        <w:pStyle w:val="Kode"/>
      </w:pPr>
      <w:r w:rsidRPr="004D1711">
        <w:t>            continue</w:t>
      </w:r>
    </w:p>
    <w:p w14:paraId="151A1BD1" w14:textId="77777777" w:rsidR="004D1711" w:rsidRPr="004D1711" w:rsidRDefault="004D1711" w:rsidP="0079078B">
      <w:pPr>
        <w:pStyle w:val="Kode"/>
      </w:pPr>
    </w:p>
    <w:p w14:paraId="25A9CBA3" w14:textId="77777777" w:rsidR="004D1711" w:rsidRPr="004D1711" w:rsidRDefault="004D1711" w:rsidP="0079078B">
      <w:pPr>
        <w:pStyle w:val="Kode"/>
      </w:pPr>
      <w:r w:rsidRPr="004D1711">
        <w:lastRenderedPageBreak/>
        <w:t>        question     = sample["question"]</w:t>
      </w:r>
    </w:p>
    <w:p w14:paraId="7DF5F438" w14:textId="77777777" w:rsidR="004D1711" w:rsidRPr="004D1711" w:rsidRDefault="004D1711" w:rsidP="0079078B">
      <w:pPr>
        <w:pStyle w:val="Kode"/>
      </w:pPr>
      <w:r w:rsidRPr="004D1711">
        <w:t>        mode         = sample.get("mode", "customer")</w:t>
      </w:r>
    </w:p>
    <w:p w14:paraId="5FA6F789" w14:textId="77777777" w:rsidR="004D1711" w:rsidRPr="004D1711" w:rsidRDefault="004D1711" w:rsidP="0079078B">
      <w:pPr>
        <w:pStyle w:val="Kode"/>
      </w:pPr>
      <w:r w:rsidRPr="004D1711">
        <w:t>        ground_truth = sample.get("ground_truth", "")</w:t>
      </w:r>
    </w:p>
    <w:p w14:paraId="237331E4" w14:textId="77777777" w:rsidR="004D1711" w:rsidRPr="004D1711" w:rsidRDefault="004D1711" w:rsidP="0079078B">
      <w:pPr>
        <w:pStyle w:val="Kode"/>
      </w:pPr>
      <w:r w:rsidRPr="004D1711">
        <w:t>        category     = sample.get("category", "uncategorised")</w:t>
      </w:r>
    </w:p>
    <w:p w14:paraId="154DB99E" w14:textId="77777777" w:rsidR="004D1711" w:rsidRPr="004D1711" w:rsidRDefault="004D1711" w:rsidP="0079078B">
      <w:pPr>
        <w:pStyle w:val="Kode"/>
      </w:pPr>
      <w:r w:rsidRPr="004D1711">
        <w:t>        has_gt       = bool(ground_truth and str(ground_truth).strip())</w:t>
      </w:r>
    </w:p>
    <w:p w14:paraId="61D6A84E" w14:textId="77777777" w:rsidR="004D1711" w:rsidRPr="004D1711" w:rsidRDefault="004D1711" w:rsidP="0079078B">
      <w:pPr>
        <w:pStyle w:val="Kode"/>
      </w:pPr>
    </w:p>
    <w:p w14:paraId="0303A43D" w14:textId="77777777" w:rsidR="004D1711" w:rsidRPr="004D1711" w:rsidRDefault="004D1711" w:rsidP="0079078B">
      <w:pPr>
        <w:pStyle w:val="Kode"/>
      </w:pPr>
      <w:r w:rsidRPr="004D1711">
        <w:t>        print(f"  [{i}/{total}] mode={mode:8} cat={category:&lt;20} | {question[:60]}...")</w:t>
      </w:r>
    </w:p>
    <w:p w14:paraId="3DC05ADA" w14:textId="77777777" w:rsidR="004D1711" w:rsidRPr="004D1711" w:rsidRDefault="004D1711" w:rsidP="0079078B">
      <w:pPr>
        <w:pStyle w:val="Kode"/>
      </w:pPr>
    </w:p>
    <w:p w14:paraId="176A3ADC" w14:textId="77777777" w:rsidR="004D1711" w:rsidRPr="004D1711" w:rsidRDefault="004D1711" w:rsidP="0079078B">
      <w:pPr>
        <w:pStyle w:val="Kode"/>
      </w:pPr>
      <w:r w:rsidRPr="004D1711">
        <w:t>        try:</w:t>
      </w:r>
    </w:p>
    <w:p w14:paraId="6160D659" w14:textId="77777777" w:rsidR="004D1711" w:rsidRPr="004D1711" w:rsidRDefault="004D1711" w:rsidP="0079078B">
      <w:pPr>
        <w:pStyle w:val="Kode"/>
      </w:pPr>
      <w:r w:rsidRPr="004D1711">
        <w:t>            output = retrieve_and_generate(question, mode)</w:t>
      </w:r>
    </w:p>
    <w:p w14:paraId="5B0BF8A9" w14:textId="77777777" w:rsidR="004D1711" w:rsidRPr="004D1711" w:rsidRDefault="004D1711" w:rsidP="0079078B">
      <w:pPr>
        <w:pStyle w:val="Kode"/>
      </w:pPr>
      <w:r w:rsidRPr="004D1711">
        <w:t>        except Exception as e:</w:t>
      </w:r>
    </w:p>
    <w:p w14:paraId="754F4D8C" w14:textId="77777777" w:rsidR="004D1711" w:rsidRPr="004D1711" w:rsidRDefault="004D1711" w:rsidP="0079078B">
      <w:pPr>
        <w:pStyle w:val="Kode"/>
      </w:pPr>
      <w:r w:rsidRPr="004D1711">
        <w:t xml:space="preserve">            print(f"         </w:t>
      </w:r>
      <w:r w:rsidRPr="004D1711">
        <w:rPr>
          <w:rFonts w:ascii="Segoe UI Emoji" w:hAnsi="Segoe UI Emoji" w:cs="Segoe UI Emoji"/>
        </w:rPr>
        <w:t>❌</w:t>
      </w:r>
      <w:r w:rsidRPr="004D1711">
        <w:t xml:space="preserve"> Pipeline error: {e}")</w:t>
      </w:r>
    </w:p>
    <w:p w14:paraId="7E5EF21C" w14:textId="77777777" w:rsidR="004D1711" w:rsidRPr="004D1711" w:rsidRDefault="004D1711" w:rsidP="0079078B">
      <w:pPr>
        <w:pStyle w:val="Kode"/>
      </w:pPr>
      <w:r w:rsidRPr="004D1711">
        <w:t>            continue</w:t>
      </w:r>
    </w:p>
    <w:p w14:paraId="1B7B1EED" w14:textId="77777777" w:rsidR="004D1711" w:rsidRPr="004D1711" w:rsidRDefault="004D1711" w:rsidP="0079078B">
      <w:pPr>
        <w:pStyle w:val="Kode"/>
      </w:pPr>
    </w:p>
    <w:p w14:paraId="5D5E1C39" w14:textId="77777777" w:rsidR="004D1711" w:rsidRPr="004D1711" w:rsidRDefault="004D1711" w:rsidP="0079078B">
      <w:pPr>
        <w:pStyle w:val="Kode"/>
      </w:pPr>
      <w:r w:rsidRPr="004D1711">
        <w:t>        results.append({</w:t>
      </w:r>
    </w:p>
    <w:p w14:paraId="7E6DA466" w14:textId="77777777" w:rsidR="004D1711" w:rsidRPr="004D1711" w:rsidRDefault="004D1711" w:rsidP="0079078B">
      <w:pPr>
        <w:pStyle w:val="Kode"/>
      </w:pPr>
      <w:r w:rsidRPr="004D1711">
        <w:t>            "sample_id":    i - 1,</w:t>
      </w:r>
    </w:p>
    <w:p w14:paraId="4F48DA42" w14:textId="77777777" w:rsidR="004D1711" w:rsidRPr="004D1711" w:rsidRDefault="004D1711" w:rsidP="0079078B">
      <w:pPr>
        <w:pStyle w:val="Kode"/>
      </w:pPr>
      <w:r w:rsidRPr="004D1711">
        <w:t>            "question":     question,</w:t>
      </w:r>
    </w:p>
    <w:p w14:paraId="38EA03E6" w14:textId="77777777" w:rsidR="004D1711" w:rsidRPr="004D1711" w:rsidRDefault="004D1711" w:rsidP="0079078B">
      <w:pPr>
        <w:pStyle w:val="Kode"/>
      </w:pPr>
      <w:r w:rsidRPr="004D1711">
        <w:t>            "answer":       output["answer"],</w:t>
      </w:r>
    </w:p>
    <w:p w14:paraId="04A453F1" w14:textId="77777777" w:rsidR="004D1711" w:rsidRPr="004D1711" w:rsidRDefault="004D1711" w:rsidP="0079078B">
      <w:pPr>
        <w:pStyle w:val="Kode"/>
      </w:pPr>
      <w:r w:rsidRPr="004D1711">
        <w:t>            "contexts":     output["contexts"],</w:t>
      </w:r>
    </w:p>
    <w:p w14:paraId="2F34FFAC" w14:textId="77777777" w:rsidR="004D1711" w:rsidRPr="004D1711" w:rsidRDefault="004D1711" w:rsidP="0079078B">
      <w:pPr>
        <w:pStyle w:val="Kode"/>
      </w:pPr>
      <w:r w:rsidRPr="004D1711">
        <w:t>            "full_context": output["context"],</w:t>
      </w:r>
    </w:p>
    <w:p w14:paraId="1F412907" w14:textId="77777777" w:rsidR="004D1711" w:rsidRPr="004D1711" w:rsidRDefault="004D1711" w:rsidP="0079078B">
      <w:pPr>
        <w:pStyle w:val="Kode"/>
      </w:pPr>
      <w:r w:rsidRPr="004D1711">
        <w:t>            "ground_truth": ground_truth if has_gt else "",</w:t>
      </w:r>
    </w:p>
    <w:p w14:paraId="21CFA638" w14:textId="77777777" w:rsidR="004D1711" w:rsidRPr="004D1711" w:rsidRDefault="004D1711" w:rsidP="0079078B">
      <w:pPr>
        <w:pStyle w:val="Kode"/>
      </w:pPr>
      <w:r w:rsidRPr="004D1711">
        <w:t>            "mode":         mode,</w:t>
      </w:r>
    </w:p>
    <w:p w14:paraId="3628806C" w14:textId="77777777" w:rsidR="004D1711" w:rsidRPr="004D1711" w:rsidRDefault="004D1711" w:rsidP="0079078B">
      <w:pPr>
        <w:pStyle w:val="Kode"/>
      </w:pPr>
      <w:r w:rsidRPr="004D1711">
        <w:t>            "category":     category,</w:t>
      </w:r>
    </w:p>
    <w:p w14:paraId="4AD36D0D" w14:textId="77777777" w:rsidR="004D1711" w:rsidRPr="004D1711" w:rsidRDefault="004D1711" w:rsidP="0079078B">
      <w:pPr>
        <w:pStyle w:val="Kode"/>
      </w:pPr>
      <w:r w:rsidRPr="004D1711">
        <w:t>            "has_gt":       has_gt,</w:t>
      </w:r>
    </w:p>
    <w:p w14:paraId="2C0B5FF2" w14:textId="77777777" w:rsidR="004D1711" w:rsidRPr="004D1711" w:rsidRDefault="004D1711" w:rsidP="0079078B">
      <w:pPr>
        <w:pStyle w:val="Kode"/>
      </w:pPr>
      <w:r w:rsidRPr="004D1711">
        <w:t>        })</w:t>
      </w:r>
    </w:p>
    <w:p w14:paraId="4B6C80AF" w14:textId="77777777" w:rsidR="004D1711" w:rsidRPr="004D1711" w:rsidRDefault="004D1711" w:rsidP="0079078B">
      <w:pPr>
        <w:pStyle w:val="Kode"/>
      </w:pPr>
      <w:r w:rsidRPr="004D1711">
        <w:t>        if i &lt; total:</w:t>
      </w:r>
    </w:p>
    <w:p w14:paraId="1C919524" w14:textId="77777777" w:rsidR="004D1711" w:rsidRPr="004D1711" w:rsidRDefault="004D1711" w:rsidP="0079078B">
      <w:pPr>
        <w:pStyle w:val="Kode"/>
      </w:pPr>
      <w:r w:rsidRPr="004D1711">
        <w:t>            time.sleep(1)</w:t>
      </w:r>
    </w:p>
    <w:p w14:paraId="18133835" w14:textId="77777777" w:rsidR="004D1711" w:rsidRPr="004D1711" w:rsidRDefault="004D1711" w:rsidP="0079078B">
      <w:pPr>
        <w:pStyle w:val="Kode"/>
      </w:pPr>
    </w:p>
    <w:p w14:paraId="34601096" w14:textId="77777777" w:rsidR="004D1711" w:rsidRPr="004D1711" w:rsidRDefault="004D1711" w:rsidP="0079078B">
      <w:pPr>
        <w:pStyle w:val="Kode"/>
      </w:pPr>
      <w:r w:rsidRPr="004D1711">
        <w:t>    print(f"\n[Eval] Pipeline complete: {len(results)}/{total} samples collected.\n")</w:t>
      </w:r>
    </w:p>
    <w:p w14:paraId="64692155" w14:textId="77777777" w:rsidR="004D1711" w:rsidRPr="004D1711" w:rsidRDefault="004D1711" w:rsidP="0079078B">
      <w:pPr>
        <w:pStyle w:val="Kode"/>
      </w:pPr>
      <w:r w:rsidRPr="004D1711">
        <w:t>    return results</w:t>
      </w:r>
    </w:p>
    <w:p w14:paraId="3030A7BA" w14:textId="77777777" w:rsidR="004D1711" w:rsidRPr="004D1711" w:rsidRDefault="004D1711" w:rsidP="0079078B">
      <w:pPr>
        <w:pStyle w:val="Kode"/>
      </w:pPr>
    </w:p>
    <w:p w14:paraId="559F48FC" w14:textId="77777777" w:rsidR="004D1711" w:rsidRPr="004D1711" w:rsidRDefault="004D1711" w:rsidP="0079078B">
      <w:pPr>
        <w:pStyle w:val="Kode"/>
      </w:pPr>
      <w:r w:rsidRPr="004D1711">
        <w:t># ---------------------------------------------------------------------------</w:t>
      </w:r>
    </w:p>
    <w:p w14:paraId="5ABFD126" w14:textId="77777777" w:rsidR="004D1711" w:rsidRPr="004D1711" w:rsidRDefault="004D1711" w:rsidP="0079078B">
      <w:pPr>
        <w:pStyle w:val="Kode"/>
      </w:pPr>
      <w:r w:rsidRPr="004D1711">
        <w:t># RAGAS evaluation</w:t>
      </w:r>
    </w:p>
    <w:p w14:paraId="0BC78456" w14:textId="77777777" w:rsidR="004D1711" w:rsidRPr="004D1711" w:rsidRDefault="004D1711" w:rsidP="0079078B">
      <w:pPr>
        <w:pStyle w:val="Kode"/>
      </w:pPr>
      <w:r w:rsidRPr="004D1711">
        <w:t># ---------------------------------------------------------------------------</w:t>
      </w:r>
    </w:p>
    <w:p w14:paraId="002C8F71" w14:textId="77777777" w:rsidR="004D1711" w:rsidRPr="004D1711" w:rsidRDefault="004D1711" w:rsidP="0079078B">
      <w:pPr>
        <w:pStyle w:val="Kode"/>
      </w:pPr>
      <w:r w:rsidRPr="004D1711">
        <w:t>def run_ragas(</w:t>
      </w:r>
    </w:p>
    <w:p w14:paraId="48879E5E" w14:textId="77777777" w:rsidR="004D1711" w:rsidRPr="004D1711" w:rsidRDefault="004D1711" w:rsidP="0079078B">
      <w:pPr>
        <w:pStyle w:val="Kode"/>
      </w:pPr>
      <w:r w:rsidRPr="004D1711">
        <w:t>    results: list[dict],</w:t>
      </w:r>
    </w:p>
    <w:p w14:paraId="15D35E75" w14:textId="77777777" w:rsidR="004D1711" w:rsidRPr="004D1711" w:rsidRDefault="004D1711" w:rsidP="0079078B">
      <w:pPr>
        <w:pStyle w:val="Kode"/>
      </w:pPr>
      <w:r w:rsidRPr="004D1711">
        <w:t>    evaluator_llm,</w:t>
      </w:r>
    </w:p>
    <w:p w14:paraId="68DB7C5A" w14:textId="77777777" w:rsidR="004D1711" w:rsidRPr="004D1711" w:rsidRDefault="004D1711" w:rsidP="0079078B">
      <w:pPr>
        <w:pStyle w:val="Kode"/>
      </w:pPr>
      <w:r w:rsidRPr="004D1711">
        <w:t>    relevancy_emb,</w:t>
      </w:r>
    </w:p>
    <w:p w14:paraId="473E7E55" w14:textId="77777777" w:rsidR="004D1711" w:rsidRPr="004D1711" w:rsidRDefault="004D1711" w:rsidP="0079078B">
      <w:pPr>
        <w:pStyle w:val="Kode"/>
      </w:pPr>
      <w:r w:rsidRPr="004D1711">
        <w:t>    similarity_emb,</w:t>
      </w:r>
    </w:p>
    <w:p w14:paraId="43816376" w14:textId="77777777" w:rsidR="004D1711" w:rsidRPr="004D1711" w:rsidRDefault="004D1711" w:rsidP="0079078B">
      <w:pPr>
        <w:pStyle w:val="Kode"/>
      </w:pPr>
      <w:r w:rsidRPr="004D1711">
        <w:t>    run_config: RunConfig,</w:t>
      </w:r>
    </w:p>
    <w:p w14:paraId="55D184E0" w14:textId="77777777" w:rsidR="004D1711" w:rsidRPr="004D1711" w:rsidRDefault="004D1711" w:rsidP="0079078B">
      <w:pPr>
        <w:pStyle w:val="Kode"/>
      </w:pPr>
      <w:r w:rsidRPr="004D1711">
        <w:lastRenderedPageBreak/>
        <w:t>) -&gt; pd.DataFrame:</w:t>
      </w:r>
    </w:p>
    <w:p w14:paraId="61E36B80" w14:textId="77777777" w:rsidR="004D1711" w:rsidRPr="004D1711" w:rsidRDefault="004D1711" w:rsidP="0079078B">
      <w:pPr>
        <w:pStyle w:val="Kode"/>
      </w:pPr>
      <w:r w:rsidRPr="004D1711">
        <w:t>    ref_free_metrics = [</w:t>
      </w:r>
    </w:p>
    <w:p w14:paraId="6C9FFD71" w14:textId="77777777" w:rsidR="004D1711" w:rsidRPr="004D1711" w:rsidRDefault="004D1711" w:rsidP="0079078B">
      <w:pPr>
        <w:pStyle w:val="Kode"/>
      </w:pPr>
      <w:r w:rsidRPr="004D1711">
        <w:t>        _Faithfulness(llm=evaluator_llm),</w:t>
      </w:r>
    </w:p>
    <w:p w14:paraId="50CAC020" w14:textId="77777777" w:rsidR="004D1711" w:rsidRPr="004D1711" w:rsidRDefault="004D1711" w:rsidP="0079078B">
      <w:pPr>
        <w:pStyle w:val="Kode"/>
      </w:pPr>
      <w:r w:rsidRPr="004D1711">
        <w:t>        _AnswerRelevancy(llm=evaluator_llm, embeddings=relevancy_emb, strictness=1),</w:t>
      </w:r>
    </w:p>
    <w:p w14:paraId="0D397102" w14:textId="77777777" w:rsidR="004D1711" w:rsidRPr="004D1711" w:rsidRDefault="004D1711" w:rsidP="0079078B">
      <w:pPr>
        <w:pStyle w:val="Kode"/>
      </w:pPr>
      <w:r w:rsidRPr="004D1711">
        <w:t>    ]</w:t>
      </w:r>
    </w:p>
    <w:p w14:paraId="6FB103FC" w14:textId="77777777" w:rsidR="004D1711" w:rsidRPr="004D1711" w:rsidRDefault="004D1711" w:rsidP="0079078B">
      <w:pPr>
        <w:pStyle w:val="Kode"/>
      </w:pPr>
      <w:r w:rsidRPr="004D1711">
        <w:t>    ref_based_metrics = [</w:t>
      </w:r>
    </w:p>
    <w:p w14:paraId="74F2C577" w14:textId="77777777" w:rsidR="004D1711" w:rsidRPr="004D1711" w:rsidRDefault="004D1711" w:rsidP="0079078B">
      <w:pPr>
        <w:pStyle w:val="Kode"/>
      </w:pPr>
      <w:r w:rsidRPr="004D1711">
        <w:t>        _LLMContextPrecisionWithReference(llm=evaluator_llm),</w:t>
      </w:r>
    </w:p>
    <w:p w14:paraId="208E6E3A" w14:textId="77777777" w:rsidR="004D1711" w:rsidRPr="004D1711" w:rsidRDefault="004D1711" w:rsidP="0079078B">
      <w:pPr>
        <w:pStyle w:val="Kode"/>
      </w:pPr>
      <w:r w:rsidRPr="004D1711">
        <w:t>        _LLMContextRecall(llm=evaluator_llm),</w:t>
      </w:r>
    </w:p>
    <w:p w14:paraId="132774A0" w14:textId="77777777" w:rsidR="004D1711" w:rsidRPr="004D1711" w:rsidRDefault="004D1711" w:rsidP="0079078B">
      <w:pPr>
        <w:pStyle w:val="Kode"/>
      </w:pPr>
      <w:r w:rsidRPr="004D1711">
        <w:t>        _AnswerCorrectness(llm=evaluator_llm, embeddings=similarity_emb),</w:t>
      </w:r>
    </w:p>
    <w:p w14:paraId="6BB1D186" w14:textId="77777777" w:rsidR="004D1711" w:rsidRPr="004D1711" w:rsidRDefault="004D1711" w:rsidP="0079078B">
      <w:pPr>
        <w:pStyle w:val="Kode"/>
      </w:pPr>
      <w:r w:rsidRPr="004D1711">
        <w:t>    ]</w:t>
      </w:r>
    </w:p>
    <w:p w14:paraId="1FBFF2C0" w14:textId="77777777" w:rsidR="004D1711" w:rsidRPr="004D1711" w:rsidRDefault="004D1711" w:rsidP="0079078B">
      <w:pPr>
        <w:pStyle w:val="Kode"/>
      </w:pPr>
      <w:r w:rsidRPr="004D1711">
        <w:t>    print("[Eval] Running reference-free metrics (faithfulness, answer_relevancy)...")</w:t>
      </w:r>
    </w:p>
    <w:p w14:paraId="21D066F9" w14:textId="77777777" w:rsidR="004D1711" w:rsidRPr="004D1711" w:rsidRDefault="004D1711" w:rsidP="0079078B">
      <w:pPr>
        <w:pStyle w:val="Kode"/>
      </w:pPr>
    </w:p>
    <w:p w14:paraId="530B3346" w14:textId="77777777" w:rsidR="004D1711" w:rsidRPr="004D1711" w:rsidRDefault="004D1711" w:rsidP="0079078B">
      <w:pPr>
        <w:pStyle w:val="Kode"/>
      </w:pPr>
      <w:r w:rsidRPr="004D1711">
        <w:t>    samples_all = [</w:t>
      </w:r>
    </w:p>
    <w:p w14:paraId="6FBAF5F2" w14:textId="77777777" w:rsidR="004D1711" w:rsidRPr="004D1711" w:rsidRDefault="004D1711" w:rsidP="0079078B">
      <w:pPr>
        <w:pStyle w:val="Kode"/>
      </w:pPr>
      <w:r w:rsidRPr="004D1711">
        <w:t>        SingleTurnSample(</w:t>
      </w:r>
    </w:p>
    <w:p w14:paraId="727A25DE" w14:textId="77777777" w:rsidR="004D1711" w:rsidRPr="004D1711" w:rsidRDefault="004D1711" w:rsidP="0079078B">
      <w:pPr>
        <w:pStyle w:val="Kode"/>
      </w:pPr>
      <w:r w:rsidRPr="004D1711">
        <w:t>            user_input=r["question"],</w:t>
      </w:r>
    </w:p>
    <w:p w14:paraId="530BB7A6" w14:textId="77777777" w:rsidR="004D1711" w:rsidRPr="004D1711" w:rsidRDefault="004D1711" w:rsidP="0079078B">
      <w:pPr>
        <w:pStyle w:val="Kode"/>
      </w:pPr>
      <w:r w:rsidRPr="004D1711">
        <w:t>            response=r["answer"],</w:t>
      </w:r>
    </w:p>
    <w:p w14:paraId="03913AD8" w14:textId="77777777" w:rsidR="004D1711" w:rsidRPr="004D1711" w:rsidRDefault="004D1711" w:rsidP="0079078B">
      <w:pPr>
        <w:pStyle w:val="Kode"/>
      </w:pPr>
      <w:r w:rsidRPr="004D1711">
        <w:t>            retrieved_contexts=r["contexts"],</w:t>
      </w:r>
    </w:p>
    <w:p w14:paraId="758B1448" w14:textId="77777777" w:rsidR="004D1711" w:rsidRPr="004D1711" w:rsidRDefault="004D1711" w:rsidP="0079078B">
      <w:pPr>
        <w:pStyle w:val="Kode"/>
      </w:pPr>
      <w:r w:rsidRPr="004D1711">
        <w:t>        )</w:t>
      </w:r>
    </w:p>
    <w:p w14:paraId="7396079D" w14:textId="77777777" w:rsidR="004D1711" w:rsidRPr="004D1711" w:rsidRDefault="004D1711" w:rsidP="0079078B">
      <w:pPr>
        <w:pStyle w:val="Kode"/>
      </w:pPr>
      <w:r w:rsidRPr="004D1711">
        <w:t>        for r in results</w:t>
      </w:r>
    </w:p>
    <w:p w14:paraId="5DAEFCCE" w14:textId="77777777" w:rsidR="004D1711" w:rsidRPr="004D1711" w:rsidRDefault="004D1711" w:rsidP="0079078B">
      <w:pPr>
        <w:pStyle w:val="Kode"/>
      </w:pPr>
      <w:r w:rsidRPr="004D1711">
        <w:t>    ]</w:t>
      </w:r>
    </w:p>
    <w:p w14:paraId="1D2564E6" w14:textId="77777777" w:rsidR="004D1711" w:rsidRPr="004D1711" w:rsidRDefault="004D1711" w:rsidP="0079078B">
      <w:pPr>
        <w:pStyle w:val="Kode"/>
      </w:pPr>
      <w:r w:rsidRPr="004D1711">
        <w:t>    ds_all     = EvaluationDataset(samples=samples_all)</w:t>
      </w:r>
    </w:p>
    <w:p w14:paraId="3E9C7AE9" w14:textId="77777777" w:rsidR="004D1711" w:rsidRPr="004D1711" w:rsidRDefault="004D1711" w:rsidP="0079078B">
      <w:pPr>
        <w:pStyle w:val="Kode"/>
      </w:pPr>
      <w:r w:rsidRPr="004D1711">
        <w:t>    scores_all = evaluate(</w:t>
      </w:r>
    </w:p>
    <w:p w14:paraId="14240EB2" w14:textId="77777777" w:rsidR="004D1711" w:rsidRPr="004D1711" w:rsidRDefault="004D1711" w:rsidP="0079078B">
      <w:pPr>
        <w:pStyle w:val="Kode"/>
      </w:pPr>
      <w:r w:rsidRPr="004D1711">
        <w:t>        ds_all,</w:t>
      </w:r>
    </w:p>
    <w:p w14:paraId="4654722B" w14:textId="77777777" w:rsidR="004D1711" w:rsidRPr="004D1711" w:rsidRDefault="004D1711" w:rsidP="0079078B">
      <w:pPr>
        <w:pStyle w:val="Kode"/>
      </w:pPr>
      <w:r w:rsidRPr="004D1711">
        <w:t>        metrics=ref_free_metrics,</w:t>
      </w:r>
    </w:p>
    <w:p w14:paraId="30ACBB9B" w14:textId="77777777" w:rsidR="004D1711" w:rsidRPr="004D1711" w:rsidRDefault="004D1711" w:rsidP="0079078B">
      <w:pPr>
        <w:pStyle w:val="Kode"/>
      </w:pPr>
      <w:r w:rsidRPr="004D1711">
        <w:t>        run_config=run_config,</w:t>
      </w:r>
    </w:p>
    <w:p w14:paraId="6DA5F6EF" w14:textId="77777777" w:rsidR="004D1711" w:rsidRPr="004D1711" w:rsidRDefault="004D1711" w:rsidP="0079078B">
      <w:pPr>
        <w:pStyle w:val="Kode"/>
      </w:pPr>
      <w:r w:rsidRPr="004D1711">
        <w:t>        raise_exceptions=False,</w:t>
      </w:r>
    </w:p>
    <w:p w14:paraId="12FF0F8F" w14:textId="77777777" w:rsidR="004D1711" w:rsidRPr="004D1711" w:rsidRDefault="004D1711" w:rsidP="0079078B">
      <w:pPr>
        <w:pStyle w:val="Kode"/>
      </w:pPr>
      <w:r w:rsidRPr="004D1711">
        <w:t>    )</w:t>
      </w:r>
    </w:p>
    <w:p w14:paraId="5E04A79B" w14:textId="77777777" w:rsidR="004D1711" w:rsidRPr="004D1711" w:rsidRDefault="004D1711" w:rsidP="0079078B">
      <w:pPr>
        <w:pStyle w:val="Kode"/>
      </w:pPr>
      <w:r w:rsidRPr="004D1711">
        <w:t>    df = scores_all.to_pandas()</w:t>
      </w:r>
    </w:p>
    <w:p w14:paraId="739ECA29" w14:textId="77777777" w:rsidR="004D1711" w:rsidRPr="004D1711" w:rsidRDefault="004D1711" w:rsidP="0079078B">
      <w:pPr>
        <w:pStyle w:val="Kode"/>
      </w:pPr>
    </w:p>
    <w:p w14:paraId="2DBE7378" w14:textId="77777777" w:rsidR="004D1711" w:rsidRPr="004D1711" w:rsidRDefault="004D1711" w:rsidP="0079078B">
      <w:pPr>
        <w:pStyle w:val="Kode"/>
      </w:pPr>
      <w:r w:rsidRPr="004D1711">
        <w:t>    # Attach metadata columns</w:t>
      </w:r>
    </w:p>
    <w:p w14:paraId="7E607DB5" w14:textId="77777777" w:rsidR="004D1711" w:rsidRPr="004D1711" w:rsidRDefault="004D1711" w:rsidP="0079078B">
      <w:pPr>
        <w:pStyle w:val="Kode"/>
      </w:pPr>
      <w:r w:rsidRPr="004D1711">
        <w:t>    df["sample_id"] = [r["sample_id"] for r in results]</w:t>
      </w:r>
    </w:p>
    <w:p w14:paraId="56C39505" w14:textId="77777777" w:rsidR="004D1711" w:rsidRPr="004D1711" w:rsidRDefault="004D1711" w:rsidP="0079078B">
      <w:pPr>
        <w:pStyle w:val="Kode"/>
      </w:pPr>
      <w:r w:rsidRPr="004D1711">
        <w:t>    df["mode"]      = [r["mode"]      for r in results]</w:t>
      </w:r>
    </w:p>
    <w:p w14:paraId="2838BBDB" w14:textId="77777777" w:rsidR="004D1711" w:rsidRPr="004D1711" w:rsidRDefault="004D1711" w:rsidP="0079078B">
      <w:pPr>
        <w:pStyle w:val="Kode"/>
      </w:pPr>
      <w:r w:rsidRPr="004D1711">
        <w:t>    df["category"]  = [r["category"]  for r in results]</w:t>
      </w:r>
    </w:p>
    <w:p w14:paraId="238B8EA3" w14:textId="77777777" w:rsidR="004D1711" w:rsidRPr="004D1711" w:rsidRDefault="004D1711" w:rsidP="0079078B">
      <w:pPr>
        <w:pStyle w:val="Kode"/>
      </w:pPr>
      <w:r w:rsidRPr="004D1711">
        <w:t>    df["has_gt"]    = [r["has_gt"]    for r in results]</w:t>
      </w:r>
    </w:p>
    <w:p w14:paraId="3BEBC108" w14:textId="77777777" w:rsidR="004D1711" w:rsidRPr="004D1711" w:rsidRDefault="004D1711" w:rsidP="0079078B">
      <w:pPr>
        <w:pStyle w:val="Kode"/>
      </w:pPr>
      <w:r w:rsidRPr="004D1711">
        <w:t>    df["question"]  = [r["question"]  for r in results]</w:t>
      </w:r>
    </w:p>
    <w:p w14:paraId="5E592420" w14:textId="77777777" w:rsidR="004D1711" w:rsidRPr="004D1711" w:rsidRDefault="004D1711" w:rsidP="0079078B">
      <w:pPr>
        <w:pStyle w:val="Kode"/>
      </w:pPr>
      <w:r w:rsidRPr="004D1711">
        <w:t>    df["answer"]    = [r["answer"]    for r in results]</w:t>
      </w:r>
    </w:p>
    <w:p w14:paraId="1CCBBFC3" w14:textId="77777777" w:rsidR="004D1711" w:rsidRPr="004D1711" w:rsidRDefault="004D1711" w:rsidP="0079078B">
      <w:pPr>
        <w:pStyle w:val="Kode"/>
      </w:pPr>
      <w:r w:rsidRPr="004D1711">
        <w:t>    df["ground_truth"] = [r["ground_truth"] for r in results]</w:t>
      </w:r>
    </w:p>
    <w:p w14:paraId="4F88510A" w14:textId="77777777" w:rsidR="004D1711" w:rsidRPr="004D1711" w:rsidRDefault="004D1711" w:rsidP="0079078B">
      <w:pPr>
        <w:pStyle w:val="Kode"/>
      </w:pPr>
    </w:p>
    <w:p w14:paraId="3B99C520" w14:textId="77777777" w:rsidR="004D1711" w:rsidRPr="004D1711" w:rsidRDefault="004D1711" w:rsidP="0079078B">
      <w:pPr>
        <w:pStyle w:val="Kode"/>
      </w:pPr>
      <w:r w:rsidRPr="004D1711">
        <w:t>    #Reference-based: samples with ground truth</w:t>
      </w:r>
    </w:p>
    <w:p w14:paraId="152C23F6" w14:textId="77777777" w:rsidR="004D1711" w:rsidRPr="004D1711" w:rsidRDefault="004D1711" w:rsidP="0079078B">
      <w:pPr>
        <w:pStyle w:val="Kode"/>
      </w:pPr>
      <w:r w:rsidRPr="004D1711">
        <w:t>    gt_results = [r for r in results if r["has_gt"]]</w:t>
      </w:r>
    </w:p>
    <w:p w14:paraId="596C44D8" w14:textId="77777777" w:rsidR="004D1711" w:rsidRPr="004D1711" w:rsidRDefault="004D1711" w:rsidP="0079078B">
      <w:pPr>
        <w:pStyle w:val="Kode"/>
      </w:pPr>
      <w:r w:rsidRPr="004D1711">
        <w:lastRenderedPageBreak/>
        <w:t>    if gt_results:</w:t>
      </w:r>
    </w:p>
    <w:p w14:paraId="299A0051" w14:textId="77777777" w:rsidR="004D1711" w:rsidRPr="004D1711" w:rsidRDefault="004D1711" w:rsidP="0079078B">
      <w:pPr>
        <w:pStyle w:val="Kode"/>
      </w:pPr>
      <w:r w:rsidRPr="004D1711">
        <w:t>        print(f"[Eval] Running reference-based metrics on {len(gt_results)} "</w:t>
      </w:r>
    </w:p>
    <w:p w14:paraId="140AE1D8" w14:textId="77777777" w:rsidR="004D1711" w:rsidRPr="004D1711" w:rsidRDefault="004D1711" w:rsidP="0079078B">
      <w:pPr>
        <w:pStyle w:val="Kode"/>
      </w:pPr>
      <w:r w:rsidRPr="004D1711">
        <w:t>              f"sample(s) with ground truth...")</w:t>
      </w:r>
    </w:p>
    <w:p w14:paraId="0086DAB6" w14:textId="77777777" w:rsidR="004D1711" w:rsidRPr="004D1711" w:rsidRDefault="004D1711" w:rsidP="0079078B">
      <w:pPr>
        <w:pStyle w:val="Kode"/>
      </w:pPr>
    </w:p>
    <w:p w14:paraId="50813748" w14:textId="77777777" w:rsidR="004D1711" w:rsidRPr="004D1711" w:rsidRDefault="004D1711" w:rsidP="0079078B">
      <w:pPr>
        <w:pStyle w:val="Kode"/>
      </w:pPr>
      <w:r w:rsidRPr="004D1711">
        <w:t>        samples_gt = [</w:t>
      </w:r>
    </w:p>
    <w:p w14:paraId="0832A3B8" w14:textId="77777777" w:rsidR="004D1711" w:rsidRPr="004D1711" w:rsidRDefault="004D1711" w:rsidP="0079078B">
      <w:pPr>
        <w:pStyle w:val="Kode"/>
      </w:pPr>
      <w:r w:rsidRPr="004D1711">
        <w:t>            SingleTurnSample(</w:t>
      </w:r>
    </w:p>
    <w:p w14:paraId="19BF91A1" w14:textId="77777777" w:rsidR="004D1711" w:rsidRPr="004D1711" w:rsidRDefault="004D1711" w:rsidP="0079078B">
      <w:pPr>
        <w:pStyle w:val="Kode"/>
      </w:pPr>
      <w:r w:rsidRPr="004D1711">
        <w:t>                user_input=r["question"],</w:t>
      </w:r>
    </w:p>
    <w:p w14:paraId="65428169" w14:textId="77777777" w:rsidR="004D1711" w:rsidRPr="004D1711" w:rsidRDefault="004D1711" w:rsidP="0079078B">
      <w:pPr>
        <w:pStyle w:val="Kode"/>
      </w:pPr>
      <w:r w:rsidRPr="004D1711">
        <w:t>                response=r["answer"],</w:t>
      </w:r>
    </w:p>
    <w:p w14:paraId="436B94A0" w14:textId="77777777" w:rsidR="004D1711" w:rsidRPr="004D1711" w:rsidRDefault="004D1711" w:rsidP="0079078B">
      <w:pPr>
        <w:pStyle w:val="Kode"/>
      </w:pPr>
      <w:r w:rsidRPr="004D1711">
        <w:t>                retrieved_contexts=r["contexts"],</w:t>
      </w:r>
    </w:p>
    <w:p w14:paraId="1131A528" w14:textId="77777777" w:rsidR="004D1711" w:rsidRPr="004D1711" w:rsidRDefault="004D1711" w:rsidP="0079078B">
      <w:pPr>
        <w:pStyle w:val="Kode"/>
      </w:pPr>
      <w:r w:rsidRPr="004D1711">
        <w:t>                reference=r["ground_truth"],</w:t>
      </w:r>
    </w:p>
    <w:p w14:paraId="389999A4" w14:textId="77777777" w:rsidR="004D1711" w:rsidRPr="004D1711" w:rsidRDefault="004D1711" w:rsidP="0079078B">
      <w:pPr>
        <w:pStyle w:val="Kode"/>
      </w:pPr>
      <w:r w:rsidRPr="004D1711">
        <w:t>            )</w:t>
      </w:r>
    </w:p>
    <w:p w14:paraId="77A80590" w14:textId="77777777" w:rsidR="004D1711" w:rsidRPr="004D1711" w:rsidRDefault="004D1711" w:rsidP="0079078B">
      <w:pPr>
        <w:pStyle w:val="Kode"/>
      </w:pPr>
      <w:r w:rsidRPr="004D1711">
        <w:t>            for r in gt_results</w:t>
      </w:r>
    </w:p>
    <w:p w14:paraId="03EA4F1E" w14:textId="77777777" w:rsidR="004D1711" w:rsidRPr="004D1711" w:rsidRDefault="004D1711" w:rsidP="0079078B">
      <w:pPr>
        <w:pStyle w:val="Kode"/>
      </w:pPr>
      <w:r w:rsidRPr="004D1711">
        <w:t>        ]</w:t>
      </w:r>
    </w:p>
    <w:p w14:paraId="4EE9D14B" w14:textId="77777777" w:rsidR="004D1711" w:rsidRPr="004D1711" w:rsidRDefault="004D1711" w:rsidP="0079078B">
      <w:pPr>
        <w:pStyle w:val="Kode"/>
      </w:pPr>
      <w:r w:rsidRPr="004D1711">
        <w:t>        ds_gt     = EvaluationDataset(samples=samples_gt)</w:t>
      </w:r>
    </w:p>
    <w:p w14:paraId="7B0F0834" w14:textId="77777777" w:rsidR="004D1711" w:rsidRPr="004D1711" w:rsidRDefault="004D1711" w:rsidP="0079078B">
      <w:pPr>
        <w:pStyle w:val="Kode"/>
      </w:pPr>
      <w:r w:rsidRPr="004D1711">
        <w:t>        scores_gt = evaluate(</w:t>
      </w:r>
    </w:p>
    <w:p w14:paraId="0ABAAA8E" w14:textId="77777777" w:rsidR="004D1711" w:rsidRPr="004D1711" w:rsidRDefault="004D1711" w:rsidP="0079078B">
      <w:pPr>
        <w:pStyle w:val="Kode"/>
      </w:pPr>
      <w:r w:rsidRPr="004D1711">
        <w:t>            ds_gt,</w:t>
      </w:r>
    </w:p>
    <w:p w14:paraId="362DC036" w14:textId="77777777" w:rsidR="004D1711" w:rsidRPr="004D1711" w:rsidRDefault="004D1711" w:rsidP="0079078B">
      <w:pPr>
        <w:pStyle w:val="Kode"/>
      </w:pPr>
      <w:r w:rsidRPr="004D1711">
        <w:t>            metrics=ref_based_metrics,</w:t>
      </w:r>
    </w:p>
    <w:p w14:paraId="14339B0E" w14:textId="77777777" w:rsidR="004D1711" w:rsidRPr="004D1711" w:rsidRDefault="004D1711" w:rsidP="0079078B">
      <w:pPr>
        <w:pStyle w:val="Kode"/>
      </w:pPr>
      <w:r w:rsidRPr="004D1711">
        <w:t>            run_config=run_config,</w:t>
      </w:r>
    </w:p>
    <w:p w14:paraId="1AD02DD9" w14:textId="77777777" w:rsidR="004D1711" w:rsidRPr="004D1711" w:rsidRDefault="004D1711" w:rsidP="0079078B">
      <w:pPr>
        <w:pStyle w:val="Kode"/>
      </w:pPr>
      <w:r w:rsidRPr="004D1711">
        <w:t>            raise_exceptions=False,</w:t>
      </w:r>
    </w:p>
    <w:p w14:paraId="3F7B956E" w14:textId="77777777" w:rsidR="004D1711" w:rsidRPr="004D1711" w:rsidRDefault="004D1711" w:rsidP="0079078B">
      <w:pPr>
        <w:pStyle w:val="Kode"/>
      </w:pPr>
      <w:r w:rsidRPr="004D1711">
        <w:t>        )</w:t>
      </w:r>
    </w:p>
    <w:p w14:paraId="03206E43" w14:textId="77777777" w:rsidR="004D1711" w:rsidRPr="004D1711" w:rsidRDefault="004D1711" w:rsidP="0079078B">
      <w:pPr>
        <w:pStyle w:val="Kode"/>
      </w:pPr>
      <w:r w:rsidRPr="004D1711">
        <w:t>        df_gt = scores_gt.to_pandas()</w:t>
      </w:r>
    </w:p>
    <w:p w14:paraId="0E32B6E4" w14:textId="77777777" w:rsidR="004D1711" w:rsidRPr="004D1711" w:rsidRDefault="004D1711" w:rsidP="0079078B">
      <w:pPr>
        <w:pStyle w:val="Kode"/>
      </w:pPr>
      <w:r w:rsidRPr="004D1711">
        <w:t>        df_gt["sample_id"] = [r["sample_id"] for r in gt_results]</w:t>
      </w:r>
    </w:p>
    <w:p w14:paraId="4A9F054C" w14:textId="77777777" w:rsidR="004D1711" w:rsidRPr="004D1711" w:rsidRDefault="004D1711" w:rsidP="0079078B">
      <w:pPr>
        <w:pStyle w:val="Kode"/>
      </w:pPr>
    </w:p>
    <w:p w14:paraId="519B157E" w14:textId="77777777" w:rsidR="004D1711" w:rsidRPr="004D1711" w:rsidRDefault="004D1711" w:rsidP="0079078B">
      <w:pPr>
        <w:pStyle w:val="Kode"/>
      </w:pPr>
      <w:r w:rsidRPr="004D1711">
        <w:t>        new_cols = [c for c in df_gt.columns</w:t>
      </w:r>
    </w:p>
    <w:p w14:paraId="4594574B" w14:textId="77777777" w:rsidR="004D1711" w:rsidRPr="004D1711" w:rsidRDefault="004D1711" w:rsidP="0079078B">
      <w:pPr>
        <w:pStyle w:val="Kode"/>
      </w:pPr>
      <w:r w:rsidRPr="004D1711">
        <w:t>                    if c not in df.columns and c != "sample_id"]</w:t>
      </w:r>
    </w:p>
    <w:p w14:paraId="66E5ADE3" w14:textId="77777777" w:rsidR="004D1711" w:rsidRPr="004D1711" w:rsidRDefault="004D1711" w:rsidP="0079078B">
      <w:pPr>
        <w:pStyle w:val="Kode"/>
      </w:pPr>
      <w:r w:rsidRPr="004D1711">
        <w:t>        if new_cols:</w:t>
      </w:r>
    </w:p>
    <w:p w14:paraId="144CCEE9" w14:textId="77777777" w:rsidR="004D1711" w:rsidRPr="004D1711" w:rsidRDefault="004D1711" w:rsidP="0079078B">
      <w:pPr>
        <w:pStyle w:val="Kode"/>
      </w:pPr>
      <w:r w:rsidRPr="004D1711">
        <w:t>            df = df.merge(</w:t>
      </w:r>
    </w:p>
    <w:p w14:paraId="61AA7445" w14:textId="77777777" w:rsidR="004D1711" w:rsidRPr="004D1711" w:rsidRDefault="004D1711" w:rsidP="0079078B">
      <w:pPr>
        <w:pStyle w:val="Kode"/>
      </w:pPr>
      <w:r w:rsidRPr="004D1711">
        <w:t>                df_gt[["sample_id"] + new_cols],</w:t>
      </w:r>
    </w:p>
    <w:p w14:paraId="633B5AAC" w14:textId="77777777" w:rsidR="004D1711" w:rsidRPr="004D1711" w:rsidRDefault="004D1711" w:rsidP="0079078B">
      <w:pPr>
        <w:pStyle w:val="Kode"/>
      </w:pPr>
      <w:r w:rsidRPr="004D1711">
        <w:t>                on="sample_id",</w:t>
      </w:r>
    </w:p>
    <w:p w14:paraId="77126FFE" w14:textId="77777777" w:rsidR="004D1711" w:rsidRPr="004D1711" w:rsidRDefault="004D1711" w:rsidP="0079078B">
      <w:pPr>
        <w:pStyle w:val="Kode"/>
      </w:pPr>
      <w:r w:rsidRPr="004D1711">
        <w:t>                how="left",</w:t>
      </w:r>
    </w:p>
    <w:p w14:paraId="195F589D" w14:textId="77777777" w:rsidR="004D1711" w:rsidRPr="004D1711" w:rsidRDefault="004D1711" w:rsidP="0079078B">
      <w:pPr>
        <w:pStyle w:val="Kode"/>
      </w:pPr>
      <w:r w:rsidRPr="004D1711">
        <w:t>            )</w:t>
      </w:r>
    </w:p>
    <w:p w14:paraId="79D743E4" w14:textId="77777777" w:rsidR="004D1711" w:rsidRPr="004D1711" w:rsidRDefault="004D1711" w:rsidP="0079078B">
      <w:pPr>
        <w:pStyle w:val="Kode"/>
      </w:pPr>
      <w:r w:rsidRPr="004D1711">
        <w:t>    else:</w:t>
      </w:r>
    </w:p>
    <w:p w14:paraId="52547F42" w14:textId="77777777" w:rsidR="004D1711" w:rsidRPr="004D1711" w:rsidRDefault="004D1711" w:rsidP="0079078B">
      <w:pPr>
        <w:pStyle w:val="Kode"/>
      </w:pPr>
      <w:r w:rsidRPr="004D1711">
        <w:t>        print("[Eval] No ground_truth provided — skipping reference-based metrics.")</w:t>
      </w:r>
    </w:p>
    <w:p w14:paraId="0EA2E384" w14:textId="77777777" w:rsidR="004D1711" w:rsidRPr="004D1711" w:rsidRDefault="004D1711" w:rsidP="0079078B">
      <w:pPr>
        <w:pStyle w:val="Kode"/>
      </w:pPr>
    </w:p>
    <w:p w14:paraId="19FEFEF2" w14:textId="77777777" w:rsidR="004D1711" w:rsidRPr="004D1711" w:rsidRDefault="004D1711" w:rsidP="0079078B">
      <w:pPr>
        <w:pStyle w:val="Kode"/>
      </w:pPr>
      <w:r w:rsidRPr="004D1711">
        <w:t>    return df</w:t>
      </w:r>
    </w:p>
    <w:p w14:paraId="66874209" w14:textId="77777777" w:rsidR="004D1711" w:rsidRPr="004D1711" w:rsidRDefault="004D1711" w:rsidP="0079078B">
      <w:pPr>
        <w:pStyle w:val="Kode"/>
      </w:pPr>
    </w:p>
    <w:p w14:paraId="6DFD2EFB" w14:textId="77777777" w:rsidR="004D1711" w:rsidRPr="004D1711" w:rsidRDefault="004D1711" w:rsidP="0079078B">
      <w:pPr>
        <w:pStyle w:val="Kode"/>
      </w:pPr>
      <w:r w:rsidRPr="004D1711">
        <w:t># ---------------------------------------------------------------------------</w:t>
      </w:r>
    </w:p>
    <w:p w14:paraId="2500399D" w14:textId="77777777" w:rsidR="004D1711" w:rsidRPr="004D1711" w:rsidRDefault="004D1711" w:rsidP="0079078B">
      <w:pPr>
        <w:pStyle w:val="Kode"/>
      </w:pPr>
      <w:r w:rsidRPr="004D1711">
        <w:t># Reporting</w:t>
      </w:r>
    </w:p>
    <w:p w14:paraId="14AEFB34" w14:textId="77777777" w:rsidR="004D1711" w:rsidRPr="004D1711" w:rsidRDefault="004D1711" w:rsidP="0079078B">
      <w:pPr>
        <w:pStyle w:val="Kode"/>
      </w:pPr>
      <w:r w:rsidRPr="004D1711">
        <w:t># ---------------------------------------------------------------------------</w:t>
      </w:r>
    </w:p>
    <w:p w14:paraId="17E7B217" w14:textId="77777777" w:rsidR="004D1711" w:rsidRPr="004D1711" w:rsidRDefault="004D1711" w:rsidP="0079078B">
      <w:pPr>
        <w:pStyle w:val="Kode"/>
      </w:pPr>
      <w:r w:rsidRPr="004D1711">
        <w:t>_META_COLS = frozenset({</w:t>
      </w:r>
    </w:p>
    <w:p w14:paraId="2EA7D8AD" w14:textId="77777777" w:rsidR="004D1711" w:rsidRPr="004D1711" w:rsidRDefault="004D1711" w:rsidP="0079078B">
      <w:pPr>
        <w:pStyle w:val="Kode"/>
      </w:pPr>
      <w:r w:rsidRPr="004D1711">
        <w:lastRenderedPageBreak/>
        <w:t>    "question", "answer", "contexts", "ground_truth", "full_context",</w:t>
      </w:r>
    </w:p>
    <w:p w14:paraId="783020CA" w14:textId="77777777" w:rsidR="004D1711" w:rsidRPr="004D1711" w:rsidRDefault="004D1711" w:rsidP="0079078B">
      <w:pPr>
        <w:pStyle w:val="Kode"/>
      </w:pPr>
      <w:r w:rsidRPr="004D1711">
        <w:t>    "user_input", "response", "retrieved_contexts", "reference",</w:t>
      </w:r>
    </w:p>
    <w:p w14:paraId="6966CB35" w14:textId="77777777" w:rsidR="004D1711" w:rsidRPr="004D1711" w:rsidRDefault="004D1711" w:rsidP="0079078B">
      <w:pPr>
        <w:pStyle w:val="Kode"/>
      </w:pPr>
      <w:r w:rsidRPr="004D1711">
        <w:t>    "reference_contexts",</w:t>
      </w:r>
    </w:p>
    <w:p w14:paraId="278EAAC3" w14:textId="77777777" w:rsidR="004D1711" w:rsidRPr="004D1711" w:rsidRDefault="004D1711" w:rsidP="0079078B">
      <w:pPr>
        <w:pStyle w:val="Kode"/>
      </w:pPr>
      <w:r w:rsidRPr="004D1711">
        <w:t>    "mode", "has_gt", "sample_id", "category", "run",</w:t>
      </w:r>
    </w:p>
    <w:p w14:paraId="2739D402" w14:textId="77777777" w:rsidR="004D1711" w:rsidRPr="004D1711" w:rsidRDefault="004D1711" w:rsidP="0079078B">
      <w:pPr>
        <w:pStyle w:val="Kode"/>
      </w:pPr>
      <w:r w:rsidRPr="004D1711">
        <w:t>})</w:t>
      </w:r>
    </w:p>
    <w:p w14:paraId="70870A0B" w14:textId="77777777" w:rsidR="004D1711" w:rsidRPr="004D1711" w:rsidRDefault="004D1711" w:rsidP="0079078B">
      <w:pPr>
        <w:pStyle w:val="Kode"/>
      </w:pPr>
    </w:p>
    <w:p w14:paraId="0799467B" w14:textId="77777777" w:rsidR="004D1711" w:rsidRPr="004D1711" w:rsidRDefault="004D1711" w:rsidP="0079078B">
      <w:pPr>
        <w:pStyle w:val="Kode"/>
      </w:pPr>
      <w:r w:rsidRPr="004D1711">
        <w:t>def _metric_cols(df: pd.DataFrame) -&gt; list[str]:</w:t>
      </w:r>
    </w:p>
    <w:p w14:paraId="1E31812D" w14:textId="77777777" w:rsidR="004D1711" w:rsidRPr="004D1711" w:rsidRDefault="004D1711" w:rsidP="0079078B">
      <w:pPr>
        <w:pStyle w:val="Kode"/>
      </w:pPr>
      <w:r w:rsidRPr="004D1711">
        <w:t>    """Return the list of numeric metric columns (excludes metadata)."""</w:t>
      </w:r>
    </w:p>
    <w:p w14:paraId="6C35606E" w14:textId="77777777" w:rsidR="004D1711" w:rsidRPr="004D1711" w:rsidRDefault="004D1711" w:rsidP="0079078B">
      <w:pPr>
        <w:pStyle w:val="Kode"/>
      </w:pPr>
      <w:r w:rsidRPr="004D1711">
        <w:t>    return [</w:t>
      </w:r>
    </w:p>
    <w:p w14:paraId="56C147EE" w14:textId="77777777" w:rsidR="004D1711" w:rsidRPr="004D1711" w:rsidRDefault="004D1711" w:rsidP="0079078B">
      <w:pPr>
        <w:pStyle w:val="Kode"/>
      </w:pPr>
      <w:r w:rsidRPr="004D1711">
        <w:t>        c for c in df.columns</w:t>
      </w:r>
    </w:p>
    <w:p w14:paraId="4FF16BEC" w14:textId="77777777" w:rsidR="004D1711" w:rsidRPr="004D1711" w:rsidRDefault="004D1711" w:rsidP="0079078B">
      <w:pPr>
        <w:pStyle w:val="Kode"/>
      </w:pPr>
      <w:r w:rsidRPr="004D1711">
        <w:t>        if c not in _META_COLS</w:t>
      </w:r>
    </w:p>
    <w:p w14:paraId="7BC61D3D" w14:textId="77777777" w:rsidR="004D1711" w:rsidRPr="004D1711" w:rsidRDefault="004D1711" w:rsidP="0079078B">
      <w:pPr>
        <w:pStyle w:val="Kode"/>
      </w:pPr>
      <w:r w:rsidRPr="004D1711">
        <w:t>        and pd.api.types.is_numeric_dtype(df[c])</w:t>
      </w:r>
    </w:p>
    <w:p w14:paraId="7A5CAB90" w14:textId="77777777" w:rsidR="004D1711" w:rsidRPr="004D1711" w:rsidRDefault="004D1711" w:rsidP="0079078B">
      <w:pPr>
        <w:pStyle w:val="Kode"/>
      </w:pPr>
      <w:r w:rsidRPr="004D1711">
        <w:t>    ]</w:t>
      </w:r>
    </w:p>
    <w:p w14:paraId="502E9DA3" w14:textId="77777777" w:rsidR="004D1711" w:rsidRPr="004D1711" w:rsidRDefault="004D1711" w:rsidP="0079078B">
      <w:pPr>
        <w:pStyle w:val="Kode"/>
      </w:pPr>
    </w:p>
    <w:p w14:paraId="27624677" w14:textId="77777777" w:rsidR="004D1711" w:rsidRPr="004D1711" w:rsidRDefault="004D1711" w:rsidP="0079078B">
      <w:pPr>
        <w:pStyle w:val="Kode"/>
      </w:pPr>
      <w:r w:rsidRPr="004D1711">
        <w:t>def print_per_sample(df: pd.DataFrame) -&gt; None:</w:t>
      </w:r>
    </w:p>
    <w:p w14:paraId="00360B51" w14:textId="77777777" w:rsidR="004D1711" w:rsidRPr="004D1711" w:rsidRDefault="004D1711" w:rsidP="0079078B">
      <w:pPr>
        <w:pStyle w:val="Kode"/>
      </w:pPr>
      <w:r w:rsidRPr="004D1711">
        <w:t>    """Prints a scorecard for every individual sample — fast visual scan."""</w:t>
      </w:r>
    </w:p>
    <w:p w14:paraId="345CCBDD" w14:textId="77777777" w:rsidR="004D1711" w:rsidRPr="004D1711" w:rsidRDefault="004D1711" w:rsidP="0079078B">
      <w:pPr>
        <w:pStyle w:val="Kode"/>
      </w:pPr>
      <w:r w:rsidRPr="004D1711">
        <w:t>    metrics = _metric_cols(df)</w:t>
      </w:r>
    </w:p>
    <w:p w14:paraId="6705A1EB" w14:textId="77777777" w:rsidR="004D1711" w:rsidRPr="004D1711" w:rsidRDefault="004D1711" w:rsidP="0079078B">
      <w:pPr>
        <w:pStyle w:val="Kode"/>
      </w:pPr>
      <w:r w:rsidRPr="004D1711">
        <w:t>    if not metrics:</w:t>
      </w:r>
    </w:p>
    <w:p w14:paraId="5E21AB48" w14:textId="77777777" w:rsidR="004D1711" w:rsidRPr="004D1711" w:rsidRDefault="004D1711" w:rsidP="0079078B">
      <w:pPr>
        <w:pStyle w:val="Kode"/>
      </w:pPr>
      <w:r w:rsidRPr="004D1711">
        <w:t>        return</w:t>
      </w:r>
    </w:p>
    <w:p w14:paraId="4CB4CD1C" w14:textId="77777777" w:rsidR="004D1711" w:rsidRPr="004D1711" w:rsidRDefault="004D1711" w:rsidP="0079078B">
      <w:pPr>
        <w:pStyle w:val="Kode"/>
      </w:pPr>
    </w:p>
    <w:p w14:paraId="4F2D90D9" w14:textId="77777777" w:rsidR="004D1711" w:rsidRPr="004D1711" w:rsidRDefault="004D1711" w:rsidP="0079078B">
      <w:pPr>
        <w:pStyle w:val="Kode"/>
      </w:pPr>
      <w:r w:rsidRPr="004D1711">
        <w:t>    print("\n" + "=" * 100)</w:t>
      </w:r>
    </w:p>
    <w:p w14:paraId="221AC155" w14:textId="77777777" w:rsidR="004D1711" w:rsidRPr="004D1711" w:rsidRDefault="004D1711" w:rsidP="0079078B">
      <w:pPr>
        <w:pStyle w:val="Kode"/>
      </w:pPr>
      <w:r w:rsidRPr="004D1711">
        <w:t>    print("  PER-SAMPLE SCORECARD")</w:t>
      </w:r>
    </w:p>
    <w:p w14:paraId="77778DF3" w14:textId="77777777" w:rsidR="004D1711" w:rsidRPr="004D1711" w:rsidRDefault="004D1711" w:rsidP="0079078B">
      <w:pPr>
        <w:pStyle w:val="Kode"/>
      </w:pPr>
      <w:r w:rsidRPr="004D1711">
        <w:t>    print("=" * 100)</w:t>
      </w:r>
    </w:p>
    <w:p w14:paraId="408DACB2" w14:textId="77777777" w:rsidR="004D1711" w:rsidRPr="004D1711" w:rsidRDefault="004D1711" w:rsidP="0079078B">
      <w:pPr>
        <w:pStyle w:val="Kode"/>
      </w:pPr>
    </w:p>
    <w:p w14:paraId="1627079A" w14:textId="77777777" w:rsidR="004D1711" w:rsidRPr="004D1711" w:rsidRDefault="004D1711" w:rsidP="0079078B">
      <w:pPr>
        <w:pStyle w:val="Kode"/>
      </w:pPr>
      <w:r w:rsidRPr="004D1711">
        <w:t>    # Header</w:t>
      </w:r>
    </w:p>
    <w:p w14:paraId="725B57BD" w14:textId="77777777" w:rsidR="004D1711" w:rsidRPr="004D1711" w:rsidRDefault="004D1711" w:rsidP="0079078B">
      <w:pPr>
        <w:pStyle w:val="Kode"/>
      </w:pPr>
      <w:r w:rsidRPr="004D1711">
        <w:t>    metric_labels = [m[:12] for m in metrics]</w:t>
      </w:r>
    </w:p>
    <w:p w14:paraId="3541E1BA" w14:textId="77777777" w:rsidR="004D1711" w:rsidRPr="004D1711" w:rsidRDefault="004D1711" w:rsidP="0079078B">
      <w:pPr>
        <w:pStyle w:val="Kode"/>
      </w:pPr>
      <w:r w:rsidRPr="004D1711">
        <w:t>    header = f"  {'#':&gt;3}  {'mode':&gt;8}  {'category':&lt;20}  " + "  ".join(</w:t>
      </w:r>
    </w:p>
    <w:p w14:paraId="3B7D5DFC" w14:textId="77777777" w:rsidR="004D1711" w:rsidRPr="004D1711" w:rsidRDefault="004D1711" w:rsidP="0079078B">
      <w:pPr>
        <w:pStyle w:val="Kode"/>
      </w:pPr>
      <w:r w:rsidRPr="004D1711">
        <w:t>        f"{ml:&gt;12}" for ml in metric_labels</w:t>
      </w:r>
    </w:p>
    <w:p w14:paraId="538B55FA" w14:textId="77777777" w:rsidR="004D1711" w:rsidRPr="004D1711" w:rsidRDefault="004D1711" w:rsidP="0079078B">
      <w:pPr>
        <w:pStyle w:val="Kode"/>
      </w:pPr>
      <w:r w:rsidRPr="004D1711">
        <w:t>    )</w:t>
      </w:r>
    </w:p>
    <w:p w14:paraId="236E31F6" w14:textId="77777777" w:rsidR="004D1711" w:rsidRPr="004D1711" w:rsidRDefault="004D1711" w:rsidP="0079078B">
      <w:pPr>
        <w:pStyle w:val="Kode"/>
      </w:pPr>
      <w:r w:rsidRPr="004D1711">
        <w:t>    print(header)</w:t>
      </w:r>
    </w:p>
    <w:p w14:paraId="557F718C" w14:textId="77777777" w:rsidR="004D1711" w:rsidRPr="004D1711" w:rsidRDefault="004D1711" w:rsidP="0079078B">
      <w:pPr>
        <w:pStyle w:val="Kode"/>
      </w:pPr>
      <w:r w:rsidRPr="004D1711">
        <w:t>    print("  " + "─" * (len(header) - 2))</w:t>
      </w:r>
    </w:p>
    <w:p w14:paraId="1533F721" w14:textId="77777777" w:rsidR="004D1711" w:rsidRPr="004D1711" w:rsidRDefault="004D1711" w:rsidP="0079078B">
      <w:pPr>
        <w:pStyle w:val="Kode"/>
      </w:pPr>
    </w:p>
    <w:p w14:paraId="059C7CB7" w14:textId="77777777" w:rsidR="004D1711" w:rsidRPr="004D1711" w:rsidRDefault="004D1711" w:rsidP="0079078B">
      <w:pPr>
        <w:pStyle w:val="Kode"/>
      </w:pPr>
      <w:r w:rsidRPr="004D1711">
        <w:t>    for _, row in df.iterrows():</w:t>
      </w:r>
    </w:p>
    <w:p w14:paraId="5F693625" w14:textId="77777777" w:rsidR="004D1711" w:rsidRPr="004D1711" w:rsidRDefault="004D1711" w:rsidP="0079078B">
      <w:pPr>
        <w:pStyle w:val="Kode"/>
      </w:pPr>
      <w:r w:rsidRPr="004D1711">
        <w:t>        sid  = int(row.get("sample_id", 0))</w:t>
      </w:r>
    </w:p>
    <w:p w14:paraId="624F1616" w14:textId="77777777" w:rsidR="004D1711" w:rsidRPr="004D1711" w:rsidRDefault="004D1711" w:rsidP="0079078B">
      <w:pPr>
        <w:pStyle w:val="Kode"/>
      </w:pPr>
      <w:r w:rsidRPr="004D1711">
        <w:t>        mode = str(row.get("mode", ""))[:8]</w:t>
      </w:r>
    </w:p>
    <w:p w14:paraId="0F0F325F" w14:textId="77777777" w:rsidR="004D1711" w:rsidRPr="004D1711" w:rsidRDefault="004D1711" w:rsidP="0079078B">
      <w:pPr>
        <w:pStyle w:val="Kode"/>
      </w:pPr>
      <w:r w:rsidRPr="004D1711">
        <w:t>        cat  = str(row.get("category", ""))[:20]</w:t>
      </w:r>
    </w:p>
    <w:p w14:paraId="550C1AF6" w14:textId="77777777" w:rsidR="004D1711" w:rsidRPr="004D1711" w:rsidRDefault="004D1711" w:rsidP="0079078B">
      <w:pPr>
        <w:pStyle w:val="Kode"/>
      </w:pPr>
      <w:r w:rsidRPr="004D1711">
        <w:t>        vals = []</w:t>
      </w:r>
    </w:p>
    <w:p w14:paraId="4C732EE6" w14:textId="77777777" w:rsidR="004D1711" w:rsidRPr="004D1711" w:rsidRDefault="004D1711" w:rsidP="0079078B">
      <w:pPr>
        <w:pStyle w:val="Kode"/>
      </w:pPr>
      <w:r w:rsidRPr="004D1711">
        <w:t>        for m in metrics:</w:t>
      </w:r>
    </w:p>
    <w:p w14:paraId="79DB1E18" w14:textId="77777777" w:rsidR="004D1711" w:rsidRPr="004D1711" w:rsidRDefault="004D1711" w:rsidP="0079078B">
      <w:pPr>
        <w:pStyle w:val="Kode"/>
      </w:pPr>
      <w:r w:rsidRPr="004D1711">
        <w:t>            v = row.get(m)</w:t>
      </w:r>
    </w:p>
    <w:p w14:paraId="661E782D" w14:textId="77777777" w:rsidR="004D1711" w:rsidRPr="004D1711" w:rsidRDefault="004D1711" w:rsidP="0079078B">
      <w:pPr>
        <w:pStyle w:val="Kode"/>
      </w:pPr>
      <w:r w:rsidRPr="004D1711">
        <w:t>            if pd.isna(v):</w:t>
      </w:r>
    </w:p>
    <w:p w14:paraId="39F5411F" w14:textId="77777777" w:rsidR="004D1711" w:rsidRPr="004D1711" w:rsidRDefault="004D1711" w:rsidP="0079078B">
      <w:pPr>
        <w:pStyle w:val="Kode"/>
      </w:pPr>
      <w:r w:rsidRPr="004D1711">
        <w:lastRenderedPageBreak/>
        <w:t>                vals.append(f"{'—':&gt;12}")</w:t>
      </w:r>
    </w:p>
    <w:p w14:paraId="10D015E3" w14:textId="77777777" w:rsidR="004D1711" w:rsidRPr="004D1711" w:rsidRDefault="004D1711" w:rsidP="0079078B">
      <w:pPr>
        <w:pStyle w:val="Kode"/>
      </w:pPr>
      <w:r w:rsidRPr="004D1711">
        <w:t>            else:</w:t>
      </w:r>
    </w:p>
    <w:p w14:paraId="19E44DDB" w14:textId="77777777" w:rsidR="004D1711" w:rsidRPr="004D1711" w:rsidRDefault="004D1711" w:rsidP="0079078B">
      <w:pPr>
        <w:pStyle w:val="Kode"/>
      </w:pPr>
      <w:r w:rsidRPr="004D1711">
        <w:t>                vals.append(f"{v:&gt;12.4f}")</w:t>
      </w:r>
    </w:p>
    <w:p w14:paraId="668B7A5C" w14:textId="77777777" w:rsidR="004D1711" w:rsidRPr="004D1711" w:rsidRDefault="004D1711" w:rsidP="0079078B">
      <w:pPr>
        <w:pStyle w:val="Kode"/>
      </w:pPr>
      <w:r w:rsidRPr="004D1711">
        <w:t>        print(f"  {sid:&gt;3}  {mode:&gt;8}  {cat:&lt;20}  " + "  ".join(vals))</w:t>
      </w:r>
    </w:p>
    <w:p w14:paraId="0FE21748" w14:textId="77777777" w:rsidR="004D1711" w:rsidRPr="004D1711" w:rsidRDefault="004D1711" w:rsidP="0079078B">
      <w:pPr>
        <w:pStyle w:val="Kode"/>
      </w:pPr>
    </w:p>
    <w:p w14:paraId="6FA3E24C" w14:textId="77777777" w:rsidR="004D1711" w:rsidRPr="004D1711" w:rsidRDefault="004D1711" w:rsidP="0079078B">
      <w:pPr>
        <w:pStyle w:val="Kode"/>
      </w:pPr>
      <w:r w:rsidRPr="004D1711">
        <w:t>    print("=" * 100)</w:t>
      </w:r>
    </w:p>
    <w:p w14:paraId="7D2D5FD6" w14:textId="77777777" w:rsidR="004D1711" w:rsidRPr="004D1711" w:rsidRDefault="004D1711" w:rsidP="0079078B">
      <w:pPr>
        <w:pStyle w:val="Kode"/>
      </w:pPr>
    </w:p>
    <w:p w14:paraId="50C29A0A" w14:textId="77777777" w:rsidR="004D1711" w:rsidRPr="004D1711" w:rsidRDefault="004D1711" w:rsidP="0079078B">
      <w:pPr>
        <w:pStyle w:val="Kode"/>
      </w:pPr>
      <w:r w:rsidRPr="004D1711">
        <w:t>def print_summary(df: pd.DataFrame) -&gt; None:</w:t>
      </w:r>
    </w:p>
    <w:p w14:paraId="549C50DE" w14:textId="77777777" w:rsidR="004D1711" w:rsidRPr="004D1711" w:rsidRDefault="004D1711" w:rsidP="0079078B">
      <w:pPr>
        <w:pStyle w:val="Kode"/>
      </w:pPr>
      <w:r w:rsidRPr="004D1711">
        <w:t>    metrics = _metric_cols(df)</w:t>
      </w:r>
    </w:p>
    <w:p w14:paraId="0BD72952" w14:textId="77777777" w:rsidR="004D1711" w:rsidRPr="004D1711" w:rsidRDefault="004D1711" w:rsidP="0079078B">
      <w:pPr>
        <w:pStyle w:val="Kode"/>
      </w:pPr>
      <w:r w:rsidRPr="004D1711">
        <w:t>    if not metrics:</w:t>
      </w:r>
    </w:p>
    <w:p w14:paraId="5858EC01" w14:textId="77777777" w:rsidR="004D1711" w:rsidRPr="004D1711" w:rsidRDefault="004D1711" w:rsidP="0079078B">
      <w:pPr>
        <w:pStyle w:val="Kode"/>
      </w:pPr>
      <w:r w:rsidRPr="004D1711">
        <w:t>        print("[Eval] No metric columns found to summarise.")</w:t>
      </w:r>
    </w:p>
    <w:p w14:paraId="6662CB90" w14:textId="77777777" w:rsidR="004D1711" w:rsidRPr="004D1711" w:rsidRDefault="004D1711" w:rsidP="0079078B">
      <w:pPr>
        <w:pStyle w:val="Kode"/>
      </w:pPr>
      <w:r w:rsidRPr="004D1711">
        <w:t>        return</w:t>
      </w:r>
    </w:p>
    <w:p w14:paraId="77282E0C" w14:textId="77777777" w:rsidR="004D1711" w:rsidRPr="004D1711" w:rsidRDefault="004D1711" w:rsidP="0079078B">
      <w:pPr>
        <w:pStyle w:val="Kode"/>
      </w:pPr>
    </w:p>
    <w:p w14:paraId="5B7B8149" w14:textId="77777777" w:rsidR="004D1711" w:rsidRPr="004D1711" w:rsidRDefault="004D1711" w:rsidP="0079078B">
      <w:pPr>
        <w:pStyle w:val="Kode"/>
      </w:pPr>
      <w:r w:rsidRPr="004D1711">
        <w:t>    print("\n" + "=" * 80)</w:t>
      </w:r>
    </w:p>
    <w:p w14:paraId="2C1BC256" w14:textId="77777777" w:rsidR="004D1711" w:rsidRPr="004D1711" w:rsidRDefault="004D1711" w:rsidP="0079078B">
      <w:pPr>
        <w:pStyle w:val="Kode"/>
      </w:pPr>
      <w:r w:rsidRPr="004D1711">
        <w:t>    print("  RAGAS EVALUATION SUMMARY")</w:t>
      </w:r>
    </w:p>
    <w:p w14:paraId="3FFB1789" w14:textId="77777777" w:rsidR="004D1711" w:rsidRPr="004D1711" w:rsidRDefault="004D1711" w:rsidP="0079078B">
      <w:pPr>
        <w:pStyle w:val="Kode"/>
      </w:pPr>
      <w:r w:rsidRPr="004D1711">
        <w:t>    print("=" * 80)</w:t>
      </w:r>
    </w:p>
    <w:p w14:paraId="1EC2C8C0" w14:textId="77777777" w:rsidR="004D1711" w:rsidRPr="004D1711" w:rsidRDefault="004D1711" w:rsidP="0079078B">
      <w:pPr>
        <w:pStyle w:val="Kode"/>
      </w:pPr>
    </w:p>
    <w:p w14:paraId="319C2965" w14:textId="77777777" w:rsidR="004D1711" w:rsidRPr="004D1711" w:rsidRDefault="004D1711" w:rsidP="0079078B">
      <w:pPr>
        <w:pStyle w:val="Kode"/>
      </w:pPr>
      <w:r w:rsidRPr="004D1711">
        <w:t>    # ── Per-mode breakdown ──────────────────────────────────────────────────</w:t>
      </w:r>
    </w:p>
    <w:p w14:paraId="4EECD1A5" w14:textId="77777777" w:rsidR="004D1711" w:rsidRPr="004D1711" w:rsidRDefault="004D1711" w:rsidP="0079078B">
      <w:pPr>
        <w:pStyle w:val="Kode"/>
      </w:pPr>
      <w:r w:rsidRPr="004D1711">
        <w:t>    for mode in sorted(df["mode"].unique()):</w:t>
      </w:r>
    </w:p>
    <w:p w14:paraId="6E338B7E" w14:textId="77777777" w:rsidR="004D1711" w:rsidRPr="004D1711" w:rsidRDefault="004D1711" w:rsidP="0079078B">
      <w:pPr>
        <w:pStyle w:val="Kode"/>
      </w:pPr>
      <w:r w:rsidRPr="004D1711">
        <w:t>        subset = df[df["mode"] == mode]</w:t>
      </w:r>
    </w:p>
    <w:p w14:paraId="4A7B57D6" w14:textId="77777777" w:rsidR="004D1711" w:rsidRPr="004D1711" w:rsidRDefault="004D1711" w:rsidP="0079078B">
      <w:pPr>
        <w:pStyle w:val="Kode"/>
      </w:pPr>
      <w:r w:rsidRPr="004D1711">
        <w:t>        print(f"\n  Mode: {mode.upper()}  (n={len(subset)})")</w:t>
      </w:r>
    </w:p>
    <w:p w14:paraId="78E57857" w14:textId="77777777" w:rsidR="004D1711" w:rsidRPr="004D1711" w:rsidRDefault="004D1711" w:rsidP="0079078B">
      <w:pPr>
        <w:pStyle w:val="Kode"/>
      </w:pPr>
      <w:r w:rsidRPr="004D1711">
        <w:t>        print("  " + "-" * 65)</w:t>
      </w:r>
    </w:p>
    <w:p w14:paraId="1646AC60" w14:textId="77777777" w:rsidR="004D1711" w:rsidRPr="004D1711" w:rsidRDefault="004D1711" w:rsidP="0079078B">
      <w:pPr>
        <w:pStyle w:val="Kode"/>
      </w:pPr>
      <w:r w:rsidRPr="004D1711">
        <w:t>        for col in metrics:</w:t>
      </w:r>
    </w:p>
    <w:p w14:paraId="304FA1A3" w14:textId="77777777" w:rsidR="004D1711" w:rsidRPr="004D1711" w:rsidRDefault="004D1711" w:rsidP="0079078B">
      <w:pPr>
        <w:pStyle w:val="Kode"/>
      </w:pPr>
      <w:r w:rsidRPr="004D1711">
        <w:t>            valid = subset[col].dropna()</w:t>
      </w:r>
    </w:p>
    <w:p w14:paraId="79F8BDFB" w14:textId="77777777" w:rsidR="004D1711" w:rsidRPr="004D1711" w:rsidRDefault="004D1711" w:rsidP="0079078B">
      <w:pPr>
        <w:pStyle w:val="Kode"/>
      </w:pPr>
      <w:r w:rsidRPr="004D1711">
        <w:t>            if valid.empty:</w:t>
      </w:r>
    </w:p>
    <w:p w14:paraId="569D493B" w14:textId="77777777" w:rsidR="004D1711" w:rsidRPr="004D1711" w:rsidRDefault="004D1711" w:rsidP="0079078B">
      <w:pPr>
        <w:pStyle w:val="Kode"/>
      </w:pPr>
      <w:r w:rsidRPr="004D1711">
        <w:t>                print(f"    {col:&lt;44}  (all NaN)")</w:t>
      </w:r>
    </w:p>
    <w:p w14:paraId="6B0F50CC" w14:textId="77777777" w:rsidR="004D1711" w:rsidRPr="004D1711" w:rsidRDefault="004D1711" w:rsidP="0079078B">
      <w:pPr>
        <w:pStyle w:val="Kode"/>
      </w:pPr>
      <w:r w:rsidRPr="004D1711">
        <w:t>                continue</w:t>
      </w:r>
    </w:p>
    <w:p w14:paraId="459B7F52" w14:textId="77777777" w:rsidR="004D1711" w:rsidRPr="004D1711" w:rsidRDefault="004D1711" w:rsidP="0079078B">
      <w:pPr>
        <w:pStyle w:val="Kode"/>
      </w:pPr>
      <w:r w:rsidRPr="004D1711">
        <w:t>            mean = valid.mean()</w:t>
      </w:r>
    </w:p>
    <w:p w14:paraId="79704520" w14:textId="77777777" w:rsidR="004D1711" w:rsidRPr="004D1711" w:rsidRDefault="004D1711" w:rsidP="0079078B">
      <w:pPr>
        <w:pStyle w:val="Kode"/>
      </w:pPr>
      <w:r w:rsidRPr="004D1711">
        <w:t>            bar  = "█" * int(mean * 20)</w:t>
      </w:r>
    </w:p>
    <w:p w14:paraId="6318E2BF" w14:textId="77777777" w:rsidR="004D1711" w:rsidRPr="004D1711" w:rsidRDefault="004D1711" w:rsidP="0079078B">
      <w:pPr>
        <w:pStyle w:val="Kode"/>
      </w:pPr>
      <w:r w:rsidRPr="004D1711">
        <w:t>            pct_valid = 100 * len(valid) / len(subset)</w:t>
      </w:r>
    </w:p>
    <w:p w14:paraId="4CBF989F" w14:textId="77777777" w:rsidR="004D1711" w:rsidRPr="004D1711" w:rsidRDefault="004D1711" w:rsidP="0079078B">
      <w:pPr>
        <w:pStyle w:val="Kode"/>
      </w:pPr>
      <w:r w:rsidRPr="004D1711">
        <w:t>            print(f"    {col:&lt;44} {mean:.4f}  {bar}  ({pct_valid:.0f}% scored)")</w:t>
      </w:r>
    </w:p>
    <w:p w14:paraId="6D4EE06E" w14:textId="77777777" w:rsidR="004D1711" w:rsidRPr="004D1711" w:rsidRDefault="004D1711" w:rsidP="0079078B">
      <w:pPr>
        <w:pStyle w:val="Kode"/>
      </w:pPr>
    </w:p>
    <w:p w14:paraId="0604BF8B" w14:textId="77777777" w:rsidR="004D1711" w:rsidRPr="004D1711" w:rsidRDefault="004D1711" w:rsidP="0079078B">
      <w:pPr>
        <w:pStyle w:val="Kode"/>
      </w:pPr>
      <w:r w:rsidRPr="004D1711">
        <w:t>    # Per-category breakdown</w:t>
      </w:r>
    </w:p>
    <w:p w14:paraId="7F34FA67" w14:textId="77777777" w:rsidR="004D1711" w:rsidRPr="004D1711" w:rsidRDefault="004D1711" w:rsidP="0079078B">
      <w:pPr>
        <w:pStyle w:val="Kode"/>
      </w:pPr>
      <w:r w:rsidRPr="004D1711">
        <w:t>    categories = sorted(c for c in df["category"].unique() if c != "uncategorised")</w:t>
      </w:r>
    </w:p>
    <w:p w14:paraId="2E77497D" w14:textId="77777777" w:rsidR="004D1711" w:rsidRPr="004D1711" w:rsidRDefault="004D1711" w:rsidP="0079078B">
      <w:pPr>
        <w:pStyle w:val="Kode"/>
      </w:pPr>
      <w:r w:rsidRPr="004D1711">
        <w:t>    if categories:</w:t>
      </w:r>
    </w:p>
    <w:p w14:paraId="314B14DB" w14:textId="77777777" w:rsidR="004D1711" w:rsidRPr="004D1711" w:rsidRDefault="004D1711" w:rsidP="0079078B">
      <w:pPr>
        <w:pStyle w:val="Kode"/>
      </w:pPr>
      <w:r w:rsidRPr="004D1711">
        <w:t>        print(f"\n  Per-category breakdown (n per category):")</w:t>
      </w:r>
    </w:p>
    <w:p w14:paraId="286BE43C" w14:textId="77777777" w:rsidR="004D1711" w:rsidRPr="004D1711" w:rsidRDefault="004D1711" w:rsidP="0079078B">
      <w:pPr>
        <w:pStyle w:val="Kode"/>
      </w:pPr>
      <w:r w:rsidRPr="004D1711">
        <w:t>        print("  " + "-" * 65)</w:t>
      </w:r>
    </w:p>
    <w:p w14:paraId="4E1FA0FF" w14:textId="77777777" w:rsidR="004D1711" w:rsidRPr="004D1711" w:rsidRDefault="004D1711" w:rsidP="0079078B">
      <w:pPr>
        <w:pStyle w:val="Kode"/>
      </w:pPr>
    </w:p>
    <w:p w14:paraId="2E703041" w14:textId="77777777" w:rsidR="004D1711" w:rsidRPr="004D1711" w:rsidRDefault="004D1711" w:rsidP="0079078B">
      <w:pPr>
        <w:pStyle w:val="Kode"/>
      </w:pPr>
      <w:r w:rsidRPr="004D1711">
        <w:t>        # Show counts</w:t>
      </w:r>
    </w:p>
    <w:p w14:paraId="20F7EA62" w14:textId="77777777" w:rsidR="004D1711" w:rsidRPr="004D1711" w:rsidRDefault="004D1711" w:rsidP="0079078B">
      <w:pPr>
        <w:pStyle w:val="Kode"/>
      </w:pPr>
      <w:r w:rsidRPr="004D1711">
        <w:t>        for c in categories:</w:t>
      </w:r>
    </w:p>
    <w:p w14:paraId="61E770FD" w14:textId="77777777" w:rsidR="004D1711" w:rsidRPr="004D1711" w:rsidRDefault="004D1711" w:rsidP="0079078B">
      <w:pPr>
        <w:pStyle w:val="Kode"/>
      </w:pPr>
      <w:r w:rsidRPr="004D1711">
        <w:lastRenderedPageBreak/>
        <w:t>            n = len(df[df["category"] == c])</w:t>
      </w:r>
    </w:p>
    <w:p w14:paraId="06E68D61" w14:textId="77777777" w:rsidR="004D1711" w:rsidRPr="004D1711" w:rsidRDefault="004D1711" w:rsidP="0079078B">
      <w:pPr>
        <w:pStyle w:val="Kode"/>
      </w:pPr>
      <w:r w:rsidRPr="004D1711">
        <w:t>            print(f"    {c:&lt;20} n={n}")</w:t>
      </w:r>
    </w:p>
    <w:p w14:paraId="55CA7231" w14:textId="77777777" w:rsidR="004D1711" w:rsidRPr="004D1711" w:rsidRDefault="004D1711" w:rsidP="0079078B">
      <w:pPr>
        <w:pStyle w:val="Kode"/>
      </w:pPr>
      <w:r w:rsidRPr="004D1711">
        <w:t>        print()</w:t>
      </w:r>
    </w:p>
    <w:p w14:paraId="528BA53B" w14:textId="77777777" w:rsidR="004D1711" w:rsidRPr="004D1711" w:rsidRDefault="004D1711" w:rsidP="0079078B">
      <w:pPr>
        <w:pStyle w:val="Kode"/>
      </w:pPr>
    </w:p>
    <w:p w14:paraId="524EA3B2" w14:textId="77777777" w:rsidR="004D1711" w:rsidRPr="004D1711" w:rsidRDefault="004D1711" w:rsidP="0079078B">
      <w:pPr>
        <w:pStyle w:val="Kode"/>
      </w:pPr>
      <w:r w:rsidRPr="004D1711">
        <w:t>        # Metric table</w:t>
      </w:r>
    </w:p>
    <w:p w14:paraId="2DEAC6A5" w14:textId="77777777" w:rsidR="004D1711" w:rsidRPr="004D1711" w:rsidRDefault="004D1711" w:rsidP="0079078B">
      <w:pPr>
        <w:pStyle w:val="Kode"/>
      </w:pPr>
      <w:r w:rsidRPr="004D1711">
        <w:t>        cat_labels = [c[:16] for c in categories]</w:t>
      </w:r>
    </w:p>
    <w:p w14:paraId="22D37FC2" w14:textId="77777777" w:rsidR="004D1711" w:rsidRPr="004D1711" w:rsidRDefault="004D1711" w:rsidP="0079078B">
      <w:pPr>
        <w:pStyle w:val="Kode"/>
      </w:pPr>
      <w:r w:rsidRPr="004D1711">
        <w:t>        header = f"    {'metric':&lt;40} " + " ".join(f"{cl:&gt;16}" for cl in cat_labels)</w:t>
      </w:r>
    </w:p>
    <w:p w14:paraId="26D90AD2" w14:textId="77777777" w:rsidR="004D1711" w:rsidRPr="004D1711" w:rsidRDefault="004D1711" w:rsidP="0079078B">
      <w:pPr>
        <w:pStyle w:val="Kode"/>
      </w:pPr>
      <w:r w:rsidRPr="004D1711">
        <w:t>        print(header)</w:t>
      </w:r>
    </w:p>
    <w:p w14:paraId="6F80EFDB" w14:textId="77777777" w:rsidR="004D1711" w:rsidRPr="004D1711" w:rsidRDefault="004D1711" w:rsidP="0079078B">
      <w:pPr>
        <w:pStyle w:val="Kode"/>
      </w:pPr>
      <w:r w:rsidRPr="004D1711">
        <w:t>        print("    " + "─" * (len(header) - 4))</w:t>
      </w:r>
    </w:p>
    <w:p w14:paraId="407E8F08" w14:textId="77777777" w:rsidR="004D1711" w:rsidRPr="004D1711" w:rsidRDefault="004D1711" w:rsidP="0079078B">
      <w:pPr>
        <w:pStyle w:val="Kode"/>
      </w:pPr>
    </w:p>
    <w:p w14:paraId="52420417" w14:textId="77777777" w:rsidR="004D1711" w:rsidRPr="004D1711" w:rsidRDefault="004D1711" w:rsidP="0079078B">
      <w:pPr>
        <w:pStyle w:val="Kode"/>
      </w:pPr>
      <w:r w:rsidRPr="004D1711">
        <w:t>        for col in metrics:</w:t>
      </w:r>
    </w:p>
    <w:p w14:paraId="49A3CC8F" w14:textId="77777777" w:rsidR="004D1711" w:rsidRPr="004D1711" w:rsidRDefault="004D1711" w:rsidP="0079078B">
      <w:pPr>
        <w:pStyle w:val="Kode"/>
      </w:pPr>
      <w:r w:rsidRPr="004D1711">
        <w:t>            row = f"    {col:&lt;40} "</w:t>
      </w:r>
    </w:p>
    <w:p w14:paraId="2BEB5A80" w14:textId="77777777" w:rsidR="004D1711" w:rsidRPr="004D1711" w:rsidRDefault="004D1711" w:rsidP="0079078B">
      <w:pPr>
        <w:pStyle w:val="Kode"/>
      </w:pPr>
      <w:r w:rsidRPr="004D1711">
        <w:t>            for c in categories:</w:t>
      </w:r>
    </w:p>
    <w:p w14:paraId="7EFB9E16" w14:textId="77777777" w:rsidR="004D1711" w:rsidRPr="004D1711" w:rsidRDefault="004D1711" w:rsidP="0079078B">
      <w:pPr>
        <w:pStyle w:val="Kode"/>
      </w:pPr>
      <w:r w:rsidRPr="004D1711">
        <w:t>                valid = df[df["category"] == c][col].dropna()</w:t>
      </w:r>
    </w:p>
    <w:p w14:paraId="15ECBE09" w14:textId="77777777" w:rsidR="004D1711" w:rsidRPr="004D1711" w:rsidRDefault="004D1711" w:rsidP="0079078B">
      <w:pPr>
        <w:pStyle w:val="Kode"/>
      </w:pPr>
      <w:r w:rsidRPr="004D1711">
        <w:t>                if not valid.empty:</w:t>
      </w:r>
    </w:p>
    <w:p w14:paraId="3643257A" w14:textId="77777777" w:rsidR="004D1711" w:rsidRPr="004D1711" w:rsidRDefault="004D1711" w:rsidP="0079078B">
      <w:pPr>
        <w:pStyle w:val="Kode"/>
      </w:pPr>
      <w:r w:rsidRPr="004D1711">
        <w:t>                    row += f" {valid.mean():&gt;15.3f}"</w:t>
      </w:r>
    </w:p>
    <w:p w14:paraId="49019ABA" w14:textId="77777777" w:rsidR="004D1711" w:rsidRPr="004D1711" w:rsidRDefault="004D1711" w:rsidP="0079078B">
      <w:pPr>
        <w:pStyle w:val="Kode"/>
      </w:pPr>
      <w:r w:rsidRPr="004D1711">
        <w:t>                else:</w:t>
      </w:r>
    </w:p>
    <w:p w14:paraId="5D99B081" w14:textId="77777777" w:rsidR="004D1711" w:rsidRPr="004D1711" w:rsidRDefault="004D1711" w:rsidP="0079078B">
      <w:pPr>
        <w:pStyle w:val="Kode"/>
      </w:pPr>
      <w:r w:rsidRPr="004D1711">
        <w:t>                    row += f" {'—':&gt;15}"</w:t>
      </w:r>
    </w:p>
    <w:p w14:paraId="6C152405" w14:textId="77777777" w:rsidR="004D1711" w:rsidRPr="004D1711" w:rsidRDefault="004D1711" w:rsidP="0079078B">
      <w:pPr>
        <w:pStyle w:val="Kode"/>
      </w:pPr>
      <w:r w:rsidRPr="004D1711">
        <w:t>            print(row)</w:t>
      </w:r>
    </w:p>
    <w:p w14:paraId="0213C7E2" w14:textId="77777777" w:rsidR="004D1711" w:rsidRPr="004D1711" w:rsidRDefault="004D1711" w:rsidP="0079078B">
      <w:pPr>
        <w:pStyle w:val="Kode"/>
      </w:pPr>
    </w:p>
    <w:p w14:paraId="4BE7EA83" w14:textId="77777777" w:rsidR="004D1711" w:rsidRPr="004D1711" w:rsidRDefault="004D1711" w:rsidP="0079078B">
      <w:pPr>
        <w:pStyle w:val="Kode"/>
      </w:pPr>
      <w:r w:rsidRPr="004D1711">
        <w:t xml:space="preserve">    # Overall averages </w:t>
      </w:r>
    </w:p>
    <w:p w14:paraId="1B1C9363" w14:textId="77777777" w:rsidR="004D1711" w:rsidRPr="004D1711" w:rsidRDefault="004D1711" w:rsidP="0079078B">
      <w:pPr>
        <w:pStyle w:val="Kode"/>
      </w:pPr>
      <w:r w:rsidRPr="004D1711">
        <w:t>    print(f"\n  Overall averages (n={len(df)}):")</w:t>
      </w:r>
    </w:p>
    <w:p w14:paraId="324F07BF" w14:textId="77777777" w:rsidR="004D1711" w:rsidRPr="004D1711" w:rsidRDefault="004D1711" w:rsidP="0079078B">
      <w:pPr>
        <w:pStyle w:val="Kode"/>
      </w:pPr>
      <w:r w:rsidRPr="004D1711">
        <w:t>    print("  " + "-" * 65)</w:t>
      </w:r>
    </w:p>
    <w:p w14:paraId="1CE8E881" w14:textId="77777777" w:rsidR="004D1711" w:rsidRPr="004D1711" w:rsidRDefault="004D1711" w:rsidP="0079078B">
      <w:pPr>
        <w:pStyle w:val="Kode"/>
      </w:pPr>
      <w:r w:rsidRPr="004D1711">
        <w:t>    for col in metrics:</w:t>
      </w:r>
    </w:p>
    <w:p w14:paraId="2E2C6698" w14:textId="77777777" w:rsidR="004D1711" w:rsidRPr="004D1711" w:rsidRDefault="004D1711" w:rsidP="0079078B">
      <w:pPr>
        <w:pStyle w:val="Kode"/>
      </w:pPr>
      <w:r w:rsidRPr="004D1711">
        <w:t>        valid = df[col].dropna()</w:t>
      </w:r>
    </w:p>
    <w:p w14:paraId="7868A4DD" w14:textId="77777777" w:rsidR="004D1711" w:rsidRPr="004D1711" w:rsidRDefault="004D1711" w:rsidP="0079078B">
      <w:pPr>
        <w:pStyle w:val="Kode"/>
      </w:pPr>
      <w:r w:rsidRPr="004D1711">
        <w:t>        pct = 100 * len(valid) / len(df)</w:t>
      </w:r>
    </w:p>
    <w:p w14:paraId="6189B5B5" w14:textId="77777777" w:rsidR="004D1711" w:rsidRPr="004D1711" w:rsidRDefault="004D1711" w:rsidP="0079078B">
      <w:pPr>
        <w:pStyle w:val="Kode"/>
      </w:pPr>
      <w:r w:rsidRPr="004D1711">
        <w:t>        if not valid.empty:</w:t>
      </w:r>
    </w:p>
    <w:p w14:paraId="7B0CD1AB" w14:textId="77777777" w:rsidR="004D1711" w:rsidRPr="004D1711" w:rsidRDefault="004D1711" w:rsidP="0079078B">
      <w:pPr>
        <w:pStyle w:val="Kode"/>
      </w:pPr>
      <w:r w:rsidRPr="004D1711">
        <w:t>            bar = "█" * int(valid.mean() * 20)</w:t>
      </w:r>
    </w:p>
    <w:p w14:paraId="35D4830F" w14:textId="77777777" w:rsidR="004D1711" w:rsidRPr="004D1711" w:rsidRDefault="004D1711" w:rsidP="0079078B">
      <w:pPr>
        <w:pStyle w:val="Kode"/>
      </w:pPr>
      <w:r w:rsidRPr="004D1711">
        <w:t>            print(f"    {col:&lt;44} {valid.mean():.4f}  {bar}  "</w:t>
      </w:r>
    </w:p>
    <w:p w14:paraId="34B4ACB1" w14:textId="77777777" w:rsidR="004D1711" w:rsidRPr="004D1711" w:rsidRDefault="004D1711" w:rsidP="0079078B">
      <w:pPr>
        <w:pStyle w:val="Kode"/>
      </w:pPr>
      <w:r w:rsidRPr="004D1711">
        <w:t>                  f"({pct:.0f}% scored)")</w:t>
      </w:r>
    </w:p>
    <w:p w14:paraId="1251DEC4" w14:textId="77777777" w:rsidR="004D1711" w:rsidRPr="004D1711" w:rsidRDefault="004D1711" w:rsidP="0079078B">
      <w:pPr>
        <w:pStyle w:val="Kode"/>
      </w:pPr>
    </w:p>
    <w:p w14:paraId="69DBBE39" w14:textId="77777777" w:rsidR="004D1711" w:rsidRPr="004D1711" w:rsidRDefault="004D1711" w:rsidP="0079078B">
      <w:pPr>
        <w:pStyle w:val="Kode"/>
      </w:pPr>
      <w:r w:rsidRPr="004D1711">
        <w:t>    print("=" * 80 + "\n")</w:t>
      </w:r>
    </w:p>
    <w:p w14:paraId="2E1D7350" w14:textId="77777777" w:rsidR="004D1711" w:rsidRPr="004D1711" w:rsidRDefault="004D1711" w:rsidP="0079078B">
      <w:pPr>
        <w:pStyle w:val="Kode"/>
      </w:pPr>
    </w:p>
    <w:p w14:paraId="3ADD9F67" w14:textId="77777777" w:rsidR="004D1711" w:rsidRPr="004D1711" w:rsidRDefault="004D1711" w:rsidP="0079078B">
      <w:pPr>
        <w:pStyle w:val="Kode"/>
      </w:pPr>
      <w:r w:rsidRPr="004D1711">
        <w:t>def save_results(df: pd.DataFrame, output_path: str) -&gt; None:</w:t>
      </w:r>
    </w:p>
    <w:p w14:paraId="6338F600" w14:textId="77777777" w:rsidR="004D1711" w:rsidRPr="004D1711" w:rsidRDefault="004D1711" w:rsidP="0079078B">
      <w:pPr>
        <w:pStyle w:val="Kode"/>
      </w:pPr>
      <w:r w:rsidRPr="004D1711">
        <w:t>    drop_cols = ["contexts", "retrieved_contexts", "full_context",</w:t>
      </w:r>
    </w:p>
    <w:p w14:paraId="1B425810" w14:textId="77777777" w:rsidR="004D1711" w:rsidRPr="004D1711" w:rsidRDefault="004D1711" w:rsidP="0079078B">
      <w:pPr>
        <w:pStyle w:val="Kode"/>
      </w:pPr>
      <w:r w:rsidRPr="004D1711">
        <w:t>                 "reference_contexts"]</w:t>
      </w:r>
    </w:p>
    <w:p w14:paraId="5B390D2A" w14:textId="77777777" w:rsidR="004D1711" w:rsidRPr="004D1711" w:rsidRDefault="004D1711" w:rsidP="0079078B">
      <w:pPr>
        <w:pStyle w:val="Kode"/>
      </w:pPr>
      <w:r w:rsidRPr="004D1711">
        <w:t>    save_df = df.drop(</w:t>
      </w:r>
    </w:p>
    <w:p w14:paraId="36BAFCAB" w14:textId="77777777" w:rsidR="004D1711" w:rsidRPr="004D1711" w:rsidRDefault="004D1711" w:rsidP="0079078B">
      <w:pPr>
        <w:pStyle w:val="Kode"/>
      </w:pPr>
      <w:r w:rsidRPr="004D1711">
        <w:t>        columns=[c for c in drop_cols if c in df.columns],</w:t>
      </w:r>
    </w:p>
    <w:p w14:paraId="3E7C01FD" w14:textId="77777777" w:rsidR="004D1711" w:rsidRPr="004D1711" w:rsidRDefault="004D1711" w:rsidP="0079078B">
      <w:pPr>
        <w:pStyle w:val="Kode"/>
      </w:pPr>
      <w:r w:rsidRPr="004D1711">
        <w:t>        errors="ignore",</w:t>
      </w:r>
    </w:p>
    <w:p w14:paraId="366526E5" w14:textId="77777777" w:rsidR="004D1711" w:rsidRPr="004D1711" w:rsidRDefault="004D1711" w:rsidP="0079078B">
      <w:pPr>
        <w:pStyle w:val="Kode"/>
      </w:pPr>
      <w:r w:rsidRPr="004D1711">
        <w:t>    )</w:t>
      </w:r>
    </w:p>
    <w:p w14:paraId="6191ECD1" w14:textId="77777777" w:rsidR="004D1711" w:rsidRPr="004D1711" w:rsidRDefault="004D1711" w:rsidP="0079078B">
      <w:pPr>
        <w:pStyle w:val="Kode"/>
      </w:pPr>
      <w:r w:rsidRPr="004D1711">
        <w:lastRenderedPageBreak/>
        <w:t>    save_df.to_csv(output_path, index=False, encoding="utf-8-sig")</w:t>
      </w:r>
    </w:p>
    <w:p w14:paraId="3636EEA9" w14:textId="77777777" w:rsidR="004D1711" w:rsidRPr="004D1711" w:rsidRDefault="004D1711" w:rsidP="0079078B">
      <w:pPr>
        <w:pStyle w:val="Kode"/>
      </w:pPr>
      <w:r w:rsidRPr="004D1711">
        <w:t>    print(f"[Eval] Results saved → {output_path}")</w:t>
      </w:r>
    </w:p>
    <w:p w14:paraId="746E8FF9" w14:textId="77777777" w:rsidR="004D1711" w:rsidRPr="004D1711" w:rsidRDefault="004D1711" w:rsidP="0079078B">
      <w:pPr>
        <w:pStyle w:val="Kode"/>
      </w:pPr>
    </w:p>
    <w:p w14:paraId="509647B4" w14:textId="77777777" w:rsidR="004D1711" w:rsidRPr="004D1711" w:rsidRDefault="004D1711" w:rsidP="0079078B">
      <w:pPr>
        <w:pStyle w:val="Kode"/>
      </w:pPr>
      <w:r w:rsidRPr="004D1711">
        <w:t>def save_detailed_json(</w:t>
      </w:r>
    </w:p>
    <w:p w14:paraId="3049B529" w14:textId="77777777" w:rsidR="004D1711" w:rsidRPr="004D1711" w:rsidRDefault="004D1711" w:rsidP="0079078B">
      <w:pPr>
        <w:pStyle w:val="Kode"/>
      </w:pPr>
      <w:r w:rsidRPr="004D1711">
        <w:t>    results: list[dict],</w:t>
      </w:r>
    </w:p>
    <w:p w14:paraId="16B7A789" w14:textId="77777777" w:rsidR="004D1711" w:rsidRPr="004D1711" w:rsidRDefault="004D1711" w:rsidP="0079078B">
      <w:pPr>
        <w:pStyle w:val="Kode"/>
      </w:pPr>
      <w:r w:rsidRPr="004D1711">
        <w:t>    df: pd.DataFrame,</w:t>
      </w:r>
    </w:p>
    <w:p w14:paraId="1EA2EABE" w14:textId="77777777" w:rsidR="004D1711" w:rsidRPr="004D1711" w:rsidRDefault="004D1711" w:rsidP="0079078B">
      <w:pPr>
        <w:pStyle w:val="Kode"/>
      </w:pPr>
      <w:r w:rsidRPr="004D1711">
        <w:t>    output_path: str,</w:t>
      </w:r>
    </w:p>
    <w:p w14:paraId="6B1448CC" w14:textId="77777777" w:rsidR="004D1711" w:rsidRPr="004D1711" w:rsidRDefault="004D1711" w:rsidP="0079078B">
      <w:pPr>
        <w:pStyle w:val="Kode"/>
      </w:pPr>
      <w:r w:rsidRPr="004D1711">
        <w:t>) -&gt; None:</w:t>
      </w:r>
    </w:p>
    <w:p w14:paraId="0439A8C8" w14:textId="77777777" w:rsidR="004D1711" w:rsidRPr="004D1711" w:rsidRDefault="004D1711" w:rsidP="0079078B">
      <w:pPr>
        <w:pStyle w:val="Kode"/>
      </w:pPr>
      <w:r w:rsidRPr="004D1711">
        <w:t>    metrics = _metric_cols(df)</w:t>
      </w:r>
    </w:p>
    <w:p w14:paraId="330CBF13" w14:textId="77777777" w:rsidR="004D1711" w:rsidRPr="004D1711" w:rsidRDefault="004D1711" w:rsidP="0079078B">
      <w:pPr>
        <w:pStyle w:val="Kode"/>
      </w:pPr>
      <w:r w:rsidRPr="004D1711">
        <w:t>    detailed = []</w:t>
      </w:r>
    </w:p>
    <w:p w14:paraId="0B0AFB25" w14:textId="77777777" w:rsidR="004D1711" w:rsidRPr="004D1711" w:rsidRDefault="004D1711" w:rsidP="0079078B">
      <w:pPr>
        <w:pStyle w:val="Kode"/>
      </w:pPr>
    </w:p>
    <w:p w14:paraId="3F51799B" w14:textId="77777777" w:rsidR="004D1711" w:rsidRPr="004D1711" w:rsidRDefault="004D1711" w:rsidP="0079078B">
      <w:pPr>
        <w:pStyle w:val="Kode"/>
      </w:pPr>
      <w:r w:rsidRPr="004D1711">
        <w:t>    for r in results:</w:t>
      </w:r>
    </w:p>
    <w:p w14:paraId="33B30DDF" w14:textId="77777777" w:rsidR="004D1711" w:rsidRPr="004D1711" w:rsidRDefault="004D1711" w:rsidP="0079078B">
      <w:pPr>
        <w:pStyle w:val="Kode"/>
      </w:pPr>
      <w:r w:rsidRPr="004D1711">
        <w:t>        sid = r["sample_id"]</w:t>
      </w:r>
    </w:p>
    <w:p w14:paraId="7727E053" w14:textId="77777777" w:rsidR="004D1711" w:rsidRPr="004D1711" w:rsidRDefault="004D1711" w:rsidP="0079078B">
      <w:pPr>
        <w:pStyle w:val="Kode"/>
      </w:pPr>
      <w:r w:rsidRPr="004D1711">
        <w:t>        row = df[df["sample_id"] == sid]</w:t>
      </w:r>
    </w:p>
    <w:p w14:paraId="4FD5D8D2" w14:textId="77777777" w:rsidR="004D1711" w:rsidRPr="004D1711" w:rsidRDefault="004D1711" w:rsidP="0079078B">
      <w:pPr>
        <w:pStyle w:val="Kode"/>
      </w:pPr>
      <w:r w:rsidRPr="004D1711">
        <w:t>        scores = {}</w:t>
      </w:r>
    </w:p>
    <w:p w14:paraId="59EBD61E" w14:textId="77777777" w:rsidR="004D1711" w:rsidRPr="004D1711" w:rsidRDefault="004D1711" w:rsidP="0079078B">
      <w:pPr>
        <w:pStyle w:val="Kode"/>
      </w:pPr>
      <w:r w:rsidRPr="004D1711">
        <w:t>        if not row.empty:</w:t>
      </w:r>
    </w:p>
    <w:p w14:paraId="478210F8" w14:textId="77777777" w:rsidR="004D1711" w:rsidRPr="004D1711" w:rsidRDefault="004D1711" w:rsidP="0079078B">
      <w:pPr>
        <w:pStyle w:val="Kode"/>
      </w:pPr>
      <w:r w:rsidRPr="004D1711">
        <w:t>            for m in metrics:</w:t>
      </w:r>
    </w:p>
    <w:p w14:paraId="63D1CC4A" w14:textId="77777777" w:rsidR="004D1711" w:rsidRPr="004D1711" w:rsidRDefault="004D1711" w:rsidP="0079078B">
      <w:pPr>
        <w:pStyle w:val="Kode"/>
      </w:pPr>
      <w:r w:rsidRPr="004D1711">
        <w:t>                v = row.iloc[0].get(m)</w:t>
      </w:r>
    </w:p>
    <w:p w14:paraId="029716B1" w14:textId="77777777" w:rsidR="004D1711" w:rsidRPr="004D1711" w:rsidRDefault="004D1711" w:rsidP="0079078B">
      <w:pPr>
        <w:pStyle w:val="Kode"/>
      </w:pPr>
      <w:r w:rsidRPr="004D1711">
        <w:t>                scores[m] = round(float(v), 4) if pd.notna(v) else None</w:t>
      </w:r>
    </w:p>
    <w:p w14:paraId="794E35AD" w14:textId="77777777" w:rsidR="004D1711" w:rsidRPr="004D1711" w:rsidRDefault="004D1711" w:rsidP="0079078B">
      <w:pPr>
        <w:pStyle w:val="Kode"/>
      </w:pPr>
    </w:p>
    <w:p w14:paraId="486E2297" w14:textId="77777777" w:rsidR="004D1711" w:rsidRPr="004D1711" w:rsidRDefault="004D1711" w:rsidP="0079078B">
      <w:pPr>
        <w:pStyle w:val="Kode"/>
      </w:pPr>
      <w:r w:rsidRPr="004D1711">
        <w:t>        detailed.append({</w:t>
      </w:r>
    </w:p>
    <w:p w14:paraId="4431C542" w14:textId="77777777" w:rsidR="004D1711" w:rsidRPr="004D1711" w:rsidRDefault="004D1711" w:rsidP="0079078B">
      <w:pPr>
        <w:pStyle w:val="Kode"/>
      </w:pPr>
      <w:r w:rsidRPr="004D1711">
        <w:t>            "sample_id":    sid,</w:t>
      </w:r>
    </w:p>
    <w:p w14:paraId="44695CFA" w14:textId="77777777" w:rsidR="004D1711" w:rsidRPr="004D1711" w:rsidRDefault="004D1711" w:rsidP="0079078B">
      <w:pPr>
        <w:pStyle w:val="Kode"/>
      </w:pPr>
      <w:r w:rsidRPr="004D1711">
        <w:t>            "mode":         r["mode"],</w:t>
      </w:r>
    </w:p>
    <w:p w14:paraId="1920C128" w14:textId="77777777" w:rsidR="004D1711" w:rsidRPr="004D1711" w:rsidRDefault="004D1711" w:rsidP="0079078B">
      <w:pPr>
        <w:pStyle w:val="Kode"/>
      </w:pPr>
      <w:r w:rsidRPr="004D1711">
        <w:t>            "category":     r["category"],</w:t>
      </w:r>
    </w:p>
    <w:p w14:paraId="189EE94F" w14:textId="77777777" w:rsidR="004D1711" w:rsidRPr="004D1711" w:rsidRDefault="004D1711" w:rsidP="0079078B">
      <w:pPr>
        <w:pStyle w:val="Kode"/>
      </w:pPr>
      <w:r w:rsidRPr="004D1711">
        <w:t>            "question":     r["question"],</w:t>
      </w:r>
    </w:p>
    <w:p w14:paraId="23694402" w14:textId="77777777" w:rsidR="004D1711" w:rsidRPr="004D1711" w:rsidRDefault="004D1711" w:rsidP="0079078B">
      <w:pPr>
        <w:pStyle w:val="Kode"/>
      </w:pPr>
      <w:r w:rsidRPr="004D1711">
        <w:t>            "ground_truth": r["ground_truth"],</w:t>
      </w:r>
    </w:p>
    <w:p w14:paraId="1862BF12" w14:textId="77777777" w:rsidR="004D1711" w:rsidRPr="004D1711" w:rsidRDefault="004D1711" w:rsidP="0079078B">
      <w:pPr>
        <w:pStyle w:val="Kode"/>
      </w:pPr>
      <w:r w:rsidRPr="004D1711">
        <w:t>            "answer":       r["answer"],</w:t>
      </w:r>
    </w:p>
    <w:p w14:paraId="1F48CDD0" w14:textId="77777777" w:rsidR="004D1711" w:rsidRPr="004D1711" w:rsidRDefault="004D1711" w:rsidP="0079078B">
      <w:pPr>
        <w:pStyle w:val="Kode"/>
      </w:pPr>
      <w:r w:rsidRPr="004D1711">
        <w:t>            "scores":       scores,</w:t>
      </w:r>
    </w:p>
    <w:p w14:paraId="470C67D9" w14:textId="77777777" w:rsidR="004D1711" w:rsidRPr="004D1711" w:rsidRDefault="004D1711" w:rsidP="0079078B">
      <w:pPr>
        <w:pStyle w:val="Kode"/>
      </w:pPr>
      <w:r w:rsidRPr="004D1711">
        <w:t>            "num_contexts": len(r["contexts"]),</w:t>
      </w:r>
    </w:p>
    <w:p w14:paraId="41F8CE04" w14:textId="77777777" w:rsidR="004D1711" w:rsidRPr="004D1711" w:rsidRDefault="004D1711" w:rsidP="0079078B">
      <w:pPr>
        <w:pStyle w:val="Kode"/>
      </w:pPr>
      <w:r w:rsidRPr="004D1711">
        <w:t>            "full_context": r["full_context"],</w:t>
      </w:r>
    </w:p>
    <w:p w14:paraId="010455A9" w14:textId="77777777" w:rsidR="004D1711" w:rsidRPr="004D1711" w:rsidRDefault="004D1711" w:rsidP="0079078B">
      <w:pPr>
        <w:pStyle w:val="Kode"/>
      </w:pPr>
      <w:r w:rsidRPr="004D1711">
        <w:t>        })</w:t>
      </w:r>
    </w:p>
    <w:p w14:paraId="1E56DE95" w14:textId="77777777" w:rsidR="004D1711" w:rsidRPr="004D1711" w:rsidRDefault="004D1711" w:rsidP="0079078B">
      <w:pPr>
        <w:pStyle w:val="Kode"/>
      </w:pPr>
    </w:p>
    <w:p w14:paraId="05A5B7BA" w14:textId="77777777" w:rsidR="004D1711" w:rsidRPr="004D1711" w:rsidRDefault="004D1711" w:rsidP="0079078B">
      <w:pPr>
        <w:pStyle w:val="Kode"/>
      </w:pPr>
      <w:r w:rsidRPr="004D1711">
        <w:t>    json_path = output_path.replace(".csv", "_detailed.json")</w:t>
      </w:r>
    </w:p>
    <w:p w14:paraId="4185FF06" w14:textId="77777777" w:rsidR="004D1711" w:rsidRPr="004D1711" w:rsidRDefault="004D1711" w:rsidP="0079078B">
      <w:pPr>
        <w:pStyle w:val="Kode"/>
      </w:pPr>
      <w:r w:rsidRPr="004D1711">
        <w:t>    with open(json_path, "w", encoding="utf-8") as f:</w:t>
      </w:r>
    </w:p>
    <w:p w14:paraId="4C955DF6" w14:textId="77777777" w:rsidR="004D1711" w:rsidRPr="004D1711" w:rsidRDefault="004D1711" w:rsidP="0079078B">
      <w:pPr>
        <w:pStyle w:val="Kode"/>
      </w:pPr>
      <w:r w:rsidRPr="004D1711">
        <w:t>        json.dump(detailed, f, indent=2, ensure_ascii=False)</w:t>
      </w:r>
    </w:p>
    <w:p w14:paraId="1942812F" w14:textId="77777777" w:rsidR="004D1711" w:rsidRPr="004D1711" w:rsidRDefault="004D1711" w:rsidP="0079078B">
      <w:pPr>
        <w:pStyle w:val="Kode"/>
      </w:pPr>
      <w:r w:rsidRPr="004D1711">
        <w:t>    print(f"[Eval] Detailed report → {json_path}")</w:t>
      </w:r>
    </w:p>
    <w:p w14:paraId="2762A13F" w14:textId="77777777" w:rsidR="004D1711" w:rsidRPr="004D1711" w:rsidRDefault="004D1711" w:rsidP="0079078B">
      <w:pPr>
        <w:pStyle w:val="Kode"/>
      </w:pPr>
    </w:p>
    <w:p w14:paraId="0DD0B812" w14:textId="77777777" w:rsidR="004D1711" w:rsidRPr="004D1711" w:rsidRDefault="004D1711" w:rsidP="0079078B">
      <w:pPr>
        <w:pStyle w:val="Kode"/>
      </w:pPr>
      <w:r w:rsidRPr="004D1711">
        <w:t>def _print_variance_summary(all_runs: list[pd.DataFrame]) -&gt; None:</w:t>
      </w:r>
    </w:p>
    <w:p w14:paraId="1B323746" w14:textId="77777777" w:rsidR="004D1711" w:rsidRPr="004D1711" w:rsidRDefault="004D1711" w:rsidP="0079078B">
      <w:pPr>
        <w:pStyle w:val="Kode"/>
      </w:pPr>
      <w:r w:rsidRPr="004D1711">
        <w:t>    if len(all_runs) &lt; 2:</w:t>
      </w:r>
    </w:p>
    <w:p w14:paraId="707F3CC3" w14:textId="77777777" w:rsidR="004D1711" w:rsidRPr="004D1711" w:rsidRDefault="004D1711" w:rsidP="0079078B">
      <w:pPr>
        <w:pStyle w:val="Kode"/>
      </w:pPr>
      <w:r w:rsidRPr="004D1711">
        <w:t>        return</w:t>
      </w:r>
    </w:p>
    <w:p w14:paraId="5C4AF7DA" w14:textId="77777777" w:rsidR="004D1711" w:rsidRPr="004D1711" w:rsidRDefault="004D1711" w:rsidP="0079078B">
      <w:pPr>
        <w:pStyle w:val="Kode"/>
      </w:pPr>
    </w:p>
    <w:p w14:paraId="43135F81" w14:textId="77777777" w:rsidR="004D1711" w:rsidRPr="004D1711" w:rsidRDefault="004D1711" w:rsidP="0079078B">
      <w:pPr>
        <w:pStyle w:val="Kode"/>
      </w:pPr>
      <w:r w:rsidRPr="004D1711">
        <w:t>    print("\n" + "=" * 80)</w:t>
      </w:r>
    </w:p>
    <w:p w14:paraId="5943B4A0" w14:textId="77777777" w:rsidR="004D1711" w:rsidRPr="004D1711" w:rsidRDefault="004D1711" w:rsidP="0079078B">
      <w:pPr>
        <w:pStyle w:val="Kode"/>
      </w:pPr>
      <w:r w:rsidRPr="004D1711">
        <w:t>    print(f"  VARIANCE SUMMARY (across {len(all_runs)} runs)")</w:t>
      </w:r>
    </w:p>
    <w:p w14:paraId="15753306" w14:textId="77777777" w:rsidR="004D1711" w:rsidRPr="004D1711" w:rsidRDefault="004D1711" w:rsidP="0079078B">
      <w:pPr>
        <w:pStyle w:val="Kode"/>
      </w:pPr>
      <w:r w:rsidRPr="004D1711">
        <w:t>    print("=" * 80)</w:t>
      </w:r>
    </w:p>
    <w:p w14:paraId="4C3318F0" w14:textId="77777777" w:rsidR="004D1711" w:rsidRPr="004D1711" w:rsidRDefault="004D1711" w:rsidP="0079078B">
      <w:pPr>
        <w:pStyle w:val="Kode"/>
      </w:pPr>
      <w:r w:rsidRPr="004D1711">
        <w:t>    print("  LLM-as-judge scores fluctuate even at temperature=0.")</w:t>
      </w:r>
    </w:p>
    <w:p w14:paraId="5F508C06" w14:textId="77777777" w:rsidR="004D1711" w:rsidRPr="004D1711" w:rsidRDefault="004D1711" w:rsidP="0079078B">
      <w:pPr>
        <w:pStyle w:val="Kode"/>
      </w:pPr>
      <w:r w:rsidRPr="004D1711">
        <w:t>    print("  Differences smaller than the std below are noise.\n")</w:t>
      </w:r>
    </w:p>
    <w:p w14:paraId="30189E0B" w14:textId="77777777" w:rsidR="004D1711" w:rsidRPr="004D1711" w:rsidRDefault="004D1711" w:rsidP="0079078B">
      <w:pPr>
        <w:pStyle w:val="Kode"/>
      </w:pPr>
    </w:p>
    <w:p w14:paraId="3B73D9FF" w14:textId="77777777" w:rsidR="004D1711" w:rsidRPr="004D1711" w:rsidRDefault="004D1711" w:rsidP="0079078B">
      <w:pPr>
        <w:pStyle w:val="Kode"/>
      </w:pPr>
      <w:r w:rsidRPr="004D1711">
        <w:t>    metrics = _metric_cols(all_runs[0])</w:t>
      </w:r>
    </w:p>
    <w:p w14:paraId="667EE8D8" w14:textId="77777777" w:rsidR="004D1711" w:rsidRPr="004D1711" w:rsidRDefault="004D1711" w:rsidP="0079078B">
      <w:pPr>
        <w:pStyle w:val="Kode"/>
      </w:pPr>
    </w:p>
    <w:p w14:paraId="2DB7A52D" w14:textId="77777777" w:rsidR="004D1711" w:rsidRPr="004D1711" w:rsidRDefault="004D1711" w:rsidP="0079078B">
      <w:pPr>
        <w:pStyle w:val="Kode"/>
      </w:pPr>
      <w:r w:rsidRPr="004D1711">
        <w:t>    print(f"  {'metric':&lt;44} {'mean':&gt;8}  {'std':&gt;8}  {'min':&gt;8}  {'max':&gt;8}")</w:t>
      </w:r>
    </w:p>
    <w:p w14:paraId="794868BD" w14:textId="77777777" w:rsidR="004D1711" w:rsidRPr="004D1711" w:rsidRDefault="004D1711" w:rsidP="0079078B">
      <w:pPr>
        <w:pStyle w:val="Kode"/>
      </w:pPr>
      <w:r w:rsidRPr="004D1711">
        <w:t>    print("  " + "-" * 80)</w:t>
      </w:r>
    </w:p>
    <w:p w14:paraId="69E7201B" w14:textId="77777777" w:rsidR="004D1711" w:rsidRPr="004D1711" w:rsidRDefault="004D1711" w:rsidP="0079078B">
      <w:pPr>
        <w:pStyle w:val="Kode"/>
      </w:pPr>
      <w:r w:rsidRPr="004D1711">
        <w:t>    for col in metrics:</w:t>
      </w:r>
    </w:p>
    <w:p w14:paraId="62C798FA" w14:textId="77777777" w:rsidR="004D1711" w:rsidRPr="004D1711" w:rsidRDefault="004D1711" w:rsidP="0079078B">
      <w:pPr>
        <w:pStyle w:val="Kode"/>
      </w:pPr>
      <w:r w:rsidRPr="004D1711">
        <w:t>        per_run_means = [</w:t>
      </w:r>
    </w:p>
    <w:p w14:paraId="1E44A19D" w14:textId="77777777" w:rsidR="004D1711" w:rsidRPr="004D1711" w:rsidRDefault="004D1711" w:rsidP="0079078B">
      <w:pPr>
        <w:pStyle w:val="Kode"/>
      </w:pPr>
      <w:r w:rsidRPr="004D1711">
        <w:t>            df[col].dropna().mean()</w:t>
      </w:r>
    </w:p>
    <w:p w14:paraId="49F8C200" w14:textId="77777777" w:rsidR="004D1711" w:rsidRPr="004D1711" w:rsidRDefault="004D1711" w:rsidP="0079078B">
      <w:pPr>
        <w:pStyle w:val="Kode"/>
      </w:pPr>
      <w:r w:rsidRPr="004D1711">
        <w:t>            for df in all_runs</w:t>
      </w:r>
    </w:p>
    <w:p w14:paraId="67375C27" w14:textId="77777777" w:rsidR="004D1711" w:rsidRPr="004D1711" w:rsidRDefault="004D1711" w:rsidP="0079078B">
      <w:pPr>
        <w:pStyle w:val="Kode"/>
      </w:pPr>
      <w:r w:rsidRPr="004D1711">
        <w:t>            if col in df.columns</w:t>
      </w:r>
    </w:p>
    <w:p w14:paraId="51D7426C" w14:textId="77777777" w:rsidR="004D1711" w:rsidRPr="004D1711" w:rsidRDefault="004D1711" w:rsidP="0079078B">
      <w:pPr>
        <w:pStyle w:val="Kode"/>
      </w:pPr>
      <w:r w:rsidRPr="004D1711">
        <w:t>        ]</w:t>
      </w:r>
    </w:p>
    <w:p w14:paraId="4A1C058C" w14:textId="77777777" w:rsidR="004D1711" w:rsidRPr="004D1711" w:rsidRDefault="004D1711" w:rsidP="0079078B">
      <w:pPr>
        <w:pStyle w:val="Kode"/>
      </w:pPr>
      <w:r w:rsidRPr="004D1711">
        <w:t>        per_run_means = [m for m in per_run_means if not pd.isna(m)]</w:t>
      </w:r>
    </w:p>
    <w:p w14:paraId="300D9D4F" w14:textId="77777777" w:rsidR="004D1711" w:rsidRPr="004D1711" w:rsidRDefault="004D1711" w:rsidP="0079078B">
      <w:pPr>
        <w:pStyle w:val="Kode"/>
      </w:pPr>
      <w:r w:rsidRPr="004D1711">
        <w:t>        if not per_run_means:</w:t>
      </w:r>
    </w:p>
    <w:p w14:paraId="1558A430" w14:textId="77777777" w:rsidR="004D1711" w:rsidRPr="004D1711" w:rsidRDefault="004D1711" w:rsidP="0079078B">
      <w:pPr>
        <w:pStyle w:val="Kode"/>
      </w:pPr>
      <w:r w:rsidRPr="004D1711">
        <w:t>            continue</w:t>
      </w:r>
    </w:p>
    <w:p w14:paraId="049F79AB" w14:textId="77777777" w:rsidR="004D1711" w:rsidRPr="004D1711" w:rsidRDefault="004D1711" w:rsidP="0079078B">
      <w:pPr>
        <w:pStyle w:val="Kode"/>
      </w:pPr>
      <w:r w:rsidRPr="004D1711">
        <w:t>        s = pd.Series(per_run_means)</w:t>
      </w:r>
    </w:p>
    <w:p w14:paraId="750B3962" w14:textId="77777777" w:rsidR="004D1711" w:rsidRPr="004D1711" w:rsidRDefault="004D1711" w:rsidP="0079078B">
      <w:pPr>
        <w:pStyle w:val="Kode"/>
      </w:pPr>
      <w:r w:rsidRPr="004D1711">
        <w:t>        print(f"  {col:&lt;44} {s.mean():&gt;8.4f}  {s.std():&gt;8.4f}  "</w:t>
      </w:r>
    </w:p>
    <w:p w14:paraId="4AA56182" w14:textId="77777777" w:rsidR="004D1711" w:rsidRPr="004D1711" w:rsidRDefault="004D1711" w:rsidP="0079078B">
      <w:pPr>
        <w:pStyle w:val="Kode"/>
      </w:pPr>
      <w:r w:rsidRPr="004D1711">
        <w:t>              f"{s.min():&gt;8.4f}  {s.max():&gt;8.4f}")</w:t>
      </w:r>
    </w:p>
    <w:p w14:paraId="459A8A46" w14:textId="77777777" w:rsidR="004D1711" w:rsidRPr="004D1711" w:rsidRDefault="004D1711" w:rsidP="0079078B">
      <w:pPr>
        <w:pStyle w:val="Kode"/>
      </w:pPr>
      <w:r w:rsidRPr="004D1711">
        <w:t>    print("=" * 80 + "\n")</w:t>
      </w:r>
    </w:p>
    <w:p w14:paraId="54B7754C" w14:textId="77777777" w:rsidR="004D1711" w:rsidRPr="004D1711" w:rsidRDefault="004D1711" w:rsidP="0079078B">
      <w:pPr>
        <w:pStyle w:val="Kode"/>
      </w:pPr>
    </w:p>
    <w:p w14:paraId="1D1BC498" w14:textId="77777777" w:rsidR="004D1711" w:rsidRPr="004D1711" w:rsidRDefault="004D1711" w:rsidP="0079078B">
      <w:pPr>
        <w:pStyle w:val="Kode"/>
      </w:pPr>
      <w:r w:rsidRPr="004D1711">
        <w:t># ---------------------------------------------------------------------------</w:t>
      </w:r>
    </w:p>
    <w:p w14:paraId="4D51C8D8" w14:textId="77777777" w:rsidR="004D1711" w:rsidRPr="004D1711" w:rsidRDefault="004D1711" w:rsidP="0079078B">
      <w:pPr>
        <w:pStyle w:val="Kode"/>
      </w:pPr>
      <w:r w:rsidRPr="004D1711">
        <w:t># Entry point</w:t>
      </w:r>
    </w:p>
    <w:p w14:paraId="5592E733" w14:textId="77777777" w:rsidR="004D1711" w:rsidRPr="004D1711" w:rsidRDefault="004D1711" w:rsidP="0079078B">
      <w:pPr>
        <w:pStyle w:val="Kode"/>
      </w:pPr>
      <w:r w:rsidRPr="004D1711">
        <w:t># ---------------------------------------------------------------------------</w:t>
      </w:r>
    </w:p>
    <w:p w14:paraId="7FBC7C78" w14:textId="77777777" w:rsidR="004D1711" w:rsidRPr="004D1711" w:rsidRDefault="004D1711" w:rsidP="0079078B">
      <w:pPr>
        <w:pStyle w:val="Kode"/>
      </w:pPr>
      <w:r w:rsidRPr="004D1711">
        <w:t>def main() -&gt; None:</w:t>
      </w:r>
    </w:p>
    <w:p w14:paraId="7D000BD7" w14:textId="77777777" w:rsidR="004D1711" w:rsidRPr="004D1711" w:rsidRDefault="004D1711" w:rsidP="0079078B">
      <w:pPr>
        <w:pStyle w:val="Kode"/>
      </w:pPr>
      <w:r w:rsidRPr="004D1711">
        <w:t>    parser = argparse.ArgumentParser(</w:t>
      </w:r>
    </w:p>
    <w:p w14:paraId="05D327E0" w14:textId="77777777" w:rsidR="004D1711" w:rsidRPr="004D1711" w:rsidRDefault="004D1711" w:rsidP="0079078B">
      <w:pPr>
        <w:pStyle w:val="Kode"/>
      </w:pPr>
      <w:r w:rsidRPr="004D1711">
        <w:t>        description="RAGAS evaluation for the Shopee RAG pipeline",</w:t>
      </w:r>
    </w:p>
    <w:p w14:paraId="10AD7E17" w14:textId="77777777" w:rsidR="004D1711" w:rsidRPr="004D1711" w:rsidRDefault="004D1711" w:rsidP="0079078B">
      <w:pPr>
        <w:pStyle w:val="Kode"/>
      </w:pPr>
      <w:r w:rsidRPr="004D1711">
        <w:t>        formatter_class=argparse.RawDescriptionHelpFormatter,</w:t>
      </w:r>
    </w:p>
    <w:p w14:paraId="6ACAF74B" w14:textId="77777777" w:rsidR="004D1711" w:rsidRPr="004D1711" w:rsidRDefault="004D1711" w:rsidP="0079078B">
      <w:pPr>
        <w:pStyle w:val="Kode"/>
      </w:pPr>
      <w:r w:rsidRPr="004D1711">
        <w:t>        epilog="""</w:t>
      </w:r>
    </w:p>
    <w:p w14:paraId="077DE845" w14:textId="77777777" w:rsidR="004D1711" w:rsidRPr="004D1711" w:rsidRDefault="004D1711" w:rsidP="0079078B">
      <w:pPr>
        <w:pStyle w:val="Kode"/>
      </w:pPr>
      <w:r w:rsidRPr="004D1711">
        <w:t>Examples:</w:t>
      </w:r>
    </w:p>
    <w:p w14:paraId="04444176" w14:textId="77777777" w:rsidR="004D1711" w:rsidRPr="004D1711" w:rsidRDefault="004D1711" w:rsidP="0079078B">
      <w:pPr>
        <w:pStyle w:val="Kode"/>
      </w:pPr>
      <w:r w:rsidRPr="004D1711">
        <w:t>  python evaluate.py                              # full test suite, 1 run</w:t>
      </w:r>
    </w:p>
    <w:p w14:paraId="49900DA7" w14:textId="77777777" w:rsidR="004D1711" w:rsidRPr="004D1711" w:rsidRDefault="004D1711" w:rsidP="0079078B">
      <w:pPr>
        <w:pStyle w:val="Kode"/>
      </w:pPr>
      <w:r w:rsidRPr="004D1711">
        <w:t>  python evaluate.py --mode customer              # customer samples only</w:t>
      </w:r>
    </w:p>
    <w:p w14:paraId="3668ABF1" w14:textId="77777777" w:rsidR="004D1711" w:rsidRPr="004D1711" w:rsidRDefault="004D1711" w:rsidP="0079078B">
      <w:pPr>
        <w:pStyle w:val="Kode"/>
      </w:pPr>
      <w:r w:rsidRPr="004D1711">
        <w:t>  python evaluate.py --category ranking           # ranking samples only</w:t>
      </w:r>
    </w:p>
    <w:p w14:paraId="68990215" w14:textId="77777777" w:rsidR="004D1711" w:rsidRPr="004D1711" w:rsidRDefault="004D1711" w:rsidP="0079078B">
      <w:pPr>
        <w:pStyle w:val="Kode"/>
      </w:pPr>
      <w:r w:rsidRPr="004D1711">
        <w:t>  python evaluate.py --repeats 3                  # 3 runs for variance</w:t>
      </w:r>
    </w:p>
    <w:p w14:paraId="50F1CF0C" w14:textId="77777777" w:rsidR="004D1711" w:rsidRPr="004D1711" w:rsidRDefault="004D1711" w:rsidP="0079078B">
      <w:pPr>
        <w:pStyle w:val="Kode"/>
      </w:pPr>
      <w:r w:rsidRPr="004D1711">
        <w:t>  python evaluate.py --category refusal_customer  # test refusal behaviour</w:t>
      </w:r>
    </w:p>
    <w:p w14:paraId="67A0DD05" w14:textId="77777777" w:rsidR="004D1711" w:rsidRPr="004D1711" w:rsidRDefault="004D1711" w:rsidP="0079078B">
      <w:pPr>
        <w:pStyle w:val="Kode"/>
      </w:pPr>
      <w:r w:rsidRPr="004D1711">
        <w:t>        """,</w:t>
      </w:r>
    </w:p>
    <w:p w14:paraId="214BE49B" w14:textId="77777777" w:rsidR="004D1711" w:rsidRPr="004D1711" w:rsidRDefault="004D1711" w:rsidP="0079078B">
      <w:pPr>
        <w:pStyle w:val="Kode"/>
      </w:pPr>
      <w:r w:rsidRPr="004D1711">
        <w:lastRenderedPageBreak/>
        <w:t>    )</w:t>
      </w:r>
    </w:p>
    <w:p w14:paraId="778DD556" w14:textId="77777777" w:rsidR="004D1711" w:rsidRPr="004D1711" w:rsidRDefault="004D1711" w:rsidP="0079078B">
      <w:pPr>
        <w:pStyle w:val="Kode"/>
      </w:pPr>
      <w:r w:rsidRPr="004D1711">
        <w:t>    parser.add_argument("--test-set",   default="test.json",</w:t>
      </w:r>
    </w:p>
    <w:p w14:paraId="173E4BF1" w14:textId="77777777" w:rsidR="004D1711" w:rsidRPr="004D1711" w:rsidRDefault="004D1711" w:rsidP="0079078B">
      <w:pPr>
        <w:pStyle w:val="Kode"/>
      </w:pPr>
      <w:r w:rsidRPr="004D1711">
        <w:t>                        help="Path to test set JSON (default: test.json)")</w:t>
      </w:r>
    </w:p>
    <w:p w14:paraId="4BF40E3A" w14:textId="77777777" w:rsidR="004D1711" w:rsidRPr="004D1711" w:rsidRDefault="004D1711" w:rsidP="0079078B">
      <w:pPr>
        <w:pStyle w:val="Kode"/>
      </w:pPr>
      <w:r w:rsidRPr="004D1711">
        <w:t>    parser.add_argument("--mode",       default=None,</w:t>
      </w:r>
    </w:p>
    <w:p w14:paraId="6CD2B151" w14:textId="77777777" w:rsidR="004D1711" w:rsidRPr="004D1711" w:rsidRDefault="004D1711" w:rsidP="0079078B">
      <w:pPr>
        <w:pStyle w:val="Kode"/>
      </w:pPr>
      <w:r w:rsidRPr="004D1711">
        <w:t>                        help="Filter: 'customer' or 'owner'")</w:t>
      </w:r>
    </w:p>
    <w:p w14:paraId="69E95FFE" w14:textId="77777777" w:rsidR="004D1711" w:rsidRPr="004D1711" w:rsidRDefault="004D1711" w:rsidP="0079078B">
      <w:pPr>
        <w:pStyle w:val="Kode"/>
      </w:pPr>
      <w:r w:rsidRPr="004D1711">
        <w:t>    parser.add_argument("--category",   default=None,</w:t>
      </w:r>
    </w:p>
    <w:p w14:paraId="39147EF2" w14:textId="77777777" w:rsidR="004D1711" w:rsidRPr="004D1711" w:rsidRDefault="004D1711" w:rsidP="0079078B">
      <w:pPr>
        <w:pStyle w:val="Kode"/>
      </w:pPr>
      <w:r w:rsidRPr="004D1711">
        <w:t>                        help="Filter: e.g. 'ranking', 'product_lookup', 'refusal_customer'")</w:t>
      </w:r>
    </w:p>
    <w:p w14:paraId="6256E46D" w14:textId="77777777" w:rsidR="004D1711" w:rsidRPr="004D1711" w:rsidRDefault="004D1711" w:rsidP="0079078B">
      <w:pPr>
        <w:pStyle w:val="Kode"/>
      </w:pPr>
      <w:r w:rsidRPr="004D1711">
        <w:t>    parser.add_argument("--output",     default=None,</w:t>
      </w:r>
    </w:p>
    <w:p w14:paraId="3A86139F" w14:textId="77777777" w:rsidR="004D1711" w:rsidRPr="004D1711" w:rsidRDefault="004D1711" w:rsidP="0079078B">
      <w:pPr>
        <w:pStyle w:val="Kode"/>
      </w:pPr>
      <w:r w:rsidRPr="004D1711">
        <w:t>                        help="Output CSV path (default: eval_results_&lt;timestamp&gt;.csv)")</w:t>
      </w:r>
    </w:p>
    <w:p w14:paraId="44AB956D" w14:textId="77777777" w:rsidR="004D1711" w:rsidRPr="004D1711" w:rsidRDefault="004D1711" w:rsidP="0079078B">
      <w:pPr>
        <w:pStyle w:val="Kode"/>
      </w:pPr>
      <w:r w:rsidRPr="004D1711">
        <w:t>    parser.add_argument("--judge",      default=DEFAULT_JUDGE_MODEL,</w:t>
      </w:r>
    </w:p>
    <w:p w14:paraId="05904833" w14:textId="77777777" w:rsidR="004D1711" w:rsidRPr="004D1711" w:rsidRDefault="004D1711" w:rsidP="0079078B">
      <w:pPr>
        <w:pStyle w:val="Kode"/>
      </w:pPr>
      <w:r w:rsidRPr="004D1711">
        <w:t>                        help=f"Judge model (default: {DEFAULT_JUDGE_MODEL})")</w:t>
      </w:r>
    </w:p>
    <w:p w14:paraId="0B2E7897" w14:textId="77777777" w:rsidR="004D1711" w:rsidRPr="004D1711" w:rsidRDefault="004D1711" w:rsidP="0079078B">
      <w:pPr>
        <w:pStyle w:val="Kode"/>
      </w:pPr>
      <w:r w:rsidRPr="004D1711">
        <w:t>    parser.add_argument("--max-tokens", type=int, default=DEFAULT_JUDGE_MAX_TOKENS,</w:t>
      </w:r>
    </w:p>
    <w:p w14:paraId="10D4E4D7" w14:textId="77777777" w:rsidR="004D1711" w:rsidRPr="004D1711" w:rsidRDefault="004D1711" w:rsidP="0079078B">
      <w:pPr>
        <w:pStyle w:val="Kode"/>
      </w:pPr>
      <w:r w:rsidRPr="004D1711">
        <w:t>                        help="Max tokens for judge output (default: 2000)")</w:t>
      </w:r>
    </w:p>
    <w:p w14:paraId="525BD77C" w14:textId="77777777" w:rsidR="004D1711" w:rsidRPr="004D1711" w:rsidRDefault="004D1711" w:rsidP="0079078B">
      <w:pPr>
        <w:pStyle w:val="Kode"/>
      </w:pPr>
      <w:r w:rsidRPr="004D1711">
        <w:t>    parser.add_argument("--repeats",    type=int, default=1,</w:t>
      </w:r>
    </w:p>
    <w:p w14:paraId="28667F8C" w14:textId="77777777" w:rsidR="004D1711" w:rsidRPr="004D1711" w:rsidRDefault="004D1711" w:rsidP="0079078B">
      <w:pPr>
        <w:pStyle w:val="Kode"/>
      </w:pPr>
      <w:r w:rsidRPr="004D1711">
        <w:t>                        help="Run N times to estimate LLM-as-judge variance (default: 1)")</w:t>
      </w:r>
    </w:p>
    <w:p w14:paraId="7F37ECFB" w14:textId="77777777" w:rsidR="004D1711" w:rsidRPr="004D1711" w:rsidRDefault="004D1711" w:rsidP="0079078B">
      <w:pPr>
        <w:pStyle w:val="Kode"/>
      </w:pPr>
      <w:r w:rsidRPr="004D1711">
        <w:t>    parser.add_argument("--max-workers", type=int, default=2,</w:t>
      </w:r>
    </w:p>
    <w:p w14:paraId="1F8B5232" w14:textId="77777777" w:rsidR="004D1711" w:rsidRPr="004D1711" w:rsidRDefault="004D1711" w:rsidP="0079078B">
      <w:pPr>
        <w:pStyle w:val="Kode"/>
      </w:pPr>
      <w:r w:rsidRPr="004D1711">
        <w:t>                        help="RAGAS async concurrency (default: 2; lower if rate-limited)")</w:t>
      </w:r>
    </w:p>
    <w:p w14:paraId="3EDD0921" w14:textId="77777777" w:rsidR="004D1711" w:rsidRPr="004D1711" w:rsidRDefault="004D1711" w:rsidP="0079078B">
      <w:pPr>
        <w:pStyle w:val="Kode"/>
      </w:pPr>
      <w:r w:rsidRPr="004D1711">
        <w:t>    args = parser.parse_args()</w:t>
      </w:r>
    </w:p>
    <w:p w14:paraId="40B3FCF9" w14:textId="77777777" w:rsidR="004D1711" w:rsidRPr="004D1711" w:rsidRDefault="004D1711" w:rsidP="0079078B">
      <w:pPr>
        <w:pStyle w:val="Kode"/>
      </w:pPr>
    </w:p>
    <w:p w14:paraId="53FCA8F5" w14:textId="77777777" w:rsidR="004D1711" w:rsidRPr="004D1711" w:rsidRDefault="004D1711" w:rsidP="0079078B">
      <w:pPr>
        <w:pStyle w:val="Kode"/>
      </w:pPr>
      <w:r w:rsidRPr="004D1711">
        <w:t>    if not Path(args.test_set).exists():</w:t>
      </w:r>
    </w:p>
    <w:p w14:paraId="1EEAAA4E" w14:textId="77777777" w:rsidR="004D1711" w:rsidRPr="004D1711" w:rsidRDefault="004D1711" w:rsidP="0079078B">
      <w:pPr>
        <w:pStyle w:val="Kode"/>
      </w:pPr>
      <w:r w:rsidRPr="004D1711">
        <w:t>        sys.exit(f"[Eval] Test set not found: {args.test_set}")</w:t>
      </w:r>
    </w:p>
    <w:p w14:paraId="2B942A02" w14:textId="77777777" w:rsidR="004D1711" w:rsidRPr="004D1711" w:rsidRDefault="004D1711" w:rsidP="0079078B">
      <w:pPr>
        <w:pStyle w:val="Kode"/>
      </w:pPr>
      <w:r w:rsidRPr="004D1711">
        <w:t>    if args.repeats &lt; 1:</w:t>
      </w:r>
    </w:p>
    <w:p w14:paraId="6E1C66FD" w14:textId="77777777" w:rsidR="004D1711" w:rsidRPr="004D1711" w:rsidRDefault="004D1711" w:rsidP="0079078B">
      <w:pPr>
        <w:pStyle w:val="Kode"/>
      </w:pPr>
      <w:r w:rsidRPr="004D1711">
        <w:t>        sys.exit("[Eval] --repeats must be &gt;= 1.")</w:t>
      </w:r>
    </w:p>
    <w:p w14:paraId="52A7F710" w14:textId="77777777" w:rsidR="004D1711" w:rsidRPr="004D1711" w:rsidRDefault="004D1711" w:rsidP="0079078B">
      <w:pPr>
        <w:pStyle w:val="Kode"/>
      </w:pPr>
      <w:r w:rsidRPr="004D1711">
        <w:t>    if args.max_tokens &lt; 500:</w:t>
      </w:r>
    </w:p>
    <w:p w14:paraId="10BE0418" w14:textId="77777777" w:rsidR="004D1711" w:rsidRPr="004D1711" w:rsidRDefault="004D1711" w:rsidP="0079078B">
      <w:pPr>
        <w:pStyle w:val="Kode"/>
      </w:pPr>
      <w:r w:rsidRPr="004D1711">
        <w:t>        sys.exit("[Eval] --max-tokens must be &gt;= 500.")</w:t>
      </w:r>
    </w:p>
    <w:p w14:paraId="64AFDA0B" w14:textId="77777777" w:rsidR="004D1711" w:rsidRPr="004D1711" w:rsidRDefault="004D1711" w:rsidP="0079078B">
      <w:pPr>
        <w:pStyle w:val="Kode"/>
      </w:pPr>
    </w:p>
    <w:p w14:paraId="494CC338" w14:textId="77777777" w:rsidR="004D1711" w:rsidRPr="004D1711" w:rsidRDefault="004D1711" w:rsidP="0079078B">
      <w:pPr>
        <w:pStyle w:val="Kode"/>
      </w:pPr>
      <w:r w:rsidRPr="004D1711">
        <w:t>    output_path = args.output or (</w:t>
      </w:r>
    </w:p>
    <w:p w14:paraId="20EA126A" w14:textId="77777777" w:rsidR="004D1711" w:rsidRPr="004D1711" w:rsidRDefault="004D1711" w:rsidP="0079078B">
      <w:pPr>
        <w:pStyle w:val="Kode"/>
      </w:pPr>
      <w:r w:rsidRPr="004D1711">
        <w:t>        f"eval_results_{datetime.now().strftime('%Y%m%d_%H%M%S')}.csv"</w:t>
      </w:r>
    </w:p>
    <w:p w14:paraId="4ED12288" w14:textId="77777777" w:rsidR="004D1711" w:rsidRPr="004D1711" w:rsidRDefault="004D1711" w:rsidP="0079078B">
      <w:pPr>
        <w:pStyle w:val="Kode"/>
      </w:pPr>
      <w:r w:rsidRPr="004D1711">
        <w:t>    )</w:t>
      </w:r>
    </w:p>
    <w:p w14:paraId="482693D2" w14:textId="77777777" w:rsidR="004D1711" w:rsidRPr="004D1711" w:rsidRDefault="004D1711" w:rsidP="0079078B">
      <w:pPr>
        <w:pStyle w:val="Kode"/>
      </w:pPr>
    </w:p>
    <w:p w14:paraId="0B01C605" w14:textId="77777777" w:rsidR="004D1711" w:rsidRPr="004D1711" w:rsidRDefault="004D1711" w:rsidP="0079078B">
      <w:pPr>
        <w:pStyle w:val="Kode"/>
      </w:pPr>
      <w:r w:rsidRPr="004D1711">
        <w:t>    # Load test set</w:t>
      </w:r>
    </w:p>
    <w:p w14:paraId="5E16626A" w14:textId="77777777" w:rsidR="004D1711" w:rsidRPr="004D1711" w:rsidRDefault="004D1711" w:rsidP="0079078B">
      <w:pPr>
        <w:pStyle w:val="Kode"/>
      </w:pPr>
      <w:r w:rsidRPr="004D1711">
        <w:t>    samples = load_test(</w:t>
      </w:r>
    </w:p>
    <w:p w14:paraId="1BCA69FB" w14:textId="77777777" w:rsidR="004D1711" w:rsidRPr="004D1711" w:rsidRDefault="004D1711" w:rsidP="0079078B">
      <w:pPr>
        <w:pStyle w:val="Kode"/>
      </w:pPr>
      <w:r w:rsidRPr="004D1711">
        <w:t>        args.test_set,</w:t>
      </w:r>
    </w:p>
    <w:p w14:paraId="3F50841F" w14:textId="77777777" w:rsidR="004D1711" w:rsidRPr="004D1711" w:rsidRDefault="004D1711" w:rsidP="0079078B">
      <w:pPr>
        <w:pStyle w:val="Kode"/>
      </w:pPr>
      <w:r w:rsidRPr="004D1711">
        <w:t>        mode_filter=args.mode,</w:t>
      </w:r>
    </w:p>
    <w:p w14:paraId="0EE96D1C" w14:textId="77777777" w:rsidR="004D1711" w:rsidRPr="004D1711" w:rsidRDefault="004D1711" w:rsidP="0079078B">
      <w:pPr>
        <w:pStyle w:val="Kode"/>
      </w:pPr>
      <w:r w:rsidRPr="004D1711">
        <w:t>        category_filter=args.category,</w:t>
      </w:r>
    </w:p>
    <w:p w14:paraId="2C0B8877" w14:textId="77777777" w:rsidR="004D1711" w:rsidRPr="004D1711" w:rsidRDefault="004D1711" w:rsidP="0079078B">
      <w:pPr>
        <w:pStyle w:val="Kode"/>
      </w:pPr>
      <w:r w:rsidRPr="004D1711">
        <w:t>    )</w:t>
      </w:r>
    </w:p>
    <w:p w14:paraId="517F0709" w14:textId="77777777" w:rsidR="004D1711" w:rsidRPr="004D1711" w:rsidRDefault="004D1711" w:rsidP="0079078B">
      <w:pPr>
        <w:pStyle w:val="Kode"/>
      </w:pPr>
    </w:p>
    <w:p w14:paraId="113DBAE4" w14:textId="77777777" w:rsidR="004D1711" w:rsidRPr="004D1711" w:rsidRDefault="004D1711" w:rsidP="0079078B">
      <w:pPr>
        <w:pStyle w:val="Kode"/>
      </w:pPr>
      <w:r w:rsidRPr="004D1711">
        <w:t>    # Run RAG pipeline</w:t>
      </w:r>
    </w:p>
    <w:p w14:paraId="08376F69" w14:textId="77777777" w:rsidR="004D1711" w:rsidRPr="004D1711" w:rsidRDefault="004D1711" w:rsidP="0079078B">
      <w:pPr>
        <w:pStyle w:val="Kode"/>
      </w:pPr>
      <w:r w:rsidRPr="004D1711">
        <w:t>    pipeline_start = time.monotonic()</w:t>
      </w:r>
    </w:p>
    <w:p w14:paraId="51B9B38F" w14:textId="77777777" w:rsidR="004D1711" w:rsidRPr="004D1711" w:rsidRDefault="004D1711" w:rsidP="0079078B">
      <w:pPr>
        <w:pStyle w:val="Kode"/>
      </w:pPr>
      <w:r w:rsidRPr="004D1711">
        <w:t>    results = run_pipeline(samples)</w:t>
      </w:r>
    </w:p>
    <w:p w14:paraId="5C2A596D" w14:textId="77777777" w:rsidR="004D1711" w:rsidRPr="004D1711" w:rsidRDefault="004D1711" w:rsidP="0079078B">
      <w:pPr>
        <w:pStyle w:val="Kode"/>
      </w:pPr>
      <w:r w:rsidRPr="004D1711">
        <w:lastRenderedPageBreak/>
        <w:t>    pipeline_elapsed = time.monotonic() - pipeline_start</w:t>
      </w:r>
    </w:p>
    <w:p w14:paraId="5FB59AB0" w14:textId="77777777" w:rsidR="004D1711" w:rsidRPr="004D1711" w:rsidRDefault="004D1711" w:rsidP="0079078B">
      <w:pPr>
        <w:pStyle w:val="Kode"/>
      </w:pPr>
    </w:p>
    <w:p w14:paraId="54FC47F3" w14:textId="77777777" w:rsidR="004D1711" w:rsidRPr="004D1711" w:rsidRDefault="004D1711" w:rsidP="0079078B">
      <w:pPr>
        <w:pStyle w:val="Kode"/>
      </w:pPr>
      <w:r w:rsidRPr="004D1711">
        <w:t>    if not results:</w:t>
      </w:r>
    </w:p>
    <w:p w14:paraId="6D611256" w14:textId="77777777" w:rsidR="004D1711" w:rsidRPr="004D1711" w:rsidRDefault="004D1711" w:rsidP="0079078B">
      <w:pPr>
        <w:pStyle w:val="Kode"/>
      </w:pPr>
      <w:r w:rsidRPr="004D1711">
        <w:t>        sys.exit("[Eval] No results collected. Aborting.")</w:t>
      </w:r>
    </w:p>
    <w:p w14:paraId="40095E02" w14:textId="77777777" w:rsidR="004D1711" w:rsidRPr="004D1711" w:rsidRDefault="004D1711" w:rsidP="0079078B">
      <w:pPr>
        <w:pStyle w:val="Kode"/>
      </w:pPr>
    </w:p>
    <w:p w14:paraId="42685ACD" w14:textId="77777777" w:rsidR="004D1711" w:rsidRPr="004D1711" w:rsidRDefault="004D1711" w:rsidP="0079078B">
      <w:pPr>
        <w:pStyle w:val="Kode"/>
      </w:pPr>
      <w:r w:rsidRPr="004D1711">
        <w:t>    print(f"[Eval] Pipeline: {pipeline_elapsed:.1f}s total, "</w:t>
      </w:r>
    </w:p>
    <w:p w14:paraId="38704FC7" w14:textId="77777777" w:rsidR="004D1711" w:rsidRPr="004D1711" w:rsidRDefault="004D1711" w:rsidP="0079078B">
      <w:pPr>
        <w:pStyle w:val="Kode"/>
      </w:pPr>
      <w:r w:rsidRPr="004D1711">
        <w:t>          f"{pipeline_elapsed / len(results):.1f}s/sample.\n")</w:t>
      </w:r>
    </w:p>
    <w:p w14:paraId="47B14EF3" w14:textId="77777777" w:rsidR="004D1711" w:rsidRPr="004D1711" w:rsidRDefault="004D1711" w:rsidP="0079078B">
      <w:pPr>
        <w:pStyle w:val="Kode"/>
      </w:pPr>
    </w:p>
    <w:p w14:paraId="782E88F4" w14:textId="77777777" w:rsidR="004D1711" w:rsidRPr="004D1711" w:rsidRDefault="004D1711" w:rsidP="0079078B">
      <w:pPr>
        <w:pStyle w:val="Kode"/>
      </w:pPr>
      <w:r w:rsidRPr="004D1711">
        <w:t>    # Set up RAGAS evaluator</w:t>
      </w:r>
    </w:p>
    <w:p w14:paraId="2C490030" w14:textId="77777777" w:rsidR="004D1711" w:rsidRPr="004D1711" w:rsidRDefault="004D1711" w:rsidP="0079078B">
      <w:pPr>
        <w:pStyle w:val="Kode"/>
      </w:pPr>
      <w:r w:rsidRPr="004D1711">
        <w:t>    print(f"[Eval] Setting up RAGAS evaluator "</w:t>
      </w:r>
    </w:p>
    <w:p w14:paraId="0798FB8C" w14:textId="77777777" w:rsidR="004D1711" w:rsidRPr="004D1711" w:rsidRDefault="004D1711" w:rsidP="0079078B">
      <w:pPr>
        <w:pStyle w:val="Kode"/>
      </w:pPr>
      <w:r w:rsidRPr="004D1711">
        <w:t>          f"(judge={args.judge}, max_tokens={args.max_tokens}, "</w:t>
      </w:r>
    </w:p>
    <w:p w14:paraId="12F6CFA0" w14:textId="77777777" w:rsidR="004D1711" w:rsidRPr="004D1711" w:rsidRDefault="004D1711" w:rsidP="0079078B">
      <w:pPr>
        <w:pStyle w:val="Kode"/>
      </w:pPr>
      <w:r w:rsidRPr="004D1711">
        <w:t>          f"workers={args.max_workers})...")</w:t>
      </w:r>
    </w:p>
    <w:p w14:paraId="2187F595" w14:textId="77777777" w:rsidR="004D1711" w:rsidRPr="004D1711" w:rsidRDefault="004D1711" w:rsidP="0079078B">
      <w:pPr>
        <w:pStyle w:val="Kode"/>
      </w:pPr>
    </w:p>
    <w:p w14:paraId="77E52167" w14:textId="77777777" w:rsidR="004D1711" w:rsidRPr="004D1711" w:rsidRDefault="004D1711" w:rsidP="0079078B">
      <w:pPr>
        <w:pStyle w:val="Kode"/>
      </w:pPr>
      <w:r w:rsidRPr="004D1711">
        <w:t>    evaluator_llm  = _build_evaluator_llm(args.judge, args.max_tokens)</w:t>
      </w:r>
    </w:p>
    <w:p w14:paraId="2C3F692D" w14:textId="77777777" w:rsidR="004D1711" w:rsidRPr="004D1711" w:rsidRDefault="004D1711" w:rsidP="0079078B">
      <w:pPr>
        <w:pStyle w:val="Kode"/>
      </w:pPr>
      <w:r w:rsidRPr="004D1711">
        <w:t>    relevancy_emb  = _build_relevancy_embeddings()</w:t>
      </w:r>
    </w:p>
    <w:p w14:paraId="17B2A776" w14:textId="77777777" w:rsidR="004D1711" w:rsidRPr="004D1711" w:rsidRDefault="004D1711" w:rsidP="0079078B">
      <w:pPr>
        <w:pStyle w:val="Kode"/>
      </w:pPr>
      <w:r w:rsidRPr="004D1711">
        <w:t>    similarity_emb = _build_similarity_embeddings()</w:t>
      </w:r>
    </w:p>
    <w:p w14:paraId="3BCF119D" w14:textId="77777777" w:rsidR="004D1711" w:rsidRPr="004D1711" w:rsidRDefault="004D1711" w:rsidP="0079078B">
      <w:pPr>
        <w:pStyle w:val="Kode"/>
      </w:pPr>
    </w:p>
    <w:p w14:paraId="11E39346" w14:textId="77777777" w:rsidR="004D1711" w:rsidRPr="004D1711" w:rsidRDefault="004D1711" w:rsidP="0079078B">
      <w:pPr>
        <w:pStyle w:val="Kode"/>
      </w:pPr>
      <w:r w:rsidRPr="004D1711">
        <w:t>    run_config = RunConfig(</w:t>
      </w:r>
    </w:p>
    <w:p w14:paraId="629592BC" w14:textId="77777777" w:rsidR="004D1711" w:rsidRPr="004D1711" w:rsidRDefault="004D1711" w:rsidP="0079078B">
      <w:pPr>
        <w:pStyle w:val="Kode"/>
      </w:pPr>
      <w:r w:rsidRPr="004D1711">
        <w:t>        max_workers=args.max_workers,</w:t>
      </w:r>
    </w:p>
    <w:p w14:paraId="1F2B19E1" w14:textId="77777777" w:rsidR="004D1711" w:rsidRPr="004D1711" w:rsidRDefault="004D1711" w:rsidP="0079078B">
      <w:pPr>
        <w:pStyle w:val="Kode"/>
      </w:pPr>
      <w:r w:rsidRPr="004D1711">
        <w:t>        max_retries=DEFAULT_RUN_CONFIG.max_retries,</w:t>
      </w:r>
    </w:p>
    <w:p w14:paraId="538C8F93" w14:textId="77777777" w:rsidR="004D1711" w:rsidRPr="004D1711" w:rsidRDefault="004D1711" w:rsidP="0079078B">
      <w:pPr>
        <w:pStyle w:val="Kode"/>
      </w:pPr>
      <w:r w:rsidRPr="004D1711">
        <w:t>        max_wait=DEFAULT_RUN_CONFIG.max_wait,</w:t>
      </w:r>
    </w:p>
    <w:p w14:paraId="526CD524" w14:textId="77777777" w:rsidR="004D1711" w:rsidRPr="004D1711" w:rsidRDefault="004D1711" w:rsidP="0079078B">
      <w:pPr>
        <w:pStyle w:val="Kode"/>
      </w:pPr>
      <w:r w:rsidRPr="004D1711">
        <w:t>        timeout=DEFAULT_RUN_CONFIG.timeout,</w:t>
      </w:r>
    </w:p>
    <w:p w14:paraId="34399EA5" w14:textId="77777777" w:rsidR="004D1711" w:rsidRPr="004D1711" w:rsidRDefault="004D1711" w:rsidP="0079078B">
      <w:pPr>
        <w:pStyle w:val="Kode"/>
      </w:pPr>
      <w:r w:rsidRPr="004D1711">
        <w:t>    )</w:t>
      </w:r>
    </w:p>
    <w:p w14:paraId="2187EE3E" w14:textId="77777777" w:rsidR="004D1711" w:rsidRPr="004D1711" w:rsidRDefault="004D1711" w:rsidP="0079078B">
      <w:pPr>
        <w:pStyle w:val="Kode"/>
      </w:pPr>
    </w:p>
    <w:p w14:paraId="76CB933E" w14:textId="77777777" w:rsidR="004D1711" w:rsidRPr="004D1711" w:rsidRDefault="004D1711" w:rsidP="0079078B">
      <w:pPr>
        <w:pStyle w:val="Kode"/>
      </w:pPr>
      <w:r w:rsidRPr="004D1711">
        <w:t>    # Run RAGAS evaluation</w:t>
      </w:r>
    </w:p>
    <w:p w14:paraId="7ADC9FBD" w14:textId="77777777" w:rsidR="004D1711" w:rsidRPr="004D1711" w:rsidRDefault="004D1711" w:rsidP="0079078B">
      <w:pPr>
        <w:pStyle w:val="Kode"/>
      </w:pPr>
      <w:r w:rsidRPr="004D1711">
        <w:t>    all_runs: list[pd.DataFrame] = []</w:t>
      </w:r>
    </w:p>
    <w:p w14:paraId="7CE91D5A" w14:textId="77777777" w:rsidR="004D1711" w:rsidRPr="004D1711" w:rsidRDefault="004D1711" w:rsidP="0079078B">
      <w:pPr>
        <w:pStyle w:val="Kode"/>
      </w:pPr>
      <w:r w:rsidRPr="004D1711">
        <w:t>    for run_idx in range(args.repeats):</w:t>
      </w:r>
    </w:p>
    <w:p w14:paraId="1618041A" w14:textId="77777777" w:rsidR="004D1711" w:rsidRPr="004D1711" w:rsidRDefault="004D1711" w:rsidP="0079078B">
      <w:pPr>
        <w:pStyle w:val="Kode"/>
      </w:pPr>
      <w:r w:rsidRPr="004D1711">
        <w:t>        if args.repeats &gt; 1:</w:t>
      </w:r>
    </w:p>
    <w:p w14:paraId="32621D68" w14:textId="77777777" w:rsidR="004D1711" w:rsidRPr="004D1711" w:rsidRDefault="004D1711" w:rsidP="0079078B">
      <w:pPr>
        <w:pStyle w:val="Kode"/>
      </w:pPr>
      <w:r w:rsidRPr="004D1711">
        <w:t>            print(f"\n[Eval] ───── RAGAS run {run_idx + 1}/{args.repeats} ─────")</w:t>
      </w:r>
    </w:p>
    <w:p w14:paraId="790EEEF4" w14:textId="77777777" w:rsidR="004D1711" w:rsidRPr="004D1711" w:rsidRDefault="004D1711" w:rsidP="0079078B">
      <w:pPr>
        <w:pStyle w:val="Kode"/>
      </w:pPr>
      <w:r w:rsidRPr="004D1711">
        <w:t>        run_start = time.monotonic()</w:t>
      </w:r>
    </w:p>
    <w:p w14:paraId="4CF1EE1E" w14:textId="77777777" w:rsidR="004D1711" w:rsidRPr="004D1711" w:rsidRDefault="004D1711" w:rsidP="0079078B">
      <w:pPr>
        <w:pStyle w:val="Kode"/>
      </w:pPr>
      <w:r w:rsidRPr="004D1711">
        <w:t>        df = run_ragas(results, evaluator_llm, relevancy_emb, similarity_emb,</w:t>
      </w:r>
    </w:p>
    <w:p w14:paraId="7848C8E4" w14:textId="77777777" w:rsidR="004D1711" w:rsidRPr="004D1711" w:rsidRDefault="004D1711" w:rsidP="0079078B">
      <w:pPr>
        <w:pStyle w:val="Kode"/>
      </w:pPr>
      <w:r w:rsidRPr="004D1711">
        <w:t>                       run_config)</w:t>
      </w:r>
    </w:p>
    <w:p w14:paraId="1B4FC46C" w14:textId="77777777" w:rsidR="004D1711" w:rsidRPr="004D1711" w:rsidRDefault="004D1711" w:rsidP="0079078B">
      <w:pPr>
        <w:pStyle w:val="Kode"/>
      </w:pPr>
      <w:r w:rsidRPr="004D1711">
        <w:t>        df["run"] = run_idx + 1</w:t>
      </w:r>
    </w:p>
    <w:p w14:paraId="5E2F24CC" w14:textId="77777777" w:rsidR="004D1711" w:rsidRPr="004D1711" w:rsidRDefault="004D1711" w:rsidP="0079078B">
      <w:pPr>
        <w:pStyle w:val="Kode"/>
      </w:pPr>
      <w:r w:rsidRPr="004D1711">
        <w:t>        all_runs.append(df)</w:t>
      </w:r>
    </w:p>
    <w:p w14:paraId="51A37D7A" w14:textId="77777777" w:rsidR="004D1711" w:rsidRPr="004D1711" w:rsidRDefault="004D1711" w:rsidP="0079078B">
      <w:pPr>
        <w:pStyle w:val="Kode"/>
      </w:pPr>
      <w:r w:rsidRPr="004D1711">
        <w:t>        elapsed = time.monotonic() - run_start</w:t>
      </w:r>
    </w:p>
    <w:p w14:paraId="08118338" w14:textId="77777777" w:rsidR="004D1711" w:rsidRPr="004D1711" w:rsidRDefault="004D1711" w:rsidP="0079078B">
      <w:pPr>
        <w:pStyle w:val="Kode"/>
      </w:pPr>
      <w:r w:rsidRPr="004D1711">
        <w:t>        print(f"[Eval] Run {run_idx + 1} completed in {elapsed:.1f}s.")</w:t>
      </w:r>
    </w:p>
    <w:p w14:paraId="22E3C347" w14:textId="77777777" w:rsidR="004D1711" w:rsidRPr="004D1711" w:rsidRDefault="004D1711" w:rsidP="0079078B">
      <w:pPr>
        <w:pStyle w:val="Kode"/>
      </w:pPr>
    </w:p>
    <w:p w14:paraId="16C73CA8" w14:textId="77777777" w:rsidR="004D1711" w:rsidRPr="004D1711" w:rsidRDefault="004D1711" w:rsidP="0079078B">
      <w:pPr>
        <w:pStyle w:val="Kode"/>
      </w:pPr>
      <w:r w:rsidRPr="004D1711">
        <w:t>    combined = pd.concat(all_runs, ignore_index=True)</w:t>
      </w:r>
    </w:p>
    <w:p w14:paraId="746EC5E8" w14:textId="77777777" w:rsidR="004D1711" w:rsidRPr="004D1711" w:rsidRDefault="004D1711" w:rsidP="0079078B">
      <w:pPr>
        <w:pStyle w:val="Kode"/>
      </w:pPr>
    </w:p>
    <w:p w14:paraId="58AB3D0E" w14:textId="77777777" w:rsidR="004D1711" w:rsidRPr="004D1711" w:rsidRDefault="004D1711" w:rsidP="0079078B">
      <w:pPr>
        <w:pStyle w:val="Kode"/>
      </w:pPr>
      <w:r w:rsidRPr="004D1711">
        <w:t>    if args.repeats &gt; 1:</w:t>
      </w:r>
    </w:p>
    <w:p w14:paraId="3C5231F4" w14:textId="77777777" w:rsidR="004D1711" w:rsidRPr="004D1711" w:rsidRDefault="004D1711" w:rsidP="0079078B">
      <w:pPr>
        <w:pStyle w:val="Kode"/>
      </w:pPr>
      <w:r w:rsidRPr="004D1711">
        <w:lastRenderedPageBreak/>
        <w:t>        metric_cols = _metric_cols(combined)</w:t>
      </w:r>
    </w:p>
    <w:p w14:paraId="38533EC0" w14:textId="77777777" w:rsidR="004D1711" w:rsidRPr="004D1711" w:rsidRDefault="004D1711" w:rsidP="0079078B">
      <w:pPr>
        <w:pStyle w:val="Kode"/>
      </w:pPr>
      <w:r w:rsidRPr="004D1711">
        <w:t>        per_sample_mean = (</w:t>
      </w:r>
    </w:p>
    <w:p w14:paraId="6C9B0ECF" w14:textId="77777777" w:rsidR="004D1711" w:rsidRPr="004D1711" w:rsidRDefault="004D1711" w:rsidP="0079078B">
      <w:pPr>
        <w:pStyle w:val="Kode"/>
      </w:pPr>
      <w:r w:rsidRPr="004D1711">
        <w:t>            combined.groupby("sample_id")[metric_cols].mean().reset_index()</w:t>
      </w:r>
    </w:p>
    <w:p w14:paraId="13940AD8" w14:textId="77777777" w:rsidR="004D1711" w:rsidRPr="004D1711" w:rsidRDefault="004D1711" w:rsidP="0079078B">
      <w:pPr>
        <w:pStyle w:val="Kode"/>
      </w:pPr>
      <w:r w:rsidRPr="004D1711">
        <w:t>        )</w:t>
      </w:r>
    </w:p>
    <w:p w14:paraId="3170CCD2" w14:textId="77777777" w:rsidR="004D1711" w:rsidRPr="004D1711" w:rsidRDefault="004D1711" w:rsidP="0079078B">
      <w:pPr>
        <w:pStyle w:val="Kode"/>
      </w:pPr>
      <w:r w:rsidRPr="004D1711">
        <w:t>        meta = combined.drop_duplicates("sample_id")[</w:t>
      </w:r>
    </w:p>
    <w:p w14:paraId="4F6E71A6" w14:textId="77777777" w:rsidR="004D1711" w:rsidRPr="004D1711" w:rsidRDefault="004D1711" w:rsidP="0079078B">
      <w:pPr>
        <w:pStyle w:val="Kode"/>
      </w:pPr>
      <w:r w:rsidRPr="004D1711">
        <w:t>            ["sample_id", "mode", "category", "question", "answer", "ground_truth"]</w:t>
      </w:r>
    </w:p>
    <w:p w14:paraId="5B0AD395" w14:textId="77777777" w:rsidR="004D1711" w:rsidRPr="004D1711" w:rsidRDefault="004D1711" w:rsidP="0079078B">
      <w:pPr>
        <w:pStyle w:val="Kode"/>
      </w:pPr>
      <w:r w:rsidRPr="004D1711">
        <w:t>        ]</w:t>
      </w:r>
    </w:p>
    <w:p w14:paraId="4963D2A5" w14:textId="77777777" w:rsidR="004D1711" w:rsidRPr="004D1711" w:rsidRDefault="004D1711" w:rsidP="0079078B">
      <w:pPr>
        <w:pStyle w:val="Kode"/>
      </w:pPr>
      <w:r w:rsidRPr="004D1711">
        <w:t>        summary_df = per_sample_mean.merge(meta, on="sample_id", how="left")</w:t>
      </w:r>
    </w:p>
    <w:p w14:paraId="1594E3C7" w14:textId="77777777" w:rsidR="004D1711" w:rsidRPr="004D1711" w:rsidRDefault="004D1711" w:rsidP="0079078B">
      <w:pPr>
        <w:pStyle w:val="Kode"/>
      </w:pPr>
      <w:r w:rsidRPr="004D1711">
        <w:t>        print_per_sample(summary_df)</w:t>
      </w:r>
    </w:p>
    <w:p w14:paraId="0BF308FC" w14:textId="77777777" w:rsidR="004D1711" w:rsidRPr="004D1711" w:rsidRDefault="004D1711" w:rsidP="0079078B">
      <w:pPr>
        <w:pStyle w:val="Kode"/>
      </w:pPr>
      <w:r w:rsidRPr="004D1711">
        <w:t>        print_summary(summary_df)</w:t>
      </w:r>
    </w:p>
    <w:p w14:paraId="05AC6E29" w14:textId="77777777" w:rsidR="004D1711" w:rsidRPr="004D1711" w:rsidRDefault="004D1711" w:rsidP="0079078B">
      <w:pPr>
        <w:pStyle w:val="Kode"/>
      </w:pPr>
      <w:r w:rsidRPr="004D1711">
        <w:t>        _print_variance_summary(all_runs)</w:t>
      </w:r>
    </w:p>
    <w:p w14:paraId="430AE0BA" w14:textId="77777777" w:rsidR="004D1711" w:rsidRPr="004D1711" w:rsidRDefault="004D1711" w:rsidP="0079078B">
      <w:pPr>
        <w:pStyle w:val="Kode"/>
      </w:pPr>
      <w:r w:rsidRPr="004D1711">
        <w:t>    else:</w:t>
      </w:r>
    </w:p>
    <w:p w14:paraId="135C2480" w14:textId="77777777" w:rsidR="004D1711" w:rsidRPr="004D1711" w:rsidRDefault="004D1711" w:rsidP="0079078B">
      <w:pPr>
        <w:pStyle w:val="Kode"/>
      </w:pPr>
      <w:r w:rsidRPr="004D1711">
        <w:t>        print_per_sample(combined)</w:t>
      </w:r>
    </w:p>
    <w:p w14:paraId="50F10FAD" w14:textId="77777777" w:rsidR="004D1711" w:rsidRPr="004D1711" w:rsidRDefault="004D1711" w:rsidP="0079078B">
      <w:pPr>
        <w:pStyle w:val="Kode"/>
      </w:pPr>
      <w:r w:rsidRPr="004D1711">
        <w:t>        print_summary(combined)</w:t>
      </w:r>
    </w:p>
    <w:p w14:paraId="4AF33D22" w14:textId="77777777" w:rsidR="004D1711" w:rsidRPr="004D1711" w:rsidRDefault="004D1711" w:rsidP="0079078B">
      <w:pPr>
        <w:pStyle w:val="Kode"/>
      </w:pPr>
    </w:p>
    <w:p w14:paraId="707D20A8" w14:textId="77777777" w:rsidR="004D1711" w:rsidRPr="004D1711" w:rsidRDefault="004D1711" w:rsidP="0079078B">
      <w:pPr>
        <w:pStyle w:val="Kode"/>
      </w:pPr>
      <w:r w:rsidRPr="004D1711">
        <w:t>    # Save outputs</w:t>
      </w:r>
    </w:p>
    <w:p w14:paraId="0B5ACF09" w14:textId="77777777" w:rsidR="004D1711" w:rsidRPr="004D1711" w:rsidRDefault="004D1711" w:rsidP="0079078B">
      <w:pPr>
        <w:pStyle w:val="Kode"/>
      </w:pPr>
      <w:r w:rsidRPr="004D1711">
        <w:t>    save_results(combined, output_path)</w:t>
      </w:r>
    </w:p>
    <w:p w14:paraId="35C54571" w14:textId="77777777" w:rsidR="004D1711" w:rsidRPr="004D1711" w:rsidRDefault="004D1711" w:rsidP="0079078B">
      <w:pPr>
        <w:pStyle w:val="Kode"/>
      </w:pPr>
      <w:r w:rsidRPr="004D1711">
        <w:t>    save_detailed_json(results, combined if args.repeats == 1 else summary_df,</w:t>
      </w:r>
    </w:p>
    <w:p w14:paraId="6C05CA3A" w14:textId="77777777" w:rsidR="004D1711" w:rsidRPr="004D1711" w:rsidRDefault="004D1711" w:rsidP="0079078B">
      <w:pPr>
        <w:pStyle w:val="Kode"/>
      </w:pPr>
      <w:r w:rsidRPr="004D1711">
        <w:t>                       output_path)</w:t>
      </w:r>
    </w:p>
    <w:p w14:paraId="352C0C88" w14:textId="77777777" w:rsidR="004D1711" w:rsidRPr="004D1711" w:rsidRDefault="004D1711" w:rsidP="0079078B">
      <w:pPr>
        <w:pStyle w:val="Kode"/>
      </w:pPr>
    </w:p>
    <w:p w14:paraId="75E981D0" w14:textId="77777777" w:rsidR="004D1711" w:rsidRPr="004D1711" w:rsidRDefault="004D1711" w:rsidP="0079078B">
      <w:pPr>
        <w:pStyle w:val="Kode"/>
      </w:pPr>
      <w:r w:rsidRPr="004D1711">
        <w:t>    total_elapsed = time.monotonic() - pipeline_start</w:t>
      </w:r>
    </w:p>
    <w:p w14:paraId="1A26028C" w14:textId="77777777" w:rsidR="004D1711" w:rsidRPr="004D1711" w:rsidRDefault="004D1711" w:rsidP="0079078B">
      <w:pPr>
        <w:pStyle w:val="Kode"/>
      </w:pPr>
      <w:r w:rsidRPr="004D1711">
        <w:t>    print(f"\n[Eval] Done. Total wall time: {total_elapsed:.0f}s.\n")</w:t>
      </w:r>
    </w:p>
    <w:p w14:paraId="3F3C839C" w14:textId="77777777" w:rsidR="004D1711" w:rsidRPr="004D1711" w:rsidRDefault="004D1711" w:rsidP="0079078B">
      <w:pPr>
        <w:pStyle w:val="Kode"/>
      </w:pPr>
    </w:p>
    <w:p w14:paraId="0F91CDD8" w14:textId="77777777" w:rsidR="004D1711" w:rsidRPr="004D1711" w:rsidRDefault="004D1711" w:rsidP="0079078B">
      <w:pPr>
        <w:pStyle w:val="Kode"/>
      </w:pPr>
      <w:r w:rsidRPr="004D1711">
        <w:t>if __name__ == "__main__":</w:t>
      </w:r>
    </w:p>
    <w:p w14:paraId="263F6420" w14:textId="59EC7376" w:rsidR="004D1711" w:rsidRPr="004D1711" w:rsidRDefault="004D1711" w:rsidP="0079078B">
      <w:pPr>
        <w:pStyle w:val="Kode"/>
        <w:rPr>
          <w:rPrChange w:id="170" w:author="Noven Austin" w:date="2026-06-12T00:52:00Z" w16du:dateUtc="2026-06-11T17:52:00Z">
            <w:rPr>
              <w:sz w:val="28"/>
              <w:szCs w:val="28"/>
            </w:rPr>
          </w:rPrChange>
        </w:rPr>
      </w:pPr>
      <w:r w:rsidRPr="004D1711">
        <w:t>    main()</w:t>
      </w:r>
    </w:p>
    <w:sectPr w:rsidR="004D1711" w:rsidRPr="004D1711" w:rsidSect="00A3579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B6884" w14:textId="77777777" w:rsidR="00382DB4" w:rsidRDefault="00382DB4" w:rsidP="005F5F69">
      <w:pPr>
        <w:spacing w:after="0" w:line="240" w:lineRule="auto"/>
      </w:pPr>
      <w:r>
        <w:separator/>
      </w:r>
    </w:p>
  </w:endnote>
  <w:endnote w:type="continuationSeparator" w:id="0">
    <w:p w14:paraId="7CBEC5CB" w14:textId="77777777" w:rsidR="00382DB4" w:rsidRDefault="00382DB4" w:rsidP="005F5F69">
      <w:pPr>
        <w:spacing w:after="0" w:line="240" w:lineRule="auto"/>
      </w:pPr>
      <w:r>
        <w:continuationSeparator/>
      </w:r>
    </w:p>
  </w:endnote>
  <w:endnote w:id="1">
    <w:p w14:paraId="4014A90A" w14:textId="39DF0A3D" w:rsidR="005F5F69" w:rsidRPr="005F5F69" w:rsidRDefault="005F5F69">
      <w:pPr>
        <w:pStyle w:val="EndnoteText"/>
        <w:rPr>
          <w:lang w:val="en-US"/>
        </w:rPr>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642135"/>
      <w:docPartObj>
        <w:docPartGallery w:val="Page Numbers (Bottom of Page)"/>
        <w:docPartUnique/>
      </w:docPartObj>
    </w:sdtPr>
    <w:sdtEndPr>
      <w:rPr>
        <w:noProof/>
      </w:rPr>
    </w:sdtEndPr>
    <w:sdtContent>
      <w:p w14:paraId="4646B9FB" w14:textId="4DD6D6EB" w:rsidR="005F5F69" w:rsidRDefault="005F5F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995125" w14:textId="77777777" w:rsidR="005F5F69" w:rsidRDefault="005F5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E4B9" w14:textId="77777777" w:rsidR="00382DB4" w:rsidRDefault="00382DB4" w:rsidP="005F5F69">
      <w:pPr>
        <w:spacing w:after="0" w:line="240" w:lineRule="auto"/>
      </w:pPr>
      <w:r>
        <w:separator/>
      </w:r>
    </w:p>
  </w:footnote>
  <w:footnote w:type="continuationSeparator" w:id="0">
    <w:p w14:paraId="07ACC17A" w14:textId="77777777" w:rsidR="00382DB4" w:rsidRDefault="00382DB4" w:rsidP="005F5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3E3C"/>
    <w:multiLevelType w:val="hybridMultilevel"/>
    <w:tmpl w:val="939C5C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153D8"/>
    <w:multiLevelType w:val="hybridMultilevel"/>
    <w:tmpl w:val="9B8CC162"/>
    <w:lvl w:ilvl="0" w:tplc="38090019">
      <w:start w:val="1"/>
      <w:numFmt w:val="lowerLetter"/>
      <w:lvlText w:val="%1."/>
      <w:lvlJc w:val="left"/>
      <w:pPr>
        <w:ind w:left="766" w:hanging="360"/>
      </w:pPr>
    </w:lvl>
    <w:lvl w:ilvl="1" w:tplc="38090019" w:tentative="1">
      <w:start w:val="1"/>
      <w:numFmt w:val="lowerLetter"/>
      <w:lvlText w:val="%2."/>
      <w:lvlJc w:val="left"/>
      <w:pPr>
        <w:ind w:left="1486" w:hanging="360"/>
      </w:pPr>
    </w:lvl>
    <w:lvl w:ilvl="2" w:tplc="3809001B" w:tentative="1">
      <w:start w:val="1"/>
      <w:numFmt w:val="lowerRoman"/>
      <w:lvlText w:val="%3."/>
      <w:lvlJc w:val="right"/>
      <w:pPr>
        <w:ind w:left="2206" w:hanging="180"/>
      </w:pPr>
    </w:lvl>
    <w:lvl w:ilvl="3" w:tplc="3809000F" w:tentative="1">
      <w:start w:val="1"/>
      <w:numFmt w:val="decimal"/>
      <w:lvlText w:val="%4."/>
      <w:lvlJc w:val="left"/>
      <w:pPr>
        <w:ind w:left="2926" w:hanging="360"/>
      </w:pPr>
    </w:lvl>
    <w:lvl w:ilvl="4" w:tplc="38090019" w:tentative="1">
      <w:start w:val="1"/>
      <w:numFmt w:val="lowerLetter"/>
      <w:lvlText w:val="%5."/>
      <w:lvlJc w:val="left"/>
      <w:pPr>
        <w:ind w:left="3646" w:hanging="360"/>
      </w:pPr>
    </w:lvl>
    <w:lvl w:ilvl="5" w:tplc="3809001B" w:tentative="1">
      <w:start w:val="1"/>
      <w:numFmt w:val="lowerRoman"/>
      <w:lvlText w:val="%6."/>
      <w:lvlJc w:val="right"/>
      <w:pPr>
        <w:ind w:left="4366" w:hanging="180"/>
      </w:pPr>
    </w:lvl>
    <w:lvl w:ilvl="6" w:tplc="3809000F" w:tentative="1">
      <w:start w:val="1"/>
      <w:numFmt w:val="decimal"/>
      <w:lvlText w:val="%7."/>
      <w:lvlJc w:val="left"/>
      <w:pPr>
        <w:ind w:left="5086" w:hanging="360"/>
      </w:pPr>
    </w:lvl>
    <w:lvl w:ilvl="7" w:tplc="38090019" w:tentative="1">
      <w:start w:val="1"/>
      <w:numFmt w:val="lowerLetter"/>
      <w:lvlText w:val="%8."/>
      <w:lvlJc w:val="left"/>
      <w:pPr>
        <w:ind w:left="5806" w:hanging="360"/>
      </w:pPr>
    </w:lvl>
    <w:lvl w:ilvl="8" w:tplc="3809001B" w:tentative="1">
      <w:start w:val="1"/>
      <w:numFmt w:val="lowerRoman"/>
      <w:lvlText w:val="%9."/>
      <w:lvlJc w:val="right"/>
      <w:pPr>
        <w:ind w:left="6526" w:hanging="180"/>
      </w:pPr>
    </w:lvl>
  </w:abstractNum>
  <w:abstractNum w:abstractNumId="2" w15:restartNumberingAfterBreak="0">
    <w:nsid w:val="0C985F57"/>
    <w:multiLevelType w:val="multilevel"/>
    <w:tmpl w:val="115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87CF8"/>
    <w:multiLevelType w:val="multilevel"/>
    <w:tmpl w:val="77F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C4EE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C368E0"/>
    <w:multiLevelType w:val="hybridMultilevel"/>
    <w:tmpl w:val="6A7EF6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6575416"/>
    <w:multiLevelType w:val="hybridMultilevel"/>
    <w:tmpl w:val="2116A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6236B4"/>
    <w:multiLevelType w:val="hybridMultilevel"/>
    <w:tmpl w:val="AD8C5F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E14426A"/>
    <w:multiLevelType w:val="multilevel"/>
    <w:tmpl w:val="77F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344F9"/>
    <w:multiLevelType w:val="multilevel"/>
    <w:tmpl w:val="77F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16AA4"/>
    <w:multiLevelType w:val="hybridMultilevel"/>
    <w:tmpl w:val="D5780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63E0630"/>
    <w:multiLevelType w:val="hybridMultilevel"/>
    <w:tmpl w:val="A48E73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C214926"/>
    <w:multiLevelType w:val="hybridMultilevel"/>
    <w:tmpl w:val="EECA7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4B30F9"/>
    <w:multiLevelType w:val="hybridMultilevel"/>
    <w:tmpl w:val="A48E73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5781AE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C40670"/>
    <w:multiLevelType w:val="hybridMultilevel"/>
    <w:tmpl w:val="505C447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B624B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82D1F"/>
    <w:multiLevelType w:val="multilevel"/>
    <w:tmpl w:val="77F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A333B"/>
    <w:multiLevelType w:val="hybridMultilevel"/>
    <w:tmpl w:val="6FCE8E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5E6642"/>
    <w:multiLevelType w:val="multilevel"/>
    <w:tmpl w:val="9B2420F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330657">
    <w:abstractNumId w:val="6"/>
  </w:num>
  <w:num w:numId="2" w16cid:durableId="1608611939">
    <w:abstractNumId w:val="10"/>
  </w:num>
  <w:num w:numId="3" w16cid:durableId="709494614">
    <w:abstractNumId w:val="5"/>
  </w:num>
  <w:num w:numId="4" w16cid:durableId="168565820">
    <w:abstractNumId w:val="14"/>
  </w:num>
  <w:num w:numId="5" w16cid:durableId="1820732500">
    <w:abstractNumId w:val="16"/>
  </w:num>
  <w:num w:numId="6" w16cid:durableId="1263412496">
    <w:abstractNumId w:val="4"/>
  </w:num>
  <w:num w:numId="7" w16cid:durableId="1280407264">
    <w:abstractNumId w:val="17"/>
  </w:num>
  <w:num w:numId="8" w16cid:durableId="333076470">
    <w:abstractNumId w:val="9"/>
  </w:num>
  <w:num w:numId="9" w16cid:durableId="131869705">
    <w:abstractNumId w:val="3"/>
  </w:num>
  <w:num w:numId="10" w16cid:durableId="739445080">
    <w:abstractNumId w:val="8"/>
  </w:num>
  <w:num w:numId="11" w16cid:durableId="1503155268">
    <w:abstractNumId w:val="19"/>
  </w:num>
  <w:num w:numId="12" w16cid:durableId="972440200">
    <w:abstractNumId w:val="2"/>
  </w:num>
  <w:num w:numId="13" w16cid:durableId="88473707">
    <w:abstractNumId w:val="7"/>
  </w:num>
  <w:num w:numId="14" w16cid:durableId="852114367">
    <w:abstractNumId w:val="12"/>
  </w:num>
  <w:num w:numId="15" w16cid:durableId="1529953979">
    <w:abstractNumId w:val="11"/>
  </w:num>
  <w:num w:numId="16" w16cid:durableId="382293324">
    <w:abstractNumId w:val="18"/>
  </w:num>
  <w:num w:numId="17" w16cid:durableId="1839728843">
    <w:abstractNumId w:val="1"/>
  </w:num>
  <w:num w:numId="18" w16cid:durableId="204948257">
    <w:abstractNumId w:val="0"/>
  </w:num>
  <w:num w:numId="19" w16cid:durableId="1969434454">
    <w:abstractNumId w:val="13"/>
  </w:num>
  <w:num w:numId="20" w16cid:durableId="139755600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ven Austin">
    <w15:presenceInfo w15:providerId="Windows Live" w15:userId="40ba3eba90796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08A"/>
    <w:rsid w:val="00006B38"/>
    <w:rsid w:val="0003168A"/>
    <w:rsid w:val="00036807"/>
    <w:rsid w:val="00062800"/>
    <w:rsid w:val="00090F06"/>
    <w:rsid w:val="000B4528"/>
    <w:rsid w:val="000B6125"/>
    <w:rsid w:val="000C2F74"/>
    <w:rsid w:val="000C47B6"/>
    <w:rsid w:val="0011562F"/>
    <w:rsid w:val="00115799"/>
    <w:rsid w:val="00123B86"/>
    <w:rsid w:val="0015031F"/>
    <w:rsid w:val="001572FB"/>
    <w:rsid w:val="00173B2A"/>
    <w:rsid w:val="0019708A"/>
    <w:rsid w:val="001A3BB1"/>
    <w:rsid w:val="001C3C13"/>
    <w:rsid w:val="001D6800"/>
    <w:rsid w:val="001E0C8F"/>
    <w:rsid w:val="001E5474"/>
    <w:rsid w:val="001F5AB6"/>
    <w:rsid w:val="002014A5"/>
    <w:rsid w:val="00216AF3"/>
    <w:rsid w:val="00220972"/>
    <w:rsid w:val="00221ECC"/>
    <w:rsid w:val="00232446"/>
    <w:rsid w:val="00233053"/>
    <w:rsid w:val="00245D09"/>
    <w:rsid w:val="002536FB"/>
    <w:rsid w:val="002779B5"/>
    <w:rsid w:val="002912F1"/>
    <w:rsid w:val="002D224A"/>
    <w:rsid w:val="002E588E"/>
    <w:rsid w:val="002F5162"/>
    <w:rsid w:val="00310AFD"/>
    <w:rsid w:val="00311230"/>
    <w:rsid w:val="00321343"/>
    <w:rsid w:val="00331FD4"/>
    <w:rsid w:val="003352E8"/>
    <w:rsid w:val="00337675"/>
    <w:rsid w:val="00367814"/>
    <w:rsid w:val="00382DB4"/>
    <w:rsid w:val="003A3C7F"/>
    <w:rsid w:val="003A3F48"/>
    <w:rsid w:val="003C138E"/>
    <w:rsid w:val="003E4138"/>
    <w:rsid w:val="003E76A6"/>
    <w:rsid w:val="003F0B48"/>
    <w:rsid w:val="003F1C9C"/>
    <w:rsid w:val="003F5CC7"/>
    <w:rsid w:val="00425123"/>
    <w:rsid w:val="0044187C"/>
    <w:rsid w:val="00444864"/>
    <w:rsid w:val="00450FA7"/>
    <w:rsid w:val="004C01A5"/>
    <w:rsid w:val="004C6EFB"/>
    <w:rsid w:val="004D1711"/>
    <w:rsid w:val="004F1E7F"/>
    <w:rsid w:val="005009FA"/>
    <w:rsid w:val="00526CFE"/>
    <w:rsid w:val="00527441"/>
    <w:rsid w:val="00532859"/>
    <w:rsid w:val="00544030"/>
    <w:rsid w:val="0055201A"/>
    <w:rsid w:val="00557459"/>
    <w:rsid w:val="00567632"/>
    <w:rsid w:val="00584631"/>
    <w:rsid w:val="005A0932"/>
    <w:rsid w:val="005A0FE8"/>
    <w:rsid w:val="005A4D4D"/>
    <w:rsid w:val="005B3F1A"/>
    <w:rsid w:val="005F51D4"/>
    <w:rsid w:val="005F5F69"/>
    <w:rsid w:val="005F7039"/>
    <w:rsid w:val="00613FAB"/>
    <w:rsid w:val="00624F47"/>
    <w:rsid w:val="0062523E"/>
    <w:rsid w:val="006323BC"/>
    <w:rsid w:val="006672B6"/>
    <w:rsid w:val="00670A33"/>
    <w:rsid w:val="00683B8C"/>
    <w:rsid w:val="00696B46"/>
    <w:rsid w:val="006A0725"/>
    <w:rsid w:val="006B6365"/>
    <w:rsid w:val="006C665E"/>
    <w:rsid w:val="006E530C"/>
    <w:rsid w:val="006F386A"/>
    <w:rsid w:val="006F5010"/>
    <w:rsid w:val="00717D23"/>
    <w:rsid w:val="00754D8C"/>
    <w:rsid w:val="00765B15"/>
    <w:rsid w:val="00772855"/>
    <w:rsid w:val="0079078B"/>
    <w:rsid w:val="00795A20"/>
    <w:rsid w:val="007A40DE"/>
    <w:rsid w:val="007A5E48"/>
    <w:rsid w:val="007A7A58"/>
    <w:rsid w:val="007B2D3B"/>
    <w:rsid w:val="007D6454"/>
    <w:rsid w:val="007E20DA"/>
    <w:rsid w:val="007E2C26"/>
    <w:rsid w:val="007E3FAA"/>
    <w:rsid w:val="007F6D12"/>
    <w:rsid w:val="00805288"/>
    <w:rsid w:val="008113C1"/>
    <w:rsid w:val="00821A4D"/>
    <w:rsid w:val="0082545F"/>
    <w:rsid w:val="00827DEB"/>
    <w:rsid w:val="00832D24"/>
    <w:rsid w:val="008356E3"/>
    <w:rsid w:val="00846E03"/>
    <w:rsid w:val="00851ABF"/>
    <w:rsid w:val="0085325C"/>
    <w:rsid w:val="00876139"/>
    <w:rsid w:val="00880BF5"/>
    <w:rsid w:val="008B3C9B"/>
    <w:rsid w:val="008C6FB8"/>
    <w:rsid w:val="008C7A2A"/>
    <w:rsid w:val="008D62C6"/>
    <w:rsid w:val="008D7AF8"/>
    <w:rsid w:val="009110A6"/>
    <w:rsid w:val="00912677"/>
    <w:rsid w:val="0095476F"/>
    <w:rsid w:val="00954C6C"/>
    <w:rsid w:val="00955901"/>
    <w:rsid w:val="00960902"/>
    <w:rsid w:val="009C490B"/>
    <w:rsid w:val="009D0C35"/>
    <w:rsid w:val="009D1A33"/>
    <w:rsid w:val="009F4335"/>
    <w:rsid w:val="00A045AE"/>
    <w:rsid w:val="00A24948"/>
    <w:rsid w:val="00A33189"/>
    <w:rsid w:val="00A35798"/>
    <w:rsid w:val="00A4470F"/>
    <w:rsid w:val="00A44CE1"/>
    <w:rsid w:val="00A6027D"/>
    <w:rsid w:val="00A81DB3"/>
    <w:rsid w:val="00A829E5"/>
    <w:rsid w:val="00A93A3B"/>
    <w:rsid w:val="00A95AD6"/>
    <w:rsid w:val="00AB6F1F"/>
    <w:rsid w:val="00AB79E2"/>
    <w:rsid w:val="00AC375D"/>
    <w:rsid w:val="00B1099B"/>
    <w:rsid w:val="00B13167"/>
    <w:rsid w:val="00B21D87"/>
    <w:rsid w:val="00B24B89"/>
    <w:rsid w:val="00B30CAA"/>
    <w:rsid w:val="00B4171A"/>
    <w:rsid w:val="00B5559A"/>
    <w:rsid w:val="00B60046"/>
    <w:rsid w:val="00B63180"/>
    <w:rsid w:val="00B66396"/>
    <w:rsid w:val="00BB2A00"/>
    <w:rsid w:val="00BC34FF"/>
    <w:rsid w:val="00BD1EF4"/>
    <w:rsid w:val="00BD5E97"/>
    <w:rsid w:val="00BE58B7"/>
    <w:rsid w:val="00BF7644"/>
    <w:rsid w:val="00C10FEE"/>
    <w:rsid w:val="00C13D0F"/>
    <w:rsid w:val="00C24A6D"/>
    <w:rsid w:val="00C256E8"/>
    <w:rsid w:val="00C25957"/>
    <w:rsid w:val="00C43BC4"/>
    <w:rsid w:val="00C670F5"/>
    <w:rsid w:val="00C81FD7"/>
    <w:rsid w:val="00CA4672"/>
    <w:rsid w:val="00CC1823"/>
    <w:rsid w:val="00CC559D"/>
    <w:rsid w:val="00D00270"/>
    <w:rsid w:val="00D15B89"/>
    <w:rsid w:val="00D21C4F"/>
    <w:rsid w:val="00D31DBD"/>
    <w:rsid w:val="00D34D4E"/>
    <w:rsid w:val="00D44D0F"/>
    <w:rsid w:val="00D45C9A"/>
    <w:rsid w:val="00D50C0B"/>
    <w:rsid w:val="00D62834"/>
    <w:rsid w:val="00D660C5"/>
    <w:rsid w:val="00DA4596"/>
    <w:rsid w:val="00DD7A57"/>
    <w:rsid w:val="00DE7CAD"/>
    <w:rsid w:val="00E0315B"/>
    <w:rsid w:val="00E0743F"/>
    <w:rsid w:val="00E10584"/>
    <w:rsid w:val="00E11C6E"/>
    <w:rsid w:val="00E250A9"/>
    <w:rsid w:val="00E60085"/>
    <w:rsid w:val="00E845B5"/>
    <w:rsid w:val="00E859D8"/>
    <w:rsid w:val="00E955E5"/>
    <w:rsid w:val="00EC2F2E"/>
    <w:rsid w:val="00ED1943"/>
    <w:rsid w:val="00ED3A83"/>
    <w:rsid w:val="00EF7B81"/>
    <w:rsid w:val="00F04E06"/>
    <w:rsid w:val="00F051CE"/>
    <w:rsid w:val="00F37395"/>
    <w:rsid w:val="00F40403"/>
    <w:rsid w:val="00F43C56"/>
    <w:rsid w:val="00F83911"/>
    <w:rsid w:val="00F87F95"/>
    <w:rsid w:val="00FA0B5D"/>
    <w:rsid w:val="00FA2BF2"/>
    <w:rsid w:val="00FB160D"/>
    <w:rsid w:val="00FC5D5B"/>
    <w:rsid w:val="00FD2583"/>
    <w:rsid w:val="00FE1E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C39DC"/>
  <w15:chartTrackingRefBased/>
  <w15:docId w15:val="{15E67220-35D2-4323-B5AA-AE902623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30C"/>
  </w:style>
  <w:style w:type="paragraph" w:styleId="Heading1">
    <w:name w:val="heading 1"/>
    <w:basedOn w:val="Normal"/>
    <w:next w:val="Normal"/>
    <w:link w:val="Heading1Char"/>
    <w:uiPriority w:val="9"/>
    <w:qFormat/>
    <w:rsid w:val="00C43BC4"/>
    <w:pPr>
      <w:spacing w:line="360" w:lineRule="auto"/>
      <w:ind w:right="-46"/>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C43BC4"/>
    <w:pPr>
      <w:spacing w:line="360" w:lineRule="auto"/>
      <w:ind w:left="-426" w:right="-46"/>
      <w:outlineLvl w:val="1"/>
    </w:pPr>
    <w:rPr>
      <w:rFonts w:ascii="Times New Roman" w:hAnsi="Times New Roman" w:cs="Times New Roman"/>
      <w:b/>
      <w:bCs/>
    </w:rPr>
  </w:style>
  <w:style w:type="paragraph" w:styleId="Heading3">
    <w:name w:val="heading 3"/>
    <w:basedOn w:val="NormalWeb"/>
    <w:next w:val="Normal"/>
    <w:link w:val="Heading3Char"/>
    <w:uiPriority w:val="9"/>
    <w:unhideWhenUsed/>
    <w:qFormat/>
    <w:rsid w:val="00C43BC4"/>
    <w:pPr>
      <w:spacing w:line="360" w:lineRule="auto"/>
      <w:jc w:val="both"/>
      <w:outlineLvl w:val="2"/>
    </w:pPr>
    <w:rPr>
      <w:b/>
      <w:bCs/>
    </w:rPr>
  </w:style>
  <w:style w:type="paragraph" w:styleId="Heading4">
    <w:name w:val="heading 4"/>
    <w:basedOn w:val="Normal"/>
    <w:next w:val="Normal"/>
    <w:link w:val="Heading4Char"/>
    <w:uiPriority w:val="9"/>
    <w:semiHidden/>
    <w:unhideWhenUsed/>
    <w:qFormat/>
    <w:rsid w:val="00197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C4"/>
    <w:rPr>
      <w:rFonts w:ascii="Times New Roman" w:hAnsi="Times New Roman" w:cs="Times New Roman"/>
      <w:b/>
      <w:bCs/>
    </w:rPr>
  </w:style>
  <w:style w:type="character" w:customStyle="1" w:styleId="Heading2Char">
    <w:name w:val="Heading 2 Char"/>
    <w:basedOn w:val="DefaultParagraphFont"/>
    <w:link w:val="Heading2"/>
    <w:uiPriority w:val="9"/>
    <w:rsid w:val="00C43BC4"/>
    <w:rPr>
      <w:rFonts w:ascii="Times New Roman" w:hAnsi="Times New Roman" w:cs="Times New Roman"/>
      <w:b/>
      <w:bCs/>
    </w:rPr>
  </w:style>
  <w:style w:type="character" w:customStyle="1" w:styleId="Heading3Char">
    <w:name w:val="Heading 3 Char"/>
    <w:basedOn w:val="DefaultParagraphFont"/>
    <w:link w:val="Heading3"/>
    <w:uiPriority w:val="9"/>
    <w:rsid w:val="00C43BC4"/>
    <w:rPr>
      <w:rFonts w:ascii="Times New Roman" w:eastAsia="Times New Roman" w:hAnsi="Times New Roman" w:cs="Times New Roman"/>
      <w:b/>
      <w:bCs/>
      <w:kern w:val="0"/>
      <w:lang w:eastAsia="en-ID"/>
      <w14:ligatures w14:val="none"/>
    </w:rPr>
  </w:style>
  <w:style w:type="character" w:customStyle="1" w:styleId="Heading4Char">
    <w:name w:val="Heading 4 Char"/>
    <w:basedOn w:val="DefaultParagraphFont"/>
    <w:link w:val="Heading4"/>
    <w:uiPriority w:val="9"/>
    <w:semiHidden/>
    <w:rsid w:val="00197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08A"/>
    <w:rPr>
      <w:rFonts w:eastAsiaTheme="majorEastAsia" w:cstheme="majorBidi"/>
      <w:color w:val="272727" w:themeColor="text1" w:themeTint="D8"/>
    </w:rPr>
  </w:style>
  <w:style w:type="paragraph" w:styleId="Title">
    <w:name w:val="Title"/>
    <w:basedOn w:val="Normal"/>
    <w:next w:val="Normal"/>
    <w:link w:val="TitleChar"/>
    <w:uiPriority w:val="10"/>
    <w:qFormat/>
    <w:rsid w:val="0019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08A"/>
    <w:pPr>
      <w:spacing w:before="160"/>
      <w:jc w:val="center"/>
    </w:pPr>
    <w:rPr>
      <w:i/>
      <w:iCs/>
      <w:color w:val="404040" w:themeColor="text1" w:themeTint="BF"/>
    </w:rPr>
  </w:style>
  <w:style w:type="character" w:customStyle="1" w:styleId="QuoteChar">
    <w:name w:val="Quote Char"/>
    <w:basedOn w:val="DefaultParagraphFont"/>
    <w:link w:val="Quote"/>
    <w:uiPriority w:val="29"/>
    <w:rsid w:val="0019708A"/>
    <w:rPr>
      <w:i/>
      <w:iCs/>
      <w:color w:val="404040" w:themeColor="text1" w:themeTint="BF"/>
    </w:rPr>
  </w:style>
  <w:style w:type="paragraph" w:styleId="ListParagraph">
    <w:name w:val="List Paragraph"/>
    <w:basedOn w:val="Normal"/>
    <w:uiPriority w:val="34"/>
    <w:qFormat/>
    <w:rsid w:val="0019708A"/>
    <w:pPr>
      <w:ind w:left="720"/>
      <w:contextualSpacing/>
    </w:pPr>
  </w:style>
  <w:style w:type="character" w:styleId="IntenseEmphasis">
    <w:name w:val="Intense Emphasis"/>
    <w:basedOn w:val="DefaultParagraphFont"/>
    <w:uiPriority w:val="21"/>
    <w:qFormat/>
    <w:rsid w:val="0019708A"/>
    <w:rPr>
      <w:i/>
      <w:iCs/>
      <w:color w:val="2F5496" w:themeColor="accent1" w:themeShade="BF"/>
    </w:rPr>
  </w:style>
  <w:style w:type="paragraph" w:styleId="IntenseQuote">
    <w:name w:val="Intense Quote"/>
    <w:basedOn w:val="Normal"/>
    <w:next w:val="Normal"/>
    <w:link w:val="IntenseQuoteChar"/>
    <w:uiPriority w:val="30"/>
    <w:qFormat/>
    <w:rsid w:val="00197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08A"/>
    <w:rPr>
      <w:i/>
      <w:iCs/>
      <w:color w:val="2F5496" w:themeColor="accent1" w:themeShade="BF"/>
    </w:rPr>
  </w:style>
  <w:style w:type="character" w:styleId="IntenseReference">
    <w:name w:val="Intense Reference"/>
    <w:basedOn w:val="DefaultParagraphFont"/>
    <w:uiPriority w:val="32"/>
    <w:qFormat/>
    <w:rsid w:val="0019708A"/>
    <w:rPr>
      <w:b/>
      <w:bCs/>
      <w:smallCaps/>
      <w:color w:val="2F5496" w:themeColor="accent1" w:themeShade="BF"/>
      <w:spacing w:val="5"/>
    </w:rPr>
  </w:style>
  <w:style w:type="paragraph" w:styleId="Revision">
    <w:name w:val="Revision"/>
    <w:hidden/>
    <w:uiPriority w:val="99"/>
    <w:semiHidden/>
    <w:rsid w:val="009D0C35"/>
    <w:pPr>
      <w:spacing w:after="0" w:line="240" w:lineRule="auto"/>
    </w:pPr>
  </w:style>
  <w:style w:type="paragraph" w:styleId="NormalWeb">
    <w:name w:val="Normal (Web)"/>
    <w:basedOn w:val="Normal"/>
    <w:uiPriority w:val="99"/>
    <w:unhideWhenUsed/>
    <w:rsid w:val="00F87F9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TOCHeading">
    <w:name w:val="TOC Heading"/>
    <w:basedOn w:val="Heading1"/>
    <w:next w:val="Normal"/>
    <w:uiPriority w:val="39"/>
    <w:unhideWhenUsed/>
    <w:qFormat/>
    <w:rsid w:val="00C43BC4"/>
    <w:pPr>
      <w:keepNext/>
      <w:keepLines/>
      <w:spacing w:before="240" w:after="0" w:line="259" w:lineRule="auto"/>
      <w:ind w:right="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829E5"/>
    <w:pPr>
      <w:tabs>
        <w:tab w:val="right" w:leader="dot" w:pos="9016"/>
      </w:tabs>
      <w:spacing w:after="100"/>
    </w:pPr>
    <w:rPr>
      <w:b/>
      <w:bCs/>
      <w:noProof/>
    </w:rPr>
  </w:style>
  <w:style w:type="paragraph" w:styleId="TOC2">
    <w:name w:val="toc 2"/>
    <w:basedOn w:val="Normal"/>
    <w:next w:val="Normal"/>
    <w:autoRedefine/>
    <w:uiPriority w:val="39"/>
    <w:unhideWhenUsed/>
    <w:rsid w:val="00C43BC4"/>
    <w:pPr>
      <w:spacing w:after="100"/>
      <w:ind w:left="240"/>
    </w:pPr>
  </w:style>
  <w:style w:type="paragraph" w:styleId="TOC3">
    <w:name w:val="toc 3"/>
    <w:basedOn w:val="Normal"/>
    <w:next w:val="Normal"/>
    <w:autoRedefine/>
    <w:uiPriority w:val="39"/>
    <w:unhideWhenUsed/>
    <w:rsid w:val="00C43BC4"/>
    <w:pPr>
      <w:spacing w:after="100"/>
      <w:ind w:left="480"/>
    </w:pPr>
  </w:style>
  <w:style w:type="character" w:styleId="Hyperlink">
    <w:name w:val="Hyperlink"/>
    <w:basedOn w:val="DefaultParagraphFont"/>
    <w:uiPriority w:val="99"/>
    <w:unhideWhenUsed/>
    <w:rsid w:val="00C43BC4"/>
    <w:rPr>
      <w:color w:val="0563C1" w:themeColor="hyperlink"/>
      <w:u w:val="single"/>
    </w:rPr>
  </w:style>
  <w:style w:type="character" w:styleId="PlaceholderText">
    <w:name w:val="Placeholder Text"/>
    <w:basedOn w:val="DefaultParagraphFont"/>
    <w:uiPriority w:val="99"/>
    <w:semiHidden/>
    <w:rsid w:val="00876139"/>
    <w:rPr>
      <w:color w:val="666666"/>
    </w:rPr>
  </w:style>
  <w:style w:type="table" w:styleId="TableGrid">
    <w:name w:val="Table Grid"/>
    <w:basedOn w:val="TableNormal"/>
    <w:uiPriority w:val="39"/>
    <w:rsid w:val="00D66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BD5E97"/>
    <w:pPr>
      <w:spacing w:after="200" w:line="240" w:lineRule="auto"/>
    </w:pPr>
    <w:rPr>
      <w:i/>
      <w:iCs/>
      <w:color w:val="44546A" w:themeColor="text2"/>
      <w:sz w:val="18"/>
      <w:szCs w:val="18"/>
    </w:rPr>
  </w:style>
  <w:style w:type="paragraph" w:customStyle="1" w:styleId="CaptionGambar">
    <w:name w:val="Caption Gambar"/>
    <w:basedOn w:val="Caption"/>
    <w:link w:val="CaptionGambarChar"/>
    <w:qFormat/>
    <w:rsid w:val="007B2D3B"/>
    <w:pPr>
      <w:jc w:val="center"/>
    </w:pPr>
    <w:rPr>
      <w:rFonts w:ascii="Times New Roman" w:hAnsi="Times New Roman" w:cs="Times New Roman"/>
      <w:i w:val="0"/>
      <w:iCs w:val="0"/>
      <w:color w:val="000000" w:themeColor="text1"/>
      <w:sz w:val="20"/>
      <w:szCs w:val="20"/>
    </w:rPr>
  </w:style>
  <w:style w:type="character" w:customStyle="1" w:styleId="CaptionChar">
    <w:name w:val="Caption Char"/>
    <w:basedOn w:val="DefaultParagraphFont"/>
    <w:link w:val="Caption"/>
    <w:uiPriority w:val="35"/>
    <w:rsid w:val="007B2D3B"/>
    <w:rPr>
      <w:i/>
      <w:iCs/>
      <w:color w:val="44546A" w:themeColor="text2"/>
      <w:sz w:val="18"/>
      <w:szCs w:val="18"/>
    </w:rPr>
  </w:style>
  <w:style w:type="character" w:customStyle="1" w:styleId="CaptionGambarChar">
    <w:name w:val="Caption Gambar Char"/>
    <w:basedOn w:val="CaptionChar"/>
    <w:link w:val="CaptionGambar"/>
    <w:rsid w:val="007B2D3B"/>
    <w:rPr>
      <w:rFonts w:ascii="Times New Roman" w:hAnsi="Times New Roman" w:cs="Times New Roman"/>
      <w:i w:val="0"/>
      <w:iCs w:val="0"/>
      <w:color w:val="000000" w:themeColor="text1"/>
      <w:sz w:val="20"/>
      <w:szCs w:val="20"/>
    </w:rPr>
  </w:style>
  <w:style w:type="paragraph" w:styleId="TableofFigures">
    <w:name w:val="table of figures"/>
    <w:basedOn w:val="Normal"/>
    <w:next w:val="NoSpacing"/>
    <w:uiPriority w:val="99"/>
    <w:unhideWhenUsed/>
    <w:rsid w:val="00E955E5"/>
    <w:pPr>
      <w:spacing w:after="0"/>
    </w:pPr>
  </w:style>
  <w:style w:type="character" w:styleId="UnresolvedMention">
    <w:name w:val="Unresolved Mention"/>
    <w:basedOn w:val="DefaultParagraphFont"/>
    <w:uiPriority w:val="99"/>
    <w:semiHidden/>
    <w:unhideWhenUsed/>
    <w:rsid w:val="00A93A3B"/>
    <w:rPr>
      <w:color w:val="605E5C"/>
      <w:shd w:val="clear" w:color="auto" w:fill="E1DFDD"/>
    </w:rPr>
  </w:style>
  <w:style w:type="paragraph" w:customStyle="1" w:styleId="msonormal0">
    <w:name w:val="msonormal"/>
    <w:basedOn w:val="Normal"/>
    <w:rsid w:val="007E3FAA"/>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TMLPreformatted">
    <w:name w:val="HTML Preformatted"/>
    <w:basedOn w:val="Normal"/>
    <w:link w:val="HTMLPreformattedChar"/>
    <w:uiPriority w:val="99"/>
    <w:semiHidden/>
    <w:unhideWhenUsed/>
    <w:rsid w:val="007E3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7E3FAA"/>
    <w:rPr>
      <w:rFonts w:ascii="Courier New" w:eastAsia="Times New Roman" w:hAnsi="Courier New" w:cs="Courier New"/>
      <w:kern w:val="0"/>
      <w:sz w:val="20"/>
      <w:szCs w:val="20"/>
      <w:lang w:eastAsia="en-ID"/>
      <w14:ligatures w14:val="none"/>
    </w:rPr>
  </w:style>
  <w:style w:type="paragraph" w:customStyle="1" w:styleId="Lampiran">
    <w:name w:val="Lampiran"/>
    <w:basedOn w:val="Normal"/>
    <w:link w:val="LampiranChar"/>
    <w:qFormat/>
    <w:rsid w:val="004D1711"/>
    <w:pPr>
      <w:spacing w:line="240" w:lineRule="auto"/>
    </w:pPr>
    <w:rPr>
      <w:rFonts w:ascii="Times New Roman" w:hAnsi="Times New Roman" w:cs="Times New Roman"/>
    </w:rPr>
  </w:style>
  <w:style w:type="character" w:customStyle="1" w:styleId="LampiranChar">
    <w:name w:val="Lampiran Char"/>
    <w:basedOn w:val="DefaultParagraphFont"/>
    <w:link w:val="Lampiran"/>
    <w:rsid w:val="004D1711"/>
    <w:rPr>
      <w:rFonts w:ascii="Times New Roman" w:hAnsi="Times New Roman" w:cs="Times New Roman"/>
    </w:rPr>
  </w:style>
  <w:style w:type="paragraph" w:styleId="TOC4">
    <w:name w:val="toc 4"/>
    <w:basedOn w:val="Normal"/>
    <w:next w:val="Normal"/>
    <w:autoRedefine/>
    <w:uiPriority w:val="39"/>
    <w:unhideWhenUsed/>
    <w:rsid w:val="00A829E5"/>
    <w:pPr>
      <w:spacing w:after="100"/>
      <w:ind w:left="720"/>
    </w:pPr>
    <w:rPr>
      <w:rFonts w:eastAsiaTheme="minorEastAsia"/>
      <w:lang w:eastAsia="en-ID"/>
    </w:rPr>
  </w:style>
  <w:style w:type="paragraph" w:styleId="TOC5">
    <w:name w:val="toc 5"/>
    <w:basedOn w:val="Normal"/>
    <w:next w:val="Normal"/>
    <w:autoRedefine/>
    <w:uiPriority w:val="39"/>
    <w:unhideWhenUsed/>
    <w:rsid w:val="00A829E5"/>
    <w:pPr>
      <w:spacing w:after="100"/>
      <w:ind w:left="960"/>
    </w:pPr>
    <w:rPr>
      <w:rFonts w:eastAsiaTheme="minorEastAsia"/>
      <w:lang w:eastAsia="en-ID"/>
    </w:rPr>
  </w:style>
  <w:style w:type="paragraph" w:styleId="TOC6">
    <w:name w:val="toc 6"/>
    <w:basedOn w:val="Normal"/>
    <w:next w:val="Normal"/>
    <w:autoRedefine/>
    <w:uiPriority w:val="39"/>
    <w:unhideWhenUsed/>
    <w:rsid w:val="00A829E5"/>
    <w:pPr>
      <w:spacing w:after="100"/>
      <w:ind w:left="1200"/>
    </w:pPr>
    <w:rPr>
      <w:rFonts w:eastAsiaTheme="minorEastAsia"/>
      <w:lang w:eastAsia="en-ID"/>
    </w:rPr>
  </w:style>
  <w:style w:type="paragraph" w:styleId="TOC7">
    <w:name w:val="toc 7"/>
    <w:basedOn w:val="Normal"/>
    <w:next w:val="Normal"/>
    <w:autoRedefine/>
    <w:uiPriority w:val="39"/>
    <w:unhideWhenUsed/>
    <w:rsid w:val="00A829E5"/>
    <w:pPr>
      <w:spacing w:after="100"/>
      <w:ind w:left="1440"/>
    </w:pPr>
    <w:rPr>
      <w:rFonts w:eastAsiaTheme="minorEastAsia"/>
      <w:lang w:eastAsia="en-ID"/>
    </w:rPr>
  </w:style>
  <w:style w:type="paragraph" w:styleId="TOC8">
    <w:name w:val="toc 8"/>
    <w:basedOn w:val="Normal"/>
    <w:next w:val="Normal"/>
    <w:autoRedefine/>
    <w:uiPriority w:val="39"/>
    <w:unhideWhenUsed/>
    <w:rsid w:val="00A829E5"/>
    <w:pPr>
      <w:spacing w:after="100"/>
      <w:ind w:left="1680"/>
    </w:pPr>
    <w:rPr>
      <w:rFonts w:eastAsiaTheme="minorEastAsia"/>
      <w:lang w:eastAsia="en-ID"/>
    </w:rPr>
  </w:style>
  <w:style w:type="paragraph" w:styleId="TOC9">
    <w:name w:val="toc 9"/>
    <w:basedOn w:val="Normal"/>
    <w:next w:val="Normal"/>
    <w:autoRedefine/>
    <w:uiPriority w:val="39"/>
    <w:unhideWhenUsed/>
    <w:rsid w:val="00A829E5"/>
    <w:pPr>
      <w:spacing w:after="100"/>
      <w:ind w:left="1920"/>
    </w:pPr>
    <w:rPr>
      <w:rFonts w:eastAsiaTheme="minorEastAsia"/>
      <w:lang w:eastAsia="en-ID"/>
    </w:rPr>
  </w:style>
  <w:style w:type="paragraph" w:customStyle="1" w:styleId="Kode">
    <w:name w:val="Kode"/>
    <w:basedOn w:val="Lampiran"/>
    <w:link w:val="KodeChar"/>
    <w:qFormat/>
    <w:rsid w:val="0079078B"/>
    <w:pPr>
      <w:shd w:val="clear" w:color="auto" w:fill="D9D9D9" w:themeFill="background1" w:themeFillShade="D9"/>
    </w:pPr>
    <w:rPr>
      <w:rFonts w:ascii="Consolas" w:hAnsi="Consolas"/>
      <w:sz w:val="16"/>
      <w:szCs w:val="16"/>
    </w:rPr>
  </w:style>
  <w:style w:type="character" w:customStyle="1" w:styleId="KodeChar">
    <w:name w:val="Kode Char"/>
    <w:basedOn w:val="LampiranChar"/>
    <w:link w:val="Kode"/>
    <w:rsid w:val="0079078B"/>
    <w:rPr>
      <w:rFonts w:ascii="Consolas" w:hAnsi="Consolas" w:cs="Times New Roman"/>
      <w:sz w:val="16"/>
      <w:szCs w:val="16"/>
      <w:shd w:val="clear" w:color="auto" w:fill="D9D9D9" w:themeFill="background1" w:themeFillShade="D9"/>
    </w:rPr>
  </w:style>
  <w:style w:type="paragraph" w:styleId="NoSpacing">
    <w:name w:val="No Spacing"/>
    <w:uiPriority w:val="1"/>
    <w:qFormat/>
    <w:rsid w:val="00E10584"/>
    <w:pPr>
      <w:spacing w:after="0" w:line="240" w:lineRule="auto"/>
    </w:pPr>
  </w:style>
  <w:style w:type="paragraph" w:styleId="EndnoteText">
    <w:name w:val="endnote text"/>
    <w:basedOn w:val="Normal"/>
    <w:link w:val="EndnoteTextChar"/>
    <w:uiPriority w:val="99"/>
    <w:semiHidden/>
    <w:unhideWhenUsed/>
    <w:rsid w:val="005F5F6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5F69"/>
    <w:rPr>
      <w:sz w:val="20"/>
      <w:szCs w:val="20"/>
    </w:rPr>
  </w:style>
  <w:style w:type="character" w:styleId="EndnoteReference">
    <w:name w:val="endnote reference"/>
    <w:basedOn w:val="DefaultParagraphFont"/>
    <w:uiPriority w:val="99"/>
    <w:semiHidden/>
    <w:unhideWhenUsed/>
    <w:rsid w:val="005F5F69"/>
    <w:rPr>
      <w:vertAlign w:val="superscript"/>
    </w:rPr>
  </w:style>
  <w:style w:type="paragraph" w:styleId="Header">
    <w:name w:val="header"/>
    <w:basedOn w:val="Normal"/>
    <w:link w:val="HeaderChar"/>
    <w:uiPriority w:val="99"/>
    <w:unhideWhenUsed/>
    <w:rsid w:val="005F5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F69"/>
  </w:style>
  <w:style w:type="paragraph" w:styleId="Footer">
    <w:name w:val="footer"/>
    <w:basedOn w:val="Normal"/>
    <w:link w:val="FooterChar"/>
    <w:uiPriority w:val="99"/>
    <w:unhideWhenUsed/>
    <w:rsid w:val="005F5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F69"/>
  </w:style>
  <w:style w:type="table" w:customStyle="1" w:styleId="TableGrid0">
    <w:name w:val="TableGrid"/>
    <w:rsid w:val="00BC34FF"/>
    <w:pPr>
      <w:spacing w:after="0" w:line="240" w:lineRule="auto"/>
    </w:pPr>
    <w:rPr>
      <w:rFonts w:ascii="Calibri" w:eastAsia="Times New Roman" w:hAnsi="Calibri" w:cs="Times New Roman"/>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91">
      <w:marLeft w:val="480"/>
      <w:marRight w:val="0"/>
      <w:marTop w:val="0"/>
      <w:marBottom w:val="0"/>
      <w:divBdr>
        <w:top w:val="none" w:sz="0" w:space="0" w:color="auto"/>
        <w:left w:val="none" w:sz="0" w:space="0" w:color="auto"/>
        <w:bottom w:val="none" w:sz="0" w:space="0" w:color="auto"/>
        <w:right w:val="none" w:sz="0" w:space="0" w:color="auto"/>
      </w:divBdr>
    </w:div>
    <w:div w:id="473421">
      <w:marLeft w:val="480"/>
      <w:marRight w:val="0"/>
      <w:marTop w:val="0"/>
      <w:marBottom w:val="0"/>
      <w:divBdr>
        <w:top w:val="none" w:sz="0" w:space="0" w:color="auto"/>
        <w:left w:val="none" w:sz="0" w:space="0" w:color="auto"/>
        <w:bottom w:val="none" w:sz="0" w:space="0" w:color="auto"/>
        <w:right w:val="none" w:sz="0" w:space="0" w:color="auto"/>
      </w:divBdr>
    </w:div>
    <w:div w:id="4325592">
      <w:marLeft w:val="480"/>
      <w:marRight w:val="0"/>
      <w:marTop w:val="0"/>
      <w:marBottom w:val="0"/>
      <w:divBdr>
        <w:top w:val="none" w:sz="0" w:space="0" w:color="auto"/>
        <w:left w:val="none" w:sz="0" w:space="0" w:color="auto"/>
        <w:bottom w:val="none" w:sz="0" w:space="0" w:color="auto"/>
        <w:right w:val="none" w:sz="0" w:space="0" w:color="auto"/>
      </w:divBdr>
    </w:div>
    <w:div w:id="8341413">
      <w:marLeft w:val="480"/>
      <w:marRight w:val="0"/>
      <w:marTop w:val="0"/>
      <w:marBottom w:val="0"/>
      <w:divBdr>
        <w:top w:val="none" w:sz="0" w:space="0" w:color="auto"/>
        <w:left w:val="none" w:sz="0" w:space="0" w:color="auto"/>
        <w:bottom w:val="none" w:sz="0" w:space="0" w:color="auto"/>
        <w:right w:val="none" w:sz="0" w:space="0" w:color="auto"/>
      </w:divBdr>
    </w:div>
    <w:div w:id="11734272">
      <w:marLeft w:val="480"/>
      <w:marRight w:val="0"/>
      <w:marTop w:val="0"/>
      <w:marBottom w:val="0"/>
      <w:divBdr>
        <w:top w:val="none" w:sz="0" w:space="0" w:color="auto"/>
        <w:left w:val="none" w:sz="0" w:space="0" w:color="auto"/>
        <w:bottom w:val="none" w:sz="0" w:space="0" w:color="auto"/>
        <w:right w:val="none" w:sz="0" w:space="0" w:color="auto"/>
      </w:divBdr>
    </w:div>
    <w:div w:id="16272637">
      <w:marLeft w:val="480"/>
      <w:marRight w:val="0"/>
      <w:marTop w:val="0"/>
      <w:marBottom w:val="0"/>
      <w:divBdr>
        <w:top w:val="none" w:sz="0" w:space="0" w:color="auto"/>
        <w:left w:val="none" w:sz="0" w:space="0" w:color="auto"/>
        <w:bottom w:val="none" w:sz="0" w:space="0" w:color="auto"/>
        <w:right w:val="none" w:sz="0" w:space="0" w:color="auto"/>
      </w:divBdr>
    </w:div>
    <w:div w:id="17388896">
      <w:marLeft w:val="480"/>
      <w:marRight w:val="0"/>
      <w:marTop w:val="0"/>
      <w:marBottom w:val="0"/>
      <w:divBdr>
        <w:top w:val="none" w:sz="0" w:space="0" w:color="auto"/>
        <w:left w:val="none" w:sz="0" w:space="0" w:color="auto"/>
        <w:bottom w:val="none" w:sz="0" w:space="0" w:color="auto"/>
        <w:right w:val="none" w:sz="0" w:space="0" w:color="auto"/>
      </w:divBdr>
    </w:div>
    <w:div w:id="17774890">
      <w:marLeft w:val="480"/>
      <w:marRight w:val="0"/>
      <w:marTop w:val="0"/>
      <w:marBottom w:val="0"/>
      <w:divBdr>
        <w:top w:val="none" w:sz="0" w:space="0" w:color="auto"/>
        <w:left w:val="none" w:sz="0" w:space="0" w:color="auto"/>
        <w:bottom w:val="none" w:sz="0" w:space="0" w:color="auto"/>
        <w:right w:val="none" w:sz="0" w:space="0" w:color="auto"/>
      </w:divBdr>
    </w:div>
    <w:div w:id="18046284">
      <w:marLeft w:val="480"/>
      <w:marRight w:val="0"/>
      <w:marTop w:val="0"/>
      <w:marBottom w:val="0"/>
      <w:divBdr>
        <w:top w:val="none" w:sz="0" w:space="0" w:color="auto"/>
        <w:left w:val="none" w:sz="0" w:space="0" w:color="auto"/>
        <w:bottom w:val="none" w:sz="0" w:space="0" w:color="auto"/>
        <w:right w:val="none" w:sz="0" w:space="0" w:color="auto"/>
      </w:divBdr>
    </w:div>
    <w:div w:id="29041587">
      <w:marLeft w:val="480"/>
      <w:marRight w:val="0"/>
      <w:marTop w:val="0"/>
      <w:marBottom w:val="0"/>
      <w:divBdr>
        <w:top w:val="none" w:sz="0" w:space="0" w:color="auto"/>
        <w:left w:val="none" w:sz="0" w:space="0" w:color="auto"/>
        <w:bottom w:val="none" w:sz="0" w:space="0" w:color="auto"/>
        <w:right w:val="none" w:sz="0" w:space="0" w:color="auto"/>
      </w:divBdr>
    </w:div>
    <w:div w:id="29301649">
      <w:marLeft w:val="480"/>
      <w:marRight w:val="0"/>
      <w:marTop w:val="0"/>
      <w:marBottom w:val="0"/>
      <w:divBdr>
        <w:top w:val="none" w:sz="0" w:space="0" w:color="auto"/>
        <w:left w:val="none" w:sz="0" w:space="0" w:color="auto"/>
        <w:bottom w:val="none" w:sz="0" w:space="0" w:color="auto"/>
        <w:right w:val="none" w:sz="0" w:space="0" w:color="auto"/>
      </w:divBdr>
    </w:div>
    <w:div w:id="34896037">
      <w:marLeft w:val="480"/>
      <w:marRight w:val="0"/>
      <w:marTop w:val="0"/>
      <w:marBottom w:val="0"/>
      <w:divBdr>
        <w:top w:val="none" w:sz="0" w:space="0" w:color="auto"/>
        <w:left w:val="none" w:sz="0" w:space="0" w:color="auto"/>
        <w:bottom w:val="none" w:sz="0" w:space="0" w:color="auto"/>
        <w:right w:val="none" w:sz="0" w:space="0" w:color="auto"/>
      </w:divBdr>
    </w:div>
    <w:div w:id="35738788">
      <w:marLeft w:val="480"/>
      <w:marRight w:val="0"/>
      <w:marTop w:val="0"/>
      <w:marBottom w:val="0"/>
      <w:divBdr>
        <w:top w:val="none" w:sz="0" w:space="0" w:color="auto"/>
        <w:left w:val="none" w:sz="0" w:space="0" w:color="auto"/>
        <w:bottom w:val="none" w:sz="0" w:space="0" w:color="auto"/>
        <w:right w:val="none" w:sz="0" w:space="0" w:color="auto"/>
      </w:divBdr>
    </w:div>
    <w:div w:id="38752128">
      <w:marLeft w:val="480"/>
      <w:marRight w:val="0"/>
      <w:marTop w:val="0"/>
      <w:marBottom w:val="0"/>
      <w:divBdr>
        <w:top w:val="none" w:sz="0" w:space="0" w:color="auto"/>
        <w:left w:val="none" w:sz="0" w:space="0" w:color="auto"/>
        <w:bottom w:val="none" w:sz="0" w:space="0" w:color="auto"/>
        <w:right w:val="none" w:sz="0" w:space="0" w:color="auto"/>
      </w:divBdr>
    </w:div>
    <w:div w:id="39013779">
      <w:marLeft w:val="480"/>
      <w:marRight w:val="0"/>
      <w:marTop w:val="0"/>
      <w:marBottom w:val="0"/>
      <w:divBdr>
        <w:top w:val="none" w:sz="0" w:space="0" w:color="auto"/>
        <w:left w:val="none" w:sz="0" w:space="0" w:color="auto"/>
        <w:bottom w:val="none" w:sz="0" w:space="0" w:color="auto"/>
        <w:right w:val="none" w:sz="0" w:space="0" w:color="auto"/>
      </w:divBdr>
    </w:div>
    <w:div w:id="46073433">
      <w:marLeft w:val="480"/>
      <w:marRight w:val="0"/>
      <w:marTop w:val="0"/>
      <w:marBottom w:val="0"/>
      <w:divBdr>
        <w:top w:val="none" w:sz="0" w:space="0" w:color="auto"/>
        <w:left w:val="none" w:sz="0" w:space="0" w:color="auto"/>
        <w:bottom w:val="none" w:sz="0" w:space="0" w:color="auto"/>
        <w:right w:val="none" w:sz="0" w:space="0" w:color="auto"/>
      </w:divBdr>
    </w:div>
    <w:div w:id="46271412">
      <w:marLeft w:val="480"/>
      <w:marRight w:val="0"/>
      <w:marTop w:val="0"/>
      <w:marBottom w:val="0"/>
      <w:divBdr>
        <w:top w:val="none" w:sz="0" w:space="0" w:color="auto"/>
        <w:left w:val="none" w:sz="0" w:space="0" w:color="auto"/>
        <w:bottom w:val="none" w:sz="0" w:space="0" w:color="auto"/>
        <w:right w:val="none" w:sz="0" w:space="0" w:color="auto"/>
      </w:divBdr>
    </w:div>
    <w:div w:id="48774497">
      <w:marLeft w:val="480"/>
      <w:marRight w:val="0"/>
      <w:marTop w:val="0"/>
      <w:marBottom w:val="0"/>
      <w:divBdr>
        <w:top w:val="none" w:sz="0" w:space="0" w:color="auto"/>
        <w:left w:val="none" w:sz="0" w:space="0" w:color="auto"/>
        <w:bottom w:val="none" w:sz="0" w:space="0" w:color="auto"/>
        <w:right w:val="none" w:sz="0" w:space="0" w:color="auto"/>
      </w:divBdr>
    </w:div>
    <w:div w:id="49693639">
      <w:marLeft w:val="480"/>
      <w:marRight w:val="0"/>
      <w:marTop w:val="0"/>
      <w:marBottom w:val="0"/>
      <w:divBdr>
        <w:top w:val="none" w:sz="0" w:space="0" w:color="auto"/>
        <w:left w:val="none" w:sz="0" w:space="0" w:color="auto"/>
        <w:bottom w:val="none" w:sz="0" w:space="0" w:color="auto"/>
        <w:right w:val="none" w:sz="0" w:space="0" w:color="auto"/>
      </w:divBdr>
    </w:div>
    <w:div w:id="54934612">
      <w:marLeft w:val="480"/>
      <w:marRight w:val="0"/>
      <w:marTop w:val="0"/>
      <w:marBottom w:val="0"/>
      <w:divBdr>
        <w:top w:val="none" w:sz="0" w:space="0" w:color="auto"/>
        <w:left w:val="none" w:sz="0" w:space="0" w:color="auto"/>
        <w:bottom w:val="none" w:sz="0" w:space="0" w:color="auto"/>
        <w:right w:val="none" w:sz="0" w:space="0" w:color="auto"/>
      </w:divBdr>
    </w:div>
    <w:div w:id="56517226">
      <w:marLeft w:val="480"/>
      <w:marRight w:val="0"/>
      <w:marTop w:val="0"/>
      <w:marBottom w:val="0"/>
      <w:divBdr>
        <w:top w:val="none" w:sz="0" w:space="0" w:color="auto"/>
        <w:left w:val="none" w:sz="0" w:space="0" w:color="auto"/>
        <w:bottom w:val="none" w:sz="0" w:space="0" w:color="auto"/>
        <w:right w:val="none" w:sz="0" w:space="0" w:color="auto"/>
      </w:divBdr>
    </w:div>
    <w:div w:id="59179410">
      <w:marLeft w:val="480"/>
      <w:marRight w:val="0"/>
      <w:marTop w:val="0"/>
      <w:marBottom w:val="0"/>
      <w:divBdr>
        <w:top w:val="none" w:sz="0" w:space="0" w:color="auto"/>
        <w:left w:val="none" w:sz="0" w:space="0" w:color="auto"/>
        <w:bottom w:val="none" w:sz="0" w:space="0" w:color="auto"/>
        <w:right w:val="none" w:sz="0" w:space="0" w:color="auto"/>
      </w:divBdr>
    </w:div>
    <w:div w:id="67920804">
      <w:marLeft w:val="480"/>
      <w:marRight w:val="0"/>
      <w:marTop w:val="0"/>
      <w:marBottom w:val="0"/>
      <w:divBdr>
        <w:top w:val="none" w:sz="0" w:space="0" w:color="auto"/>
        <w:left w:val="none" w:sz="0" w:space="0" w:color="auto"/>
        <w:bottom w:val="none" w:sz="0" w:space="0" w:color="auto"/>
        <w:right w:val="none" w:sz="0" w:space="0" w:color="auto"/>
      </w:divBdr>
    </w:div>
    <w:div w:id="69232722">
      <w:marLeft w:val="480"/>
      <w:marRight w:val="0"/>
      <w:marTop w:val="0"/>
      <w:marBottom w:val="0"/>
      <w:divBdr>
        <w:top w:val="none" w:sz="0" w:space="0" w:color="auto"/>
        <w:left w:val="none" w:sz="0" w:space="0" w:color="auto"/>
        <w:bottom w:val="none" w:sz="0" w:space="0" w:color="auto"/>
        <w:right w:val="none" w:sz="0" w:space="0" w:color="auto"/>
      </w:divBdr>
    </w:div>
    <w:div w:id="70322400">
      <w:marLeft w:val="480"/>
      <w:marRight w:val="0"/>
      <w:marTop w:val="0"/>
      <w:marBottom w:val="0"/>
      <w:divBdr>
        <w:top w:val="none" w:sz="0" w:space="0" w:color="auto"/>
        <w:left w:val="none" w:sz="0" w:space="0" w:color="auto"/>
        <w:bottom w:val="none" w:sz="0" w:space="0" w:color="auto"/>
        <w:right w:val="none" w:sz="0" w:space="0" w:color="auto"/>
      </w:divBdr>
    </w:div>
    <w:div w:id="77220486">
      <w:marLeft w:val="480"/>
      <w:marRight w:val="0"/>
      <w:marTop w:val="0"/>
      <w:marBottom w:val="0"/>
      <w:divBdr>
        <w:top w:val="none" w:sz="0" w:space="0" w:color="auto"/>
        <w:left w:val="none" w:sz="0" w:space="0" w:color="auto"/>
        <w:bottom w:val="none" w:sz="0" w:space="0" w:color="auto"/>
        <w:right w:val="none" w:sz="0" w:space="0" w:color="auto"/>
      </w:divBdr>
    </w:div>
    <w:div w:id="78991857">
      <w:marLeft w:val="480"/>
      <w:marRight w:val="0"/>
      <w:marTop w:val="0"/>
      <w:marBottom w:val="0"/>
      <w:divBdr>
        <w:top w:val="none" w:sz="0" w:space="0" w:color="auto"/>
        <w:left w:val="none" w:sz="0" w:space="0" w:color="auto"/>
        <w:bottom w:val="none" w:sz="0" w:space="0" w:color="auto"/>
        <w:right w:val="none" w:sz="0" w:space="0" w:color="auto"/>
      </w:divBdr>
    </w:div>
    <w:div w:id="79760266">
      <w:marLeft w:val="480"/>
      <w:marRight w:val="0"/>
      <w:marTop w:val="0"/>
      <w:marBottom w:val="0"/>
      <w:divBdr>
        <w:top w:val="none" w:sz="0" w:space="0" w:color="auto"/>
        <w:left w:val="none" w:sz="0" w:space="0" w:color="auto"/>
        <w:bottom w:val="none" w:sz="0" w:space="0" w:color="auto"/>
        <w:right w:val="none" w:sz="0" w:space="0" w:color="auto"/>
      </w:divBdr>
    </w:div>
    <w:div w:id="92212850">
      <w:marLeft w:val="480"/>
      <w:marRight w:val="0"/>
      <w:marTop w:val="0"/>
      <w:marBottom w:val="0"/>
      <w:divBdr>
        <w:top w:val="none" w:sz="0" w:space="0" w:color="auto"/>
        <w:left w:val="none" w:sz="0" w:space="0" w:color="auto"/>
        <w:bottom w:val="none" w:sz="0" w:space="0" w:color="auto"/>
        <w:right w:val="none" w:sz="0" w:space="0" w:color="auto"/>
      </w:divBdr>
    </w:div>
    <w:div w:id="95564576">
      <w:marLeft w:val="480"/>
      <w:marRight w:val="0"/>
      <w:marTop w:val="0"/>
      <w:marBottom w:val="0"/>
      <w:divBdr>
        <w:top w:val="none" w:sz="0" w:space="0" w:color="auto"/>
        <w:left w:val="none" w:sz="0" w:space="0" w:color="auto"/>
        <w:bottom w:val="none" w:sz="0" w:space="0" w:color="auto"/>
        <w:right w:val="none" w:sz="0" w:space="0" w:color="auto"/>
      </w:divBdr>
    </w:div>
    <w:div w:id="95905842">
      <w:marLeft w:val="480"/>
      <w:marRight w:val="0"/>
      <w:marTop w:val="0"/>
      <w:marBottom w:val="0"/>
      <w:divBdr>
        <w:top w:val="none" w:sz="0" w:space="0" w:color="auto"/>
        <w:left w:val="none" w:sz="0" w:space="0" w:color="auto"/>
        <w:bottom w:val="none" w:sz="0" w:space="0" w:color="auto"/>
        <w:right w:val="none" w:sz="0" w:space="0" w:color="auto"/>
      </w:divBdr>
    </w:div>
    <w:div w:id="97219926">
      <w:marLeft w:val="480"/>
      <w:marRight w:val="0"/>
      <w:marTop w:val="0"/>
      <w:marBottom w:val="0"/>
      <w:divBdr>
        <w:top w:val="none" w:sz="0" w:space="0" w:color="auto"/>
        <w:left w:val="none" w:sz="0" w:space="0" w:color="auto"/>
        <w:bottom w:val="none" w:sz="0" w:space="0" w:color="auto"/>
        <w:right w:val="none" w:sz="0" w:space="0" w:color="auto"/>
      </w:divBdr>
    </w:div>
    <w:div w:id="99909374">
      <w:marLeft w:val="480"/>
      <w:marRight w:val="0"/>
      <w:marTop w:val="0"/>
      <w:marBottom w:val="0"/>
      <w:divBdr>
        <w:top w:val="none" w:sz="0" w:space="0" w:color="auto"/>
        <w:left w:val="none" w:sz="0" w:space="0" w:color="auto"/>
        <w:bottom w:val="none" w:sz="0" w:space="0" w:color="auto"/>
        <w:right w:val="none" w:sz="0" w:space="0" w:color="auto"/>
      </w:divBdr>
    </w:div>
    <w:div w:id="101724662">
      <w:marLeft w:val="480"/>
      <w:marRight w:val="0"/>
      <w:marTop w:val="0"/>
      <w:marBottom w:val="0"/>
      <w:divBdr>
        <w:top w:val="none" w:sz="0" w:space="0" w:color="auto"/>
        <w:left w:val="none" w:sz="0" w:space="0" w:color="auto"/>
        <w:bottom w:val="none" w:sz="0" w:space="0" w:color="auto"/>
        <w:right w:val="none" w:sz="0" w:space="0" w:color="auto"/>
      </w:divBdr>
    </w:div>
    <w:div w:id="108739349">
      <w:marLeft w:val="480"/>
      <w:marRight w:val="0"/>
      <w:marTop w:val="0"/>
      <w:marBottom w:val="0"/>
      <w:divBdr>
        <w:top w:val="none" w:sz="0" w:space="0" w:color="auto"/>
        <w:left w:val="none" w:sz="0" w:space="0" w:color="auto"/>
        <w:bottom w:val="none" w:sz="0" w:space="0" w:color="auto"/>
        <w:right w:val="none" w:sz="0" w:space="0" w:color="auto"/>
      </w:divBdr>
    </w:div>
    <w:div w:id="111559358">
      <w:marLeft w:val="480"/>
      <w:marRight w:val="0"/>
      <w:marTop w:val="0"/>
      <w:marBottom w:val="0"/>
      <w:divBdr>
        <w:top w:val="none" w:sz="0" w:space="0" w:color="auto"/>
        <w:left w:val="none" w:sz="0" w:space="0" w:color="auto"/>
        <w:bottom w:val="none" w:sz="0" w:space="0" w:color="auto"/>
        <w:right w:val="none" w:sz="0" w:space="0" w:color="auto"/>
      </w:divBdr>
    </w:div>
    <w:div w:id="115684918">
      <w:marLeft w:val="480"/>
      <w:marRight w:val="0"/>
      <w:marTop w:val="0"/>
      <w:marBottom w:val="0"/>
      <w:divBdr>
        <w:top w:val="none" w:sz="0" w:space="0" w:color="auto"/>
        <w:left w:val="none" w:sz="0" w:space="0" w:color="auto"/>
        <w:bottom w:val="none" w:sz="0" w:space="0" w:color="auto"/>
        <w:right w:val="none" w:sz="0" w:space="0" w:color="auto"/>
      </w:divBdr>
    </w:div>
    <w:div w:id="122695632">
      <w:marLeft w:val="480"/>
      <w:marRight w:val="0"/>
      <w:marTop w:val="0"/>
      <w:marBottom w:val="0"/>
      <w:divBdr>
        <w:top w:val="none" w:sz="0" w:space="0" w:color="auto"/>
        <w:left w:val="none" w:sz="0" w:space="0" w:color="auto"/>
        <w:bottom w:val="none" w:sz="0" w:space="0" w:color="auto"/>
        <w:right w:val="none" w:sz="0" w:space="0" w:color="auto"/>
      </w:divBdr>
    </w:div>
    <w:div w:id="124155793">
      <w:marLeft w:val="480"/>
      <w:marRight w:val="0"/>
      <w:marTop w:val="0"/>
      <w:marBottom w:val="0"/>
      <w:divBdr>
        <w:top w:val="none" w:sz="0" w:space="0" w:color="auto"/>
        <w:left w:val="none" w:sz="0" w:space="0" w:color="auto"/>
        <w:bottom w:val="none" w:sz="0" w:space="0" w:color="auto"/>
        <w:right w:val="none" w:sz="0" w:space="0" w:color="auto"/>
      </w:divBdr>
    </w:div>
    <w:div w:id="126122003">
      <w:marLeft w:val="480"/>
      <w:marRight w:val="0"/>
      <w:marTop w:val="0"/>
      <w:marBottom w:val="0"/>
      <w:divBdr>
        <w:top w:val="none" w:sz="0" w:space="0" w:color="auto"/>
        <w:left w:val="none" w:sz="0" w:space="0" w:color="auto"/>
        <w:bottom w:val="none" w:sz="0" w:space="0" w:color="auto"/>
        <w:right w:val="none" w:sz="0" w:space="0" w:color="auto"/>
      </w:divBdr>
    </w:div>
    <w:div w:id="127208110">
      <w:marLeft w:val="480"/>
      <w:marRight w:val="0"/>
      <w:marTop w:val="0"/>
      <w:marBottom w:val="0"/>
      <w:divBdr>
        <w:top w:val="none" w:sz="0" w:space="0" w:color="auto"/>
        <w:left w:val="none" w:sz="0" w:space="0" w:color="auto"/>
        <w:bottom w:val="none" w:sz="0" w:space="0" w:color="auto"/>
        <w:right w:val="none" w:sz="0" w:space="0" w:color="auto"/>
      </w:divBdr>
    </w:div>
    <w:div w:id="130363144">
      <w:marLeft w:val="480"/>
      <w:marRight w:val="0"/>
      <w:marTop w:val="0"/>
      <w:marBottom w:val="0"/>
      <w:divBdr>
        <w:top w:val="none" w:sz="0" w:space="0" w:color="auto"/>
        <w:left w:val="none" w:sz="0" w:space="0" w:color="auto"/>
        <w:bottom w:val="none" w:sz="0" w:space="0" w:color="auto"/>
        <w:right w:val="none" w:sz="0" w:space="0" w:color="auto"/>
      </w:divBdr>
    </w:div>
    <w:div w:id="133569926">
      <w:marLeft w:val="480"/>
      <w:marRight w:val="0"/>
      <w:marTop w:val="0"/>
      <w:marBottom w:val="0"/>
      <w:divBdr>
        <w:top w:val="none" w:sz="0" w:space="0" w:color="auto"/>
        <w:left w:val="none" w:sz="0" w:space="0" w:color="auto"/>
        <w:bottom w:val="none" w:sz="0" w:space="0" w:color="auto"/>
        <w:right w:val="none" w:sz="0" w:space="0" w:color="auto"/>
      </w:divBdr>
    </w:div>
    <w:div w:id="137306852">
      <w:marLeft w:val="480"/>
      <w:marRight w:val="0"/>
      <w:marTop w:val="0"/>
      <w:marBottom w:val="0"/>
      <w:divBdr>
        <w:top w:val="none" w:sz="0" w:space="0" w:color="auto"/>
        <w:left w:val="none" w:sz="0" w:space="0" w:color="auto"/>
        <w:bottom w:val="none" w:sz="0" w:space="0" w:color="auto"/>
        <w:right w:val="none" w:sz="0" w:space="0" w:color="auto"/>
      </w:divBdr>
    </w:div>
    <w:div w:id="138310108">
      <w:marLeft w:val="480"/>
      <w:marRight w:val="0"/>
      <w:marTop w:val="0"/>
      <w:marBottom w:val="0"/>
      <w:divBdr>
        <w:top w:val="none" w:sz="0" w:space="0" w:color="auto"/>
        <w:left w:val="none" w:sz="0" w:space="0" w:color="auto"/>
        <w:bottom w:val="none" w:sz="0" w:space="0" w:color="auto"/>
        <w:right w:val="none" w:sz="0" w:space="0" w:color="auto"/>
      </w:divBdr>
    </w:div>
    <w:div w:id="146821533">
      <w:marLeft w:val="480"/>
      <w:marRight w:val="0"/>
      <w:marTop w:val="0"/>
      <w:marBottom w:val="0"/>
      <w:divBdr>
        <w:top w:val="none" w:sz="0" w:space="0" w:color="auto"/>
        <w:left w:val="none" w:sz="0" w:space="0" w:color="auto"/>
        <w:bottom w:val="none" w:sz="0" w:space="0" w:color="auto"/>
        <w:right w:val="none" w:sz="0" w:space="0" w:color="auto"/>
      </w:divBdr>
    </w:div>
    <w:div w:id="152138127">
      <w:marLeft w:val="480"/>
      <w:marRight w:val="0"/>
      <w:marTop w:val="0"/>
      <w:marBottom w:val="0"/>
      <w:divBdr>
        <w:top w:val="none" w:sz="0" w:space="0" w:color="auto"/>
        <w:left w:val="none" w:sz="0" w:space="0" w:color="auto"/>
        <w:bottom w:val="none" w:sz="0" w:space="0" w:color="auto"/>
        <w:right w:val="none" w:sz="0" w:space="0" w:color="auto"/>
      </w:divBdr>
    </w:div>
    <w:div w:id="155926621">
      <w:marLeft w:val="480"/>
      <w:marRight w:val="0"/>
      <w:marTop w:val="0"/>
      <w:marBottom w:val="0"/>
      <w:divBdr>
        <w:top w:val="none" w:sz="0" w:space="0" w:color="auto"/>
        <w:left w:val="none" w:sz="0" w:space="0" w:color="auto"/>
        <w:bottom w:val="none" w:sz="0" w:space="0" w:color="auto"/>
        <w:right w:val="none" w:sz="0" w:space="0" w:color="auto"/>
      </w:divBdr>
    </w:div>
    <w:div w:id="163205913">
      <w:marLeft w:val="480"/>
      <w:marRight w:val="0"/>
      <w:marTop w:val="0"/>
      <w:marBottom w:val="0"/>
      <w:divBdr>
        <w:top w:val="none" w:sz="0" w:space="0" w:color="auto"/>
        <w:left w:val="none" w:sz="0" w:space="0" w:color="auto"/>
        <w:bottom w:val="none" w:sz="0" w:space="0" w:color="auto"/>
        <w:right w:val="none" w:sz="0" w:space="0" w:color="auto"/>
      </w:divBdr>
    </w:div>
    <w:div w:id="170612300">
      <w:marLeft w:val="480"/>
      <w:marRight w:val="0"/>
      <w:marTop w:val="0"/>
      <w:marBottom w:val="0"/>
      <w:divBdr>
        <w:top w:val="none" w:sz="0" w:space="0" w:color="auto"/>
        <w:left w:val="none" w:sz="0" w:space="0" w:color="auto"/>
        <w:bottom w:val="none" w:sz="0" w:space="0" w:color="auto"/>
        <w:right w:val="none" w:sz="0" w:space="0" w:color="auto"/>
      </w:divBdr>
    </w:div>
    <w:div w:id="171724693">
      <w:marLeft w:val="480"/>
      <w:marRight w:val="0"/>
      <w:marTop w:val="0"/>
      <w:marBottom w:val="0"/>
      <w:divBdr>
        <w:top w:val="none" w:sz="0" w:space="0" w:color="auto"/>
        <w:left w:val="none" w:sz="0" w:space="0" w:color="auto"/>
        <w:bottom w:val="none" w:sz="0" w:space="0" w:color="auto"/>
        <w:right w:val="none" w:sz="0" w:space="0" w:color="auto"/>
      </w:divBdr>
    </w:div>
    <w:div w:id="173962472">
      <w:marLeft w:val="480"/>
      <w:marRight w:val="0"/>
      <w:marTop w:val="0"/>
      <w:marBottom w:val="0"/>
      <w:divBdr>
        <w:top w:val="none" w:sz="0" w:space="0" w:color="auto"/>
        <w:left w:val="none" w:sz="0" w:space="0" w:color="auto"/>
        <w:bottom w:val="none" w:sz="0" w:space="0" w:color="auto"/>
        <w:right w:val="none" w:sz="0" w:space="0" w:color="auto"/>
      </w:divBdr>
    </w:div>
    <w:div w:id="177042340">
      <w:marLeft w:val="480"/>
      <w:marRight w:val="0"/>
      <w:marTop w:val="0"/>
      <w:marBottom w:val="0"/>
      <w:divBdr>
        <w:top w:val="none" w:sz="0" w:space="0" w:color="auto"/>
        <w:left w:val="none" w:sz="0" w:space="0" w:color="auto"/>
        <w:bottom w:val="none" w:sz="0" w:space="0" w:color="auto"/>
        <w:right w:val="none" w:sz="0" w:space="0" w:color="auto"/>
      </w:divBdr>
    </w:div>
    <w:div w:id="195587729">
      <w:marLeft w:val="480"/>
      <w:marRight w:val="0"/>
      <w:marTop w:val="0"/>
      <w:marBottom w:val="0"/>
      <w:divBdr>
        <w:top w:val="none" w:sz="0" w:space="0" w:color="auto"/>
        <w:left w:val="none" w:sz="0" w:space="0" w:color="auto"/>
        <w:bottom w:val="none" w:sz="0" w:space="0" w:color="auto"/>
        <w:right w:val="none" w:sz="0" w:space="0" w:color="auto"/>
      </w:divBdr>
    </w:div>
    <w:div w:id="196700888">
      <w:marLeft w:val="480"/>
      <w:marRight w:val="0"/>
      <w:marTop w:val="0"/>
      <w:marBottom w:val="0"/>
      <w:divBdr>
        <w:top w:val="none" w:sz="0" w:space="0" w:color="auto"/>
        <w:left w:val="none" w:sz="0" w:space="0" w:color="auto"/>
        <w:bottom w:val="none" w:sz="0" w:space="0" w:color="auto"/>
        <w:right w:val="none" w:sz="0" w:space="0" w:color="auto"/>
      </w:divBdr>
    </w:div>
    <w:div w:id="197859515">
      <w:marLeft w:val="480"/>
      <w:marRight w:val="0"/>
      <w:marTop w:val="0"/>
      <w:marBottom w:val="0"/>
      <w:divBdr>
        <w:top w:val="none" w:sz="0" w:space="0" w:color="auto"/>
        <w:left w:val="none" w:sz="0" w:space="0" w:color="auto"/>
        <w:bottom w:val="none" w:sz="0" w:space="0" w:color="auto"/>
        <w:right w:val="none" w:sz="0" w:space="0" w:color="auto"/>
      </w:divBdr>
    </w:div>
    <w:div w:id="203324896">
      <w:marLeft w:val="480"/>
      <w:marRight w:val="0"/>
      <w:marTop w:val="0"/>
      <w:marBottom w:val="0"/>
      <w:divBdr>
        <w:top w:val="none" w:sz="0" w:space="0" w:color="auto"/>
        <w:left w:val="none" w:sz="0" w:space="0" w:color="auto"/>
        <w:bottom w:val="none" w:sz="0" w:space="0" w:color="auto"/>
        <w:right w:val="none" w:sz="0" w:space="0" w:color="auto"/>
      </w:divBdr>
    </w:div>
    <w:div w:id="205290379">
      <w:marLeft w:val="480"/>
      <w:marRight w:val="0"/>
      <w:marTop w:val="0"/>
      <w:marBottom w:val="0"/>
      <w:divBdr>
        <w:top w:val="none" w:sz="0" w:space="0" w:color="auto"/>
        <w:left w:val="none" w:sz="0" w:space="0" w:color="auto"/>
        <w:bottom w:val="none" w:sz="0" w:space="0" w:color="auto"/>
        <w:right w:val="none" w:sz="0" w:space="0" w:color="auto"/>
      </w:divBdr>
    </w:div>
    <w:div w:id="208690824">
      <w:marLeft w:val="480"/>
      <w:marRight w:val="0"/>
      <w:marTop w:val="0"/>
      <w:marBottom w:val="0"/>
      <w:divBdr>
        <w:top w:val="none" w:sz="0" w:space="0" w:color="auto"/>
        <w:left w:val="none" w:sz="0" w:space="0" w:color="auto"/>
        <w:bottom w:val="none" w:sz="0" w:space="0" w:color="auto"/>
        <w:right w:val="none" w:sz="0" w:space="0" w:color="auto"/>
      </w:divBdr>
    </w:div>
    <w:div w:id="218827399">
      <w:marLeft w:val="480"/>
      <w:marRight w:val="0"/>
      <w:marTop w:val="0"/>
      <w:marBottom w:val="0"/>
      <w:divBdr>
        <w:top w:val="none" w:sz="0" w:space="0" w:color="auto"/>
        <w:left w:val="none" w:sz="0" w:space="0" w:color="auto"/>
        <w:bottom w:val="none" w:sz="0" w:space="0" w:color="auto"/>
        <w:right w:val="none" w:sz="0" w:space="0" w:color="auto"/>
      </w:divBdr>
    </w:div>
    <w:div w:id="224067713">
      <w:marLeft w:val="480"/>
      <w:marRight w:val="0"/>
      <w:marTop w:val="0"/>
      <w:marBottom w:val="0"/>
      <w:divBdr>
        <w:top w:val="none" w:sz="0" w:space="0" w:color="auto"/>
        <w:left w:val="none" w:sz="0" w:space="0" w:color="auto"/>
        <w:bottom w:val="none" w:sz="0" w:space="0" w:color="auto"/>
        <w:right w:val="none" w:sz="0" w:space="0" w:color="auto"/>
      </w:divBdr>
    </w:div>
    <w:div w:id="228152445">
      <w:marLeft w:val="480"/>
      <w:marRight w:val="0"/>
      <w:marTop w:val="0"/>
      <w:marBottom w:val="0"/>
      <w:divBdr>
        <w:top w:val="none" w:sz="0" w:space="0" w:color="auto"/>
        <w:left w:val="none" w:sz="0" w:space="0" w:color="auto"/>
        <w:bottom w:val="none" w:sz="0" w:space="0" w:color="auto"/>
        <w:right w:val="none" w:sz="0" w:space="0" w:color="auto"/>
      </w:divBdr>
    </w:div>
    <w:div w:id="230428539">
      <w:marLeft w:val="480"/>
      <w:marRight w:val="0"/>
      <w:marTop w:val="0"/>
      <w:marBottom w:val="0"/>
      <w:divBdr>
        <w:top w:val="none" w:sz="0" w:space="0" w:color="auto"/>
        <w:left w:val="none" w:sz="0" w:space="0" w:color="auto"/>
        <w:bottom w:val="none" w:sz="0" w:space="0" w:color="auto"/>
        <w:right w:val="none" w:sz="0" w:space="0" w:color="auto"/>
      </w:divBdr>
    </w:div>
    <w:div w:id="233471201">
      <w:marLeft w:val="480"/>
      <w:marRight w:val="0"/>
      <w:marTop w:val="0"/>
      <w:marBottom w:val="0"/>
      <w:divBdr>
        <w:top w:val="none" w:sz="0" w:space="0" w:color="auto"/>
        <w:left w:val="none" w:sz="0" w:space="0" w:color="auto"/>
        <w:bottom w:val="none" w:sz="0" w:space="0" w:color="auto"/>
        <w:right w:val="none" w:sz="0" w:space="0" w:color="auto"/>
      </w:divBdr>
    </w:div>
    <w:div w:id="236477832">
      <w:marLeft w:val="480"/>
      <w:marRight w:val="0"/>
      <w:marTop w:val="0"/>
      <w:marBottom w:val="0"/>
      <w:divBdr>
        <w:top w:val="none" w:sz="0" w:space="0" w:color="auto"/>
        <w:left w:val="none" w:sz="0" w:space="0" w:color="auto"/>
        <w:bottom w:val="none" w:sz="0" w:space="0" w:color="auto"/>
        <w:right w:val="none" w:sz="0" w:space="0" w:color="auto"/>
      </w:divBdr>
    </w:div>
    <w:div w:id="245499410">
      <w:marLeft w:val="480"/>
      <w:marRight w:val="0"/>
      <w:marTop w:val="0"/>
      <w:marBottom w:val="0"/>
      <w:divBdr>
        <w:top w:val="none" w:sz="0" w:space="0" w:color="auto"/>
        <w:left w:val="none" w:sz="0" w:space="0" w:color="auto"/>
        <w:bottom w:val="none" w:sz="0" w:space="0" w:color="auto"/>
        <w:right w:val="none" w:sz="0" w:space="0" w:color="auto"/>
      </w:divBdr>
    </w:div>
    <w:div w:id="254556288">
      <w:marLeft w:val="480"/>
      <w:marRight w:val="0"/>
      <w:marTop w:val="0"/>
      <w:marBottom w:val="0"/>
      <w:divBdr>
        <w:top w:val="none" w:sz="0" w:space="0" w:color="auto"/>
        <w:left w:val="none" w:sz="0" w:space="0" w:color="auto"/>
        <w:bottom w:val="none" w:sz="0" w:space="0" w:color="auto"/>
        <w:right w:val="none" w:sz="0" w:space="0" w:color="auto"/>
      </w:divBdr>
    </w:div>
    <w:div w:id="256327621">
      <w:marLeft w:val="480"/>
      <w:marRight w:val="0"/>
      <w:marTop w:val="0"/>
      <w:marBottom w:val="0"/>
      <w:divBdr>
        <w:top w:val="none" w:sz="0" w:space="0" w:color="auto"/>
        <w:left w:val="none" w:sz="0" w:space="0" w:color="auto"/>
        <w:bottom w:val="none" w:sz="0" w:space="0" w:color="auto"/>
        <w:right w:val="none" w:sz="0" w:space="0" w:color="auto"/>
      </w:divBdr>
    </w:div>
    <w:div w:id="256329093">
      <w:marLeft w:val="480"/>
      <w:marRight w:val="0"/>
      <w:marTop w:val="0"/>
      <w:marBottom w:val="0"/>
      <w:divBdr>
        <w:top w:val="none" w:sz="0" w:space="0" w:color="auto"/>
        <w:left w:val="none" w:sz="0" w:space="0" w:color="auto"/>
        <w:bottom w:val="none" w:sz="0" w:space="0" w:color="auto"/>
        <w:right w:val="none" w:sz="0" w:space="0" w:color="auto"/>
      </w:divBdr>
    </w:div>
    <w:div w:id="257325927">
      <w:marLeft w:val="480"/>
      <w:marRight w:val="0"/>
      <w:marTop w:val="0"/>
      <w:marBottom w:val="0"/>
      <w:divBdr>
        <w:top w:val="none" w:sz="0" w:space="0" w:color="auto"/>
        <w:left w:val="none" w:sz="0" w:space="0" w:color="auto"/>
        <w:bottom w:val="none" w:sz="0" w:space="0" w:color="auto"/>
        <w:right w:val="none" w:sz="0" w:space="0" w:color="auto"/>
      </w:divBdr>
    </w:div>
    <w:div w:id="263997768">
      <w:marLeft w:val="480"/>
      <w:marRight w:val="0"/>
      <w:marTop w:val="0"/>
      <w:marBottom w:val="0"/>
      <w:divBdr>
        <w:top w:val="none" w:sz="0" w:space="0" w:color="auto"/>
        <w:left w:val="none" w:sz="0" w:space="0" w:color="auto"/>
        <w:bottom w:val="none" w:sz="0" w:space="0" w:color="auto"/>
        <w:right w:val="none" w:sz="0" w:space="0" w:color="auto"/>
      </w:divBdr>
    </w:div>
    <w:div w:id="268439980">
      <w:marLeft w:val="480"/>
      <w:marRight w:val="0"/>
      <w:marTop w:val="0"/>
      <w:marBottom w:val="0"/>
      <w:divBdr>
        <w:top w:val="none" w:sz="0" w:space="0" w:color="auto"/>
        <w:left w:val="none" w:sz="0" w:space="0" w:color="auto"/>
        <w:bottom w:val="none" w:sz="0" w:space="0" w:color="auto"/>
        <w:right w:val="none" w:sz="0" w:space="0" w:color="auto"/>
      </w:divBdr>
    </w:div>
    <w:div w:id="275718970">
      <w:marLeft w:val="480"/>
      <w:marRight w:val="0"/>
      <w:marTop w:val="0"/>
      <w:marBottom w:val="0"/>
      <w:divBdr>
        <w:top w:val="none" w:sz="0" w:space="0" w:color="auto"/>
        <w:left w:val="none" w:sz="0" w:space="0" w:color="auto"/>
        <w:bottom w:val="none" w:sz="0" w:space="0" w:color="auto"/>
        <w:right w:val="none" w:sz="0" w:space="0" w:color="auto"/>
      </w:divBdr>
    </w:div>
    <w:div w:id="276259803">
      <w:marLeft w:val="480"/>
      <w:marRight w:val="0"/>
      <w:marTop w:val="0"/>
      <w:marBottom w:val="0"/>
      <w:divBdr>
        <w:top w:val="none" w:sz="0" w:space="0" w:color="auto"/>
        <w:left w:val="none" w:sz="0" w:space="0" w:color="auto"/>
        <w:bottom w:val="none" w:sz="0" w:space="0" w:color="auto"/>
        <w:right w:val="none" w:sz="0" w:space="0" w:color="auto"/>
      </w:divBdr>
    </w:div>
    <w:div w:id="277029115">
      <w:marLeft w:val="480"/>
      <w:marRight w:val="0"/>
      <w:marTop w:val="0"/>
      <w:marBottom w:val="0"/>
      <w:divBdr>
        <w:top w:val="none" w:sz="0" w:space="0" w:color="auto"/>
        <w:left w:val="none" w:sz="0" w:space="0" w:color="auto"/>
        <w:bottom w:val="none" w:sz="0" w:space="0" w:color="auto"/>
        <w:right w:val="none" w:sz="0" w:space="0" w:color="auto"/>
      </w:divBdr>
    </w:div>
    <w:div w:id="277877775">
      <w:marLeft w:val="480"/>
      <w:marRight w:val="0"/>
      <w:marTop w:val="0"/>
      <w:marBottom w:val="0"/>
      <w:divBdr>
        <w:top w:val="none" w:sz="0" w:space="0" w:color="auto"/>
        <w:left w:val="none" w:sz="0" w:space="0" w:color="auto"/>
        <w:bottom w:val="none" w:sz="0" w:space="0" w:color="auto"/>
        <w:right w:val="none" w:sz="0" w:space="0" w:color="auto"/>
      </w:divBdr>
    </w:div>
    <w:div w:id="280692526">
      <w:marLeft w:val="480"/>
      <w:marRight w:val="0"/>
      <w:marTop w:val="0"/>
      <w:marBottom w:val="0"/>
      <w:divBdr>
        <w:top w:val="none" w:sz="0" w:space="0" w:color="auto"/>
        <w:left w:val="none" w:sz="0" w:space="0" w:color="auto"/>
        <w:bottom w:val="none" w:sz="0" w:space="0" w:color="auto"/>
        <w:right w:val="none" w:sz="0" w:space="0" w:color="auto"/>
      </w:divBdr>
    </w:div>
    <w:div w:id="281228274">
      <w:marLeft w:val="480"/>
      <w:marRight w:val="0"/>
      <w:marTop w:val="0"/>
      <w:marBottom w:val="0"/>
      <w:divBdr>
        <w:top w:val="none" w:sz="0" w:space="0" w:color="auto"/>
        <w:left w:val="none" w:sz="0" w:space="0" w:color="auto"/>
        <w:bottom w:val="none" w:sz="0" w:space="0" w:color="auto"/>
        <w:right w:val="none" w:sz="0" w:space="0" w:color="auto"/>
      </w:divBdr>
    </w:div>
    <w:div w:id="287586432">
      <w:marLeft w:val="480"/>
      <w:marRight w:val="0"/>
      <w:marTop w:val="0"/>
      <w:marBottom w:val="0"/>
      <w:divBdr>
        <w:top w:val="none" w:sz="0" w:space="0" w:color="auto"/>
        <w:left w:val="none" w:sz="0" w:space="0" w:color="auto"/>
        <w:bottom w:val="none" w:sz="0" w:space="0" w:color="auto"/>
        <w:right w:val="none" w:sz="0" w:space="0" w:color="auto"/>
      </w:divBdr>
    </w:div>
    <w:div w:id="289212870">
      <w:marLeft w:val="480"/>
      <w:marRight w:val="0"/>
      <w:marTop w:val="0"/>
      <w:marBottom w:val="0"/>
      <w:divBdr>
        <w:top w:val="none" w:sz="0" w:space="0" w:color="auto"/>
        <w:left w:val="none" w:sz="0" w:space="0" w:color="auto"/>
        <w:bottom w:val="none" w:sz="0" w:space="0" w:color="auto"/>
        <w:right w:val="none" w:sz="0" w:space="0" w:color="auto"/>
      </w:divBdr>
    </w:div>
    <w:div w:id="294876355">
      <w:marLeft w:val="480"/>
      <w:marRight w:val="0"/>
      <w:marTop w:val="0"/>
      <w:marBottom w:val="0"/>
      <w:divBdr>
        <w:top w:val="none" w:sz="0" w:space="0" w:color="auto"/>
        <w:left w:val="none" w:sz="0" w:space="0" w:color="auto"/>
        <w:bottom w:val="none" w:sz="0" w:space="0" w:color="auto"/>
        <w:right w:val="none" w:sz="0" w:space="0" w:color="auto"/>
      </w:divBdr>
    </w:div>
    <w:div w:id="296300213">
      <w:marLeft w:val="480"/>
      <w:marRight w:val="0"/>
      <w:marTop w:val="0"/>
      <w:marBottom w:val="0"/>
      <w:divBdr>
        <w:top w:val="none" w:sz="0" w:space="0" w:color="auto"/>
        <w:left w:val="none" w:sz="0" w:space="0" w:color="auto"/>
        <w:bottom w:val="none" w:sz="0" w:space="0" w:color="auto"/>
        <w:right w:val="none" w:sz="0" w:space="0" w:color="auto"/>
      </w:divBdr>
    </w:div>
    <w:div w:id="302736406">
      <w:marLeft w:val="480"/>
      <w:marRight w:val="0"/>
      <w:marTop w:val="0"/>
      <w:marBottom w:val="0"/>
      <w:divBdr>
        <w:top w:val="none" w:sz="0" w:space="0" w:color="auto"/>
        <w:left w:val="none" w:sz="0" w:space="0" w:color="auto"/>
        <w:bottom w:val="none" w:sz="0" w:space="0" w:color="auto"/>
        <w:right w:val="none" w:sz="0" w:space="0" w:color="auto"/>
      </w:divBdr>
    </w:div>
    <w:div w:id="306857668">
      <w:marLeft w:val="480"/>
      <w:marRight w:val="0"/>
      <w:marTop w:val="0"/>
      <w:marBottom w:val="0"/>
      <w:divBdr>
        <w:top w:val="none" w:sz="0" w:space="0" w:color="auto"/>
        <w:left w:val="none" w:sz="0" w:space="0" w:color="auto"/>
        <w:bottom w:val="none" w:sz="0" w:space="0" w:color="auto"/>
        <w:right w:val="none" w:sz="0" w:space="0" w:color="auto"/>
      </w:divBdr>
    </w:div>
    <w:div w:id="307786882">
      <w:marLeft w:val="480"/>
      <w:marRight w:val="0"/>
      <w:marTop w:val="0"/>
      <w:marBottom w:val="0"/>
      <w:divBdr>
        <w:top w:val="none" w:sz="0" w:space="0" w:color="auto"/>
        <w:left w:val="none" w:sz="0" w:space="0" w:color="auto"/>
        <w:bottom w:val="none" w:sz="0" w:space="0" w:color="auto"/>
        <w:right w:val="none" w:sz="0" w:space="0" w:color="auto"/>
      </w:divBdr>
    </w:div>
    <w:div w:id="313486705">
      <w:marLeft w:val="480"/>
      <w:marRight w:val="0"/>
      <w:marTop w:val="0"/>
      <w:marBottom w:val="0"/>
      <w:divBdr>
        <w:top w:val="none" w:sz="0" w:space="0" w:color="auto"/>
        <w:left w:val="none" w:sz="0" w:space="0" w:color="auto"/>
        <w:bottom w:val="none" w:sz="0" w:space="0" w:color="auto"/>
        <w:right w:val="none" w:sz="0" w:space="0" w:color="auto"/>
      </w:divBdr>
    </w:div>
    <w:div w:id="314188382">
      <w:marLeft w:val="480"/>
      <w:marRight w:val="0"/>
      <w:marTop w:val="0"/>
      <w:marBottom w:val="0"/>
      <w:divBdr>
        <w:top w:val="none" w:sz="0" w:space="0" w:color="auto"/>
        <w:left w:val="none" w:sz="0" w:space="0" w:color="auto"/>
        <w:bottom w:val="none" w:sz="0" w:space="0" w:color="auto"/>
        <w:right w:val="none" w:sz="0" w:space="0" w:color="auto"/>
      </w:divBdr>
    </w:div>
    <w:div w:id="314843595">
      <w:marLeft w:val="480"/>
      <w:marRight w:val="0"/>
      <w:marTop w:val="0"/>
      <w:marBottom w:val="0"/>
      <w:divBdr>
        <w:top w:val="none" w:sz="0" w:space="0" w:color="auto"/>
        <w:left w:val="none" w:sz="0" w:space="0" w:color="auto"/>
        <w:bottom w:val="none" w:sz="0" w:space="0" w:color="auto"/>
        <w:right w:val="none" w:sz="0" w:space="0" w:color="auto"/>
      </w:divBdr>
    </w:div>
    <w:div w:id="316349730">
      <w:marLeft w:val="480"/>
      <w:marRight w:val="0"/>
      <w:marTop w:val="0"/>
      <w:marBottom w:val="0"/>
      <w:divBdr>
        <w:top w:val="none" w:sz="0" w:space="0" w:color="auto"/>
        <w:left w:val="none" w:sz="0" w:space="0" w:color="auto"/>
        <w:bottom w:val="none" w:sz="0" w:space="0" w:color="auto"/>
        <w:right w:val="none" w:sz="0" w:space="0" w:color="auto"/>
      </w:divBdr>
    </w:div>
    <w:div w:id="318652312">
      <w:marLeft w:val="480"/>
      <w:marRight w:val="0"/>
      <w:marTop w:val="0"/>
      <w:marBottom w:val="0"/>
      <w:divBdr>
        <w:top w:val="none" w:sz="0" w:space="0" w:color="auto"/>
        <w:left w:val="none" w:sz="0" w:space="0" w:color="auto"/>
        <w:bottom w:val="none" w:sz="0" w:space="0" w:color="auto"/>
        <w:right w:val="none" w:sz="0" w:space="0" w:color="auto"/>
      </w:divBdr>
    </w:div>
    <w:div w:id="320089364">
      <w:marLeft w:val="480"/>
      <w:marRight w:val="0"/>
      <w:marTop w:val="0"/>
      <w:marBottom w:val="0"/>
      <w:divBdr>
        <w:top w:val="none" w:sz="0" w:space="0" w:color="auto"/>
        <w:left w:val="none" w:sz="0" w:space="0" w:color="auto"/>
        <w:bottom w:val="none" w:sz="0" w:space="0" w:color="auto"/>
        <w:right w:val="none" w:sz="0" w:space="0" w:color="auto"/>
      </w:divBdr>
    </w:div>
    <w:div w:id="324089559">
      <w:marLeft w:val="480"/>
      <w:marRight w:val="0"/>
      <w:marTop w:val="0"/>
      <w:marBottom w:val="0"/>
      <w:divBdr>
        <w:top w:val="none" w:sz="0" w:space="0" w:color="auto"/>
        <w:left w:val="none" w:sz="0" w:space="0" w:color="auto"/>
        <w:bottom w:val="none" w:sz="0" w:space="0" w:color="auto"/>
        <w:right w:val="none" w:sz="0" w:space="0" w:color="auto"/>
      </w:divBdr>
    </w:div>
    <w:div w:id="324866877">
      <w:marLeft w:val="480"/>
      <w:marRight w:val="0"/>
      <w:marTop w:val="0"/>
      <w:marBottom w:val="0"/>
      <w:divBdr>
        <w:top w:val="none" w:sz="0" w:space="0" w:color="auto"/>
        <w:left w:val="none" w:sz="0" w:space="0" w:color="auto"/>
        <w:bottom w:val="none" w:sz="0" w:space="0" w:color="auto"/>
        <w:right w:val="none" w:sz="0" w:space="0" w:color="auto"/>
      </w:divBdr>
    </w:div>
    <w:div w:id="324868568">
      <w:marLeft w:val="480"/>
      <w:marRight w:val="0"/>
      <w:marTop w:val="0"/>
      <w:marBottom w:val="0"/>
      <w:divBdr>
        <w:top w:val="none" w:sz="0" w:space="0" w:color="auto"/>
        <w:left w:val="none" w:sz="0" w:space="0" w:color="auto"/>
        <w:bottom w:val="none" w:sz="0" w:space="0" w:color="auto"/>
        <w:right w:val="none" w:sz="0" w:space="0" w:color="auto"/>
      </w:divBdr>
    </w:div>
    <w:div w:id="327178314">
      <w:marLeft w:val="480"/>
      <w:marRight w:val="0"/>
      <w:marTop w:val="0"/>
      <w:marBottom w:val="0"/>
      <w:divBdr>
        <w:top w:val="none" w:sz="0" w:space="0" w:color="auto"/>
        <w:left w:val="none" w:sz="0" w:space="0" w:color="auto"/>
        <w:bottom w:val="none" w:sz="0" w:space="0" w:color="auto"/>
        <w:right w:val="none" w:sz="0" w:space="0" w:color="auto"/>
      </w:divBdr>
    </w:div>
    <w:div w:id="333000449">
      <w:marLeft w:val="480"/>
      <w:marRight w:val="0"/>
      <w:marTop w:val="0"/>
      <w:marBottom w:val="0"/>
      <w:divBdr>
        <w:top w:val="none" w:sz="0" w:space="0" w:color="auto"/>
        <w:left w:val="none" w:sz="0" w:space="0" w:color="auto"/>
        <w:bottom w:val="none" w:sz="0" w:space="0" w:color="auto"/>
        <w:right w:val="none" w:sz="0" w:space="0" w:color="auto"/>
      </w:divBdr>
    </w:div>
    <w:div w:id="333847310">
      <w:marLeft w:val="480"/>
      <w:marRight w:val="0"/>
      <w:marTop w:val="0"/>
      <w:marBottom w:val="0"/>
      <w:divBdr>
        <w:top w:val="none" w:sz="0" w:space="0" w:color="auto"/>
        <w:left w:val="none" w:sz="0" w:space="0" w:color="auto"/>
        <w:bottom w:val="none" w:sz="0" w:space="0" w:color="auto"/>
        <w:right w:val="none" w:sz="0" w:space="0" w:color="auto"/>
      </w:divBdr>
    </w:div>
    <w:div w:id="334773485">
      <w:marLeft w:val="480"/>
      <w:marRight w:val="0"/>
      <w:marTop w:val="0"/>
      <w:marBottom w:val="0"/>
      <w:divBdr>
        <w:top w:val="none" w:sz="0" w:space="0" w:color="auto"/>
        <w:left w:val="none" w:sz="0" w:space="0" w:color="auto"/>
        <w:bottom w:val="none" w:sz="0" w:space="0" w:color="auto"/>
        <w:right w:val="none" w:sz="0" w:space="0" w:color="auto"/>
      </w:divBdr>
    </w:div>
    <w:div w:id="338049441">
      <w:marLeft w:val="480"/>
      <w:marRight w:val="0"/>
      <w:marTop w:val="0"/>
      <w:marBottom w:val="0"/>
      <w:divBdr>
        <w:top w:val="none" w:sz="0" w:space="0" w:color="auto"/>
        <w:left w:val="none" w:sz="0" w:space="0" w:color="auto"/>
        <w:bottom w:val="none" w:sz="0" w:space="0" w:color="auto"/>
        <w:right w:val="none" w:sz="0" w:space="0" w:color="auto"/>
      </w:divBdr>
    </w:div>
    <w:div w:id="343047808">
      <w:marLeft w:val="480"/>
      <w:marRight w:val="0"/>
      <w:marTop w:val="0"/>
      <w:marBottom w:val="0"/>
      <w:divBdr>
        <w:top w:val="none" w:sz="0" w:space="0" w:color="auto"/>
        <w:left w:val="none" w:sz="0" w:space="0" w:color="auto"/>
        <w:bottom w:val="none" w:sz="0" w:space="0" w:color="auto"/>
        <w:right w:val="none" w:sz="0" w:space="0" w:color="auto"/>
      </w:divBdr>
    </w:div>
    <w:div w:id="343751448">
      <w:marLeft w:val="480"/>
      <w:marRight w:val="0"/>
      <w:marTop w:val="0"/>
      <w:marBottom w:val="0"/>
      <w:divBdr>
        <w:top w:val="none" w:sz="0" w:space="0" w:color="auto"/>
        <w:left w:val="none" w:sz="0" w:space="0" w:color="auto"/>
        <w:bottom w:val="none" w:sz="0" w:space="0" w:color="auto"/>
        <w:right w:val="none" w:sz="0" w:space="0" w:color="auto"/>
      </w:divBdr>
    </w:div>
    <w:div w:id="345596010">
      <w:marLeft w:val="480"/>
      <w:marRight w:val="0"/>
      <w:marTop w:val="0"/>
      <w:marBottom w:val="0"/>
      <w:divBdr>
        <w:top w:val="none" w:sz="0" w:space="0" w:color="auto"/>
        <w:left w:val="none" w:sz="0" w:space="0" w:color="auto"/>
        <w:bottom w:val="none" w:sz="0" w:space="0" w:color="auto"/>
        <w:right w:val="none" w:sz="0" w:space="0" w:color="auto"/>
      </w:divBdr>
    </w:div>
    <w:div w:id="347293798">
      <w:marLeft w:val="480"/>
      <w:marRight w:val="0"/>
      <w:marTop w:val="0"/>
      <w:marBottom w:val="0"/>
      <w:divBdr>
        <w:top w:val="none" w:sz="0" w:space="0" w:color="auto"/>
        <w:left w:val="none" w:sz="0" w:space="0" w:color="auto"/>
        <w:bottom w:val="none" w:sz="0" w:space="0" w:color="auto"/>
        <w:right w:val="none" w:sz="0" w:space="0" w:color="auto"/>
      </w:divBdr>
    </w:div>
    <w:div w:id="348483116">
      <w:marLeft w:val="480"/>
      <w:marRight w:val="0"/>
      <w:marTop w:val="0"/>
      <w:marBottom w:val="0"/>
      <w:divBdr>
        <w:top w:val="none" w:sz="0" w:space="0" w:color="auto"/>
        <w:left w:val="none" w:sz="0" w:space="0" w:color="auto"/>
        <w:bottom w:val="none" w:sz="0" w:space="0" w:color="auto"/>
        <w:right w:val="none" w:sz="0" w:space="0" w:color="auto"/>
      </w:divBdr>
    </w:div>
    <w:div w:id="354426058">
      <w:marLeft w:val="480"/>
      <w:marRight w:val="0"/>
      <w:marTop w:val="0"/>
      <w:marBottom w:val="0"/>
      <w:divBdr>
        <w:top w:val="none" w:sz="0" w:space="0" w:color="auto"/>
        <w:left w:val="none" w:sz="0" w:space="0" w:color="auto"/>
        <w:bottom w:val="none" w:sz="0" w:space="0" w:color="auto"/>
        <w:right w:val="none" w:sz="0" w:space="0" w:color="auto"/>
      </w:divBdr>
    </w:div>
    <w:div w:id="360513816">
      <w:marLeft w:val="480"/>
      <w:marRight w:val="0"/>
      <w:marTop w:val="0"/>
      <w:marBottom w:val="0"/>
      <w:divBdr>
        <w:top w:val="none" w:sz="0" w:space="0" w:color="auto"/>
        <w:left w:val="none" w:sz="0" w:space="0" w:color="auto"/>
        <w:bottom w:val="none" w:sz="0" w:space="0" w:color="auto"/>
        <w:right w:val="none" w:sz="0" w:space="0" w:color="auto"/>
      </w:divBdr>
    </w:div>
    <w:div w:id="364402937">
      <w:marLeft w:val="480"/>
      <w:marRight w:val="0"/>
      <w:marTop w:val="0"/>
      <w:marBottom w:val="0"/>
      <w:divBdr>
        <w:top w:val="none" w:sz="0" w:space="0" w:color="auto"/>
        <w:left w:val="none" w:sz="0" w:space="0" w:color="auto"/>
        <w:bottom w:val="none" w:sz="0" w:space="0" w:color="auto"/>
        <w:right w:val="none" w:sz="0" w:space="0" w:color="auto"/>
      </w:divBdr>
    </w:div>
    <w:div w:id="367461126">
      <w:marLeft w:val="480"/>
      <w:marRight w:val="0"/>
      <w:marTop w:val="0"/>
      <w:marBottom w:val="0"/>
      <w:divBdr>
        <w:top w:val="none" w:sz="0" w:space="0" w:color="auto"/>
        <w:left w:val="none" w:sz="0" w:space="0" w:color="auto"/>
        <w:bottom w:val="none" w:sz="0" w:space="0" w:color="auto"/>
        <w:right w:val="none" w:sz="0" w:space="0" w:color="auto"/>
      </w:divBdr>
    </w:div>
    <w:div w:id="394204344">
      <w:marLeft w:val="480"/>
      <w:marRight w:val="0"/>
      <w:marTop w:val="0"/>
      <w:marBottom w:val="0"/>
      <w:divBdr>
        <w:top w:val="none" w:sz="0" w:space="0" w:color="auto"/>
        <w:left w:val="none" w:sz="0" w:space="0" w:color="auto"/>
        <w:bottom w:val="none" w:sz="0" w:space="0" w:color="auto"/>
        <w:right w:val="none" w:sz="0" w:space="0" w:color="auto"/>
      </w:divBdr>
    </w:div>
    <w:div w:id="394938025">
      <w:marLeft w:val="480"/>
      <w:marRight w:val="0"/>
      <w:marTop w:val="0"/>
      <w:marBottom w:val="0"/>
      <w:divBdr>
        <w:top w:val="none" w:sz="0" w:space="0" w:color="auto"/>
        <w:left w:val="none" w:sz="0" w:space="0" w:color="auto"/>
        <w:bottom w:val="none" w:sz="0" w:space="0" w:color="auto"/>
        <w:right w:val="none" w:sz="0" w:space="0" w:color="auto"/>
      </w:divBdr>
    </w:div>
    <w:div w:id="400519453">
      <w:marLeft w:val="480"/>
      <w:marRight w:val="0"/>
      <w:marTop w:val="0"/>
      <w:marBottom w:val="0"/>
      <w:divBdr>
        <w:top w:val="none" w:sz="0" w:space="0" w:color="auto"/>
        <w:left w:val="none" w:sz="0" w:space="0" w:color="auto"/>
        <w:bottom w:val="none" w:sz="0" w:space="0" w:color="auto"/>
        <w:right w:val="none" w:sz="0" w:space="0" w:color="auto"/>
      </w:divBdr>
    </w:div>
    <w:div w:id="401636421">
      <w:marLeft w:val="480"/>
      <w:marRight w:val="0"/>
      <w:marTop w:val="0"/>
      <w:marBottom w:val="0"/>
      <w:divBdr>
        <w:top w:val="none" w:sz="0" w:space="0" w:color="auto"/>
        <w:left w:val="none" w:sz="0" w:space="0" w:color="auto"/>
        <w:bottom w:val="none" w:sz="0" w:space="0" w:color="auto"/>
        <w:right w:val="none" w:sz="0" w:space="0" w:color="auto"/>
      </w:divBdr>
    </w:div>
    <w:div w:id="403918298">
      <w:marLeft w:val="480"/>
      <w:marRight w:val="0"/>
      <w:marTop w:val="0"/>
      <w:marBottom w:val="0"/>
      <w:divBdr>
        <w:top w:val="none" w:sz="0" w:space="0" w:color="auto"/>
        <w:left w:val="none" w:sz="0" w:space="0" w:color="auto"/>
        <w:bottom w:val="none" w:sz="0" w:space="0" w:color="auto"/>
        <w:right w:val="none" w:sz="0" w:space="0" w:color="auto"/>
      </w:divBdr>
    </w:div>
    <w:div w:id="407189476">
      <w:marLeft w:val="480"/>
      <w:marRight w:val="0"/>
      <w:marTop w:val="0"/>
      <w:marBottom w:val="0"/>
      <w:divBdr>
        <w:top w:val="none" w:sz="0" w:space="0" w:color="auto"/>
        <w:left w:val="none" w:sz="0" w:space="0" w:color="auto"/>
        <w:bottom w:val="none" w:sz="0" w:space="0" w:color="auto"/>
        <w:right w:val="none" w:sz="0" w:space="0" w:color="auto"/>
      </w:divBdr>
    </w:div>
    <w:div w:id="412092706">
      <w:marLeft w:val="480"/>
      <w:marRight w:val="0"/>
      <w:marTop w:val="0"/>
      <w:marBottom w:val="0"/>
      <w:divBdr>
        <w:top w:val="none" w:sz="0" w:space="0" w:color="auto"/>
        <w:left w:val="none" w:sz="0" w:space="0" w:color="auto"/>
        <w:bottom w:val="none" w:sz="0" w:space="0" w:color="auto"/>
        <w:right w:val="none" w:sz="0" w:space="0" w:color="auto"/>
      </w:divBdr>
    </w:div>
    <w:div w:id="412319439">
      <w:marLeft w:val="480"/>
      <w:marRight w:val="0"/>
      <w:marTop w:val="0"/>
      <w:marBottom w:val="0"/>
      <w:divBdr>
        <w:top w:val="none" w:sz="0" w:space="0" w:color="auto"/>
        <w:left w:val="none" w:sz="0" w:space="0" w:color="auto"/>
        <w:bottom w:val="none" w:sz="0" w:space="0" w:color="auto"/>
        <w:right w:val="none" w:sz="0" w:space="0" w:color="auto"/>
      </w:divBdr>
    </w:div>
    <w:div w:id="415126509">
      <w:marLeft w:val="480"/>
      <w:marRight w:val="0"/>
      <w:marTop w:val="0"/>
      <w:marBottom w:val="0"/>
      <w:divBdr>
        <w:top w:val="none" w:sz="0" w:space="0" w:color="auto"/>
        <w:left w:val="none" w:sz="0" w:space="0" w:color="auto"/>
        <w:bottom w:val="none" w:sz="0" w:space="0" w:color="auto"/>
        <w:right w:val="none" w:sz="0" w:space="0" w:color="auto"/>
      </w:divBdr>
    </w:div>
    <w:div w:id="421951361">
      <w:marLeft w:val="480"/>
      <w:marRight w:val="0"/>
      <w:marTop w:val="0"/>
      <w:marBottom w:val="0"/>
      <w:divBdr>
        <w:top w:val="none" w:sz="0" w:space="0" w:color="auto"/>
        <w:left w:val="none" w:sz="0" w:space="0" w:color="auto"/>
        <w:bottom w:val="none" w:sz="0" w:space="0" w:color="auto"/>
        <w:right w:val="none" w:sz="0" w:space="0" w:color="auto"/>
      </w:divBdr>
    </w:div>
    <w:div w:id="430319468">
      <w:marLeft w:val="480"/>
      <w:marRight w:val="0"/>
      <w:marTop w:val="0"/>
      <w:marBottom w:val="0"/>
      <w:divBdr>
        <w:top w:val="none" w:sz="0" w:space="0" w:color="auto"/>
        <w:left w:val="none" w:sz="0" w:space="0" w:color="auto"/>
        <w:bottom w:val="none" w:sz="0" w:space="0" w:color="auto"/>
        <w:right w:val="none" w:sz="0" w:space="0" w:color="auto"/>
      </w:divBdr>
    </w:div>
    <w:div w:id="431778455">
      <w:marLeft w:val="480"/>
      <w:marRight w:val="0"/>
      <w:marTop w:val="0"/>
      <w:marBottom w:val="0"/>
      <w:divBdr>
        <w:top w:val="none" w:sz="0" w:space="0" w:color="auto"/>
        <w:left w:val="none" w:sz="0" w:space="0" w:color="auto"/>
        <w:bottom w:val="none" w:sz="0" w:space="0" w:color="auto"/>
        <w:right w:val="none" w:sz="0" w:space="0" w:color="auto"/>
      </w:divBdr>
    </w:div>
    <w:div w:id="432090391">
      <w:marLeft w:val="480"/>
      <w:marRight w:val="0"/>
      <w:marTop w:val="0"/>
      <w:marBottom w:val="0"/>
      <w:divBdr>
        <w:top w:val="none" w:sz="0" w:space="0" w:color="auto"/>
        <w:left w:val="none" w:sz="0" w:space="0" w:color="auto"/>
        <w:bottom w:val="none" w:sz="0" w:space="0" w:color="auto"/>
        <w:right w:val="none" w:sz="0" w:space="0" w:color="auto"/>
      </w:divBdr>
    </w:div>
    <w:div w:id="433089770">
      <w:marLeft w:val="480"/>
      <w:marRight w:val="0"/>
      <w:marTop w:val="0"/>
      <w:marBottom w:val="0"/>
      <w:divBdr>
        <w:top w:val="none" w:sz="0" w:space="0" w:color="auto"/>
        <w:left w:val="none" w:sz="0" w:space="0" w:color="auto"/>
        <w:bottom w:val="none" w:sz="0" w:space="0" w:color="auto"/>
        <w:right w:val="none" w:sz="0" w:space="0" w:color="auto"/>
      </w:divBdr>
    </w:div>
    <w:div w:id="441808434">
      <w:marLeft w:val="480"/>
      <w:marRight w:val="0"/>
      <w:marTop w:val="0"/>
      <w:marBottom w:val="0"/>
      <w:divBdr>
        <w:top w:val="none" w:sz="0" w:space="0" w:color="auto"/>
        <w:left w:val="none" w:sz="0" w:space="0" w:color="auto"/>
        <w:bottom w:val="none" w:sz="0" w:space="0" w:color="auto"/>
        <w:right w:val="none" w:sz="0" w:space="0" w:color="auto"/>
      </w:divBdr>
    </w:div>
    <w:div w:id="449861386">
      <w:marLeft w:val="480"/>
      <w:marRight w:val="0"/>
      <w:marTop w:val="0"/>
      <w:marBottom w:val="0"/>
      <w:divBdr>
        <w:top w:val="none" w:sz="0" w:space="0" w:color="auto"/>
        <w:left w:val="none" w:sz="0" w:space="0" w:color="auto"/>
        <w:bottom w:val="none" w:sz="0" w:space="0" w:color="auto"/>
        <w:right w:val="none" w:sz="0" w:space="0" w:color="auto"/>
      </w:divBdr>
    </w:div>
    <w:div w:id="451021443">
      <w:marLeft w:val="480"/>
      <w:marRight w:val="0"/>
      <w:marTop w:val="0"/>
      <w:marBottom w:val="0"/>
      <w:divBdr>
        <w:top w:val="none" w:sz="0" w:space="0" w:color="auto"/>
        <w:left w:val="none" w:sz="0" w:space="0" w:color="auto"/>
        <w:bottom w:val="none" w:sz="0" w:space="0" w:color="auto"/>
        <w:right w:val="none" w:sz="0" w:space="0" w:color="auto"/>
      </w:divBdr>
    </w:div>
    <w:div w:id="451826690">
      <w:marLeft w:val="480"/>
      <w:marRight w:val="0"/>
      <w:marTop w:val="0"/>
      <w:marBottom w:val="0"/>
      <w:divBdr>
        <w:top w:val="none" w:sz="0" w:space="0" w:color="auto"/>
        <w:left w:val="none" w:sz="0" w:space="0" w:color="auto"/>
        <w:bottom w:val="none" w:sz="0" w:space="0" w:color="auto"/>
        <w:right w:val="none" w:sz="0" w:space="0" w:color="auto"/>
      </w:divBdr>
    </w:div>
    <w:div w:id="456070503">
      <w:marLeft w:val="480"/>
      <w:marRight w:val="0"/>
      <w:marTop w:val="0"/>
      <w:marBottom w:val="0"/>
      <w:divBdr>
        <w:top w:val="none" w:sz="0" w:space="0" w:color="auto"/>
        <w:left w:val="none" w:sz="0" w:space="0" w:color="auto"/>
        <w:bottom w:val="none" w:sz="0" w:space="0" w:color="auto"/>
        <w:right w:val="none" w:sz="0" w:space="0" w:color="auto"/>
      </w:divBdr>
    </w:div>
    <w:div w:id="457335714">
      <w:marLeft w:val="480"/>
      <w:marRight w:val="0"/>
      <w:marTop w:val="0"/>
      <w:marBottom w:val="0"/>
      <w:divBdr>
        <w:top w:val="none" w:sz="0" w:space="0" w:color="auto"/>
        <w:left w:val="none" w:sz="0" w:space="0" w:color="auto"/>
        <w:bottom w:val="none" w:sz="0" w:space="0" w:color="auto"/>
        <w:right w:val="none" w:sz="0" w:space="0" w:color="auto"/>
      </w:divBdr>
    </w:div>
    <w:div w:id="460730875">
      <w:marLeft w:val="480"/>
      <w:marRight w:val="0"/>
      <w:marTop w:val="0"/>
      <w:marBottom w:val="0"/>
      <w:divBdr>
        <w:top w:val="none" w:sz="0" w:space="0" w:color="auto"/>
        <w:left w:val="none" w:sz="0" w:space="0" w:color="auto"/>
        <w:bottom w:val="none" w:sz="0" w:space="0" w:color="auto"/>
        <w:right w:val="none" w:sz="0" w:space="0" w:color="auto"/>
      </w:divBdr>
    </w:div>
    <w:div w:id="461729859">
      <w:marLeft w:val="480"/>
      <w:marRight w:val="0"/>
      <w:marTop w:val="0"/>
      <w:marBottom w:val="0"/>
      <w:divBdr>
        <w:top w:val="none" w:sz="0" w:space="0" w:color="auto"/>
        <w:left w:val="none" w:sz="0" w:space="0" w:color="auto"/>
        <w:bottom w:val="none" w:sz="0" w:space="0" w:color="auto"/>
        <w:right w:val="none" w:sz="0" w:space="0" w:color="auto"/>
      </w:divBdr>
    </w:div>
    <w:div w:id="461777792">
      <w:marLeft w:val="480"/>
      <w:marRight w:val="0"/>
      <w:marTop w:val="0"/>
      <w:marBottom w:val="0"/>
      <w:divBdr>
        <w:top w:val="none" w:sz="0" w:space="0" w:color="auto"/>
        <w:left w:val="none" w:sz="0" w:space="0" w:color="auto"/>
        <w:bottom w:val="none" w:sz="0" w:space="0" w:color="auto"/>
        <w:right w:val="none" w:sz="0" w:space="0" w:color="auto"/>
      </w:divBdr>
    </w:div>
    <w:div w:id="463276580">
      <w:marLeft w:val="480"/>
      <w:marRight w:val="0"/>
      <w:marTop w:val="0"/>
      <w:marBottom w:val="0"/>
      <w:divBdr>
        <w:top w:val="none" w:sz="0" w:space="0" w:color="auto"/>
        <w:left w:val="none" w:sz="0" w:space="0" w:color="auto"/>
        <w:bottom w:val="none" w:sz="0" w:space="0" w:color="auto"/>
        <w:right w:val="none" w:sz="0" w:space="0" w:color="auto"/>
      </w:divBdr>
    </w:div>
    <w:div w:id="463818644">
      <w:marLeft w:val="480"/>
      <w:marRight w:val="0"/>
      <w:marTop w:val="0"/>
      <w:marBottom w:val="0"/>
      <w:divBdr>
        <w:top w:val="none" w:sz="0" w:space="0" w:color="auto"/>
        <w:left w:val="none" w:sz="0" w:space="0" w:color="auto"/>
        <w:bottom w:val="none" w:sz="0" w:space="0" w:color="auto"/>
        <w:right w:val="none" w:sz="0" w:space="0" w:color="auto"/>
      </w:divBdr>
    </w:div>
    <w:div w:id="464394926">
      <w:marLeft w:val="480"/>
      <w:marRight w:val="0"/>
      <w:marTop w:val="0"/>
      <w:marBottom w:val="0"/>
      <w:divBdr>
        <w:top w:val="none" w:sz="0" w:space="0" w:color="auto"/>
        <w:left w:val="none" w:sz="0" w:space="0" w:color="auto"/>
        <w:bottom w:val="none" w:sz="0" w:space="0" w:color="auto"/>
        <w:right w:val="none" w:sz="0" w:space="0" w:color="auto"/>
      </w:divBdr>
    </w:div>
    <w:div w:id="467358793">
      <w:marLeft w:val="480"/>
      <w:marRight w:val="0"/>
      <w:marTop w:val="0"/>
      <w:marBottom w:val="0"/>
      <w:divBdr>
        <w:top w:val="none" w:sz="0" w:space="0" w:color="auto"/>
        <w:left w:val="none" w:sz="0" w:space="0" w:color="auto"/>
        <w:bottom w:val="none" w:sz="0" w:space="0" w:color="auto"/>
        <w:right w:val="none" w:sz="0" w:space="0" w:color="auto"/>
      </w:divBdr>
    </w:div>
    <w:div w:id="470248136">
      <w:marLeft w:val="480"/>
      <w:marRight w:val="0"/>
      <w:marTop w:val="0"/>
      <w:marBottom w:val="0"/>
      <w:divBdr>
        <w:top w:val="none" w:sz="0" w:space="0" w:color="auto"/>
        <w:left w:val="none" w:sz="0" w:space="0" w:color="auto"/>
        <w:bottom w:val="none" w:sz="0" w:space="0" w:color="auto"/>
        <w:right w:val="none" w:sz="0" w:space="0" w:color="auto"/>
      </w:divBdr>
    </w:div>
    <w:div w:id="475729685">
      <w:marLeft w:val="480"/>
      <w:marRight w:val="0"/>
      <w:marTop w:val="0"/>
      <w:marBottom w:val="0"/>
      <w:divBdr>
        <w:top w:val="none" w:sz="0" w:space="0" w:color="auto"/>
        <w:left w:val="none" w:sz="0" w:space="0" w:color="auto"/>
        <w:bottom w:val="none" w:sz="0" w:space="0" w:color="auto"/>
        <w:right w:val="none" w:sz="0" w:space="0" w:color="auto"/>
      </w:divBdr>
    </w:div>
    <w:div w:id="477695377">
      <w:marLeft w:val="480"/>
      <w:marRight w:val="0"/>
      <w:marTop w:val="0"/>
      <w:marBottom w:val="0"/>
      <w:divBdr>
        <w:top w:val="none" w:sz="0" w:space="0" w:color="auto"/>
        <w:left w:val="none" w:sz="0" w:space="0" w:color="auto"/>
        <w:bottom w:val="none" w:sz="0" w:space="0" w:color="auto"/>
        <w:right w:val="none" w:sz="0" w:space="0" w:color="auto"/>
      </w:divBdr>
    </w:div>
    <w:div w:id="488325179">
      <w:marLeft w:val="480"/>
      <w:marRight w:val="0"/>
      <w:marTop w:val="0"/>
      <w:marBottom w:val="0"/>
      <w:divBdr>
        <w:top w:val="none" w:sz="0" w:space="0" w:color="auto"/>
        <w:left w:val="none" w:sz="0" w:space="0" w:color="auto"/>
        <w:bottom w:val="none" w:sz="0" w:space="0" w:color="auto"/>
        <w:right w:val="none" w:sz="0" w:space="0" w:color="auto"/>
      </w:divBdr>
    </w:div>
    <w:div w:id="490024026">
      <w:marLeft w:val="480"/>
      <w:marRight w:val="0"/>
      <w:marTop w:val="0"/>
      <w:marBottom w:val="0"/>
      <w:divBdr>
        <w:top w:val="none" w:sz="0" w:space="0" w:color="auto"/>
        <w:left w:val="none" w:sz="0" w:space="0" w:color="auto"/>
        <w:bottom w:val="none" w:sz="0" w:space="0" w:color="auto"/>
        <w:right w:val="none" w:sz="0" w:space="0" w:color="auto"/>
      </w:divBdr>
    </w:div>
    <w:div w:id="491456707">
      <w:marLeft w:val="480"/>
      <w:marRight w:val="0"/>
      <w:marTop w:val="0"/>
      <w:marBottom w:val="0"/>
      <w:divBdr>
        <w:top w:val="none" w:sz="0" w:space="0" w:color="auto"/>
        <w:left w:val="none" w:sz="0" w:space="0" w:color="auto"/>
        <w:bottom w:val="none" w:sz="0" w:space="0" w:color="auto"/>
        <w:right w:val="none" w:sz="0" w:space="0" w:color="auto"/>
      </w:divBdr>
    </w:div>
    <w:div w:id="499586892">
      <w:marLeft w:val="480"/>
      <w:marRight w:val="0"/>
      <w:marTop w:val="0"/>
      <w:marBottom w:val="0"/>
      <w:divBdr>
        <w:top w:val="none" w:sz="0" w:space="0" w:color="auto"/>
        <w:left w:val="none" w:sz="0" w:space="0" w:color="auto"/>
        <w:bottom w:val="none" w:sz="0" w:space="0" w:color="auto"/>
        <w:right w:val="none" w:sz="0" w:space="0" w:color="auto"/>
      </w:divBdr>
    </w:div>
    <w:div w:id="499660964">
      <w:marLeft w:val="480"/>
      <w:marRight w:val="0"/>
      <w:marTop w:val="0"/>
      <w:marBottom w:val="0"/>
      <w:divBdr>
        <w:top w:val="none" w:sz="0" w:space="0" w:color="auto"/>
        <w:left w:val="none" w:sz="0" w:space="0" w:color="auto"/>
        <w:bottom w:val="none" w:sz="0" w:space="0" w:color="auto"/>
        <w:right w:val="none" w:sz="0" w:space="0" w:color="auto"/>
      </w:divBdr>
    </w:div>
    <w:div w:id="499853767">
      <w:marLeft w:val="480"/>
      <w:marRight w:val="0"/>
      <w:marTop w:val="0"/>
      <w:marBottom w:val="0"/>
      <w:divBdr>
        <w:top w:val="none" w:sz="0" w:space="0" w:color="auto"/>
        <w:left w:val="none" w:sz="0" w:space="0" w:color="auto"/>
        <w:bottom w:val="none" w:sz="0" w:space="0" w:color="auto"/>
        <w:right w:val="none" w:sz="0" w:space="0" w:color="auto"/>
      </w:divBdr>
    </w:div>
    <w:div w:id="508256084">
      <w:marLeft w:val="480"/>
      <w:marRight w:val="0"/>
      <w:marTop w:val="0"/>
      <w:marBottom w:val="0"/>
      <w:divBdr>
        <w:top w:val="none" w:sz="0" w:space="0" w:color="auto"/>
        <w:left w:val="none" w:sz="0" w:space="0" w:color="auto"/>
        <w:bottom w:val="none" w:sz="0" w:space="0" w:color="auto"/>
        <w:right w:val="none" w:sz="0" w:space="0" w:color="auto"/>
      </w:divBdr>
    </w:div>
    <w:div w:id="509174820">
      <w:marLeft w:val="480"/>
      <w:marRight w:val="0"/>
      <w:marTop w:val="0"/>
      <w:marBottom w:val="0"/>
      <w:divBdr>
        <w:top w:val="none" w:sz="0" w:space="0" w:color="auto"/>
        <w:left w:val="none" w:sz="0" w:space="0" w:color="auto"/>
        <w:bottom w:val="none" w:sz="0" w:space="0" w:color="auto"/>
        <w:right w:val="none" w:sz="0" w:space="0" w:color="auto"/>
      </w:divBdr>
    </w:div>
    <w:div w:id="510997031">
      <w:marLeft w:val="480"/>
      <w:marRight w:val="0"/>
      <w:marTop w:val="0"/>
      <w:marBottom w:val="0"/>
      <w:divBdr>
        <w:top w:val="none" w:sz="0" w:space="0" w:color="auto"/>
        <w:left w:val="none" w:sz="0" w:space="0" w:color="auto"/>
        <w:bottom w:val="none" w:sz="0" w:space="0" w:color="auto"/>
        <w:right w:val="none" w:sz="0" w:space="0" w:color="auto"/>
      </w:divBdr>
    </w:div>
    <w:div w:id="512426735">
      <w:marLeft w:val="480"/>
      <w:marRight w:val="0"/>
      <w:marTop w:val="0"/>
      <w:marBottom w:val="0"/>
      <w:divBdr>
        <w:top w:val="none" w:sz="0" w:space="0" w:color="auto"/>
        <w:left w:val="none" w:sz="0" w:space="0" w:color="auto"/>
        <w:bottom w:val="none" w:sz="0" w:space="0" w:color="auto"/>
        <w:right w:val="none" w:sz="0" w:space="0" w:color="auto"/>
      </w:divBdr>
    </w:div>
    <w:div w:id="513960973">
      <w:marLeft w:val="480"/>
      <w:marRight w:val="0"/>
      <w:marTop w:val="0"/>
      <w:marBottom w:val="0"/>
      <w:divBdr>
        <w:top w:val="none" w:sz="0" w:space="0" w:color="auto"/>
        <w:left w:val="none" w:sz="0" w:space="0" w:color="auto"/>
        <w:bottom w:val="none" w:sz="0" w:space="0" w:color="auto"/>
        <w:right w:val="none" w:sz="0" w:space="0" w:color="auto"/>
      </w:divBdr>
    </w:div>
    <w:div w:id="513961763">
      <w:marLeft w:val="480"/>
      <w:marRight w:val="0"/>
      <w:marTop w:val="0"/>
      <w:marBottom w:val="0"/>
      <w:divBdr>
        <w:top w:val="none" w:sz="0" w:space="0" w:color="auto"/>
        <w:left w:val="none" w:sz="0" w:space="0" w:color="auto"/>
        <w:bottom w:val="none" w:sz="0" w:space="0" w:color="auto"/>
        <w:right w:val="none" w:sz="0" w:space="0" w:color="auto"/>
      </w:divBdr>
    </w:div>
    <w:div w:id="516819935">
      <w:marLeft w:val="480"/>
      <w:marRight w:val="0"/>
      <w:marTop w:val="0"/>
      <w:marBottom w:val="0"/>
      <w:divBdr>
        <w:top w:val="none" w:sz="0" w:space="0" w:color="auto"/>
        <w:left w:val="none" w:sz="0" w:space="0" w:color="auto"/>
        <w:bottom w:val="none" w:sz="0" w:space="0" w:color="auto"/>
        <w:right w:val="none" w:sz="0" w:space="0" w:color="auto"/>
      </w:divBdr>
    </w:div>
    <w:div w:id="516968732">
      <w:marLeft w:val="480"/>
      <w:marRight w:val="0"/>
      <w:marTop w:val="0"/>
      <w:marBottom w:val="0"/>
      <w:divBdr>
        <w:top w:val="none" w:sz="0" w:space="0" w:color="auto"/>
        <w:left w:val="none" w:sz="0" w:space="0" w:color="auto"/>
        <w:bottom w:val="none" w:sz="0" w:space="0" w:color="auto"/>
        <w:right w:val="none" w:sz="0" w:space="0" w:color="auto"/>
      </w:divBdr>
    </w:div>
    <w:div w:id="523322888">
      <w:marLeft w:val="480"/>
      <w:marRight w:val="0"/>
      <w:marTop w:val="0"/>
      <w:marBottom w:val="0"/>
      <w:divBdr>
        <w:top w:val="none" w:sz="0" w:space="0" w:color="auto"/>
        <w:left w:val="none" w:sz="0" w:space="0" w:color="auto"/>
        <w:bottom w:val="none" w:sz="0" w:space="0" w:color="auto"/>
        <w:right w:val="none" w:sz="0" w:space="0" w:color="auto"/>
      </w:divBdr>
    </w:div>
    <w:div w:id="523329348">
      <w:marLeft w:val="480"/>
      <w:marRight w:val="0"/>
      <w:marTop w:val="0"/>
      <w:marBottom w:val="0"/>
      <w:divBdr>
        <w:top w:val="none" w:sz="0" w:space="0" w:color="auto"/>
        <w:left w:val="none" w:sz="0" w:space="0" w:color="auto"/>
        <w:bottom w:val="none" w:sz="0" w:space="0" w:color="auto"/>
        <w:right w:val="none" w:sz="0" w:space="0" w:color="auto"/>
      </w:divBdr>
    </w:div>
    <w:div w:id="523515066">
      <w:marLeft w:val="480"/>
      <w:marRight w:val="0"/>
      <w:marTop w:val="0"/>
      <w:marBottom w:val="0"/>
      <w:divBdr>
        <w:top w:val="none" w:sz="0" w:space="0" w:color="auto"/>
        <w:left w:val="none" w:sz="0" w:space="0" w:color="auto"/>
        <w:bottom w:val="none" w:sz="0" w:space="0" w:color="auto"/>
        <w:right w:val="none" w:sz="0" w:space="0" w:color="auto"/>
      </w:divBdr>
    </w:div>
    <w:div w:id="524251850">
      <w:marLeft w:val="480"/>
      <w:marRight w:val="0"/>
      <w:marTop w:val="0"/>
      <w:marBottom w:val="0"/>
      <w:divBdr>
        <w:top w:val="none" w:sz="0" w:space="0" w:color="auto"/>
        <w:left w:val="none" w:sz="0" w:space="0" w:color="auto"/>
        <w:bottom w:val="none" w:sz="0" w:space="0" w:color="auto"/>
        <w:right w:val="none" w:sz="0" w:space="0" w:color="auto"/>
      </w:divBdr>
    </w:div>
    <w:div w:id="525218408">
      <w:marLeft w:val="480"/>
      <w:marRight w:val="0"/>
      <w:marTop w:val="0"/>
      <w:marBottom w:val="0"/>
      <w:divBdr>
        <w:top w:val="none" w:sz="0" w:space="0" w:color="auto"/>
        <w:left w:val="none" w:sz="0" w:space="0" w:color="auto"/>
        <w:bottom w:val="none" w:sz="0" w:space="0" w:color="auto"/>
        <w:right w:val="none" w:sz="0" w:space="0" w:color="auto"/>
      </w:divBdr>
    </w:div>
    <w:div w:id="526913728">
      <w:marLeft w:val="480"/>
      <w:marRight w:val="0"/>
      <w:marTop w:val="0"/>
      <w:marBottom w:val="0"/>
      <w:divBdr>
        <w:top w:val="none" w:sz="0" w:space="0" w:color="auto"/>
        <w:left w:val="none" w:sz="0" w:space="0" w:color="auto"/>
        <w:bottom w:val="none" w:sz="0" w:space="0" w:color="auto"/>
        <w:right w:val="none" w:sz="0" w:space="0" w:color="auto"/>
      </w:divBdr>
    </w:div>
    <w:div w:id="530535170">
      <w:marLeft w:val="480"/>
      <w:marRight w:val="0"/>
      <w:marTop w:val="0"/>
      <w:marBottom w:val="0"/>
      <w:divBdr>
        <w:top w:val="none" w:sz="0" w:space="0" w:color="auto"/>
        <w:left w:val="none" w:sz="0" w:space="0" w:color="auto"/>
        <w:bottom w:val="none" w:sz="0" w:space="0" w:color="auto"/>
        <w:right w:val="none" w:sz="0" w:space="0" w:color="auto"/>
      </w:divBdr>
    </w:div>
    <w:div w:id="533427268">
      <w:marLeft w:val="480"/>
      <w:marRight w:val="0"/>
      <w:marTop w:val="0"/>
      <w:marBottom w:val="0"/>
      <w:divBdr>
        <w:top w:val="none" w:sz="0" w:space="0" w:color="auto"/>
        <w:left w:val="none" w:sz="0" w:space="0" w:color="auto"/>
        <w:bottom w:val="none" w:sz="0" w:space="0" w:color="auto"/>
        <w:right w:val="none" w:sz="0" w:space="0" w:color="auto"/>
      </w:divBdr>
    </w:div>
    <w:div w:id="536164898">
      <w:marLeft w:val="480"/>
      <w:marRight w:val="0"/>
      <w:marTop w:val="0"/>
      <w:marBottom w:val="0"/>
      <w:divBdr>
        <w:top w:val="none" w:sz="0" w:space="0" w:color="auto"/>
        <w:left w:val="none" w:sz="0" w:space="0" w:color="auto"/>
        <w:bottom w:val="none" w:sz="0" w:space="0" w:color="auto"/>
        <w:right w:val="none" w:sz="0" w:space="0" w:color="auto"/>
      </w:divBdr>
    </w:div>
    <w:div w:id="536548422">
      <w:marLeft w:val="480"/>
      <w:marRight w:val="0"/>
      <w:marTop w:val="0"/>
      <w:marBottom w:val="0"/>
      <w:divBdr>
        <w:top w:val="none" w:sz="0" w:space="0" w:color="auto"/>
        <w:left w:val="none" w:sz="0" w:space="0" w:color="auto"/>
        <w:bottom w:val="none" w:sz="0" w:space="0" w:color="auto"/>
        <w:right w:val="none" w:sz="0" w:space="0" w:color="auto"/>
      </w:divBdr>
    </w:div>
    <w:div w:id="547297698">
      <w:marLeft w:val="480"/>
      <w:marRight w:val="0"/>
      <w:marTop w:val="0"/>
      <w:marBottom w:val="0"/>
      <w:divBdr>
        <w:top w:val="none" w:sz="0" w:space="0" w:color="auto"/>
        <w:left w:val="none" w:sz="0" w:space="0" w:color="auto"/>
        <w:bottom w:val="none" w:sz="0" w:space="0" w:color="auto"/>
        <w:right w:val="none" w:sz="0" w:space="0" w:color="auto"/>
      </w:divBdr>
    </w:div>
    <w:div w:id="547299968">
      <w:marLeft w:val="480"/>
      <w:marRight w:val="0"/>
      <w:marTop w:val="0"/>
      <w:marBottom w:val="0"/>
      <w:divBdr>
        <w:top w:val="none" w:sz="0" w:space="0" w:color="auto"/>
        <w:left w:val="none" w:sz="0" w:space="0" w:color="auto"/>
        <w:bottom w:val="none" w:sz="0" w:space="0" w:color="auto"/>
        <w:right w:val="none" w:sz="0" w:space="0" w:color="auto"/>
      </w:divBdr>
    </w:div>
    <w:div w:id="551617754">
      <w:marLeft w:val="480"/>
      <w:marRight w:val="0"/>
      <w:marTop w:val="0"/>
      <w:marBottom w:val="0"/>
      <w:divBdr>
        <w:top w:val="none" w:sz="0" w:space="0" w:color="auto"/>
        <w:left w:val="none" w:sz="0" w:space="0" w:color="auto"/>
        <w:bottom w:val="none" w:sz="0" w:space="0" w:color="auto"/>
        <w:right w:val="none" w:sz="0" w:space="0" w:color="auto"/>
      </w:divBdr>
    </w:div>
    <w:div w:id="554510368">
      <w:marLeft w:val="480"/>
      <w:marRight w:val="0"/>
      <w:marTop w:val="0"/>
      <w:marBottom w:val="0"/>
      <w:divBdr>
        <w:top w:val="none" w:sz="0" w:space="0" w:color="auto"/>
        <w:left w:val="none" w:sz="0" w:space="0" w:color="auto"/>
        <w:bottom w:val="none" w:sz="0" w:space="0" w:color="auto"/>
        <w:right w:val="none" w:sz="0" w:space="0" w:color="auto"/>
      </w:divBdr>
    </w:div>
    <w:div w:id="558252770">
      <w:marLeft w:val="480"/>
      <w:marRight w:val="0"/>
      <w:marTop w:val="0"/>
      <w:marBottom w:val="0"/>
      <w:divBdr>
        <w:top w:val="none" w:sz="0" w:space="0" w:color="auto"/>
        <w:left w:val="none" w:sz="0" w:space="0" w:color="auto"/>
        <w:bottom w:val="none" w:sz="0" w:space="0" w:color="auto"/>
        <w:right w:val="none" w:sz="0" w:space="0" w:color="auto"/>
      </w:divBdr>
    </w:div>
    <w:div w:id="559097392">
      <w:marLeft w:val="480"/>
      <w:marRight w:val="0"/>
      <w:marTop w:val="0"/>
      <w:marBottom w:val="0"/>
      <w:divBdr>
        <w:top w:val="none" w:sz="0" w:space="0" w:color="auto"/>
        <w:left w:val="none" w:sz="0" w:space="0" w:color="auto"/>
        <w:bottom w:val="none" w:sz="0" w:space="0" w:color="auto"/>
        <w:right w:val="none" w:sz="0" w:space="0" w:color="auto"/>
      </w:divBdr>
    </w:div>
    <w:div w:id="561840566">
      <w:marLeft w:val="480"/>
      <w:marRight w:val="0"/>
      <w:marTop w:val="0"/>
      <w:marBottom w:val="0"/>
      <w:divBdr>
        <w:top w:val="none" w:sz="0" w:space="0" w:color="auto"/>
        <w:left w:val="none" w:sz="0" w:space="0" w:color="auto"/>
        <w:bottom w:val="none" w:sz="0" w:space="0" w:color="auto"/>
        <w:right w:val="none" w:sz="0" w:space="0" w:color="auto"/>
      </w:divBdr>
    </w:div>
    <w:div w:id="563226104">
      <w:marLeft w:val="480"/>
      <w:marRight w:val="0"/>
      <w:marTop w:val="0"/>
      <w:marBottom w:val="0"/>
      <w:divBdr>
        <w:top w:val="none" w:sz="0" w:space="0" w:color="auto"/>
        <w:left w:val="none" w:sz="0" w:space="0" w:color="auto"/>
        <w:bottom w:val="none" w:sz="0" w:space="0" w:color="auto"/>
        <w:right w:val="none" w:sz="0" w:space="0" w:color="auto"/>
      </w:divBdr>
    </w:div>
    <w:div w:id="567423661">
      <w:marLeft w:val="480"/>
      <w:marRight w:val="0"/>
      <w:marTop w:val="0"/>
      <w:marBottom w:val="0"/>
      <w:divBdr>
        <w:top w:val="none" w:sz="0" w:space="0" w:color="auto"/>
        <w:left w:val="none" w:sz="0" w:space="0" w:color="auto"/>
        <w:bottom w:val="none" w:sz="0" w:space="0" w:color="auto"/>
        <w:right w:val="none" w:sz="0" w:space="0" w:color="auto"/>
      </w:divBdr>
    </w:div>
    <w:div w:id="570697121">
      <w:marLeft w:val="480"/>
      <w:marRight w:val="0"/>
      <w:marTop w:val="0"/>
      <w:marBottom w:val="0"/>
      <w:divBdr>
        <w:top w:val="none" w:sz="0" w:space="0" w:color="auto"/>
        <w:left w:val="none" w:sz="0" w:space="0" w:color="auto"/>
        <w:bottom w:val="none" w:sz="0" w:space="0" w:color="auto"/>
        <w:right w:val="none" w:sz="0" w:space="0" w:color="auto"/>
      </w:divBdr>
    </w:div>
    <w:div w:id="571546305">
      <w:marLeft w:val="480"/>
      <w:marRight w:val="0"/>
      <w:marTop w:val="0"/>
      <w:marBottom w:val="0"/>
      <w:divBdr>
        <w:top w:val="none" w:sz="0" w:space="0" w:color="auto"/>
        <w:left w:val="none" w:sz="0" w:space="0" w:color="auto"/>
        <w:bottom w:val="none" w:sz="0" w:space="0" w:color="auto"/>
        <w:right w:val="none" w:sz="0" w:space="0" w:color="auto"/>
      </w:divBdr>
    </w:div>
    <w:div w:id="574627446">
      <w:marLeft w:val="480"/>
      <w:marRight w:val="0"/>
      <w:marTop w:val="0"/>
      <w:marBottom w:val="0"/>
      <w:divBdr>
        <w:top w:val="none" w:sz="0" w:space="0" w:color="auto"/>
        <w:left w:val="none" w:sz="0" w:space="0" w:color="auto"/>
        <w:bottom w:val="none" w:sz="0" w:space="0" w:color="auto"/>
        <w:right w:val="none" w:sz="0" w:space="0" w:color="auto"/>
      </w:divBdr>
    </w:div>
    <w:div w:id="576666594">
      <w:marLeft w:val="480"/>
      <w:marRight w:val="0"/>
      <w:marTop w:val="0"/>
      <w:marBottom w:val="0"/>
      <w:divBdr>
        <w:top w:val="none" w:sz="0" w:space="0" w:color="auto"/>
        <w:left w:val="none" w:sz="0" w:space="0" w:color="auto"/>
        <w:bottom w:val="none" w:sz="0" w:space="0" w:color="auto"/>
        <w:right w:val="none" w:sz="0" w:space="0" w:color="auto"/>
      </w:divBdr>
    </w:div>
    <w:div w:id="579950218">
      <w:marLeft w:val="480"/>
      <w:marRight w:val="0"/>
      <w:marTop w:val="0"/>
      <w:marBottom w:val="0"/>
      <w:divBdr>
        <w:top w:val="none" w:sz="0" w:space="0" w:color="auto"/>
        <w:left w:val="none" w:sz="0" w:space="0" w:color="auto"/>
        <w:bottom w:val="none" w:sz="0" w:space="0" w:color="auto"/>
        <w:right w:val="none" w:sz="0" w:space="0" w:color="auto"/>
      </w:divBdr>
    </w:div>
    <w:div w:id="582683345">
      <w:marLeft w:val="480"/>
      <w:marRight w:val="0"/>
      <w:marTop w:val="0"/>
      <w:marBottom w:val="0"/>
      <w:divBdr>
        <w:top w:val="none" w:sz="0" w:space="0" w:color="auto"/>
        <w:left w:val="none" w:sz="0" w:space="0" w:color="auto"/>
        <w:bottom w:val="none" w:sz="0" w:space="0" w:color="auto"/>
        <w:right w:val="none" w:sz="0" w:space="0" w:color="auto"/>
      </w:divBdr>
    </w:div>
    <w:div w:id="583688673">
      <w:marLeft w:val="480"/>
      <w:marRight w:val="0"/>
      <w:marTop w:val="0"/>
      <w:marBottom w:val="0"/>
      <w:divBdr>
        <w:top w:val="none" w:sz="0" w:space="0" w:color="auto"/>
        <w:left w:val="none" w:sz="0" w:space="0" w:color="auto"/>
        <w:bottom w:val="none" w:sz="0" w:space="0" w:color="auto"/>
        <w:right w:val="none" w:sz="0" w:space="0" w:color="auto"/>
      </w:divBdr>
    </w:div>
    <w:div w:id="591427625">
      <w:marLeft w:val="480"/>
      <w:marRight w:val="0"/>
      <w:marTop w:val="0"/>
      <w:marBottom w:val="0"/>
      <w:divBdr>
        <w:top w:val="none" w:sz="0" w:space="0" w:color="auto"/>
        <w:left w:val="none" w:sz="0" w:space="0" w:color="auto"/>
        <w:bottom w:val="none" w:sz="0" w:space="0" w:color="auto"/>
        <w:right w:val="none" w:sz="0" w:space="0" w:color="auto"/>
      </w:divBdr>
    </w:div>
    <w:div w:id="598804383">
      <w:marLeft w:val="480"/>
      <w:marRight w:val="0"/>
      <w:marTop w:val="0"/>
      <w:marBottom w:val="0"/>
      <w:divBdr>
        <w:top w:val="none" w:sz="0" w:space="0" w:color="auto"/>
        <w:left w:val="none" w:sz="0" w:space="0" w:color="auto"/>
        <w:bottom w:val="none" w:sz="0" w:space="0" w:color="auto"/>
        <w:right w:val="none" w:sz="0" w:space="0" w:color="auto"/>
      </w:divBdr>
    </w:div>
    <w:div w:id="599994157">
      <w:marLeft w:val="480"/>
      <w:marRight w:val="0"/>
      <w:marTop w:val="0"/>
      <w:marBottom w:val="0"/>
      <w:divBdr>
        <w:top w:val="none" w:sz="0" w:space="0" w:color="auto"/>
        <w:left w:val="none" w:sz="0" w:space="0" w:color="auto"/>
        <w:bottom w:val="none" w:sz="0" w:space="0" w:color="auto"/>
        <w:right w:val="none" w:sz="0" w:space="0" w:color="auto"/>
      </w:divBdr>
    </w:div>
    <w:div w:id="600534263">
      <w:marLeft w:val="480"/>
      <w:marRight w:val="0"/>
      <w:marTop w:val="0"/>
      <w:marBottom w:val="0"/>
      <w:divBdr>
        <w:top w:val="none" w:sz="0" w:space="0" w:color="auto"/>
        <w:left w:val="none" w:sz="0" w:space="0" w:color="auto"/>
        <w:bottom w:val="none" w:sz="0" w:space="0" w:color="auto"/>
        <w:right w:val="none" w:sz="0" w:space="0" w:color="auto"/>
      </w:divBdr>
    </w:div>
    <w:div w:id="603462866">
      <w:marLeft w:val="480"/>
      <w:marRight w:val="0"/>
      <w:marTop w:val="0"/>
      <w:marBottom w:val="0"/>
      <w:divBdr>
        <w:top w:val="none" w:sz="0" w:space="0" w:color="auto"/>
        <w:left w:val="none" w:sz="0" w:space="0" w:color="auto"/>
        <w:bottom w:val="none" w:sz="0" w:space="0" w:color="auto"/>
        <w:right w:val="none" w:sz="0" w:space="0" w:color="auto"/>
      </w:divBdr>
    </w:div>
    <w:div w:id="607128032">
      <w:marLeft w:val="480"/>
      <w:marRight w:val="0"/>
      <w:marTop w:val="0"/>
      <w:marBottom w:val="0"/>
      <w:divBdr>
        <w:top w:val="none" w:sz="0" w:space="0" w:color="auto"/>
        <w:left w:val="none" w:sz="0" w:space="0" w:color="auto"/>
        <w:bottom w:val="none" w:sz="0" w:space="0" w:color="auto"/>
        <w:right w:val="none" w:sz="0" w:space="0" w:color="auto"/>
      </w:divBdr>
    </w:div>
    <w:div w:id="610094313">
      <w:marLeft w:val="480"/>
      <w:marRight w:val="0"/>
      <w:marTop w:val="0"/>
      <w:marBottom w:val="0"/>
      <w:divBdr>
        <w:top w:val="none" w:sz="0" w:space="0" w:color="auto"/>
        <w:left w:val="none" w:sz="0" w:space="0" w:color="auto"/>
        <w:bottom w:val="none" w:sz="0" w:space="0" w:color="auto"/>
        <w:right w:val="none" w:sz="0" w:space="0" w:color="auto"/>
      </w:divBdr>
    </w:div>
    <w:div w:id="611591025">
      <w:marLeft w:val="480"/>
      <w:marRight w:val="0"/>
      <w:marTop w:val="0"/>
      <w:marBottom w:val="0"/>
      <w:divBdr>
        <w:top w:val="none" w:sz="0" w:space="0" w:color="auto"/>
        <w:left w:val="none" w:sz="0" w:space="0" w:color="auto"/>
        <w:bottom w:val="none" w:sz="0" w:space="0" w:color="auto"/>
        <w:right w:val="none" w:sz="0" w:space="0" w:color="auto"/>
      </w:divBdr>
    </w:div>
    <w:div w:id="611743259">
      <w:marLeft w:val="480"/>
      <w:marRight w:val="0"/>
      <w:marTop w:val="0"/>
      <w:marBottom w:val="0"/>
      <w:divBdr>
        <w:top w:val="none" w:sz="0" w:space="0" w:color="auto"/>
        <w:left w:val="none" w:sz="0" w:space="0" w:color="auto"/>
        <w:bottom w:val="none" w:sz="0" w:space="0" w:color="auto"/>
        <w:right w:val="none" w:sz="0" w:space="0" w:color="auto"/>
      </w:divBdr>
    </w:div>
    <w:div w:id="617298524">
      <w:marLeft w:val="480"/>
      <w:marRight w:val="0"/>
      <w:marTop w:val="0"/>
      <w:marBottom w:val="0"/>
      <w:divBdr>
        <w:top w:val="none" w:sz="0" w:space="0" w:color="auto"/>
        <w:left w:val="none" w:sz="0" w:space="0" w:color="auto"/>
        <w:bottom w:val="none" w:sz="0" w:space="0" w:color="auto"/>
        <w:right w:val="none" w:sz="0" w:space="0" w:color="auto"/>
      </w:divBdr>
    </w:div>
    <w:div w:id="617370025">
      <w:marLeft w:val="480"/>
      <w:marRight w:val="0"/>
      <w:marTop w:val="0"/>
      <w:marBottom w:val="0"/>
      <w:divBdr>
        <w:top w:val="none" w:sz="0" w:space="0" w:color="auto"/>
        <w:left w:val="none" w:sz="0" w:space="0" w:color="auto"/>
        <w:bottom w:val="none" w:sz="0" w:space="0" w:color="auto"/>
        <w:right w:val="none" w:sz="0" w:space="0" w:color="auto"/>
      </w:divBdr>
    </w:div>
    <w:div w:id="617879811">
      <w:marLeft w:val="480"/>
      <w:marRight w:val="0"/>
      <w:marTop w:val="0"/>
      <w:marBottom w:val="0"/>
      <w:divBdr>
        <w:top w:val="none" w:sz="0" w:space="0" w:color="auto"/>
        <w:left w:val="none" w:sz="0" w:space="0" w:color="auto"/>
        <w:bottom w:val="none" w:sz="0" w:space="0" w:color="auto"/>
        <w:right w:val="none" w:sz="0" w:space="0" w:color="auto"/>
      </w:divBdr>
    </w:div>
    <w:div w:id="621377085">
      <w:marLeft w:val="480"/>
      <w:marRight w:val="0"/>
      <w:marTop w:val="0"/>
      <w:marBottom w:val="0"/>
      <w:divBdr>
        <w:top w:val="none" w:sz="0" w:space="0" w:color="auto"/>
        <w:left w:val="none" w:sz="0" w:space="0" w:color="auto"/>
        <w:bottom w:val="none" w:sz="0" w:space="0" w:color="auto"/>
        <w:right w:val="none" w:sz="0" w:space="0" w:color="auto"/>
      </w:divBdr>
    </w:div>
    <w:div w:id="622230728">
      <w:marLeft w:val="480"/>
      <w:marRight w:val="0"/>
      <w:marTop w:val="0"/>
      <w:marBottom w:val="0"/>
      <w:divBdr>
        <w:top w:val="none" w:sz="0" w:space="0" w:color="auto"/>
        <w:left w:val="none" w:sz="0" w:space="0" w:color="auto"/>
        <w:bottom w:val="none" w:sz="0" w:space="0" w:color="auto"/>
        <w:right w:val="none" w:sz="0" w:space="0" w:color="auto"/>
      </w:divBdr>
    </w:div>
    <w:div w:id="629476349">
      <w:marLeft w:val="480"/>
      <w:marRight w:val="0"/>
      <w:marTop w:val="0"/>
      <w:marBottom w:val="0"/>
      <w:divBdr>
        <w:top w:val="none" w:sz="0" w:space="0" w:color="auto"/>
        <w:left w:val="none" w:sz="0" w:space="0" w:color="auto"/>
        <w:bottom w:val="none" w:sz="0" w:space="0" w:color="auto"/>
        <w:right w:val="none" w:sz="0" w:space="0" w:color="auto"/>
      </w:divBdr>
    </w:div>
    <w:div w:id="634287928">
      <w:marLeft w:val="480"/>
      <w:marRight w:val="0"/>
      <w:marTop w:val="0"/>
      <w:marBottom w:val="0"/>
      <w:divBdr>
        <w:top w:val="none" w:sz="0" w:space="0" w:color="auto"/>
        <w:left w:val="none" w:sz="0" w:space="0" w:color="auto"/>
        <w:bottom w:val="none" w:sz="0" w:space="0" w:color="auto"/>
        <w:right w:val="none" w:sz="0" w:space="0" w:color="auto"/>
      </w:divBdr>
    </w:div>
    <w:div w:id="637223731">
      <w:marLeft w:val="480"/>
      <w:marRight w:val="0"/>
      <w:marTop w:val="0"/>
      <w:marBottom w:val="0"/>
      <w:divBdr>
        <w:top w:val="none" w:sz="0" w:space="0" w:color="auto"/>
        <w:left w:val="none" w:sz="0" w:space="0" w:color="auto"/>
        <w:bottom w:val="none" w:sz="0" w:space="0" w:color="auto"/>
        <w:right w:val="none" w:sz="0" w:space="0" w:color="auto"/>
      </w:divBdr>
    </w:div>
    <w:div w:id="641934467">
      <w:marLeft w:val="480"/>
      <w:marRight w:val="0"/>
      <w:marTop w:val="0"/>
      <w:marBottom w:val="0"/>
      <w:divBdr>
        <w:top w:val="none" w:sz="0" w:space="0" w:color="auto"/>
        <w:left w:val="none" w:sz="0" w:space="0" w:color="auto"/>
        <w:bottom w:val="none" w:sz="0" w:space="0" w:color="auto"/>
        <w:right w:val="none" w:sz="0" w:space="0" w:color="auto"/>
      </w:divBdr>
    </w:div>
    <w:div w:id="643465184">
      <w:marLeft w:val="480"/>
      <w:marRight w:val="0"/>
      <w:marTop w:val="0"/>
      <w:marBottom w:val="0"/>
      <w:divBdr>
        <w:top w:val="none" w:sz="0" w:space="0" w:color="auto"/>
        <w:left w:val="none" w:sz="0" w:space="0" w:color="auto"/>
        <w:bottom w:val="none" w:sz="0" w:space="0" w:color="auto"/>
        <w:right w:val="none" w:sz="0" w:space="0" w:color="auto"/>
      </w:divBdr>
    </w:div>
    <w:div w:id="645283873">
      <w:marLeft w:val="480"/>
      <w:marRight w:val="0"/>
      <w:marTop w:val="0"/>
      <w:marBottom w:val="0"/>
      <w:divBdr>
        <w:top w:val="none" w:sz="0" w:space="0" w:color="auto"/>
        <w:left w:val="none" w:sz="0" w:space="0" w:color="auto"/>
        <w:bottom w:val="none" w:sz="0" w:space="0" w:color="auto"/>
        <w:right w:val="none" w:sz="0" w:space="0" w:color="auto"/>
      </w:divBdr>
    </w:div>
    <w:div w:id="647633855">
      <w:marLeft w:val="480"/>
      <w:marRight w:val="0"/>
      <w:marTop w:val="0"/>
      <w:marBottom w:val="0"/>
      <w:divBdr>
        <w:top w:val="none" w:sz="0" w:space="0" w:color="auto"/>
        <w:left w:val="none" w:sz="0" w:space="0" w:color="auto"/>
        <w:bottom w:val="none" w:sz="0" w:space="0" w:color="auto"/>
        <w:right w:val="none" w:sz="0" w:space="0" w:color="auto"/>
      </w:divBdr>
    </w:div>
    <w:div w:id="649361663">
      <w:marLeft w:val="480"/>
      <w:marRight w:val="0"/>
      <w:marTop w:val="0"/>
      <w:marBottom w:val="0"/>
      <w:divBdr>
        <w:top w:val="none" w:sz="0" w:space="0" w:color="auto"/>
        <w:left w:val="none" w:sz="0" w:space="0" w:color="auto"/>
        <w:bottom w:val="none" w:sz="0" w:space="0" w:color="auto"/>
        <w:right w:val="none" w:sz="0" w:space="0" w:color="auto"/>
      </w:divBdr>
    </w:div>
    <w:div w:id="649940130">
      <w:marLeft w:val="480"/>
      <w:marRight w:val="0"/>
      <w:marTop w:val="0"/>
      <w:marBottom w:val="0"/>
      <w:divBdr>
        <w:top w:val="none" w:sz="0" w:space="0" w:color="auto"/>
        <w:left w:val="none" w:sz="0" w:space="0" w:color="auto"/>
        <w:bottom w:val="none" w:sz="0" w:space="0" w:color="auto"/>
        <w:right w:val="none" w:sz="0" w:space="0" w:color="auto"/>
      </w:divBdr>
    </w:div>
    <w:div w:id="650253683">
      <w:marLeft w:val="480"/>
      <w:marRight w:val="0"/>
      <w:marTop w:val="0"/>
      <w:marBottom w:val="0"/>
      <w:divBdr>
        <w:top w:val="none" w:sz="0" w:space="0" w:color="auto"/>
        <w:left w:val="none" w:sz="0" w:space="0" w:color="auto"/>
        <w:bottom w:val="none" w:sz="0" w:space="0" w:color="auto"/>
        <w:right w:val="none" w:sz="0" w:space="0" w:color="auto"/>
      </w:divBdr>
    </w:div>
    <w:div w:id="652756994">
      <w:marLeft w:val="480"/>
      <w:marRight w:val="0"/>
      <w:marTop w:val="0"/>
      <w:marBottom w:val="0"/>
      <w:divBdr>
        <w:top w:val="none" w:sz="0" w:space="0" w:color="auto"/>
        <w:left w:val="none" w:sz="0" w:space="0" w:color="auto"/>
        <w:bottom w:val="none" w:sz="0" w:space="0" w:color="auto"/>
        <w:right w:val="none" w:sz="0" w:space="0" w:color="auto"/>
      </w:divBdr>
    </w:div>
    <w:div w:id="653993872">
      <w:marLeft w:val="480"/>
      <w:marRight w:val="0"/>
      <w:marTop w:val="0"/>
      <w:marBottom w:val="0"/>
      <w:divBdr>
        <w:top w:val="none" w:sz="0" w:space="0" w:color="auto"/>
        <w:left w:val="none" w:sz="0" w:space="0" w:color="auto"/>
        <w:bottom w:val="none" w:sz="0" w:space="0" w:color="auto"/>
        <w:right w:val="none" w:sz="0" w:space="0" w:color="auto"/>
      </w:divBdr>
    </w:div>
    <w:div w:id="661932439">
      <w:marLeft w:val="480"/>
      <w:marRight w:val="0"/>
      <w:marTop w:val="0"/>
      <w:marBottom w:val="0"/>
      <w:divBdr>
        <w:top w:val="none" w:sz="0" w:space="0" w:color="auto"/>
        <w:left w:val="none" w:sz="0" w:space="0" w:color="auto"/>
        <w:bottom w:val="none" w:sz="0" w:space="0" w:color="auto"/>
        <w:right w:val="none" w:sz="0" w:space="0" w:color="auto"/>
      </w:divBdr>
    </w:div>
    <w:div w:id="664092389">
      <w:marLeft w:val="480"/>
      <w:marRight w:val="0"/>
      <w:marTop w:val="0"/>
      <w:marBottom w:val="0"/>
      <w:divBdr>
        <w:top w:val="none" w:sz="0" w:space="0" w:color="auto"/>
        <w:left w:val="none" w:sz="0" w:space="0" w:color="auto"/>
        <w:bottom w:val="none" w:sz="0" w:space="0" w:color="auto"/>
        <w:right w:val="none" w:sz="0" w:space="0" w:color="auto"/>
      </w:divBdr>
    </w:div>
    <w:div w:id="671298753">
      <w:marLeft w:val="480"/>
      <w:marRight w:val="0"/>
      <w:marTop w:val="0"/>
      <w:marBottom w:val="0"/>
      <w:divBdr>
        <w:top w:val="none" w:sz="0" w:space="0" w:color="auto"/>
        <w:left w:val="none" w:sz="0" w:space="0" w:color="auto"/>
        <w:bottom w:val="none" w:sz="0" w:space="0" w:color="auto"/>
        <w:right w:val="none" w:sz="0" w:space="0" w:color="auto"/>
      </w:divBdr>
    </w:div>
    <w:div w:id="675349997">
      <w:marLeft w:val="480"/>
      <w:marRight w:val="0"/>
      <w:marTop w:val="0"/>
      <w:marBottom w:val="0"/>
      <w:divBdr>
        <w:top w:val="none" w:sz="0" w:space="0" w:color="auto"/>
        <w:left w:val="none" w:sz="0" w:space="0" w:color="auto"/>
        <w:bottom w:val="none" w:sz="0" w:space="0" w:color="auto"/>
        <w:right w:val="none" w:sz="0" w:space="0" w:color="auto"/>
      </w:divBdr>
    </w:div>
    <w:div w:id="680132616">
      <w:marLeft w:val="480"/>
      <w:marRight w:val="0"/>
      <w:marTop w:val="0"/>
      <w:marBottom w:val="0"/>
      <w:divBdr>
        <w:top w:val="none" w:sz="0" w:space="0" w:color="auto"/>
        <w:left w:val="none" w:sz="0" w:space="0" w:color="auto"/>
        <w:bottom w:val="none" w:sz="0" w:space="0" w:color="auto"/>
        <w:right w:val="none" w:sz="0" w:space="0" w:color="auto"/>
      </w:divBdr>
    </w:div>
    <w:div w:id="682243125">
      <w:marLeft w:val="480"/>
      <w:marRight w:val="0"/>
      <w:marTop w:val="0"/>
      <w:marBottom w:val="0"/>
      <w:divBdr>
        <w:top w:val="none" w:sz="0" w:space="0" w:color="auto"/>
        <w:left w:val="none" w:sz="0" w:space="0" w:color="auto"/>
        <w:bottom w:val="none" w:sz="0" w:space="0" w:color="auto"/>
        <w:right w:val="none" w:sz="0" w:space="0" w:color="auto"/>
      </w:divBdr>
    </w:div>
    <w:div w:id="684869738">
      <w:marLeft w:val="480"/>
      <w:marRight w:val="0"/>
      <w:marTop w:val="0"/>
      <w:marBottom w:val="0"/>
      <w:divBdr>
        <w:top w:val="none" w:sz="0" w:space="0" w:color="auto"/>
        <w:left w:val="none" w:sz="0" w:space="0" w:color="auto"/>
        <w:bottom w:val="none" w:sz="0" w:space="0" w:color="auto"/>
        <w:right w:val="none" w:sz="0" w:space="0" w:color="auto"/>
      </w:divBdr>
    </w:div>
    <w:div w:id="687293141">
      <w:marLeft w:val="480"/>
      <w:marRight w:val="0"/>
      <w:marTop w:val="0"/>
      <w:marBottom w:val="0"/>
      <w:divBdr>
        <w:top w:val="none" w:sz="0" w:space="0" w:color="auto"/>
        <w:left w:val="none" w:sz="0" w:space="0" w:color="auto"/>
        <w:bottom w:val="none" w:sz="0" w:space="0" w:color="auto"/>
        <w:right w:val="none" w:sz="0" w:space="0" w:color="auto"/>
      </w:divBdr>
    </w:div>
    <w:div w:id="691687799">
      <w:marLeft w:val="480"/>
      <w:marRight w:val="0"/>
      <w:marTop w:val="0"/>
      <w:marBottom w:val="0"/>
      <w:divBdr>
        <w:top w:val="none" w:sz="0" w:space="0" w:color="auto"/>
        <w:left w:val="none" w:sz="0" w:space="0" w:color="auto"/>
        <w:bottom w:val="none" w:sz="0" w:space="0" w:color="auto"/>
        <w:right w:val="none" w:sz="0" w:space="0" w:color="auto"/>
      </w:divBdr>
    </w:div>
    <w:div w:id="691808535">
      <w:marLeft w:val="480"/>
      <w:marRight w:val="0"/>
      <w:marTop w:val="0"/>
      <w:marBottom w:val="0"/>
      <w:divBdr>
        <w:top w:val="none" w:sz="0" w:space="0" w:color="auto"/>
        <w:left w:val="none" w:sz="0" w:space="0" w:color="auto"/>
        <w:bottom w:val="none" w:sz="0" w:space="0" w:color="auto"/>
        <w:right w:val="none" w:sz="0" w:space="0" w:color="auto"/>
      </w:divBdr>
    </w:div>
    <w:div w:id="692926541">
      <w:marLeft w:val="480"/>
      <w:marRight w:val="0"/>
      <w:marTop w:val="0"/>
      <w:marBottom w:val="0"/>
      <w:divBdr>
        <w:top w:val="none" w:sz="0" w:space="0" w:color="auto"/>
        <w:left w:val="none" w:sz="0" w:space="0" w:color="auto"/>
        <w:bottom w:val="none" w:sz="0" w:space="0" w:color="auto"/>
        <w:right w:val="none" w:sz="0" w:space="0" w:color="auto"/>
      </w:divBdr>
    </w:div>
    <w:div w:id="695354200">
      <w:marLeft w:val="480"/>
      <w:marRight w:val="0"/>
      <w:marTop w:val="0"/>
      <w:marBottom w:val="0"/>
      <w:divBdr>
        <w:top w:val="none" w:sz="0" w:space="0" w:color="auto"/>
        <w:left w:val="none" w:sz="0" w:space="0" w:color="auto"/>
        <w:bottom w:val="none" w:sz="0" w:space="0" w:color="auto"/>
        <w:right w:val="none" w:sz="0" w:space="0" w:color="auto"/>
      </w:divBdr>
    </w:div>
    <w:div w:id="696589658">
      <w:marLeft w:val="480"/>
      <w:marRight w:val="0"/>
      <w:marTop w:val="0"/>
      <w:marBottom w:val="0"/>
      <w:divBdr>
        <w:top w:val="none" w:sz="0" w:space="0" w:color="auto"/>
        <w:left w:val="none" w:sz="0" w:space="0" w:color="auto"/>
        <w:bottom w:val="none" w:sz="0" w:space="0" w:color="auto"/>
        <w:right w:val="none" w:sz="0" w:space="0" w:color="auto"/>
      </w:divBdr>
    </w:div>
    <w:div w:id="698287607">
      <w:marLeft w:val="480"/>
      <w:marRight w:val="0"/>
      <w:marTop w:val="0"/>
      <w:marBottom w:val="0"/>
      <w:divBdr>
        <w:top w:val="none" w:sz="0" w:space="0" w:color="auto"/>
        <w:left w:val="none" w:sz="0" w:space="0" w:color="auto"/>
        <w:bottom w:val="none" w:sz="0" w:space="0" w:color="auto"/>
        <w:right w:val="none" w:sz="0" w:space="0" w:color="auto"/>
      </w:divBdr>
    </w:div>
    <w:div w:id="701516239">
      <w:marLeft w:val="480"/>
      <w:marRight w:val="0"/>
      <w:marTop w:val="0"/>
      <w:marBottom w:val="0"/>
      <w:divBdr>
        <w:top w:val="none" w:sz="0" w:space="0" w:color="auto"/>
        <w:left w:val="none" w:sz="0" w:space="0" w:color="auto"/>
        <w:bottom w:val="none" w:sz="0" w:space="0" w:color="auto"/>
        <w:right w:val="none" w:sz="0" w:space="0" w:color="auto"/>
      </w:divBdr>
    </w:div>
    <w:div w:id="702558244">
      <w:marLeft w:val="480"/>
      <w:marRight w:val="0"/>
      <w:marTop w:val="0"/>
      <w:marBottom w:val="0"/>
      <w:divBdr>
        <w:top w:val="none" w:sz="0" w:space="0" w:color="auto"/>
        <w:left w:val="none" w:sz="0" w:space="0" w:color="auto"/>
        <w:bottom w:val="none" w:sz="0" w:space="0" w:color="auto"/>
        <w:right w:val="none" w:sz="0" w:space="0" w:color="auto"/>
      </w:divBdr>
    </w:div>
    <w:div w:id="703139238">
      <w:marLeft w:val="480"/>
      <w:marRight w:val="0"/>
      <w:marTop w:val="0"/>
      <w:marBottom w:val="0"/>
      <w:divBdr>
        <w:top w:val="none" w:sz="0" w:space="0" w:color="auto"/>
        <w:left w:val="none" w:sz="0" w:space="0" w:color="auto"/>
        <w:bottom w:val="none" w:sz="0" w:space="0" w:color="auto"/>
        <w:right w:val="none" w:sz="0" w:space="0" w:color="auto"/>
      </w:divBdr>
    </w:div>
    <w:div w:id="703868496">
      <w:marLeft w:val="480"/>
      <w:marRight w:val="0"/>
      <w:marTop w:val="0"/>
      <w:marBottom w:val="0"/>
      <w:divBdr>
        <w:top w:val="none" w:sz="0" w:space="0" w:color="auto"/>
        <w:left w:val="none" w:sz="0" w:space="0" w:color="auto"/>
        <w:bottom w:val="none" w:sz="0" w:space="0" w:color="auto"/>
        <w:right w:val="none" w:sz="0" w:space="0" w:color="auto"/>
      </w:divBdr>
    </w:div>
    <w:div w:id="707291853">
      <w:marLeft w:val="480"/>
      <w:marRight w:val="0"/>
      <w:marTop w:val="0"/>
      <w:marBottom w:val="0"/>
      <w:divBdr>
        <w:top w:val="none" w:sz="0" w:space="0" w:color="auto"/>
        <w:left w:val="none" w:sz="0" w:space="0" w:color="auto"/>
        <w:bottom w:val="none" w:sz="0" w:space="0" w:color="auto"/>
        <w:right w:val="none" w:sz="0" w:space="0" w:color="auto"/>
      </w:divBdr>
    </w:div>
    <w:div w:id="709652555">
      <w:marLeft w:val="480"/>
      <w:marRight w:val="0"/>
      <w:marTop w:val="0"/>
      <w:marBottom w:val="0"/>
      <w:divBdr>
        <w:top w:val="none" w:sz="0" w:space="0" w:color="auto"/>
        <w:left w:val="none" w:sz="0" w:space="0" w:color="auto"/>
        <w:bottom w:val="none" w:sz="0" w:space="0" w:color="auto"/>
        <w:right w:val="none" w:sz="0" w:space="0" w:color="auto"/>
      </w:divBdr>
    </w:div>
    <w:div w:id="709766736">
      <w:marLeft w:val="480"/>
      <w:marRight w:val="0"/>
      <w:marTop w:val="0"/>
      <w:marBottom w:val="0"/>
      <w:divBdr>
        <w:top w:val="none" w:sz="0" w:space="0" w:color="auto"/>
        <w:left w:val="none" w:sz="0" w:space="0" w:color="auto"/>
        <w:bottom w:val="none" w:sz="0" w:space="0" w:color="auto"/>
        <w:right w:val="none" w:sz="0" w:space="0" w:color="auto"/>
      </w:divBdr>
    </w:div>
    <w:div w:id="711342136">
      <w:marLeft w:val="480"/>
      <w:marRight w:val="0"/>
      <w:marTop w:val="0"/>
      <w:marBottom w:val="0"/>
      <w:divBdr>
        <w:top w:val="none" w:sz="0" w:space="0" w:color="auto"/>
        <w:left w:val="none" w:sz="0" w:space="0" w:color="auto"/>
        <w:bottom w:val="none" w:sz="0" w:space="0" w:color="auto"/>
        <w:right w:val="none" w:sz="0" w:space="0" w:color="auto"/>
      </w:divBdr>
    </w:div>
    <w:div w:id="714236524">
      <w:marLeft w:val="480"/>
      <w:marRight w:val="0"/>
      <w:marTop w:val="0"/>
      <w:marBottom w:val="0"/>
      <w:divBdr>
        <w:top w:val="none" w:sz="0" w:space="0" w:color="auto"/>
        <w:left w:val="none" w:sz="0" w:space="0" w:color="auto"/>
        <w:bottom w:val="none" w:sz="0" w:space="0" w:color="auto"/>
        <w:right w:val="none" w:sz="0" w:space="0" w:color="auto"/>
      </w:divBdr>
    </w:div>
    <w:div w:id="718557223">
      <w:marLeft w:val="480"/>
      <w:marRight w:val="0"/>
      <w:marTop w:val="0"/>
      <w:marBottom w:val="0"/>
      <w:divBdr>
        <w:top w:val="none" w:sz="0" w:space="0" w:color="auto"/>
        <w:left w:val="none" w:sz="0" w:space="0" w:color="auto"/>
        <w:bottom w:val="none" w:sz="0" w:space="0" w:color="auto"/>
        <w:right w:val="none" w:sz="0" w:space="0" w:color="auto"/>
      </w:divBdr>
    </w:div>
    <w:div w:id="722294223">
      <w:marLeft w:val="480"/>
      <w:marRight w:val="0"/>
      <w:marTop w:val="0"/>
      <w:marBottom w:val="0"/>
      <w:divBdr>
        <w:top w:val="none" w:sz="0" w:space="0" w:color="auto"/>
        <w:left w:val="none" w:sz="0" w:space="0" w:color="auto"/>
        <w:bottom w:val="none" w:sz="0" w:space="0" w:color="auto"/>
        <w:right w:val="none" w:sz="0" w:space="0" w:color="auto"/>
      </w:divBdr>
    </w:div>
    <w:div w:id="726879362">
      <w:marLeft w:val="480"/>
      <w:marRight w:val="0"/>
      <w:marTop w:val="0"/>
      <w:marBottom w:val="0"/>
      <w:divBdr>
        <w:top w:val="none" w:sz="0" w:space="0" w:color="auto"/>
        <w:left w:val="none" w:sz="0" w:space="0" w:color="auto"/>
        <w:bottom w:val="none" w:sz="0" w:space="0" w:color="auto"/>
        <w:right w:val="none" w:sz="0" w:space="0" w:color="auto"/>
      </w:divBdr>
    </w:div>
    <w:div w:id="731080068">
      <w:marLeft w:val="480"/>
      <w:marRight w:val="0"/>
      <w:marTop w:val="0"/>
      <w:marBottom w:val="0"/>
      <w:divBdr>
        <w:top w:val="none" w:sz="0" w:space="0" w:color="auto"/>
        <w:left w:val="none" w:sz="0" w:space="0" w:color="auto"/>
        <w:bottom w:val="none" w:sz="0" w:space="0" w:color="auto"/>
        <w:right w:val="none" w:sz="0" w:space="0" w:color="auto"/>
      </w:divBdr>
    </w:div>
    <w:div w:id="733969624">
      <w:marLeft w:val="480"/>
      <w:marRight w:val="0"/>
      <w:marTop w:val="0"/>
      <w:marBottom w:val="0"/>
      <w:divBdr>
        <w:top w:val="none" w:sz="0" w:space="0" w:color="auto"/>
        <w:left w:val="none" w:sz="0" w:space="0" w:color="auto"/>
        <w:bottom w:val="none" w:sz="0" w:space="0" w:color="auto"/>
        <w:right w:val="none" w:sz="0" w:space="0" w:color="auto"/>
      </w:divBdr>
    </w:div>
    <w:div w:id="740064115">
      <w:marLeft w:val="480"/>
      <w:marRight w:val="0"/>
      <w:marTop w:val="0"/>
      <w:marBottom w:val="0"/>
      <w:divBdr>
        <w:top w:val="none" w:sz="0" w:space="0" w:color="auto"/>
        <w:left w:val="none" w:sz="0" w:space="0" w:color="auto"/>
        <w:bottom w:val="none" w:sz="0" w:space="0" w:color="auto"/>
        <w:right w:val="none" w:sz="0" w:space="0" w:color="auto"/>
      </w:divBdr>
    </w:div>
    <w:div w:id="743988598">
      <w:marLeft w:val="480"/>
      <w:marRight w:val="0"/>
      <w:marTop w:val="0"/>
      <w:marBottom w:val="0"/>
      <w:divBdr>
        <w:top w:val="none" w:sz="0" w:space="0" w:color="auto"/>
        <w:left w:val="none" w:sz="0" w:space="0" w:color="auto"/>
        <w:bottom w:val="none" w:sz="0" w:space="0" w:color="auto"/>
        <w:right w:val="none" w:sz="0" w:space="0" w:color="auto"/>
      </w:divBdr>
    </w:div>
    <w:div w:id="749083678">
      <w:marLeft w:val="480"/>
      <w:marRight w:val="0"/>
      <w:marTop w:val="0"/>
      <w:marBottom w:val="0"/>
      <w:divBdr>
        <w:top w:val="none" w:sz="0" w:space="0" w:color="auto"/>
        <w:left w:val="none" w:sz="0" w:space="0" w:color="auto"/>
        <w:bottom w:val="none" w:sz="0" w:space="0" w:color="auto"/>
        <w:right w:val="none" w:sz="0" w:space="0" w:color="auto"/>
      </w:divBdr>
    </w:div>
    <w:div w:id="751589635">
      <w:marLeft w:val="480"/>
      <w:marRight w:val="0"/>
      <w:marTop w:val="0"/>
      <w:marBottom w:val="0"/>
      <w:divBdr>
        <w:top w:val="none" w:sz="0" w:space="0" w:color="auto"/>
        <w:left w:val="none" w:sz="0" w:space="0" w:color="auto"/>
        <w:bottom w:val="none" w:sz="0" w:space="0" w:color="auto"/>
        <w:right w:val="none" w:sz="0" w:space="0" w:color="auto"/>
      </w:divBdr>
    </w:div>
    <w:div w:id="762384059">
      <w:marLeft w:val="480"/>
      <w:marRight w:val="0"/>
      <w:marTop w:val="0"/>
      <w:marBottom w:val="0"/>
      <w:divBdr>
        <w:top w:val="none" w:sz="0" w:space="0" w:color="auto"/>
        <w:left w:val="none" w:sz="0" w:space="0" w:color="auto"/>
        <w:bottom w:val="none" w:sz="0" w:space="0" w:color="auto"/>
        <w:right w:val="none" w:sz="0" w:space="0" w:color="auto"/>
      </w:divBdr>
    </w:div>
    <w:div w:id="762996805">
      <w:marLeft w:val="480"/>
      <w:marRight w:val="0"/>
      <w:marTop w:val="0"/>
      <w:marBottom w:val="0"/>
      <w:divBdr>
        <w:top w:val="none" w:sz="0" w:space="0" w:color="auto"/>
        <w:left w:val="none" w:sz="0" w:space="0" w:color="auto"/>
        <w:bottom w:val="none" w:sz="0" w:space="0" w:color="auto"/>
        <w:right w:val="none" w:sz="0" w:space="0" w:color="auto"/>
      </w:divBdr>
    </w:div>
    <w:div w:id="765736750">
      <w:marLeft w:val="480"/>
      <w:marRight w:val="0"/>
      <w:marTop w:val="0"/>
      <w:marBottom w:val="0"/>
      <w:divBdr>
        <w:top w:val="none" w:sz="0" w:space="0" w:color="auto"/>
        <w:left w:val="none" w:sz="0" w:space="0" w:color="auto"/>
        <w:bottom w:val="none" w:sz="0" w:space="0" w:color="auto"/>
        <w:right w:val="none" w:sz="0" w:space="0" w:color="auto"/>
      </w:divBdr>
    </w:div>
    <w:div w:id="766775009">
      <w:marLeft w:val="480"/>
      <w:marRight w:val="0"/>
      <w:marTop w:val="0"/>
      <w:marBottom w:val="0"/>
      <w:divBdr>
        <w:top w:val="none" w:sz="0" w:space="0" w:color="auto"/>
        <w:left w:val="none" w:sz="0" w:space="0" w:color="auto"/>
        <w:bottom w:val="none" w:sz="0" w:space="0" w:color="auto"/>
        <w:right w:val="none" w:sz="0" w:space="0" w:color="auto"/>
      </w:divBdr>
    </w:div>
    <w:div w:id="768355228">
      <w:marLeft w:val="480"/>
      <w:marRight w:val="0"/>
      <w:marTop w:val="0"/>
      <w:marBottom w:val="0"/>
      <w:divBdr>
        <w:top w:val="none" w:sz="0" w:space="0" w:color="auto"/>
        <w:left w:val="none" w:sz="0" w:space="0" w:color="auto"/>
        <w:bottom w:val="none" w:sz="0" w:space="0" w:color="auto"/>
        <w:right w:val="none" w:sz="0" w:space="0" w:color="auto"/>
      </w:divBdr>
    </w:div>
    <w:div w:id="770050255">
      <w:marLeft w:val="480"/>
      <w:marRight w:val="0"/>
      <w:marTop w:val="0"/>
      <w:marBottom w:val="0"/>
      <w:divBdr>
        <w:top w:val="none" w:sz="0" w:space="0" w:color="auto"/>
        <w:left w:val="none" w:sz="0" w:space="0" w:color="auto"/>
        <w:bottom w:val="none" w:sz="0" w:space="0" w:color="auto"/>
        <w:right w:val="none" w:sz="0" w:space="0" w:color="auto"/>
      </w:divBdr>
    </w:div>
    <w:div w:id="772631543">
      <w:marLeft w:val="480"/>
      <w:marRight w:val="0"/>
      <w:marTop w:val="0"/>
      <w:marBottom w:val="0"/>
      <w:divBdr>
        <w:top w:val="none" w:sz="0" w:space="0" w:color="auto"/>
        <w:left w:val="none" w:sz="0" w:space="0" w:color="auto"/>
        <w:bottom w:val="none" w:sz="0" w:space="0" w:color="auto"/>
        <w:right w:val="none" w:sz="0" w:space="0" w:color="auto"/>
      </w:divBdr>
    </w:div>
    <w:div w:id="775908975">
      <w:marLeft w:val="480"/>
      <w:marRight w:val="0"/>
      <w:marTop w:val="0"/>
      <w:marBottom w:val="0"/>
      <w:divBdr>
        <w:top w:val="none" w:sz="0" w:space="0" w:color="auto"/>
        <w:left w:val="none" w:sz="0" w:space="0" w:color="auto"/>
        <w:bottom w:val="none" w:sz="0" w:space="0" w:color="auto"/>
        <w:right w:val="none" w:sz="0" w:space="0" w:color="auto"/>
      </w:divBdr>
    </w:div>
    <w:div w:id="782964331">
      <w:marLeft w:val="480"/>
      <w:marRight w:val="0"/>
      <w:marTop w:val="0"/>
      <w:marBottom w:val="0"/>
      <w:divBdr>
        <w:top w:val="none" w:sz="0" w:space="0" w:color="auto"/>
        <w:left w:val="none" w:sz="0" w:space="0" w:color="auto"/>
        <w:bottom w:val="none" w:sz="0" w:space="0" w:color="auto"/>
        <w:right w:val="none" w:sz="0" w:space="0" w:color="auto"/>
      </w:divBdr>
    </w:div>
    <w:div w:id="783696378">
      <w:marLeft w:val="480"/>
      <w:marRight w:val="0"/>
      <w:marTop w:val="0"/>
      <w:marBottom w:val="0"/>
      <w:divBdr>
        <w:top w:val="none" w:sz="0" w:space="0" w:color="auto"/>
        <w:left w:val="none" w:sz="0" w:space="0" w:color="auto"/>
        <w:bottom w:val="none" w:sz="0" w:space="0" w:color="auto"/>
        <w:right w:val="none" w:sz="0" w:space="0" w:color="auto"/>
      </w:divBdr>
    </w:div>
    <w:div w:id="784467286">
      <w:marLeft w:val="480"/>
      <w:marRight w:val="0"/>
      <w:marTop w:val="0"/>
      <w:marBottom w:val="0"/>
      <w:divBdr>
        <w:top w:val="none" w:sz="0" w:space="0" w:color="auto"/>
        <w:left w:val="none" w:sz="0" w:space="0" w:color="auto"/>
        <w:bottom w:val="none" w:sz="0" w:space="0" w:color="auto"/>
        <w:right w:val="none" w:sz="0" w:space="0" w:color="auto"/>
      </w:divBdr>
    </w:div>
    <w:div w:id="784929167">
      <w:marLeft w:val="480"/>
      <w:marRight w:val="0"/>
      <w:marTop w:val="0"/>
      <w:marBottom w:val="0"/>
      <w:divBdr>
        <w:top w:val="none" w:sz="0" w:space="0" w:color="auto"/>
        <w:left w:val="none" w:sz="0" w:space="0" w:color="auto"/>
        <w:bottom w:val="none" w:sz="0" w:space="0" w:color="auto"/>
        <w:right w:val="none" w:sz="0" w:space="0" w:color="auto"/>
      </w:divBdr>
    </w:div>
    <w:div w:id="788663962">
      <w:marLeft w:val="480"/>
      <w:marRight w:val="0"/>
      <w:marTop w:val="0"/>
      <w:marBottom w:val="0"/>
      <w:divBdr>
        <w:top w:val="none" w:sz="0" w:space="0" w:color="auto"/>
        <w:left w:val="none" w:sz="0" w:space="0" w:color="auto"/>
        <w:bottom w:val="none" w:sz="0" w:space="0" w:color="auto"/>
        <w:right w:val="none" w:sz="0" w:space="0" w:color="auto"/>
      </w:divBdr>
    </w:div>
    <w:div w:id="790392412">
      <w:marLeft w:val="480"/>
      <w:marRight w:val="0"/>
      <w:marTop w:val="0"/>
      <w:marBottom w:val="0"/>
      <w:divBdr>
        <w:top w:val="none" w:sz="0" w:space="0" w:color="auto"/>
        <w:left w:val="none" w:sz="0" w:space="0" w:color="auto"/>
        <w:bottom w:val="none" w:sz="0" w:space="0" w:color="auto"/>
        <w:right w:val="none" w:sz="0" w:space="0" w:color="auto"/>
      </w:divBdr>
    </w:div>
    <w:div w:id="792217248">
      <w:marLeft w:val="480"/>
      <w:marRight w:val="0"/>
      <w:marTop w:val="0"/>
      <w:marBottom w:val="0"/>
      <w:divBdr>
        <w:top w:val="none" w:sz="0" w:space="0" w:color="auto"/>
        <w:left w:val="none" w:sz="0" w:space="0" w:color="auto"/>
        <w:bottom w:val="none" w:sz="0" w:space="0" w:color="auto"/>
        <w:right w:val="none" w:sz="0" w:space="0" w:color="auto"/>
      </w:divBdr>
    </w:div>
    <w:div w:id="798232452">
      <w:marLeft w:val="480"/>
      <w:marRight w:val="0"/>
      <w:marTop w:val="0"/>
      <w:marBottom w:val="0"/>
      <w:divBdr>
        <w:top w:val="none" w:sz="0" w:space="0" w:color="auto"/>
        <w:left w:val="none" w:sz="0" w:space="0" w:color="auto"/>
        <w:bottom w:val="none" w:sz="0" w:space="0" w:color="auto"/>
        <w:right w:val="none" w:sz="0" w:space="0" w:color="auto"/>
      </w:divBdr>
    </w:div>
    <w:div w:id="802426836">
      <w:marLeft w:val="480"/>
      <w:marRight w:val="0"/>
      <w:marTop w:val="0"/>
      <w:marBottom w:val="0"/>
      <w:divBdr>
        <w:top w:val="none" w:sz="0" w:space="0" w:color="auto"/>
        <w:left w:val="none" w:sz="0" w:space="0" w:color="auto"/>
        <w:bottom w:val="none" w:sz="0" w:space="0" w:color="auto"/>
        <w:right w:val="none" w:sz="0" w:space="0" w:color="auto"/>
      </w:divBdr>
    </w:div>
    <w:div w:id="802693114">
      <w:marLeft w:val="480"/>
      <w:marRight w:val="0"/>
      <w:marTop w:val="0"/>
      <w:marBottom w:val="0"/>
      <w:divBdr>
        <w:top w:val="none" w:sz="0" w:space="0" w:color="auto"/>
        <w:left w:val="none" w:sz="0" w:space="0" w:color="auto"/>
        <w:bottom w:val="none" w:sz="0" w:space="0" w:color="auto"/>
        <w:right w:val="none" w:sz="0" w:space="0" w:color="auto"/>
      </w:divBdr>
    </w:div>
    <w:div w:id="803739140">
      <w:marLeft w:val="480"/>
      <w:marRight w:val="0"/>
      <w:marTop w:val="0"/>
      <w:marBottom w:val="0"/>
      <w:divBdr>
        <w:top w:val="none" w:sz="0" w:space="0" w:color="auto"/>
        <w:left w:val="none" w:sz="0" w:space="0" w:color="auto"/>
        <w:bottom w:val="none" w:sz="0" w:space="0" w:color="auto"/>
        <w:right w:val="none" w:sz="0" w:space="0" w:color="auto"/>
      </w:divBdr>
    </w:div>
    <w:div w:id="807744990">
      <w:marLeft w:val="480"/>
      <w:marRight w:val="0"/>
      <w:marTop w:val="0"/>
      <w:marBottom w:val="0"/>
      <w:divBdr>
        <w:top w:val="none" w:sz="0" w:space="0" w:color="auto"/>
        <w:left w:val="none" w:sz="0" w:space="0" w:color="auto"/>
        <w:bottom w:val="none" w:sz="0" w:space="0" w:color="auto"/>
        <w:right w:val="none" w:sz="0" w:space="0" w:color="auto"/>
      </w:divBdr>
    </w:div>
    <w:div w:id="812991232">
      <w:marLeft w:val="480"/>
      <w:marRight w:val="0"/>
      <w:marTop w:val="0"/>
      <w:marBottom w:val="0"/>
      <w:divBdr>
        <w:top w:val="none" w:sz="0" w:space="0" w:color="auto"/>
        <w:left w:val="none" w:sz="0" w:space="0" w:color="auto"/>
        <w:bottom w:val="none" w:sz="0" w:space="0" w:color="auto"/>
        <w:right w:val="none" w:sz="0" w:space="0" w:color="auto"/>
      </w:divBdr>
    </w:div>
    <w:div w:id="815800146">
      <w:marLeft w:val="480"/>
      <w:marRight w:val="0"/>
      <w:marTop w:val="0"/>
      <w:marBottom w:val="0"/>
      <w:divBdr>
        <w:top w:val="none" w:sz="0" w:space="0" w:color="auto"/>
        <w:left w:val="none" w:sz="0" w:space="0" w:color="auto"/>
        <w:bottom w:val="none" w:sz="0" w:space="0" w:color="auto"/>
        <w:right w:val="none" w:sz="0" w:space="0" w:color="auto"/>
      </w:divBdr>
    </w:div>
    <w:div w:id="815804462">
      <w:marLeft w:val="480"/>
      <w:marRight w:val="0"/>
      <w:marTop w:val="0"/>
      <w:marBottom w:val="0"/>
      <w:divBdr>
        <w:top w:val="none" w:sz="0" w:space="0" w:color="auto"/>
        <w:left w:val="none" w:sz="0" w:space="0" w:color="auto"/>
        <w:bottom w:val="none" w:sz="0" w:space="0" w:color="auto"/>
        <w:right w:val="none" w:sz="0" w:space="0" w:color="auto"/>
      </w:divBdr>
    </w:div>
    <w:div w:id="815951151">
      <w:marLeft w:val="480"/>
      <w:marRight w:val="0"/>
      <w:marTop w:val="0"/>
      <w:marBottom w:val="0"/>
      <w:divBdr>
        <w:top w:val="none" w:sz="0" w:space="0" w:color="auto"/>
        <w:left w:val="none" w:sz="0" w:space="0" w:color="auto"/>
        <w:bottom w:val="none" w:sz="0" w:space="0" w:color="auto"/>
        <w:right w:val="none" w:sz="0" w:space="0" w:color="auto"/>
      </w:divBdr>
    </w:div>
    <w:div w:id="819813019">
      <w:marLeft w:val="480"/>
      <w:marRight w:val="0"/>
      <w:marTop w:val="0"/>
      <w:marBottom w:val="0"/>
      <w:divBdr>
        <w:top w:val="none" w:sz="0" w:space="0" w:color="auto"/>
        <w:left w:val="none" w:sz="0" w:space="0" w:color="auto"/>
        <w:bottom w:val="none" w:sz="0" w:space="0" w:color="auto"/>
        <w:right w:val="none" w:sz="0" w:space="0" w:color="auto"/>
      </w:divBdr>
    </w:div>
    <w:div w:id="821121357">
      <w:marLeft w:val="480"/>
      <w:marRight w:val="0"/>
      <w:marTop w:val="0"/>
      <w:marBottom w:val="0"/>
      <w:divBdr>
        <w:top w:val="none" w:sz="0" w:space="0" w:color="auto"/>
        <w:left w:val="none" w:sz="0" w:space="0" w:color="auto"/>
        <w:bottom w:val="none" w:sz="0" w:space="0" w:color="auto"/>
        <w:right w:val="none" w:sz="0" w:space="0" w:color="auto"/>
      </w:divBdr>
    </w:div>
    <w:div w:id="826289669">
      <w:marLeft w:val="480"/>
      <w:marRight w:val="0"/>
      <w:marTop w:val="0"/>
      <w:marBottom w:val="0"/>
      <w:divBdr>
        <w:top w:val="none" w:sz="0" w:space="0" w:color="auto"/>
        <w:left w:val="none" w:sz="0" w:space="0" w:color="auto"/>
        <w:bottom w:val="none" w:sz="0" w:space="0" w:color="auto"/>
        <w:right w:val="none" w:sz="0" w:space="0" w:color="auto"/>
      </w:divBdr>
    </w:div>
    <w:div w:id="827290541">
      <w:marLeft w:val="480"/>
      <w:marRight w:val="0"/>
      <w:marTop w:val="0"/>
      <w:marBottom w:val="0"/>
      <w:divBdr>
        <w:top w:val="none" w:sz="0" w:space="0" w:color="auto"/>
        <w:left w:val="none" w:sz="0" w:space="0" w:color="auto"/>
        <w:bottom w:val="none" w:sz="0" w:space="0" w:color="auto"/>
        <w:right w:val="none" w:sz="0" w:space="0" w:color="auto"/>
      </w:divBdr>
    </w:div>
    <w:div w:id="829903762">
      <w:marLeft w:val="480"/>
      <w:marRight w:val="0"/>
      <w:marTop w:val="0"/>
      <w:marBottom w:val="0"/>
      <w:divBdr>
        <w:top w:val="none" w:sz="0" w:space="0" w:color="auto"/>
        <w:left w:val="none" w:sz="0" w:space="0" w:color="auto"/>
        <w:bottom w:val="none" w:sz="0" w:space="0" w:color="auto"/>
        <w:right w:val="none" w:sz="0" w:space="0" w:color="auto"/>
      </w:divBdr>
    </w:div>
    <w:div w:id="831482647">
      <w:marLeft w:val="480"/>
      <w:marRight w:val="0"/>
      <w:marTop w:val="0"/>
      <w:marBottom w:val="0"/>
      <w:divBdr>
        <w:top w:val="none" w:sz="0" w:space="0" w:color="auto"/>
        <w:left w:val="none" w:sz="0" w:space="0" w:color="auto"/>
        <w:bottom w:val="none" w:sz="0" w:space="0" w:color="auto"/>
        <w:right w:val="none" w:sz="0" w:space="0" w:color="auto"/>
      </w:divBdr>
    </w:div>
    <w:div w:id="831990057">
      <w:marLeft w:val="480"/>
      <w:marRight w:val="0"/>
      <w:marTop w:val="0"/>
      <w:marBottom w:val="0"/>
      <w:divBdr>
        <w:top w:val="none" w:sz="0" w:space="0" w:color="auto"/>
        <w:left w:val="none" w:sz="0" w:space="0" w:color="auto"/>
        <w:bottom w:val="none" w:sz="0" w:space="0" w:color="auto"/>
        <w:right w:val="none" w:sz="0" w:space="0" w:color="auto"/>
      </w:divBdr>
    </w:div>
    <w:div w:id="835146853">
      <w:marLeft w:val="480"/>
      <w:marRight w:val="0"/>
      <w:marTop w:val="0"/>
      <w:marBottom w:val="0"/>
      <w:divBdr>
        <w:top w:val="none" w:sz="0" w:space="0" w:color="auto"/>
        <w:left w:val="none" w:sz="0" w:space="0" w:color="auto"/>
        <w:bottom w:val="none" w:sz="0" w:space="0" w:color="auto"/>
        <w:right w:val="none" w:sz="0" w:space="0" w:color="auto"/>
      </w:divBdr>
    </w:div>
    <w:div w:id="837963248">
      <w:marLeft w:val="480"/>
      <w:marRight w:val="0"/>
      <w:marTop w:val="0"/>
      <w:marBottom w:val="0"/>
      <w:divBdr>
        <w:top w:val="none" w:sz="0" w:space="0" w:color="auto"/>
        <w:left w:val="none" w:sz="0" w:space="0" w:color="auto"/>
        <w:bottom w:val="none" w:sz="0" w:space="0" w:color="auto"/>
        <w:right w:val="none" w:sz="0" w:space="0" w:color="auto"/>
      </w:divBdr>
    </w:div>
    <w:div w:id="842163790">
      <w:marLeft w:val="480"/>
      <w:marRight w:val="0"/>
      <w:marTop w:val="0"/>
      <w:marBottom w:val="0"/>
      <w:divBdr>
        <w:top w:val="none" w:sz="0" w:space="0" w:color="auto"/>
        <w:left w:val="none" w:sz="0" w:space="0" w:color="auto"/>
        <w:bottom w:val="none" w:sz="0" w:space="0" w:color="auto"/>
        <w:right w:val="none" w:sz="0" w:space="0" w:color="auto"/>
      </w:divBdr>
    </w:div>
    <w:div w:id="842936712">
      <w:marLeft w:val="480"/>
      <w:marRight w:val="0"/>
      <w:marTop w:val="0"/>
      <w:marBottom w:val="0"/>
      <w:divBdr>
        <w:top w:val="none" w:sz="0" w:space="0" w:color="auto"/>
        <w:left w:val="none" w:sz="0" w:space="0" w:color="auto"/>
        <w:bottom w:val="none" w:sz="0" w:space="0" w:color="auto"/>
        <w:right w:val="none" w:sz="0" w:space="0" w:color="auto"/>
      </w:divBdr>
    </w:div>
    <w:div w:id="845439936">
      <w:marLeft w:val="480"/>
      <w:marRight w:val="0"/>
      <w:marTop w:val="0"/>
      <w:marBottom w:val="0"/>
      <w:divBdr>
        <w:top w:val="none" w:sz="0" w:space="0" w:color="auto"/>
        <w:left w:val="none" w:sz="0" w:space="0" w:color="auto"/>
        <w:bottom w:val="none" w:sz="0" w:space="0" w:color="auto"/>
        <w:right w:val="none" w:sz="0" w:space="0" w:color="auto"/>
      </w:divBdr>
    </w:div>
    <w:div w:id="847409336">
      <w:marLeft w:val="480"/>
      <w:marRight w:val="0"/>
      <w:marTop w:val="0"/>
      <w:marBottom w:val="0"/>
      <w:divBdr>
        <w:top w:val="none" w:sz="0" w:space="0" w:color="auto"/>
        <w:left w:val="none" w:sz="0" w:space="0" w:color="auto"/>
        <w:bottom w:val="none" w:sz="0" w:space="0" w:color="auto"/>
        <w:right w:val="none" w:sz="0" w:space="0" w:color="auto"/>
      </w:divBdr>
    </w:div>
    <w:div w:id="848452018">
      <w:marLeft w:val="480"/>
      <w:marRight w:val="0"/>
      <w:marTop w:val="0"/>
      <w:marBottom w:val="0"/>
      <w:divBdr>
        <w:top w:val="none" w:sz="0" w:space="0" w:color="auto"/>
        <w:left w:val="none" w:sz="0" w:space="0" w:color="auto"/>
        <w:bottom w:val="none" w:sz="0" w:space="0" w:color="auto"/>
        <w:right w:val="none" w:sz="0" w:space="0" w:color="auto"/>
      </w:divBdr>
    </w:div>
    <w:div w:id="850679565">
      <w:marLeft w:val="480"/>
      <w:marRight w:val="0"/>
      <w:marTop w:val="0"/>
      <w:marBottom w:val="0"/>
      <w:divBdr>
        <w:top w:val="none" w:sz="0" w:space="0" w:color="auto"/>
        <w:left w:val="none" w:sz="0" w:space="0" w:color="auto"/>
        <w:bottom w:val="none" w:sz="0" w:space="0" w:color="auto"/>
        <w:right w:val="none" w:sz="0" w:space="0" w:color="auto"/>
      </w:divBdr>
    </w:div>
    <w:div w:id="853030575">
      <w:marLeft w:val="480"/>
      <w:marRight w:val="0"/>
      <w:marTop w:val="0"/>
      <w:marBottom w:val="0"/>
      <w:divBdr>
        <w:top w:val="none" w:sz="0" w:space="0" w:color="auto"/>
        <w:left w:val="none" w:sz="0" w:space="0" w:color="auto"/>
        <w:bottom w:val="none" w:sz="0" w:space="0" w:color="auto"/>
        <w:right w:val="none" w:sz="0" w:space="0" w:color="auto"/>
      </w:divBdr>
    </w:div>
    <w:div w:id="854615189">
      <w:marLeft w:val="480"/>
      <w:marRight w:val="0"/>
      <w:marTop w:val="0"/>
      <w:marBottom w:val="0"/>
      <w:divBdr>
        <w:top w:val="none" w:sz="0" w:space="0" w:color="auto"/>
        <w:left w:val="none" w:sz="0" w:space="0" w:color="auto"/>
        <w:bottom w:val="none" w:sz="0" w:space="0" w:color="auto"/>
        <w:right w:val="none" w:sz="0" w:space="0" w:color="auto"/>
      </w:divBdr>
    </w:div>
    <w:div w:id="855728484">
      <w:marLeft w:val="480"/>
      <w:marRight w:val="0"/>
      <w:marTop w:val="0"/>
      <w:marBottom w:val="0"/>
      <w:divBdr>
        <w:top w:val="none" w:sz="0" w:space="0" w:color="auto"/>
        <w:left w:val="none" w:sz="0" w:space="0" w:color="auto"/>
        <w:bottom w:val="none" w:sz="0" w:space="0" w:color="auto"/>
        <w:right w:val="none" w:sz="0" w:space="0" w:color="auto"/>
      </w:divBdr>
    </w:div>
    <w:div w:id="861632976">
      <w:marLeft w:val="480"/>
      <w:marRight w:val="0"/>
      <w:marTop w:val="0"/>
      <w:marBottom w:val="0"/>
      <w:divBdr>
        <w:top w:val="none" w:sz="0" w:space="0" w:color="auto"/>
        <w:left w:val="none" w:sz="0" w:space="0" w:color="auto"/>
        <w:bottom w:val="none" w:sz="0" w:space="0" w:color="auto"/>
        <w:right w:val="none" w:sz="0" w:space="0" w:color="auto"/>
      </w:divBdr>
    </w:div>
    <w:div w:id="861818010">
      <w:marLeft w:val="480"/>
      <w:marRight w:val="0"/>
      <w:marTop w:val="0"/>
      <w:marBottom w:val="0"/>
      <w:divBdr>
        <w:top w:val="none" w:sz="0" w:space="0" w:color="auto"/>
        <w:left w:val="none" w:sz="0" w:space="0" w:color="auto"/>
        <w:bottom w:val="none" w:sz="0" w:space="0" w:color="auto"/>
        <w:right w:val="none" w:sz="0" w:space="0" w:color="auto"/>
      </w:divBdr>
    </w:div>
    <w:div w:id="862472651">
      <w:marLeft w:val="480"/>
      <w:marRight w:val="0"/>
      <w:marTop w:val="0"/>
      <w:marBottom w:val="0"/>
      <w:divBdr>
        <w:top w:val="none" w:sz="0" w:space="0" w:color="auto"/>
        <w:left w:val="none" w:sz="0" w:space="0" w:color="auto"/>
        <w:bottom w:val="none" w:sz="0" w:space="0" w:color="auto"/>
        <w:right w:val="none" w:sz="0" w:space="0" w:color="auto"/>
      </w:divBdr>
    </w:div>
    <w:div w:id="870338593">
      <w:marLeft w:val="480"/>
      <w:marRight w:val="0"/>
      <w:marTop w:val="0"/>
      <w:marBottom w:val="0"/>
      <w:divBdr>
        <w:top w:val="none" w:sz="0" w:space="0" w:color="auto"/>
        <w:left w:val="none" w:sz="0" w:space="0" w:color="auto"/>
        <w:bottom w:val="none" w:sz="0" w:space="0" w:color="auto"/>
        <w:right w:val="none" w:sz="0" w:space="0" w:color="auto"/>
      </w:divBdr>
    </w:div>
    <w:div w:id="872376707">
      <w:marLeft w:val="480"/>
      <w:marRight w:val="0"/>
      <w:marTop w:val="0"/>
      <w:marBottom w:val="0"/>
      <w:divBdr>
        <w:top w:val="none" w:sz="0" w:space="0" w:color="auto"/>
        <w:left w:val="none" w:sz="0" w:space="0" w:color="auto"/>
        <w:bottom w:val="none" w:sz="0" w:space="0" w:color="auto"/>
        <w:right w:val="none" w:sz="0" w:space="0" w:color="auto"/>
      </w:divBdr>
    </w:div>
    <w:div w:id="873423383">
      <w:marLeft w:val="480"/>
      <w:marRight w:val="0"/>
      <w:marTop w:val="0"/>
      <w:marBottom w:val="0"/>
      <w:divBdr>
        <w:top w:val="none" w:sz="0" w:space="0" w:color="auto"/>
        <w:left w:val="none" w:sz="0" w:space="0" w:color="auto"/>
        <w:bottom w:val="none" w:sz="0" w:space="0" w:color="auto"/>
        <w:right w:val="none" w:sz="0" w:space="0" w:color="auto"/>
      </w:divBdr>
    </w:div>
    <w:div w:id="874930458">
      <w:marLeft w:val="480"/>
      <w:marRight w:val="0"/>
      <w:marTop w:val="0"/>
      <w:marBottom w:val="0"/>
      <w:divBdr>
        <w:top w:val="none" w:sz="0" w:space="0" w:color="auto"/>
        <w:left w:val="none" w:sz="0" w:space="0" w:color="auto"/>
        <w:bottom w:val="none" w:sz="0" w:space="0" w:color="auto"/>
        <w:right w:val="none" w:sz="0" w:space="0" w:color="auto"/>
      </w:divBdr>
    </w:div>
    <w:div w:id="883756282">
      <w:marLeft w:val="480"/>
      <w:marRight w:val="0"/>
      <w:marTop w:val="0"/>
      <w:marBottom w:val="0"/>
      <w:divBdr>
        <w:top w:val="none" w:sz="0" w:space="0" w:color="auto"/>
        <w:left w:val="none" w:sz="0" w:space="0" w:color="auto"/>
        <w:bottom w:val="none" w:sz="0" w:space="0" w:color="auto"/>
        <w:right w:val="none" w:sz="0" w:space="0" w:color="auto"/>
      </w:divBdr>
    </w:div>
    <w:div w:id="884680959">
      <w:marLeft w:val="480"/>
      <w:marRight w:val="0"/>
      <w:marTop w:val="0"/>
      <w:marBottom w:val="0"/>
      <w:divBdr>
        <w:top w:val="none" w:sz="0" w:space="0" w:color="auto"/>
        <w:left w:val="none" w:sz="0" w:space="0" w:color="auto"/>
        <w:bottom w:val="none" w:sz="0" w:space="0" w:color="auto"/>
        <w:right w:val="none" w:sz="0" w:space="0" w:color="auto"/>
      </w:divBdr>
    </w:div>
    <w:div w:id="884832517">
      <w:marLeft w:val="480"/>
      <w:marRight w:val="0"/>
      <w:marTop w:val="0"/>
      <w:marBottom w:val="0"/>
      <w:divBdr>
        <w:top w:val="none" w:sz="0" w:space="0" w:color="auto"/>
        <w:left w:val="none" w:sz="0" w:space="0" w:color="auto"/>
        <w:bottom w:val="none" w:sz="0" w:space="0" w:color="auto"/>
        <w:right w:val="none" w:sz="0" w:space="0" w:color="auto"/>
      </w:divBdr>
    </w:div>
    <w:div w:id="886799012">
      <w:marLeft w:val="480"/>
      <w:marRight w:val="0"/>
      <w:marTop w:val="0"/>
      <w:marBottom w:val="0"/>
      <w:divBdr>
        <w:top w:val="none" w:sz="0" w:space="0" w:color="auto"/>
        <w:left w:val="none" w:sz="0" w:space="0" w:color="auto"/>
        <w:bottom w:val="none" w:sz="0" w:space="0" w:color="auto"/>
        <w:right w:val="none" w:sz="0" w:space="0" w:color="auto"/>
      </w:divBdr>
    </w:div>
    <w:div w:id="889535543">
      <w:marLeft w:val="480"/>
      <w:marRight w:val="0"/>
      <w:marTop w:val="0"/>
      <w:marBottom w:val="0"/>
      <w:divBdr>
        <w:top w:val="none" w:sz="0" w:space="0" w:color="auto"/>
        <w:left w:val="none" w:sz="0" w:space="0" w:color="auto"/>
        <w:bottom w:val="none" w:sz="0" w:space="0" w:color="auto"/>
        <w:right w:val="none" w:sz="0" w:space="0" w:color="auto"/>
      </w:divBdr>
    </w:div>
    <w:div w:id="890312152">
      <w:marLeft w:val="480"/>
      <w:marRight w:val="0"/>
      <w:marTop w:val="0"/>
      <w:marBottom w:val="0"/>
      <w:divBdr>
        <w:top w:val="none" w:sz="0" w:space="0" w:color="auto"/>
        <w:left w:val="none" w:sz="0" w:space="0" w:color="auto"/>
        <w:bottom w:val="none" w:sz="0" w:space="0" w:color="auto"/>
        <w:right w:val="none" w:sz="0" w:space="0" w:color="auto"/>
      </w:divBdr>
    </w:div>
    <w:div w:id="894388672">
      <w:marLeft w:val="480"/>
      <w:marRight w:val="0"/>
      <w:marTop w:val="0"/>
      <w:marBottom w:val="0"/>
      <w:divBdr>
        <w:top w:val="none" w:sz="0" w:space="0" w:color="auto"/>
        <w:left w:val="none" w:sz="0" w:space="0" w:color="auto"/>
        <w:bottom w:val="none" w:sz="0" w:space="0" w:color="auto"/>
        <w:right w:val="none" w:sz="0" w:space="0" w:color="auto"/>
      </w:divBdr>
    </w:div>
    <w:div w:id="894507819">
      <w:marLeft w:val="480"/>
      <w:marRight w:val="0"/>
      <w:marTop w:val="0"/>
      <w:marBottom w:val="0"/>
      <w:divBdr>
        <w:top w:val="none" w:sz="0" w:space="0" w:color="auto"/>
        <w:left w:val="none" w:sz="0" w:space="0" w:color="auto"/>
        <w:bottom w:val="none" w:sz="0" w:space="0" w:color="auto"/>
        <w:right w:val="none" w:sz="0" w:space="0" w:color="auto"/>
      </w:divBdr>
    </w:div>
    <w:div w:id="895238546">
      <w:marLeft w:val="480"/>
      <w:marRight w:val="0"/>
      <w:marTop w:val="0"/>
      <w:marBottom w:val="0"/>
      <w:divBdr>
        <w:top w:val="none" w:sz="0" w:space="0" w:color="auto"/>
        <w:left w:val="none" w:sz="0" w:space="0" w:color="auto"/>
        <w:bottom w:val="none" w:sz="0" w:space="0" w:color="auto"/>
        <w:right w:val="none" w:sz="0" w:space="0" w:color="auto"/>
      </w:divBdr>
    </w:div>
    <w:div w:id="897941206">
      <w:marLeft w:val="480"/>
      <w:marRight w:val="0"/>
      <w:marTop w:val="0"/>
      <w:marBottom w:val="0"/>
      <w:divBdr>
        <w:top w:val="none" w:sz="0" w:space="0" w:color="auto"/>
        <w:left w:val="none" w:sz="0" w:space="0" w:color="auto"/>
        <w:bottom w:val="none" w:sz="0" w:space="0" w:color="auto"/>
        <w:right w:val="none" w:sz="0" w:space="0" w:color="auto"/>
      </w:divBdr>
    </w:div>
    <w:div w:id="901673080">
      <w:marLeft w:val="480"/>
      <w:marRight w:val="0"/>
      <w:marTop w:val="0"/>
      <w:marBottom w:val="0"/>
      <w:divBdr>
        <w:top w:val="none" w:sz="0" w:space="0" w:color="auto"/>
        <w:left w:val="none" w:sz="0" w:space="0" w:color="auto"/>
        <w:bottom w:val="none" w:sz="0" w:space="0" w:color="auto"/>
        <w:right w:val="none" w:sz="0" w:space="0" w:color="auto"/>
      </w:divBdr>
    </w:div>
    <w:div w:id="907033050">
      <w:marLeft w:val="480"/>
      <w:marRight w:val="0"/>
      <w:marTop w:val="0"/>
      <w:marBottom w:val="0"/>
      <w:divBdr>
        <w:top w:val="none" w:sz="0" w:space="0" w:color="auto"/>
        <w:left w:val="none" w:sz="0" w:space="0" w:color="auto"/>
        <w:bottom w:val="none" w:sz="0" w:space="0" w:color="auto"/>
        <w:right w:val="none" w:sz="0" w:space="0" w:color="auto"/>
      </w:divBdr>
    </w:div>
    <w:div w:id="909537842">
      <w:marLeft w:val="480"/>
      <w:marRight w:val="0"/>
      <w:marTop w:val="0"/>
      <w:marBottom w:val="0"/>
      <w:divBdr>
        <w:top w:val="none" w:sz="0" w:space="0" w:color="auto"/>
        <w:left w:val="none" w:sz="0" w:space="0" w:color="auto"/>
        <w:bottom w:val="none" w:sz="0" w:space="0" w:color="auto"/>
        <w:right w:val="none" w:sz="0" w:space="0" w:color="auto"/>
      </w:divBdr>
    </w:div>
    <w:div w:id="911308267">
      <w:marLeft w:val="480"/>
      <w:marRight w:val="0"/>
      <w:marTop w:val="0"/>
      <w:marBottom w:val="0"/>
      <w:divBdr>
        <w:top w:val="none" w:sz="0" w:space="0" w:color="auto"/>
        <w:left w:val="none" w:sz="0" w:space="0" w:color="auto"/>
        <w:bottom w:val="none" w:sz="0" w:space="0" w:color="auto"/>
        <w:right w:val="none" w:sz="0" w:space="0" w:color="auto"/>
      </w:divBdr>
    </w:div>
    <w:div w:id="913469404">
      <w:marLeft w:val="480"/>
      <w:marRight w:val="0"/>
      <w:marTop w:val="0"/>
      <w:marBottom w:val="0"/>
      <w:divBdr>
        <w:top w:val="none" w:sz="0" w:space="0" w:color="auto"/>
        <w:left w:val="none" w:sz="0" w:space="0" w:color="auto"/>
        <w:bottom w:val="none" w:sz="0" w:space="0" w:color="auto"/>
        <w:right w:val="none" w:sz="0" w:space="0" w:color="auto"/>
      </w:divBdr>
    </w:div>
    <w:div w:id="916550971">
      <w:marLeft w:val="480"/>
      <w:marRight w:val="0"/>
      <w:marTop w:val="0"/>
      <w:marBottom w:val="0"/>
      <w:divBdr>
        <w:top w:val="none" w:sz="0" w:space="0" w:color="auto"/>
        <w:left w:val="none" w:sz="0" w:space="0" w:color="auto"/>
        <w:bottom w:val="none" w:sz="0" w:space="0" w:color="auto"/>
        <w:right w:val="none" w:sz="0" w:space="0" w:color="auto"/>
      </w:divBdr>
    </w:div>
    <w:div w:id="918370684">
      <w:marLeft w:val="480"/>
      <w:marRight w:val="0"/>
      <w:marTop w:val="0"/>
      <w:marBottom w:val="0"/>
      <w:divBdr>
        <w:top w:val="none" w:sz="0" w:space="0" w:color="auto"/>
        <w:left w:val="none" w:sz="0" w:space="0" w:color="auto"/>
        <w:bottom w:val="none" w:sz="0" w:space="0" w:color="auto"/>
        <w:right w:val="none" w:sz="0" w:space="0" w:color="auto"/>
      </w:divBdr>
    </w:div>
    <w:div w:id="918713518">
      <w:marLeft w:val="480"/>
      <w:marRight w:val="0"/>
      <w:marTop w:val="0"/>
      <w:marBottom w:val="0"/>
      <w:divBdr>
        <w:top w:val="none" w:sz="0" w:space="0" w:color="auto"/>
        <w:left w:val="none" w:sz="0" w:space="0" w:color="auto"/>
        <w:bottom w:val="none" w:sz="0" w:space="0" w:color="auto"/>
        <w:right w:val="none" w:sz="0" w:space="0" w:color="auto"/>
      </w:divBdr>
    </w:div>
    <w:div w:id="919213999">
      <w:marLeft w:val="480"/>
      <w:marRight w:val="0"/>
      <w:marTop w:val="0"/>
      <w:marBottom w:val="0"/>
      <w:divBdr>
        <w:top w:val="none" w:sz="0" w:space="0" w:color="auto"/>
        <w:left w:val="none" w:sz="0" w:space="0" w:color="auto"/>
        <w:bottom w:val="none" w:sz="0" w:space="0" w:color="auto"/>
        <w:right w:val="none" w:sz="0" w:space="0" w:color="auto"/>
      </w:divBdr>
    </w:div>
    <w:div w:id="921331999">
      <w:marLeft w:val="480"/>
      <w:marRight w:val="0"/>
      <w:marTop w:val="0"/>
      <w:marBottom w:val="0"/>
      <w:divBdr>
        <w:top w:val="none" w:sz="0" w:space="0" w:color="auto"/>
        <w:left w:val="none" w:sz="0" w:space="0" w:color="auto"/>
        <w:bottom w:val="none" w:sz="0" w:space="0" w:color="auto"/>
        <w:right w:val="none" w:sz="0" w:space="0" w:color="auto"/>
      </w:divBdr>
    </w:div>
    <w:div w:id="926695710">
      <w:marLeft w:val="480"/>
      <w:marRight w:val="0"/>
      <w:marTop w:val="0"/>
      <w:marBottom w:val="0"/>
      <w:divBdr>
        <w:top w:val="none" w:sz="0" w:space="0" w:color="auto"/>
        <w:left w:val="none" w:sz="0" w:space="0" w:color="auto"/>
        <w:bottom w:val="none" w:sz="0" w:space="0" w:color="auto"/>
        <w:right w:val="none" w:sz="0" w:space="0" w:color="auto"/>
      </w:divBdr>
    </w:div>
    <w:div w:id="930815686">
      <w:marLeft w:val="480"/>
      <w:marRight w:val="0"/>
      <w:marTop w:val="0"/>
      <w:marBottom w:val="0"/>
      <w:divBdr>
        <w:top w:val="none" w:sz="0" w:space="0" w:color="auto"/>
        <w:left w:val="none" w:sz="0" w:space="0" w:color="auto"/>
        <w:bottom w:val="none" w:sz="0" w:space="0" w:color="auto"/>
        <w:right w:val="none" w:sz="0" w:space="0" w:color="auto"/>
      </w:divBdr>
    </w:div>
    <w:div w:id="932858498">
      <w:marLeft w:val="480"/>
      <w:marRight w:val="0"/>
      <w:marTop w:val="0"/>
      <w:marBottom w:val="0"/>
      <w:divBdr>
        <w:top w:val="none" w:sz="0" w:space="0" w:color="auto"/>
        <w:left w:val="none" w:sz="0" w:space="0" w:color="auto"/>
        <w:bottom w:val="none" w:sz="0" w:space="0" w:color="auto"/>
        <w:right w:val="none" w:sz="0" w:space="0" w:color="auto"/>
      </w:divBdr>
    </w:div>
    <w:div w:id="934361361">
      <w:marLeft w:val="480"/>
      <w:marRight w:val="0"/>
      <w:marTop w:val="0"/>
      <w:marBottom w:val="0"/>
      <w:divBdr>
        <w:top w:val="none" w:sz="0" w:space="0" w:color="auto"/>
        <w:left w:val="none" w:sz="0" w:space="0" w:color="auto"/>
        <w:bottom w:val="none" w:sz="0" w:space="0" w:color="auto"/>
        <w:right w:val="none" w:sz="0" w:space="0" w:color="auto"/>
      </w:divBdr>
    </w:div>
    <w:div w:id="934947322">
      <w:marLeft w:val="480"/>
      <w:marRight w:val="0"/>
      <w:marTop w:val="0"/>
      <w:marBottom w:val="0"/>
      <w:divBdr>
        <w:top w:val="none" w:sz="0" w:space="0" w:color="auto"/>
        <w:left w:val="none" w:sz="0" w:space="0" w:color="auto"/>
        <w:bottom w:val="none" w:sz="0" w:space="0" w:color="auto"/>
        <w:right w:val="none" w:sz="0" w:space="0" w:color="auto"/>
      </w:divBdr>
    </w:div>
    <w:div w:id="935216111">
      <w:marLeft w:val="480"/>
      <w:marRight w:val="0"/>
      <w:marTop w:val="0"/>
      <w:marBottom w:val="0"/>
      <w:divBdr>
        <w:top w:val="none" w:sz="0" w:space="0" w:color="auto"/>
        <w:left w:val="none" w:sz="0" w:space="0" w:color="auto"/>
        <w:bottom w:val="none" w:sz="0" w:space="0" w:color="auto"/>
        <w:right w:val="none" w:sz="0" w:space="0" w:color="auto"/>
      </w:divBdr>
    </w:div>
    <w:div w:id="937327454">
      <w:marLeft w:val="480"/>
      <w:marRight w:val="0"/>
      <w:marTop w:val="0"/>
      <w:marBottom w:val="0"/>
      <w:divBdr>
        <w:top w:val="none" w:sz="0" w:space="0" w:color="auto"/>
        <w:left w:val="none" w:sz="0" w:space="0" w:color="auto"/>
        <w:bottom w:val="none" w:sz="0" w:space="0" w:color="auto"/>
        <w:right w:val="none" w:sz="0" w:space="0" w:color="auto"/>
      </w:divBdr>
    </w:div>
    <w:div w:id="938367921">
      <w:marLeft w:val="480"/>
      <w:marRight w:val="0"/>
      <w:marTop w:val="0"/>
      <w:marBottom w:val="0"/>
      <w:divBdr>
        <w:top w:val="none" w:sz="0" w:space="0" w:color="auto"/>
        <w:left w:val="none" w:sz="0" w:space="0" w:color="auto"/>
        <w:bottom w:val="none" w:sz="0" w:space="0" w:color="auto"/>
        <w:right w:val="none" w:sz="0" w:space="0" w:color="auto"/>
      </w:divBdr>
    </w:div>
    <w:div w:id="945581280">
      <w:marLeft w:val="480"/>
      <w:marRight w:val="0"/>
      <w:marTop w:val="0"/>
      <w:marBottom w:val="0"/>
      <w:divBdr>
        <w:top w:val="none" w:sz="0" w:space="0" w:color="auto"/>
        <w:left w:val="none" w:sz="0" w:space="0" w:color="auto"/>
        <w:bottom w:val="none" w:sz="0" w:space="0" w:color="auto"/>
        <w:right w:val="none" w:sz="0" w:space="0" w:color="auto"/>
      </w:divBdr>
    </w:div>
    <w:div w:id="947347263">
      <w:marLeft w:val="480"/>
      <w:marRight w:val="0"/>
      <w:marTop w:val="0"/>
      <w:marBottom w:val="0"/>
      <w:divBdr>
        <w:top w:val="none" w:sz="0" w:space="0" w:color="auto"/>
        <w:left w:val="none" w:sz="0" w:space="0" w:color="auto"/>
        <w:bottom w:val="none" w:sz="0" w:space="0" w:color="auto"/>
        <w:right w:val="none" w:sz="0" w:space="0" w:color="auto"/>
      </w:divBdr>
    </w:div>
    <w:div w:id="948009125">
      <w:marLeft w:val="480"/>
      <w:marRight w:val="0"/>
      <w:marTop w:val="0"/>
      <w:marBottom w:val="0"/>
      <w:divBdr>
        <w:top w:val="none" w:sz="0" w:space="0" w:color="auto"/>
        <w:left w:val="none" w:sz="0" w:space="0" w:color="auto"/>
        <w:bottom w:val="none" w:sz="0" w:space="0" w:color="auto"/>
        <w:right w:val="none" w:sz="0" w:space="0" w:color="auto"/>
      </w:divBdr>
    </w:div>
    <w:div w:id="951089108">
      <w:marLeft w:val="480"/>
      <w:marRight w:val="0"/>
      <w:marTop w:val="0"/>
      <w:marBottom w:val="0"/>
      <w:divBdr>
        <w:top w:val="none" w:sz="0" w:space="0" w:color="auto"/>
        <w:left w:val="none" w:sz="0" w:space="0" w:color="auto"/>
        <w:bottom w:val="none" w:sz="0" w:space="0" w:color="auto"/>
        <w:right w:val="none" w:sz="0" w:space="0" w:color="auto"/>
      </w:divBdr>
    </w:div>
    <w:div w:id="956760772">
      <w:marLeft w:val="480"/>
      <w:marRight w:val="0"/>
      <w:marTop w:val="0"/>
      <w:marBottom w:val="0"/>
      <w:divBdr>
        <w:top w:val="none" w:sz="0" w:space="0" w:color="auto"/>
        <w:left w:val="none" w:sz="0" w:space="0" w:color="auto"/>
        <w:bottom w:val="none" w:sz="0" w:space="0" w:color="auto"/>
        <w:right w:val="none" w:sz="0" w:space="0" w:color="auto"/>
      </w:divBdr>
    </w:div>
    <w:div w:id="960382670">
      <w:marLeft w:val="480"/>
      <w:marRight w:val="0"/>
      <w:marTop w:val="0"/>
      <w:marBottom w:val="0"/>
      <w:divBdr>
        <w:top w:val="none" w:sz="0" w:space="0" w:color="auto"/>
        <w:left w:val="none" w:sz="0" w:space="0" w:color="auto"/>
        <w:bottom w:val="none" w:sz="0" w:space="0" w:color="auto"/>
        <w:right w:val="none" w:sz="0" w:space="0" w:color="auto"/>
      </w:divBdr>
    </w:div>
    <w:div w:id="961109647">
      <w:marLeft w:val="480"/>
      <w:marRight w:val="0"/>
      <w:marTop w:val="0"/>
      <w:marBottom w:val="0"/>
      <w:divBdr>
        <w:top w:val="none" w:sz="0" w:space="0" w:color="auto"/>
        <w:left w:val="none" w:sz="0" w:space="0" w:color="auto"/>
        <w:bottom w:val="none" w:sz="0" w:space="0" w:color="auto"/>
        <w:right w:val="none" w:sz="0" w:space="0" w:color="auto"/>
      </w:divBdr>
    </w:div>
    <w:div w:id="964386589">
      <w:marLeft w:val="480"/>
      <w:marRight w:val="0"/>
      <w:marTop w:val="0"/>
      <w:marBottom w:val="0"/>
      <w:divBdr>
        <w:top w:val="none" w:sz="0" w:space="0" w:color="auto"/>
        <w:left w:val="none" w:sz="0" w:space="0" w:color="auto"/>
        <w:bottom w:val="none" w:sz="0" w:space="0" w:color="auto"/>
        <w:right w:val="none" w:sz="0" w:space="0" w:color="auto"/>
      </w:divBdr>
    </w:div>
    <w:div w:id="964892744">
      <w:marLeft w:val="480"/>
      <w:marRight w:val="0"/>
      <w:marTop w:val="0"/>
      <w:marBottom w:val="0"/>
      <w:divBdr>
        <w:top w:val="none" w:sz="0" w:space="0" w:color="auto"/>
        <w:left w:val="none" w:sz="0" w:space="0" w:color="auto"/>
        <w:bottom w:val="none" w:sz="0" w:space="0" w:color="auto"/>
        <w:right w:val="none" w:sz="0" w:space="0" w:color="auto"/>
      </w:divBdr>
    </w:div>
    <w:div w:id="965892574">
      <w:marLeft w:val="480"/>
      <w:marRight w:val="0"/>
      <w:marTop w:val="0"/>
      <w:marBottom w:val="0"/>
      <w:divBdr>
        <w:top w:val="none" w:sz="0" w:space="0" w:color="auto"/>
        <w:left w:val="none" w:sz="0" w:space="0" w:color="auto"/>
        <w:bottom w:val="none" w:sz="0" w:space="0" w:color="auto"/>
        <w:right w:val="none" w:sz="0" w:space="0" w:color="auto"/>
      </w:divBdr>
    </w:div>
    <w:div w:id="969164755">
      <w:marLeft w:val="480"/>
      <w:marRight w:val="0"/>
      <w:marTop w:val="0"/>
      <w:marBottom w:val="0"/>
      <w:divBdr>
        <w:top w:val="none" w:sz="0" w:space="0" w:color="auto"/>
        <w:left w:val="none" w:sz="0" w:space="0" w:color="auto"/>
        <w:bottom w:val="none" w:sz="0" w:space="0" w:color="auto"/>
        <w:right w:val="none" w:sz="0" w:space="0" w:color="auto"/>
      </w:divBdr>
    </w:div>
    <w:div w:id="973558084">
      <w:marLeft w:val="480"/>
      <w:marRight w:val="0"/>
      <w:marTop w:val="0"/>
      <w:marBottom w:val="0"/>
      <w:divBdr>
        <w:top w:val="none" w:sz="0" w:space="0" w:color="auto"/>
        <w:left w:val="none" w:sz="0" w:space="0" w:color="auto"/>
        <w:bottom w:val="none" w:sz="0" w:space="0" w:color="auto"/>
        <w:right w:val="none" w:sz="0" w:space="0" w:color="auto"/>
      </w:divBdr>
    </w:div>
    <w:div w:id="976447808">
      <w:marLeft w:val="480"/>
      <w:marRight w:val="0"/>
      <w:marTop w:val="0"/>
      <w:marBottom w:val="0"/>
      <w:divBdr>
        <w:top w:val="none" w:sz="0" w:space="0" w:color="auto"/>
        <w:left w:val="none" w:sz="0" w:space="0" w:color="auto"/>
        <w:bottom w:val="none" w:sz="0" w:space="0" w:color="auto"/>
        <w:right w:val="none" w:sz="0" w:space="0" w:color="auto"/>
      </w:divBdr>
    </w:div>
    <w:div w:id="988635961">
      <w:marLeft w:val="480"/>
      <w:marRight w:val="0"/>
      <w:marTop w:val="0"/>
      <w:marBottom w:val="0"/>
      <w:divBdr>
        <w:top w:val="none" w:sz="0" w:space="0" w:color="auto"/>
        <w:left w:val="none" w:sz="0" w:space="0" w:color="auto"/>
        <w:bottom w:val="none" w:sz="0" w:space="0" w:color="auto"/>
        <w:right w:val="none" w:sz="0" w:space="0" w:color="auto"/>
      </w:divBdr>
    </w:div>
    <w:div w:id="988747584">
      <w:marLeft w:val="480"/>
      <w:marRight w:val="0"/>
      <w:marTop w:val="0"/>
      <w:marBottom w:val="0"/>
      <w:divBdr>
        <w:top w:val="none" w:sz="0" w:space="0" w:color="auto"/>
        <w:left w:val="none" w:sz="0" w:space="0" w:color="auto"/>
        <w:bottom w:val="none" w:sz="0" w:space="0" w:color="auto"/>
        <w:right w:val="none" w:sz="0" w:space="0" w:color="auto"/>
      </w:divBdr>
    </w:div>
    <w:div w:id="989476742">
      <w:marLeft w:val="480"/>
      <w:marRight w:val="0"/>
      <w:marTop w:val="0"/>
      <w:marBottom w:val="0"/>
      <w:divBdr>
        <w:top w:val="none" w:sz="0" w:space="0" w:color="auto"/>
        <w:left w:val="none" w:sz="0" w:space="0" w:color="auto"/>
        <w:bottom w:val="none" w:sz="0" w:space="0" w:color="auto"/>
        <w:right w:val="none" w:sz="0" w:space="0" w:color="auto"/>
      </w:divBdr>
    </w:div>
    <w:div w:id="994265959">
      <w:marLeft w:val="480"/>
      <w:marRight w:val="0"/>
      <w:marTop w:val="0"/>
      <w:marBottom w:val="0"/>
      <w:divBdr>
        <w:top w:val="none" w:sz="0" w:space="0" w:color="auto"/>
        <w:left w:val="none" w:sz="0" w:space="0" w:color="auto"/>
        <w:bottom w:val="none" w:sz="0" w:space="0" w:color="auto"/>
        <w:right w:val="none" w:sz="0" w:space="0" w:color="auto"/>
      </w:divBdr>
    </w:div>
    <w:div w:id="995262113">
      <w:marLeft w:val="480"/>
      <w:marRight w:val="0"/>
      <w:marTop w:val="0"/>
      <w:marBottom w:val="0"/>
      <w:divBdr>
        <w:top w:val="none" w:sz="0" w:space="0" w:color="auto"/>
        <w:left w:val="none" w:sz="0" w:space="0" w:color="auto"/>
        <w:bottom w:val="none" w:sz="0" w:space="0" w:color="auto"/>
        <w:right w:val="none" w:sz="0" w:space="0" w:color="auto"/>
      </w:divBdr>
    </w:div>
    <w:div w:id="997928311">
      <w:marLeft w:val="480"/>
      <w:marRight w:val="0"/>
      <w:marTop w:val="0"/>
      <w:marBottom w:val="0"/>
      <w:divBdr>
        <w:top w:val="none" w:sz="0" w:space="0" w:color="auto"/>
        <w:left w:val="none" w:sz="0" w:space="0" w:color="auto"/>
        <w:bottom w:val="none" w:sz="0" w:space="0" w:color="auto"/>
        <w:right w:val="none" w:sz="0" w:space="0" w:color="auto"/>
      </w:divBdr>
    </w:div>
    <w:div w:id="1003244897">
      <w:marLeft w:val="480"/>
      <w:marRight w:val="0"/>
      <w:marTop w:val="0"/>
      <w:marBottom w:val="0"/>
      <w:divBdr>
        <w:top w:val="none" w:sz="0" w:space="0" w:color="auto"/>
        <w:left w:val="none" w:sz="0" w:space="0" w:color="auto"/>
        <w:bottom w:val="none" w:sz="0" w:space="0" w:color="auto"/>
        <w:right w:val="none" w:sz="0" w:space="0" w:color="auto"/>
      </w:divBdr>
    </w:div>
    <w:div w:id="1005981902">
      <w:marLeft w:val="480"/>
      <w:marRight w:val="0"/>
      <w:marTop w:val="0"/>
      <w:marBottom w:val="0"/>
      <w:divBdr>
        <w:top w:val="none" w:sz="0" w:space="0" w:color="auto"/>
        <w:left w:val="none" w:sz="0" w:space="0" w:color="auto"/>
        <w:bottom w:val="none" w:sz="0" w:space="0" w:color="auto"/>
        <w:right w:val="none" w:sz="0" w:space="0" w:color="auto"/>
      </w:divBdr>
    </w:div>
    <w:div w:id="1007174822">
      <w:marLeft w:val="480"/>
      <w:marRight w:val="0"/>
      <w:marTop w:val="0"/>
      <w:marBottom w:val="0"/>
      <w:divBdr>
        <w:top w:val="none" w:sz="0" w:space="0" w:color="auto"/>
        <w:left w:val="none" w:sz="0" w:space="0" w:color="auto"/>
        <w:bottom w:val="none" w:sz="0" w:space="0" w:color="auto"/>
        <w:right w:val="none" w:sz="0" w:space="0" w:color="auto"/>
      </w:divBdr>
    </w:div>
    <w:div w:id="1010982698">
      <w:marLeft w:val="480"/>
      <w:marRight w:val="0"/>
      <w:marTop w:val="0"/>
      <w:marBottom w:val="0"/>
      <w:divBdr>
        <w:top w:val="none" w:sz="0" w:space="0" w:color="auto"/>
        <w:left w:val="none" w:sz="0" w:space="0" w:color="auto"/>
        <w:bottom w:val="none" w:sz="0" w:space="0" w:color="auto"/>
        <w:right w:val="none" w:sz="0" w:space="0" w:color="auto"/>
      </w:divBdr>
    </w:div>
    <w:div w:id="1011689824">
      <w:marLeft w:val="480"/>
      <w:marRight w:val="0"/>
      <w:marTop w:val="0"/>
      <w:marBottom w:val="0"/>
      <w:divBdr>
        <w:top w:val="none" w:sz="0" w:space="0" w:color="auto"/>
        <w:left w:val="none" w:sz="0" w:space="0" w:color="auto"/>
        <w:bottom w:val="none" w:sz="0" w:space="0" w:color="auto"/>
        <w:right w:val="none" w:sz="0" w:space="0" w:color="auto"/>
      </w:divBdr>
    </w:div>
    <w:div w:id="1022704759">
      <w:marLeft w:val="480"/>
      <w:marRight w:val="0"/>
      <w:marTop w:val="0"/>
      <w:marBottom w:val="0"/>
      <w:divBdr>
        <w:top w:val="none" w:sz="0" w:space="0" w:color="auto"/>
        <w:left w:val="none" w:sz="0" w:space="0" w:color="auto"/>
        <w:bottom w:val="none" w:sz="0" w:space="0" w:color="auto"/>
        <w:right w:val="none" w:sz="0" w:space="0" w:color="auto"/>
      </w:divBdr>
    </w:div>
    <w:div w:id="1023092168">
      <w:marLeft w:val="480"/>
      <w:marRight w:val="0"/>
      <w:marTop w:val="0"/>
      <w:marBottom w:val="0"/>
      <w:divBdr>
        <w:top w:val="none" w:sz="0" w:space="0" w:color="auto"/>
        <w:left w:val="none" w:sz="0" w:space="0" w:color="auto"/>
        <w:bottom w:val="none" w:sz="0" w:space="0" w:color="auto"/>
        <w:right w:val="none" w:sz="0" w:space="0" w:color="auto"/>
      </w:divBdr>
    </w:div>
    <w:div w:id="1025904447">
      <w:marLeft w:val="480"/>
      <w:marRight w:val="0"/>
      <w:marTop w:val="0"/>
      <w:marBottom w:val="0"/>
      <w:divBdr>
        <w:top w:val="none" w:sz="0" w:space="0" w:color="auto"/>
        <w:left w:val="none" w:sz="0" w:space="0" w:color="auto"/>
        <w:bottom w:val="none" w:sz="0" w:space="0" w:color="auto"/>
        <w:right w:val="none" w:sz="0" w:space="0" w:color="auto"/>
      </w:divBdr>
    </w:div>
    <w:div w:id="1028334347">
      <w:marLeft w:val="480"/>
      <w:marRight w:val="0"/>
      <w:marTop w:val="0"/>
      <w:marBottom w:val="0"/>
      <w:divBdr>
        <w:top w:val="none" w:sz="0" w:space="0" w:color="auto"/>
        <w:left w:val="none" w:sz="0" w:space="0" w:color="auto"/>
        <w:bottom w:val="none" w:sz="0" w:space="0" w:color="auto"/>
        <w:right w:val="none" w:sz="0" w:space="0" w:color="auto"/>
      </w:divBdr>
    </w:div>
    <w:div w:id="1030572862">
      <w:marLeft w:val="480"/>
      <w:marRight w:val="0"/>
      <w:marTop w:val="0"/>
      <w:marBottom w:val="0"/>
      <w:divBdr>
        <w:top w:val="none" w:sz="0" w:space="0" w:color="auto"/>
        <w:left w:val="none" w:sz="0" w:space="0" w:color="auto"/>
        <w:bottom w:val="none" w:sz="0" w:space="0" w:color="auto"/>
        <w:right w:val="none" w:sz="0" w:space="0" w:color="auto"/>
      </w:divBdr>
    </w:div>
    <w:div w:id="1030954218">
      <w:marLeft w:val="480"/>
      <w:marRight w:val="0"/>
      <w:marTop w:val="0"/>
      <w:marBottom w:val="0"/>
      <w:divBdr>
        <w:top w:val="none" w:sz="0" w:space="0" w:color="auto"/>
        <w:left w:val="none" w:sz="0" w:space="0" w:color="auto"/>
        <w:bottom w:val="none" w:sz="0" w:space="0" w:color="auto"/>
        <w:right w:val="none" w:sz="0" w:space="0" w:color="auto"/>
      </w:divBdr>
    </w:div>
    <w:div w:id="1035042124">
      <w:marLeft w:val="480"/>
      <w:marRight w:val="0"/>
      <w:marTop w:val="0"/>
      <w:marBottom w:val="0"/>
      <w:divBdr>
        <w:top w:val="none" w:sz="0" w:space="0" w:color="auto"/>
        <w:left w:val="none" w:sz="0" w:space="0" w:color="auto"/>
        <w:bottom w:val="none" w:sz="0" w:space="0" w:color="auto"/>
        <w:right w:val="none" w:sz="0" w:space="0" w:color="auto"/>
      </w:divBdr>
    </w:div>
    <w:div w:id="1038093633">
      <w:marLeft w:val="480"/>
      <w:marRight w:val="0"/>
      <w:marTop w:val="0"/>
      <w:marBottom w:val="0"/>
      <w:divBdr>
        <w:top w:val="none" w:sz="0" w:space="0" w:color="auto"/>
        <w:left w:val="none" w:sz="0" w:space="0" w:color="auto"/>
        <w:bottom w:val="none" w:sz="0" w:space="0" w:color="auto"/>
        <w:right w:val="none" w:sz="0" w:space="0" w:color="auto"/>
      </w:divBdr>
    </w:div>
    <w:div w:id="1038122195">
      <w:marLeft w:val="480"/>
      <w:marRight w:val="0"/>
      <w:marTop w:val="0"/>
      <w:marBottom w:val="0"/>
      <w:divBdr>
        <w:top w:val="none" w:sz="0" w:space="0" w:color="auto"/>
        <w:left w:val="none" w:sz="0" w:space="0" w:color="auto"/>
        <w:bottom w:val="none" w:sz="0" w:space="0" w:color="auto"/>
        <w:right w:val="none" w:sz="0" w:space="0" w:color="auto"/>
      </w:divBdr>
    </w:div>
    <w:div w:id="1040669477">
      <w:marLeft w:val="480"/>
      <w:marRight w:val="0"/>
      <w:marTop w:val="0"/>
      <w:marBottom w:val="0"/>
      <w:divBdr>
        <w:top w:val="none" w:sz="0" w:space="0" w:color="auto"/>
        <w:left w:val="none" w:sz="0" w:space="0" w:color="auto"/>
        <w:bottom w:val="none" w:sz="0" w:space="0" w:color="auto"/>
        <w:right w:val="none" w:sz="0" w:space="0" w:color="auto"/>
      </w:divBdr>
    </w:div>
    <w:div w:id="1048534384">
      <w:marLeft w:val="480"/>
      <w:marRight w:val="0"/>
      <w:marTop w:val="0"/>
      <w:marBottom w:val="0"/>
      <w:divBdr>
        <w:top w:val="none" w:sz="0" w:space="0" w:color="auto"/>
        <w:left w:val="none" w:sz="0" w:space="0" w:color="auto"/>
        <w:bottom w:val="none" w:sz="0" w:space="0" w:color="auto"/>
        <w:right w:val="none" w:sz="0" w:space="0" w:color="auto"/>
      </w:divBdr>
    </w:div>
    <w:div w:id="1049914888">
      <w:marLeft w:val="480"/>
      <w:marRight w:val="0"/>
      <w:marTop w:val="0"/>
      <w:marBottom w:val="0"/>
      <w:divBdr>
        <w:top w:val="none" w:sz="0" w:space="0" w:color="auto"/>
        <w:left w:val="none" w:sz="0" w:space="0" w:color="auto"/>
        <w:bottom w:val="none" w:sz="0" w:space="0" w:color="auto"/>
        <w:right w:val="none" w:sz="0" w:space="0" w:color="auto"/>
      </w:divBdr>
    </w:div>
    <w:div w:id="1054499297">
      <w:marLeft w:val="480"/>
      <w:marRight w:val="0"/>
      <w:marTop w:val="0"/>
      <w:marBottom w:val="0"/>
      <w:divBdr>
        <w:top w:val="none" w:sz="0" w:space="0" w:color="auto"/>
        <w:left w:val="none" w:sz="0" w:space="0" w:color="auto"/>
        <w:bottom w:val="none" w:sz="0" w:space="0" w:color="auto"/>
        <w:right w:val="none" w:sz="0" w:space="0" w:color="auto"/>
      </w:divBdr>
    </w:div>
    <w:div w:id="1058477545">
      <w:marLeft w:val="480"/>
      <w:marRight w:val="0"/>
      <w:marTop w:val="0"/>
      <w:marBottom w:val="0"/>
      <w:divBdr>
        <w:top w:val="none" w:sz="0" w:space="0" w:color="auto"/>
        <w:left w:val="none" w:sz="0" w:space="0" w:color="auto"/>
        <w:bottom w:val="none" w:sz="0" w:space="0" w:color="auto"/>
        <w:right w:val="none" w:sz="0" w:space="0" w:color="auto"/>
      </w:divBdr>
    </w:div>
    <w:div w:id="1059942681">
      <w:marLeft w:val="480"/>
      <w:marRight w:val="0"/>
      <w:marTop w:val="0"/>
      <w:marBottom w:val="0"/>
      <w:divBdr>
        <w:top w:val="none" w:sz="0" w:space="0" w:color="auto"/>
        <w:left w:val="none" w:sz="0" w:space="0" w:color="auto"/>
        <w:bottom w:val="none" w:sz="0" w:space="0" w:color="auto"/>
        <w:right w:val="none" w:sz="0" w:space="0" w:color="auto"/>
      </w:divBdr>
    </w:div>
    <w:div w:id="1060443016">
      <w:marLeft w:val="480"/>
      <w:marRight w:val="0"/>
      <w:marTop w:val="0"/>
      <w:marBottom w:val="0"/>
      <w:divBdr>
        <w:top w:val="none" w:sz="0" w:space="0" w:color="auto"/>
        <w:left w:val="none" w:sz="0" w:space="0" w:color="auto"/>
        <w:bottom w:val="none" w:sz="0" w:space="0" w:color="auto"/>
        <w:right w:val="none" w:sz="0" w:space="0" w:color="auto"/>
      </w:divBdr>
    </w:div>
    <w:div w:id="1060716005">
      <w:marLeft w:val="480"/>
      <w:marRight w:val="0"/>
      <w:marTop w:val="0"/>
      <w:marBottom w:val="0"/>
      <w:divBdr>
        <w:top w:val="none" w:sz="0" w:space="0" w:color="auto"/>
        <w:left w:val="none" w:sz="0" w:space="0" w:color="auto"/>
        <w:bottom w:val="none" w:sz="0" w:space="0" w:color="auto"/>
        <w:right w:val="none" w:sz="0" w:space="0" w:color="auto"/>
      </w:divBdr>
    </w:div>
    <w:div w:id="1061634759">
      <w:marLeft w:val="480"/>
      <w:marRight w:val="0"/>
      <w:marTop w:val="0"/>
      <w:marBottom w:val="0"/>
      <w:divBdr>
        <w:top w:val="none" w:sz="0" w:space="0" w:color="auto"/>
        <w:left w:val="none" w:sz="0" w:space="0" w:color="auto"/>
        <w:bottom w:val="none" w:sz="0" w:space="0" w:color="auto"/>
        <w:right w:val="none" w:sz="0" w:space="0" w:color="auto"/>
      </w:divBdr>
    </w:div>
    <w:div w:id="1063914243">
      <w:marLeft w:val="480"/>
      <w:marRight w:val="0"/>
      <w:marTop w:val="0"/>
      <w:marBottom w:val="0"/>
      <w:divBdr>
        <w:top w:val="none" w:sz="0" w:space="0" w:color="auto"/>
        <w:left w:val="none" w:sz="0" w:space="0" w:color="auto"/>
        <w:bottom w:val="none" w:sz="0" w:space="0" w:color="auto"/>
        <w:right w:val="none" w:sz="0" w:space="0" w:color="auto"/>
      </w:divBdr>
    </w:div>
    <w:div w:id="1065882758">
      <w:marLeft w:val="480"/>
      <w:marRight w:val="0"/>
      <w:marTop w:val="0"/>
      <w:marBottom w:val="0"/>
      <w:divBdr>
        <w:top w:val="none" w:sz="0" w:space="0" w:color="auto"/>
        <w:left w:val="none" w:sz="0" w:space="0" w:color="auto"/>
        <w:bottom w:val="none" w:sz="0" w:space="0" w:color="auto"/>
        <w:right w:val="none" w:sz="0" w:space="0" w:color="auto"/>
      </w:divBdr>
    </w:div>
    <w:div w:id="1066224848">
      <w:marLeft w:val="480"/>
      <w:marRight w:val="0"/>
      <w:marTop w:val="0"/>
      <w:marBottom w:val="0"/>
      <w:divBdr>
        <w:top w:val="none" w:sz="0" w:space="0" w:color="auto"/>
        <w:left w:val="none" w:sz="0" w:space="0" w:color="auto"/>
        <w:bottom w:val="none" w:sz="0" w:space="0" w:color="auto"/>
        <w:right w:val="none" w:sz="0" w:space="0" w:color="auto"/>
      </w:divBdr>
    </w:div>
    <w:div w:id="1067726924">
      <w:marLeft w:val="480"/>
      <w:marRight w:val="0"/>
      <w:marTop w:val="0"/>
      <w:marBottom w:val="0"/>
      <w:divBdr>
        <w:top w:val="none" w:sz="0" w:space="0" w:color="auto"/>
        <w:left w:val="none" w:sz="0" w:space="0" w:color="auto"/>
        <w:bottom w:val="none" w:sz="0" w:space="0" w:color="auto"/>
        <w:right w:val="none" w:sz="0" w:space="0" w:color="auto"/>
      </w:divBdr>
    </w:div>
    <w:div w:id="1089691272">
      <w:marLeft w:val="480"/>
      <w:marRight w:val="0"/>
      <w:marTop w:val="0"/>
      <w:marBottom w:val="0"/>
      <w:divBdr>
        <w:top w:val="none" w:sz="0" w:space="0" w:color="auto"/>
        <w:left w:val="none" w:sz="0" w:space="0" w:color="auto"/>
        <w:bottom w:val="none" w:sz="0" w:space="0" w:color="auto"/>
        <w:right w:val="none" w:sz="0" w:space="0" w:color="auto"/>
      </w:divBdr>
    </w:div>
    <w:div w:id="1091924631">
      <w:marLeft w:val="480"/>
      <w:marRight w:val="0"/>
      <w:marTop w:val="0"/>
      <w:marBottom w:val="0"/>
      <w:divBdr>
        <w:top w:val="none" w:sz="0" w:space="0" w:color="auto"/>
        <w:left w:val="none" w:sz="0" w:space="0" w:color="auto"/>
        <w:bottom w:val="none" w:sz="0" w:space="0" w:color="auto"/>
        <w:right w:val="none" w:sz="0" w:space="0" w:color="auto"/>
      </w:divBdr>
    </w:div>
    <w:div w:id="1093743469">
      <w:marLeft w:val="480"/>
      <w:marRight w:val="0"/>
      <w:marTop w:val="0"/>
      <w:marBottom w:val="0"/>
      <w:divBdr>
        <w:top w:val="none" w:sz="0" w:space="0" w:color="auto"/>
        <w:left w:val="none" w:sz="0" w:space="0" w:color="auto"/>
        <w:bottom w:val="none" w:sz="0" w:space="0" w:color="auto"/>
        <w:right w:val="none" w:sz="0" w:space="0" w:color="auto"/>
      </w:divBdr>
    </w:div>
    <w:div w:id="1094781415">
      <w:marLeft w:val="480"/>
      <w:marRight w:val="0"/>
      <w:marTop w:val="0"/>
      <w:marBottom w:val="0"/>
      <w:divBdr>
        <w:top w:val="none" w:sz="0" w:space="0" w:color="auto"/>
        <w:left w:val="none" w:sz="0" w:space="0" w:color="auto"/>
        <w:bottom w:val="none" w:sz="0" w:space="0" w:color="auto"/>
        <w:right w:val="none" w:sz="0" w:space="0" w:color="auto"/>
      </w:divBdr>
    </w:div>
    <w:div w:id="1103916358">
      <w:marLeft w:val="480"/>
      <w:marRight w:val="0"/>
      <w:marTop w:val="0"/>
      <w:marBottom w:val="0"/>
      <w:divBdr>
        <w:top w:val="none" w:sz="0" w:space="0" w:color="auto"/>
        <w:left w:val="none" w:sz="0" w:space="0" w:color="auto"/>
        <w:bottom w:val="none" w:sz="0" w:space="0" w:color="auto"/>
        <w:right w:val="none" w:sz="0" w:space="0" w:color="auto"/>
      </w:divBdr>
    </w:div>
    <w:div w:id="1107509754">
      <w:marLeft w:val="480"/>
      <w:marRight w:val="0"/>
      <w:marTop w:val="0"/>
      <w:marBottom w:val="0"/>
      <w:divBdr>
        <w:top w:val="none" w:sz="0" w:space="0" w:color="auto"/>
        <w:left w:val="none" w:sz="0" w:space="0" w:color="auto"/>
        <w:bottom w:val="none" w:sz="0" w:space="0" w:color="auto"/>
        <w:right w:val="none" w:sz="0" w:space="0" w:color="auto"/>
      </w:divBdr>
    </w:div>
    <w:div w:id="1115296685">
      <w:marLeft w:val="480"/>
      <w:marRight w:val="0"/>
      <w:marTop w:val="0"/>
      <w:marBottom w:val="0"/>
      <w:divBdr>
        <w:top w:val="none" w:sz="0" w:space="0" w:color="auto"/>
        <w:left w:val="none" w:sz="0" w:space="0" w:color="auto"/>
        <w:bottom w:val="none" w:sz="0" w:space="0" w:color="auto"/>
        <w:right w:val="none" w:sz="0" w:space="0" w:color="auto"/>
      </w:divBdr>
    </w:div>
    <w:div w:id="1116174709">
      <w:marLeft w:val="480"/>
      <w:marRight w:val="0"/>
      <w:marTop w:val="0"/>
      <w:marBottom w:val="0"/>
      <w:divBdr>
        <w:top w:val="none" w:sz="0" w:space="0" w:color="auto"/>
        <w:left w:val="none" w:sz="0" w:space="0" w:color="auto"/>
        <w:bottom w:val="none" w:sz="0" w:space="0" w:color="auto"/>
        <w:right w:val="none" w:sz="0" w:space="0" w:color="auto"/>
      </w:divBdr>
    </w:div>
    <w:div w:id="1126048818">
      <w:marLeft w:val="480"/>
      <w:marRight w:val="0"/>
      <w:marTop w:val="0"/>
      <w:marBottom w:val="0"/>
      <w:divBdr>
        <w:top w:val="none" w:sz="0" w:space="0" w:color="auto"/>
        <w:left w:val="none" w:sz="0" w:space="0" w:color="auto"/>
        <w:bottom w:val="none" w:sz="0" w:space="0" w:color="auto"/>
        <w:right w:val="none" w:sz="0" w:space="0" w:color="auto"/>
      </w:divBdr>
    </w:div>
    <w:div w:id="1132091150">
      <w:marLeft w:val="480"/>
      <w:marRight w:val="0"/>
      <w:marTop w:val="0"/>
      <w:marBottom w:val="0"/>
      <w:divBdr>
        <w:top w:val="none" w:sz="0" w:space="0" w:color="auto"/>
        <w:left w:val="none" w:sz="0" w:space="0" w:color="auto"/>
        <w:bottom w:val="none" w:sz="0" w:space="0" w:color="auto"/>
        <w:right w:val="none" w:sz="0" w:space="0" w:color="auto"/>
      </w:divBdr>
    </w:div>
    <w:div w:id="1134060838">
      <w:marLeft w:val="480"/>
      <w:marRight w:val="0"/>
      <w:marTop w:val="0"/>
      <w:marBottom w:val="0"/>
      <w:divBdr>
        <w:top w:val="none" w:sz="0" w:space="0" w:color="auto"/>
        <w:left w:val="none" w:sz="0" w:space="0" w:color="auto"/>
        <w:bottom w:val="none" w:sz="0" w:space="0" w:color="auto"/>
        <w:right w:val="none" w:sz="0" w:space="0" w:color="auto"/>
      </w:divBdr>
    </w:div>
    <w:div w:id="1134560852">
      <w:marLeft w:val="480"/>
      <w:marRight w:val="0"/>
      <w:marTop w:val="0"/>
      <w:marBottom w:val="0"/>
      <w:divBdr>
        <w:top w:val="none" w:sz="0" w:space="0" w:color="auto"/>
        <w:left w:val="none" w:sz="0" w:space="0" w:color="auto"/>
        <w:bottom w:val="none" w:sz="0" w:space="0" w:color="auto"/>
        <w:right w:val="none" w:sz="0" w:space="0" w:color="auto"/>
      </w:divBdr>
    </w:div>
    <w:div w:id="1148739402">
      <w:marLeft w:val="480"/>
      <w:marRight w:val="0"/>
      <w:marTop w:val="0"/>
      <w:marBottom w:val="0"/>
      <w:divBdr>
        <w:top w:val="none" w:sz="0" w:space="0" w:color="auto"/>
        <w:left w:val="none" w:sz="0" w:space="0" w:color="auto"/>
        <w:bottom w:val="none" w:sz="0" w:space="0" w:color="auto"/>
        <w:right w:val="none" w:sz="0" w:space="0" w:color="auto"/>
      </w:divBdr>
    </w:div>
    <w:div w:id="1149860781">
      <w:marLeft w:val="480"/>
      <w:marRight w:val="0"/>
      <w:marTop w:val="0"/>
      <w:marBottom w:val="0"/>
      <w:divBdr>
        <w:top w:val="none" w:sz="0" w:space="0" w:color="auto"/>
        <w:left w:val="none" w:sz="0" w:space="0" w:color="auto"/>
        <w:bottom w:val="none" w:sz="0" w:space="0" w:color="auto"/>
        <w:right w:val="none" w:sz="0" w:space="0" w:color="auto"/>
      </w:divBdr>
    </w:div>
    <w:div w:id="1149907395">
      <w:marLeft w:val="480"/>
      <w:marRight w:val="0"/>
      <w:marTop w:val="0"/>
      <w:marBottom w:val="0"/>
      <w:divBdr>
        <w:top w:val="none" w:sz="0" w:space="0" w:color="auto"/>
        <w:left w:val="none" w:sz="0" w:space="0" w:color="auto"/>
        <w:bottom w:val="none" w:sz="0" w:space="0" w:color="auto"/>
        <w:right w:val="none" w:sz="0" w:space="0" w:color="auto"/>
      </w:divBdr>
    </w:div>
    <w:div w:id="1154954481">
      <w:marLeft w:val="480"/>
      <w:marRight w:val="0"/>
      <w:marTop w:val="0"/>
      <w:marBottom w:val="0"/>
      <w:divBdr>
        <w:top w:val="none" w:sz="0" w:space="0" w:color="auto"/>
        <w:left w:val="none" w:sz="0" w:space="0" w:color="auto"/>
        <w:bottom w:val="none" w:sz="0" w:space="0" w:color="auto"/>
        <w:right w:val="none" w:sz="0" w:space="0" w:color="auto"/>
      </w:divBdr>
    </w:div>
    <w:div w:id="1157915266">
      <w:marLeft w:val="480"/>
      <w:marRight w:val="0"/>
      <w:marTop w:val="0"/>
      <w:marBottom w:val="0"/>
      <w:divBdr>
        <w:top w:val="none" w:sz="0" w:space="0" w:color="auto"/>
        <w:left w:val="none" w:sz="0" w:space="0" w:color="auto"/>
        <w:bottom w:val="none" w:sz="0" w:space="0" w:color="auto"/>
        <w:right w:val="none" w:sz="0" w:space="0" w:color="auto"/>
      </w:divBdr>
    </w:div>
    <w:div w:id="1158349039">
      <w:marLeft w:val="480"/>
      <w:marRight w:val="0"/>
      <w:marTop w:val="0"/>
      <w:marBottom w:val="0"/>
      <w:divBdr>
        <w:top w:val="none" w:sz="0" w:space="0" w:color="auto"/>
        <w:left w:val="none" w:sz="0" w:space="0" w:color="auto"/>
        <w:bottom w:val="none" w:sz="0" w:space="0" w:color="auto"/>
        <w:right w:val="none" w:sz="0" w:space="0" w:color="auto"/>
      </w:divBdr>
    </w:div>
    <w:div w:id="1161627946">
      <w:marLeft w:val="480"/>
      <w:marRight w:val="0"/>
      <w:marTop w:val="0"/>
      <w:marBottom w:val="0"/>
      <w:divBdr>
        <w:top w:val="none" w:sz="0" w:space="0" w:color="auto"/>
        <w:left w:val="none" w:sz="0" w:space="0" w:color="auto"/>
        <w:bottom w:val="none" w:sz="0" w:space="0" w:color="auto"/>
        <w:right w:val="none" w:sz="0" w:space="0" w:color="auto"/>
      </w:divBdr>
    </w:div>
    <w:div w:id="1163663983">
      <w:marLeft w:val="480"/>
      <w:marRight w:val="0"/>
      <w:marTop w:val="0"/>
      <w:marBottom w:val="0"/>
      <w:divBdr>
        <w:top w:val="none" w:sz="0" w:space="0" w:color="auto"/>
        <w:left w:val="none" w:sz="0" w:space="0" w:color="auto"/>
        <w:bottom w:val="none" w:sz="0" w:space="0" w:color="auto"/>
        <w:right w:val="none" w:sz="0" w:space="0" w:color="auto"/>
      </w:divBdr>
    </w:div>
    <w:div w:id="1163744941">
      <w:marLeft w:val="480"/>
      <w:marRight w:val="0"/>
      <w:marTop w:val="0"/>
      <w:marBottom w:val="0"/>
      <w:divBdr>
        <w:top w:val="none" w:sz="0" w:space="0" w:color="auto"/>
        <w:left w:val="none" w:sz="0" w:space="0" w:color="auto"/>
        <w:bottom w:val="none" w:sz="0" w:space="0" w:color="auto"/>
        <w:right w:val="none" w:sz="0" w:space="0" w:color="auto"/>
      </w:divBdr>
    </w:div>
    <w:div w:id="1165053261">
      <w:marLeft w:val="480"/>
      <w:marRight w:val="0"/>
      <w:marTop w:val="0"/>
      <w:marBottom w:val="0"/>
      <w:divBdr>
        <w:top w:val="none" w:sz="0" w:space="0" w:color="auto"/>
        <w:left w:val="none" w:sz="0" w:space="0" w:color="auto"/>
        <w:bottom w:val="none" w:sz="0" w:space="0" w:color="auto"/>
        <w:right w:val="none" w:sz="0" w:space="0" w:color="auto"/>
      </w:divBdr>
    </w:div>
    <w:div w:id="1165828654">
      <w:marLeft w:val="480"/>
      <w:marRight w:val="0"/>
      <w:marTop w:val="0"/>
      <w:marBottom w:val="0"/>
      <w:divBdr>
        <w:top w:val="none" w:sz="0" w:space="0" w:color="auto"/>
        <w:left w:val="none" w:sz="0" w:space="0" w:color="auto"/>
        <w:bottom w:val="none" w:sz="0" w:space="0" w:color="auto"/>
        <w:right w:val="none" w:sz="0" w:space="0" w:color="auto"/>
      </w:divBdr>
    </w:div>
    <w:div w:id="1167861670">
      <w:marLeft w:val="480"/>
      <w:marRight w:val="0"/>
      <w:marTop w:val="0"/>
      <w:marBottom w:val="0"/>
      <w:divBdr>
        <w:top w:val="none" w:sz="0" w:space="0" w:color="auto"/>
        <w:left w:val="none" w:sz="0" w:space="0" w:color="auto"/>
        <w:bottom w:val="none" w:sz="0" w:space="0" w:color="auto"/>
        <w:right w:val="none" w:sz="0" w:space="0" w:color="auto"/>
      </w:divBdr>
    </w:div>
    <w:div w:id="1172641254">
      <w:marLeft w:val="480"/>
      <w:marRight w:val="0"/>
      <w:marTop w:val="0"/>
      <w:marBottom w:val="0"/>
      <w:divBdr>
        <w:top w:val="none" w:sz="0" w:space="0" w:color="auto"/>
        <w:left w:val="none" w:sz="0" w:space="0" w:color="auto"/>
        <w:bottom w:val="none" w:sz="0" w:space="0" w:color="auto"/>
        <w:right w:val="none" w:sz="0" w:space="0" w:color="auto"/>
      </w:divBdr>
    </w:div>
    <w:div w:id="1172723388">
      <w:marLeft w:val="480"/>
      <w:marRight w:val="0"/>
      <w:marTop w:val="0"/>
      <w:marBottom w:val="0"/>
      <w:divBdr>
        <w:top w:val="none" w:sz="0" w:space="0" w:color="auto"/>
        <w:left w:val="none" w:sz="0" w:space="0" w:color="auto"/>
        <w:bottom w:val="none" w:sz="0" w:space="0" w:color="auto"/>
        <w:right w:val="none" w:sz="0" w:space="0" w:color="auto"/>
      </w:divBdr>
    </w:div>
    <w:div w:id="1178084435">
      <w:marLeft w:val="480"/>
      <w:marRight w:val="0"/>
      <w:marTop w:val="0"/>
      <w:marBottom w:val="0"/>
      <w:divBdr>
        <w:top w:val="none" w:sz="0" w:space="0" w:color="auto"/>
        <w:left w:val="none" w:sz="0" w:space="0" w:color="auto"/>
        <w:bottom w:val="none" w:sz="0" w:space="0" w:color="auto"/>
        <w:right w:val="none" w:sz="0" w:space="0" w:color="auto"/>
      </w:divBdr>
    </w:div>
    <w:div w:id="1183742687">
      <w:marLeft w:val="480"/>
      <w:marRight w:val="0"/>
      <w:marTop w:val="0"/>
      <w:marBottom w:val="0"/>
      <w:divBdr>
        <w:top w:val="none" w:sz="0" w:space="0" w:color="auto"/>
        <w:left w:val="none" w:sz="0" w:space="0" w:color="auto"/>
        <w:bottom w:val="none" w:sz="0" w:space="0" w:color="auto"/>
        <w:right w:val="none" w:sz="0" w:space="0" w:color="auto"/>
      </w:divBdr>
    </w:div>
    <w:div w:id="1185558196">
      <w:marLeft w:val="480"/>
      <w:marRight w:val="0"/>
      <w:marTop w:val="0"/>
      <w:marBottom w:val="0"/>
      <w:divBdr>
        <w:top w:val="none" w:sz="0" w:space="0" w:color="auto"/>
        <w:left w:val="none" w:sz="0" w:space="0" w:color="auto"/>
        <w:bottom w:val="none" w:sz="0" w:space="0" w:color="auto"/>
        <w:right w:val="none" w:sz="0" w:space="0" w:color="auto"/>
      </w:divBdr>
    </w:div>
    <w:div w:id="1186215931">
      <w:marLeft w:val="480"/>
      <w:marRight w:val="0"/>
      <w:marTop w:val="0"/>
      <w:marBottom w:val="0"/>
      <w:divBdr>
        <w:top w:val="none" w:sz="0" w:space="0" w:color="auto"/>
        <w:left w:val="none" w:sz="0" w:space="0" w:color="auto"/>
        <w:bottom w:val="none" w:sz="0" w:space="0" w:color="auto"/>
        <w:right w:val="none" w:sz="0" w:space="0" w:color="auto"/>
      </w:divBdr>
    </w:div>
    <w:div w:id="1187016107">
      <w:marLeft w:val="480"/>
      <w:marRight w:val="0"/>
      <w:marTop w:val="0"/>
      <w:marBottom w:val="0"/>
      <w:divBdr>
        <w:top w:val="none" w:sz="0" w:space="0" w:color="auto"/>
        <w:left w:val="none" w:sz="0" w:space="0" w:color="auto"/>
        <w:bottom w:val="none" w:sz="0" w:space="0" w:color="auto"/>
        <w:right w:val="none" w:sz="0" w:space="0" w:color="auto"/>
      </w:divBdr>
    </w:div>
    <w:div w:id="1189635234">
      <w:marLeft w:val="480"/>
      <w:marRight w:val="0"/>
      <w:marTop w:val="0"/>
      <w:marBottom w:val="0"/>
      <w:divBdr>
        <w:top w:val="none" w:sz="0" w:space="0" w:color="auto"/>
        <w:left w:val="none" w:sz="0" w:space="0" w:color="auto"/>
        <w:bottom w:val="none" w:sz="0" w:space="0" w:color="auto"/>
        <w:right w:val="none" w:sz="0" w:space="0" w:color="auto"/>
      </w:divBdr>
    </w:div>
    <w:div w:id="1195727185">
      <w:marLeft w:val="480"/>
      <w:marRight w:val="0"/>
      <w:marTop w:val="0"/>
      <w:marBottom w:val="0"/>
      <w:divBdr>
        <w:top w:val="none" w:sz="0" w:space="0" w:color="auto"/>
        <w:left w:val="none" w:sz="0" w:space="0" w:color="auto"/>
        <w:bottom w:val="none" w:sz="0" w:space="0" w:color="auto"/>
        <w:right w:val="none" w:sz="0" w:space="0" w:color="auto"/>
      </w:divBdr>
    </w:div>
    <w:div w:id="1196819558">
      <w:marLeft w:val="480"/>
      <w:marRight w:val="0"/>
      <w:marTop w:val="0"/>
      <w:marBottom w:val="0"/>
      <w:divBdr>
        <w:top w:val="none" w:sz="0" w:space="0" w:color="auto"/>
        <w:left w:val="none" w:sz="0" w:space="0" w:color="auto"/>
        <w:bottom w:val="none" w:sz="0" w:space="0" w:color="auto"/>
        <w:right w:val="none" w:sz="0" w:space="0" w:color="auto"/>
      </w:divBdr>
    </w:div>
    <w:div w:id="1200162117">
      <w:marLeft w:val="480"/>
      <w:marRight w:val="0"/>
      <w:marTop w:val="0"/>
      <w:marBottom w:val="0"/>
      <w:divBdr>
        <w:top w:val="none" w:sz="0" w:space="0" w:color="auto"/>
        <w:left w:val="none" w:sz="0" w:space="0" w:color="auto"/>
        <w:bottom w:val="none" w:sz="0" w:space="0" w:color="auto"/>
        <w:right w:val="none" w:sz="0" w:space="0" w:color="auto"/>
      </w:divBdr>
    </w:div>
    <w:div w:id="1200778820">
      <w:marLeft w:val="480"/>
      <w:marRight w:val="0"/>
      <w:marTop w:val="0"/>
      <w:marBottom w:val="0"/>
      <w:divBdr>
        <w:top w:val="none" w:sz="0" w:space="0" w:color="auto"/>
        <w:left w:val="none" w:sz="0" w:space="0" w:color="auto"/>
        <w:bottom w:val="none" w:sz="0" w:space="0" w:color="auto"/>
        <w:right w:val="none" w:sz="0" w:space="0" w:color="auto"/>
      </w:divBdr>
    </w:div>
    <w:div w:id="1202547494">
      <w:marLeft w:val="480"/>
      <w:marRight w:val="0"/>
      <w:marTop w:val="0"/>
      <w:marBottom w:val="0"/>
      <w:divBdr>
        <w:top w:val="none" w:sz="0" w:space="0" w:color="auto"/>
        <w:left w:val="none" w:sz="0" w:space="0" w:color="auto"/>
        <w:bottom w:val="none" w:sz="0" w:space="0" w:color="auto"/>
        <w:right w:val="none" w:sz="0" w:space="0" w:color="auto"/>
      </w:divBdr>
    </w:div>
    <w:div w:id="1202786870">
      <w:marLeft w:val="480"/>
      <w:marRight w:val="0"/>
      <w:marTop w:val="0"/>
      <w:marBottom w:val="0"/>
      <w:divBdr>
        <w:top w:val="none" w:sz="0" w:space="0" w:color="auto"/>
        <w:left w:val="none" w:sz="0" w:space="0" w:color="auto"/>
        <w:bottom w:val="none" w:sz="0" w:space="0" w:color="auto"/>
        <w:right w:val="none" w:sz="0" w:space="0" w:color="auto"/>
      </w:divBdr>
    </w:div>
    <w:div w:id="1203206689">
      <w:marLeft w:val="480"/>
      <w:marRight w:val="0"/>
      <w:marTop w:val="0"/>
      <w:marBottom w:val="0"/>
      <w:divBdr>
        <w:top w:val="none" w:sz="0" w:space="0" w:color="auto"/>
        <w:left w:val="none" w:sz="0" w:space="0" w:color="auto"/>
        <w:bottom w:val="none" w:sz="0" w:space="0" w:color="auto"/>
        <w:right w:val="none" w:sz="0" w:space="0" w:color="auto"/>
      </w:divBdr>
    </w:div>
    <w:div w:id="1204169091">
      <w:marLeft w:val="480"/>
      <w:marRight w:val="0"/>
      <w:marTop w:val="0"/>
      <w:marBottom w:val="0"/>
      <w:divBdr>
        <w:top w:val="none" w:sz="0" w:space="0" w:color="auto"/>
        <w:left w:val="none" w:sz="0" w:space="0" w:color="auto"/>
        <w:bottom w:val="none" w:sz="0" w:space="0" w:color="auto"/>
        <w:right w:val="none" w:sz="0" w:space="0" w:color="auto"/>
      </w:divBdr>
    </w:div>
    <w:div w:id="1206526180">
      <w:marLeft w:val="480"/>
      <w:marRight w:val="0"/>
      <w:marTop w:val="0"/>
      <w:marBottom w:val="0"/>
      <w:divBdr>
        <w:top w:val="none" w:sz="0" w:space="0" w:color="auto"/>
        <w:left w:val="none" w:sz="0" w:space="0" w:color="auto"/>
        <w:bottom w:val="none" w:sz="0" w:space="0" w:color="auto"/>
        <w:right w:val="none" w:sz="0" w:space="0" w:color="auto"/>
      </w:divBdr>
    </w:div>
    <w:div w:id="1215509490">
      <w:marLeft w:val="480"/>
      <w:marRight w:val="0"/>
      <w:marTop w:val="0"/>
      <w:marBottom w:val="0"/>
      <w:divBdr>
        <w:top w:val="none" w:sz="0" w:space="0" w:color="auto"/>
        <w:left w:val="none" w:sz="0" w:space="0" w:color="auto"/>
        <w:bottom w:val="none" w:sz="0" w:space="0" w:color="auto"/>
        <w:right w:val="none" w:sz="0" w:space="0" w:color="auto"/>
      </w:divBdr>
    </w:div>
    <w:div w:id="1220897275">
      <w:marLeft w:val="480"/>
      <w:marRight w:val="0"/>
      <w:marTop w:val="0"/>
      <w:marBottom w:val="0"/>
      <w:divBdr>
        <w:top w:val="none" w:sz="0" w:space="0" w:color="auto"/>
        <w:left w:val="none" w:sz="0" w:space="0" w:color="auto"/>
        <w:bottom w:val="none" w:sz="0" w:space="0" w:color="auto"/>
        <w:right w:val="none" w:sz="0" w:space="0" w:color="auto"/>
      </w:divBdr>
    </w:div>
    <w:div w:id="1221282197">
      <w:marLeft w:val="480"/>
      <w:marRight w:val="0"/>
      <w:marTop w:val="0"/>
      <w:marBottom w:val="0"/>
      <w:divBdr>
        <w:top w:val="none" w:sz="0" w:space="0" w:color="auto"/>
        <w:left w:val="none" w:sz="0" w:space="0" w:color="auto"/>
        <w:bottom w:val="none" w:sz="0" w:space="0" w:color="auto"/>
        <w:right w:val="none" w:sz="0" w:space="0" w:color="auto"/>
      </w:divBdr>
    </w:div>
    <w:div w:id="1221743483">
      <w:marLeft w:val="480"/>
      <w:marRight w:val="0"/>
      <w:marTop w:val="0"/>
      <w:marBottom w:val="0"/>
      <w:divBdr>
        <w:top w:val="none" w:sz="0" w:space="0" w:color="auto"/>
        <w:left w:val="none" w:sz="0" w:space="0" w:color="auto"/>
        <w:bottom w:val="none" w:sz="0" w:space="0" w:color="auto"/>
        <w:right w:val="none" w:sz="0" w:space="0" w:color="auto"/>
      </w:divBdr>
    </w:div>
    <w:div w:id="1223055998">
      <w:marLeft w:val="480"/>
      <w:marRight w:val="0"/>
      <w:marTop w:val="0"/>
      <w:marBottom w:val="0"/>
      <w:divBdr>
        <w:top w:val="none" w:sz="0" w:space="0" w:color="auto"/>
        <w:left w:val="none" w:sz="0" w:space="0" w:color="auto"/>
        <w:bottom w:val="none" w:sz="0" w:space="0" w:color="auto"/>
        <w:right w:val="none" w:sz="0" w:space="0" w:color="auto"/>
      </w:divBdr>
    </w:div>
    <w:div w:id="1223063166">
      <w:marLeft w:val="480"/>
      <w:marRight w:val="0"/>
      <w:marTop w:val="0"/>
      <w:marBottom w:val="0"/>
      <w:divBdr>
        <w:top w:val="none" w:sz="0" w:space="0" w:color="auto"/>
        <w:left w:val="none" w:sz="0" w:space="0" w:color="auto"/>
        <w:bottom w:val="none" w:sz="0" w:space="0" w:color="auto"/>
        <w:right w:val="none" w:sz="0" w:space="0" w:color="auto"/>
      </w:divBdr>
    </w:div>
    <w:div w:id="1224022644">
      <w:marLeft w:val="480"/>
      <w:marRight w:val="0"/>
      <w:marTop w:val="0"/>
      <w:marBottom w:val="0"/>
      <w:divBdr>
        <w:top w:val="none" w:sz="0" w:space="0" w:color="auto"/>
        <w:left w:val="none" w:sz="0" w:space="0" w:color="auto"/>
        <w:bottom w:val="none" w:sz="0" w:space="0" w:color="auto"/>
        <w:right w:val="none" w:sz="0" w:space="0" w:color="auto"/>
      </w:divBdr>
    </w:div>
    <w:div w:id="1224027158">
      <w:marLeft w:val="480"/>
      <w:marRight w:val="0"/>
      <w:marTop w:val="0"/>
      <w:marBottom w:val="0"/>
      <w:divBdr>
        <w:top w:val="none" w:sz="0" w:space="0" w:color="auto"/>
        <w:left w:val="none" w:sz="0" w:space="0" w:color="auto"/>
        <w:bottom w:val="none" w:sz="0" w:space="0" w:color="auto"/>
        <w:right w:val="none" w:sz="0" w:space="0" w:color="auto"/>
      </w:divBdr>
    </w:div>
    <w:div w:id="1229731458">
      <w:marLeft w:val="480"/>
      <w:marRight w:val="0"/>
      <w:marTop w:val="0"/>
      <w:marBottom w:val="0"/>
      <w:divBdr>
        <w:top w:val="none" w:sz="0" w:space="0" w:color="auto"/>
        <w:left w:val="none" w:sz="0" w:space="0" w:color="auto"/>
        <w:bottom w:val="none" w:sz="0" w:space="0" w:color="auto"/>
        <w:right w:val="none" w:sz="0" w:space="0" w:color="auto"/>
      </w:divBdr>
    </w:div>
    <w:div w:id="1231118668">
      <w:marLeft w:val="480"/>
      <w:marRight w:val="0"/>
      <w:marTop w:val="0"/>
      <w:marBottom w:val="0"/>
      <w:divBdr>
        <w:top w:val="none" w:sz="0" w:space="0" w:color="auto"/>
        <w:left w:val="none" w:sz="0" w:space="0" w:color="auto"/>
        <w:bottom w:val="none" w:sz="0" w:space="0" w:color="auto"/>
        <w:right w:val="none" w:sz="0" w:space="0" w:color="auto"/>
      </w:divBdr>
    </w:div>
    <w:div w:id="1231962215">
      <w:marLeft w:val="480"/>
      <w:marRight w:val="0"/>
      <w:marTop w:val="0"/>
      <w:marBottom w:val="0"/>
      <w:divBdr>
        <w:top w:val="none" w:sz="0" w:space="0" w:color="auto"/>
        <w:left w:val="none" w:sz="0" w:space="0" w:color="auto"/>
        <w:bottom w:val="none" w:sz="0" w:space="0" w:color="auto"/>
        <w:right w:val="none" w:sz="0" w:space="0" w:color="auto"/>
      </w:divBdr>
    </w:div>
    <w:div w:id="1233194007">
      <w:marLeft w:val="480"/>
      <w:marRight w:val="0"/>
      <w:marTop w:val="0"/>
      <w:marBottom w:val="0"/>
      <w:divBdr>
        <w:top w:val="none" w:sz="0" w:space="0" w:color="auto"/>
        <w:left w:val="none" w:sz="0" w:space="0" w:color="auto"/>
        <w:bottom w:val="none" w:sz="0" w:space="0" w:color="auto"/>
        <w:right w:val="none" w:sz="0" w:space="0" w:color="auto"/>
      </w:divBdr>
    </w:div>
    <w:div w:id="1233926320">
      <w:marLeft w:val="480"/>
      <w:marRight w:val="0"/>
      <w:marTop w:val="0"/>
      <w:marBottom w:val="0"/>
      <w:divBdr>
        <w:top w:val="none" w:sz="0" w:space="0" w:color="auto"/>
        <w:left w:val="none" w:sz="0" w:space="0" w:color="auto"/>
        <w:bottom w:val="none" w:sz="0" w:space="0" w:color="auto"/>
        <w:right w:val="none" w:sz="0" w:space="0" w:color="auto"/>
      </w:divBdr>
    </w:div>
    <w:div w:id="1233929191">
      <w:marLeft w:val="480"/>
      <w:marRight w:val="0"/>
      <w:marTop w:val="0"/>
      <w:marBottom w:val="0"/>
      <w:divBdr>
        <w:top w:val="none" w:sz="0" w:space="0" w:color="auto"/>
        <w:left w:val="none" w:sz="0" w:space="0" w:color="auto"/>
        <w:bottom w:val="none" w:sz="0" w:space="0" w:color="auto"/>
        <w:right w:val="none" w:sz="0" w:space="0" w:color="auto"/>
      </w:divBdr>
    </w:div>
    <w:div w:id="1236158886">
      <w:marLeft w:val="480"/>
      <w:marRight w:val="0"/>
      <w:marTop w:val="0"/>
      <w:marBottom w:val="0"/>
      <w:divBdr>
        <w:top w:val="none" w:sz="0" w:space="0" w:color="auto"/>
        <w:left w:val="none" w:sz="0" w:space="0" w:color="auto"/>
        <w:bottom w:val="none" w:sz="0" w:space="0" w:color="auto"/>
        <w:right w:val="none" w:sz="0" w:space="0" w:color="auto"/>
      </w:divBdr>
    </w:div>
    <w:div w:id="1241715391">
      <w:marLeft w:val="480"/>
      <w:marRight w:val="0"/>
      <w:marTop w:val="0"/>
      <w:marBottom w:val="0"/>
      <w:divBdr>
        <w:top w:val="none" w:sz="0" w:space="0" w:color="auto"/>
        <w:left w:val="none" w:sz="0" w:space="0" w:color="auto"/>
        <w:bottom w:val="none" w:sz="0" w:space="0" w:color="auto"/>
        <w:right w:val="none" w:sz="0" w:space="0" w:color="auto"/>
      </w:divBdr>
    </w:div>
    <w:div w:id="1241789532">
      <w:marLeft w:val="480"/>
      <w:marRight w:val="0"/>
      <w:marTop w:val="0"/>
      <w:marBottom w:val="0"/>
      <w:divBdr>
        <w:top w:val="none" w:sz="0" w:space="0" w:color="auto"/>
        <w:left w:val="none" w:sz="0" w:space="0" w:color="auto"/>
        <w:bottom w:val="none" w:sz="0" w:space="0" w:color="auto"/>
        <w:right w:val="none" w:sz="0" w:space="0" w:color="auto"/>
      </w:divBdr>
    </w:div>
    <w:div w:id="1249458562">
      <w:marLeft w:val="480"/>
      <w:marRight w:val="0"/>
      <w:marTop w:val="0"/>
      <w:marBottom w:val="0"/>
      <w:divBdr>
        <w:top w:val="none" w:sz="0" w:space="0" w:color="auto"/>
        <w:left w:val="none" w:sz="0" w:space="0" w:color="auto"/>
        <w:bottom w:val="none" w:sz="0" w:space="0" w:color="auto"/>
        <w:right w:val="none" w:sz="0" w:space="0" w:color="auto"/>
      </w:divBdr>
    </w:div>
    <w:div w:id="1249660306">
      <w:marLeft w:val="480"/>
      <w:marRight w:val="0"/>
      <w:marTop w:val="0"/>
      <w:marBottom w:val="0"/>
      <w:divBdr>
        <w:top w:val="none" w:sz="0" w:space="0" w:color="auto"/>
        <w:left w:val="none" w:sz="0" w:space="0" w:color="auto"/>
        <w:bottom w:val="none" w:sz="0" w:space="0" w:color="auto"/>
        <w:right w:val="none" w:sz="0" w:space="0" w:color="auto"/>
      </w:divBdr>
    </w:div>
    <w:div w:id="1250654964">
      <w:marLeft w:val="480"/>
      <w:marRight w:val="0"/>
      <w:marTop w:val="0"/>
      <w:marBottom w:val="0"/>
      <w:divBdr>
        <w:top w:val="none" w:sz="0" w:space="0" w:color="auto"/>
        <w:left w:val="none" w:sz="0" w:space="0" w:color="auto"/>
        <w:bottom w:val="none" w:sz="0" w:space="0" w:color="auto"/>
        <w:right w:val="none" w:sz="0" w:space="0" w:color="auto"/>
      </w:divBdr>
    </w:div>
    <w:div w:id="1255237381">
      <w:marLeft w:val="480"/>
      <w:marRight w:val="0"/>
      <w:marTop w:val="0"/>
      <w:marBottom w:val="0"/>
      <w:divBdr>
        <w:top w:val="none" w:sz="0" w:space="0" w:color="auto"/>
        <w:left w:val="none" w:sz="0" w:space="0" w:color="auto"/>
        <w:bottom w:val="none" w:sz="0" w:space="0" w:color="auto"/>
        <w:right w:val="none" w:sz="0" w:space="0" w:color="auto"/>
      </w:divBdr>
    </w:div>
    <w:div w:id="1255701405">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399185">
      <w:marLeft w:val="480"/>
      <w:marRight w:val="0"/>
      <w:marTop w:val="0"/>
      <w:marBottom w:val="0"/>
      <w:divBdr>
        <w:top w:val="none" w:sz="0" w:space="0" w:color="auto"/>
        <w:left w:val="none" w:sz="0" w:space="0" w:color="auto"/>
        <w:bottom w:val="none" w:sz="0" w:space="0" w:color="auto"/>
        <w:right w:val="none" w:sz="0" w:space="0" w:color="auto"/>
      </w:divBdr>
    </w:div>
    <w:div w:id="1257978783">
      <w:marLeft w:val="480"/>
      <w:marRight w:val="0"/>
      <w:marTop w:val="0"/>
      <w:marBottom w:val="0"/>
      <w:divBdr>
        <w:top w:val="none" w:sz="0" w:space="0" w:color="auto"/>
        <w:left w:val="none" w:sz="0" w:space="0" w:color="auto"/>
        <w:bottom w:val="none" w:sz="0" w:space="0" w:color="auto"/>
        <w:right w:val="none" w:sz="0" w:space="0" w:color="auto"/>
      </w:divBdr>
    </w:div>
    <w:div w:id="1258758549">
      <w:marLeft w:val="480"/>
      <w:marRight w:val="0"/>
      <w:marTop w:val="0"/>
      <w:marBottom w:val="0"/>
      <w:divBdr>
        <w:top w:val="none" w:sz="0" w:space="0" w:color="auto"/>
        <w:left w:val="none" w:sz="0" w:space="0" w:color="auto"/>
        <w:bottom w:val="none" w:sz="0" w:space="0" w:color="auto"/>
        <w:right w:val="none" w:sz="0" w:space="0" w:color="auto"/>
      </w:divBdr>
    </w:div>
    <w:div w:id="1262831666">
      <w:marLeft w:val="480"/>
      <w:marRight w:val="0"/>
      <w:marTop w:val="0"/>
      <w:marBottom w:val="0"/>
      <w:divBdr>
        <w:top w:val="none" w:sz="0" w:space="0" w:color="auto"/>
        <w:left w:val="none" w:sz="0" w:space="0" w:color="auto"/>
        <w:bottom w:val="none" w:sz="0" w:space="0" w:color="auto"/>
        <w:right w:val="none" w:sz="0" w:space="0" w:color="auto"/>
      </w:divBdr>
    </w:div>
    <w:div w:id="1263538709">
      <w:marLeft w:val="480"/>
      <w:marRight w:val="0"/>
      <w:marTop w:val="0"/>
      <w:marBottom w:val="0"/>
      <w:divBdr>
        <w:top w:val="none" w:sz="0" w:space="0" w:color="auto"/>
        <w:left w:val="none" w:sz="0" w:space="0" w:color="auto"/>
        <w:bottom w:val="none" w:sz="0" w:space="0" w:color="auto"/>
        <w:right w:val="none" w:sz="0" w:space="0" w:color="auto"/>
      </w:divBdr>
    </w:div>
    <w:div w:id="1264991099">
      <w:marLeft w:val="480"/>
      <w:marRight w:val="0"/>
      <w:marTop w:val="0"/>
      <w:marBottom w:val="0"/>
      <w:divBdr>
        <w:top w:val="none" w:sz="0" w:space="0" w:color="auto"/>
        <w:left w:val="none" w:sz="0" w:space="0" w:color="auto"/>
        <w:bottom w:val="none" w:sz="0" w:space="0" w:color="auto"/>
        <w:right w:val="none" w:sz="0" w:space="0" w:color="auto"/>
      </w:divBdr>
    </w:div>
    <w:div w:id="1268583877">
      <w:marLeft w:val="480"/>
      <w:marRight w:val="0"/>
      <w:marTop w:val="0"/>
      <w:marBottom w:val="0"/>
      <w:divBdr>
        <w:top w:val="none" w:sz="0" w:space="0" w:color="auto"/>
        <w:left w:val="none" w:sz="0" w:space="0" w:color="auto"/>
        <w:bottom w:val="none" w:sz="0" w:space="0" w:color="auto"/>
        <w:right w:val="none" w:sz="0" w:space="0" w:color="auto"/>
      </w:divBdr>
    </w:div>
    <w:div w:id="1272275888">
      <w:marLeft w:val="480"/>
      <w:marRight w:val="0"/>
      <w:marTop w:val="0"/>
      <w:marBottom w:val="0"/>
      <w:divBdr>
        <w:top w:val="none" w:sz="0" w:space="0" w:color="auto"/>
        <w:left w:val="none" w:sz="0" w:space="0" w:color="auto"/>
        <w:bottom w:val="none" w:sz="0" w:space="0" w:color="auto"/>
        <w:right w:val="none" w:sz="0" w:space="0" w:color="auto"/>
      </w:divBdr>
    </w:div>
    <w:div w:id="1275946519">
      <w:marLeft w:val="480"/>
      <w:marRight w:val="0"/>
      <w:marTop w:val="0"/>
      <w:marBottom w:val="0"/>
      <w:divBdr>
        <w:top w:val="none" w:sz="0" w:space="0" w:color="auto"/>
        <w:left w:val="none" w:sz="0" w:space="0" w:color="auto"/>
        <w:bottom w:val="none" w:sz="0" w:space="0" w:color="auto"/>
        <w:right w:val="none" w:sz="0" w:space="0" w:color="auto"/>
      </w:divBdr>
    </w:div>
    <w:div w:id="1285622025">
      <w:marLeft w:val="480"/>
      <w:marRight w:val="0"/>
      <w:marTop w:val="0"/>
      <w:marBottom w:val="0"/>
      <w:divBdr>
        <w:top w:val="none" w:sz="0" w:space="0" w:color="auto"/>
        <w:left w:val="none" w:sz="0" w:space="0" w:color="auto"/>
        <w:bottom w:val="none" w:sz="0" w:space="0" w:color="auto"/>
        <w:right w:val="none" w:sz="0" w:space="0" w:color="auto"/>
      </w:divBdr>
    </w:div>
    <w:div w:id="1290042462">
      <w:marLeft w:val="480"/>
      <w:marRight w:val="0"/>
      <w:marTop w:val="0"/>
      <w:marBottom w:val="0"/>
      <w:divBdr>
        <w:top w:val="none" w:sz="0" w:space="0" w:color="auto"/>
        <w:left w:val="none" w:sz="0" w:space="0" w:color="auto"/>
        <w:bottom w:val="none" w:sz="0" w:space="0" w:color="auto"/>
        <w:right w:val="none" w:sz="0" w:space="0" w:color="auto"/>
      </w:divBdr>
    </w:div>
    <w:div w:id="1292901626">
      <w:marLeft w:val="480"/>
      <w:marRight w:val="0"/>
      <w:marTop w:val="0"/>
      <w:marBottom w:val="0"/>
      <w:divBdr>
        <w:top w:val="none" w:sz="0" w:space="0" w:color="auto"/>
        <w:left w:val="none" w:sz="0" w:space="0" w:color="auto"/>
        <w:bottom w:val="none" w:sz="0" w:space="0" w:color="auto"/>
        <w:right w:val="none" w:sz="0" w:space="0" w:color="auto"/>
      </w:divBdr>
    </w:div>
    <w:div w:id="1293098182">
      <w:marLeft w:val="480"/>
      <w:marRight w:val="0"/>
      <w:marTop w:val="0"/>
      <w:marBottom w:val="0"/>
      <w:divBdr>
        <w:top w:val="none" w:sz="0" w:space="0" w:color="auto"/>
        <w:left w:val="none" w:sz="0" w:space="0" w:color="auto"/>
        <w:bottom w:val="none" w:sz="0" w:space="0" w:color="auto"/>
        <w:right w:val="none" w:sz="0" w:space="0" w:color="auto"/>
      </w:divBdr>
    </w:div>
    <w:div w:id="1298954610">
      <w:marLeft w:val="480"/>
      <w:marRight w:val="0"/>
      <w:marTop w:val="0"/>
      <w:marBottom w:val="0"/>
      <w:divBdr>
        <w:top w:val="none" w:sz="0" w:space="0" w:color="auto"/>
        <w:left w:val="none" w:sz="0" w:space="0" w:color="auto"/>
        <w:bottom w:val="none" w:sz="0" w:space="0" w:color="auto"/>
        <w:right w:val="none" w:sz="0" w:space="0" w:color="auto"/>
      </w:divBdr>
    </w:div>
    <w:div w:id="1308121850">
      <w:marLeft w:val="480"/>
      <w:marRight w:val="0"/>
      <w:marTop w:val="0"/>
      <w:marBottom w:val="0"/>
      <w:divBdr>
        <w:top w:val="none" w:sz="0" w:space="0" w:color="auto"/>
        <w:left w:val="none" w:sz="0" w:space="0" w:color="auto"/>
        <w:bottom w:val="none" w:sz="0" w:space="0" w:color="auto"/>
        <w:right w:val="none" w:sz="0" w:space="0" w:color="auto"/>
      </w:divBdr>
    </w:div>
    <w:div w:id="1324971522">
      <w:marLeft w:val="480"/>
      <w:marRight w:val="0"/>
      <w:marTop w:val="0"/>
      <w:marBottom w:val="0"/>
      <w:divBdr>
        <w:top w:val="none" w:sz="0" w:space="0" w:color="auto"/>
        <w:left w:val="none" w:sz="0" w:space="0" w:color="auto"/>
        <w:bottom w:val="none" w:sz="0" w:space="0" w:color="auto"/>
        <w:right w:val="none" w:sz="0" w:space="0" w:color="auto"/>
      </w:divBdr>
    </w:div>
    <w:div w:id="1325205369">
      <w:marLeft w:val="480"/>
      <w:marRight w:val="0"/>
      <w:marTop w:val="0"/>
      <w:marBottom w:val="0"/>
      <w:divBdr>
        <w:top w:val="none" w:sz="0" w:space="0" w:color="auto"/>
        <w:left w:val="none" w:sz="0" w:space="0" w:color="auto"/>
        <w:bottom w:val="none" w:sz="0" w:space="0" w:color="auto"/>
        <w:right w:val="none" w:sz="0" w:space="0" w:color="auto"/>
      </w:divBdr>
    </w:div>
    <w:div w:id="1327857054">
      <w:marLeft w:val="480"/>
      <w:marRight w:val="0"/>
      <w:marTop w:val="0"/>
      <w:marBottom w:val="0"/>
      <w:divBdr>
        <w:top w:val="none" w:sz="0" w:space="0" w:color="auto"/>
        <w:left w:val="none" w:sz="0" w:space="0" w:color="auto"/>
        <w:bottom w:val="none" w:sz="0" w:space="0" w:color="auto"/>
        <w:right w:val="none" w:sz="0" w:space="0" w:color="auto"/>
      </w:divBdr>
    </w:div>
    <w:div w:id="1333607959">
      <w:marLeft w:val="480"/>
      <w:marRight w:val="0"/>
      <w:marTop w:val="0"/>
      <w:marBottom w:val="0"/>
      <w:divBdr>
        <w:top w:val="none" w:sz="0" w:space="0" w:color="auto"/>
        <w:left w:val="none" w:sz="0" w:space="0" w:color="auto"/>
        <w:bottom w:val="none" w:sz="0" w:space="0" w:color="auto"/>
        <w:right w:val="none" w:sz="0" w:space="0" w:color="auto"/>
      </w:divBdr>
    </w:div>
    <w:div w:id="1341546903">
      <w:marLeft w:val="480"/>
      <w:marRight w:val="0"/>
      <w:marTop w:val="0"/>
      <w:marBottom w:val="0"/>
      <w:divBdr>
        <w:top w:val="none" w:sz="0" w:space="0" w:color="auto"/>
        <w:left w:val="none" w:sz="0" w:space="0" w:color="auto"/>
        <w:bottom w:val="none" w:sz="0" w:space="0" w:color="auto"/>
        <w:right w:val="none" w:sz="0" w:space="0" w:color="auto"/>
      </w:divBdr>
    </w:div>
    <w:div w:id="1342656485">
      <w:marLeft w:val="480"/>
      <w:marRight w:val="0"/>
      <w:marTop w:val="0"/>
      <w:marBottom w:val="0"/>
      <w:divBdr>
        <w:top w:val="none" w:sz="0" w:space="0" w:color="auto"/>
        <w:left w:val="none" w:sz="0" w:space="0" w:color="auto"/>
        <w:bottom w:val="none" w:sz="0" w:space="0" w:color="auto"/>
        <w:right w:val="none" w:sz="0" w:space="0" w:color="auto"/>
      </w:divBdr>
    </w:div>
    <w:div w:id="1343967655">
      <w:marLeft w:val="480"/>
      <w:marRight w:val="0"/>
      <w:marTop w:val="0"/>
      <w:marBottom w:val="0"/>
      <w:divBdr>
        <w:top w:val="none" w:sz="0" w:space="0" w:color="auto"/>
        <w:left w:val="none" w:sz="0" w:space="0" w:color="auto"/>
        <w:bottom w:val="none" w:sz="0" w:space="0" w:color="auto"/>
        <w:right w:val="none" w:sz="0" w:space="0" w:color="auto"/>
      </w:divBdr>
    </w:div>
    <w:div w:id="1345864641">
      <w:marLeft w:val="480"/>
      <w:marRight w:val="0"/>
      <w:marTop w:val="0"/>
      <w:marBottom w:val="0"/>
      <w:divBdr>
        <w:top w:val="none" w:sz="0" w:space="0" w:color="auto"/>
        <w:left w:val="none" w:sz="0" w:space="0" w:color="auto"/>
        <w:bottom w:val="none" w:sz="0" w:space="0" w:color="auto"/>
        <w:right w:val="none" w:sz="0" w:space="0" w:color="auto"/>
      </w:divBdr>
    </w:div>
    <w:div w:id="1347556237">
      <w:marLeft w:val="480"/>
      <w:marRight w:val="0"/>
      <w:marTop w:val="0"/>
      <w:marBottom w:val="0"/>
      <w:divBdr>
        <w:top w:val="none" w:sz="0" w:space="0" w:color="auto"/>
        <w:left w:val="none" w:sz="0" w:space="0" w:color="auto"/>
        <w:bottom w:val="none" w:sz="0" w:space="0" w:color="auto"/>
        <w:right w:val="none" w:sz="0" w:space="0" w:color="auto"/>
      </w:divBdr>
    </w:div>
    <w:div w:id="1348867689">
      <w:marLeft w:val="480"/>
      <w:marRight w:val="0"/>
      <w:marTop w:val="0"/>
      <w:marBottom w:val="0"/>
      <w:divBdr>
        <w:top w:val="none" w:sz="0" w:space="0" w:color="auto"/>
        <w:left w:val="none" w:sz="0" w:space="0" w:color="auto"/>
        <w:bottom w:val="none" w:sz="0" w:space="0" w:color="auto"/>
        <w:right w:val="none" w:sz="0" w:space="0" w:color="auto"/>
      </w:divBdr>
    </w:div>
    <w:div w:id="1350983817">
      <w:marLeft w:val="480"/>
      <w:marRight w:val="0"/>
      <w:marTop w:val="0"/>
      <w:marBottom w:val="0"/>
      <w:divBdr>
        <w:top w:val="none" w:sz="0" w:space="0" w:color="auto"/>
        <w:left w:val="none" w:sz="0" w:space="0" w:color="auto"/>
        <w:bottom w:val="none" w:sz="0" w:space="0" w:color="auto"/>
        <w:right w:val="none" w:sz="0" w:space="0" w:color="auto"/>
      </w:divBdr>
    </w:div>
    <w:div w:id="1354652626">
      <w:marLeft w:val="480"/>
      <w:marRight w:val="0"/>
      <w:marTop w:val="0"/>
      <w:marBottom w:val="0"/>
      <w:divBdr>
        <w:top w:val="none" w:sz="0" w:space="0" w:color="auto"/>
        <w:left w:val="none" w:sz="0" w:space="0" w:color="auto"/>
        <w:bottom w:val="none" w:sz="0" w:space="0" w:color="auto"/>
        <w:right w:val="none" w:sz="0" w:space="0" w:color="auto"/>
      </w:divBdr>
    </w:div>
    <w:div w:id="1358509825">
      <w:marLeft w:val="480"/>
      <w:marRight w:val="0"/>
      <w:marTop w:val="0"/>
      <w:marBottom w:val="0"/>
      <w:divBdr>
        <w:top w:val="none" w:sz="0" w:space="0" w:color="auto"/>
        <w:left w:val="none" w:sz="0" w:space="0" w:color="auto"/>
        <w:bottom w:val="none" w:sz="0" w:space="0" w:color="auto"/>
        <w:right w:val="none" w:sz="0" w:space="0" w:color="auto"/>
      </w:divBdr>
    </w:div>
    <w:div w:id="1361124470">
      <w:marLeft w:val="480"/>
      <w:marRight w:val="0"/>
      <w:marTop w:val="0"/>
      <w:marBottom w:val="0"/>
      <w:divBdr>
        <w:top w:val="none" w:sz="0" w:space="0" w:color="auto"/>
        <w:left w:val="none" w:sz="0" w:space="0" w:color="auto"/>
        <w:bottom w:val="none" w:sz="0" w:space="0" w:color="auto"/>
        <w:right w:val="none" w:sz="0" w:space="0" w:color="auto"/>
      </w:divBdr>
    </w:div>
    <w:div w:id="1362508983">
      <w:marLeft w:val="480"/>
      <w:marRight w:val="0"/>
      <w:marTop w:val="0"/>
      <w:marBottom w:val="0"/>
      <w:divBdr>
        <w:top w:val="none" w:sz="0" w:space="0" w:color="auto"/>
        <w:left w:val="none" w:sz="0" w:space="0" w:color="auto"/>
        <w:bottom w:val="none" w:sz="0" w:space="0" w:color="auto"/>
        <w:right w:val="none" w:sz="0" w:space="0" w:color="auto"/>
      </w:divBdr>
    </w:div>
    <w:div w:id="1366714031">
      <w:marLeft w:val="480"/>
      <w:marRight w:val="0"/>
      <w:marTop w:val="0"/>
      <w:marBottom w:val="0"/>
      <w:divBdr>
        <w:top w:val="none" w:sz="0" w:space="0" w:color="auto"/>
        <w:left w:val="none" w:sz="0" w:space="0" w:color="auto"/>
        <w:bottom w:val="none" w:sz="0" w:space="0" w:color="auto"/>
        <w:right w:val="none" w:sz="0" w:space="0" w:color="auto"/>
      </w:divBdr>
    </w:div>
    <w:div w:id="1368142769">
      <w:marLeft w:val="480"/>
      <w:marRight w:val="0"/>
      <w:marTop w:val="0"/>
      <w:marBottom w:val="0"/>
      <w:divBdr>
        <w:top w:val="none" w:sz="0" w:space="0" w:color="auto"/>
        <w:left w:val="none" w:sz="0" w:space="0" w:color="auto"/>
        <w:bottom w:val="none" w:sz="0" w:space="0" w:color="auto"/>
        <w:right w:val="none" w:sz="0" w:space="0" w:color="auto"/>
      </w:divBdr>
    </w:div>
    <w:div w:id="1369448134">
      <w:marLeft w:val="480"/>
      <w:marRight w:val="0"/>
      <w:marTop w:val="0"/>
      <w:marBottom w:val="0"/>
      <w:divBdr>
        <w:top w:val="none" w:sz="0" w:space="0" w:color="auto"/>
        <w:left w:val="none" w:sz="0" w:space="0" w:color="auto"/>
        <w:bottom w:val="none" w:sz="0" w:space="0" w:color="auto"/>
        <w:right w:val="none" w:sz="0" w:space="0" w:color="auto"/>
      </w:divBdr>
    </w:div>
    <w:div w:id="1370954482">
      <w:marLeft w:val="480"/>
      <w:marRight w:val="0"/>
      <w:marTop w:val="0"/>
      <w:marBottom w:val="0"/>
      <w:divBdr>
        <w:top w:val="none" w:sz="0" w:space="0" w:color="auto"/>
        <w:left w:val="none" w:sz="0" w:space="0" w:color="auto"/>
        <w:bottom w:val="none" w:sz="0" w:space="0" w:color="auto"/>
        <w:right w:val="none" w:sz="0" w:space="0" w:color="auto"/>
      </w:divBdr>
    </w:div>
    <w:div w:id="1376583738">
      <w:marLeft w:val="480"/>
      <w:marRight w:val="0"/>
      <w:marTop w:val="0"/>
      <w:marBottom w:val="0"/>
      <w:divBdr>
        <w:top w:val="none" w:sz="0" w:space="0" w:color="auto"/>
        <w:left w:val="none" w:sz="0" w:space="0" w:color="auto"/>
        <w:bottom w:val="none" w:sz="0" w:space="0" w:color="auto"/>
        <w:right w:val="none" w:sz="0" w:space="0" w:color="auto"/>
      </w:divBdr>
    </w:div>
    <w:div w:id="1378628429">
      <w:marLeft w:val="480"/>
      <w:marRight w:val="0"/>
      <w:marTop w:val="0"/>
      <w:marBottom w:val="0"/>
      <w:divBdr>
        <w:top w:val="none" w:sz="0" w:space="0" w:color="auto"/>
        <w:left w:val="none" w:sz="0" w:space="0" w:color="auto"/>
        <w:bottom w:val="none" w:sz="0" w:space="0" w:color="auto"/>
        <w:right w:val="none" w:sz="0" w:space="0" w:color="auto"/>
      </w:divBdr>
    </w:div>
    <w:div w:id="1378823572">
      <w:marLeft w:val="480"/>
      <w:marRight w:val="0"/>
      <w:marTop w:val="0"/>
      <w:marBottom w:val="0"/>
      <w:divBdr>
        <w:top w:val="none" w:sz="0" w:space="0" w:color="auto"/>
        <w:left w:val="none" w:sz="0" w:space="0" w:color="auto"/>
        <w:bottom w:val="none" w:sz="0" w:space="0" w:color="auto"/>
        <w:right w:val="none" w:sz="0" w:space="0" w:color="auto"/>
      </w:divBdr>
    </w:div>
    <w:div w:id="1379474698">
      <w:marLeft w:val="480"/>
      <w:marRight w:val="0"/>
      <w:marTop w:val="0"/>
      <w:marBottom w:val="0"/>
      <w:divBdr>
        <w:top w:val="none" w:sz="0" w:space="0" w:color="auto"/>
        <w:left w:val="none" w:sz="0" w:space="0" w:color="auto"/>
        <w:bottom w:val="none" w:sz="0" w:space="0" w:color="auto"/>
        <w:right w:val="none" w:sz="0" w:space="0" w:color="auto"/>
      </w:divBdr>
    </w:div>
    <w:div w:id="1381709389">
      <w:marLeft w:val="480"/>
      <w:marRight w:val="0"/>
      <w:marTop w:val="0"/>
      <w:marBottom w:val="0"/>
      <w:divBdr>
        <w:top w:val="none" w:sz="0" w:space="0" w:color="auto"/>
        <w:left w:val="none" w:sz="0" w:space="0" w:color="auto"/>
        <w:bottom w:val="none" w:sz="0" w:space="0" w:color="auto"/>
        <w:right w:val="none" w:sz="0" w:space="0" w:color="auto"/>
      </w:divBdr>
    </w:div>
    <w:div w:id="1387875224">
      <w:marLeft w:val="480"/>
      <w:marRight w:val="0"/>
      <w:marTop w:val="0"/>
      <w:marBottom w:val="0"/>
      <w:divBdr>
        <w:top w:val="none" w:sz="0" w:space="0" w:color="auto"/>
        <w:left w:val="none" w:sz="0" w:space="0" w:color="auto"/>
        <w:bottom w:val="none" w:sz="0" w:space="0" w:color="auto"/>
        <w:right w:val="none" w:sz="0" w:space="0" w:color="auto"/>
      </w:divBdr>
    </w:div>
    <w:div w:id="1391078467">
      <w:marLeft w:val="480"/>
      <w:marRight w:val="0"/>
      <w:marTop w:val="0"/>
      <w:marBottom w:val="0"/>
      <w:divBdr>
        <w:top w:val="none" w:sz="0" w:space="0" w:color="auto"/>
        <w:left w:val="none" w:sz="0" w:space="0" w:color="auto"/>
        <w:bottom w:val="none" w:sz="0" w:space="0" w:color="auto"/>
        <w:right w:val="none" w:sz="0" w:space="0" w:color="auto"/>
      </w:divBdr>
    </w:div>
    <w:div w:id="1392457366">
      <w:marLeft w:val="480"/>
      <w:marRight w:val="0"/>
      <w:marTop w:val="0"/>
      <w:marBottom w:val="0"/>
      <w:divBdr>
        <w:top w:val="none" w:sz="0" w:space="0" w:color="auto"/>
        <w:left w:val="none" w:sz="0" w:space="0" w:color="auto"/>
        <w:bottom w:val="none" w:sz="0" w:space="0" w:color="auto"/>
        <w:right w:val="none" w:sz="0" w:space="0" w:color="auto"/>
      </w:divBdr>
    </w:div>
    <w:div w:id="1396931192">
      <w:marLeft w:val="480"/>
      <w:marRight w:val="0"/>
      <w:marTop w:val="0"/>
      <w:marBottom w:val="0"/>
      <w:divBdr>
        <w:top w:val="none" w:sz="0" w:space="0" w:color="auto"/>
        <w:left w:val="none" w:sz="0" w:space="0" w:color="auto"/>
        <w:bottom w:val="none" w:sz="0" w:space="0" w:color="auto"/>
        <w:right w:val="none" w:sz="0" w:space="0" w:color="auto"/>
      </w:divBdr>
    </w:div>
    <w:div w:id="1401095006">
      <w:marLeft w:val="480"/>
      <w:marRight w:val="0"/>
      <w:marTop w:val="0"/>
      <w:marBottom w:val="0"/>
      <w:divBdr>
        <w:top w:val="none" w:sz="0" w:space="0" w:color="auto"/>
        <w:left w:val="none" w:sz="0" w:space="0" w:color="auto"/>
        <w:bottom w:val="none" w:sz="0" w:space="0" w:color="auto"/>
        <w:right w:val="none" w:sz="0" w:space="0" w:color="auto"/>
      </w:divBdr>
    </w:div>
    <w:div w:id="1406223668">
      <w:marLeft w:val="480"/>
      <w:marRight w:val="0"/>
      <w:marTop w:val="0"/>
      <w:marBottom w:val="0"/>
      <w:divBdr>
        <w:top w:val="none" w:sz="0" w:space="0" w:color="auto"/>
        <w:left w:val="none" w:sz="0" w:space="0" w:color="auto"/>
        <w:bottom w:val="none" w:sz="0" w:space="0" w:color="auto"/>
        <w:right w:val="none" w:sz="0" w:space="0" w:color="auto"/>
      </w:divBdr>
    </w:div>
    <w:div w:id="1407220437">
      <w:marLeft w:val="480"/>
      <w:marRight w:val="0"/>
      <w:marTop w:val="0"/>
      <w:marBottom w:val="0"/>
      <w:divBdr>
        <w:top w:val="none" w:sz="0" w:space="0" w:color="auto"/>
        <w:left w:val="none" w:sz="0" w:space="0" w:color="auto"/>
        <w:bottom w:val="none" w:sz="0" w:space="0" w:color="auto"/>
        <w:right w:val="none" w:sz="0" w:space="0" w:color="auto"/>
      </w:divBdr>
    </w:div>
    <w:div w:id="1409687436">
      <w:marLeft w:val="480"/>
      <w:marRight w:val="0"/>
      <w:marTop w:val="0"/>
      <w:marBottom w:val="0"/>
      <w:divBdr>
        <w:top w:val="none" w:sz="0" w:space="0" w:color="auto"/>
        <w:left w:val="none" w:sz="0" w:space="0" w:color="auto"/>
        <w:bottom w:val="none" w:sz="0" w:space="0" w:color="auto"/>
        <w:right w:val="none" w:sz="0" w:space="0" w:color="auto"/>
      </w:divBdr>
    </w:div>
    <w:div w:id="1410225857">
      <w:marLeft w:val="480"/>
      <w:marRight w:val="0"/>
      <w:marTop w:val="0"/>
      <w:marBottom w:val="0"/>
      <w:divBdr>
        <w:top w:val="none" w:sz="0" w:space="0" w:color="auto"/>
        <w:left w:val="none" w:sz="0" w:space="0" w:color="auto"/>
        <w:bottom w:val="none" w:sz="0" w:space="0" w:color="auto"/>
        <w:right w:val="none" w:sz="0" w:space="0" w:color="auto"/>
      </w:divBdr>
    </w:div>
    <w:div w:id="1412433409">
      <w:marLeft w:val="480"/>
      <w:marRight w:val="0"/>
      <w:marTop w:val="0"/>
      <w:marBottom w:val="0"/>
      <w:divBdr>
        <w:top w:val="none" w:sz="0" w:space="0" w:color="auto"/>
        <w:left w:val="none" w:sz="0" w:space="0" w:color="auto"/>
        <w:bottom w:val="none" w:sz="0" w:space="0" w:color="auto"/>
        <w:right w:val="none" w:sz="0" w:space="0" w:color="auto"/>
      </w:divBdr>
    </w:div>
    <w:div w:id="1418137287">
      <w:marLeft w:val="480"/>
      <w:marRight w:val="0"/>
      <w:marTop w:val="0"/>
      <w:marBottom w:val="0"/>
      <w:divBdr>
        <w:top w:val="none" w:sz="0" w:space="0" w:color="auto"/>
        <w:left w:val="none" w:sz="0" w:space="0" w:color="auto"/>
        <w:bottom w:val="none" w:sz="0" w:space="0" w:color="auto"/>
        <w:right w:val="none" w:sz="0" w:space="0" w:color="auto"/>
      </w:divBdr>
    </w:div>
    <w:div w:id="1418795179">
      <w:marLeft w:val="480"/>
      <w:marRight w:val="0"/>
      <w:marTop w:val="0"/>
      <w:marBottom w:val="0"/>
      <w:divBdr>
        <w:top w:val="none" w:sz="0" w:space="0" w:color="auto"/>
        <w:left w:val="none" w:sz="0" w:space="0" w:color="auto"/>
        <w:bottom w:val="none" w:sz="0" w:space="0" w:color="auto"/>
        <w:right w:val="none" w:sz="0" w:space="0" w:color="auto"/>
      </w:divBdr>
    </w:div>
    <w:div w:id="1423066562">
      <w:marLeft w:val="480"/>
      <w:marRight w:val="0"/>
      <w:marTop w:val="0"/>
      <w:marBottom w:val="0"/>
      <w:divBdr>
        <w:top w:val="none" w:sz="0" w:space="0" w:color="auto"/>
        <w:left w:val="none" w:sz="0" w:space="0" w:color="auto"/>
        <w:bottom w:val="none" w:sz="0" w:space="0" w:color="auto"/>
        <w:right w:val="none" w:sz="0" w:space="0" w:color="auto"/>
      </w:divBdr>
    </w:div>
    <w:div w:id="1425960002">
      <w:marLeft w:val="480"/>
      <w:marRight w:val="0"/>
      <w:marTop w:val="0"/>
      <w:marBottom w:val="0"/>
      <w:divBdr>
        <w:top w:val="none" w:sz="0" w:space="0" w:color="auto"/>
        <w:left w:val="none" w:sz="0" w:space="0" w:color="auto"/>
        <w:bottom w:val="none" w:sz="0" w:space="0" w:color="auto"/>
        <w:right w:val="none" w:sz="0" w:space="0" w:color="auto"/>
      </w:divBdr>
    </w:div>
    <w:div w:id="1426724392">
      <w:marLeft w:val="480"/>
      <w:marRight w:val="0"/>
      <w:marTop w:val="0"/>
      <w:marBottom w:val="0"/>
      <w:divBdr>
        <w:top w:val="none" w:sz="0" w:space="0" w:color="auto"/>
        <w:left w:val="none" w:sz="0" w:space="0" w:color="auto"/>
        <w:bottom w:val="none" w:sz="0" w:space="0" w:color="auto"/>
        <w:right w:val="none" w:sz="0" w:space="0" w:color="auto"/>
      </w:divBdr>
    </w:div>
    <w:div w:id="1429807392">
      <w:marLeft w:val="480"/>
      <w:marRight w:val="0"/>
      <w:marTop w:val="0"/>
      <w:marBottom w:val="0"/>
      <w:divBdr>
        <w:top w:val="none" w:sz="0" w:space="0" w:color="auto"/>
        <w:left w:val="none" w:sz="0" w:space="0" w:color="auto"/>
        <w:bottom w:val="none" w:sz="0" w:space="0" w:color="auto"/>
        <w:right w:val="none" w:sz="0" w:space="0" w:color="auto"/>
      </w:divBdr>
    </w:div>
    <w:div w:id="1433277236">
      <w:marLeft w:val="480"/>
      <w:marRight w:val="0"/>
      <w:marTop w:val="0"/>
      <w:marBottom w:val="0"/>
      <w:divBdr>
        <w:top w:val="none" w:sz="0" w:space="0" w:color="auto"/>
        <w:left w:val="none" w:sz="0" w:space="0" w:color="auto"/>
        <w:bottom w:val="none" w:sz="0" w:space="0" w:color="auto"/>
        <w:right w:val="none" w:sz="0" w:space="0" w:color="auto"/>
      </w:divBdr>
    </w:div>
    <w:div w:id="1436369563">
      <w:marLeft w:val="480"/>
      <w:marRight w:val="0"/>
      <w:marTop w:val="0"/>
      <w:marBottom w:val="0"/>
      <w:divBdr>
        <w:top w:val="none" w:sz="0" w:space="0" w:color="auto"/>
        <w:left w:val="none" w:sz="0" w:space="0" w:color="auto"/>
        <w:bottom w:val="none" w:sz="0" w:space="0" w:color="auto"/>
        <w:right w:val="none" w:sz="0" w:space="0" w:color="auto"/>
      </w:divBdr>
    </w:div>
    <w:div w:id="1442263703">
      <w:marLeft w:val="480"/>
      <w:marRight w:val="0"/>
      <w:marTop w:val="0"/>
      <w:marBottom w:val="0"/>
      <w:divBdr>
        <w:top w:val="none" w:sz="0" w:space="0" w:color="auto"/>
        <w:left w:val="none" w:sz="0" w:space="0" w:color="auto"/>
        <w:bottom w:val="none" w:sz="0" w:space="0" w:color="auto"/>
        <w:right w:val="none" w:sz="0" w:space="0" w:color="auto"/>
      </w:divBdr>
    </w:div>
    <w:div w:id="1445230671">
      <w:marLeft w:val="480"/>
      <w:marRight w:val="0"/>
      <w:marTop w:val="0"/>
      <w:marBottom w:val="0"/>
      <w:divBdr>
        <w:top w:val="none" w:sz="0" w:space="0" w:color="auto"/>
        <w:left w:val="none" w:sz="0" w:space="0" w:color="auto"/>
        <w:bottom w:val="none" w:sz="0" w:space="0" w:color="auto"/>
        <w:right w:val="none" w:sz="0" w:space="0" w:color="auto"/>
      </w:divBdr>
    </w:div>
    <w:div w:id="1446655558">
      <w:marLeft w:val="480"/>
      <w:marRight w:val="0"/>
      <w:marTop w:val="0"/>
      <w:marBottom w:val="0"/>
      <w:divBdr>
        <w:top w:val="none" w:sz="0" w:space="0" w:color="auto"/>
        <w:left w:val="none" w:sz="0" w:space="0" w:color="auto"/>
        <w:bottom w:val="none" w:sz="0" w:space="0" w:color="auto"/>
        <w:right w:val="none" w:sz="0" w:space="0" w:color="auto"/>
      </w:divBdr>
    </w:div>
    <w:div w:id="1448429501">
      <w:marLeft w:val="480"/>
      <w:marRight w:val="0"/>
      <w:marTop w:val="0"/>
      <w:marBottom w:val="0"/>
      <w:divBdr>
        <w:top w:val="none" w:sz="0" w:space="0" w:color="auto"/>
        <w:left w:val="none" w:sz="0" w:space="0" w:color="auto"/>
        <w:bottom w:val="none" w:sz="0" w:space="0" w:color="auto"/>
        <w:right w:val="none" w:sz="0" w:space="0" w:color="auto"/>
      </w:divBdr>
    </w:div>
    <w:div w:id="1449202194">
      <w:marLeft w:val="480"/>
      <w:marRight w:val="0"/>
      <w:marTop w:val="0"/>
      <w:marBottom w:val="0"/>
      <w:divBdr>
        <w:top w:val="none" w:sz="0" w:space="0" w:color="auto"/>
        <w:left w:val="none" w:sz="0" w:space="0" w:color="auto"/>
        <w:bottom w:val="none" w:sz="0" w:space="0" w:color="auto"/>
        <w:right w:val="none" w:sz="0" w:space="0" w:color="auto"/>
      </w:divBdr>
    </w:div>
    <w:div w:id="1455099261">
      <w:marLeft w:val="480"/>
      <w:marRight w:val="0"/>
      <w:marTop w:val="0"/>
      <w:marBottom w:val="0"/>
      <w:divBdr>
        <w:top w:val="none" w:sz="0" w:space="0" w:color="auto"/>
        <w:left w:val="none" w:sz="0" w:space="0" w:color="auto"/>
        <w:bottom w:val="none" w:sz="0" w:space="0" w:color="auto"/>
        <w:right w:val="none" w:sz="0" w:space="0" w:color="auto"/>
      </w:divBdr>
    </w:div>
    <w:div w:id="1457455922">
      <w:marLeft w:val="480"/>
      <w:marRight w:val="0"/>
      <w:marTop w:val="0"/>
      <w:marBottom w:val="0"/>
      <w:divBdr>
        <w:top w:val="none" w:sz="0" w:space="0" w:color="auto"/>
        <w:left w:val="none" w:sz="0" w:space="0" w:color="auto"/>
        <w:bottom w:val="none" w:sz="0" w:space="0" w:color="auto"/>
        <w:right w:val="none" w:sz="0" w:space="0" w:color="auto"/>
      </w:divBdr>
    </w:div>
    <w:div w:id="1465851235">
      <w:marLeft w:val="480"/>
      <w:marRight w:val="0"/>
      <w:marTop w:val="0"/>
      <w:marBottom w:val="0"/>
      <w:divBdr>
        <w:top w:val="none" w:sz="0" w:space="0" w:color="auto"/>
        <w:left w:val="none" w:sz="0" w:space="0" w:color="auto"/>
        <w:bottom w:val="none" w:sz="0" w:space="0" w:color="auto"/>
        <w:right w:val="none" w:sz="0" w:space="0" w:color="auto"/>
      </w:divBdr>
    </w:div>
    <w:div w:id="1474372864">
      <w:marLeft w:val="480"/>
      <w:marRight w:val="0"/>
      <w:marTop w:val="0"/>
      <w:marBottom w:val="0"/>
      <w:divBdr>
        <w:top w:val="none" w:sz="0" w:space="0" w:color="auto"/>
        <w:left w:val="none" w:sz="0" w:space="0" w:color="auto"/>
        <w:bottom w:val="none" w:sz="0" w:space="0" w:color="auto"/>
        <w:right w:val="none" w:sz="0" w:space="0" w:color="auto"/>
      </w:divBdr>
    </w:div>
    <w:div w:id="1485857076">
      <w:marLeft w:val="480"/>
      <w:marRight w:val="0"/>
      <w:marTop w:val="0"/>
      <w:marBottom w:val="0"/>
      <w:divBdr>
        <w:top w:val="none" w:sz="0" w:space="0" w:color="auto"/>
        <w:left w:val="none" w:sz="0" w:space="0" w:color="auto"/>
        <w:bottom w:val="none" w:sz="0" w:space="0" w:color="auto"/>
        <w:right w:val="none" w:sz="0" w:space="0" w:color="auto"/>
      </w:divBdr>
    </w:div>
    <w:div w:id="1486361488">
      <w:marLeft w:val="480"/>
      <w:marRight w:val="0"/>
      <w:marTop w:val="0"/>
      <w:marBottom w:val="0"/>
      <w:divBdr>
        <w:top w:val="none" w:sz="0" w:space="0" w:color="auto"/>
        <w:left w:val="none" w:sz="0" w:space="0" w:color="auto"/>
        <w:bottom w:val="none" w:sz="0" w:space="0" w:color="auto"/>
        <w:right w:val="none" w:sz="0" w:space="0" w:color="auto"/>
      </w:divBdr>
    </w:div>
    <w:div w:id="1487280456">
      <w:marLeft w:val="480"/>
      <w:marRight w:val="0"/>
      <w:marTop w:val="0"/>
      <w:marBottom w:val="0"/>
      <w:divBdr>
        <w:top w:val="none" w:sz="0" w:space="0" w:color="auto"/>
        <w:left w:val="none" w:sz="0" w:space="0" w:color="auto"/>
        <w:bottom w:val="none" w:sz="0" w:space="0" w:color="auto"/>
        <w:right w:val="none" w:sz="0" w:space="0" w:color="auto"/>
      </w:divBdr>
    </w:div>
    <w:div w:id="1493521851">
      <w:marLeft w:val="480"/>
      <w:marRight w:val="0"/>
      <w:marTop w:val="0"/>
      <w:marBottom w:val="0"/>
      <w:divBdr>
        <w:top w:val="none" w:sz="0" w:space="0" w:color="auto"/>
        <w:left w:val="none" w:sz="0" w:space="0" w:color="auto"/>
        <w:bottom w:val="none" w:sz="0" w:space="0" w:color="auto"/>
        <w:right w:val="none" w:sz="0" w:space="0" w:color="auto"/>
      </w:divBdr>
    </w:div>
    <w:div w:id="1494837962">
      <w:marLeft w:val="480"/>
      <w:marRight w:val="0"/>
      <w:marTop w:val="0"/>
      <w:marBottom w:val="0"/>
      <w:divBdr>
        <w:top w:val="none" w:sz="0" w:space="0" w:color="auto"/>
        <w:left w:val="none" w:sz="0" w:space="0" w:color="auto"/>
        <w:bottom w:val="none" w:sz="0" w:space="0" w:color="auto"/>
        <w:right w:val="none" w:sz="0" w:space="0" w:color="auto"/>
      </w:divBdr>
    </w:div>
    <w:div w:id="1495755903">
      <w:marLeft w:val="480"/>
      <w:marRight w:val="0"/>
      <w:marTop w:val="0"/>
      <w:marBottom w:val="0"/>
      <w:divBdr>
        <w:top w:val="none" w:sz="0" w:space="0" w:color="auto"/>
        <w:left w:val="none" w:sz="0" w:space="0" w:color="auto"/>
        <w:bottom w:val="none" w:sz="0" w:space="0" w:color="auto"/>
        <w:right w:val="none" w:sz="0" w:space="0" w:color="auto"/>
      </w:divBdr>
    </w:div>
    <w:div w:id="1496073741">
      <w:marLeft w:val="480"/>
      <w:marRight w:val="0"/>
      <w:marTop w:val="0"/>
      <w:marBottom w:val="0"/>
      <w:divBdr>
        <w:top w:val="none" w:sz="0" w:space="0" w:color="auto"/>
        <w:left w:val="none" w:sz="0" w:space="0" w:color="auto"/>
        <w:bottom w:val="none" w:sz="0" w:space="0" w:color="auto"/>
        <w:right w:val="none" w:sz="0" w:space="0" w:color="auto"/>
      </w:divBdr>
    </w:div>
    <w:div w:id="1496998328">
      <w:marLeft w:val="480"/>
      <w:marRight w:val="0"/>
      <w:marTop w:val="0"/>
      <w:marBottom w:val="0"/>
      <w:divBdr>
        <w:top w:val="none" w:sz="0" w:space="0" w:color="auto"/>
        <w:left w:val="none" w:sz="0" w:space="0" w:color="auto"/>
        <w:bottom w:val="none" w:sz="0" w:space="0" w:color="auto"/>
        <w:right w:val="none" w:sz="0" w:space="0" w:color="auto"/>
      </w:divBdr>
    </w:div>
    <w:div w:id="1499033678">
      <w:marLeft w:val="480"/>
      <w:marRight w:val="0"/>
      <w:marTop w:val="0"/>
      <w:marBottom w:val="0"/>
      <w:divBdr>
        <w:top w:val="none" w:sz="0" w:space="0" w:color="auto"/>
        <w:left w:val="none" w:sz="0" w:space="0" w:color="auto"/>
        <w:bottom w:val="none" w:sz="0" w:space="0" w:color="auto"/>
        <w:right w:val="none" w:sz="0" w:space="0" w:color="auto"/>
      </w:divBdr>
    </w:div>
    <w:div w:id="1500463564">
      <w:marLeft w:val="480"/>
      <w:marRight w:val="0"/>
      <w:marTop w:val="0"/>
      <w:marBottom w:val="0"/>
      <w:divBdr>
        <w:top w:val="none" w:sz="0" w:space="0" w:color="auto"/>
        <w:left w:val="none" w:sz="0" w:space="0" w:color="auto"/>
        <w:bottom w:val="none" w:sz="0" w:space="0" w:color="auto"/>
        <w:right w:val="none" w:sz="0" w:space="0" w:color="auto"/>
      </w:divBdr>
    </w:div>
    <w:div w:id="1501969693">
      <w:marLeft w:val="480"/>
      <w:marRight w:val="0"/>
      <w:marTop w:val="0"/>
      <w:marBottom w:val="0"/>
      <w:divBdr>
        <w:top w:val="none" w:sz="0" w:space="0" w:color="auto"/>
        <w:left w:val="none" w:sz="0" w:space="0" w:color="auto"/>
        <w:bottom w:val="none" w:sz="0" w:space="0" w:color="auto"/>
        <w:right w:val="none" w:sz="0" w:space="0" w:color="auto"/>
      </w:divBdr>
    </w:div>
    <w:div w:id="1504855283">
      <w:marLeft w:val="480"/>
      <w:marRight w:val="0"/>
      <w:marTop w:val="0"/>
      <w:marBottom w:val="0"/>
      <w:divBdr>
        <w:top w:val="none" w:sz="0" w:space="0" w:color="auto"/>
        <w:left w:val="none" w:sz="0" w:space="0" w:color="auto"/>
        <w:bottom w:val="none" w:sz="0" w:space="0" w:color="auto"/>
        <w:right w:val="none" w:sz="0" w:space="0" w:color="auto"/>
      </w:divBdr>
    </w:div>
    <w:div w:id="1505629868">
      <w:marLeft w:val="480"/>
      <w:marRight w:val="0"/>
      <w:marTop w:val="0"/>
      <w:marBottom w:val="0"/>
      <w:divBdr>
        <w:top w:val="none" w:sz="0" w:space="0" w:color="auto"/>
        <w:left w:val="none" w:sz="0" w:space="0" w:color="auto"/>
        <w:bottom w:val="none" w:sz="0" w:space="0" w:color="auto"/>
        <w:right w:val="none" w:sz="0" w:space="0" w:color="auto"/>
      </w:divBdr>
    </w:div>
    <w:div w:id="1516382445">
      <w:marLeft w:val="480"/>
      <w:marRight w:val="0"/>
      <w:marTop w:val="0"/>
      <w:marBottom w:val="0"/>
      <w:divBdr>
        <w:top w:val="none" w:sz="0" w:space="0" w:color="auto"/>
        <w:left w:val="none" w:sz="0" w:space="0" w:color="auto"/>
        <w:bottom w:val="none" w:sz="0" w:space="0" w:color="auto"/>
        <w:right w:val="none" w:sz="0" w:space="0" w:color="auto"/>
      </w:divBdr>
    </w:div>
    <w:div w:id="1517377971">
      <w:marLeft w:val="480"/>
      <w:marRight w:val="0"/>
      <w:marTop w:val="0"/>
      <w:marBottom w:val="0"/>
      <w:divBdr>
        <w:top w:val="none" w:sz="0" w:space="0" w:color="auto"/>
        <w:left w:val="none" w:sz="0" w:space="0" w:color="auto"/>
        <w:bottom w:val="none" w:sz="0" w:space="0" w:color="auto"/>
        <w:right w:val="none" w:sz="0" w:space="0" w:color="auto"/>
      </w:divBdr>
    </w:div>
    <w:div w:id="1519928393">
      <w:marLeft w:val="480"/>
      <w:marRight w:val="0"/>
      <w:marTop w:val="0"/>
      <w:marBottom w:val="0"/>
      <w:divBdr>
        <w:top w:val="none" w:sz="0" w:space="0" w:color="auto"/>
        <w:left w:val="none" w:sz="0" w:space="0" w:color="auto"/>
        <w:bottom w:val="none" w:sz="0" w:space="0" w:color="auto"/>
        <w:right w:val="none" w:sz="0" w:space="0" w:color="auto"/>
      </w:divBdr>
    </w:div>
    <w:div w:id="1530797559">
      <w:marLeft w:val="480"/>
      <w:marRight w:val="0"/>
      <w:marTop w:val="0"/>
      <w:marBottom w:val="0"/>
      <w:divBdr>
        <w:top w:val="none" w:sz="0" w:space="0" w:color="auto"/>
        <w:left w:val="none" w:sz="0" w:space="0" w:color="auto"/>
        <w:bottom w:val="none" w:sz="0" w:space="0" w:color="auto"/>
        <w:right w:val="none" w:sz="0" w:space="0" w:color="auto"/>
      </w:divBdr>
    </w:div>
    <w:div w:id="1530988739">
      <w:marLeft w:val="480"/>
      <w:marRight w:val="0"/>
      <w:marTop w:val="0"/>
      <w:marBottom w:val="0"/>
      <w:divBdr>
        <w:top w:val="none" w:sz="0" w:space="0" w:color="auto"/>
        <w:left w:val="none" w:sz="0" w:space="0" w:color="auto"/>
        <w:bottom w:val="none" w:sz="0" w:space="0" w:color="auto"/>
        <w:right w:val="none" w:sz="0" w:space="0" w:color="auto"/>
      </w:divBdr>
    </w:div>
    <w:div w:id="1531139558">
      <w:marLeft w:val="480"/>
      <w:marRight w:val="0"/>
      <w:marTop w:val="0"/>
      <w:marBottom w:val="0"/>
      <w:divBdr>
        <w:top w:val="none" w:sz="0" w:space="0" w:color="auto"/>
        <w:left w:val="none" w:sz="0" w:space="0" w:color="auto"/>
        <w:bottom w:val="none" w:sz="0" w:space="0" w:color="auto"/>
        <w:right w:val="none" w:sz="0" w:space="0" w:color="auto"/>
      </w:divBdr>
    </w:div>
    <w:div w:id="1541940233">
      <w:marLeft w:val="480"/>
      <w:marRight w:val="0"/>
      <w:marTop w:val="0"/>
      <w:marBottom w:val="0"/>
      <w:divBdr>
        <w:top w:val="none" w:sz="0" w:space="0" w:color="auto"/>
        <w:left w:val="none" w:sz="0" w:space="0" w:color="auto"/>
        <w:bottom w:val="none" w:sz="0" w:space="0" w:color="auto"/>
        <w:right w:val="none" w:sz="0" w:space="0" w:color="auto"/>
      </w:divBdr>
    </w:div>
    <w:div w:id="1544514836">
      <w:marLeft w:val="480"/>
      <w:marRight w:val="0"/>
      <w:marTop w:val="0"/>
      <w:marBottom w:val="0"/>
      <w:divBdr>
        <w:top w:val="none" w:sz="0" w:space="0" w:color="auto"/>
        <w:left w:val="none" w:sz="0" w:space="0" w:color="auto"/>
        <w:bottom w:val="none" w:sz="0" w:space="0" w:color="auto"/>
        <w:right w:val="none" w:sz="0" w:space="0" w:color="auto"/>
      </w:divBdr>
    </w:div>
    <w:div w:id="1552039740">
      <w:marLeft w:val="480"/>
      <w:marRight w:val="0"/>
      <w:marTop w:val="0"/>
      <w:marBottom w:val="0"/>
      <w:divBdr>
        <w:top w:val="none" w:sz="0" w:space="0" w:color="auto"/>
        <w:left w:val="none" w:sz="0" w:space="0" w:color="auto"/>
        <w:bottom w:val="none" w:sz="0" w:space="0" w:color="auto"/>
        <w:right w:val="none" w:sz="0" w:space="0" w:color="auto"/>
      </w:divBdr>
    </w:div>
    <w:div w:id="1555852274">
      <w:marLeft w:val="480"/>
      <w:marRight w:val="0"/>
      <w:marTop w:val="0"/>
      <w:marBottom w:val="0"/>
      <w:divBdr>
        <w:top w:val="none" w:sz="0" w:space="0" w:color="auto"/>
        <w:left w:val="none" w:sz="0" w:space="0" w:color="auto"/>
        <w:bottom w:val="none" w:sz="0" w:space="0" w:color="auto"/>
        <w:right w:val="none" w:sz="0" w:space="0" w:color="auto"/>
      </w:divBdr>
    </w:div>
    <w:div w:id="1561402395">
      <w:marLeft w:val="480"/>
      <w:marRight w:val="0"/>
      <w:marTop w:val="0"/>
      <w:marBottom w:val="0"/>
      <w:divBdr>
        <w:top w:val="none" w:sz="0" w:space="0" w:color="auto"/>
        <w:left w:val="none" w:sz="0" w:space="0" w:color="auto"/>
        <w:bottom w:val="none" w:sz="0" w:space="0" w:color="auto"/>
        <w:right w:val="none" w:sz="0" w:space="0" w:color="auto"/>
      </w:divBdr>
    </w:div>
    <w:div w:id="1566453492">
      <w:marLeft w:val="480"/>
      <w:marRight w:val="0"/>
      <w:marTop w:val="0"/>
      <w:marBottom w:val="0"/>
      <w:divBdr>
        <w:top w:val="none" w:sz="0" w:space="0" w:color="auto"/>
        <w:left w:val="none" w:sz="0" w:space="0" w:color="auto"/>
        <w:bottom w:val="none" w:sz="0" w:space="0" w:color="auto"/>
        <w:right w:val="none" w:sz="0" w:space="0" w:color="auto"/>
      </w:divBdr>
    </w:div>
    <w:div w:id="1577931706">
      <w:marLeft w:val="480"/>
      <w:marRight w:val="0"/>
      <w:marTop w:val="0"/>
      <w:marBottom w:val="0"/>
      <w:divBdr>
        <w:top w:val="none" w:sz="0" w:space="0" w:color="auto"/>
        <w:left w:val="none" w:sz="0" w:space="0" w:color="auto"/>
        <w:bottom w:val="none" w:sz="0" w:space="0" w:color="auto"/>
        <w:right w:val="none" w:sz="0" w:space="0" w:color="auto"/>
      </w:divBdr>
    </w:div>
    <w:div w:id="1579173782">
      <w:marLeft w:val="480"/>
      <w:marRight w:val="0"/>
      <w:marTop w:val="0"/>
      <w:marBottom w:val="0"/>
      <w:divBdr>
        <w:top w:val="none" w:sz="0" w:space="0" w:color="auto"/>
        <w:left w:val="none" w:sz="0" w:space="0" w:color="auto"/>
        <w:bottom w:val="none" w:sz="0" w:space="0" w:color="auto"/>
        <w:right w:val="none" w:sz="0" w:space="0" w:color="auto"/>
      </w:divBdr>
    </w:div>
    <w:div w:id="1582332585">
      <w:marLeft w:val="480"/>
      <w:marRight w:val="0"/>
      <w:marTop w:val="0"/>
      <w:marBottom w:val="0"/>
      <w:divBdr>
        <w:top w:val="none" w:sz="0" w:space="0" w:color="auto"/>
        <w:left w:val="none" w:sz="0" w:space="0" w:color="auto"/>
        <w:bottom w:val="none" w:sz="0" w:space="0" w:color="auto"/>
        <w:right w:val="none" w:sz="0" w:space="0" w:color="auto"/>
      </w:divBdr>
    </w:div>
    <w:div w:id="1584027941">
      <w:marLeft w:val="480"/>
      <w:marRight w:val="0"/>
      <w:marTop w:val="0"/>
      <w:marBottom w:val="0"/>
      <w:divBdr>
        <w:top w:val="none" w:sz="0" w:space="0" w:color="auto"/>
        <w:left w:val="none" w:sz="0" w:space="0" w:color="auto"/>
        <w:bottom w:val="none" w:sz="0" w:space="0" w:color="auto"/>
        <w:right w:val="none" w:sz="0" w:space="0" w:color="auto"/>
      </w:divBdr>
    </w:div>
    <w:div w:id="1585919513">
      <w:marLeft w:val="480"/>
      <w:marRight w:val="0"/>
      <w:marTop w:val="0"/>
      <w:marBottom w:val="0"/>
      <w:divBdr>
        <w:top w:val="none" w:sz="0" w:space="0" w:color="auto"/>
        <w:left w:val="none" w:sz="0" w:space="0" w:color="auto"/>
        <w:bottom w:val="none" w:sz="0" w:space="0" w:color="auto"/>
        <w:right w:val="none" w:sz="0" w:space="0" w:color="auto"/>
      </w:divBdr>
    </w:div>
    <w:div w:id="1586108650">
      <w:marLeft w:val="480"/>
      <w:marRight w:val="0"/>
      <w:marTop w:val="0"/>
      <w:marBottom w:val="0"/>
      <w:divBdr>
        <w:top w:val="none" w:sz="0" w:space="0" w:color="auto"/>
        <w:left w:val="none" w:sz="0" w:space="0" w:color="auto"/>
        <w:bottom w:val="none" w:sz="0" w:space="0" w:color="auto"/>
        <w:right w:val="none" w:sz="0" w:space="0" w:color="auto"/>
      </w:divBdr>
    </w:div>
    <w:div w:id="1589390638">
      <w:marLeft w:val="480"/>
      <w:marRight w:val="0"/>
      <w:marTop w:val="0"/>
      <w:marBottom w:val="0"/>
      <w:divBdr>
        <w:top w:val="none" w:sz="0" w:space="0" w:color="auto"/>
        <w:left w:val="none" w:sz="0" w:space="0" w:color="auto"/>
        <w:bottom w:val="none" w:sz="0" w:space="0" w:color="auto"/>
        <w:right w:val="none" w:sz="0" w:space="0" w:color="auto"/>
      </w:divBdr>
    </w:div>
    <w:div w:id="1596476595">
      <w:marLeft w:val="480"/>
      <w:marRight w:val="0"/>
      <w:marTop w:val="0"/>
      <w:marBottom w:val="0"/>
      <w:divBdr>
        <w:top w:val="none" w:sz="0" w:space="0" w:color="auto"/>
        <w:left w:val="none" w:sz="0" w:space="0" w:color="auto"/>
        <w:bottom w:val="none" w:sz="0" w:space="0" w:color="auto"/>
        <w:right w:val="none" w:sz="0" w:space="0" w:color="auto"/>
      </w:divBdr>
    </w:div>
    <w:div w:id="1597326860">
      <w:marLeft w:val="480"/>
      <w:marRight w:val="0"/>
      <w:marTop w:val="0"/>
      <w:marBottom w:val="0"/>
      <w:divBdr>
        <w:top w:val="none" w:sz="0" w:space="0" w:color="auto"/>
        <w:left w:val="none" w:sz="0" w:space="0" w:color="auto"/>
        <w:bottom w:val="none" w:sz="0" w:space="0" w:color="auto"/>
        <w:right w:val="none" w:sz="0" w:space="0" w:color="auto"/>
      </w:divBdr>
    </w:div>
    <w:div w:id="1603689177">
      <w:marLeft w:val="480"/>
      <w:marRight w:val="0"/>
      <w:marTop w:val="0"/>
      <w:marBottom w:val="0"/>
      <w:divBdr>
        <w:top w:val="none" w:sz="0" w:space="0" w:color="auto"/>
        <w:left w:val="none" w:sz="0" w:space="0" w:color="auto"/>
        <w:bottom w:val="none" w:sz="0" w:space="0" w:color="auto"/>
        <w:right w:val="none" w:sz="0" w:space="0" w:color="auto"/>
      </w:divBdr>
    </w:div>
    <w:div w:id="1621450521">
      <w:marLeft w:val="480"/>
      <w:marRight w:val="0"/>
      <w:marTop w:val="0"/>
      <w:marBottom w:val="0"/>
      <w:divBdr>
        <w:top w:val="none" w:sz="0" w:space="0" w:color="auto"/>
        <w:left w:val="none" w:sz="0" w:space="0" w:color="auto"/>
        <w:bottom w:val="none" w:sz="0" w:space="0" w:color="auto"/>
        <w:right w:val="none" w:sz="0" w:space="0" w:color="auto"/>
      </w:divBdr>
    </w:div>
    <w:div w:id="1622224892">
      <w:marLeft w:val="480"/>
      <w:marRight w:val="0"/>
      <w:marTop w:val="0"/>
      <w:marBottom w:val="0"/>
      <w:divBdr>
        <w:top w:val="none" w:sz="0" w:space="0" w:color="auto"/>
        <w:left w:val="none" w:sz="0" w:space="0" w:color="auto"/>
        <w:bottom w:val="none" w:sz="0" w:space="0" w:color="auto"/>
        <w:right w:val="none" w:sz="0" w:space="0" w:color="auto"/>
      </w:divBdr>
    </w:div>
    <w:div w:id="1624120110">
      <w:marLeft w:val="480"/>
      <w:marRight w:val="0"/>
      <w:marTop w:val="0"/>
      <w:marBottom w:val="0"/>
      <w:divBdr>
        <w:top w:val="none" w:sz="0" w:space="0" w:color="auto"/>
        <w:left w:val="none" w:sz="0" w:space="0" w:color="auto"/>
        <w:bottom w:val="none" w:sz="0" w:space="0" w:color="auto"/>
        <w:right w:val="none" w:sz="0" w:space="0" w:color="auto"/>
      </w:divBdr>
    </w:div>
    <w:div w:id="1625380294">
      <w:marLeft w:val="480"/>
      <w:marRight w:val="0"/>
      <w:marTop w:val="0"/>
      <w:marBottom w:val="0"/>
      <w:divBdr>
        <w:top w:val="none" w:sz="0" w:space="0" w:color="auto"/>
        <w:left w:val="none" w:sz="0" w:space="0" w:color="auto"/>
        <w:bottom w:val="none" w:sz="0" w:space="0" w:color="auto"/>
        <w:right w:val="none" w:sz="0" w:space="0" w:color="auto"/>
      </w:divBdr>
    </w:div>
    <w:div w:id="1627278061">
      <w:marLeft w:val="480"/>
      <w:marRight w:val="0"/>
      <w:marTop w:val="0"/>
      <w:marBottom w:val="0"/>
      <w:divBdr>
        <w:top w:val="none" w:sz="0" w:space="0" w:color="auto"/>
        <w:left w:val="none" w:sz="0" w:space="0" w:color="auto"/>
        <w:bottom w:val="none" w:sz="0" w:space="0" w:color="auto"/>
        <w:right w:val="none" w:sz="0" w:space="0" w:color="auto"/>
      </w:divBdr>
    </w:div>
    <w:div w:id="1629313694">
      <w:marLeft w:val="480"/>
      <w:marRight w:val="0"/>
      <w:marTop w:val="0"/>
      <w:marBottom w:val="0"/>
      <w:divBdr>
        <w:top w:val="none" w:sz="0" w:space="0" w:color="auto"/>
        <w:left w:val="none" w:sz="0" w:space="0" w:color="auto"/>
        <w:bottom w:val="none" w:sz="0" w:space="0" w:color="auto"/>
        <w:right w:val="none" w:sz="0" w:space="0" w:color="auto"/>
      </w:divBdr>
    </w:div>
    <w:div w:id="1629824610">
      <w:marLeft w:val="480"/>
      <w:marRight w:val="0"/>
      <w:marTop w:val="0"/>
      <w:marBottom w:val="0"/>
      <w:divBdr>
        <w:top w:val="none" w:sz="0" w:space="0" w:color="auto"/>
        <w:left w:val="none" w:sz="0" w:space="0" w:color="auto"/>
        <w:bottom w:val="none" w:sz="0" w:space="0" w:color="auto"/>
        <w:right w:val="none" w:sz="0" w:space="0" w:color="auto"/>
      </w:divBdr>
    </w:div>
    <w:div w:id="1629891311">
      <w:marLeft w:val="480"/>
      <w:marRight w:val="0"/>
      <w:marTop w:val="0"/>
      <w:marBottom w:val="0"/>
      <w:divBdr>
        <w:top w:val="none" w:sz="0" w:space="0" w:color="auto"/>
        <w:left w:val="none" w:sz="0" w:space="0" w:color="auto"/>
        <w:bottom w:val="none" w:sz="0" w:space="0" w:color="auto"/>
        <w:right w:val="none" w:sz="0" w:space="0" w:color="auto"/>
      </w:divBdr>
    </w:div>
    <w:div w:id="1634215345">
      <w:marLeft w:val="480"/>
      <w:marRight w:val="0"/>
      <w:marTop w:val="0"/>
      <w:marBottom w:val="0"/>
      <w:divBdr>
        <w:top w:val="none" w:sz="0" w:space="0" w:color="auto"/>
        <w:left w:val="none" w:sz="0" w:space="0" w:color="auto"/>
        <w:bottom w:val="none" w:sz="0" w:space="0" w:color="auto"/>
        <w:right w:val="none" w:sz="0" w:space="0" w:color="auto"/>
      </w:divBdr>
    </w:div>
    <w:div w:id="1641493881">
      <w:marLeft w:val="480"/>
      <w:marRight w:val="0"/>
      <w:marTop w:val="0"/>
      <w:marBottom w:val="0"/>
      <w:divBdr>
        <w:top w:val="none" w:sz="0" w:space="0" w:color="auto"/>
        <w:left w:val="none" w:sz="0" w:space="0" w:color="auto"/>
        <w:bottom w:val="none" w:sz="0" w:space="0" w:color="auto"/>
        <w:right w:val="none" w:sz="0" w:space="0" w:color="auto"/>
      </w:divBdr>
    </w:div>
    <w:div w:id="1642733689">
      <w:marLeft w:val="480"/>
      <w:marRight w:val="0"/>
      <w:marTop w:val="0"/>
      <w:marBottom w:val="0"/>
      <w:divBdr>
        <w:top w:val="none" w:sz="0" w:space="0" w:color="auto"/>
        <w:left w:val="none" w:sz="0" w:space="0" w:color="auto"/>
        <w:bottom w:val="none" w:sz="0" w:space="0" w:color="auto"/>
        <w:right w:val="none" w:sz="0" w:space="0" w:color="auto"/>
      </w:divBdr>
    </w:div>
    <w:div w:id="1642809754">
      <w:marLeft w:val="480"/>
      <w:marRight w:val="0"/>
      <w:marTop w:val="0"/>
      <w:marBottom w:val="0"/>
      <w:divBdr>
        <w:top w:val="none" w:sz="0" w:space="0" w:color="auto"/>
        <w:left w:val="none" w:sz="0" w:space="0" w:color="auto"/>
        <w:bottom w:val="none" w:sz="0" w:space="0" w:color="auto"/>
        <w:right w:val="none" w:sz="0" w:space="0" w:color="auto"/>
      </w:divBdr>
    </w:div>
    <w:div w:id="1643776135">
      <w:marLeft w:val="480"/>
      <w:marRight w:val="0"/>
      <w:marTop w:val="0"/>
      <w:marBottom w:val="0"/>
      <w:divBdr>
        <w:top w:val="none" w:sz="0" w:space="0" w:color="auto"/>
        <w:left w:val="none" w:sz="0" w:space="0" w:color="auto"/>
        <w:bottom w:val="none" w:sz="0" w:space="0" w:color="auto"/>
        <w:right w:val="none" w:sz="0" w:space="0" w:color="auto"/>
      </w:divBdr>
    </w:div>
    <w:div w:id="1655141214">
      <w:marLeft w:val="480"/>
      <w:marRight w:val="0"/>
      <w:marTop w:val="0"/>
      <w:marBottom w:val="0"/>
      <w:divBdr>
        <w:top w:val="none" w:sz="0" w:space="0" w:color="auto"/>
        <w:left w:val="none" w:sz="0" w:space="0" w:color="auto"/>
        <w:bottom w:val="none" w:sz="0" w:space="0" w:color="auto"/>
        <w:right w:val="none" w:sz="0" w:space="0" w:color="auto"/>
      </w:divBdr>
    </w:div>
    <w:div w:id="1658655100">
      <w:marLeft w:val="480"/>
      <w:marRight w:val="0"/>
      <w:marTop w:val="0"/>
      <w:marBottom w:val="0"/>
      <w:divBdr>
        <w:top w:val="none" w:sz="0" w:space="0" w:color="auto"/>
        <w:left w:val="none" w:sz="0" w:space="0" w:color="auto"/>
        <w:bottom w:val="none" w:sz="0" w:space="0" w:color="auto"/>
        <w:right w:val="none" w:sz="0" w:space="0" w:color="auto"/>
      </w:divBdr>
    </w:div>
    <w:div w:id="1663970184">
      <w:marLeft w:val="480"/>
      <w:marRight w:val="0"/>
      <w:marTop w:val="0"/>
      <w:marBottom w:val="0"/>
      <w:divBdr>
        <w:top w:val="none" w:sz="0" w:space="0" w:color="auto"/>
        <w:left w:val="none" w:sz="0" w:space="0" w:color="auto"/>
        <w:bottom w:val="none" w:sz="0" w:space="0" w:color="auto"/>
        <w:right w:val="none" w:sz="0" w:space="0" w:color="auto"/>
      </w:divBdr>
    </w:div>
    <w:div w:id="1669091903">
      <w:marLeft w:val="480"/>
      <w:marRight w:val="0"/>
      <w:marTop w:val="0"/>
      <w:marBottom w:val="0"/>
      <w:divBdr>
        <w:top w:val="none" w:sz="0" w:space="0" w:color="auto"/>
        <w:left w:val="none" w:sz="0" w:space="0" w:color="auto"/>
        <w:bottom w:val="none" w:sz="0" w:space="0" w:color="auto"/>
        <w:right w:val="none" w:sz="0" w:space="0" w:color="auto"/>
      </w:divBdr>
    </w:div>
    <w:div w:id="1670601665">
      <w:marLeft w:val="480"/>
      <w:marRight w:val="0"/>
      <w:marTop w:val="0"/>
      <w:marBottom w:val="0"/>
      <w:divBdr>
        <w:top w:val="none" w:sz="0" w:space="0" w:color="auto"/>
        <w:left w:val="none" w:sz="0" w:space="0" w:color="auto"/>
        <w:bottom w:val="none" w:sz="0" w:space="0" w:color="auto"/>
        <w:right w:val="none" w:sz="0" w:space="0" w:color="auto"/>
      </w:divBdr>
    </w:div>
    <w:div w:id="1670910628">
      <w:marLeft w:val="480"/>
      <w:marRight w:val="0"/>
      <w:marTop w:val="0"/>
      <w:marBottom w:val="0"/>
      <w:divBdr>
        <w:top w:val="none" w:sz="0" w:space="0" w:color="auto"/>
        <w:left w:val="none" w:sz="0" w:space="0" w:color="auto"/>
        <w:bottom w:val="none" w:sz="0" w:space="0" w:color="auto"/>
        <w:right w:val="none" w:sz="0" w:space="0" w:color="auto"/>
      </w:divBdr>
    </w:div>
    <w:div w:id="1671637334">
      <w:marLeft w:val="480"/>
      <w:marRight w:val="0"/>
      <w:marTop w:val="0"/>
      <w:marBottom w:val="0"/>
      <w:divBdr>
        <w:top w:val="none" w:sz="0" w:space="0" w:color="auto"/>
        <w:left w:val="none" w:sz="0" w:space="0" w:color="auto"/>
        <w:bottom w:val="none" w:sz="0" w:space="0" w:color="auto"/>
        <w:right w:val="none" w:sz="0" w:space="0" w:color="auto"/>
      </w:divBdr>
    </w:div>
    <w:div w:id="1673951193">
      <w:marLeft w:val="480"/>
      <w:marRight w:val="0"/>
      <w:marTop w:val="0"/>
      <w:marBottom w:val="0"/>
      <w:divBdr>
        <w:top w:val="none" w:sz="0" w:space="0" w:color="auto"/>
        <w:left w:val="none" w:sz="0" w:space="0" w:color="auto"/>
        <w:bottom w:val="none" w:sz="0" w:space="0" w:color="auto"/>
        <w:right w:val="none" w:sz="0" w:space="0" w:color="auto"/>
      </w:divBdr>
    </w:div>
    <w:div w:id="1675375968">
      <w:marLeft w:val="480"/>
      <w:marRight w:val="0"/>
      <w:marTop w:val="0"/>
      <w:marBottom w:val="0"/>
      <w:divBdr>
        <w:top w:val="none" w:sz="0" w:space="0" w:color="auto"/>
        <w:left w:val="none" w:sz="0" w:space="0" w:color="auto"/>
        <w:bottom w:val="none" w:sz="0" w:space="0" w:color="auto"/>
        <w:right w:val="none" w:sz="0" w:space="0" w:color="auto"/>
      </w:divBdr>
    </w:div>
    <w:div w:id="1684358180">
      <w:marLeft w:val="480"/>
      <w:marRight w:val="0"/>
      <w:marTop w:val="0"/>
      <w:marBottom w:val="0"/>
      <w:divBdr>
        <w:top w:val="none" w:sz="0" w:space="0" w:color="auto"/>
        <w:left w:val="none" w:sz="0" w:space="0" w:color="auto"/>
        <w:bottom w:val="none" w:sz="0" w:space="0" w:color="auto"/>
        <w:right w:val="none" w:sz="0" w:space="0" w:color="auto"/>
      </w:divBdr>
    </w:div>
    <w:div w:id="1691758196">
      <w:marLeft w:val="480"/>
      <w:marRight w:val="0"/>
      <w:marTop w:val="0"/>
      <w:marBottom w:val="0"/>
      <w:divBdr>
        <w:top w:val="none" w:sz="0" w:space="0" w:color="auto"/>
        <w:left w:val="none" w:sz="0" w:space="0" w:color="auto"/>
        <w:bottom w:val="none" w:sz="0" w:space="0" w:color="auto"/>
        <w:right w:val="none" w:sz="0" w:space="0" w:color="auto"/>
      </w:divBdr>
    </w:div>
    <w:div w:id="1692343334">
      <w:marLeft w:val="480"/>
      <w:marRight w:val="0"/>
      <w:marTop w:val="0"/>
      <w:marBottom w:val="0"/>
      <w:divBdr>
        <w:top w:val="none" w:sz="0" w:space="0" w:color="auto"/>
        <w:left w:val="none" w:sz="0" w:space="0" w:color="auto"/>
        <w:bottom w:val="none" w:sz="0" w:space="0" w:color="auto"/>
        <w:right w:val="none" w:sz="0" w:space="0" w:color="auto"/>
      </w:divBdr>
    </w:div>
    <w:div w:id="1699967861">
      <w:marLeft w:val="480"/>
      <w:marRight w:val="0"/>
      <w:marTop w:val="0"/>
      <w:marBottom w:val="0"/>
      <w:divBdr>
        <w:top w:val="none" w:sz="0" w:space="0" w:color="auto"/>
        <w:left w:val="none" w:sz="0" w:space="0" w:color="auto"/>
        <w:bottom w:val="none" w:sz="0" w:space="0" w:color="auto"/>
        <w:right w:val="none" w:sz="0" w:space="0" w:color="auto"/>
      </w:divBdr>
    </w:div>
    <w:div w:id="1700163854">
      <w:marLeft w:val="480"/>
      <w:marRight w:val="0"/>
      <w:marTop w:val="0"/>
      <w:marBottom w:val="0"/>
      <w:divBdr>
        <w:top w:val="none" w:sz="0" w:space="0" w:color="auto"/>
        <w:left w:val="none" w:sz="0" w:space="0" w:color="auto"/>
        <w:bottom w:val="none" w:sz="0" w:space="0" w:color="auto"/>
        <w:right w:val="none" w:sz="0" w:space="0" w:color="auto"/>
      </w:divBdr>
    </w:div>
    <w:div w:id="1708290392">
      <w:marLeft w:val="480"/>
      <w:marRight w:val="0"/>
      <w:marTop w:val="0"/>
      <w:marBottom w:val="0"/>
      <w:divBdr>
        <w:top w:val="none" w:sz="0" w:space="0" w:color="auto"/>
        <w:left w:val="none" w:sz="0" w:space="0" w:color="auto"/>
        <w:bottom w:val="none" w:sz="0" w:space="0" w:color="auto"/>
        <w:right w:val="none" w:sz="0" w:space="0" w:color="auto"/>
      </w:divBdr>
    </w:div>
    <w:div w:id="1710035568">
      <w:marLeft w:val="480"/>
      <w:marRight w:val="0"/>
      <w:marTop w:val="0"/>
      <w:marBottom w:val="0"/>
      <w:divBdr>
        <w:top w:val="none" w:sz="0" w:space="0" w:color="auto"/>
        <w:left w:val="none" w:sz="0" w:space="0" w:color="auto"/>
        <w:bottom w:val="none" w:sz="0" w:space="0" w:color="auto"/>
        <w:right w:val="none" w:sz="0" w:space="0" w:color="auto"/>
      </w:divBdr>
    </w:div>
    <w:div w:id="1713917453">
      <w:marLeft w:val="480"/>
      <w:marRight w:val="0"/>
      <w:marTop w:val="0"/>
      <w:marBottom w:val="0"/>
      <w:divBdr>
        <w:top w:val="none" w:sz="0" w:space="0" w:color="auto"/>
        <w:left w:val="none" w:sz="0" w:space="0" w:color="auto"/>
        <w:bottom w:val="none" w:sz="0" w:space="0" w:color="auto"/>
        <w:right w:val="none" w:sz="0" w:space="0" w:color="auto"/>
      </w:divBdr>
    </w:div>
    <w:div w:id="1715688640">
      <w:marLeft w:val="480"/>
      <w:marRight w:val="0"/>
      <w:marTop w:val="0"/>
      <w:marBottom w:val="0"/>
      <w:divBdr>
        <w:top w:val="none" w:sz="0" w:space="0" w:color="auto"/>
        <w:left w:val="none" w:sz="0" w:space="0" w:color="auto"/>
        <w:bottom w:val="none" w:sz="0" w:space="0" w:color="auto"/>
        <w:right w:val="none" w:sz="0" w:space="0" w:color="auto"/>
      </w:divBdr>
    </w:div>
    <w:div w:id="1728797805">
      <w:marLeft w:val="480"/>
      <w:marRight w:val="0"/>
      <w:marTop w:val="0"/>
      <w:marBottom w:val="0"/>
      <w:divBdr>
        <w:top w:val="none" w:sz="0" w:space="0" w:color="auto"/>
        <w:left w:val="none" w:sz="0" w:space="0" w:color="auto"/>
        <w:bottom w:val="none" w:sz="0" w:space="0" w:color="auto"/>
        <w:right w:val="none" w:sz="0" w:space="0" w:color="auto"/>
      </w:divBdr>
    </w:div>
    <w:div w:id="1729645380">
      <w:marLeft w:val="480"/>
      <w:marRight w:val="0"/>
      <w:marTop w:val="0"/>
      <w:marBottom w:val="0"/>
      <w:divBdr>
        <w:top w:val="none" w:sz="0" w:space="0" w:color="auto"/>
        <w:left w:val="none" w:sz="0" w:space="0" w:color="auto"/>
        <w:bottom w:val="none" w:sz="0" w:space="0" w:color="auto"/>
        <w:right w:val="none" w:sz="0" w:space="0" w:color="auto"/>
      </w:divBdr>
    </w:div>
    <w:div w:id="1730955281">
      <w:marLeft w:val="480"/>
      <w:marRight w:val="0"/>
      <w:marTop w:val="0"/>
      <w:marBottom w:val="0"/>
      <w:divBdr>
        <w:top w:val="none" w:sz="0" w:space="0" w:color="auto"/>
        <w:left w:val="none" w:sz="0" w:space="0" w:color="auto"/>
        <w:bottom w:val="none" w:sz="0" w:space="0" w:color="auto"/>
        <w:right w:val="none" w:sz="0" w:space="0" w:color="auto"/>
      </w:divBdr>
    </w:div>
    <w:div w:id="1735271882">
      <w:marLeft w:val="480"/>
      <w:marRight w:val="0"/>
      <w:marTop w:val="0"/>
      <w:marBottom w:val="0"/>
      <w:divBdr>
        <w:top w:val="none" w:sz="0" w:space="0" w:color="auto"/>
        <w:left w:val="none" w:sz="0" w:space="0" w:color="auto"/>
        <w:bottom w:val="none" w:sz="0" w:space="0" w:color="auto"/>
        <w:right w:val="none" w:sz="0" w:space="0" w:color="auto"/>
      </w:divBdr>
    </w:div>
    <w:div w:id="1736661300">
      <w:marLeft w:val="480"/>
      <w:marRight w:val="0"/>
      <w:marTop w:val="0"/>
      <w:marBottom w:val="0"/>
      <w:divBdr>
        <w:top w:val="none" w:sz="0" w:space="0" w:color="auto"/>
        <w:left w:val="none" w:sz="0" w:space="0" w:color="auto"/>
        <w:bottom w:val="none" w:sz="0" w:space="0" w:color="auto"/>
        <w:right w:val="none" w:sz="0" w:space="0" w:color="auto"/>
      </w:divBdr>
    </w:div>
    <w:div w:id="1736849961">
      <w:marLeft w:val="480"/>
      <w:marRight w:val="0"/>
      <w:marTop w:val="0"/>
      <w:marBottom w:val="0"/>
      <w:divBdr>
        <w:top w:val="none" w:sz="0" w:space="0" w:color="auto"/>
        <w:left w:val="none" w:sz="0" w:space="0" w:color="auto"/>
        <w:bottom w:val="none" w:sz="0" w:space="0" w:color="auto"/>
        <w:right w:val="none" w:sz="0" w:space="0" w:color="auto"/>
      </w:divBdr>
    </w:div>
    <w:div w:id="1742174164">
      <w:marLeft w:val="480"/>
      <w:marRight w:val="0"/>
      <w:marTop w:val="0"/>
      <w:marBottom w:val="0"/>
      <w:divBdr>
        <w:top w:val="none" w:sz="0" w:space="0" w:color="auto"/>
        <w:left w:val="none" w:sz="0" w:space="0" w:color="auto"/>
        <w:bottom w:val="none" w:sz="0" w:space="0" w:color="auto"/>
        <w:right w:val="none" w:sz="0" w:space="0" w:color="auto"/>
      </w:divBdr>
    </w:div>
    <w:div w:id="1749184662">
      <w:marLeft w:val="480"/>
      <w:marRight w:val="0"/>
      <w:marTop w:val="0"/>
      <w:marBottom w:val="0"/>
      <w:divBdr>
        <w:top w:val="none" w:sz="0" w:space="0" w:color="auto"/>
        <w:left w:val="none" w:sz="0" w:space="0" w:color="auto"/>
        <w:bottom w:val="none" w:sz="0" w:space="0" w:color="auto"/>
        <w:right w:val="none" w:sz="0" w:space="0" w:color="auto"/>
      </w:divBdr>
    </w:div>
    <w:div w:id="1749425384">
      <w:marLeft w:val="480"/>
      <w:marRight w:val="0"/>
      <w:marTop w:val="0"/>
      <w:marBottom w:val="0"/>
      <w:divBdr>
        <w:top w:val="none" w:sz="0" w:space="0" w:color="auto"/>
        <w:left w:val="none" w:sz="0" w:space="0" w:color="auto"/>
        <w:bottom w:val="none" w:sz="0" w:space="0" w:color="auto"/>
        <w:right w:val="none" w:sz="0" w:space="0" w:color="auto"/>
      </w:divBdr>
    </w:div>
    <w:div w:id="1754349252">
      <w:marLeft w:val="480"/>
      <w:marRight w:val="0"/>
      <w:marTop w:val="0"/>
      <w:marBottom w:val="0"/>
      <w:divBdr>
        <w:top w:val="none" w:sz="0" w:space="0" w:color="auto"/>
        <w:left w:val="none" w:sz="0" w:space="0" w:color="auto"/>
        <w:bottom w:val="none" w:sz="0" w:space="0" w:color="auto"/>
        <w:right w:val="none" w:sz="0" w:space="0" w:color="auto"/>
      </w:divBdr>
    </w:div>
    <w:div w:id="1759249258">
      <w:marLeft w:val="480"/>
      <w:marRight w:val="0"/>
      <w:marTop w:val="0"/>
      <w:marBottom w:val="0"/>
      <w:divBdr>
        <w:top w:val="none" w:sz="0" w:space="0" w:color="auto"/>
        <w:left w:val="none" w:sz="0" w:space="0" w:color="auto"/>
        <w:bottom w:val="none" w:sz="0" w:space="0" w:color="auto"/>
        <w:right w:val="none" w:sz="0" w:space="0" w:color="auto"/>
      </w:divBdr>
    </w:div>
    <w:div w:id="1760826445">
      <w:marLeft w:val="480"/>
      <w:marRight w:val="0"/>
      <w:marTop w:val="0"/>
      <w:marBottom w:val="0"/>
      <w:divBdr>
        <w:top w:val="none" w:sz="0" w:space="0" w:color="auto"/>
        <w:left w:val="none" w:sz="0" w:space="0" w:color="auto"/>
        <w:bottom w:val="none" w:sz="0" w:space="0" w:color="auto"/>
        <w:right w:val="none" w:sz="0" w:space="0" w:color="auto"/>
      </w:divBdr>
    </w:div>
    <w:div w:id="1760830293">
      <w:marLeft w:val="480"/>
      <w:marRight w:val="0"/>
      <w:marTop w:val="0"/>
      <w:marBottom w:val="0"/>
      <w:divBdr>
        <w:top w:val="none" w:sz="0" w:space="0" w:color="auto"/>
        <w:left w:val="none" w:sz="0" w:space="0" w:color="auto"/>
        <w:bottom w:val="none" w:sz="0" w:space="0" w:color="auto"/>
        <w:right w:val="none" w:sz="0" w:space="0" w:color="auto"/>
      </w:divBdr>
    </w:div>
    <w:div w:id="1766726930">
      <w:marLeft w:val="480"/>
      <w:marRight w:val="0"/>
      <w:marTop w:val="0"/>
      <w:marBottom w:val="0"/>
      <w:divBdr>
        <w:top w:val="none" w:sz="0" w:space="0" w:color="auto"/>
        <w:left w:val="none" w:sz="0" w:space="0" w:color="auto"/>
        <w:bottom w:val="none" w:sz="0" w:space="0" w:color="auto"/>
        <w:right w:val="none" w:sz="0" w:space="0" w:color="auto"/>
      </w:divBdr>
    </w:div>
    <w:div w:id="1767581102">
      <w:marLeft w:val="480"/>
      <w:marRight w:val="0"/>
      <w:marTop w:val="0"/>
      <w:marBottom w:val="0"/>
      <w:divBdr>
        <w:top w:val="none" w:sz="0" w:space="0" w:color="auto"/>
        <w:left w:val="none" w:sz="0" w:space="0" w:color="auto"/>
        <w:bottom w:val="none" w:sz="0" w:space="0" w:color="auto"/>
        <w:right w:val="none" w:sz="0" w:space="0" w:color="auto"/>
      </w:divBdr>
    </w:div>
    <w:div w:id="1774395163">
      <w:marLeft w:val="480"/>
      <w:marRight w:val="0"/>
      <w:marTop w:val="0"/>
      <w:marBottom w:val="0"/>
      <w:divBdr>
        <w:top w:val="none" w:sz="0" w:space="0" w:color="auto"/>
        <w:left w:val="none" w:sz="0" w:space="0" w:color="auto"/>
        <w:bottom w:val="none" w:sz="0" w:space="0" w:color="auto"/>
        <w:right w:val="none" w:sz="0" w:space="0" w:color="auto"/>
      </w:divBdr>
    </w:div>
    <w:div w:id="1786539999">
      <w:marLeft w:val="480"/>
      <w:marRight w:val="0"/>
      <w:marTop w:val="0"/>
      <w:marBottom w:val="0"/>
      <w:divBdr>
        <w:top w:val="none" w:sz="0" w:space="0" w:color="auto"/>
        <w:left w:val="none" w:sz="0" w:space="0" w:color="auto"/>
        <w:bottom w:val="none" w:sz="0" w:space="0" w:color="auto"/>
        <w:right w:val="none" w:sz="0" w:space="0" w:color="auto"/>
      </w:divBdr>
    </w:div>
    <w:div w:id="1793548716">
      <w:marLeft w:val="480"/>
      <w:marRight w:val="0"/>
      <w:marTop w:val="0"/>
      <w:marBottom w:val="0"/>
      <w:divBdr>
        <w:top w:val="none" w:sz="0" w:space="0" w:color="auto"/>
        <w:left w:val="none" w:sz="0" w:space="0" w:color="auto"/>
        <w:bottom w:val="none" w:sz="0" w:space="0" w:color="auto"/>
        <w:right w:val="none" w:sz="0" w:space="0" w:color="auto"/>
      </w:divBdr>
    </w:div>
    <w:div w:id="1799295572">
      <w:marLeft w:val="480"/>
      <w:marRight w:val="0"/>
      <w:marTop w:val="0"/>
      <w:marBottom w:val="0"/>
      <w:divBdr>
        <w:top w:val="none" w:sz="0" w:space="0" w:color="auto"/>
        <w:left w:val="none" w:sz="0" w:space="0" w:color="auto"/>
        <w:bottom w:val="none" w:sz="0" w:space="0" w:color="auto"/>
        <w:right w:val="none" w:sz="0" w:space="0" w:color="auto"/>
      </w:divBdr>
    </w:div>
    <w:div w:id="1801026377">
      <w:marLeft w:val="480"/>
      <w:marRight w:val="0"/>
      <w:marTop w:val="0"/>
      <w:marBottom w:val="0"/>
      <w:divBdr>
        <w:top w:val="none" w:sz="0" w:space="0" w:color="auto"/>
        <w:left w:val="none" w:sz="0" w:space="0" w:color="auto"/>
        <w:bottom w:val="none" w:sz="0" w:space="0" w:color="auto"/>
        <w:right w:val="none" w:sz="0" w:space="0" w:color="auto"/>
      </w:divBdr>
    </w:div>
    <w:div w:id="1808083396">
      <w:marLeft w:val="480"/>
      <w:marRight w:val="0"/>
      <w:marTop w:val="0"/>
      <w:marBottom w:val="0"/>
      <w:divBdr>
        <w:top w:val="none" w:sz="0" w:space="0" w:color="auto"/>
        <w:left w:val="none" w:sz="0" w:space="0" w:color="auto"/>
        <w:bottom w:val="none" w:sz="0" w:space="0" w:color="auto"/>
        <w:right w:val="none" w:sz="0" w:space="0" w:color="auto"/>
      </w:divBdr>
    </w:div>
    <w:div w:id="1812022042">
      <w:marLeft w:val="480"/>
      <w:marRight w:val="0"/>
      <w:marTop w:val="0"/>
      <w:marBottom w:val="0"/>
      <w:divBdr>
        <w:top w:val="none" w:sz="0" w:space="0" w:color="auto"/>
        <w:left w:val="none" w:sz="0" w:space="0" w:color="auto"/>
        <w:bottom w:val="none" w:sz="0" w:space="0" w:color="auto"/>
        <w:right w:val="none" w:sz="0" w:space="0" w:color="auto"/>
      </w:divBdr>
    </w:div>
    <w:div w:id="1812554532">
      <w:marLeft w:val="480"/>
      <w:marRight w:val="0"/>
      <w:marTop w:val="0"/>
      <w:marBottom w:val="0"/>
      <w:divBdr>
        <w:top w:val="none" w:sz="0" w:space="0" w:color="auto"/>
        <w:left w:val="none" w:sz="0" w:space="0" w:color="auto"/>
        <w:bottom w:val="none" w:sz="0" w:space="0" w:color="auto"/>
        <w:right w:val="none" w:sz="0" w:space="0" w:color="auto"/>
      </w:divBdr>
    </w:div>
    <w:div w:id="1813714573">
      <w:marLeft w:val="480"/>
      <w:marRight w:val="0"/>
      <w:marTop w:val="0"/>
      <w:marBottom w:val="0"/>
      <w:divBdr>
        <w:top w:val="none" w:sz="0" w:space="0" w:color="auto"/>
        <w:left w:val="none" w:sz="0" w:space="0" w:color="auto"/>
        <w:bottom w:val="none" w:sz="0" w:space="0" w:color="auto"/>
        <w:right w:val="none" w:sz="0" w:space="0" w:color="auto"/>
      </w:divBdr>
    </w:div>
    <w:div w:id="1822694025">
      <w:marLeft w:val="480"/>
      <w:marRight w:val="0"/>
      <w:marTop w:val="0"/>
      <w:marBottom w:val="0"/>
      <w:divBdr>
        <w:top w:val="none" w:sz="0" w:space="0" w:color="auto"/>
        <w:left w:val="none" w:sz="0" w:space="0" w:color="auto"/>
        <w:bottom w:val="none" w:sz="0" w:space="0" w:color="auto"/>
        <w:right w:val="none" w:sz="0" w:space="0" w:color="auto"/>
      </w:divBdr>
    </w:div>
    <w:div w:id="1832133158">
      <w:marLeft w:val="480"/>
      <w:marRight w:val="0"/>
      <w:marTop w:val="0"/>
      <w:marBottom w:val="0"/>
      <w:divBdr>
        <w:top w:val="none" w:sz="0" w:space="0" w:color="auto"/>
        <w:left w:val="none" w:sz="0" w:space="0" w:color="auto"/>
        <w:bottom w:val="none" w:sz="0" w:space="0" w:color="auto"/>
        <w:right w:val="none" w:sz="0" w:space="0" w:color="auto"/>
      </w:divBdr>
    </w:div>
    <w:div w:id="1835341124">
      <w:marLeft w:val="480"/>
      <w:marRight w:val="0"/>
      <w:marTop w:val="0"/>
      <w:marBottom w:val="0"/>
      <w:divBdr>
        <w:top w:val="none" w:sz="0" w:space="0" w:color="auto"/>
        <w:left w:val="none" w:sz="0" w:space="0" w:color="auto"/>
        <w:bottom w:val="none" w:sz="0" w:space="0" w:color="auto"/>
        <w:right w:val="none" w:sz="0" w:space="0" w:color="auto"/>
      </w:divBdr>
    </w:div>
    <w:div w:id="1841891533">
      <w:marLeft w:val="480"/>
      <w:marRight w:val="0"/>
      <w:marTop w:val="0"/>
      <w:marBottom w:val="0"/>
      <w:divBdr>
        <w:top w:val="none" w:sz="0" w:space="0" w:color="auto"/>
        <w:left w:val="none" w:sz="0" w:space="0" w:color="auto"/>
        <w:bottom w:val="none" w:sz="0" w:space="0" w:color="auto"/>
        <w:right w:val="none" w:sz="0" w:space="0" w:color="auto"/>
      </w:divBdr>
    </w:div>
    <w:div w:id="1847599421">
      <w:marLeft w:val="480"/>
      <w:marRight w:val="0"/>
      <w:marTop w:val="0"/>
      <w:marBottom w:val="0"/>
      <w:divBdr>
        <w:top w:val="none" w:sz="0" w:space="0" w:color="auto"/>
        <w:left w:val="none" w:sz="0" w:space="0" w:color="auto"/>
        <w:bottom w:val="none" w:sz="0" w:space="0" w:color="auto"/>
        <w:right w:val="none" w:sz="0" w:space="0" w:color="auto"/>
      </w:divBdr>
    </w:div>
    <w:div w:id="1849831500">
      <w:marLeft w:val="480"/>
      <w:marRight w:val="0"/>
      <w:marTop w:val="0"/>
      <w:marBottom w:val="0"/>
      <w:divBdr>
        <w:top w:val="none" w:sz="0" w:space="0" w:color="auto"/>
        <w:left w:val="none" w:sz="0" w:space="0" w:color="auto"/>
        <w:bottom w:val="none" w:sz="0" w:space="0" w:color="auto"/>
        <w:right w:val="none" w:sz="0" w:space="0" w:color="auto"/>
      </w:divBdr>
    </w:div>
    <w:div w:id="1850178255">
      <w:marLeft w:val="480"/>
      <w:marRight w:val="0"/>
      <w:marTop w:val="0"/>
      <w:marBottom w:val="0"/>
      <w:divBdr>
        <w:top w:val="none" w:sz="0" w:space="0" w:color="auto"/>
        <w:left w:val="none" w:sz="0" w:space="0" w:color="auto"/>
        <w:bottom w:val="none" w:sz="0" w:space="0" w:color="auto"/>
        <w:right w:val="none" w:sz="0" w:space="0" w:color="auto"/>
      </w:divBdr>
    </w:div>
    <w:div w:id="1863013119">
      <w:marLeft w:val="480"/>
      <w:marRight w:val="0"/>
      <w:marTop w:val="0"/>
      <w:marBottom w:val="0"/>
      <w:divBdr>
        <w:top w:val="none" w:sz="0" w:space="0" w:color="auto"/>
        <w:left w:val="none" w:sz="0" w:space="0" w:color="auto"/>
        <w:bottom w:val="none" w:sz="0" w:space="0" w:color="auto"/>
        <w:right w:val="none" w:sz="0" w:space="0" w:color="auto"/>
      </w:divBdr>
    </w:div>
    <w:div w:id="1864634905">
      <w:marLeft w:val="480"/>
      <w:marRight w:val="0"/>
      <w:marTop w:val="0"/>
      <w:marBottom w:val="0"/>
      <w:divBdr>
        <w:top w:val="none" w:sz="0" w:space="0" w:color="auto"/>
        <w:left w:val="none" w:sz="0" w:space="0" w:color="auto"/>
        <w:bottom w:val="none" w:sz="0" w:space="0" w:color="auto"/>
        <w:right w:val="none" w:sz="0" w:space="0" w:color="auto"/>
      </w:divBdr>
    </w:div>
    <w:div w:id="1866943238">
      <w:marLeft w:val="480"/>
      <w:marRight w:val="0"/>
      <w:marTop w:val="0"/>
      <w:marBottom w:val="0"/>
      <w:divBdr>
        <w:top w:val="none" w:sz="0" w:space="0" w:color="auto"/>
        <w:left w:val="none" w:sz="0" w:space="0" w:color="auto"/>
        <w:bottom w:val="none" w:sz="0" w:space="0" w:color="auto"/>
        <w:right w:val="none" w:sz="0" w:space="0" w:color="auto"/>
      </w:divBdr>
    </w:div>
    <w:div w:id="1869488121">
      <w:marLeft w:val="480"/>
      <w:marRight w:val="0"/>
      <w:marTop w:val="0"/>
      <w:marBottom w:val="0"/>
      <w:divBdr>
        <w:top w:val="none" w:sz="0" w:space="0" w:color="auto"/>
        <w:left w:val="none" w:sz="0" w:space="0" w:color="auto"/>
        <w:bottom w:val="none" w:sz="0" w:space="0" w:color="auto"/>
        <w:right w:val="none" w:sz="0" w:space="0" w:color="auto"/>
      </w:divBdr>
    </w:div>
    <w:div w:id="1872693362">
      <w:marLeft w:val="480"/>
      <w:marRight w:val="0"/>
      <w:marTop w:val="0"/>
      <w:marBottom w:val="0"/>
      <w:divBdr>
        <w:top w:val="none" w:sz="0" w:space="0" w:color="auto"/>
        <w:left w:val="none" w:sz="0" w:space="0" w:color="auto"/>
        <w:bottom w:val="none" w:sz="0" w:space="0" w:color="auto"/>
        <w:right w:val="none" w:sz="0" w:space="0" w:color="auto"/>
      </w:divBdr>
    </w:div>
    <w:div w:id="1872768947">
      <w:marLeft w:val="480"/>
      <w:marRight w:val="0"/>
      <w:marTop w:val="0"/>
      <w:marBottom w:val="0"/>
      <w:divBdr>
        <w:top w:val="none" w:sz="0" w:space="0" w:color="auto"/>
        <w:left w:val="none" w:sz="0" w:space="0" w:color="auto"/>
        <w:bottom w:val="none" w:sz="0" w:space="0" w:color="auto"/>
        <w:right w:val="none" w:sz="0" w:space="0" w:color="auto"/>
      </w:divBdr>
    </w:div>
    <w:div w:id="1876431737">
      <w:marLeft w:val="480"/>
      <w:marRight w:val="0"/>
      <w:marTop w:val="0"/>
      <w:marBottom w:val="0"/>
      <w:divBdr>
        <w:top w:val="none" w:sz="0" w:space="0" w:color="auto"/>
        <w:left w:val="none" w:sz="0" w:space="0" w:color="auto"/>
        <w:bottom w:val="none" w:sz="0" w:space="0" w:color="auto"/>
        <w:right w:val="none" w:sz="0" w:space="0" w:color="auto"/>
      </w:divBdr>
    </w:div>
    <w:div w:id="1883050905">
      <w:marLeft w:val="480"/>
      <w:marRight w:val="0"/>
      <w:marTop w:val="0"/>
      <w:marBottom w:val="0"/>
      <w:divBdr>
        <w:top w:val="none" w:sz="0" w:space="0" w:color="auto"/>
        <w:left w:val="none" w:sz="0" w:space="0" w:color="auto"/>
        <w:bottom w:val="none" w:sz="0" w:space="0" w:color="auto"/>
        <w:right w:val="none" w:sz="0" w:space="0" w:color="auto"/>
      </w:divBdr>
    </w:div>
    <w:div w:id="1884513762">
      <w:marLeft w:val="480"/>
      <w:marRight w:val="0"/>
      <w:marTop w:val="0"/>
      <w:marBottom w:val="0"/>
      <w:divBdr>
        <w:top w:val="none" w:sz="0" w:space="0" w:color="auto"/>
        <w:left w:val="none" w:sz="0" w:space="0" w:color="auto"/>
        <w:bottom w:val="none" w:sz="0" w:space="0" w:color="auto"/>
        <w:right w:val="none" w:sz="0" w:space="0" w:color="auto"/>
      </w:divBdr>
    </w:div>
    <w:div w:id="1890221152">
      <w:marLeft w:val="480"/>
      <w:marRight w:val="0"/>
      <w:marTop w:val="0"/>
      <w:marBottom w:val="0"/>
      <w:divBdr>
        <w:top w:val="none" w:sz="0" w:space="0" w:color="auto"/>
        <w:left w:val="none" w:sz="0" w:space="0" w:color="auto"/>
        <w:bottom w:val="none" w:sz="0" w:space="0" w:color="auto"/>
        <w:right w:val="none" w:sz="0" w:space="0" w:color="auto"/>
      </w:divBdr>
    </w:div>
    <w:div w:id="1901672209">
      <w:marLeft w:val="480"/>
      <w:marRight w:val="0"/>
      <w:marTop w:val="0"/>
      <w:marBottom w:val="0"/>
      <w:divBdr>
        <w:top w:val="none" w:sz="0" w:space="0" w:color="auto"/>
        <w:left w:val="none" w:sz="0" w:space="0" w:color="auto"/>
        <w:bottom w:val="none" w:sz="0" w:space="0" w:color="auto"/>
        <w:right w:val="none" w:sz="0" w:space="0" w:color="auto"/>
      </w:divBdr>
    </w:div>
    <w:div w:id="1907299207">
      <w:marLeft w:val="480"/>
      <w:marRight w:val="0"/>
      <w:marTop w:val="0"/>
      <w:marBottom w:val="0"/>
      <w:divBdr>
        <w:top w:val="none" w:sz="0" w:space="0" w:color="auto"/>
        <w:left w:val="none" w:sz="0" w:space="0" w:color="auto"/>
        <w:bottom w:val="none" w:sz="0" w:space="0" w:color="auto"/>
        <w:right w:val="none" w:sz="0" w:space="0" w:color="auto"/>
      </w:divBdr>
    </w:div>
    <w:div w:id="1907454585">
      <w:marLeft w:val="480"/>
      <w:marRight w:val="0"/>
      <w:marTop w:val="0"/>
      <w:marBottom w:val="0"/>
      <w:divBdr>
        <w:top w:val="none" w:sz="0" w:space="0" w:color="auto"/>
        <w:left w:val="none" w:sz="0" w:space="0" w:color="auto"/>
        <w:bottom w:val="none" w:sz="0" w:space="0" w:color="auto"/>
        <w:right w:val="none" w:sz="0" w:space="0" w:color="auto"/>
      </w:divBdr>
    </w:div>
    <w:div w:id="1907644751">
      <w:marLeft w:val="480"/>
      <w:marRight w:val="0"/>
      <w:marTop w:val="0"/>
      <w:marBottom w:val="0"/>
      <w:divBdr>
        <w:top w:val="none" w:sz="0" w:space="0" w:color="auto"/>
        <w:left w:val="none" w:sz="0" w:space="0" w:color="auto"/>
        <w:bottom w:val="none" w:sz="0" w:space="0" w:color="auto"/>
        <w:right w:val="none" w:sz="0" w:space="0" w:color="auto"/>
      </w:divBdr>
    </w:div>
    <w:div w:id="1910383034">
      <w:marLeft w:val="480"/>
      <w:marRight w:val="0"/>
      <w:marTop w:val="0"/>
      <w:marBottom w:val="0"/>
      <w:divBdr>
        <w:top w:val="none" w:sz="0" w:space="0" w:color="auto"/>
        <w:left w:val="none" w:sz="0" w:space="0" w:color="auto"/>
        <w:bottom w:val="none" w:sz="0" w:space="0" w:color="auto"/>
        <w:right w:val="none" w:sz="0" w:space="0" w:color="auto"/>
      </w:divBdr>
    </w:div>
    <w:div w:id="1921864290">
      <w:marLeft w:val="480"/>
      <w:marRight w:val="0"/>
      <w:marTop w:val="0"/>
      <w:marBottom w:val="0"/>
      <w:divBdr>
        <w:top w:val="none" w:sz="0" w:space="0" w:color="auto"/>
        <w:left w:val="none" w:sz="0" w:space="0" w:color="auto"/>
        <w:bottom w:val="none" w:sz="0" w:space="0" w:color="auto"/>
        <w:right w:val="none" w:sz="0" w:space="0" w:color="auto"/>
      </w:divBdr>
    </w:div>
    <w:div w:id="1923097493">
      <w:marLeft w:val="480"/>
      <w:marRight w:val="0"/>
      <w:marTop w:val="0"/>
      <w:marBottom w:val="0"/>
      <w:divBdr>
        <w:top w:val="none" w:sz="0" w:space="0" w:color="auto"/>
        <w:left w:val="none" w:sz="0" w:space="0" w:color="auto"/>
        <w:bottom w:val="none" w:sz="0" w:space="0" w:color="auto"/>
        <w:right w:val="none" w:sz="0" w:space="0" w:color="auto"/>
      </w:divBdr>
    </w:div>
    <w:div w:id="1928071348">
      <w:marLeft w:val="480"/>
      <w:marRight w:val="0"/>
      <w:marTop w:val="0"/>
      <w:marBottom w:val="0"/>
      <w:divBdr>
        <w:top w:val="none" w:sz="0" w:space="0" w:color="auto"/>
        <w:left w:val="none" w:sz="0" w:space="0" w:color="auto"/>
        <w:bottom w:val="none" w:sz="0" w:space="0" w:color="auto"/>
        <w:right w:val="none" w:sz="0" w:space="0" w:color="auto"/>
      </w:divBdr>
    </w:div>
    <w:div w:id="1929464814">
      <w:marLeft w:val="480"/>
      <w:marRight w:val="0"/>
      <w:marTop w:val="0"/>
      <w:marBottom w:val="0"/>
      <w:divBdr>
        <w:top w:val="none" w:sz="0" w:space="0" w:color="auto"/>
        <w:left w:val="none" w:sz="0" w:space="0" w:color="auto"/>
        <w:bottom w:val="none" w:sz="0" w:space="0" w:color="auto"/>
        <w:right w:val="none" w:sz="0" w:space="0" w:color="auto"/>
      </w:divBdr>
    </w:div>
    <w:div w:id="1934894878">
      <w:marLeft w:val="480"/>
      <w:marRight w:val="0"/>
      <w:marTop w:val="0"/>
      <w:marBottom w:val="0"/>
      <w:divBdr>
        <w:top w:val="none" w:sz="0" w:space="0" w:color="auto"/>
        <w:left w:val="none" w:sz="0" w:space="0" w:color="auto"/>
        <w:bottom w:val="none" w:sz="0" w:space="0" w:color="auto"/>
        <w:right w:val="none" w:sz="0" w:space="0" w:color="auto"/>
      </w:divBdr>
    </w:div>
    <w:div w:id="1935236933">
      <w:marLeft w:val="480"/>
      <w:marRight w:val="0"/>
      <w:marTop w:val="0"/>
      <w:marBottom w:val="0"/>
      <w:divBdr>
        <w:top w:val="none" w:sz="0" w:space="0" w:color="auto"/>
        <w:left w:val="none" w:sz="0" w:space="0" w:color="auto"/>
        <w:bottom w:val="none" w:sz="0" w:space="0" w:color="auto"/>
        <w:right w:val="none" w:sz="0" w:space="0" w:color="auto"/>
      </w:divBdr>
    </w:div>
    <w:div w:id="1939556361">
      <w:marLeft w:val="480"/>
      <w:marRight w:val="0"/>
      <w:marTop w:val="0"/>
      <w:marBottom w:val="0"/>
      <w:divBdr>
        <w:top w:val="none" w:sz="0" w:space="0" w:color="auto"/>
        <w:left w:val="none" w:sz="0" w:space="0" w:color="auto"/>
        <w:bottom w:val="none" w:sz="0" w:space="0" w:color="auto"/>
        <w:right w:val="none" w:sz="0" w:space="0" w:color="auto"/>
      </w:divBdr>
    </w:div>
    <w:div w:id="1941403316">
      <w:marLeft w:val="480"/>
      <w:marRight w:val="0"/>
      <w:marTop w:val="0"/>
      <w:marBottom w:val="0"/>
      <w:divBdr>
        <w:top w:val="none" w:sz="0" w:space="0" w:color="auto"/>
        <w:left w:val="none" w:sz="0" w:space="0" w:color="auto"/>
        <w:bottom w:val="none" w:sz="0" w:space="0" w:color="auto"/>
        <w:right w:val="none" w:sz="0" w:space="0" w:color="auto"/>
      </w:divBdr>
    </w:div>
    <w:div w:id="1944261012">
      <w:marLeft w:val="480"/>
      <w:marRight w:val="0"/>
      <w:marTop w:val="0"/>
      <w:marBottom w:val="0"/>
      <w:divBdr>
        <w:top w:val="none" w:sz="0" w:space="0" w:color="auto"/>
        <w:left w:val="none" w:sz="0" w:space="0" w:color="auto"/>
        <w:bottom w:val="none" w:sz="0" w:space="0" w:color="auto"/>
        <w:right w:val="none" w:sz="0" w:space="0" w:color="auto"/>
      </w:divBdr>
    </w:div>
    <w:div w:id="1945531764">
      <w:marLeft w:val="480"/>
      <w:marRight w:val="0"/>
      <w:marTop w:val="0"/>
      <w:marBottom w:val="0"/>
      <w:divBdr>
        <w:top w:val="none" w:sz="0" w:space="0" w:color="auto"/>
        <w:left w:val="none" w:sz="0" w:space="0" w:color="auto"/>
        <w:bottom w:val="none" w:sz="0" w:space="0" w:color="auto"/>
        <w:right w:val="none" w:sz="0" w:space="0" w:color="auto"/>
      </w:divBdr>
    </w:div>
    <w:div w:id="1947275242">
      <w:marLeft w:val="480"/>
      <w:marRight w:val="0"/>
      <w:marTop w:val="0"/>
      <w:marBottom w:val="0"/>
      <w:divBdr>
        <w:top w:val="none" w:sz="0" w:space="0" w:color="auto"/>
        <w:left w:val="none" w:sz="0" w:space="0" w:color="auto"/>
        <w:bottom w:val="none" w:sz="0" w:space="0" w:color="auto"/>
        <w:right w:val="none" w:sz="0" w:space="0" w:color="auto"/>
      </w:divBdr>
    </w:div>
    <w:div w:id="1951621160">
      <w:marLeft w:val="480"/>
      <w:marRight w:val="0"/>
      <w:marTop w:val="0"/>
      <w:marBottom w:val="0"/>
      <w:divBdr>
        <w:top w:val="none" w:sz="0" w:space="0" w:color="auto"/>
        <w:left w:val="none" w:sz="0" w:space="0" w:color="auto"/>
        <w:bottom w:val="none" w:sz="0" w:space="0" w:color="auto"/>
        <w:right w:val="none" w:sz="0" w:space="0" w:color="auto"/>
      </w:divBdr>
    </w:div>
    <w:div w:id="1955817956">
      <w:marLeft w:val="480"/>
      <w:marRight w:val="0"/>
      <w:marTop w:val="0"/>
      <w:marBottom w:val="0"/>
      <w:divBdr>
        <w:top w:val="none" w:sz="0" w:space="0" w:color="auto"/>
        <w:left w:val="none" w:sz="0" w:space="0" w:color="auto"/>
        <w:bottom w:val="none" w:sz="0" w:space="0" w:color="auto"/>
        <w:right w:val="none" w:sz="0" w:space="0" w:color="auto"/>
      </w:divBdr>
    </w:div>
    <w:div w:id="1955866939">
      <w:marLeft w:val="480"/>
      <w:marRight w:val="0"/>
      <w:marTop w:val="0"/>
      <w:marBottom w:val="0"/>
      <w:divBdr>
        <w:top w:val="none" w:sz="0" w:space="0" w:color="auto"/>
        <w:left w:val="none" w:sz="0" w:space="0" w:color="auto"/>
        <w:bottom w:val="none" w:sz="0" w:space="0" w:color="auto"/>
        <w:right w:val="none" w:sz="0" w:space="0" w:color="auto"/>
      </w:divBdr>
    </w:div>
    <w:div w:id="1956524970">
      <w:marLeft w:val="480"/>
      <w:marRight w:val="0"/>
      <w:marTop w:val="0"/>
      <w:marBottom w:val="0"/>
      <w:divBdr>
        <w:top w:val="none" w:sz="0" w:space="0" w:color="auto"/>
        <w:left w:val="none" w:sz="0" w:space="0" w:color="auto"/>
        <w:bottom w:val="none" w:sz="0" w:space="0" w:color="auto"/>
        <w:right w:val="none" w:sz="0" w:space="0" w:color="auto"/>
      </w:divBdr>
    </w:div>
    <w:div w:id="1961497026">
      <w:marLeft w:val="480"/>
      <w:marRight w:val="0"/>
      <w:marTop w:val="0"/>
      <w:marBottom w:val="0"/>
      <w:divBdr>
        <w:top w:val="none" w:sz="0" w:space="0" w:color="auto"/>
        <w:left w:val="none" w:sz="0" w:space="0" w:color="auto"/>
        <w:bottom w:val="none" w:sz="0" w:space="0" w:color="auto"/>
        <w:right w:val="none" w:sz="0" w:space="0" w:color="auto"/>
      </w:divBdr>
    </w:div>
    <w:div w:id="1961954947">
      <w:marLeft w:val="480"/>
      <w:marRight w:val="0"/>
      <w:marTop w:val="0"/>
      <w:marBottom w:val="0"/>
      <w:divBdr>
        <w:top w:val="none" w:sz="0" w:space="0" w:color="auto"/>
        <w:left w:val="none" w:sz="0" w:space="0" w:color="auto"/>
        <w:bottom w:val="none" w:sz="0" w:space="0" w:color="auto"/>
        <w:right w:val="none" w:sz="0" w:space="0" w:color="auto"/>
      </w:divBdr>
    </w:div>
    <w:div w:id="1963031573">
      <w:marLeft w:val="480"/>
      <w:marRight w:val="0"/>
      <w:marTop w:val="0"/>
      <w:marBottom w:val="0"/>
      <w:divBdr>
        <w:top w:val="none" w:sz="0" w:space="0" w:color="auto"/>
        <w:left w:val="none" w:sz="0" w:space="0" w:color="auto"/>
        <w:bottom w:val="none" w:sz="0" w:space="0" w:color="auto"/>
        <w:right w:val="none" w:sz="0" w:space="0" w:color="auto"/>
      </w:divBdr>
    </w:div>
    <w:div w:id="1966694599">
      <w:marLeft w:val="480"/>
      <w:marRight w:val="0"/>
      <w:marTop w:val="0"/>
      <w:marBottom w:val="0"/>
      <w:divBdr>
        <w:top w:val="none" w:sz="0" w:space="0" w:color="auto"/>
        <w:left w:val="none" w:sz="0" w:space="0" w:color="auto"/>
        <w:bottom w:val="none" w:sz="0" w:space="0" w:color="auto"/>
        <w:right w:val="none" w:sz="0" w:space="0" w:color="auto"/>
      </w:divBdr>
    </w:div>
    <w:div w:id="1968582601">
      <w:marLeft w:val="480"/>
      <w:marRight w:val="0"/>
      <w:marTop w:val="0"/>
      <w:marBottom w:val="0"/>
      <w:divBdr>
        <w:top w:val="none" w:sz="0" w:space="0" w:color="auto"/>
        <w:left w:val="none" w:sz="0" w:space="0" w:color="auto"/>
        <w:bottom w:val="none" w:sz="0" w:space="0" w:color="auto"/>
        <w:right w:val="none" w:sz="0" w:space="0" w:color="auto"/>
      </w:divBdr>
    </w:div>
    <w:div w:id="1972401705">
      <w:marLeft w:val="480"/>
      <w:marRight w:val="0"/>
      <w:marTop w:val="0"/>
      <w:marBottom w:val="0"/>
      <w:divBdr>
        <w:top w:val="none" w:sz="0" w:space="0" w:color="auto"/>
        <w:left w:val="none" w:sz="0" w:space="0" w:color="auto"/>
        <w:bottom w:val="none" w:sz="0" w:space="0" w:color="auto"/>
        <w:right w:val="none" w:sz="0" w:space="0" w:color="auto"/>
      </w:divBdr>
    </w:div>
    <w:div w:id="1973093664">
      <w:marLeft w:val="480"/>
      <w:marRight w:val="0"/>
      <w:marTop w:val="0"/>
      <w:marBottom w:val="0"/>
      <w:divBdr>
        <w:top w:val="none" w:sz="0" w:space="0" w:color="auto"/>
        <w:left w:val="none" w:sz="0" w:space="0" w:color="auto"/>
        <w:bottom w:val="none" w:sz="0" w:space="0" w:color="auto"/>
        <w:right w:val="none" w:sz="0" w:space="0" w:color="auto"/>
      </w:divBdr>
    </w:div>
    <w:div w:id="1976064737">
      <w:marLeft w:val="480"/>
      <w:marRight w:val="0"/>
      <w:marTop w:val="0"/>
      <w:marBottom w:val="0"/>
      <w:divBdr>
        <w:top w:val="none" w:sz="0" w:space="0" w:color="auto"/>
        <w:left w:val="none" w:sz="0" w:space="0" w:color="auto"/>
        <w:bottom w:val="none" w:sz="0" w:space="0" w:color="auto"/>
        <w:right w:val="none" w:sz="0" w:space="0" w:color="auto"/>
      </w:divBdr>
    </w:div>
    <w:div w:id="1981957477">
      <w:marLeft w:val="480"/>
      <w:marRight w:val="0"/>
      <w:marTop w:val="0"/>
      <w:marBottom w:val="0"/>
      <w:divBdr>
        <w:top w:val="none" w:sz="0" w:space="0" w:color="auto"/>
        <w:left w:val="none" w:sz="0" w:space="0" w:color="auto"/>
        <w:bottom w:val="none" w:sz="0" w:space="0" w:color="auto"/>
        <w:right w:val="none" w:sz="0" w:space="0" w:color="auto"/>
      </w:divBdr>
    </w:div>
    <w:div w:id="1981958151">
      <w:marLeft w:val="480"/>
      <w:marRight w:val="0"/>
      <w:marTop w:val="0"/>
      <w:marBottom w:val="0"/>
      <w:divBdr>
        <w:top w:val="none" w:sz="0" w:space="0" w:color="auto"/>
        <w:left w:val="none" w:sz="0" w:space="0" w:color="auto"/>
        <w:bottom w:val="none" w:sz="0" w:space="0" w:color="auto"/>
        <w:right w:val="none" w:sz="0" w:space="0" w:color="auto"/>
      </w:divBdr>
    </w:div>
    <w:div w:id="1982495099">
      <w:marLeft w:val="480"/>
      <w:marRight w:val="0"/>
      <w:marTop w:val="0"/>
      <w:marBottom w:val="0"/>
      <w:divBdr>
        <w:top w:val="none" w:sz="0" w:space="0" w:color="auto"/>
        <w:left w:val="none" w:sz="0" w:space="0" w:color="auto"/>
        <w:bottom w:val="none" w:sz="0" w:space="0" w:color="auto"/>
        <w:right w:val="none" w:sz="0" w:space="0" w:color="auto"/>
      </w:divBdr>
    </w:div>
    <w:div w:id="1982732927">
      <w:marLeft w:val="480"/>
      <w:marRight w:val="0"/>
      <w:marTop w:val="0"/>
      <w:marBottom w:val="0"/>
      <w:divBdr>
        <w:top w:val="none" w:sz="0" w:space="0" w:color="auto"/>
        <w:left w:val="none" w:sz="0" w:space="0" w:color="auto"/>
        <w:bottom w:val="none" w:sz="0" w:space="0" w:color="auto"/>
        <w:right w:val="none" w:sz="0" w:space="0" w:color="auto"/>
      </w:divBdr>
    </w:div>
    <w:div w:id="1995572601">
      <w:marLeft w:val="480"/>
      <w:marRight w:val="0"/>
      <w:marTop w:val="0"/>
      <w:marBottom w:val="0"/>
      <w:divBdr>
        <w:top w:val="none" w:sz="0" w:space="0" w:color="auto"/>
        <w:left w:val="none" w:sz="0" w:space="0" w:color="auto"/>
        <w:bottom w:val="none" w:sz="0" w:space="0" w:color="auto"/>
        <w:right w:val="none" w:sz="0" w:space="0" w:color="auto"/>
      </w:divBdr>
    </w:div>
    <w:div w:id="1997031694">
      <w:marLeft w:val="480"/>
      <w:marRight w:val="0"/>
      <w:marTop w:val="0"/>
      <w:marBottom w:val="0"/>
      <w:divBdr>
        <w:top w:val="none" w:sz="0" w:space="0" w:color="auto"/>
        <w:left w:val="none" w:sz="0" w:space="0" w:color="auto"/>
        <w:bottom w:val="none" w:sz="0" w:space="0" w:color="auto"/>
        <w:right w:val="none" w:sz="0" w:space="0" w:color="auto"/>
      </w:divBdr>
    </w:div>
    <w:div w:id="1997342777">
      <w:marLeft w:val="480"/>
      <w:marRight w:val="0"/>
      <w:marTop w:val="0"/>
      <w:marBottom w:val="0"/>
      <w:divBdr>
        <w:top w:val="none" w:sz="0" w:space="0" w:color="auto"/>
        <w:left w:val="none" w:sz="0" w:space="0" w:color="auto"/>
        <w:bottom w:val="none" w:sz="0" w:space="0" w:color="auto"/>
        <w:right w:val="none" w:sz="0" w:space="0" w:color="auto"/>
      </w:divBdr>
    </w:div>
    <w:div w:id="1998535477">
      <w:marLeft w:val="480"/>
      <w:marRight w:val="0"/>
      <w:marTop w:val="0"/>
      <w:marBottom w:val="0"/>
      <w:divBdr>
        <w:top w:val="none" w:sz="0" w:space="0" w:color="auto"/>
        <w:left w:val="none" w:sz="0" w:space="0" w:color="auto"/>
        <w:bottom w:val="none" w:sz="0" w:space="0" w:color="auto"/>
        <w:right w:val="none" w:sz="0" w:space="0" w:color="auto"/>
      </w:divBdr>
    </w:div>
    <w:div w:id="2007441996">
      <w:marLeft w:val="480"/>
      <w:marRight w:val="0"/>
      <w:marTop w:val="0"/>
      <w:marBottom w:val="0"/>
      <w:divBdr>
        <w:top w:val="none" w:sz="0" w:space="0" w:color="auto"/>
        <w:left w:val="none" w:sz="0" w:space="0" w:color="auto"/>
        <w:bottom w:val="none" w:sz="0" w:space="0" w:color="auto"/>
        <w:right w:val="none" w:sz="0" w:space="0" w:color="auto"/>
      </w:divBdr>
    </w:div>
    <w:div w:id="2018342802">
      <w:marLeft w:val="480"/>
      <w:marRight w:val="0"/>
      <w:marTop w:val="0"/>
      <w:marBottom w:val="0"/>
      <w:divBdr>
        <w:top w:val="none" w:sz="0" w:space="0" w:color="auto"/>
        <w:left w:val="none" w:sz="0" w:space="0" w:color="auto"/>
        <w:bottom w:val="none" w:sz="0" w:space="0" w:color="auto"/>
        <w:right w:val="none" w:sz="0" w:space="0" w:color="auto"/>
      </w:divBdr>
    </w:div>
    <w:div w:id="2022513573">
      <w:marLeft w:val="480"/>
      <w:marRight w:val="0"/>
      <w:marTop w:val="0"/>
      <w:marBottom w:val="0"/>
      <w:divBdr>
        <w:top w:val="none" w:sz="0" w:space="0" w:color="auto"/>
        <w:left w:val="none" w:sz="0" w:space="0" w:color="auto"/>
        <w:bottom w:val="none" w:sz="0" w:space="0" w:color="auto"/>
        <w:right w:val="none" w:sz="0" w:space="0" w:color="auto"/>
      </w:divBdr>
    </w:div>
    <w:div w:id="2023776348">
      <w:marLeft w:val="480"/>
      <w:marRight w:val="0"/>
      <w:marTop w:val="0"/>
      <w:marBottom w:val="0"/>
      <w:divBdr>
        <w:top w:val="none" w:sz="0" w:space="0" w:color="auto"/>
        <w:left w:val="none" w:sz="0" w:space="0" w:color="auto"/>
        <w:bottom w:val="none" w:sz="0" w:space="0" w:color="auto"/>
        <w:right w:val="none" w:sz="0" w:space="0" w:color="auto"/>
      </w:divBdr>
    </w:div>
    <w:div w:id="2030796482">
      <w:marLeft w:val="480"/>
      <w:marRight w:val="0"/>
      <w:marTop w:val="0"/>
      <w:marBottom w:val="0"/>
      <w:divBdr>
        <w:top w:val="none" w:sz="0" w:space="0" w:color="auto"/>
        <w:left w:val="none" w:sz="0" w:space="0" w:color="auto"/>
        <w:bottom w:val="none" w:sz="0" w:space="0" w:color="auto"/>
        <w:right w:val="none" w:sz="0" w:space="0" w:color="auto"/>
      </w:divBdr>
    </w:div>
    <w:div w:id="2033221301">
      <w:marLeft w:val="480"/>
      <w:marRight w:val="0"/>
      <w:marTop w:val="0"/>
      <w:marBottom w:val="0"/>
      <w:divBdr>
        <w:top w:val="none" w:sz="0" w:space="0" w:color="auto"/>
        <w:left w:val="none" w:sz="0" w:space="0" w:color="auto"/>
        <w:bottom w:val="none" w:sz="0" w:space="0" w:color="auto"/>
        <w:right w:val="none" w:sz="0" w:space="0" w:color="auto"/>
      </w:divBdr>
    </w:div>
    <w:div w:id="2038500653">
      <w:marLeft w:val="480"/>
      <w:marRight w:val="0"/>
      <w:marTop w:val="0"/>
      <w:marBottom w:val="0"/>
      <w:divBdr>
        <w:top w:val="none" w:sz="0" w:space="0" w:color="auto"/>
        <w:left w:val="none" w:sz="0" w:space="0" w:color="auto"/>
        <w:bottom w:val="none" w:sz="0" w:space="0" w:color="auto"/>
        <w:right w:val="none" w:sz="0" w:space="0" w:color="auto"/>
      </w:divBdr>
    </w:div>
    <w:div w:id="2038699213">
      <w:marLeft w:val="480"/>
      <w:marRight w:val="0"/>
      <w:marTop w:val="0"/>
      <w:marBottom w:val="0"/>
      <w:divBdr>
        <w:top w:val="none" w:sz="0" w:space="0" w:color="auto"/>
        <w:left w:val="none" w:sz="0" w:space="0" w:color="auto"/>
        <w:bottom w:val="none" w:sz="0" w:space="0" w:color="auto"/>
        <w:right w:val="none" w:sz="0" w:space="0" w:color="auto"/>
      </w:divBdr>
    </w:div>
    <w:div w:id="2043090715">
      <w:marLeft w:val="480"/>
      <w:marRight w:val="0"/>
      <w:marTop w:val="0"/>
      <w:marBottom w:val="0"/>
      <w:divBdr>
        <w:top w:val="none" w:sz="0" w:space="0" w:color="auto"/>
        <w:left w:val="none" w:sz="0" w:space="0" w:color="auto"/>
        <w:bottom w:val="none" w:sz="0" w:space="0" w:color="auto"/>
        <w:right w:val="none" w:sz="0" w:space="0" w:color="auto"/>
      </w:divBdr>
    </w:div>
    <w:div w:id="2043285256">
      <w:marLeft w:val="480"/>
      <w:marRight w:val="0"/>
      <w:marTop w:val="0"/>
      <w:marBottom w:val="0"/>
      <w:divBdr>
        <w:top w:val="none" w:sz="0" w:space="0" w:color="auto"/>
        <w:left w:val="none" w:sz="0" w:space="0" w:color="auto"/>
        <w:bottom w:val="none" w:sz="0" w:space="0" w:color="auto"/>
        <w:right w:val="none" w:sz="0" w:space="0" w:color="auto"/>
      </w:divBdr>
    </w:div>
    <w:div w:id="2043431308">
      <w:marLeft w:val="480"/>
      <w:marRight w:val="0"/>
      <w:marTop w:val="0"/>
      <w:marBottom w:val="0"/>
      <w:divBdr>
        <w:top w:val="none" w:sz="0" w:space="0" w:color="auto"/>
        <w:left w:val="none" w:sz="0" w:space="0" w:color="auto"/>
        <w:bottom w:val="none" w:sz="0" w:space="0" w:color="auto"/>
        <w:right w:val="none" w:sz="0" w:space="0" w:color="auto"/>
      </w:divBdr>
    </w:div>
    <w:div w:id="2045860125">
      <w:marLeft w:val="480"/>
      <w:marRight w:val="0"/>
      <w:marTop w:val="0"/>
      <w:marBottom w:val="0"/>
      <w:divBdr>
        <w:top w:val="none" w:sz="0" w:space="0" w:color="auto"/>
        <w:left w:val="none" w:sz="0" w:space="0" w:color="auto"/>
        <w:bottom w:val="none" w:sz="0" w:space="0" w:color="auto"/>
        <w:right w:val="none" w:sz="0" w:space="0" w:color="auto"/>
      </w:divBdr>
    </w:div>
    <w:div w:id="2052027557">
      <w:marLeft w:val="480"/>
      <w:marRight w:val="0"/>
      <w:marTop w:val="0"/>
      <w:marBottom w:val="0"/>
      <w:divBdr>
        <w:top w:val="none" w:sz="0" w:space="0" w:color="auto"/>
        <w:left w:val="none" w:sz="0" w:space="0" w:color="auto"/>
        <w:bottom w:val="none" w:sz="0" w:space="0" w:color="auto"/>
        <w:right w:val="none" w:sz="0" w:space="0" w:color="auto"/>
      </w:divBdr>
    </w:div>
    <w:div w:id="2052611849">
      <w:marLeft w:val="480"/>
      <w:marRight w:val="0"/>
      <w:marTop w:val="0"/>
      <w:marBottom w:val="0"/>
      <w:divBdr>
        <w:top w:val="none" w:sz="0" w:space="0" w:color="auto"/>
        <w:left w:val="none" w:sz="0" w:space="0" w:color="auto"/>
        <w:bottom w:val="none" w:sz="0" w:space="0" w:color="auto"/>
        <w:right w:val="none" w:sz="0" w:space="0" w:color="auto"/>
      </w:divBdr>
    </w:div>
    <w:div w:id="2058162794">
      <w:marLeft w:val="480"/>
      <w:marRight w:val="0"/>
      <w:marTop w:val="0"/>
      <w:marBottom w:val="0"/>
      <w:divBdr>
        <w:top w:val="none" w:sz="0" w:space="0" w:color="auto"/>
        <w:left w:val="none" w:sz="0" w:space="0" w:color="auto"/>
        <w:bottom w:val="none" w:sz="0" w:space="0" w:color="auto"/>
        <w:right w:val="none" w:sz="0" w:space="0" w:color="auto"/>
      </w:divBdr>
    </w:div>
    <w:div w:id="2058965705">
      <w:marLeft w:val="480"/>
      <w:marRight w:val="0"/>
      <w:marTop w:val="0"/>
      <w:marBottom w:val="0"/>
      <w:divBdr>
        <w:top w:val="none" w:sz="0" w:space="0" w:color="auto"/>
        <w:left w:val="none" w:sz="0" w:space="0" w:color="auto"/>
        <w:bottom w:val="none" w:sz="0" w:space="0" w:color="auto"/>
        <w:right w:val="none" w:sz="0" w:space="0" w:color="auto"/>
      </w:divBdr>
    </w:div>
    <w:div w:id="2063407416">
      <w:marLeft w:val="480"/>
      <w:marRight w:val="0"/>
      <w:marTop w:val="0"/>
      <w:marBottom w:val="0"/>
      <w:divBdr>
        <w:top w:val="none" w:sz="0" w:space="0" w:color="auto"/>
        <w:left w:val="none" w:sz="0" w:space="0" w:color="auto"/>
        <w:bottom w:val="none" w:sz="0" w:space="0" w:color="auto"/>
        <w:right w:val="none" w:sz="0" w:space="0" w:color="auto"/>
      </w:divBdr>
    </w:div>
    <w:div w:id="2066484689">
      <w:marLeft w:val="480"/>
      <w:marRight w:val="0"/>
      <w:marTop w:val="0"/>
      <w:marBottom w:val="0"/>
      <w:divBdr>
        <w:top w:val="none" w:sz="0" w:space="0" w:color="auto"/>
        <w:left w:val="none" w:sz="0" w:space="0" w:color="auto"/>
        <w:bottom w:val="none" w:sz="0" w:space="0" w:color="auto"/>
        <w:right w:val="none" w:sz="0" w:space="0" w:color="auto"/>
      </w:divBdr>
    </w:div>
    <w:div w:id="2072072528">
      <w:marLeft w:val="480"/>
      <w:marRight w:val="0"/>
      <w:marTop w:val="0"/>
      <w:marBottom w:val="0"/>
      <w:divBdr>
        <w:top w:val="none" w:sz="0" w:space="0" w:color="auto"/>
        <w:left w:val="none" w:sz="0" w:space="0" w:color="auto"/>
        <w:bottom w:val="none" w:sz="0" w:space="0" w:color="auto"/>
        <w:right w:val="none" w:sz="0" w:space="0" w:color="auto"/>
      </w:divBdr>
    </w:div>
    <w:div w:id="2082478579">
      <w:marLeft w:val="480"/>
      <w:marRight w:val="0"/>
      <w:marTop w:val="0"/>
      <w:marBottom w:val="0"/>
      <w:divBdr>
        <w:top w:val="none" w:sz="0" w:space="0" w:color="auto"/>
        <w:left w:val="none" w:sz="0" w:space="0" w:color="auto"/>
        <w:bottom w:val="none" w:sz="0" w:space="0" w:color="auto"/>
        <w:right w:val="none" w:sz="0" w:space="0" w:color="auto"/>
      </w:divBdr>
    </w:div>
    <w:div w:id="2083719496">
      <w:marLeft w:val="480"/>
      <w:marRight w:val="0"/>
      <w:marTop w:val="0"/>
      <w:marBottom w:val="0"/>
      <w:divBdr>
        <w:top w:val="none" w:sz="0" w:space="0" w:color="auto"/>
        <w:left w:val="none" w:sz="0" w:space="0" w:color="auto"/>
        <w:bottom w:val="none" w:sz="0" w:space="0" w:color="auto"/>
        <w:right w:val="none" w:sz="0" w:space="0" w:color="auto"/>
      </w:divBdr>
    </w:div>
    <w:div w:id="2090156789">
      <w:marLeft w:val="480"/>
      <w:marRight w:val="0"/>
      <w:marTop w:val="0"/>
      <w:marBottom w:val="0"/>
      <w:divBdr>
        <w:top w:val="none" w:sz="0" w:space="0" w:color="auto"/>
        <w:left w:val="none" w:sz="0" w:space="0" w:color="auto"/>
        <w:bottom w:val="none" w:sz="0" w:space="0" w:color="auto"/>
        <w:right w:val="none" w:sz="0" w:space="0" w:color="auto"/>
      </w:divBdr>
    </w:div>
    <w:div w:id="2096706023">
      <w:marLeft w:val="480"/>
      <w:marRight w:val="0"/>
      <w:marTop w:val="0"/>
      <w:marBottom w:val="0"/>
      <w:divBdr>
        <w:top w:val="none" w:sz="0" w:space="0" w:color="auto"/>
        <w:left w:val="none" w:sz="0" w:space="0" w:color="auto"/>
        <w:bottom w:val="none" w:sz="0" w:space="0" w:color="auto"/>
        <w:right w:val="none" w:sz="0" w:space="0" w:color="auto"/>
      </w:divBdr>
    </w:div>
    <w:div w:id="2097441109">
      <w:marLeft w:val="480"/>
      <w:marRight w:val="0"/>
      <w:marTop w:val="0"/>
      <w:marBottom w:val="0"/>
      <w:divBdr>
        <w:top w:val="none" w:sz="0" w:space="0" w:color="auto"/>
        <w:left w:val="none" w:sz="0" w:space="0" w:color="auto"/>
        <w:bottom w:val="none" w:sz="0" w:space="0" w:color="auto"/>
        <w:right w:val="none" w:sz="0" w:space="0" w:color="auto"/>
      </w:divBdr>
    </w:div>
    <w:div w:id="2098674482">
      <w:marLeft w:val="480"/>
      <w:marRight w:val="0"/>
      <w:marTop w:val="0"/>
      <w:marBottom w:val="0"/>
      <w:divBdr>
        <w:top w:val="none" w:sz="0" w:space="0" w:color="auto"/>
        <w:left w:val="none" w:sz="0" w:space="0" w:color="auto"/>
        <w:bottom w:val="none" w:sz="0" w:space="0" w:color="auto"/>
        <w:right w:val="none" w:sz="0" w:space="0" w:color="auto"/>
      </w:divBdr>
    </w:div>
    <w:div w:id="2099401351">
      <w:marLeft w:val="480"/>
      <w:marRight w:val="0"/>
      <w:marTop w:val="0"/>
      <w:marBottom w:val="0"/>
      <w:divBdr>
        <w:top w:val="none" w:sz="0" w:space="0" w:color="auto"/>
        <w:left w:val="none" w:sz="0" w:space="0" w:color="auto"/>
        <w:bottom w:val="none" w:sz="0" w:space="0" w:color="auto"/>
        <w:right w:val="none" w:sz="0" w:space="0" w:color="auto"/>
      </w:divBdr>
    </w:div>
    <w:div w:id="2106920070">
      <w:marLeft w:val="480"/>
      <w:marRight w:val="0"/>
      <w:marTop w:val="0"/>
      <w:marBottom w:val="0"/>
      <w:divBdr>
        <w:top w:val="none" w:sz="0" w:space="0" w:color="auto"/>
        <w:left w:val="none" w:sz="0" w:space="0" w:color="auto"/>
        <w:bottom w:val="none" w:sz="0" w:space="0" w:color="auto"/>
        <w:right w:val="none" w:sz="0" w:space="0" w:color="auto"/>
      </w:divBdr>
    </w:div>
    <w:div w:id="2108228957">
      <w:marLeft w:val="480"/>
      <w:marRight w:val="0"/>
      <w:marTop w:val="0"/>
      <w:marBottom w:val="0"/>
      <w:divBdr>
        <w:top w:val="none" w:sz="0" w:space="0" w:color="auto"/>
        <w:left w:val="none" w:sz="0" w:space="0" w:color="auto"/>
        <w:bottom w:val="none" w:sz="0" w:space="0" w:color="auto"/>
        <w:right w:val="none" w:sz="0" w:space="0" w:color="auto"/>
      </w:divBdr>
    </w:div>
    <w:div w:id="2110391892">
      <w:marLeft w:val="480"/>
      <w:marRight w:val="0"/>
      <w:marTop w:val="0"/>
      <w:marBottom w:val="0"/>
      <w:divBdr>
        <w:top w:val="none" w:sz="0" w:space="0" w:color="auto"/>
        <w:left w:val="none" w:sz="0" w:space="0" w:color="auto"/>
        <w:bottom w:val="none" w:sz="0" w:space="0" w:color="auto"/>
        <w:right w:val="none" w:sz="0" w:space="0" w:color="auto"/>
      </w:divBdr>
    </w:div>
    <w:div w:id="2110811799">
      <w:marLeft w:val="480"/>
      <w:marRight w:val="0"/>
      <w:marTop w:val="0"/>
      <w:marBottom w:val="0"/>
      <w:divBdr>
        <w:top w:val="none" w:sz="0" w:space="0" w:color="auto"/>
        <w:left w:val="none" w:sz="0" w:space="0" w:color="auto"/>
        <w:bottom w:val="none" w:sz="0" w:space="0" w:color="auto"/>
        <w:right w:val="none" w:sz="0" w:space="0" w:color="auto"/>
      </w:divBdr>
    </w:div>
    <w:div w:id="2112165073">
      <w:marLeft w:val="480"/>
      <w:marRight w:val="0"/>
      <w:marTop w:val="0"/>
      <w:marBottom w:val="0"/>
      <w:divBdr>
        <w:top w:val="none" w:sz="0" w:space="0" w:color="auto"/>
        <w:left w:val="none" w:sz="0" w:space="0" w:color="auto"/>
        <w:bottom w:val="none" w:sz="0" w:space="0" w:color="auto"/>
        <w:right w:val="none" w:sz="0" w:space="0" w:color="auto"/>
      </w:divBdr>
    </w:div>
    <w:div w:id="2114668141">
      <w:marLeft w:val="480"/>
      <w:marRight w:val="0"/>
      <w:marTop w:val="0"/>
      <w:marBottom w:val="0"/>
      <w:divBdr>
        <w:top w:val="none" w:sz="0" w:space="0" w:color="auto"/>
        <w:left w:val="none" w:sz="0" w:space="0" w:color="auto"/>
        <w:bottom w:val="none" w:sz="0" w:space="0" w:color="auto"/>
        <w:right w:val="none" w:sz="0" w:space="0" w:color="auto"/>
      </w:divBdr>
    </w:div>
    <w:div w:id="2120249199">
      <w:marLeft w:val="480"/>
      <w:marRight w:val="0"/>
      <w:marTop w:val="0"/>
      <w:marBottom w:val="0"/>
      <w:divBdr>
        <w:top w:val="none" w:sz="0" w:space="0" w:color="auto"/>
        <w:left w:val="none" w:sz="0" w:space="0" w:color="auto"/>
        <w:bottom w:val="none" w:sz="0" w:space="0" w:color="auto"/>
        <w:right w:val="none" w:sz="0" w:space="0" w:color="auto"/>
      </w:divBdr>
    </w:div>
    <w:div w:id="2125342513">
      <w:marLeft w:val="480"/>
      <w:marRight w:val="0"/>
      <w:marTop w:val="0"/>
      <w:marBottom w:val="0"/>
      <w:divBdr>
        <w:top w:val="none" w:sz="0" w:space="0" w:color="auto"/>
        <w:left w:val="none" w:sz="0" w:space="0" w:color="auto"/>
        <w:bottom w:val="none" w:sz="0" w:space="0" w:color="auto"/>
        <w:right w:val="none" w:sz="0" w:space="0" w:color="auto"/>
      </w:divBdr>
    </w:div>
    <w:div w:id="2127115703">
      <w:marLeft w:val="480"/>
      <w:marRight w:val="0"/>
      <w:marTop w:val="0"/>
      <w:marBottom w:val="0"/>
      <w:divBdr>
        <w:top w:val="none" w:sz="0" w:space="0" w:color="auto"/>
        <w:left w:val="none" w:sz="0" w:space="0" w:color="auto"/>
        <w:bottom w:val="none" w:sz="0" w:space="0" w:color="auto"/>
        <w:right w:val="none" w:sz="0" w:space="0" w:color="auto"/>
      </w:divBdr>
    </w:div>
    <w:div w:id="2127307328">
      <w:marLeft w:val="480"/>
      <w:marRight w:val="0"/>
      <w:marTop w:val="0"/>
      <w:marBottom w:val="0"/>
      <w:divBdr>
        <w:top w:val="none" w:sz="0" w:space="0" w:color="auto"/>
        <w:left w:val="none" w:sz="0" w:space="0" w:color="auto"/>
        <w:bottom w:val="none" w:sz="0" w:space="0" w:color="auto"/>
        <w:right w:val="none" w:sz="0" w:space="0" w:color="auto"/>
      </w:divBdr>
    </w:div>
    <w:div w:id="2131432222">
      <w:marLeft w:val="480"/>
      <w:marRight w:val="0"/>
      <w:marTop w:val="0"/>
      <w:marBottom w:val="0"/>
      <w:divBdr>
        <w:top w:val="none" w:sz="0" w:space="0" w:color="auto"/>
        <w:left w:val="none" w:sz="0" w:space="0" w:color="auto"/>
        <w:bottom w:val="none" w:sz="0" w:space="0" w:color="auto"/>
        <w:right w:val="none" w:sz="0" w:space="0" w:color="auto"/>
      </w:divBdr>
    </w:div>
    <w:div w:id="2138721996">
      <w:marLeft w:val="480"/>
      <w:marRight w:val="0"/>
      <w:marTop w:val="0"/>
      <w:marBottom w:val="0"/>
      <w:divBdr>
        <w:top w:val="none" w:sz="0" w:space="0" w:color="auto"/>
        <w:left w:val="none" w:sz="0" w:space="0" w:color="auto"/>
        <w:bottom w:val="none" w:sz="0" w:space="0" w:color="auto"/>
        <w:right w:val="none" w:sz="0" w:space="0" w:color="auto"/>
      </w:divBdr>
    </w:div>
    <w:div w:id="2140301851">
      <w:marLeft w:val="480"/>
      <w:marRight w:val="0"/>
      <w:marTop w:val="0"/>
      <w:marBottom w:val="0"/>
      <w:divBdr>
        <w:top w:val="none" w:sz="0" w:space="0" w:color="auto"/>
        <w:left w:val="none" w:sz="0" w:space="0" w:color="auto"/>
        <w:bottom w:val="none" w:sz="0" w:space="0" w:color="auto"/>
        <w:right w:val="none" w:sz="0" w:space="0" w:color="auto"/>
      </w:divBdr>
    </w:div>
    <w:div w:id="2143618048">
      <w:marLeft w:val="480"/>
      <w:marRight w:val="0"/>
      <w:marTop w:val="0"/>
      <w:marBottom w:val="0"/>
      <w:divBdr>
        <w:top w:val="none" w:sz="0" w:space="0" w:color="auto"/>
        <w:left w:val="none" w:sz="0" w:space="0" w:color="auto"/>
        <w:bottom w:val="none" w:sz="0" w:space="0" w:color="auto"/>
        <w:right w:val="none" w:sz="0" w:space="0" w:color="auto"/>
      </w:divBdr>
    </w:div>
    <w:div w:id="21459249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8E62374-E0B1-4307-AD18-73696AA17A5A}"/>
      </w:docPartPr>
      <w:docPartBody>
        <w:p w:rsidR="00D20679" w:rsidRDefault="00147A48">
          <w:r w:rsidRPr="002546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48"/>
    <w:rsid w:val="00145BB9"/>
    <w:rsid w:val="00147A48"/>
    <w:rsid w:val="001A3948"/>
    <w:rsid w:val="001F5AB6"/>
    <w:rsid w:val="004F1E7F"/>
    <w:rsid w:val="005F51D4"/>
    <w:rsid w:val="0062523E"/>
    <w:rsid w:val="006323BC"/>
    <w:rsid w:val="006672B6"/>
    <w:rsid w:val="006C636A"/>
    <w:rsid w:val="00827DEB"/>
    <w:rsid w:val="008940EA"/>
    <w:rsid w:val="0095476F"/>
    <w:rsid w:val="00987AFE"/>
    <w:rsid w:val="00B24B89"/>
    <w:rsid w:val="00B2577E"/>
    <w:rsid w:val="00C67B76"/>
    <w:rsid w:val="00CC02DA"/>
    <w:rsid w:val="00CC559D"/>
    <w:rsid w:val="00D20679"/>
    <w:rsid w:val="00DE0B65"/>
    <w:rsid w:val="00E648FA"/>
    <w:rsid w:val="00F43C56"/>
    <w:rsid w:val="00F6666F"/>
    <w:rsid w:val="00F66A5A"/>
    <w:rsid w:val="00FA2B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7A4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9A060-30D6-4779-91BC-51171E0C052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204247297"/>
    <we:property name="MENDELEY_CITATIONS" value="[{&quot;citationID&quot;:&quot;MENDELEY_CITATION_4fb038a5-657a-4eb5-b9db-24e76a96fa25&quot;,&quot;properties&quot;:{&quot;noteIndex&quot;:0},&quot;isEdited&quot;:false,&quot;manualOverride&quot;:{&quot;isManuallyOverridden&quot;:false,&quot;citeprocText&quot;:&quot;(APJII, 2025)&quot;,&quot;manualOverrideText&quot;:&quot;&quot;},&quot;citationTag&quot;:&quot;MENDELEY_CITATION_v3_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&quot;,&quot;citationItems&quot;:[{&quot;id&quot;:&quot;1570d975-ad4f-38fc-bb99-0e326d41ac7d&quot;,&quot;itemData&quot;:{&quot;type&quot;:&quot;report&quot;,&quot;id&quot;:&quot;1570d975-ad4f-38fc-bb99-0e326d41ac7d&quot;,&quot;title&quot;:&quot;Survei Penetrasi Internet dan Perilaku Pengunaan Internet 2025&quot;,&quot;author&quot;:[{&quot;family&quot;:&quot;APJII&quot;,&quot;given&quot;:&quot;&quot;,&quot;parse-names&quot;:false,&quot;dropping-particle&quot;:&quot;&quot;,&quot;non-dropping-particle&quot;:&quot;&quot;}],&quot;accessed&quot;:{&quot;date-parts&quot;:[[2026,6,16]]},&quot;URL&quot;:&quot;https://survei.apjii.or.id/survei&quot;,&quot;issued&quot;:{&quot;date-parts&quot;:[[2025]]},&quot;container-title-short&quot;:&quot;&quot;},&quot;isTemporary&quot;:false,&quot;suppress-author&quot;:false,&quot;composite&quot;:false,&quot;author-only&quot;:false}]},{&quot;citationID&quot;:&quot;MENDELEY_CITATION_5ed71e6b-64d2-4ea0-8ada-24a5893b8683&quot;,&quot;properties&quot;:{&quot;noteIndex&quot;:0},&quot;isEdited&quot;:false,&quot;manualOverride&quot;:{&quot;isManuallyOverridden&quot;:false,&quot;citeprocText&quot;:&quot;(Brysbaert, 2019)&quot;,&quot;manualOverrideText&quot;:&quot;&quot;},&quot;citationTag&quot;:&quot;MENDELEY_CITATION_v3_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&quot;,&quot;citationItems&quot;:[{&quot;id&quot;:&quot;c251f3ef-0c70-3fbc-ac66-573b0dbd815d&quot;,&quot;itemData&quot;:{&quot;type&quot;:&quot;article-journal&quot;,&quot;id&quot;:&quot;c251f3ef-0c70-3fbc-ac66-573b0dbd815d&quot;,&quot;title&quot;:&quot;How many words do we read per minute? A review and meta-analysis of reading rate&quot;,&quot;author&quot;:[{&quot;family&quot;:&quot;Brysbaert&quot;,&quot;given&quot;:&quot;Marc&quot;,&quot;parse-names&quot;:false,&quot;dropping-particle&quot;:&quot;&quot;,&quot;non-dropping-particle&quot;:&quot;&quot;}],&quot;container-title&quot;:&quot;Journal of Memory and Language&quot;,&quot;container-title-short&quot;:&quot;J. Mem. Lang.&quot;,&quot;DOI&quot;:&quot;10.1016/j.jml.2019.104047&quot;,&quot;ISSN&quot;:&quot;0749596X&quot;,&quot;URL&quot;:&quot;https://linkinghub.elsevier.com/retrieve/pii/S0749596X19300786&quot;,&quot;issued&quot;:{&quot;date-parts&quot;:[[2019,12,1]]},&quot;page&quot;:&quot;104047&quot;,&quot;abstract&quot;:&quot;Based on the analysis of 190 studies (18,573 participants), we estimate that the average silent reading rate for adults in English is 238 words per minute (wpm) for non-fiction and 260 wpm for fiction. The difference can be predicted by taking into account the length of the words, with longer words in non-fiction than in fiction. The estimates are lower than the numbers often cited in scientific and popular writings. The reasons for the overestimates are reviewed. The average oral reading rate (based on 77 studies and 5965 participants) is 183 wpm. Reading rates are lower for children, old adults, and readers with English as second language. The reading rates are in line with maximum listening speed and do not require the assumption of reading-specific language processing. Within each group/task there are reliable individual differences, which are not yet fully understood. For silent reading of English non-fiction most adults fall in the range of 175–300 wpm; for fiction the range is 200–320 wpm. Reading rates in other languages can be predicted reasonably well by taking into account the number of words these languages require to convey the same message as in English.&quot;,&quot;publisher&quot;:&quot;Academic Press Inc.&quot;,&quot;volume&quot;:&quot;109&quot;},&quot;isTemporary&quot;:false,&quot;suppress-author&quot;:false,&quot;composite&quot;:false,&quot;author-only&quot;:false}]},{&quot;citationID&quot;:&quot;MENDELEY_CITATION_29dc3a58-1bf5-47c8-8314-1ef48fea737e&quot;,&quot;properties&quot;:{&quot;noteIndex&quot;:0},&quot;isEdited&quot;:false,&quot;manualOverride&quot;:{&quot;isManuallyOverridden&quot;:false,&quot;citeprocText&quot;:&quot;(Chen et al., 2022)&quot;,&quot;manualOverrideText&quot;:&quot;&quot;},&quot;citationTag&quot;:&quot;MENDELEY_CITATION_v3_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&quot;,&quot;citationItems&quot;:[{&quot;id&quot;:&quot;223f0e0a-8e0c-36c0-a949-357b52eb612a&quot;,&quot;itemData&quot;:{&quot;type&quot;:&quot;article-journal&quot;,&quot;id&quot;:&quot;223f0e0a-8e0c-36c0-a949-357b52eb612a&quot;,&quot;title&quot;:&quot;The Impact of Online Reviews on Consumers’ Purchasing Decisions: Evidence From an Eye-Tracking Study&quot;,&quot;author&quot;:[{&quot;family&quot;:&quot;Chen&quot;,&quot;given&quot;:&quot;Tao&quot;,&quot;parse-names&quot;:false,&quot;dropping-particle&quot;:&quot;&quot;,&quot;non-dropping-particle&quot;:&quot;&quot;},{&quot;family&quot;:&quot;Samaranayake&quot;,&quot;given&quot;:&quot;Premaratne&quot;,&quot;parse-names&quot;:false,&quot;dropping-particle&quot;:&quot;&quot;,&quot;non-dropping-particle&quot;:&quot;&quot;},{&quot;family&quot;:&quot;Cen&quot;,&quot;given&quot;:&quot;XiongYing&quot;,&quot;parse-names&quot;:false,&quot;dropping-particle&quot;:&quot;&quot;,&quot;non-dropping-particle&quot;:&quot;&quot;},{&quot;family&quot;:&quot;Qi&quot;,&quot;given&quot;:&quot;Meng&quot;,&quot;parse-names&quot;:false,&quot;dropping-particle&quot;:&quot;&quot;,&quot;non-dropping-particle&quot;:&quot;&quot;},{&quot;family&quot;:&quot;Lan&quot;,&quot;given&quot;:&quot;Yi-Chen&quot;,&quot;parse-names&quot;:false,&quot;dropping-particle&quot;:&quot;&quot;,&quot;non-dropping-particle&quot;:&quot;&quot;}],&quot;container-title&quot;:&quot;Frontiers in Psychology&quot;,&quot;container-title-short&quot;:&quot;Front. Psychol.&quot;,&quot;DOI&quot;:&quot;10.3389/fpsyg.2022.865702&quot;,&quot;ISSN&quot;:&quot;1664-1078&quot;,&quot;URL&quot;:&quot;https://www.frontiersin.org/articles/10.3389/fpsyg.2022.865702/full&quot;,&quot;issued&quot;:{&quot;date-parts&quot;:[[2022,6,8]]},&quot;abstract&quot;:&quot;&lt;p&g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lt;/p&gt;&quot;,&quot;publisher&quot;:&quot;Frontiers Media S.A.&quot;,&quot;volume&quot;:&quot;13&quot;},&quot;isTemporary&quot;:false,&quot;suppress-author&quot;:false,&quot;composite&quot;:false,&quot;author-only&quot;:false}]},{&quot;citationID&quot;:&quot;MENDELEY_CITATION_acf28c98-d1d4-4e6f-9fab-51b2c976ecbf&quot;,&quot;properties&quot;:{&quot;noteIndex&quot;:0},&quot;isEdited&quot;:false,&quot;manualOverride&quot;:{&quot;isManuallyOverridden&quot;:false,&quot;citeprocText&quot;:&quot;(Varga &amp;#38; Albuquerque, 2019)&quot;,&quot;manualOverrideText&quot;:&quot;&quot;},&quot;citationTag&quot;:&quot;MENDELEY_CITATION_v3_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&quot;,&quot;citationItems&quot;:[{&quot;id&quot;:&quot;f30b286a-74ca-3c7e-a90c-40f535415bb8&quot;,&quot;itemData&quot;:{&quot;type&quot;:&quot;article-journal&quot;,&quot;id&quot;:&quot;f30b286a-74ca-3c7e-a90c-40f535415bb8&quot;,&quot;title&quot;:&quot;Measuring the Impact of a Single Negative Customer Review on Online Search and Purchase Decisions&quot;,&quot;author&quot;:[{&quot;family&quot;:&quot;Varga&quot;,&quot;given&quot;:&quot;Marton&quot;,&quot;parse-names&quot;:false,&quot;dropping-particle&quot;:&quot;&quot;,&quot;non-dropping-particle&quot;:&quot;&quot;},{&quot;family&quot;:&quot;Albuquerque&quot;,&quot;given&quot;:&quot;Paulo&quot;,&quot;parse-names&quot;:false,&quot;dropping-particle&quot;:&quot;&quot;,&quot;non-dropping-particle&quot;:&quot;&quot;}],&quot;container-title&quot;:&quot;SSRN Electronic Journal&quot;,&quot;DOI&quot;:&quot;10.2139/ssrn.3483429&quot;,&quot;ISSN&quot;:&quot;1556-5068&quot;,&quot;URL&quot;:&quot;https://www.ssrn.com/abstract=3483429&quot;,&quot;issued&quot;:{&quot;date-parts&quot;:[[2019,12,10]]},&quot;abstract&quot;:&quot;How much does a single negative customer review impact online search and purchase behavior? To answer this question, we compare choices made by consumers searching for a product that had a negative review posted on its product-page with those made when the same review had \&quot;moved\&quot; to a second page as additional reviews were posted. By focusing on where the review appears rather than whether it was submitted, our approach tackles concerns of spurious correlation between customer reviews and unobserved demand shocks. Using data from a large online retailer, we find that the discovery of a negative review-one that has 3-stars or less out of 5-leads to an average drop in purchase probability of 51.4%, an increase in continuing search for a competing item of 11.4%, and a 15.8% increase in the price paid if a purchase occurs. Our findings are presented on a two-dimensional product map-an innovative way to evaluate the vulnerability of products to a single negative review.&quot;,&quot;container-title-short&quot;:&quot;&quot;},&quot;isTemporary&quot;:false,&quot;suppress-author&quot;:false,&quot;composite&quot;:false,&quot;author-only&quot;:false}]},{&quot;citationID&quot;:&quot;MENDELEY_CITATION_c8c5ca16-1d50-43d2-ad2a-3d79a9d45e3d&quot;,&quot;properties&quot;:{&quot;noteIndex&quot;:0},&quot;isEdited&quot;:false,&quot;manualOverride&quot;:{&quot;isManuallyOverridden&quot;:false,&quot;citeprocText&quot;:&quot;(Aras et al., 2024)&quot;,&quot;manualOverrideText&quot;:&quot;&quot;},&quot;citationTag&quot;:&quot;MENDELEY_CITATION_v3_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&quot;,&quot;citationItems&quot;:[{&quot;id&quot;:&quot;18576c86-dcd7-3810-8d80-015211001143&quot;,&quot;itemData&quot;:{&quot;type&quot;:&quot;article-journal&quot;,&quot;id&quot;:&quot;18576c86-dcd7-3810-8d80-015211001143&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accessed&quot;:{&quot;date-parts&quot;:[[2026,6,19]]},&quot;DOI&quot;:&quot;10.51519/journalisi.v6i3.814&quot;,&quot;ISSN&quot;:&quot;2656-5935&quot;,&quot;URL&quot;:&quot;https://doi.org/10.51519/journalisi.v6i3.814&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Doktor Sistem Informasi Indonesia&quot;,&quot;issue&quot;:&quot;3&quot;,&quot;volume&quot;:&quot;6&quot;,&quot;container-title-short&quot;:&quot;&quot;},&quot;isTemporary&quot;:false,&quot;suppress-author&quot;:false,&quot;composite&quot;:false,&quot;author-only&quot;:false}]},{&quot;citationID&quot;:&quot;MENDELEY_CITATION_938ede6d-5964-4bdd-9bcf-8bf73be5d0ab&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OTM4ZWRlNmQtNTk2NC00YmRkLTliY2YtOGJmNzNiZTVkMGFi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quot;,&quot;citationItems&quot;:[{&quot;id&quot;:&quot;c17640c0-00c5-3c79-b317-0cad260b3900&quot;,&quot;itemData&quot;:{&quot;type&quot;:&quot;article-journal&quot;,&quot;id&quot;:&quot;c17640c0-00c5-3c79-b317-0cad260b3900&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rXiv&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ArXiv&quot;},&quot;isTemporary&quot;:false,&quot;suppress-author&quot;:false,&quot;composite&quot;:false,&quot;author-only&quot;:false}]},{&quot;citationID&quot;:&quot;MENDELEY_CITATION_a8bc8b7c-e3ef-490a-bc5e-0778461e2f13&quot;,&quot;properties&quot;:{&quot;noteIndex&quot;:0},&quot;isEdited&quot;:false,&quot;manualOverride&quot;:{&quot;isManuallyOverridden&quot;:false,&quot;citeprocText&quot;:&quot;(Gao et al., 2024)&quot;,&quot;manualOverrideText&quot;:&quot;&quot;},&quot;citationTag&quot;:&quot;MENDELEY_CITATION_v3_eyJjaXRhdGlvbklEIjoiTUVOREVMRVlfQ0lUQVRJT05fYThiYzhiN2MtZTNlZi00OTBhLWJjNWUtMDc3ODQ2MWUyZjEz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quot;,&quot;citationItems&quot;:[{&quot;id&quot;:&quot;2c610d5d-4fc7-3c2e-ac6b-f900d827599b&quot;,&quot;itemData&quot;:{&quot;type&quot;:&quot;article-journal&quot;,&quot;id&quot;:&quot;2c610d5d-4fc7-3c2e-ac6b-f900d827599b&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container-title&quot;:&quot;arXiv&quot;,&quot;URL&quot;:&quot;http://arxiv.org/abs/2312.10997&quot;,&quot;issued&quot;:{&quot;date-parts&quot;:[[2024,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ArXiv&quot;},&quot;isTemporary&quot;:false,&quot;suppress-author&quot;:false,&quot;composite&quot;:false,&quot;author-only&quot;:false}]},{&quot;citationID&quot;:&quot;MENDELEY_CITATION_b3b59b11-af7f-4e0c-b749-3fe7ec91ebc2&quot;,&quot;properties&quot;:{&quot;noteIndex&quot;:0},&quot;isEdited&quot;:false,&quot;manualOverride&quot;:{&quot;isManuallyOverridden&quot;:false,&quot;citeprocText&quot;:&quot;(Shopee, 2026a)&quot;,&quot;manualOverrideText&quot;:&quot;&quot;},&quot;citationTag&quot;:&quot;MENDELEY_CITATION_v3_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&quot;,&quot;citationItems&quot;:[{&quot;id&quot;:&quot;5f132f23-6b3c-379d-8bd3-f959c9a20357&quot;,&quot;itemData&quot;:{&quot;type&quot;:&quot;webpage&quot;,&quot;id&quot;:&quot;5f132f23-6b3c-379d-8bd3-f959c9a20357&quot;,&quot;title&quot;:&quot;Choki&quot;,&quot;author&quot;:[{&quot;family&quot;:&quot;Shopee&quot;,&quot;given&quot;:&quot;&quot;,&quot;parse-names&quot;:false,&quot;dropping-particle&quot;:&quot;&quot;,&quot;non-dropping-particle&quot;:&quot;&quot;}],&quot;accessed&quot;:{&quot;date-parts&quot;:[[2026,6,19]]},&quot;URL&quot;:&quot;https://chatbot.shopee.co.id&quot;,&quot;issued&quot;:{&quot;date-parts&quot;:[[2026]]},&quot;container-title-short&quot;:&quot;&quot;},&quot;isTemporary&quot;:false,&quot;suppress-author&quot;:false,&quot;composite&quot;:false,&quot;author-only&quot;:false}]},{&quot;citationID&quot;:&quot;MENDELEY_CITATION_5e6b4a6e-79ef-4325-a3d3-b0bb8ac9c13f&quot;,&quot;properties&quot;:{&quot;noteIndex&quot;:0},&quot;isEdited&quot;:false,&quot;manualOverride&quot;:{&quot;isManuallyOverridden&quot;:false,&quot;citeprocText&quot;:&quot;(Es et al., 2025)&quot;,&quot;manualOverrideText&quot;:&quot;&quot;},&quot;citationTag&quot;:&quot;MENDELEY_CITATION_v3_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&quot;,&quot;citationItems&quot;:[{&quot;id&quot;:&quot;8903c6d9-381b-3dfb-a64b-adebf14ce648&quot;,&quot;itemData&quot;:{&quot;type&quot;:&quot;article-journal&quot;,&quot;id&quot;:&quot;8903c6d9-381b-3dfb-a64b-adebf14ce648&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container-title&quot;:&quot;arXiv&quot;,&quot;URL&quot;:&quot;http://arxiv.org/abs/2309.15217&quot;,&quot;issued&quot;:{&quot;date-parts&quot;:[[2025,4,28]]},&quot;abstract&quot;:&quo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quot;,&quot;container-title-short&quot;:&quot;ArXiv&quot;},&quot;isTemporary&quot;:false,&quot;suppress-author&quot;:false,&quot;composite&quot;:false,&quot;author-only&quot;:false}]},{&quot;citationID&quot;:&quot;MENDELEY_CITATION_de438268-2622-4d7e-a9b7-fb0d03bfa58b&quot;,&quot;properties&quot;:{&quot;noteIndex&quot;:0},&quot;isEdited&quot;:false,&quot;manualOverride&quot;:{&quot;isManuallyOverridden&quot;:false,&quot;citeprocText&quot;:&quot;(Shopee, 2026b)&quot;,&quot;manualOverrideText&quot;:&quot;&quot;},&quot;citationTag&quot;:&quot;MENDELEY_CITATION_v3_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&quot;,&quot;citationItems&quot;:[{&quot;id&quot;:&quot;5539217c-3367-3e6e-b376-29da4acd2e1e&quot;,&quot;itemData&quot;:{&quot;type&quot;:&quot;webpage&quot;,&quot;id&quot;:&quot;5539217c-3367-3e6e-b376-29da4acd2e1e&quot;,&quot;title&quot;:&quot;Shopee Open Platform&quot;,&quot;author&quot;:[{&quot;family&quot;:&quot;Shopee&quot;,&quot;given&quot;:&quot;&quot;,&quot;parse-names&quot;:false,&quot;dropping-particle&quot;:&quot;&quot;,&quot;non-dropping-particle&quot;:&quot;&quot;}],&quot;accessed&quot;:{&quot;date-parts&quot;:[[2026,6,19]]},&quot;URL&quot;:&quot;https://open.shopee.com&quot;,&quot;issued&quot;:{&quot;date-parts&quot;:[[2026]]},&quot;container-title-short&quot;:&quot;&quot;},&quot;isTemporary&quot;:false,&quot;suppress-author&quot;:false,&quot;composite&quot;:false,&quot;author-only&quot;:false}]},{&quot;citationID&quot;:&quot;MENDELEY_CITATION_868109b3-eb7a-44eb-8242-ea43e1aa9830&quot;,&quot;properties&quot;:{&quot;noteIndex&quot;:0},&quot;isEdited&quot;:false,&quot;manualOverride&quot;:{&quot;isManuallyOverridden&quot;:false,&quot;citeprocText&quot;:&quot;(Punithavathi et al., 2024)&quot;,&quot;manualOverrideText&quot;:&quot;&quot;},&quot;citationTag&quot;:&quot;MENDELEY_CITATION_v3_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&quot;,&quot;citationItems&quot;:[{&quot;id&quot;:&quot;446dea97-5e3f-340a-b74f-bc147024e429&quot;,&quot;itemData&quot;:{&quot;type&quot;:&quot;article-journal&quot;,&quot;id&quot;:&quot;446dea97-5e3f-340a-b74f-bc147024e429&quot;,&quot;title&quot;:&quot;Transforming sentiment analysis for e-commerce product reviews: Hybrid deep learning model with an innovative term weighting and feature selection&quot;,&quot;author&quot;:[{&quot;family&quot;:&quot;Punithavathi&quot;,&quot;given&quot;:&quot;R.&quot;,&quot;parse-names&quot;:false,&quot;dropping-particle&quot;:&quot;&quot;,&quot;non-dropping-particle&quot;:&quot;&quot;},{&quot;family&quot;:&quot;Premkumar&quot;,&quot;given&quot;:&quot;Manoharan&quot;,&quot;parse-names&quot;:false,&quot;dropping-particle&quot;:&quot;&quot;,&quot;non-dropping-particle&quot;:&quot;&quot;},{&quot;family&quot;:&quot;Sinha&quot;,&quot;given&quot;:&quot;Garima&quot;,&quot;parse-names&quot;:false,&quot;dropping-particle&quot;:&quot;&quot;,&quot;non-dropping-particle&quot;:&quot;&quot;},{&quot;family&quot;:&quot;Chandrasekaran&quot;,&quot;given&quot;:&quot;Kumar&quot;,&quot;parse-names&quot;:false,&quot;dropping-particle&quot;:&quot;&quot;,&quot;non-dropping-particle&quot;:&quot;&quot;}],&quot;container-title&quot;:&quot;Information Processing and Management&quot;,&quot;container-title-short&quot;:&quot;Inf. Process. Manag.&quot;,&quot;DOI&quot;:&quot;10.1016/j.ipm.2024.103654&quot;,&quot;ISSN&quot;:&quot;03064573&quot;,&quot;issued&quot;:{&quot;date-parts&quot;:[[2024,5,1]]},&quot;abstract&quot;:&quot;Improving user satisfaction by analyzing many user reviews found on e-commerce platforms is becoming increasingly significant in this modern world. However, accurately predicting sentiment polarities within these reviews remains challenging due to variable sequence lengths, textual orders, and complex logic within the content. This study introduces a new optimized Machine Learning (ML) algorithm named Enhanced Golden Jackal Optimizer-based Long Short-Term Memory (EGJO-LSTM) to perform Sentiment Analysis (SA) of e-commerce product reviews. This SA method comprises four critical stages: data collection, pre-processing, feature selection, feature extraction, and lastly, sentiment classification. The initial step involves utilizing a web scrapping tool to collate customer product reviews from various e-commerce websites. The collected data is subjected to a pre-processing phase to refine the scraped information. The pre-processed data then undergoes term weighting and feature selection processes by applying Log-term Frequency-based Modified Inverse Class Frequency (LF-MICF) and Improved Grey Wolf Optimizer (IGWO). In the final stage, the refined IGWO data is fed into the EGJO-LSTM model, which then classifies the sentiment of the shopper reviews into negative, positive, or neutral classes. Performance analysis was conducted using a prompt cloud dataset from Amazon.com, comparing the proposed classifier with state-of-the-art ML models. The metrics, such as precision, accuracy, recall and F1-score, were used to compare the performance. The results demonstrate that the EGJO-LSTM outperforms other models in sentiment classification. The proposed strategy is 25% and 32% better than the traditional and hybrid methods in terms of precision and accuracy. Further observations showed that when using the recommended LF-MICF weighting method, the EGJO-LSTM surpassed the performance of the state-of-the-art methods.&quot;,&quot;publisher&quot;:&quot;Elsevier Ltd&quot;,&quot;issue&quot;:&quot;3&quot;,&quot;volume&quot;:&quot;61&quot;},&quot;isTemporary&quot;:false,&quot;suppress-author&quot;:false,&quot;composite&quot;:false,&quot;author-only&quot;:false}]},{&quot;citationID&quot;:&quot;MENDELEY_CITATION_e94b87b6-3bfc-462a-8b35-10e5d0ba6a9f&quot;,&quot;properties&quot;:{&quot;noteIndex&quot;:0},&quot;isEdited&quot;:false,&quot;manualOverride&quot;:{&quot;isManuallyOverridden&quot;:false,&quot;citeprocText&quot;:&quot;(Krishna et al., 2025)&quot;,&quot;manualOverrideText&quot;:&quot;&quot;},&quot;citationTag&quot;:&quot;MENDELEY_CITATION_v3_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&quot;,&quot;citationItems&quot;:[{&quot;id&quot;:&quot;cdb3a363-ebce-3b9b-9b7a-2ff535575a58&quot;,&quot;itemData&quot;:{&quot;type&quot;:&quot;article-journal&quot;,&quot;id&quot;:&quot;cdb3a363-ebce-3b9b-9b7a-2ff535575a58&quot;,&quot;title&quot;:&quot;Enhancing E-commerce recommendations with sentiment analysis using MLA-EDTCNet and collaborative filtering&quot;,&quot;author&quot;:[{&quot;family&quot;:&quot;Krishna&quot;,&quot;given&quot;:&quot;E. S.Phalguna&quot;,&quot;parse-names&quot;:false,&quot;dropping-particle&quot;:&quot;&quot;,&quot;non-dropping-particle&quot;:&quot;&quot;},{&quot;family&quot;:&quot;Ramu&quot;,&quot;given&quot;:&quot;T. Bhargava&quot;,&quot;parse-names&quot;:false,&quot;dropping-particle&quot;:&quot;&quot;,&quot;non-dropping-particle&quot;:&quot;&quot;},{&quot;family&quot;:&quot;Chaitanya&quot;,&quot;given&quot;:&quot;R. Krishna&quot;,&quot;parse-names&quot;:false,&quot;dropping-particle&quot;:&quot;&quot;,&quot;non-dropping-particle&quot;:&quot;&quot;},{&quot;family&quot;:&quot;Ram&quot;,&quot;given&quot;:&quot;M. Sitha&quot;,&quot;parse-names&quot;:false,&quot;dropping-particle&quot;:&quot;&quot;,&quot;non-dropping-particle&quot;:&quot;&quot;},{&quot;family&quot;:&quot;Balayesu&quot;,&quot;given&quot;:&quot;Narasimhula&quot;,&quot;parse-names&quot;:false,&quot;dropping-particle&quot;:&quot;&quot;,&quot;non-dropping-particle&quot;:&quot;&quot;},{&quot;family&quot;:&quot;Gandikota&quot;,&quot;given&quot;:&quot;Hari Prasad&quot;,&quot;parse-names&quot;:false,&quot;dropping-particle&quot;:&quot;&quot;,&quot;non-dropping-particle&quot;:&quot;&quot;},{&quot;family&quot;:&quot;Jagadesh&quot;,&quot;given&quot;:&quot;B. N.&quot;,&quot;parse-names&quot;:false,&quot;dropping-particle&quot;:&quot;&quot;,&quot;non-dropping-particle&quot;:&quot;&quot;}],&quot;container-title&quot;:&quot;Scientific Reports&quot;,&quot;container-title-short&quot;:&quot;Sci. Rep.&quot;,&quot;DOI&quot;:&quot;10.1038/s41598-025-91275-7&quot;,&quot;ISSN&quot;:&quot;20452322&quot;,&quot;PMID&quot;:&quot;40000752&quot;,&quot;issued&quot;:{&quot;date-parts&quot;:[[2025,12,1]]},&quot;abstract&quot;:&quot;The rapid growth of e-commerce has made product recommendation systems essential for enhancing customer experience and driving business success. This research proposes an advanced recommendation framework that integrates sentiment analysis (SA) and collaborative filtering (CF) to improve recommendation accuracy and user satisfaction. The methodology involves feature-level sentiment analysis with a multi-step pipeline: data preprocessing, feature extraction using a log-term frequency-based modified inverse class frequency (LFMI) algorithm, and sentiment classification using a Multi-Layer Attention-based Encoder-Decoder Temporal Convolution Neural Network (MLA-EDTCNet). To address class imbalance issues, a Modified Conditional Generative Adversarial Network (MCGAN) generates balanced oversamples. Furthermore, the Ocotillo Optimization Algorithm (OcOA) fine-tunes the model parameters to ensure optimal performance by balancing exploration and exploitation during training. The integrated system predicts sentiment polarity—positive, negative, or neutral—and combines these insights with CF to provide personalized product recommendations. Extensive experiments conducted on an Amazon product dataset demonstrate that the proposed approach outperforms state-of-the-art models in accuracy, precision, recall, F1-score, and AUC. By leveraging SA and CF, the framework delivers recommendations tailored to user preferences while enhancing engagement and satisfaction. This research highlights the potential of hybrid deep learning techniques to address critical challenges in recommendation systems, including class imbalance and feature extraction, offering a robust solution for modern e-commerce platforms.&quot;,&quot;publisher&quot;:&quot;Nature Research&quot;,&quot;issue&quot;:&quot;1&quot;,&quot;volume&quot;:&quot;15&quot;},&quot;isTemporary&quot;:false,&quot;suppress-author&quot;:false,&quot;composite&quot;:false,&quot;author-only&quot;:false}]},{&quot;citationID&quot;:&quot;MENDELEY_CITATION_4831095e-9f16-41e7-9083-e2ef9c01d2ac&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NDgzMTA5NWUtOWYxNi00MWU3LTkwODMtZTJlZjljMDFkMmFjIiwicHJvcGVydGllcyI6eyJub3RlSW5kZXgiOjB9LCJpc0VkaXRlZCI6ZmFsc2UsIm1hbnVhbE92ZXJyaWRlIjp7ImlzTWFudWFsbHlPdmVycmlkZGVuIjpmYWxzZSwiY2l0ZXByb2NUZXh0IjoiKFZhc3dhbmkgZXQgYWwuLCAyMDIzKSIsIm1hbnVhbE92ZXJyaWRlVGV4dCI6IiJ9LCJjaXRhdGlvbkl0ZW1zIjpbeyJpZCI6ImI0NTg2NzQzLWYzMWEtM2FlNS1hM2I0LTkwOTM4N2JkYjZkYSIsIml0ZW1EYXRhIjp7InR5cGUiOiJyZXBvcnQiLCJpZCI6ImI0NTg2NzQzLWYzMWEtM2FlNS1hM2I0LTkwOTM4N2JkYjZkY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2LDE5XV19LCJET0kiOiJodHRwczovL2RvaS5vcmcvMTAuNDg1NTAvYXJYaXYuMTcwNi4wMzc2MiIsIklTQk4iOiIxNzA2LjAzNzYydjciLCJVUkwiOiJodHRwczovL2FyeGl2Lm9yZy9hYnMvMTcwNi4wMzc2MiIsImlzc3VlZCI6eyJkYXRlLXBhcnRzIjpbWzIwMjMsOCwy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IsImNvbnRhaW5lci10aXRsZS1zaG9ydCI6IiJ9LCJpc1RlbXBvcmFyeSI6ZmFsc2UsInN1cHByZXNzLWF1dGhvciI6ZmFsc2UsImNvbXBvc2l0ZSI6ZmFsc2UsImF1dGhvci1vbmx5IjpmYWxzZX1dfQ==&quot;,&quot;citationItems&quot;:[{&quot;id&quot;:&quot;b4586743-f31a-3ae5-a3b4-909387bdb6da&quot;,&quot;itemData&quot;:{&quot;type&quot;:&quot;report&quot;,&quot;id&quot;:&quot;b4586743-f31a-3ae5-a3b4-909387bdb6da&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6,6,19]]},&quot;DOI&quot;:&quot;https://doi.org/10.48550/arXiv.1706.03762&quot;,&quot;ISBN&quot;:&quot;1706.03762v7&quot;,&quot;URL&quot;:&quot;https://arxiv.org/abs/1706.03762&quot;,&quot;issued&quot;:{&quot;date-parts&quot;:[[2023,8,2]]},&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quot;,&quot;container-title-short&quot;:&quot;&quot;},&quot;isTemporary&quot;:false,&quot;suppress-author&quot;:false,&quot;composite&quot;:false,&quot;author-only&quot;:false}]},{&quot;citationID&quot;:&quot;MENDELEY_CITATION_04a047a4-f237-4a03-813b-3ddc84f74f1c&quot;,&quot;properties&quot;:{&quot;noteIndex&quot;:0},&quot;isEdited&quot;:false,&quot;manualOverride&quot;:{&quot;isManuallyOverridden&quot;:false,&quot;citeprocText&quot;:&quot;(Ji et al., 2023)&quot;,&quot;manualOverrideText&quot;:&quot;&quot;},&quot;citationTag&quot;:&quot;MENDELEY_CITATION_v3_eyJjaXRhdGlvbklEIjoiTUVOREVMRVlfQ0lUQVRJT05fMDRhMDQ3YTQtZjIzNy00YTAzLTgxM2ItM2RkYzg0Zjc0ZjFjIiwicHJvcGVydGllcyI6eyJub3RlSW5kZXgiOjB9LCJpc0VkaXRlZCI6ZmFsc2UsIm1hbnVhbE92ZXJyaWRlIjp7ImlzTWFudWFsbHlPdmVycmlkZGVuIjpmYWxzZSwiY2l0ZXByb2NUZXh0IjoiKEppIGV0IGFsLiwgMjAyMykiLCJtYW51YWxPdmVycmlkZVRleHQiOiIifSwiY2l0YXRpb25JdGVtcyI6W3siaWQiOiI2N2ZkMTAyNC1iMjBjLTM4ZWItODQ4MC05MWI0NzgxMTNkZjMiLCJpdGVtRGF0YSI6eyJ0eXBlIjoiYXJ0aWNsZSIsImlkIjoiNjdmZDEwMjQtYjIwYy0zOGViLTg0ODAtOTFiNDc4MTEzZGYz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IEppbi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SW4gdGhpcyBzdXJ2ZXksIHdlIHRodXMgcHJvdmlkZSBhIGJyb2FkIG92ZXJ2aWV3IG9mIHRoZSByZXNlYXJjaCBwcm9ncmVzcyBhbmQgY2hhbGxlbmdlcyBpbiB0aGUgaGFsbHVjaW5hdGlvbiBwcm9ibGVtIGluIE5MRy4gVGhlIHN1cnZleSBpcyBvcmdhbml6ZWQgaW50byB0d28gcGFydHM6ICgxKSBhIGdlbmVyYWwgb3ZlcnZpZXcgb2YgbWV0cmljcywgbWl0aWdhdGlvbiBtZXRob2RzLCBhbmQgZnV0dXJlIGRpcmVjdGlvbnMsIGFuZC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FuZCBtYWNoaW5lIHRyYW5zbGF0aW9uLiBUaGlzIHN1cnZleSBzZXJ2ZXMgdG8gZmFjaWxpdGF0ZSBjb2xsYWJvcmF0aXZlIGVmZm9ydHMgYW1vbmcgcmVzZWFyY2hlcnMgaW4gdGFja2xpbmcgdGhlIGNoYWxsZW5nZSBvZiBoYWxsdWNpbmF0ZWQgdGV4dHMgaW4gTkxHLiIsInB1Ymxpc2hlciI6IkFzc29jaWF0aW9uIGZvciBDb21wdXRpbmcgTWFjaGluZXJ5IiwiaXNzdWUiOiIxMiIsInZvbHVtZSI6IjU1In0sImlzVGVtcG9yYXJ5IjpmYWxzZSwic3VwcHJlc3MtYXV0aG9yIjpmYWxzZSwiY29tcG9zaXRlIjpmYWxzZSwiYXV0aG9yLW9ubHkiOmZhbHNlfV19&quot;,&quot;citationItems&quot;:[{&quot;id&quot;:&quot;67fd1024-b20c-38eb-8480-91b478113df3&quot;,&quot;itemData&quot;:{&quot;type&quot;:&quot;article&quot;,&quot;id&quot;:&quot;67fd1024-b20c-38eb-8480-91b478113df3&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 Jin&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CM Computing Surveys&quot;,&quot;container-title-short&quot;:&quot;ACM Comput. Surv.&quot;,&quot;DOI&quot;:&quot;10.1145/3571730&quot;,&quot;ISSN&quot;:&quot;15577341&quot;,&quot;issued&quot;:{&quot;date-parts&quot;:[[2023,12,31]]},&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quot;,&quot;publisher&quot;:&quot;Association for Computing Machinery&quot;,&quot;issue&quot;:&quot;12&quot;,&quot;volume&quot;:&quot;55&quot;},&quot;isTemporary&quot;:false,&quot;suppress-author&quot;:false,&quot;composite&quot;:false,&quot;author-only&quot;:false}]},{&quot;citationID&quot;:&quot;MENDELEY_CITATION_f5427b28-8aae-4d1e-941e-3e5693719317&quot;,&quot;properties&quot;:{&quot;noteIndex&quot;:0},&quot;isEdited&quot;:false,&quot;manualOverride&quot;:{&quot;isManuallyOverridden&quot;:false,&quot;citeprocText&quot;:&quot;(Reimers &amp;#38; Gurevych, 2020)&quot;,&quot;manualOverrideText&quot;:&quot;&quot;},&quot;citationTag&quot;:&quot;MENDELEY_CITATION_v3_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&quot;,&quot;citationItems&quot;:[{&quot;id&quot;:&quot;3b664dab-e5e3-3c34-8176-d287c9800145&quot;,&quot;itemData&quot;:{&quot;type&quot;:&quot;article-journal&quot;,&quot;id&quot;:&quot;3b664dab-e5e3-3c34-8176-d287c9800145&quot;,&quot;title&quot;:&quot;Making Monolingual Sentence Embeddings Multilingual using Knowledge Distillation&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container-title&quot;:&quot;arXiv&quot;,&quot;URL&quot;:&quot;http://arxiv.org/abs/2004.09813&quot;,&quot;issued&quot;:{&quot;date-parts&quot;:[[2020,10,5]]},&quot;abstract&quot;:&quot;We present an easy and efficient method to extend existing sentence embedding models to new languages. This allows to create multilingual versions from previously monolingual models. The training is based on the idea that a translated sentence should be mapped to the same location in the vector space as the original sentence. We use the original (monolingual) model to generate sentence embeddings for the source language and then train a new system on translated sentences to mimic the original model. Compared to other methods for training multilingual sentence embeddings, this approach has several advantages: It is easy to extend existing models with relatively few samples to new languages, it is easier to ensure desired properties for the vector space, and the hardware requirements for training is lower. We demonstrate the effectiveness of our approach for 50+ languages from various language families. Code to extend sentence embeddings models to more than 400 languages is publicly available.&quot;,&quot;container-title-short&quot;:&quot;ArXiv&quot;},&quot;isTemporary&quot;:false,&quot;suppress-author&quot;:false,&quot;composite&quot;:false,&quot;author-only&quot;:false}]},{&quot;citationID&quot;:&quot;MENDELEY_CITATION_b5854a00-1449-45b9-b8d1-86dc5f2acaf7&quot;,&quot;properties&quot;:{&quot;noteIndex&quot;:0},&quot;isEdited&quot;:false,&quot;manualOverride&quot;:{&quot;isManuallyOverridden&quot;:false,&quot;citeprocText&quot;:&quot;(Chroma, 2026)&quot;,&quot;manualOverrideText&quot;:&quot;&quot;},&quot;citationTag&quot;:&quot;MENDELEY_CITATION_v3_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&quot;,&quot;citationItems&quot;:[{&quot;id&quot;:&quot;506a0d2b-d34f-3877-b68c-c6e99feeb445&quot;,&quot;itemData&quot;:{&quot;type&quot;:&quot;webpage&quot;,&quot;id&quot;:&quot;506a0d2b-d34f-3877-b68c-c6e99feeb445&quot;,&quot;title&quot;:&quot;ChromaDB&quot;,&quot;author&quot;:[{&quot;family&quot;:&quot;Chroma&quot;,&quot;given&quot;:&quot;&quot;,&quot;parse-names&quot;:false,&quot;dropping-particle&quot;:&quot;&quot;,&quot;non-dropping-particle&quot;:&quot;&quot;}],&quot;container-title&quot;:&quot;https://www.trychroma.com&quot;,&quot;accessed&quot;:{&quot;date-parts&quot;:[[2026,6,19]]},&quot;URL&quot;:&quot;https://www.trychroma.com&quot;,&quot;issued&quot;:{&quot;date-parts&quot;:[[2026]]},&quot;container-title-short&quot;:&quot;&quot;},&quot;isTemporary&quot;:false,&quot;suppress-author&quot;:false,&quot;composite&quot;:false,&quot;author-only&quot;:false}]},{&quot;citationID&quot;:&quot;MENDELEY_CITATION_d1fa0ab8-c009-4c3a-8204-37343af6809f&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ZDFmYTBhYjgtYzAwOS00YzNhLTgyMDQtMzczNDNhZjY4MDlm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quot;,&quot;citationItems&quot;:[{&quot;id&quot;:&quot;c17640c0-00c5-3c79-b317-0cad260b3900&quot;,&quot;itemData&quot;:{&quot;type&quot;:&quot;article-journal&quot;,&quot;id&quot;:&quot;c17640c0-00c5-3c79-b317-0cad260b3900&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rXiv&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ArXiv&quot;},&quot;isTemporary&quot;:false,&quot;suppress-author&quot;:false,&quot;composite&quot;:false,&quot;author-only&quot;:false}]},{&quot;citationID&quot;:&quot;MENDELEY_CITATION_b67d4862-0350-40c7-9b2f-9c8ae7742bdf&quot;,&quot;properties&quot;:{&quot;noteIndex&quot;:0},&quot;isEdited&quot;:false,&quot;manualOverride&quot;:{&quot;isManuallyOverridden&quot;:false,&quot;citeprocText&quot;:&quot;(Gao et al., 2024)&quot;,&quot;manualOverrideText&quot;:&quot;&quot;},&quot;citationTag&quot;:&quot;MENDELEY_CITATION_v3_eyJjaXRhdGlvbklEIjoiTUVOREVMRVlfQ0lUQVRJT05fYjY3ZDQ4NjItMDM1MC00MGM3LTliMmYtOWM4YWU3NzQyYmRm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quot;,&quot;citationItems&quot;:[{&quot;id&quot;:&quot;2c610d5d-4fc7-3c2e-ac6b-f900d827599b&quot;,&quot;itemData&quot;:{&quot;type&quot;:&quot;article-journal&quot;,&quot;id&quot;:&quot;2c610d5d-4fc7-3c2e-ac6b-f900d827599b&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container-title&quot;:&quot;arXiv&quot;,&quot;URL&quot;:&quot;http://arxiv.org/abs/2312.10997&quot;,&quot;issued&quot;:{&quot;date-parts&quot;:[[2024,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ArXiv&quot;},&quot;isTemporary&quot;:false,&quot;suppress-author&quot;:false,&quot;composite&quot;:false,&quot;author-only&quot;:false}]},{&quot;citationID&quot;:&quot;MENDELEY_CITATION_811712d9-0469-4c2d-83d7-d8e36eec2967&quot;,&quot;properties&quot;:{&quot;noteIndex&quot;:0},&quot;isEdited&quot;:false,&quot;manualOverride&quot;:{&quot;isManuallyOverridden&quot;:false,&quot;citeprocText&quot;:&quot;(Es et al., 2025)&quot;,&quot;manualOverrideText&quot;:&quot;&quot;},&quot;citationTag&quot;:&quot;MENDELEY_CITATION_v3_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&quot;,&quot;citationItems&quot;:[{&quot;id&quot;:&quot;8903c6d9-381b-3dfb-a64b-adebf14ce648&quot;,&quot;itemData&quot;:{&quot;type&quot;:&quot;article-journal&quot;,&quot;id&quot;:&quot;8903c6d9-381b-3dfb-a64b-adebf14ce648&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container-title&quot;:&quot;arXiv&quot;,&quot;URL&quot;:&quot;http://arxiv.org/abs/2309.15217&quot;,&quot;issued&quot;:{&quot;date-parts&quot;:[[2025,4,28]]},&quot;abstract&quot;:&quo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quot;,&quot;container-title-short&quot;:&quot;ArXiv&quot;},&quot;isTemporary&quot;:false,&quot;suppress-author&quot;:false,&quot;composite&quot;:false,&quot;author-only&quot;:false}]},{&quot;citationID&quot;:&quot;MENDELEY_CITATION_373e6968-7989-4087-85bf-e81eb5d5ea0c&quot;,&quot;properties&quot;:{&quot;noteIndex&quot;:0},&quot;isEdited&quot;:false,&quot;manualOverride&quot;:{&quot;isManuallyOverridden&quot;:false,&quot;citeprocText&quot;:&quot;(Ong et al., 2025)&quot;,&quot;manualOverrideText&quot;:&quot;&quot;},&quot;citationTag&quot;:&quot;MENDELEY_CITATION_v3_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&quot;,&quot;citationItems&quot;:[{&quot;id&quot;:&quot;8579ae18-5d69-3b9b-850d-e6fba1a25bd9&quot;,&quot;itemData&quot;:{&quot;type&quot;:&quot;article-journal&quot;,&quot;id&quot;:&quot;8579ae18-5d69-3b9b-850d-e6fba1a25bd9&quot;,&quot;title&quot;:&quot;RouteLLM: Learning to Route LLMs with Preference Data&quot;,&quot;author&quot;:[{&quot;family&quot;:&quot;Ong&quot;,&quot;given&quot;:&quot;Isaac&quot;,&quot;parse-names&quot;:false,&quot;dropping-particle&quot;:&quot;&quot;,&quot;non-dropping-particle&quot;:&quot;&quot;},{&quot;family&quot;:&quot;Almahairi&quot;,&quot;given&quot;:&quot;Amjad&quot;,&quot;parse-names&quot;:false,&quot;dropping-particle&quot;:&quot;&quot;,&quot;non-dropping-particle&quot;:&quot;&quot;},{&quot;family&quot;:&quot;Wu&quot;,&quot;given&quot;:&quot;Vincent&quot;,&quot;parse-names&quot;:false,&quot;dropping-particle&quot;:&quot;&quot;,&quot;non-dropping-particle&quot;:&quot;&quot;},{&quot;family&quot;:&quot;Chiang&quot;,&quot;given&quot;:&quot;Wei-Lin&quot;,&quot;parse-names&quot;:false,&quot;dropping-particle&quot;:&quot;&quot;,&quot;non-dropping-particle&quot;:&quot;&quot;},{&quot;family&quot;:&quot;Wu&quot;,&quot;given&quot;:&quot;Tianhao&quot;,&quot;parse-names&quot;:false,&quot;dropping-particle&quot;:&quot;&quot;,&quot;non-dropping-particle&quot;:&quot;&quot;},{&quot;family&quot;:&quot;Gonzalez&quot;,&quot;given&quot;:&quot;Joseph E.&quot;,&quot;parse-names&quot;:false,&quot;dropping-particle&quot;:&quot;&quot;,&quot;non-dropping-particle&quot;:&quot;&quot;},{&quot;family&quot;:&quot;Kadous&quot;,&quot;given&quot;:&quot;M Waleed&quot;,&quot;parse-names&quot;:false,&quot;dropping-particle&quot;:&quot;&quot;,&quot;non-dropping-particle&quot;:&quot;&quot;},{&quot;family&quot;:&quot;Stoica&quot;,&quot;given&quot;:&quot;Ion&quot;,&quot;parse-names&quot;:false,&quot;dropping-particle&quot;:&quot;&quot;,&quot;non-dropping-particle&quot;:&quot;&quot;}],&quot;URL&quot;:&quot;http://arxiv.org/abs/2406.18665&quot;,&quot;issued&quot;:{&quot;date-parts&quot;:[[2025,2,23]]},&quot;abstract&quot;:&quot;Large language models (LLMs) exhibit impressive capabilities across a wide range of tasks, yet the choice of which model to use often involves a trade-off between performance and cost. More powerful models, though effective, come with higher expenses, while less capable models are more cost-effective. To address this dilemma, we propose several efficient router models that dynamically select between a stronger and a weaker LLM during inference, aiming to optimize the balance between cost and response quality. We develop a training framework for these routers leveraging human preference data and data augmentation techniques to enhance performance. Our evaluation on widely-recognized benchmarks shows that our approach significantly reduces costs-by over 2 times in certain cases-without compromising the quality of responses. Interestingly, our router models also demonstrate significant transfer learning capabilities, maintaining their performance even when the strong and weak models are changed at test time. This highlights the potential of these routers to provide a cost-effective yet high-performance solution for deploying LLMs.&quot;,&quot;container-title-short&quot;:&quot;&quot;},&quot;isTemporary&quot;:false,&quot;suppress-author&quot;:false,&quot;composite&quot;:false,&quot;author-only&quot;:false}]},{&quot;citationID&quot;:&quot;MENDELEY_CITATION_e2020359-1850-40ef-bd1d-7f16dce79190&quot;,&quot;properties&quot;:{&quot;noteIndex&quot;:0},&quot;isEdited&quot;:false,&quot;manualOverride&quot;:{&quot;isManuallyOverridden&quot;:false,&quot;citeprocText&quot;:&quot;(Aras et al., 2024)&quot;,&quot;manualOverrideText&quot;:&quot;&quot;},&quot;citationTag&quot;:&quot;MENDELEY_CITATION_v3_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&quot;,&quot;citationItems&quot;:[{&quot;id&quot;:&quot;18576c86-dcd7-3810-8d80-015211001143&quot;,&quot;itemData&quot;:{&quot;type&quot;:&quot;article-journal&quot;,&quot;id&quot;:&quot;18576c86-dcd7-3810-8d80-015211001143&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accessed&quot;:{&quot;date-parts&quot;:[[2026,6,19]]},&quot;DOI&quot;:&quot;10.51519/journalisi.v6i3.814&quot;,&quot;ISSN&quot;:&quot;2656-5935&quot;,&quot;URL&quot;:&quot;https://doi.org/10.51519/journalisi.v6i3.814&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Doktor Sistem Informasi Indonesia&quot;,&quot;issue&quot;:&quot;3&quot;,&quot;volume&quot;:&quot;6&quot;,&quot;container-title-short&quot;:&quot;&quot;},&quot;isTemporary&quot;:false,&quot;suppress-author&quot;:false,&quot;composite&quot;:false,&quot;author-only&quot;:false}]},{&quot;citationID&quot;:&quot;MENDELEY_CITATION_44179647-def9-4630-adf6-99beecb1039b&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QxNzk2NDctZGVmOS00NjMwLWFkZjYtOTliZWVjYjEwMzliIiwicHJvcGVydGllcyI6eyJub3RlSW5kZXgiOjB9LCJpc0VkaXRlZCI6ZmFsc2UsIm1hbnVhbE92ZXJyaWRlIjp7ImlzTWFudWFsbHlPdmVycmlkZGVuIjpmYWxzZSwiY2l0ZXByb2NUZXh0IjoiKExld2lzIGV0IGFsLiwgMjAyMSkiLCJtYW51YWxPdmVycmlkZVRleHQiOiIifSwiY2l0YXRpb25JdGVtcyI6W3siaWQiOiJjMTc2NDBjMC0wMGM1LTNjNzktYjMxNy0wY2FkMjYwYjM5MDAiLCJpdGVtRGF0YSI6eyJ0eXBlIjoiYXJ0aWNsZS1qb3VybmFsIiwiaWQiOiJjMTc2NDBjMC0wMGM1LTNjNzktYjMxNy0wY2FkMjYwYjM5MDA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YXJYaXYi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JBclhpdiJ9LCJpc1RlbXBvcmFyeSI6ZmFsc2UsInN1cHByZXNzLWF1dGhvciI6ZmFsc2UsImNvbXBvc2l0ZSI6ZmFsc2UsImF1dGhvci1vbmx5IjpmYWxzZX1dfQ==&quot;,&quot;citationItems&quot;:[{&quot;id&quot;:&quot;c17640c0-00c5-3c79-b317-0cad260b3900&quot;,&quot;itemData&quot;:{&quot;type&quot;:&quot;article-journal&quot;,&quot;id&quot;:&quot;c17640c0-00c5-3c79-b317-0cad260b3900&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rXiv&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ArXiv&quot;},&quot;isTemporary&quot;:false,&quot;suppress-author&quot;:false,&quot;composite&quot;:false,&quot;author-only&quot;:false}]},{&quot;citationID&quot;:&quot;MENDELEY_CITATION_19ee2018-d570-4550-8592-24f09784c64a&quot;,&quot;properties&quot;:{&quot;noteIndex&quot;:0},&quot;isEdited&quot;:false,&quot;manualOverride&quot;:{&quot;isManuallyOverridden&quot;:false,&quot;citeprocText&quot;:&quot;(Gao et al., 2024)&quot;,&quot;manualOverrideText&quot;:&quot;&quot;},&quot;citationTag&quot;:&quot;MENDELEY_CITATION_v3_eyJjaXRhdGlvbklEIjoiTUVOREVMRVlfQ0lUQVRJT05fMTllZTIwMTgtZDU3MC00NTUwLTg1OTItMjRmMDk3ODRjNjRhIiwicHJvcGVydGllcyI6eyJub3RlSW5kZXgiOjB9LCJpc0VkaXRlZCI6ZmFsc2UsIm1hbnVhbE92ZXJyaWRlIjp7ImlzTWFudWFsbHlPdmVycmlkZGVuIjpmYWxzZSwiY2l0ZXByb2NUZXh0IjoiKEdhbyBldCBhbC4sIDIwMjQpIiwibWFudWFsT3ZlcnJpZGVUZXh0IjoiIn0sImNpdGF0aW9uSXRlbXMiOlt7ImlkIjoiMmM2MTBkNWQtNGZjNy0zYzJlLWFjNmItZjkwMGQ4Mjc1OTliIiwiaXRlbURhdGEiOnsidHlwZSI6ImFydGljbGUtam91cm5hbCIsImlkIjoiMmM2MTBkNWQtNGZjNy0zYzJlLWFjNmItZjkwMGQ4Mjc1OTl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Y29udGFpbmVyLXRpdGxlIjoiYXJYaXYiLCJVUkwiOiJodHRwOi8vYXJ4aXYub3JnL2Ficy8yMzEyLjEwOTk3IiwiaXNzdWVkIjp7ImRhdGUtcGFydHMiOltbMjAyNCwzLDI3XV19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Y29udGFpbmVyLXRpdGxlLXNob3J0IjoiQXJYaXYifSwiaXNUZW1wb3JhcnkiOmZhbHNlLCJzdXBwcmVzcy1hdXRob3IiOmZhbHNlLCJjb21wb3NpdGUiOmZhbHNlLCJhdXRob3Itb25seSI6ZmFsc2V9XX0=&quot;,&quot;citationItems&quot;:[{&quot;id&quot;:&quot;2c610d5d-4fc7-3c2e-ac6b-f900d827599b&quot;,&quot;itemData&quot;:{&quot;type&quot;:&quot;article-journal&quot;,&quot;id&quot;:&quot;2c610d5d-4fc7-3c2e-ac6b-f900d827599b&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container-title&quot;:&quot;arXiv&quot;,&quot;URL&quot;:&quot;http://arxiv.org/abs/2312.10997&quot;,&quot;issued&quot;:{&quot;date-parts&quot;:[[2024,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ArXiv&quot;},&quot;isTemporary&quot;:false,&quot;suppress-author&quot;:false,&quot;composite&quot;:false,&quot;author-only&quot;:false}]},{&quot;citationID&quot;:&quot;MENDELEY_CITATION_f4f9defd-5dbd-4cb6-b0a5-78482939c0e9&quot;,&quot;properties&quot;:{&quot;noteIndex&quot;:0},&quot;isEdited&quot;:false,&quot;manualOverride&quot;:{&quot;isManuallyOverridden&quot;:false,&quot;citeprocText&quot;:&quot;(Abo El-Enen et al., 2025)&quot;,&quot;manualOverrideText&quot;:&quot;&quot;},&quot;citationTag&quot;:&quot;MENDELEY_CITATION_v3_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IsImlzc3VlIjoiMzMiLCJ2b2x1bWUiOiIzNyJ9LCJpc1RlbXBvcmFyeSI6ZmFsc2UsInN1cHByZXNzLWF1dGhvciI6ZmFsc2UsImNvbXBvc2l0ZSI6ZmFsc2UsImF1dGhvci1vbmx5IjpmYWxzZX1dfQ==&quot;,&quot;citationItems&quot;:[{&quot;id&quot;:&quot;a6207ba7-8dfe-3ab4-9c04-4c0bb47f1eb1&quot;,&quot;itemData&quot;:{&quot;type&quot;:&quot;article-journal&quot;,&quot;id&quot;:&quot;a6207ba7-8dfe-3ab4-9c04-4c0bb47f1eb1&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quot;,&quot;container-title-short&quot;:&quot;Neural Comput. Appl.&quot;,&quot;DOI&quot;:&quot;10.1007/s00521-025-11666-9&quot;,&quot;ISSN&quot;:&quot;14333058&quot;,&quot;issued&quot;:{&quot;date-parts&quot;:[[2025,11,1]]},&quot;page&quot;:&quot;28191-28267&quot;,&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 Science and Business Media Deutschland GmbH&quot;,&quot;issue&quot;:&quot;33&quot;,&quot;volume&quot;:&quot;37&quot;},&quot;isTemporary&quot;:false,&quot;suppress-author&quot;:false,&quot;composite&quot;:false,&quot;author-only&quot;:false}]},{&quot;citationID&quot;:&quot;MENDELEY_CITATION_f76b3ab6-d173-4f46-a7aa-c7afe0e799c2&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jc2YjNhYjYtZDE3My00ZjQ2LWE3YWEtYzdhZmUwZTc5OWMyIiwicHJvcGVydGllcyI6eyJub3RlSW5kZXgiOjB9LCJpc0VkaXRlZCI6ZmFsc2UsIm1hbnVhbE92ZXJyaWRlIjp7ImlzTWFudWFsbHlPdmVycmlkZGVuIjpmYWxzZSwiY2l0ZXByb2NUZXh0IjoiKFdhbmcgZXQgYWwuLCAyMDI0KSIsIm1hbnVhbE92ZXJyaWRlVGV4dCI6IiJ9LCJjaXRhdGlvbkl0ZW1zIjpbeyJpZCI6IjY5YmY1MjdhLWZkMTUtMzJkNi05MDY1LTU0M2U1ZmQ1ZmQ5NSIsIml0ZW1EYXRhIjp7InR5cGUiOiJhcnRpY2xlLWpvdXJuYWwiLCJpZCI6IjY5YmY1MjdhLWZkMTUtMzJkNi05MDY1LTU0M2U1ZmQ1ZmQ5NS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quot;,&quot;citationItems&quot;:[{&quot;id&quot;:&quot;69bf527a-fd15-32d6-9065-543e5fd5fd95&quot;,&quot;itemData&quot;:{&quot;type&quot;:&quot;article-journal&quot;,&quot;id&quot;:&quot;69bf527a-fd15-32d6-9065-543e5fd5fd95&quot;,&quot;title&quot;:&quot;LLM for Sentiment Analysis in E-commerce: A Deep Dive into Customer Feedback&quot;,&quot;author&quot;:[{&quot;family&quot;:&quot;Wang&quot;,&quot;given&quot;:&quot;Zeyue&quot;,&quot;parse-names&quot;:false,&quot;dropping-particle&quot;:&quot;&quot;,&quot;non-dropping-particle&quot;:&quot;&quot;},{&quot;family&quot;:&quot;Zhu&quot;,&quot;given&quot;:&quot;Yue&quot;,&quot;parse-names&quot;:false,&quot;dropping-particle&quot;:&quot;&quot;,&quot;non-dropping-particle&quot;:&quot;&quot;},{&quot;family&quot;:&quot;He&quot;,&quot;given&quot;:&quot;Shuyao&quot;,&quot;parse-names&quot;:false,&quot;dropping-particle&quot;:&quot;&quot;,&quot;non-dropping-particle&quot;:&quot;&quot;},{&quot;family&quot;:&quot;Yan&quot;,&quot;given&quot;:&quot;Hao&quot;,&quot;parse-names&quot;:false,&quot;dropping-particle&quot;:&quot;&quot;,&quot;non-dropping-particle&quot;:&quot;&quot;},{&quot;family&quot;:&quot;Zhu&quot;,&quot;given&quot;:&quot;Ziyi&quot;,&quot;parse-names&quot;:false,&quot;dropping-particle&quot;:&quot;&quot;,&quot;non-dropping-particle&quot;:&quot;&quot;}],&quot;container-title&quot;:&quot;Applied Science &amp; Engineering Journal for Advanced Research Peer Reviewed and Refereed Journal ISSN&quot;,&quot;DOI&quot;:&quot;10.5281/zenodo.12730477&quot;,&quot;issued&quot;:{&quot;date-parts&quot;:[[2024]]},&quot;page&quot;:&quot;8-13&quot;,&quot;abstract&quot;:&quot;With the rise of online shopping becoming an integral part of daily life, it has brought unparalleled convenience, allowing us to purchase anything from daily necessities to luxury items with ease. On platforms like Amazon[1], customer feedback mechanisms play a crucial role in shaping user behavior and business practices. These mechanisms include the Star Rate (1-5) and detailed reviews. The star rating provides a quick and intuitive way for customers to score a product, while reviews offer comprehensive descriptions and shopping experiences. These feedback systems influence other customers' purchasing decisions and provide valuable insights for businesses to improve their products. In our study, we explore the impact of time on user behavior by combining three datasets for analysis. We observe a macro trend of increasing online shopping activity and customer satisfaction over time, with a growing tendency for customers to leave feedback. From a micro perspective, we conduct time series analysis and establish that customer star ratings vary over time, forming a column relationship, which we model using the ARIMA[2] technique to predict future trends. Furthermore, we investigate the influence of reviews on customer responses, finding that negative reviews spread rapidly and widely through social networks, akin to a viral phenomenon. Utilizing the SIR virus model as a text-based network propagation model, we demonstrate the significant impact of negative reviews on consumption patterns.[3] Lastly, we employ advanced deep learning models such as BERT, LLM, and GPT for natural language processing (NLP) to analyze the sentiment in customer reviews. By leveraging word vectors through classification functions, we distinguish between pessimistic and optimistic emotions. Our findings reveal a higher-order functional relationship[4] between star ratings and these emotions, providing deeper insights into customer sentiment and product perception.&quot;,&quot;container-title-short&quot;:&quot;&quot;},&quot;isTemporary&quot;:false,&quot;suppress-author&quot;:false,&quot;composite&quot;:false,&quot;author-only&quot;:false}]},{&quot;citationID&quot;:&quot;MENDELEY_CITATION_9cc8e783-306e-4738-b9dc-41ebc741f2d2&quot;,&quot;properties&quot;:{&quot;noteIndex&quot;:0},&quot;isEdited&quot;:false,&quot;manualOverride&quot;:{&quot;isManuallyOverridden&quot;:false,&quot;citeprocText&quot;:&quot;(Asai et al., 2023)&quot;,&quot;manualOverrideText&quot;:&quot;&quot;},&quot;citationTag&quot;:&quot;MENDELEY_CITATION_v3_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&quot;,&quot;citationItems&quot;:[{&quot;id&quot;:&quot;9ee5f522-3ec1-3996-9c65-38443eef86ce&quot;,&quot;itemData&quot;:{&quot;type&quot;:&quot;article-journal&quot;,&quot;id&quot;:&quot;9ee5f522-3ec1-3996-9c65-38443eef86ce&quot;,&quot;title&quot;:&quot;Self-RAG: Learning to Retrieve, Generate, and Critique through Self-Reflection&quot;,&quot;author&quot;:[{&quot;family&quot;:&quot;Asai&quot;,&quot;given&quot;:&quot;Akari&quot;,&quot;parse-names&quot;:false,&quot;dropping-particle&quot;:&quot;&quot;,&quot;non-dropping-particle&quot;:&quot;&quot;},{&quot;family&quot;:&quot;Wu&quot;,&quot;given&quot;:&quot;Zeqiu&quot;,&quot;parse-names&quot;:false,&quot;dropping-particle&quot;:&quot;&quot;,&quot;non-dropping-particle&quot;:&quot;&quot;},{&quot;family&quot;:&quot;Wang&quot;,&quot;given&quot;:&quot;Yizhong&quot;,&quot;parse-names&quot;:false,&quot;dropping-particle&quot;:&quot;&quot;,&quot;non-dropping-particle&quot;:&quot;&quot;},{&quot;family&quot;:&quot;Sil&quot;,&quot;given&quot;:&quot;Avirup&quot;,&quot;parse-names&quot;:false,&quot;dropping-particle&quot;:&quot;&quot;,&quot;non-dropping-particle&quot;:&quot;&quot;},{&quot;family&quot;:&quot;Hajishirzi&quot;,&quot;given&quot;:&quot;Hannaneh&quot;,&quot;parse-names&quot;:false,&quot;dropping-particle&quot;:&quot;&quot;,&quot;non-dropping-particle&quot;:&quot;&quot;}],&quot;container-title&quot;:&quot;arXiv&quot;,&quot;URL&quot;:&quot;http://arxiv.org/abs/2310.11511&quot;,&quot;issued&quot;:{&quot;date-parts&quot;:[[2023,10,17]]},&quot;abstract&quot;:&quot;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quot;,&quot;container-title-short&quot;:&quot;ArXiv&quot;},&quot;isTemporary&quot;:false,&quot;suppress-author&quot;:false,&quot;composite&quot;:false,&quot;author-only&quot;:false}]},{&quot;citationID&quot;:&quot;MENDELEY_CITATION_45dad333-780f-4b0b-9d0e-dc06170dc0a0&quot;,&quot;properties&quot;:{&quot;noteIndex&quot;:0},&quot;isEdited&quot;:false,&quot;manualOverride&quot;:{&quot;isManuallyOverridden&quot;:false,&quot;citeprocText&quot;:&quot;(Asai et al., 2023)&quot;,&quot;manualOverrideText&quot;:&quot;&quot;},&quot;citationTag&quot;:&quot;MENDELEY_CITATION_v3_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&quot;,&quot;citationItems&quot;:[{&quot;id&quot;:&quot;9ee5f522-3ec1-3996-9c65-38443eef86ce&quot;,&quot;itemData&quot;:{&quot;type&quot;:&quot;article-journal&quot;,&quot;id&quot;:&quot;9ee5f522-3ec1-3996-9c65-38443eef86ce&quot;,&quot;title&quot;:&quot;Self-RAG: Learning to Retrieve, Generate, and Critique through Self-Reflection&quot;,&quot;author&quot;:[{&quot;family&quot;:&quot;Asai&quot;,&quot;given&quot;:&quot;Akari&quot;,&quot;parse-names&quot;:false,&quot;dropping-particle&quot;:&quot;&quot;,&quot;non-dropping-particle&quot;:&quot;&quot;},{&quot;family&quot;:&quot;Wu&quot;,&quot;given&quot;:&quot;Zeqiu&quot;,&quot;parse-names&quot;:false,&quot;dropping-particle&quot;:&quot;&quot;,&quot;non-dropping-particle&quot;:&quot;&quot;},{&quot;family&quot;:&quot;Wang&quot;,&quot;given&quot;:&quot;Yizhong&quot;,&quot;parse-names&quot;:false,&quot;dropping-particle&quot;:&quot;&quot;,&quot;non-dropping-particle&quot;:&quot;&quot;},{&quot;family&quot;:&quot;Sil&quot;,&quot;given&quot;:&quot;Avirup&quot;,&quot;parse-names&quot;:false,&quot;dropping-particle&quot;:&quot;&quot;,&quot;non-dropping-particle&quot;:&quot;&quot;},{&quot;family&quot;:&quot;Hajishirzi&quot;,&quot;given&quot;:&quot;Hannaneh&quot;,&quot;parse-names&quot;:false,&quot;dropping-particle&quot;:&quot;&quot;,&quot;non-dropping-particle&quot;:&quot;&quot;}],&quot;container-title&quot;:&quot;arXiv&quot;,&quot;URL&quot;:&quot;http://arxiv.org/abs/2310.11511&quot;,&quot;issued&quot;:{&quot;date-parts&quot;:[[2023,10,17]]},&quot;abstract&quot;:&quot;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quot;,&quot;container-title-short&quot;:&quot;ArXiv&quot;},&quot;isTemporary&quot;:false,&quot;suppress-author&quot;:false,&quot;composite&quot;:false,&quot;author-only&quot;:false}]},{&quot;citationID&quot;:&quot;MENDELEY_CITATION_462ea793-3754-4c45-a692-5ec24c0b02c3&quot;,&quot;properties&quot;:{&quot;noteIndex&quot;:0},&quot;isEdited&quot;:false,&quot;manualOverride&quot;:{&quot;isManuallyOverridden&quot;:false,&quot;citeprocText&quot;:&quot;(Jiang et al., 2023)&quot;,&quot;manualOverrideText&quot;:&quot;&quot;},&quot;citationTag&quot;:&quot;MENDELEY_CITATION_v3_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&quot;,&quot;citationItems&quot;:[{&quot;id&quot;:&quot;8b69d577-53c8-3366-80b1-fd3f939bc3d7&quot;,&quot;itemData&quot;:{&quot;type&quot;:&quot;report&quot;,&quot;id&quot;:&quot;8b69d577-53c8-3366-80b1-fd3f939bc3d7&quot;,&quot;title&quot;:&quot;Active Retrieval Augmented Generation&quot;,&quot;author&quot;:[{&quot;family&quot;:&quot;Jiang&quot;,&quot;given&quot;:&quot;Zhengbao&quot;,&quot;parse-names&quot;:false,&quot;dropping-particle&quot;:&quot;&quot;,&quot;non-dropping-particle&quot;:&quot;&quot;},{&quot;family&quot;:&quot;Xu&quot;,&quot;given&quot;:&quot;Frank F&quot;,&quot;parse-names&quot;:false,&quot;dropping-particle&quot;:&quot;&quot;,&quot;non-dropping-particle&quot;:&quot;&quot;},{&quot;family&quot;:&quot;Gao&quot;,&quot;given&quot;:&quot;Luyu&quot;,&quot;parse-names&quot;:false,&quot;dropping-particle&quot;:&quot;&quot;,&quot;non-dropping-particle&quot;:&quot;&quot;},{&quot;family&quot;:&quot;Sun&quot;,&quot;given&quot;:&quot;Zhiqing&quot;,&quot;parse-names&quot;:false,&quot;dropping-particle&quot;:&quot;&quot;,&quot;non-dropping-particle&quot;:&quot;&quot;},{&quot;family&quot;:&quot;Liu&quot;,&quot;given&quot;:&quot;Qian&quot;,&quot;parse-names&quot;:false,&quot;dropping-particle&quot;:&quot;&quot;,&quot;non-dropping-particle&quot;:&quot;&quot;},{&quot;family&quot;:&quot;Dwivedi-Yu&quot;,&quot;given&quot;:&quot;Jane&quot;,&quot;parse-names&quot;:false,&quot;dropping-particle&quot;:&quot;&quot;,&quot;non-dropping-particle&quot;:&quot;&quot;},{&quot;family&quot;:&quot;Yang&quot;,&quot;given&quot;:&quot;Yiming&quot;,&quot;parse-names&quot;:false,&quot;dropping-particle&quot;:&quot;&quot;,&quot;non-dropping-particle&quot;:&quot;&quot;},{&quot;family&quot;:&quot;Callan&quot;,&quot;given&quot;:&quot;Jamie&quot;,&quot;parse-names&quot;:false,&quot;dropping-particle&quot;:&quot;&quot;,&quot;non-dropping-particle&quot;:&quot;&quot;},{&quot;family&quot;:&quot;Neubig&quot;,&quot;given&quot;:&quot;Graham&quot;,&quot;parse-names&quot;:false,&quot;dropping-particle&quot;:&quot;&quot;,&quot;non-dropping-particle&quot;:&quot;&quot;}],&quot;accessed&quot;:{&quot;date-parts&quot;:[[2026,6,21]]},&quot;DOI&quot;:&quot;10.18653/v1/2023.emnlp-main.495&quot;,&quot;URL&quot;:&quot;https://aclanthology.org/2023.emnlp-main.495/&quot;,&quot;issued&quot;:{&quot;date-parts&quot;:[[2023,12]]},&quot;number-of-pages&quot;:&quot;7969-7992&quot;,&quot;abstract&quot;:&quot;Despite the remarkable ability of large language models (LMs) to comprehend and generate language, they have a tendency to hal-lucinate and create factually inaccurate output. Augmenting LMs by retrieving information from external knowledge resources is one promising solution. Most existing retrieval augmented LMs employ a retrieve-and-generate setup that only retrieves information once based on the input. This is limiting, however, in more general scenarios involving generation of long texts, where continually gathering information throughout generation is essential. In this work, we provide a generalized view of active retrieval augmented generation, methods that actively decide when and what to retrieve across the course of the generation. We propose Forward-Looking Active REtrieval augmented generation (FLARE), a generic method which iteratively uses a prediction of the upcoming sentence to anticipate future content, which is then utilized as a query to retrieve relevant documents to regenerate the sentence if it contains low-confidence tokens. We test FLARE along with baselines comprehensively over 4 long-form knowledge-intensive generation tasks/-datasets. FLARE achieves superior or competitive performance on all tasks, demonstrating the effectiveness of our method. 1&quot;,&quot;container-title-short&quot;:&quot;&quot;},&quot;isTemporary&quot;:false,&quot;suppress-author&quot;:false,&quot;composite&quot;:false,&quot;author-only&quot;:false}]},{&quot;citationID&quot;:&quot;MENDELEY_CITATION_729c6b8c-f7c2-4df9-b273-d11e99ba2031&quot;,&quot;properties&quot;:{&quot;noteIndex&quot;:0},&quot;isEdited&quot;:false,&quot;manualOverride&quot;:{&quot;isManuallyOverridden&quot;:false,&quot;citeprocText&quot;:&quot;(Jiang et al., 2023)&quot;,&quot;manualOverrideText&quot;:&quot;&quot;},&quot;citationTag&quot;:&quot;MENDELEY_CITATION_v3_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&quot;,&quot;citationItems&quot;:[{&quot;id&quot;:&quot;8b69d577-53c8-3366-80b1-fd3f939bc3d7&quot;,&quot;itemData&quot;:{&quot;type&quot;:&quot;report&quot;,&quot;id&quot;:&quot;8b69d577-53c8-3366-80b1-fd3f939bc3d7&quot;,&quot;title&quot;:&quot;Active Retrieval Augmented Generation&quot;,&quot;author&quot;:[{&quot;family&quot;:&quot;Jiang&quot;,&quot;given&quot;:&quot;Zhengbao&quot;,&quot;parse-names&quot;:false,&quot;dropping-particle&quot;:&quot;&quot;,&quot;non-dropping-particle&quot;:&quot;&quot;},{&quot;family&quot;:&quot;Xu&quot;,&quot;given&quot;:&quot;Frank F&quot;,&quot;parse-names&quot;:false,&quot;dropping-particle&quot;:&quot;&quot;,&quot;non-dropping-particle&quot;:&quot;&quot;},{&quot;family&quot;:&quot;Gao&quot;,&quot;given&quot;:&quot;Luyu&quot;,&quot;parse-names&quot;:false,&quot;dropping-particle&quot;:&quot;&quot;,&quot;non-dropping-particle&quot;:&quot;&quot;},{&quot;family&quot;:&quot;Sun&quot;,&quot;given&quot;:&quot;Zhiqing&quot;,&quot;parse-names&quot;:false,&quot;dropping-particle&quot;:&quot;&quot;,&quot;non-dropping-particle&quot;:&quot;&quot;},{&quot;family&quot;:&quot;Liu&quot;,&quot;given&quot;:&quot;Qian&quot;,&quot;parse-names&quot;:false,&quot;dropping-particle&quot;:&quot;&quot;,&quot;non-dropping-particle&quot;:&quot;&quot;},{&quot;family&quot;:&quot;Dwivedi-Yu&quot;,&quot;given&quot;:&quot;Jane&quot;,&quot;parse-names&quot;:false,&quot;dropping-particle&quot;:&quot;&quot;,&quot;non-dropping-particle&quot;:&quot;&quot;},{&quot;family&quot;:&quot;Yang&quot;,&quot;given&quot;:&quot;Yiming&quot;,&quot;parse-names&quot;:false,&quot;dropping-particle&quot;:&quot;&quot;,&quot;non-dropping-particle&quot;:&quot;&quot;},{&quot;family&quot;:&quot;Callan&quot;,&quot;given&quot;:&quot;Jamie&quot;,&quot;parse-names&quot;:false,&quot;dropping-particle&quot;:&quot;&quot;,&quot;non-dropping-particle&quot;:&quot;&quot;},{&quot;family&quot;:&quot;Neubig&quot;,&quot;given&quot;:&quot;Graham&quot;,&quot;parse-names&quot;:false,&quot;dropping-particle&quot;:&quot;&quot;,&quot;non-dropping-particle&quot;:&quot;&quot;}],&quot;accessed&quot;:{&quot;date-parts&quot;:[[2026,6,21]]},&quot;DOI&quot;:&quot;10.18653/v1/2023.emnlp-main.495&quot;,&quot;URL&quot;:&quot;https://aclanthology.org/2023.emnlp-main.495/&quot;,&quot;issued&quot;:{&quot;date-parts&quot;:[[2023,12]]},&quot;number-of-pages&quot;:&quot;7969-7992&quot;,&quot;abstract&quot;:&quot;Despite the remarkable ability of large language models (LMs) to comprehend and generate language, they have a tendency to hal-lucinate and create factually inaccurate output. Augmenting LMs by retrieving information from external knowledge resources is one promising solution. Most existing retrieval augmented LMs employ a retrieve-and-generate setup that only retrieves information once based on the input. This is limiting, however, in more general scenarios involving generation of long texts, where continually gathering information throughout generation is essential. In this work, we provide a generalized view of active retrieval augmented generation, methods that actively decide when and what to retrieve across the course of the generation. We propose Forward-Looking Active REtrieval augmented generation (FLARE), a generic method which iteratively uses a prediction of the upcoming sentence to anticipate future content, which is then utilized as a query to retrieve relevant documents to regenerate the sentence if it contains low-confidence tokens. We test FLARE along with baselines comprehensively over 4 long-form knowledge-intensive generation tasks/-datasets. FLARE achieves superior or competitive performance on all tasks, demonstrating the effectiveness of our method. 1&quot;,&quot;container-title-short&quot;:&quot;&quot;},&quot;isTemporary&quot;:false,&quot;suppress-author&quot;:false,&quot;composite&quot;:false,&quot;author-only&quot;:false}]},{&quot;citationID&quot;:&quot;MENDELEY_CITATION_6e4ed5a5-762d-4788-985a-18e8c0aac584&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NmU0ZWQ1YTUtNzYyZC00Nzg4LTk4NWEtMThlOGMwYWFjNTg0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quot;,&quot;citationItems&quot;:[{&quot;id&quot;:&quot;62e1ad6f-03c1-365b-a5d1-7d9ce4fb7daf&quot;,&quot;itemData&quot;:{&quot;type&quot;:&quot;article-journal&quot;,&quot;id&quot;:&quot;62e1ad6f-03c1-365b-a5d1-7d9ce4fb7daf&quot;,&quot;title&quot;:&quot;The Good and The Bad: Exploring Privacy Issues in Retrieval-Augmented Generation (RAG)&quot;,&quot;author&quot;:[{&quot;family&quot;:&quot;Zeng&quot;,&quot;given&quot;:&quot;Shenglai&quot;,&quot;parse-names&quot;:false,&quot;dropping-particle&quot;:&quot;&quot;,&quot;non-dropping-particle&quot;:&quot;&quot;},{&quot;family&quot;:&quot;Zhang&quot;,&quot;given&quot;:&quot;Jiankun&quot;,&quot;parse-names&quot;:false,&quot;dropping-particle&quot;:&quot;&quot;,&quot;non-dropping-particle&quot;:&quot;&quot;},{&quot;family&quot;:&quot;He&quot;,&quot;given&quot;:&quot;Pengfei&quot;,&quot;parse-names&quot;:false,&quot;dropping-particle&quot;:&quot;&quot;,&quot;non-dropping-particle&quot;:&quot;&quot;},{&quot;family&quot;:&quot;Xing&quot;,&quot;given&quot;:&quot;Yue&quot;,&quot;parse-names&quot;:false,&quot;dropping-particle&quot;:&quot;&quot;,&quot;non-dropping-particle&quot;:&quot;&quot;},{&quot;family&quot;:&quot;Liu&quot;,&quot;given&quot;:&quot;Yiding&quot;,&quot;parse-names&quot;:false,&quot;dropping-particle&quot;:&quot;&quot;,&quot;non-dropping-particle&quot;:&quot;&quot;},{&quot;family&quot;:&quot;Xu&quot;,&quot;given&quot;:&quot;Han&quot;,&quot;parse-names&quot;:false,&quot;dropping-particle&quot;:&quot;&quot;,&quot;non-dropping-particle&quot;:&quot;&quot;},{&quot;family&quot;:&quot;Ren&quot;,&quot;given&quot;:&quot;Jie&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Chang&quot;,&quot;given&quot;:&quot;Yi&quot;,&quot;parse-names&quot;:false,&quot;dropping-particle&quot;:&quot;&quot;,&quot;non-dropping-particle&quot;:&quot;&quot;},{&quot;family&quot;:&quot;Tang&quot;,&quot;given&quot;:&quot;Jiliang&quot;,&quot;parse-names&quot;:false,&quot;dropping-particle&quot;:&quot;&quot;,&quot;non-dropping-particle&quot;:&quot;&quot;}],&quot;container-title&quot;:&quot;arXiv&quot;,&quot;URL&quot;:&quot;http://arxiv.org/abs/2402.16893&quot;,&quot;issued&quot;:{&quot;date-parts&quot;:[[2024,2,23]]},&quot;abstract&quot;:&quot;Retrieval-augmented generation (RAG) is a powerful technique to facilitate language model with proprietary and private data, where data privacy is a pivotal concern. Whereas extensive research has demonstrated the privacy risks of large language models (LLMs), the RAG technique could potentially reshape the inherent behaviors of LLM generation, posing new privacy issues that are currently under-explored. In this work, we conduct extensive empirical studies with novel attack methods, which demonstrate the vulnerability of RAG systems on leaking the private retrieval database. Despite the new risk brought by RAG on the retrieval data, we further reveal that RAG can mitigate the leakage of the LLMs' training data. Overall, we provide new insights in this paper for privacy protection of retrieval-augmented LLMs, which benefit both LLMs and RAG systems builders. Our code is available at https://github.com/phycholosogy/RAG-privacy.&quot;,&quot;container-title-short&quot;:&quot;ArXiv&quot;},&quot;isTemporary&quot;:false,&quot;suppress-author&quot;:false,&quot;composite&quot;:false,&quot;author-only&quot;:false}]},{&quot;citationID&quot;:&quot;MENDELEY_CITATION_7799da6f-e7d8-4f9b-ba8e-8d029c12ebd4&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Nzc5OWRhNmYtZTdkOC00ZjliLWJhOGUtOGQwMjljMTJlYmQ0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quot;,&quot;citationItems&quot;:[{&quot;id&quot;:&quot;62e1ad6f-03c1-365b-a5d1-7d9ce4fb7daf&quot;,&quot;itemData&quot;:{&quot;type&quot;:&quot;article-journal&quot;,&quot;id&quot;:&quot;62e1ad6f-03c1-365b-a5d1-7d9ce4fb7daf&quot;,&quot;title&quot;:&quot;The Good and The Bad: Exploring Privacy Issues in Retrieval-Augmented Generation (RAG)&quot;,&quot;author&quot;:[{&quot;family&quot;:&quot;Zeng&quot;,&quot;given&quot;:&quot;Shenglai&quot;,&quot;parse-names&quot;:false,&quot;dropping-particle&quot;:&quot;&quot;,&quot;non-dropping-particle&quot;:&quot;&quot;},{&quot;family&quot;:&quot;Zhang&quot;,&quot;given&quot;:&quot;Jiankun&quot;,&quot;parse-names&quot;:false,&quot;dropping-particle&quot;:&quot;&quot;,&quot;non-dropping-particle&quot;:&quot;&quot;},{&quot;family&quot;:&quot;He&quot;,&quot;given&quot;:&quot;Pengfei&quot;,&quot;parse-names&quot;:false,&quot;dropping-particle&quot;:&quot;&quot;,&quot;non-dropping-particle&quot;:&quot;&quot;},{&quot;family&quot;:&quot;Xing&quot;,&quot;given&quot;:&quot;Yue&quot;,&quot;parse-names&quot;:false,&quot;dropping-particle&quot;:&quot;&quot;,&quot;non-dropping-particle&quot;:&quot;&quot;},{&quot;family&quot;:&quot;Liu&quot;,&quot;given&quot;:&quot;Yiding&quot;,&quot;parse-names&quot;:false,&quot;dropping-particle&quot;:&quot;&quot;,&quot;non-dropping-particle&quot;:&quot;&quot;},{&quot;family&quot;:&quot;Xu&quot;,&quot;given&quot;:&quot;Han&quot;,&quot;parse-names&quot;:false,&quot;dropping-particle&quot;:&quot;&quot;,&quot;non-dropping-particle&quot;:&quot;&quot;},{&quot;family&quot;:&quot;Ren&quot;,&quot;given&quot;:&quot;Jie&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Chang&quot;,&quot;given&quot;:&quot;Yi&quot;,&quot;parse-names&quot;:false,&quot;dropping-particle&quot;:&quot;&quot;,&quot;non-dropping-particle&quot;:&quot;&quot;},{&quot;family&quot;:&quot;Tang&quot;,&quot;given&quot;:&quot;Jiliang&quot;,&quot;parse-names&quot;:false,&quot;dropping-particle&quot;:&quot;&quot;,&quot;non-dropping-particle&quot;:&quot;&quot;}],&quot;container-title&quot;:&quot;arXiv&quot;,&quot;URL&quot;:&quot;http://arxiv.org/abs/2402.16893&quot;,&quot;issued&quot;:{&quot;date-parts&quot;:[[2024,2,23]]},&quot;abstract&quot;:&quot;Retrieval-augmented generation (RAG) is a powerful technique to facilitate language model with proprietary and private data, where data privacy is a pivotal concern. Whereas extensive research has demonstrated the privacy risks of large language models (LLMs), the RAG technique could potentially reshape the inherent behaviors of LLM generation, posing new privacy issues that are currently under-explored. In this work, we conduct extensive empirical studies with novel attack methods, which demonstrate the vulnerability of RAG systems on leaking the private retrieval database. Despite the new risk brought by RAG on the retrieval data, we further reveal that RAG can mitigate the leakage of the LLMs' training data. Overall, we provide new insights in this paper for privacy protection of retrieval-augmented LLMs, which benefit both LLMs and RAG systems builders. Our code is available at https://github.com/phycholosogy/RAG-privacy.&quot;,&quot;container-title-short&quot;:&quot;ArXiv&quot;},&quot;isTemporary&quot;:false,&quot;suppress-author&quot;:false,&quot;composite&quot;:false,&quot;author-only&quot;:false}]},{&quot;citationID&quot;:&quot;MENDELEY_CITATION_dab5a274-d91f-49b1-b7d1-c3c8c29f7ff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&quot;,&quot;citationItems&quot;:[{&quot;id&quot;:&quot;62e1ad6f-03c1-365b-a5d1-7d9ce4fb7daf&quot;,&quot;itemData&quot;:{&quot;type&quot;:&quot;article-journal&quot;,&quot;id&quot;:&quot;62e1ad6f-03c1-365b-a5d1-7d9ce4fb7daf&quot;,&quot;title&quot;:&quot;The Good and The Bad: Exploring Privacy Issues in Retrieval-Augmented Generation (RAG)&quot;,&quot;author&quot;:[{&quot;family&quot;:&quot;Zeng&quot;,&quot;given&quot;:&quot;Shenglai&quot;,&quot;parse-names&quot;:false,&quot;dropping-particle&quot;:&quot;&quot;,&quot;non-dropping-particle&quot;:&quot;&quot;},{&quot;family&quot;:&quot;Zhang&quot;,&quot;given&quot;:&quot;Jiankun&quot;,&quot;parse-names&quot;:false,&quot;dropping-particle&quot;:&quot;&quot;,&quot;non-dropping-particle&quot;:&quot;&quot;},{&quot;family&quot;:&quot;He&quot;,&quot;given&quot;:&quot;Pengfei&quot;,&quot;parse-names&quot;:false,&quot;dropping-particle&quot;:&quot;&quot;,&quot;non-dropping-particle&quot;:&quot;&quot;},{&quot;family&quot;:&quot;Xing&quot;,&quot;given&quot;:&quot;Yue&quot;,&quot;parse-names&quot;:false,&quot;dropping-particle&quot;:&quot;&quot;,&quot;non-dropping-particle&quot;:&quot;&quot;},{&quot;family&quot;:&quot;Liu&quot;,&quot;given&quot;:&quot;Yiding&quot;,&quot;parse-names&quot;:false,&quot;dropping-particle&quot;:&quot;&quot;,&quot;non-dropping-particle&quot;:&quot;&quot;},{&quot;family&quot;:&quot;Xu&quot;,&quot;given&quot;:&quot;Han&quot;,&quot;parse-names&quot;:false,&quot;dropping-particle&quot;:&quot;&quot;,&quot;non-dropping-particle&quot;:&quot;&quot;},{&quot;family&quot;:&quot;Ren&quot;,&quot;given&quot;:&quot;Jie&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Chang&quot;,&quot;given&quot;:&quot;Yi&quot;,&quot;parse-names&quot;:false,&quot;dropping-particle&quot;:&quot;&quot;,&quot;non-dropping-particle&quot;:&quot;&quot;},{&quot;family&quot;:&quot;Tang&quot;,&quot;given&quot;:&quot;Jiliang&quot;,&quot;parse-names&quot;:false,&quot;dropping-particle&quot;:&quot;&quot;,&quot;non-dropping-particle&quot;:&quot;&quot;}],&quot;container-title&quot;:&quot;arXiv&quot;,&quot;URL&quot;:&quot;http://arxiv.org/abs/2402.16893&quot;,&quot;issued&quot;:{&quot;date-parts&quot;:[[2024,2,23]]},&quot;abstract&quot;:&quot;Retrieval-augmented generation (RAG) is a powerful technique to facilitate language model with proprietary and private data, where data privacy is a pivotal concern. Whereas extensive research has demonstrated the privacy risks of large language models (LLMs), the RAG technique could potentially reshape the inherent behaviors of LLM generation, posing new privacy issues that are currently under-explored. In this work, we conduct extensive empirical studies with novel attack methods, which demonstrate the vulnerability of RAG systems on leaking the private retrieval database. Despite the new risk brought by RAG on the retrieval data, we further reveal that RAG can mitigate the leakage of the LLMs' training data. Overall, we provide new insights in this paper for privacy protection of retrieval-augmented LLMs, which benefit both LLMs and RAG systems builders. Our code is available at https://github.com/phycholosogy/RAG-privacy.&quot;,&quot;container-title-short&quot;:&quot;ArXiv&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5B64A2-6C99-45DF-9C79-4005C4F73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6023</TotalTime>
  <Pages>121</Pages>
  <Words>27795</Words>
  <Characters>158433</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Noven Austin</dc:creator>
  <cp:keywords/>
  <dc:description/>
  <cp:lastModifiedBy>Noven Austin</cp:lastModifiedBy>
  <cp:revision>44</cp:revision>
  <dcterms:created xsi:type="dcterms:W3CDTF">2026-06-13T02:53:00Z</dcterms:created>
  <dcterms:modified xsi:type="dcterms:W3CDTF">2026-07-04T14:00:00Z</dcterms:modified>
</cp:coreProperties>
</file>