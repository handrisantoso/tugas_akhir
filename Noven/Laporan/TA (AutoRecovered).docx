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E64E" w14:textId="4BD57358" w:rsidR="00D15050" w:rsidRPr="00D15050" w:rsidRDefault="00872832">
      <w:pPr>
        <w:jc w:val="center"/>
        <w:rPr>
          <w:rFonts w:ascii="Times New Roman" w:hAnsi="Times New Roman" w:cs="Times New Roman"/>
        </w:rPr>
        <w:pPrChange w:id="0" w:author="Noven Austin" w:date="2025-10-23T00:18:00Z" w16du:dateUtc="2025-10-22T17:18:00Z">
          <w:pPr/>
        </w:pPrChange>
      </w:pPr>
      <w:ins w:id="1" w:author="Noven Austin" w:date="2025-12-17T02:29:00Z" w16du:dateUtc="2025-12-16T19:29:00Z">
        <w:r>
          <w:rPr>
            <w:rFonts w:ascii="Times New Roman" w:hAnsi="Times New Roman" w:cs="Times New Roman"/>
            <w:b/>
            <w:bCs/>
          </w:rPr>
          <w:t>X1</w:t>
        </w:r>
      </w:ins>
      <w:r w:rsidR="00D15050" w:rsidRPr="00D15050">
        <w:rPr>
          <w:rFonts w:ascii="Times New Roman" w:hAnsi="Times New Roman" w:cs="Times New Roman"/>
          <w:b/>
          <w:bCs/>
        </w:rPr>
        <w:t>PROPOSAL SKRIPSI</w:t>
      </w:r>
    </w:p>
    <w:p w14:paraId="7E7405A2" w14:textId="137BD3F3" w:rsidR="00D15050" w:rsidRPr="00D15050" w:rsidRDefault="008F0CC6">
      <w:pPr>
        <w:jc w:val="center"/>
        <w:rPr>
          <w:rFonts w:ascii="Times New Roman" w:hAnsi="Times New Roman" w:cs="Times New Roman"/>
        </w:rPr>
        <w:pPrChange w:id="2" w:author="Noven Austin" w:date="2025-10-23T00:18:00Z" w16du:dateUtc="2025-10-22T17:18:00Z">
          <w:pPr/>
        </w:pPrChange>
      </w:pPr>
      <w:r w:rsidRPr="008F0CC6">
        <w:rPr>
          <w:rFonts w:ascii="Times New Roman" w:hAnsi="Times New Roman" w:cs="Times New Roman"/>
          <w:b/>
          <w:bCs/>
        </w:rPr>
        <w:t>PRODUK ANALISIS DAN REKOMENDASI PADA PLATFORM ECOMMERCE (SHOPEE) DENGAN MENGGUNAKAN RAG</w:t>
      </w:r>
      <w:r>
        <w:rPr>
          <w:rFonts w:ascii="Times New Roman" w:hAnsi="Times New Roman" w:cs="Times New Roman"/>
          <w:b/>
          <w:bCs/>
        </w:rPr>
        <w:br/>
      </w:r>
      <w:r>
        <w:rPr>
          <w:rFonts w:ascii="Times New Roman" w:hAnsi="Times New Roman" w:cs="Times New Roman"/>
          <w:b/>
          <w:bCs/>
        </w:rPr>
        <w:br/>
      </w:r>
      <w:r w:rsidR="00D15050" w:rsidRPr="00D15050">
        <w:rPr>
          <w:rFonts w:ascii="Times New Roman" w:hAnsi="Times New Roman" w:cs="Times New Roman"/>
          <w:b/>
          <w:bCs/>
        </w:rPr>
        <w:t>TUGAS AKHIR</w:t>
      </w:r>
    </w:p>
    <w:p w14:paraId="4409083E" w14:textId="77777777" w:rsidR="00D15050" w:rsidRPr="00D15050" w:rsidRDefault="00D15050">
      <w:pPr>
        <w:jc w:val="center"/>
        <w:rPr>
          <w:rFonts w:ascii="Times New Roman" w:hAnsi="Times New Roman" w:cs="Times New Roman"/>
        </w:rPr>
        <w:pPrChange w:id="3" w:author="Noven Austin" w:date="2025-10-23T00:18:00Z" w16du:dateUtc="2025-10-22T17:18:00Z">
          <w:pPr/>
        </w:pPrChange>
      </w:pPr>
      <w:r w:rsidRPr="00D15050">
        <w:rPr>
          <w:rFonts w:ascii="Times New Roman" w:hAnsi="Times New Roman" w:cs="Times New Roman"/>
          <w:b/>
          <w:bCs/>
        </w:rPr>
        <w:t>UNTUK MEMENUHI SEBAGIAN DARI SYARAT-SYARAT</w:t>
      </w:r>
    </w:p>
    <w:p w14:paraId="298E1E0C" w14:textId="77777777" w:rsidR="00D15050" w:rsidRPr="00D15050" w:rsidRDefault="00D15050">
      <w:pPr>
        <w:jc w:val="center"/>
        <w:rPr>
          <w:rFonts w:ascii="Times New Roman" w:hAnsi="Times New Roman" w:cs="Times New Roman"/>
        </w:rPr>
        <w:pPrChange w:id="4" w:author="Noven Austin" w:date="2025-10-23T00:18:00Z" w16du:dateUtc="2025-10-22T17:18:00Z">
          <w:pPr/>
        </w:pPrChange>
      </w:pPr>
      <w:r w:rsidRPr="00D15050">
        <w:rPr>
          <w:rFonts w:ascii="Times New Roman" w:hAnsi="Times New Roman" w:cs="Times New Roman"/>
          <w:b/>
          <w:bCs/>
        </w:rPr>
        <w:t>GUNA MENCAPAI GELAR SARJANA TEKNIK INFORMATIKA</w:t>
      </w:r>
    </w:p>
    <w:p w14:paraId="4C237EF0" w14:textId="77777777" w:rsidR="00D15050" w:rsidRPr="00D15050" w:rsidRDefault="00D15050">
      <w:pPr>
        <w:jc w:val="center"/>
        <w:rPr>
          <w:rFonts w:ascii="Times New Roman" w:hAnsi="Times New Roman" w:cs="Times New Roman"/>
        </w:rPr>
        <w:pPrChange w:id="5" w:author="Noven Austin" w:date="2025-10-23T00:18:00Z" w16du:dateUtc="2025-10-22T17:18:00Z">
          <w:pPr/>
        </w:pPrChange>
      </w:pPr>
    </w:p>
    <w:p w14:paraId="08C98918" w14:textId="09C1FC32" w:rsidR="00D15050" w:rsidRPr="00D15050" w:rsidRDefault="00D15050">
      <w:pPr>
        <w:jc w:val="center"/>
        <w:rPr>
          <w:rFonts w:ascii="Times New Roman" w:hAnsi="Times New Roman" w:cs="Times New Roman"/>
        </w:rPr>
        <w:pPrChange w:id="6" w:author="Noven Austin" w:date="2025-10-23T00:18:00Z" w16du:dateUtc="2025-10-22T17:18:00Z">
          <w:pPr/>
        </w:pPrChange>
      </w:pPr>
      <w:r w:rsidRPr="00D15050">
        <w:rPr>
          <w:rFonts w:ascii="Times New Roman" w:hAnsi="Times New Roman" w:cs="Times New Roman"/>
          <w:b/>
          <w:bCs/>
          <w:noProof/>
        </w:rPr>
        <w:drawing>
          <wp:inline distT="0" distB="0" distL="0" distR="0" wp14:anchorId="2B42B8DE" wp14:editId="58DC983D">
            <wp:extent cx="3190875" cy="1381125"/>
            <wp:effectExtent l="0" t="0" r="0" b="0"/>
            <wp:docPr id="188648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0875" cy="1381125"/>
                    </a:xfrm>
                    <a:prstGeom prst="rect">
                      <a:avLst/>
                    </a:prstGeom>
                    <a:noFill/>
                    <a:ln>
                      <a:noFill/>
                    </a:ln>
                  </pic:spPr>
                </pic:pic>
              </a:graphicData>
            </a:graphic>
          </wp:inline>
        </w:drawing>
      </w:r>
    </w:p>
    <w:p w14:paraId="369D1145" w14:textId="2D940F75" w:rsidR="00D15050" w:rsidRPr="00D15050" w:rsidRDefault="00D15050">
      <w:pPr>
        <w:jc w:val="center"/>
        <w:rPr>
          <w:rFonts w:ascii="Times New Roman" w:hAnsi="Times New Roman" w:cs="Times New Roman"/>
        </w:rPr>
        <w:pPrChange w:id="7" w:author="Noven Austin" w:date="2025-10-23T00:18:00Z" w16du:dateUtc="2025-10-22T17:18:00Z">
          <w:pPr/>
        </w:pPrChange>
      </w:pPr>
    </w:p>
    <w:p w14:paraId="42AC5CB5" w14:textId="2421BA39" w:rsidR="00D15050" w:rsidRPr="00D15050" w:rsidRDefault="00D15050">
      <w:pPr>
        <w:jc w:val="center"/>
        <w:rPr>
          <w:rFonts w:ascii="Times New Roman" w:hAnsi="Times New Roman" w:cs="Times New Roman"/>
        </w:rPr>
        <w:pPrChange w:id="8" w:author="Noven Austin" w:date="2025-10-23T00:18:00Z" w16du:dateUtc="2025-10-22T17:18:00Z">
          <w:pPr/>
        </w:pPrChange>
      </w:pPr>
    </w:p>
    <w:p w14:paraId="696D6105" w14:textId="3CF1D175" w:rsidR="00D15050" w:rsidRPr="00D15050" w:rsidRDefault="00D15050">
      <w:pPr>
        <w:jc w:val="center"/>
        <w:rPr>
          <w:rFonts w:ascii="Times New Roman" w:hAnsi="Times New Roman" w:cs="Times New Roman"/>
        </w:rPr>
        <w:pPrChange w:id="9" w:author="Noven Austin" w:date="2025-10-23T00:18:00Z" w16du:dateUtc="2025-10-22T17:18:00Z">
          <w:pPr/>
        </w:pPrChange>
      </w:pPr>
    </w:p>
    <w:p w14:paraId="242FF1C8" w14:textId="23FD4A8D" w:rsidR="00D15050" w:rsidRDefault="00D15050">
      <w:pPr>
        <w:jc w:val="center"/>
        <w:rPr>
          <w:rFonts w:ascii="Times New Roman" w:hAnsi="Times New Roman" w:cs="Times New Roman"/>
        </w:rPr>
        <w:pPrChange w:id="10" w:author="Noven Austin" w:date="2025-10-23T00:18:00Z" w16du:dateUtc="2025-10-22T17:18:00Z">
          <w:pPr>
            <w:jc w:val="both"/>
          </w:pPr>
        </w:pPrChange>
      </w:pPr>
    </w:p>
    <w:p w14:paraId="21188EFF" w14:textId="77777777" w:rsidR="00D15050" w:rsidRPr="00D15050" w:rsidRDefault="00D15050">
      <w:pPr>
        <w:jc w:val="center"/>
        <w:rPr>
          <w:rFonts w:ascii="Times New Roman" w:hAnsi="Times New Roman" w:cs="Times New Roman"/>
        </w:rPr>
        <w:pPrChange w:id="11" w:author="Noven Austin" w:date="2025-10-23T00:18:00Z" w16du:dateUtc="2025-10-22T17:18:00Z">
          <w:pPr/>
        </w:pPrChange>
      </w:pPr>
    </w:p>
    <w:p w14:paraId="5E5B4DE3" w14:textId="77777777" w:rsidR="00D15050" w:rsidRPr="00D15050" w:rsidRDefault="00D15050">
      <w:pPr>
        <w:jc w:val="center"/>
        <w:rPr>
          <w:rFonts w:ascii="Times New Roman" w:hAnsi="Times New Roman" w:cs="Times New Roman"/>
        </w:rPr>
        <w:pPrChange w:id="12" w:author="Noven Austin" w:date="2025-10-23T00:18:00Z" w16du:dateUtc="2025-10-22T17:18:00Z">
          <w:pPr/>
        </w:pPrChange>
      </w:pPr>
      <w:r w:rsidRPr="00D15050">
        <w:rPr>
          <w:rFonts w:ascii="Times New Roman" w:hAnsi="Times New Roman" w:cs="Times New Roman"/>
          <w:b/>
          <w:bCs/>
        </w:rPr>
        <w:t>NIM : 2210101024</w:t>
      </w:r>
    </w:p>
    <w:p w14:paraId="6FC7DB33" w14:textId="77777777" w:rsidR="00D15050" w:rsidRPr="00D15050" w:rsidRDefault="00D15050">
      <w:pPr>
        <w:jc w:val="center"/>
        <w:rPr>
          <w:rFonts w:ascii="Times New Roman" w:hAnsi="Times New Roman" w:cs="Times New Roman"/>
        </w:rPr>
        <w:pPrChange w:id="13" w:author="Noven Austin" w:date="2025-10-23T00:18:00Z" w16du:dateUtc="2025-10-22T17:18:00Z">
          <w:pPr/>
        </w:pPrChange>
      </w:pPr>
      <w:r w:rsidRPr="00D15050">
        <w:rPr>
          <w:rFonts w:ascii="Times New Roman" w:hAnsi="Times New Roman" w:cs="Times New Roman"/>
          <w:b/>
          <w:bCs/>
        </w:rPr>
        <w:t>NAMA : Noven Austin</w:t>
      </w:r>
    </w:p>
    <w:p w14:paraId="61311648" w14:textId="4721BCEB" w:rsidR="00D15050" w:rsidRPr="00D15050" w:rsidRDefault="00D15050">
      <w:pPr>
        <w:jc w:val="center"/>
        <w:rPr>
          <w:rFonts w:ascii="Times New Roman" w:hAnsi="Times New Roman" w:cs="Times New Roman"/>
        </w:rPr>
        <w:pPrChange w:id="14" w:author="Noven Austin" w:date="2025-10-23T00:18:00Z" w16du:dateUtc="2025-10-22T17:18:00Z">
          <w:pPr/>
        </w:pPrChange>
      </w:pPr>
    </w:p>
    <w:p w14:paraId="3330B195" w14:textId="745957F6" w:rsidR="00D15050" w:rsidRPr="00D15050" w:rsidRDefault="00D15050">
      <w:pPr>
        <w:jc w:val="center"/>
        <w:rPr>
          <w:rFonts w:ascii="Times New Roman" w:hAnsi="Times New Roman" w:cs="Times New Roman"/>
        </w:rPr>
        <w:pPrChange w:id="15" w:author="Noven Austin" w:date="2025-10-23T00:18:00Z" w16du:dateUtc="2025-10-22T17:18:00Z">
          <w:pPr/>
        </w:pPrChange>
      </w:pPr>
    </w:p>
    <w:p w14:paraId="6E196A68" w14:textId="22907B58" w:rsidR="00D15050" w:rsidRPr="00D15050" w:rsidRDefault="00D15050">
      <w:pPr>
        <w:jc w:val="center"/>
        <w:rPr>
          <w:rFonts w:ascii="Times New Roman" w:hAnsi="Times New Roman" w:cs="Times New Roman"/>
        </w:rPr>
        <w:pPrChange w:id="16" w:author="Noven Austin" w:date="2025-10-23T00:18:00Z" w16du:dateUtc="2025-10-22T17:18:00Z">
          <w:pPr/>
        </w:pPrChange>
      </w:pPr>
    </w:p>
    <w:p w14:paraId="7BDDC7D4" w14:textId="77777777" w:rsidR="00D15050" w:rsidRDefault="00D15050">
      <w:pPr>
        <w:jc w:val="center"/>
        <w:rPr>
          <w:rFonts w:ascii="Times New Roman" w:hAnsi="Times New Roman" w:cs="Times New Roman"/>
        </w:rPr>
        <w:pPrChange w:id="17" w:author="Noven Austin" w:date="2025-10-23T00:18:00Z" w16du:dateUtc="2025-10-22T17:18:00Z">
          <w:pPr>
            <w:jc w:val="both"/>
          </w:pPr>
        </w:pPrChange>
      </w:pPr>
    </w:p>
    <w:p w14:paraId="23C48E67" w14:textId="77777777" w:rsidR="00D15050" w:rsidRDefault="00D15050">
      <w:pPr>
        <w:jc w:val="center"/>
        <w:rPr>
          <w:rFonts w:ascii="Times New Roman" w:hAnsi="Times New Roman" w:cs="Times New Roman"/>
        </w:rPr>
        <w:pPrChange w:id="18" w:author="Noven Austin" w:date="2025-10-23T00:18:00Z" w16du:dateUtc="2025-10-22T17:18:00Z">
          <w:pPr>
            <w:jc w:val="both"/>
          </w:pPr>
        </w:pPrChange>
      </w:pPr>
    </w:p>
    <w:p w14:paraId="5E904EF2" w14:textId="77777777" w:rsidR="00D15050" w:rsidRPr="00D15050" w:rsidRDefault="00D15050">
      <w:pPr>
        <w:jc w:val="center"/>
        <w:rPr>
          <w:rFonts w:ascii="Times New Roman" w:hAnsi="Times New Roman" w:cs="Times New Roman"/>
        </w:rPr>
        <w:pPrChange w:id="19" w:author="Noven Austin" w:date="2025-10-23T00:18:00Z" w16du:dateUtc="2025-10-22T17:18:00Z">
          <w:pPr/>
        </w:pPrChange>
      </w:pPr>
    </w:p>
    <w:p w14:paraId="06480582" w14:textId="77777777" w:rsidR="00D15050" w:rsidRPr="00D15050" w:rsidRDefault="00D15050">
      <w:pPr>
        <w:jc w:val="center"/>
        <w:rPr>
          <w:rFonts w:ascii="Times New Roman" w:hAnsi="Times New Roman" w:cs="Times New Roman"/>
        </w:rPr>
        <w:pPrChange w:id="20" w:author="Noven Austin" w:date="2025-10-23T00:18:00Z" w16du:dateUtc="2025-10-22T17:18:00Z">
          <w:pPr/>
        </w:pPrChange>
      </w:pPr>
      <w:r w:rsidRPr="00D15050">
        <w:rPr>
          <w:rFonts w:ascii="Times New Roman" w:hAnsi="Times New Roman" w:cs="Times New Roman"/>
          <w:b/>
          <w:bCs/>
        </w:rPr>
        <w:t>PROGRAM STUDI TEKNIK INFORMATIKA</w:t>
      </w:r>
    </w:p>
    <w:p w14:paraId="1407F883" w14:textId="77777777" w:rsidR="00D15050" w:rsidRPr="00D15050" w:rsidRDefault="00D15050">
      <w:pPr>
        <w:jc w:val="center"/>
        <w:rPr>
          <w:rFonts w:ascii="Times New Roman" w:hAnsi="Times New Roman" w:cs="Times New Roman"/>
        </w:rPr>
        <w:pPrChange w:id="21" w:author="Noven Austin" w:date="2025-10-23T00:18:00Z" w16du:dateUtc="2025-10-22T17:18:00Z">
          <w:pPr/>
        </w:pPrChange>
      </w:pPr>
      <w:r w:rsidRPr="00D15050">
        <w:rPr>
          <w:rFonts w:ascii="Times New Roman" w:hAnsi="Times New Roman" w:cs="Times New Roman"/>
          <w:b/>
          <w:bCs/>
        </w:rPr>
        <w:t>UNIVERSITAS PRADITA</w:t>
      </w:r>
    </w:p>
    <w:p w14:paraId="10D57A7B" w14:textId="77777777" w:rsidR="00D15050" w:rsidRPr="00D15050" w:rsidRDefault="00D15050">
      <w:pPr>
        <w:jc w:val="center"/>
        <w:rPr>
          <w:rFonts w:ascii="Times New Roman" w:hAnsi="Times New Roman" w:cs="Times New Roman"/>
        </w:rPr>
        <w:pPrChange w:id="22" w:author="Noven Austin" w:date="2025-10-23T00:18:00Z" w16du:dateUtc="2025-10-22T17:18:00Z">
          <w:pPr/>
        </w:pPrChange>
      </w:pPr>
      <w:r w:rsidRPr="00D15050">
        <w:rPr>
          <w:rFonts w:ascii="Times New Roman" w:hAnsi="Times New Roman" w:cs="Times New Roman"/>
          <w:b/>
          <w:bCs/>
        </w:rPr>
        <w:t>JAKARTA</w:t>
      </w:r>
    </w:p>
    <w:p w14:paraId="188908B7" w14:textId="6F24B4A3" w:rsidR="00042DD2" w:rsidRDefault="00D15050">
      <w:pPr>
        <w:jc w:val="center"/>
        <w:rPr>
          <w:rFonts w:ascii="Times New Roman" w:hAnsi="Times New Roman" w:cs="Times New Roman"/>
          <w:b/>
          <w:bCs/>
        </w:rPr>
        <w:pPrChange w:id="23" w:author="Noven Austin" w:date="2025-10-23T00:18:00Z" w16du:dateUtc="2025-10-22T17:18:00Z">
          <w:pPr>
            <w:jc w:val="both"/>
          </w:pPr>
        </w:pPrChange>
      </w:pPr>
      <w:r w:rsidRPr="00D15050">
        <w:rPr>
          <w:rFonts w:ascii="Times New Roman" w:hAnsi="Times New Roman" w:cs="Times New Roman"/>
          <w:b/>
          <w:bCs/>
        </w:rPr>
        <w:t>2025</w:t>
      </w:r>
    </w:p>
    <w:p w14:paraId="56D23EEA" w14:textId="60A6ACDC" w:rsidR="00D15050" w:rsidRPr="002C717F" w:rsidRDefault="00D15050">
      <w:pPr>
        <w:jc w:val="center"/>
        <w:rPr>
          <w:b/>
          <w:bCs/>
          <w:rPrChange w:id="24" w:author="Noven Austin" w:date="2025-12-02T11:23:00Z" w16du:dateUtc="2025-12-02T04:23:00Z">
            <w:rPr>
              <w:rFonts w:ascii="Times New Roman" w:hAnsi="Times New Roman" w:cs="Times New Roman"/>
              <w:b/>
              <w:bCs/>
            </w:rPr>
          </w:rPrChange>
        </w:rPr>
        <w:pPrChange w:id="25" w:author="Noven Austin" w:date="2025-12-02T11:23:00Z" w16du:dateUtc="2025-12-02T04:23:00Z">
          <w:pPr>
            <w:jc w:val="both"/>
          </w:pPr>
        </w:pPrChange>
      </w:pPr>
      <w:r w:rsidRPr="002C717F">
        <w:rPr>
          <w:b/>
          <w:bCs/>
          <w:rPrChange w:id="26" w:author="Noven Austin" w:date="2025-12-02T11:23:00Z" w16du:dateUtc="2025-12-02T04:23:00Z">
            <w:rPr>
              <w:rFonts w:ascii="Times New Roman" w:hAnsi="Times New Roman" w:cs="Times New Roman"/>
              <w:b/>
              <w:bCs/>
            </w:rPr>
          </w:rPrChange>
        </w:rPr>
        <w:lastRenderedPageBreak/>
        <w:t>DAFTAR ISI</w:t>
      </w:r>
    </w:p>
    <w:sdt>
      <w:sdtPr>
        <w:rPr>
          <w:rFonts w:asciiTheme="minorHAnsi" w:eastAsiaTheme="minorHAnsi" w:hAnsiTheme="minorHAnsi" w:cstheme="minorBidi"/>
          <w:color w:val="auto"/>
          <w:kern w:val="2"/>
          <w:sz w:val="24"/>
          <w:szCs w:val="24"/>
          <w:lang w:val="en-ID"/>
          <w14:ligatures w14:val="standardContextual"/>
        </w:rPr>
        <w:id w:val="-1185276086"/>
        <w:docPartObj>
          <w:docPartGallery w:val="Table of Contents"/>
          <w:docPartUnique/>
        </w:docPartObj>
      </w:sdtPr>
      <w:sdtEndPr>
        <w:rPr>
          <w:b/>
          <w:bCs/>
          <w:noProof/>
        </w:rPr>
      </w:sdtEndPr>
      <w:sdtContent>
        <w:p w14:paraId="50AAE73D" w14:textId="21EEC921" w:rsidR="00AC4B63" w:rsidRPr="00A713FF" w:rsidRDefault="00AC4B63" w:rsidP="00063619">
          <w:pPr>
            <w:pStyle w:val="TOCHeading"/>
            <w:jc w:val="both"/>
          </w:pPr>
        </w:p>
        <w:p w14:paraId="3236B9C9" w14:textId="6877AFC4" w:rsidR="00700B37" w:rsidRDefault="00AC4B63">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14037321" w:history="1">
            <w:r w:rsidR="00700B37" w:rsidRPr="00E12FB8">
              <w:rPr>
                <w:rStyle w:val="Hyperlink"/>
                <w:noProof/>
              </w:rPr>
              <w:t>BAB I</w:t>
            </w:r>
            <w:r w:rsidR="00700B37">
              <w:rPr>
                <w:noProof/>
                <w:webHidden/>
              </w:rPr>
              <w:tab/>
            </w:r>
            <w:r w:rsidR="00700B37">
              <w:rPr>
                <w:noProof/>
                <w:webHidden/>
              </w:rPr>
              <w:fldChar w:fldCharType="begin"/>
            </w:r>
            <w:r w:rsidR="00700B37">
              <w:rPr>
                <w:noProof/>
                <w:webHidden/>
              </w:rPr>
              <w:instrText xml:space="preserve"> PAGEREF _Toc214037321 \h </w:instrText>
            </w:r>
            <w:r w:rsidR="00700B37">
              <w:rPr>
                <w:noProof/>
                <w:webHidden/>
              </w:rPr>
            </w:r>
            <w:r w:rsidR="00700B37">
              <w:rPr>
                <w:noProof/>
                <w:webHidden/>
              </w:rPr>
              <w:fldChar w:fldCharType="separate"/>
            </w:r>
            <w:r w:rsidR="00700B37">
              <w:rPr>
                <w:noProof/>
                <w:webHidden/>
              </w:rPr>
              <w:t>3</w:t>
            </w:r>
            <w:r w:rsidR="00700B37">
              <w:rPr>
                <w:noProof/>
                <w:webHidden/>
              </w:rPr>
              <w:fldChar w:fldCharType="end"/>
            </w:r>
          </w:hyperlink>
        </w:p>
        <w:p w14:paraId="788234C0" w14:textId="35FA3AA3" w:rsidR="00700B37" w:rsidRDefault="00700B37">
          <w:pPr>
            <w:pStyle w:val="TOC2"/>
            <w:tabs>
              <w:tab w:val="right" w:leader="dot" w:pos="9016"/>
            </w:tabs>
            <w:rPr>
              <w:rFonts w:eastAsiaTheme="minorEastAsia"/>
              <w:noProof/>
              <w:lang w:eastAsia="en-ID"/>
            </w:rPr>
          </w:pPr>
          <w:hyperlink w:anchor="_Toc214037322" w:history="1">
            <w:r w:rsidRPr="00E12FB8">
              <w:rPr>
                <w:rStyle w:val="Hyperlink"/>
                <w:noProof/>
              </w:rPr>
              <w:t>1.1 Latar Belakang</w:t>
            </w:r>
            <w:r>
              <w:rPr>
                <w:noProof/>
                <w:webHidden/>
              </w:rPr>
              <w:tab/>
            </w:r>
            <w:r>
              <w:rPr>
                <w:noProof/>
                <w:webHidden/>
              </w:rPr>
              <w:fldChar w:fldCharType="begin"/>
            </w:r>
            <w:r>
              <w:rPr>
                <w:noProof/>
                <w:webHidden/>
              </w:rPr>
              <w:instrText xml:space="preserve"> PAGEREF _Toc214037322 \h </w:instrText>
            </w:r>
            <w:r>
              <w:rPr>
                <w:noProof/>
                <w:webHidden/>
              </w:rPr>
            </w:r>
            <w:r>
              <w:rPr>
                <w:noProof/>
                <w:webHidden/>
              </w:rPr>
              <w:fldChar w:fldCharType="separate"/>
            </w:r>
            <w:r>
              <w:rPr>
                <w:noProof/>
                <w:webHidden/>
              </w:rPr>
              <w:t>3</w:t>
            </w:r>
            <w:r>
              <w:rPr>
                <w:noProof/>
                <w:webHidden/>
              </w:rPr>
              <w:fldChar w:fldCharType="end"/>
            </w:r>
          </w:hyperlink>
        </w:p>
        <w:p w14:paraId="362E96B2" w14:textId="6236F93C" w:rsidR="00700B37" w:rsidRDefault="00700B37">
          <w:pPr>
            <w:pStyle w:val="TOC2"/>
            <w:tabs>
              <w:tab w:val="right" w:leader="dot" w:pos="9016"/>
            </w:tabs>
            <w:rPr>
              <w:rFonts w:eastAsiaTheme="minorEastAsia"/>
              <w:noProof/>
              <w:lang w:eastAsia="en-ID"/>
            </w:rPr>
          </w:pPr>
          <w:hyperlink w:anchor="_Toc214037323" w:history="1">
            <w:r w:rsidRPr="00E12FB8">
              <w:rPr>
                <w:rStyle w:val="Hyperlink"/>
                <w:noProof/>
              </w:rPr>
              <w:t>1.2 Rumusan Masalah</w:t>
            </w:r>
            <w:r>
              <w:rPr>
                <w:noProof/>
                <w:webHidden/>
              </w:rPr>
              <w:tab/>
            </w:r>
            <w:r>
              <w:rPr>
                <w:noProof/>
                <w:webHidden/>
              </w:rPr>
              <w:fldChar w:fldCharType="begin"/>
            </w:r>
            <w:r>
              <w:rPr>
                <w:noProof/>
                <w:webHidden/>
              </w:rPr>
              <w:instrText xml:space="preserve"> PAGEREF _Toc214037323 \h </w:instrText>
            </w:r>
            <w:r>
              <w:rPr>
                <w:noProof/>
                <w:webHidden/>
              </w:rPr>
            </w:r>
            <w:r>
              <w:rPr>
                <w:noProof/>
                <w:webHidden/>
              </w:rPr>
              <w:fldChar w:fldCharType="separate"/>
            </w:r>
            <w:r>
              <w:rPr>
                <w:noProof/>
                <w:webHidden/>
              </w:rPr>
              <w:t>5</w:t>
            </w:r>
            <w:r>
              <w:rPr>
                <w:noProof/>
                <w:webHidden/>
              </w:rPr>
              <w:fldChar w:fldCharType="end"/>
            </w:r>
          </w:hyperlink>
        </w:p>
        <w:p w14:paraId="345808B3" w14:textId="2ADA30EE" w:rsidR="00700B37" w:rsidRDefault="00700B37">
          <w:pPr>
            <w:pStyle w:val="TOC2"/>
            <w:tabs>
              <w:tab w:val="right" w:leader="dot" w:pos="9016"/>
            </w:tabs>
            <w:rPr>
              <w:rFonts w:eastAsiaTheme="minorEastAsia"/>
              <w:noProof/>
              <w:lang w:eastAsia="en-ID"/>
            </w:rPr>
          </w:pPr>
          <w:hyperlink w:anchor="_Toc214037324" w:history="1">
            <w:r w:rsidRPr="00E12FB8">
              <w:rPr>
                <w:rStyle w:val="Hyperlink"/>
                <w:noProof/>
              </w:rPr>
              <w:t>1.3 Tujuan Penelitian</w:t>
            </w:r>
            <w:r>
              <w:rPr>
                <w:noProof/>
                <w:webHidden/>
              </w:rPr>
              <w:tab/>
            </w:r>
            <w:r>
              <w:rPr>
                <w:noProof/>
                <w:webHidden/>
              </w:rPr>
              <w:fldChar w:fldCharType="begin"/>
            </w:r>
            <w:r>
              <w:rPr>
                <w:noProof/>
                <w:webHidden/>
              </w:rPr>
              <w:instrText xml:space="preserve"> PAGEREF _Toc214037324 \h </w:instrText>
            </w:r>
            <w:r>
              <w:rPr>
                <w:noProof/>
                <w:webHidden/>
              </w:rPr>
            </w:r>
            <w:r>
              <w:rPr>
                <w:noProof/>
                <w:webHidden/>
              </w:rPr>
              <w:fldChar w:fldCharType="separate"/>
            </w:r>
            <w:r>
              <w:rPr>
                <w:noProof/>
                <w:webHidden/>
              </w:rPr>
              <w:t>5</w:t>
            </w:r>
            <w:r>
              <w:rPr>
                <w:noProof/>
                <w:webHidden/>
              </w:rPr>
              <w:fldChar w:fldCharType="end"/>
            </w:r>
          </w:hyperlink>
        </w:p>
        <w:p w14:paraId="3052934B" w14:textId="38721245" w:rsidR="00700B37" w:rsidRDefault="00700B37">
          <w:pPr>
            <w:pStyle w:val="TOC2"/>
            <w:tabs>
              <w:tab w:val="right" w:leader="dot" w:pos="9016"/>
            </w:tabs>
            <w:rPr>
              <w:rFonts w:eastAsiaTheme="minorEastAsia"/>
              <w:noProof/>
              <w:lang w:eastAsia="en-ID"/>
            </w:rPr>
          </w:pPr>
          <w:hyperlink w:anchor="_Toc214037325" w:history="1">
            <w:r w:rsidRPr="00E12FB8">
              <w:rPr>
                <w:rStyle w:val="Hyperlink"/>
                <w:noProof/>
              </w:rPr>
              <w:t>1.4 Manfaat Penelitian</w:t>
            </w:r>
            <w:r>
              <w:rPr>
                <w:noProof/>
                <w:webHidden/>
              </w:rPr>
              <w:tab/>
            </w:r>
            <w:r>
              <w:rPr>
                <w:noProof/>
                <w:webHidden/>
              </w:rPr>
              <w:fldChar w:fldCharType="begin"/>
            </w:r>
            <w:r>
              <w:rPr>
                <w:noProof/>
                <w:webHidden/>
              </w:rPr>
              <w:instrText xml:space="preserve"> PAGEREF _Toc214037325 \h </w:instrText>
            </w:r>
            <w:r>
              <w:rPr>
                <w:noProof/>
                <w:webHidden/>
              </w:rPr>
            </w:r>
            <w:r>
              <w:rPr>
                <w:noProof/>
                <w:webHidden/>
              </w:rPr>
              <w:fldChar w:fldCharType="separate"/>
            </w:r>
            <w:r>
              <w:rPr>
                <w:noProof/>
                <w:webHidden/>
              </w:rPr>
              <w:t>6</w:t>
            </w:r>
            <w:r>
              <w:rPr>
                <w:noProof/>
                <w:webHidden/>
              </w:rPr>
              <w:fldChar w:fldCharType="end"/>
            </w:r>
          </w:hyperlink>
        </w:p>
        <w:p w14:paraId="6AE97D09" w14:textId="57770BE8" w:rsidR="00700B37" w:rsidRDefault="00700B37">
          <w:pPr>
            <w:pStyle w:val="TOC3"/>
            <w:tabs>
              <w:tab w:val="right" w:leader="dot" w:pos="9016"/>
            </w:tabs>
            <w:rPr>
              <w:rFonts w:eastAsiaTheme="minorEastAsia"/>
              <w:noProof/>
              <w:lang w:eastAsia="en-ID"/>
            </w:rPr>
          </w:pPr>
          <w:hyperlink w:anchor="_Toc214037326" w:history="1">
            <w:r w:rsidRPr="00E12FB8">
              <w:rPr>
                <w:rStyle w:val="Hyperlink"/>
                <w:noProof/>
              </w:rPr>
              <w:t>1.4.1 Manfaat Subjektif</w:t>
            </w:r>
            <w:r>
              <w:rPr>
                <w:noProof/>
                <w:webHidden/>
              </w:rPr>
              <w:tab/>
            </w:r>
            <w:r>
              <w:rPr>
                <w:noProof/>
                <w:webHidden/>
              </w:rPr>
              <w:fldChar w:fldCharType="begin"/>
            </w:r>
            <w:r>
              <w:rPr>
                <w:noProof/>
                <w:webHidden/>
              </w:rPr>
              <w:instrText xml:space="preserve"> PAGEREF _Toc214037326 \h </w:instrText>
            </w:r>
            <w:r>
              <w:rPr>
                <w:noProof/>
                <w:webHidden/>
              </w:rPr>
            </w:r>
            <w:r>
              <w:rPr>
                <w:noProof/>
                <w:webHidden/>
              </w:rPr>
              <w:fldChar w:fldCharType="separate"/>
            </w:r>
            <w:r>
              <w:rPr>
                <w:noProof/>
                <w:webHidden/>
              </w:rPr>
              <w:t>6</w:t>
            </w:r>
            <w:r>
              <w:rPr>
                <w:noProof/>
                <w:webHidden/>
              </w:rPr>
              <w:fldChar w:fldCharType="end"/>
            </w:r>
          </w:hyperlink>
        </w:p>
        <w:p w14:paraId="1A6EA57A" w14:textId="508E09C3" w:rsidR="00700B37" w:rsidRDefault="00700B37">
          <w:pPr>
            <w:pStyle w:val="TOC3"/>
            <w:tabs>
              <w:tab w:val="right" w:leader="dot" w:pos="9016"/>
            </w:tabs>
            <w:rPr>
              <w:rFonts w:eastAsiaTheme="minorEastAsia"/>
              <w:noProof/>
              <w:lang w:eastAsia="en-ID"/>
            </w:rPr>
          </w:pPr>
          <w:hyperlink w:anchor="_Toc214037327" w:history="1">
            <w:r w:rsidRPr="00E12FB8">
              <w:rPr>
                <w:rStyle w:val="Hyperlink"/>
                <w:noProof/>
              </w:rPr>
              <w:t>1.4.2 Manfaat Objektif</w:t>
            </w:r>
            <w:r>
              <w:rPr>
                <w:noProof/>
                <w:webHidden/>
              </w:rPr>
              <w:tab/>
            </w:r>
            <w:r>
              <w:rPr>
                <w:noProof/>
                <w:webHidden/>
              </w:rPr>
              <w:fldChar w:fldCharType="begin"/>
            </w:r>
            <w:r>
              <w:rPr>
                <w:noProof/>
                <w:webHidden/>
              </w:rPr>
              <w:instrText xml:space="preserve"> PAGEREF _Toc214037327 \h </w:instrText>
            </w:r>
            <w:r>
              <w:rPr>
                <w:noProof/>
                <w:webHidden/>
              </w:rPr>
            </w:r>
            <w:r>
              <w:rPr>
                <w:noProof/>
                <w:webHidden/>
              </w:rPr>
              <w:fldChar w:fldCharType="separate"/>
            </w:r>
            <w:r>
              <w:rPr>
                <w:noProof/>
                <w:webHidden/>
              </w:rPr>
              <w:t>6</w:t>
            </w:r>
            <w:r>
              <w:rPr>
                <w:noProof/>
                <w:webHidden/>
              </w:rPr>
              <w:fldChar w:fldCharType="end"/>
            </w:r>
          </w:hyperlink>
        </w:p>
        <w:p w14:paraId="21CEFFAE" w14:textId="0C25B5CD" w:rsidR="00700B37" w:rsidRDefault="00700B37">
          <w:pPr>
            <w:pStyle w:val="TOC2"/>
            <w:tabs>
              <w:tab w:val="right" w:leader="dot" w:pos="9016"/>
            </w:tabs>
            <w:rPr>
              <w:rFonts w:eastAsiaTheme="minorEastAsia"/>
              <w:noProof/>
              <w:lang w:eastAsia="en-ID"/>
            </w:rPr>
          </w:pPr>
          <w:hyperlink w:anchor="_Toc214037328" w:history="1">
            <w:r w:rsidRPr="00E12FB8">
              <w:rPr>
                <w:rStyle w:val="Hyperlink"/>
                <w:noProof/>
              </w:rPr>
              <w:t>1.5 Ruang Lingkup Penelitian</w:t>
            </w:r>
            <w:r>
              <w:rPr>
                <w:noProof/>
                <w:webHidden/>
              </w:rPr>
              <w:tab/>
            </w:r>
            <w:r>
              <w:rPr>
                <w:noProof/>
                <w:webHidden/>
              </w:rPr>
              <w:fldChar w:fldCharType="begin"/>
            </w:r>
            <w:r>
              <w:rPr>
                <w:noProof/>
                <w:webHidden/>
              </w:rPr>
              <w:instrText xml:space="preserve"> PAGEREF _Toc214037328 \h </w:instrText>
            </w:r>
            <w:r>
              <w:rPr>
                <w:noProof/>
                <w:webHidden/>
              </w:rPr>
            </w:r>
            <w:r>
              <w:rPr>
                <w:noProof/>
                <w:webHidden/>
              </w:rPr>
              <w:fldChar w:fldCharType="separate"/>
            </w:r>
            <w:r>
              <w:rPr>
                <w:noProof/>
                <w:webHidden/>
              </w:rPr>
              <w:t>7</w:t>
            </w:r>
            <w:r>
              <w:rPr>
                <w:noProof/>
                <w:webHidden/>
              </w:rPr>
              <w:fldChar w:fldCharType="end"/>
            </w:r>
          </w:hyperlink>
        </w:p>
        <w:p w14:paraId="1D337F32" w14:textId="54D651D0" w:rsidR="00700B37" w:rsidRDefault="00700B37">
          <w:pPr>
            <w:pStyle w:val="TOC2"/>
            <w:tabs>
              <w:tab w:val="right" w:leader="dot" w:pos="9016"/>
            </w:tabs>
            <w:rPr>
              <w:rFonts w:eastAsiaTheme="minorEastAsia"/>
              <w:noProof/>
              <w:lang w:eastAsia="en-ID"/>
            </w:rPr>
          </w:pPr>
          <w:hyperlink w:anchor="_Toc214037329" w:history="1">
            <w:r w:rsidRPr="00E12FB8">
              <w:rPr>
                <w:rStyle w:val="Hyperlink"/>
                <w:noProof/>
              </w:rPr>
              <w:t>1.6 Metode Penelitian</w:t>
            </w:r>
            <w:r>
              <w:rPr>
                <w:noProof/>
                <w:webHidden/>
              </w:rPr>
              <w:tab/>
            </w:r>
            <w:r>
              <w:rPr>
                <w:noProof/>
                <w:webHidden/>
              </w:rPr>
              <w:fldChar w:fldCharType="begin"/>
            </w:r>
            <w:r>
              <w:rPr>
                <w:noProof/>
                <w:webHidden/>
              </w:rPr>
              <w:instrText xml:space="preserve"> PAGEREF _Toc214037329 \h </w:instrText>
            </w:r>
            <w:r>
              <w:rPr>
                <w:noProof/>
                <w:webHidden/>
              </w:rPr>
            </w:r>
            <w:r>
              <w:rPr>
                <w:noProof/>
                <w:webHidden/>
              </w:rPr>
              <w:fldChar w:fldCharType="separate"/>
            </w:r>
            <w:r>
              <w:rPr>
                <w:noProof/>
                <w:webHidden/>
              </w:rPr>
              <w:t>7</w:t>
            </w:r>
            <w:r>
              <w:rPr>
                <w:noProof/>
                <w:webHidden/>
              </w:rPr>
              <w:fldChar w:fldCharType="end"/>
            </w:r>
          </w:hyperlink>
        </w:p>
        <w:p w14:paraId="5BA3517E" w14:textId="4AA24BCB" w:rsidR="00700B37" w:rsidRDefault="00700B37">
          <w:pPr>
            <w:pStyle w:val="TOC2"/>
            <w:tabs>
              <w:tab w:val="right" w:leader="dot" w:pos="9016"/>
            </w:tabs>
            <w:rPr>
              <w:rFonts w:eastAsiaTheme="minorEastAsia"/>
              <w:noProof/>
              <w:lang w:eastAsia="en-ID"/>
            </w:rPr>
          </w:pPr>
          <w:hyperlink w:anchor="_Toc214037330" w:history="1">
            <w:r w:rsidRPr="00E12FB8">
              <w:rPr>
                <w:rStyle w:val="Hyperlink"/>
                <w:noProof/>
              </w:rPr>
              <w:t>1.7 Sistematika Penulisan</w:t>
            </w:r>
            <w:r>
              <w:rPr>
                <w:noProof/>
                <w:webHidden/>
              </w:rPr>
              <w:tab/>
            </w:r>
            <w:r>
              <w:rPr>
                <w:noProof/>
                <w:webHidden/>
              </w:rPr>
              <w:fldChar w:fldCharType="begin"/>
            </w:r>
            <w:r>
              <w:rPr>
                <w:noProof/>
                <w:webHidden/>
              </w:rPr>
              <w:instrText xml:space="preserve"> PAGEREF _Toc214037330 \h </w:instrText>
            </w:r>
            <w:r>
              <w:rPr>
                <w:noProof/>
                <w:webHidden/>
              </w:rPr>
            </w:r>
            <w:r>
              <w:rPr>
                <w:noProof/>
                <w:webHidden/>
              </w:rPr>
              <w:fldChar w:fldCharType="separate"/>
            </w:r>
            <w:r>
              <w:rPr>
                <w:noProof/>
                <w:webHidden/>
              </w:rPr>
              <w:t>8</w:t>
            </w:r>
            <w:r>
              <w:rPr>
                <w:noProof/>
                <w:webHidden/>
              </w:rPr>
              <w:fldChar w:fldCharType="end"/>
            </w:r>
          </w:hyperlink>
        </w:p>
        <w:p w14:paraId="237A2EAF" w14:textId="45D9C0AE" w:rsidR="00700B37" w:rsidRDefault="00700B37">
          <w:pPr>
            <w:pStyle w:val="TOC1"/>
            <w:tabs>
              <w:tab w:val="right" w:leader="dot" w:pos="9016"/>
            </w:tabs>
            <w:rPr>
              <w:rFonts w:eastAsiaTheme="minorEastAsia"/>
              <w:noProof/>
              <w:lang w:eastAsia="en-ID"/>
            </w:rPr>
          </w:pPr>
          <w:hyperlink w:anchor="_Toc214037331" w:history="1">
            <w:r w:rsidRPr="00E12FB8">
              <w:rPr>
                <w:rStyle w:val="Hyperlink"/>
                <w:noProof/>
              </w:rPr>
              <w:t>BAB II</w:t>
            </w:r>
            <w:r>
              <w:rPr>
                <w:noProof/>
                <w:webHidden/>
              </w:rPr>
              <w:tab/>
            </w:r>
            <w:r>
              <w:rPr>
                <w:noProof/>
                <w:webHidden/>
              </w:rPr>
              <w:fldChar w:fldCharType="begin"/>
            </w:r>
            <w:r>
              <w:rPr>
                <w:noProof/>
                <w:webHidden/>
              </w:rPr>
              <w:instrText xml:space="preserve"> PAGEREF _Toc214037331 \h </w:instrText>
            </w:r>
            <w:r>
              <w:rPr>
                <w:noProof/>
                <w:webHidden/>
              </w:rPr>
            </w:r>
            <w:r>
              <w:rPr>
                <w:noProof/>
                <w:webHidden/>
              </w:rPr>
              <w:fldChar w:fldCharType="separate"/>
            </w:r>
            <w:r>
              <w:rPr>
                <w:noProof/>
                <w:webHidden/>
              </w:rPr>
              <w:t>9</w:t>
            </w:r>
            <w:r>
              <w:rPr>
                <w:noProof/>
                <w:webHidden/>
              </w:rPr>
              <w:fldChar w:fldCharType="end"/>
            </w:r>
          </w:hyperlink>
        </w:p>
        <w:p w14:paraId="215DB63C" w14:textId="1C7FC1B9" w:rsidR="00700B37" w:rsidRDefault="00700B37">
          <w:pPr>
            <w:pStyle w:val="TOC2"/>
            <w:tabs>
              <w:tab w:val="right" w:leader="dot" w:pos="9016"/>
            </w:tabs>
            <w:rPr>
              <w:rFonts w:eastAsiaTheme="minorEastAsia"/>
              <w:noProof/>
              <w:lang w:eastAsia="en-ID"/>
            </w:rPr>
          </w:pPr>
          <w:hyperlink w:anchor="_Toc214037332" w:history="1">
            <w:r w:rsidRPr="00E12FB8">
              <w:rPr>
                <w:rStyle w:val="Hyperlink"/>
                <w:noProof/>
              </w:rPr>
              <w:t>2.1 Kerangka Teoritis</w:t>
            </w:r>
            <w:r>
              <w:rPr>
                <w:noProof/>
                <w:webHidden/>
              </w:rPr>
              <w:tab/>
            </w:r>
            <w:r>
              <w:rPr>
                <w:noProof/>
                <w:webHidden/>
              </w:rPr>
              <w:fldChar w:fldCharType="begin"/>
            </w:r>
            <w:r>
              <w:rPr>
                <w:noProof/>
                <w:webHidden/>
              </w:rPr>
              <w:instrText xml:space="preserve"> PAGEREF _Toc214037332 \h </w:instrText>
            </w:r>
            <w:r>
              <w:rPr>
                <w:noProof/>
                <w:webHidden/>
              </w:rPr>
            </w:r>
            <w:r>
              <w:rPr>
                <w:noProof/>
                <w:webHidden/>
              </w:rPr>
              <w:fldChar w:fldCharType="separate"/>
            </w:r>
            <w:r>
              <w:rPr>
                <w:noProof/>
                <w:webHidden/>
              </w:rPr>
              <w:t>9</w:t>
            </w:r>
            <w:r>
              <w:rPr>
                <w:noProof/>
                <w:webHidden/>
              </w:rPr>
              <w:fldChar w:fldCharType="end"/>
            </w:r>
          </w:hyperlink>
        </w:p>
        <w:p w14:paraId="2324DA4A" w14:textId="29A9D03F" w:rsidR="00700B37" w:rsidRDefault="00700B37">
          <w:pPr>
            <w:pStyle w:val="TOC3"/>
            <w:tabs>
              <w:tab w:val="right" w:leader="dot" w:pos="9016"/>
            </w:tabs>
            <w:rPr>
              <w:rFonts w:eastAsiaTheme="minorEastAsia"/>
              <w:noProof/>
              <w:lang w:eastAsia="en-ID"/>
            </w:rPr>
          </w:pPr>
          <w:hyperlink w:anchor="_Toc214037333" w:history="1">
            <w:r w:rsidRPr="00E12FB8">
              <w:rPr>
                <w:rStyle w:val="Hyperlink"/>
                <w:noProof/>
              </w:rPr>
              <w:t>2.2.1 Natural Language Processing</w:t>
            </w:r>
            <w:r>
              <w:rPr>
                <w:noProof/>
                <w:webHidden/>
              </w:rPr>
              <w:tab/>
            </w:r>
            <w:r>
              <w:rPr>
                <w:noProof/>
                <w:webHidden/>
              </w:rPr>
              <w:fldChar w:fldCharType="begin"/>
            </w:r>
            <w:r>
              <w:rPr>
                <w:noProof/>
                <w:webHidden/>
              </w:rPr>
              <w:instrText xml:space="preserve"> PAGEREF _Toc214037333 \h </w:instrText>
            </w:r>
            <w:r>
              <w:rPr>
                <w:noProof/>
                <w:webHidden/>
              </w:rPr>
            </w:r>
            <w:r>
              <w:rPr>
                <w:noProof/>
                <w:webHidden/>
              </w:rPr>
              <w:fldChar w:fldCharType="separate"/>
            </w:r>
            <w:r>
              <w:rPr>
                <w:noProof/>
                <w:webHidden/>
              </w:rPr>
              <w:t>9</w:t>
            </w:r>
            <w:r>
              <w:rPr>
                <w:noProof/>
                <w:webHidden/>
              </w:rPr>
              <w:fldChar w:fldCharType="end"/>
            </w:r>
          </w:hyperlink>
        </w:p>
        <w:p w14:paraId="57D70F17" w14:textId="061663C3" w:rsidR="00700B37" w:rsidRDefault="00700B37">
          <w:pPr>
            <w:pStyle w:val="TOC3"/>
            <w:tabs>
              <w:tab w:val="right" w:leader="dot" w:pos="9016"/>
            </w:tabs>
            <w:rPr>
              <w:rFonts w:eastAsiaTheme="minorEastAsia"/>
              <w:noProof/>
              <w:lang w:eastAsia="en-ID"/>
            </w:rPr>
          </w:pPr>
          <w:hyperlink w:anchor="_Toc214037334" w:history="1">
            <w:r w:rsidRPr="00E12FB8">
              <w:rPr>
                <w:rStyle w:val="Hyperlink"/>
                <w:noProof/>
              </w:rPr>
              <w:t>2.2.2 Large Language Models</w:t>
            </w:r>
            <w:r>
              <w:rPr>
                <w:noProof/>
                <w:webHidden/>
              </w:rPr>
              <w:tab/>
            </w:r>
            <w:r>
              <w:rPr>
                <w:noProof/>
                <w:webHidden/>
              </w:rPr>
              <w:fldChar w:fldCharType="begin"/>
            </w:r>
            <w:r>
              <w:rPr>
                <w:noProof/>
                <w:webHidden/>
              </w:rPr>
              <w:instrText xml:space="preserve"> PAGEREF _Toc214037334 \h </w:instrText>
            </w:r>
            <w:r>
              <w:rPr>
                <w:noProof/>
                <w:webHidden/>
              </w:rPr>
            </w:r>
            <w:r>
              <w:rPr>
                <w:noProof/>
                <w:webHidden/>
              </w:rPr>
              <w:fldChar w:fldCharType="separate"/>
            </w:r>
            <w:r>
              <w:rPr>
                <w:noProof/>
                <w:webHidden/>
              </w:rPr>
              <w:t>9</w:t>
            </w:r>
            <w:r>
              <w:rPr>
                <w:noProof/>
                <w:webHidden/>
              </w:rPr>
              <w:fldChar w:fldCharType="end"/>
            </w:r>
          </w:hyperlink>
        </w:p>
        <w:p w14:paraId="706AC6C2" w14:textId="60735029" w:rsidR="00700B37" w:rsidRDefault="00700B37">
          <w:pPr>
            <w:pStyle w:val="TOC3"/>
            <w:tabs>
              <w:tab w:val="right" w:leader="dot" w:pos="9016"/>
            </w:tabs>
            <w:rPr>
              <w:rFonts w:eastAsiaTheme="minorEastAsia"/>
              <w:noProof/>
              <w:lang w:eastAsia="en-ID"/>
            </w:rPr>
          </w:pPr>
          <w:hyperlink w:anchor="_Toc214037335" w:history="1">
            <w:r w:rsidRPr="00E12FB8">
              <w:rPr>
                <w:rStyle w:val="Hyperlink"/>
                <w:noProof/>
              </w:rPr>
              <w:t>2.2.3 Sentiment Analysis</w:t>
            </w:r>
            <w:r>
              <w:rPr>
                <w:noProof/>
                <w:webHidden/>
              </w:rPr>
              <w:tab/>
            </w:r>
            <w:r>
              <w:rPr>
                <w:noProof/>
                <w:webHidden/>
              </w:rPr>
              <w:fldChar w:fldCharType="begin"/>
            </w:r>
            <w:r>
              <w:rPr>
                <w:noProof/>
                <w:webHidden/>
              </w:rPr>
              <w:instrText xml:space="preserve"> PAGEREF _Toc214037335 \h </w:instrText>
            </w:r>
            <w:r>
              <w:rPr>
                <w:noProof/>
                <w:webHidden/>
              </w:rPr>
            </w:r>
            <w:r>
              <w:rPr>
                <w:noProof/>
                <w:webHidden/>
              </w:rPr>
              <w:fldChar w:fldCharType="separate"/>
            </w:r>
            <w:r>
              <w:rPr>
                <w:noProof/>
                <w:webHidden/>
              </w:rPr>
              <w:t>10</w:t>
            </w:r>
            <w:r>
              <w:rPr>
                <w:noProof/>
                <w:webHidden/>
              </w:rPr>
              <w:fldChar w:fldCharType="end"/>
            </w:r>
          </w:hyperlink>
        </w:p>
        <w:p w14:paraId="4B5805C6" w14:textId="53E09FFB" w:rsidR="00700B37" w:rsidRDefault="00700B37">
          <w:pPr>
            <w:pStyle w:val="TOC2"/>
            <w:tabs>
              <w:tab w:val="right" w:leader="dot" w:pos="9016"/>
            </w:tabs>
            <w:rPr>
              <w:rFonts w:eastAsiaTheme="minorEastAsia"/>
              <w:noProof/>
              <w:lang w:eastAsia="en-ID"/>
            </w:rPr>
          </w:pPr>
          <w:hyperlink w:anchor="_Toc214037336" w:history="1">
            <w:r w:rsidRPr="00E12FB8">
              <w:rPr>
                <w:rStyle w:val="Hyperlink"/>
                <w:noProof/>
              </w:rPr>
              <w:t>2.2 Tinjauan Teoritis</w:t>
            </w:r>
            <w:r>
              <w:rPr>
                <w:noProof/>
                <w:webHidden/>
              </w:rPr>
              <w:tab/>
            </w:r>
            <w:r>
              <w:rPr>
                <w:noProof/>
                <w:webHidden/>
              </w:rPr>
              <w:fldChar w:fldCharType="begin"/>
            </w:r>
            <w:r>
              <w:rPr>
                <w:noProof/>
                <w:webHidden/>
              </w:rPr>
              <w:instrText xml:space="preserve"> PAGEREF _Toc214037336 \h </w:instrText>
            </w:r>
            <w:r>
              <w:rPr>
                <w:noProof/>
                <w:webHidden/>
              </w:rPr>
            </w:r>
            <w:r>
              <w:rPr>
                <w:noProof/>
                <w:webHidden/>
              </w:rPr>
              <w:fldChar w:fldCharType="separate"/>
            </w:r>
            <w:r>
              <w:rPr>
                <w:noProof/>
                <w:webHidden/>
              </w:rPr>
              <w:t>11</w:t>
            </w:r>
            <w:r>
              <w:rPr>
                <w:noProof/>
                <w:webHidden/>
              </w:rPr>
              <w:fldChar w:fldCharType="end"/>
            </w:r>
          </w:hyperlink>
        </w:p>
        <w:p w14:paraId="0AE25C2B" w14:textId="4AAD56C9" w:rsidR="00700B37" w:rsidRDefault="00700B37">
          <w:pPr>
            <w:pStyle w:val="TOC3"/>
            <w:tabs>
              <w:tab w:val="right" w:leader="dot" w:pos="9016"/>
            </w:tabs>
            <w:rPr>
              <w:rFonts w:eastAsiaTheme="minorEastAsia"/>
              <w:noProof/>
              <w:lang w:eastAsia="en-ID"/>
            </w:rPr>
          </w:pPr>
          <w:hyperlink w:anchor="_Toc214037337" w:history="1">
            <w:r w:rsidRPr="00E12FB8">
              <w:rPr>
                <w:rStyle w:val="Hyperlink"/>
                <w:noProof/>
              </w:rPr>
              <w:t>2.2.1 IndoBERT</w:t>
            </w:r>
            <w:r>
              <w:rPr>
                <w:noProof/>
                <w:webHidden/>
              </w:rPr>
              <w:tab/>
            </w:r>
            <w:r>
              <w:rPr>
                <w:noProof/>
                <w:webHidden/>
              </w:rPr>
              <w:fldChar w:fldCharType="begin"/>
            </w:r>
            <w:r>
              <w:rPr>
                <w:noProof/>
                <w:webHidden/>
              </w:rPr>
              <w:instrText xml:space="preserve"> PAGEREF _Toc214037337 \h </w:instrText>
            </w:r>
            <w:r>
              <w:rPr>
                <w:noProof/>
                <w:webHidden/>
              </w:rPr>
            </w:r>
            <w:r>
              <w:rPr>
                <w:noProof/>
                <w:webHidden/>
              </w:rPr>
              <w:fldChar w:fldCharType="separate"/>
            </w:r>
            <w:r>
              <w:rPr>
                <w:noProof/>
                <w:webHidden/>
              </w:rPr>
              <w:t>11</w:t>
            </w:r>
            <w:r>
              <w:rPr>
                <w:noProof/>
                <w:webHidden/>
              </w:rPr>
              <w:fldChar w:fldCharType="end"/>
            </w:r>
          </w:hyperlink>
        </w:p>
        <w:p w14:paraId="28F68BEE" w14:textId="1DA9792F" w:rsidR="00700B37" w:rsidRDefault="00700B37">
          <w:pPr>
            <w:pStyle w:val="TOC3"/>
            <w:tabs>
              <w:tab w:val="right" w:leader="dot" w:pos="9016"/>
            </w:tabs>
            <w:rPr>
              <w:rFonts w:eastAsiaTheme="minorEastAsia"/>
              <w:noProof/>
              <w:lang w:eastAsia="en-ID"/>
            </w:rPr>
          </w:pPr>
          <w:hyperlink w:anchor="_Toc214037338" w:history="1">
            <w:r w:rsidRPr="00E12FB8">
              <w:rPr>
                <w:rStyle w:val="Hyperlink"/>
                <w:noProof/>
              </w:rPr>
              <w:t>2.2.2 Retrieval-Augmented Generation (RAG)</w:t>
            </w:r>
            <w:r>
              <w:rPr>
                <w:noProof/>
                <w:webHidden/>
              </w:rPr>
              <w:tab/>
            </w:r>
            <w:r>
              <w:rPr>
                <w:noProof/>
                <w:webHidden/>
              </w:rPr>
              <w:fldChar w:fldCharType="begin"/>
            </w:r>
            <w:r>
              <w:rPr>
                <w:noProof/>
                <w:webHidden/>
              </w:rPr>
              <w:instrText xml:space="preserve"> PAGEREF _Toc214037338 \h </w:instrText>
            </w:r>
            <w:r>
              <w:rPr>
                <w:noProof/>
                <w:webHidden/>
              </w:rPr>
            </w:r>
            <w:r>
              <w:rPr>
                <w:noProof/>
                <w:webHidden/>
              </w:rPr>
              <w:fldChar w:fldCharType="separate"/>
            </w:r>
            <w:r>
              <w:rPr>
                <w:noProof/>
                <w:webHidden/>
              </w:rPr>
              <w:t>12</w:t>
            </w:r>
            <w:r>
              <w:rPr>
                <w:noProof/>
                <w:webHidden/>
              </w:rPr>
              <w:fldChar w:fldCharType="end"/>
            </w:r>
          </w:hyperlink>
        </w:p>
        <w:p w14:paraId="1562E6AE" w14:textId="125C5211" w:rsidR="00700B37" w:rsidRDefault="00700B37">
          <w:pPr>
            <w:pStyle w:val="TOC3"/>
            <w:tabs>
              <w:tab w:val="right" w:leader="dot" w:pos="9016"/>
            </w:tabs>
            <w:rPr>
              <w:rFonts w:eastAsiaTheme="minorEastAsia"/>
              <w:noProof/>
              <w:lang w:eastAsia="en-ID"/>
            </w:rPr>
          </w:pPr>
          <w:hyperlink w:anchor="_Toc214037339" w:history="1">
            <w:r w:rsidRPr="00E12FB8">
              <w:rPr>
                <w:rStyle w:val="Hyperlink"/>
                <w:noProof/>
              </w:rPr>
              <w:t>2.2.3 Representasi Vektor</w:t>
            </w:r>
            <w:r>
              <w:rPr>
                <w:noProof/>
                <w:webHidden/>
              </w:rPr>
              <w:tab/>
            </w:r>
            <w:r>
              <w:rPr>
                <w:noProof/>
                <w:webHidden/>
              </w:rPr>
              <w:fldChar w:fldCharType="begin"/>
            </w:r>
            <w:r>
              <w:rPr>
                <w:noProof/>
                <w:webHidden/>
              </w:rPr>
              <w:instrText xml:space="preserve"> PAGEREF _Toc214037339 \h </w:instrText>
            </w:r>
            <w:r>
              <w:rPr>
                <w:noProof/>
                <w:webHidden/>
              </w:rPr>
            </w:r>
            <w:r>
              <w:rPr>
                <w:noProof/>
                <w:webHidden/>
              </w:rPr>
              <w:fldChar w:fldCharType="separate"/>
            </w:r>
            <w:r>
              <w:rPr>
                <w:noProof/>
                <w:webHidden/>
              </w:rPr>
              <w:t>13</w:t>
            </w:r>
            <w:r>
              <w:rPr>
                <w:noProof/>
                <w:webHidden/>
              </w:rPr>
              <w:fldChar w:fldCharType="end"/>
            </w:r>
          </w:hyperlink>
        </w:p>
        <w:p w14:paraId="0E38640D" w14:textId="738063CE" w:rsidR="00700B37" w:rsidRDefault="00700B37">
          <w:pPr>
            <w:pStyle w:val="TOC3"/>
            <w:tabs>
              <w:tab w:val="right" w:leader="dot" w:pos="9016"/>
            </w:tabs>
            <w:rPr>
              <w:rFonts w:eastAsiaTheme="minorEastAsia"/>
              <w:noProof/>
              <w:lang w:eastAsia="en-ID"/>
            </w:rPr>
          </w:pPr>
          <w:hyperlink w:anchor="_Toc214037340" w:history="1">
            <w:r w:rsidRPr="00E12FB8">
              <w:rPr>
                <w:rStyle w:val="Hyperlink"/>
                <w:noProof/>
              </w:rPr>
              <w:t>2.2.4 Embeddings</w:t>
            </w:r>
            <w:r>
              <w:rPr>
                <w:noProof/>
                <w:webHidden/>
              </w:rPr>
              <w:tab/>
            </w:r>
            <w:r>
              <w:rPr>
                <w:noProof/>
                <w:webHidden/>
              </w:rPr>
              <w:fldChar w:fldCharType="begin"/>
            </w:r>
            <w:r>
              <w:rPr>
                <w:noProof/>
                <w:webHidden/>
              </w:rPr>
              <w:instrText xml:space="preserve"> PAGEREF _Toc214037340 \h </w:instrText>
            </w:r>
            <w:r>
              <w:rPr>
                <w:noProof/>
                <w:webHidden/>
              </w:rPr>
            </w:r>
            <w:r>
              <w:rPr>
                <w:noProof/>
                <w:webHidden/>
              </w:rPr>
              <w:fldChar w:fldCharType="separate"/>
            </w:r>
            <w:r>
              <w:rPr>
                <w:noProof/>
                <w:webHidden/>
              </w:rPr>
              <w:t>13</w:t>
            </w:r>
            <w:r>
              <w:rPr>
                <w:noProof/>
                <w:webHidden/>
              </w:rPr>
              <w:fldChar w:fldCharType="end"/>
            </w:r>
          </w:hyperlink>
        </w:p>
        <w:p w14:paraId="2462FB19" w14:textId="4F4E39CC" w:rsidR="00700B37" w:rsidRDefault="00700B37">
          <w:pPr>
            <w:pStyle w:val="TOC2"/>
            <w:tabs>
              <w:tab w:val="right" w:leader="dot" w:pos="9016"/>
            </w:tabs>
            <w:rPr>
              <w:rFonts w:eastAsiaTheme="minorEastAsia"/>
              <w:noProof/>
              <w:lang w:eastAsia="en-ID"/>
            </w:rPr>
          </w:pPr>
          <w:hyperlink w:anchor="_Toc214037341" w:history="1">
            <w:r w:rsidRPr="00E12FB8">
              <w:rPr>
                <w:rStyle w:val="Hyperlink"/>
                <w:noProof/>
              </w:rPr>
              <w:t>2.3 Studi Preseden</w:t>
            </w:r>
            <w:r>
              <w:rPr>
                <w:noProof/>
                <w:webHidden/>
              </w:rPr>
              <w:tab/>
            </w:r>
            <w:r>
              <w:rPr>
                <w:noProof/>
                <w:webHidden/>
              </w:rPr>
              <w:fldChar w:fldCharType="begin"/>
            </w:r>
            <w:r>
              <w:rPr>
                <w:noProof/>
                <w:webHidden/>
              </w:rPr>
              <w:instrText xml:space="preserve"> PAGEREF _Toc214037341 \h </w:instrText>
            </w:r>
            <w:r>
              <w:rPr>
                <w:noProof/>
                <w:webHidden/>
              </w:rPr>
            </w:r>
            <w:r>
              <w:rPr>
                <w:noProof/>
                <w:webHidden/>
              </w:rPr>
              <w:fldChar w:fldCharType="separate"/>
            </w:r>
            <w:r>
              <w:rPr>
                <w:noProof/>
                <w:webHidden/>
              </w:rPr>
              <w:t>14</w:t>
            </w:r>
            <w:r>
              <w:rPr>
                <w:noProof/>
                <w:webHidden/>
              </w:rPr>
              <w:fldChar w:fldCharType="end"/>
            </w:r>
          </w:hyperlink>
        </w:p>
        <w:p w14:paraId="0447C6A7" w14:textId="79ABE12D" w:rsidR="00700B37" w:rsidRDefault="00700B37">
          <w:pPr>
            <w:pStyle w:val="TOC1"/>
            <w:tabs>
              <w:tab w:val="right" w:leader="dot" w:pos="9016"/>
            </w:tabs>
            <w:rPr>
              <w:rFonts w:eastAsiaTheme="minorEastAsia"/>
              <w:noProof/>
              <w:lang w:eastAsia="en-ID"/>
            </w:rPr>
          </w:pPr>
          <w:hyperlink w:anchor="_Toc214037342" w:history="1">
            <w:r w:rsidRPr="00E12FB8">
              <w:rPr>
                <w:rStyle w:val="Hyperlink"/>
                <w:noProof/>
              </w:rPr>
              <w:t>BAB III</w:t>
            </w:r>
            <w:r>
              <w:rPr>
                <w:noProof/>
                <w:webHidden/>
              </w:rPr>
              <w:tab/>
            </w:r>
            <w:r>
              <w:rPr>
                <w:noProof/>
                <w:webHidden/>
              </w:rPr>
              <w:fldChar w:fldCharType="begin"/>
            </w:r>
            <w:r>
              <w:rPr>
                <w:noProof/>
                <w:webHidden/>
              </w:rPr>
              <w:instrText xml:space="preserve"> PAGEREF _Toc214037342 \h </w:instrText>
            </w:r>
            <w:r>
              <w:rPr>
                <w:noProof/>
                <w:webHidden/>
              </w:rPr>
            </w:r>
            <w:r>
              <w:rPr>
                <w:noProof/>
                <w:webHidden/>
              </w:rPr>
              <w:fldChar w:fldCharType="separate"/>
            </w:r>
            <w:r>
              <w:rPr>
                <w:noProof/>
                <w:webHidden/>
              </w:rPr>
              <w:t>14</w:t>
            </w:r>
            <w:r>
              <w:rPr>
                <w:noProof/>
                <w:webHidden/>
              </w:rPr>
              <w:fldChar w:fldCharType="end"/>
            </w:r>
          </w:hyperlink>
        </w:p>
        <w:p w14:paraId="509C9C9B" w14:textId="2A259252" w:rsidR="00700B37" w:rsidRDefault="00700B37">
          <w:pPr>
            <w:pStyle w:val="TOC1"/>
            <w:tabs>
              <w:tab w:val="right" w:leader="dot" w:pos="9016"/>
            </w:tabs>
            <w:rPr>
              <w:rFonts w:eastAsiaTheme="minorEastAsia"/>
              <w:noProof/>
              <w:lang w:eastAsia="en-ID"/>
            </w:rPr>
          </w:pPr>
          <w:hyperlink w:anchor="_Toc214037343" w:history="1">
            <w:r w:rsidRPr="00E12FB8">
              <w:rPr>
                <w:rStyle w:val="Hyperlink"/>
                <w:noProof/>
              </w:rPr>
              <w:t>METODE PENELITIAN</w:t>
            </w:r>
            <w:r>
              <w:rPr>
                <w:noProof/>
                <w:webHidden/>
              </w:rPr>
              <w:tab/>
            </w:r>
            <w:r>
              <w:rPr>
                <w:noProof/>
                <w:webHidden/>
              </w:rPr>
              <w:fldChar w:fldCharType="begin"/>
            </w:r>
            <w:r>
              <w:rPr>
                <w:noProof/>
                <w:webHidden/>
              </w:rPr>
              <w:instrText xml:space="preserve"> PAGEREF _Toc214037343 \h </w:instrText>
            </w:r>
            <w:r>
              <w:rPr>
                <w:noProof/>
                <w:webHidden/>
              </w:rPr>
            </w:r>
            <w:r>
              <w:rPr>
                <w:noProof/>
                <w:webHidden/>
              </w:rPr>
              <w:fldChar w:fldCharType="separate"/>
            </w:r>
            <w:r>
              <w:rPr>
                <w:noProof/>
                <w:webHidden/>
              </w:rPr>
              <w:t>14</w:t>
            </w:r>
            <w:r>
              <w:rPr>
                <w:noProof/>
                <w:webHidden/>
              </w:rPr>
              <w:fldChar w:fldCharType="end"/>
            </w:r>
          </w:hyperlink>
        </w:p>
        <w:p w14:paraId="2330B908" w14:textId="6EA3039A" w:rsidR="00700B37" w:rsidRDefault="00700B37">
          <w:pPr>
            <w:pStyle w:val="TOC1"/>
            <w:tabs>
              <w:tab w:val="right" w:leader="dot" w:pos="9016"/>
            </w:tabs>
            <w:rPr>
              <w:rFonts w:eastAsiaTheme="minorEastAsia"/>
              <w:noProof/>
              <w:lang w:eastAsia="en-ID"/>
            </w:rPr>
          </w:pPr>
          <w:hyperlink w:anchor="_Toc214037344" w:history="1">
            <w:r w:rsidRPr="00E12FB8">
              <w:rPr>
                <w:rStyle w:val="Hyperlink"/>
                <w:noProof/>
              </w:rPr>
              <w:t>TINJAUAN PUSTAKA</w:t>
            </w:r>
            <w:r>
              <w:rPr>
                <w:noProof/>
                <w:webHidden/>
              </w:rPr>
              <w:tab/>
            </w:r>
            <w:r>
              <w:rPr>
                <w:noProof/>
                <w:webHidden/>
              </w:rPr>
              <w:fldChar w:fldCharType="begin"/>
            </w:r>
            <w:r>
              <w:rPr>
                <w:noProof/>
                <w:webHidden/>
              </w:rPr>
              <w:instrText xml:space="preserve"> PAGEREF _Toc214037344 \h </w:instrText>
            </w:r>
            <w:r>
              <w:rPr>
                <w:noProof/>
                <w:webHidden/>
              </w:rPr>
            </w:r>
            <w:r>
              <w:rPr>
                <w:noProof/>
                <w:webHidden/>
              </w:rPr>
              <w:fldChar w:fldCharType="separate"/>
            </w:r>
            <w:r>
              <w:rPr>
                <w:noProof/>
                <w:webHidden/>
              </w:rPr>
              <w:t>15</w:t>
            </w:r>
            <w:r>
              <w:rPr>
                <w:noProof/>
                <w:webHidden/>
              </w:rPr>
              <w:fldChar w:fldCharType="end"/>
            </w:r>
          </w:hyperlink>
        </w:p>
        <w:p w14:paraId="4775DEF5" w14:textId="5FA75747" w:rsidR="00AC4B63" w:rsidRDefault="00AC4B63" w:rsidP="00063619">
          <w:pPr>
            <w:jc w:val="both"/>
          </w:pPr>
          <w:r>
            <w:rPr>
              <w:b/>
              <w:bCs/>
              <w:noProof/>
            </w:rPr>
            <w:fldChar w:fldCharType="end"/>
          </w:r>
        </w:p>
      </w:sdtContent>
    </w:sdt>
    <w:p w14:paraId="0317F957" w14:textId="018C5480" w:rsidR="00D15050" w:rsidRDefault="00D15050" w:rsidP="00063619">
      <w:pPr>
        <w:jc w:val="both"/>
        <w:rPr>
          <w:rFonts w:ascii="Times New Roman" w:hAnsi="Times New Roman" w:cs="Times New Roman"/>
          <w:b/>
          <w:bCs/>
        </w:rPr>
      </w:pPr>
    </w:p>
    <w:p w14:paraId="53FC7510" w14:textId="77777777" w:rsidR="00D15050" w:rsidRDefault="00D15050" w:rsidP="00063619">
      <w:pPr>
        <w:jc w:val="both"/>
        <w:rPr>
          <w:rFonts w:ascii="Times New Roman" w:hAnsi="Times New Roman" w:cs="Times New Roman"/>
          <w:b/>
          <w:bCs/>
        </w:rPr>
      </w:pPr>
    </w:p>
    <w:p w14:paraId="09852A6C" w14:textId="77777777" w:rsidR="00D15050" w:rsidRDefault="00D15050" w:rsidP="00063619">
      <w:pPr>
        <w:jc w:val="both"/>
        <w:rPr>
          <w:rFonts w:ascii="Times New Roman" w:hAnsi="Times New Roman" w:cs="Times New Roman"/>
          <w:b/>
          <w:bCs/>
        </w:rPr>
      </w:pPr>
    </w:p>
    <w:p w14:paraId="2DCFD68D" w14:textId="77777777" w:rsidR="006B538D" w:rsidRDefault="006B538D" w:rsidP="00063619">
      <w:pPr>
        <w:jc w:val="both"/>
        <w:rPr>
          <w:rFonts w:ascii="Times New Roman" w:hAnsi="Times New Roman" w:cs="Times New Roman"/>
          <w:b/>
          <w:bCs/>
        </w:rPr>
      </w:pPr>
    </w:p>
    <w:p w14:paraId="79780EC5" w14:textId="1C36F001" w:rsidR="00D15050" w:rsidRDefault="00D15050">
      <w:pPr>
        <w:pStyle w:val="Heading1"/>
        <w:spacing w:after="0" w:line="360" w:lineRule="auto"/>
        <w:jc w:val="center"/>
        <w:pPrChange w:id="27" w:author="Noven Austin" w:date="2025-10-23T00:19:00Z" w16du:dateUtc="2025-10-22T17:19:00Z">
          <w:pPr>
            <w:pStyle w:val="Heading1"/>
            <w:jc w:val="both"/>
          </w:pPr>
        </w:pPrChange>
      </w:pPr>
      <w:bookmarkStart w:id="28" w:name="_Toc210247088"/>
      <w:bookmarkStart w:id="29" w:name="_Toc214037321"/>
      <w:r>
        <w:lastRenderedPageBreak/>
        <w:t>BAB I</w:t>
      </w:r>
      <w:bookmarkEnd w:id="28"/>
      <w:bookmarkEnd w:id="29"/>
    </w:p>
    <w:p w14:paraId="587C560B" w14:textId="17010DC7" w:rsidR="00D15050" w:rsidRDefault="00D15050">
      <w:pPr>
        <w:spacing w:after="0" w:line="360" w:lineRule="auto"/>
        <w:jc w:val="center"/>
        <w:rPr>
          <w:rFonts w:ascii="Times New Roman" w:hAnsi="Times New Roman" w:cs="Times New Roman"/>
          <w:b/>
          <w:bCs/>
        </w:rPr>
        <w:pPrChange w:id="30" w:author="Noven Austin" w:date="2025-10-23T00:19:00Z" w16du:dateUtc="2025-10-22T17:19:00Z">
          <w:pPr>
            <w:jc w:val="both"/>
          </w:pPr>
        </w:pPrChange>
      </w:pPr>
      <w:r>
        <w:rPr>
          <w:rFonts w:ascii="Times New Roman" w:hAnsi="Times New Roman" w:cs="Times New Roman"/>
          <w:b/>
          <w:bCs/>
        </w:rPr>
        <w:t>PENDAHULUAN</w:t>
      </w:r>
    </w:p>
    <w:p w14:paraId="236DF505" w14:textId="38F3A827" w:rsidR="00D15050" w:rsidRDefault="00D15050">
      <w:pPr>
        <w:spacing w:after="0" w:line="360" w:lineRule="auto"/>
        <w:jc w:val="both"/>
        <w:rPr>
          <w:rFonts w:ascii="Times New Roman" w:hAnsi="Times New Roman" w:cs="Times New Roman"/>
          <w:b/>
          <w:bCs/>
        </w:rPr>
        <w:pPrChange w:id="31" w:author="Noven Austin" w:date="2025-10-23T00:19:00Z" w16du:dateUtc="2025-10-22T17:19:00Z">
          <w:pPr>
            <w:jc w:val="both"/>
          </w:pPr>
        </w:pPrChange>
      </w:pPr>
    </w:p>
    <w:p w14:paraId="58450749" w14:textId="5F04257F" w:rsidR="00D15050" w:rsidRDefault="00D15050">
      <w:pPr>
        <w:pStyle w:val="Heading2"/>
        <w:spacing w:after="0" w:line="360" w:lineRule="auto"/>
        <w:jc w:val="both"/>
        <w:pPrChange w:id="32" w:author="Noven Austin" w:date="2025-10-23T00:19:00Z" w16du:dateUtc="2025-10-22T17:19:00Z">
          <w:pPr>
            <w:pStyle w:val="Heading2"/>
            <w:jc w:val="both"/>
          </w:pPr>
        </w:pPrChange>
      </w:pPr>
      <w:bookmarkStart w:id="33" w:name="_Toc210247089"/>
      <w:bookmarkStart w:id="34" w:name="_Toc214037322"/>
      <w:r w:rsidRPr="00D15050">
        <w:t>1</w:t>
      </w:r>
      <w:r w:rsidR="00126E67">
        <w:t>.</w:t>
      </w:r>
      <w:r w:rsidRPr="00D15050">
        <w:t>1 Latar Belakang</w:t>
      </w:r>
      <w:bookmarkEnd w:id="33"/>
      <w:bookmarkEnd w:id="34"/>
    </w:p>
    <w:p w14:paraId="6788EB4E" w14:textId="3C45FE98" w:rsidR="00692864" w:rsidRDefault="00C01845">
      <w:pPr>
        <w:spacing w:after="0" w:line="360" w:lineRule="auto"/>
        <w:ind w:firstLine="720"/>
        <w:jc w:val="both"/>
        <w:rPr>
          <w:ins w:id="35" w:author="Noven Austin" w:date="2025-12-17T02:43:00Z" w16du:dateUtc="2025-12-16T19:43:00Z"/>
          <w:rFonts w:ascii="Times New Roman" w:hAnsi="Times New Roman" w:cs="Times New Roman"/>
        </w:rPr>
      </w:pPr>
      <w:r>
        <w:rPr>
          <w:rFonts w:ascii="Times New Roman" w:hAnsi="Times New Roman" w:cs="Times New Roman"/>
        </w:rPr>
        <w:t>E-commerce di Asia Tenggara telah berkembang pesat dalam beberapa tahun terakhir,</w:t>
      </w:r>
      <w:r w:rsidR="00AF038A">
        <w:rPr>
          <w:rFonts w:ascii="Times New Roman" w:hAnsi="Times New Roman" w:cs="Times New Roman"/>
        </w:rPr>
        <w:t xml:space="preserve"> </w:t>
      </w:r>
      <w:r>
        <w:rPr>
          <w:rFonts w:ascii="Times New Roman" w:hAnsi="Times New Roman" w:cs="Times New Roman"/>
        </w:rPr>
        <w:t>dengan</w:t>
      </w:r>
      <w:r w:rsidR="00AF038A">
        <w:rPr>
          <w:rFonts w:ascii="Times New Roman" w:hAnsi="Times New Roman" w:cs="Times New Roman"/>
        </w:rPr>
        <w:t xml:space="preserve"> </w:t>
      </w:r>
      <w:r>
        <w:rPr>
          <w:rFonts w:ascii="Times New Roman" w:hAnsi="Times New Roman" w:cs="Times New Roman"/>
        </w:rPr>
        <w:t xml:space="preserve">Shopee muncul sebagai platform terkemuka. Data menunjukkan bahwa Shopee menjadi </w:t>
      </w:r>
      <w:r>
        <w:rPr>
          <w:rFonts w:ascii="Times New Roman" w:hAnsi="Times New Roman" w:cs="Times New Roman"/>
          <w:i/>
          <w:iCs/>
        </w:rPr>
        <w:t>marketplace</w:t>
      </w:r>
      <w:r>
        <w:rPr>
          <w:rFonts w:ascii="Times New Roman" w:hAnsi="Times New Roman" w:cs="Times New Roman"/>
        </w:rPr>
        <w:t xml:space="preserve"> paling sering dikunjungi di Indonesia, mencapai 96 juta kunjungan pada Q3 2020 dan melonjak hingga 129 juta kunjungan pada Q4 2020. Secara regional, Shopee memimpin dengan sekitar 281 juta kunjungan di Asia Tenggara</w:t>
      </w:r>
      <w:r w:rsidR="00270C5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VmNTQ3YjctZjJmYS00NzgzLThmNmItMTc1MDE2NGE5ZDhhIiwicHJvcGVydGllcyI6eyJub3RlSW5kZXgiOjB9LCJpc0VkaXRlZCI6ZmFsc2UsIm1hbnVhbE92ZXJyaWRlIjp7ImlzTWFudWFsbHlPdmVycmlkZGVuIjpmYWxzZSwiY2l0ZXByb2NUZXh0IjoiWzF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
          <w:id w:val="908662739"/>
          <w:placeholder>
            <w:docPart w:val="DefaultPlaceholder_-1854013440"/>
          </w:placeholder>
        </w:sdtPr>
        <w:sdtContent>
          <w:r w:rsidR="00E918B1" w:rsidRPr="00E918B1">
            <w:rPr>
              <w:rFonts w:ascii="Times New Roman" w:hAnsi="Times New Roman" w:cs="Times New Roman"/>
              <w:color w:val="000000"/>
            </w:rPr>
            <w:t>[1]</w:t>
          </w:r>
        </w:sdtContent>
      </w:sdt>
      <w:r>
        <w:rPr>
          <w:rFonts w:ascii="Times New Roman" w:hAnsi="Times New Roman" w:cs="Times New Roman"/>
        </w:rPr>
        <w:t>. Peningkatan masif aktivitas belanja daring ini sejalan dengan ledakan volume ulasan produk yang dihasilkan konsumen.</w:t>
      </w:r>
    </w:p>
    <w:p w14:paraId="1A4154E3" w14:textId="758D8D7C" w:rsidR="00692864" w:rsidRDefault="00C01845" w:rsidP="0010643A">
      <w:pPr>
        <w:spacing w:after="0" w:line="360" w:lineRule="auto"/>
        <w:ind w:firstLine="720"/>
        <w:jc w:val="both"/>
        <w:rPr>
          <w:ins w:id="36" w:author="Noven Austin" w:date="2025-12-17T02:44:00Z" w16du:dateUtc="2025-12-16T19:44:00Z"/>
          <w:rFonts w:ascii="Times New Roman" w:hAnsi="Times New Roman" w:cs="Times New Roman"/>
        </w:rPr>
      </w:pPr>
      <w:del w:id="37" w:author="Noven Austin" w:date="2025-12-17T02:43:00Z" w16du:dateUtc="2025-12-16T19:43:00Z">
        <w:r w:rsidDel="00692864">
          <w:rPr>
            <w:rFonts w:ascii="Times New Roman" w:hAnsi="Times New Roman" w:cs="Times New Roman"/>
          </w:rPr>
          <w:delText xml:space="preserve"> </w:delText>
        </w:r>
      </w:del>
      <w:r w:rsidR="001D15B9">
        <w:rPr>
          <w:rFonts w:ascii="Times New Roman" w:hAnsi="Times New Roman" w:cs="Times New Roman"/>
        </w:rPr>
        <w:t>Sebuah survei dilakukan Zhong-Gang et al. mengungkapkan hampir 60% konsume</w:t>
      </w:r>
      <w:r w:rsidR="00AF038A">
        <w:rPr>
          <w:rFonts w:ascii="Times New Roman" w:hAnsi="Times New Roman" w:cs="Times New Roman"/>
        </w:rPr>
        <w:t>n</w:t>
      </w:r>
      <w:r w:rsidR="001D15B9">
        <w:rPr>
          <w:rFonts w:ascii="Times New Roman" w:hAnsi="Times New Roman" w:cs="Times New Roman"/>
        </w:rPr>
        <w:t xml:space="preserve"> menjelajahi ulasan produk online setidaknya sekali seminggu dan 93% merasa bahwa ulasan tersebut membantu mereka dalam akurasi keputusan pembelian</w:t>
      </w:r>
      <w:r w:rsidR="008A4E9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"/>
          <w:id w:val="634451301"/>
          <w:placeholder>
            <w:docPart w:val="DefaultPlaceholder_-1854013440"/>
          </w:placeholder>
        </w:sdtPr>
        <w:sdtContent>
          <w:r w:rsidR="00E918B1" w:rsidRPr="00E918B1">
            <w:rPr>
              <w:rFonts w:ascii="Times New Roman" w:hAnsi="Times New Roman" w:cs="Times New Roman"/>
              <w:color w:val="000000"/>
            </w:rPr>
            <w:t>[2]</w:t>
          </w:r>
        </w:sdtContent>
      </w:sdt>
      <w:r>
        <w:rPr>
          <w:rFonts w:ascii="Times New Roman" w:hAnsi="Times New Roman" w:cs="Times New Roman"/>
        </w:rPr>
        <w:t xml:space="preserve">. </w:t>
      </w:r>
      <w:r w:rsidR="0010643A">
        <w:rPr>
          <w:rFonts w:ascii="Times New Roman" w:hAnsi="Times New Roman" w:cs="Times New Roman"/>
        </w:rPr>
        <w:t xml:space="preserve">Ulasan pelanggan terbukti menjadi sumber informasi yang sangat berpengaruh, membantu konsumen memahami pengalaman pengguna lain dan membangun kepercayaan terhadap produk </w:t>
      </w:r>
      <w:sdt>
        <w:sdtPr>
          <w:rPr>
            <w:rFonts w:ascii="Times New Roman" w:hAnsi="Times New Roman" w:cs="Times New Roman"/>
            <w:color w:val="000000"/>
          </w:rPr>
          <w:tag w:val="MENDELEY_CITATION_v3_eyJjaXRhdGlvbklEIjoiTUVOREVMRVlfQ0lUQVRJT05fYmM2ZDAyYWYtNDdhOC00ZDI0LWFjOTctZDA1ZjM4MmM1ODVi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fSwiaXNUZW1wb3JhcnkiOmZhbHNlLCJzdXBwcmVzcy1hdXRob3IiOmZhbHNlLCJjb21wb3NpdGUiOmZhbHNlLCJhdXRob3Itb25seSI6ZmFsc2V9XX0="/>
          <w:id w:val="-455406710"/>
          <w:placeholder>
            <w:docPart w:val="236AC279F918460F828D9C65157BB706"/>
          </w:placeholder>
        </w:sdtPr>
        <w:sdtContent>
          <w:r w:rsidR="00E918B1" w:rsidRPr="00E918B1">
            <w:rPr>
              <w:rFonts w:ascii="Times New Roman" w:hAnsi="Times New Roman" w:cs="Times New Roman"/>
              <w:color w:val="000000"/>
            </w:rPr>
            <w:t>[3]</w:t>
          </w:r>
        </w:sdtContent>
      </w:sdt>
      <w:r w:rsidR="0010643A">
        <w:rPr>
          <w:rFonts w:ascii="Times New Roman" w:hAnsi="Times New Roman" w:cs="Times New Roman"/>
        </w:rPr>
        <w:t xml:space="preserve">. </w:t>
      </w:r>
      <w:ins w:id="38" w:author="Noven Austin" w:date="2025-12-17T02:44:00Z" w16du:dateUtc="2025-12-16T19:44:00Z">
        <w:r w:rsidR="00692864">
          <w:rPr>
            <w:rFonts w:ascii="Times New Roman" w:hAnsi="Times New Roman" w:cs="Times New Roman"/>
          </w:rPr>
          <w:t>Bagi pelaku bisnis, umpan balik ini bernilai krusial, namun juga memiliki risiko tinggi jika diab</w:t>
        </w:r>
      </w:ins>
      <w:ins w:id="39" w:author="Noven Austin" w:date="2025-12-17T02:45:00Z" w16du:dateUtc="2025-12-16T19:45:00Z">
        <w:r w:rsidR="00692864">
          <w:rPr>
            <w:rFonts w:ascii="Times New Roman" w:hAnsi="Times New Roman" w:cs="Times New Roman"/>
          </w:rPr>
          <w:t xml:space="preserve">aikan. Riset empiris oleh </w:t>
        </w:r>
      </w:ins>
      <w:sdt>
        <w:sdtPr>
          <w:rPr>
            <w:rFonts w:ascii="Times New Roman" w:hAnsi="Times New Roman" w:cs="Times New Roman"/>
            <w:color w:val="000000"/>
          </w:rPr>
          <w:tag w:val="MENDELEY_CITATION_v3_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"/>
          <w:id w:val="-1228134501"/>
          <w:placeholder>
            <w:docPart w:val="DefaultPlaceholder_-1854013440"/>
          </w:placeholder>
        </w:sdtPr>
        <w:sdtContent>
          <w:r w:rsidR="00E918B1" w:rsidRPr="00E918B1">
            <w:rPr>
              <w:rFonts w:ascii="Times New Roman" w:hAnsi="Times New Roman" w:cs="Times New Roman"/>
              <w:color w:val="000000"/>
            </w:rPr>
            <w:t>[4]</w:t>
          </w:r>
        </w:sdtContent>
      </w:sdt>
      <w:r w:rsidR="00692864">
        <w:rPr>
          <w:rFonts w:ascii="Times New Roman" w:hAnsi="Times New Roman" w:cs="Times New Roman"/>
          <w:color w:val="000000"/>
        </w:rPr>
        <w:t xml:space="preserve"> menunjukkan dampak fatal dari ulasan negatif, keberadaan hanya satu ulasan negatif di halam produk dapat menurunkan probabilitas pembelian hingga 51,4%.</w:t>
      </w:r>
      <w:r w:rsidR="0039438D">
        <w:rPr>
          <w:rFonts w:ascii="Times New Roman" w:hAnsi="Times New Roman" w:cs="Times New Roman"/>
          <w:color w:val="000000"/>
        </w:rPr>
        <w:t xml:space="preserve"> Hal ini menegaskan bahwa ulasan negatif yang diabaikan dapat berdampak pada reputasi dan pendapatan toko.</w:t>
      </w:r>
    </w:p>
    <w:p w14:paraId="2B22477E" w14:textId="375FD5D3" w:rsidR="00F75327" w:rsidRDefault="00AF038A" w:rsidP="00943C34">
      <w:pPr>
        <w:spacing w:after="0" w:line="360" w:lineRule="auto"/>
        <w:jc w:val="both"/>
        <w:rPr>
          <w:rFonts w:ascii="Times New Roman" w:hAnsi="Times New Roman" w:cs="Times New Roman"/>
          <w:color w:val="000000"/>
        </w:rPr>
      </w:pPr>
      <w:r>
        <w:rPr>
          <w:rFonts w:ascii="Times New Roman" w:hAnsi="Times New Roman" w:cs="Times New Roman"/>
        </w:rPr>
        <w:tab/>
        <w:t xml:space="preserve">Namun, ledakan jumlah ulasan menghadirkan tantangan tersendiri. Informasi yang tersedia melebihi kapasitas dimana manusia dapat memprosesnya secara manual </w:t>
      </w:r>
      <w:sdt>
        <w:sdtPr>
          <w:rPr>
            <w:rFonts w:ascii="Times New Roman" w:hAnsi="Times New Roman" w:cs="Times New Roman"/>
            <w:color w:val="000000"/>
          </w:rPr>
          <w:tag w:val="MENDELEY_CITATION_v3_eyJjaXRhdGlvbklEIjoiTUVOREVMRVlfQ0lUQVRJT05fNjkzYmU0NGYtM2Q0ZS00M2Q2LTk4MTYtMmU1ZDVkOGVlMGNh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fSwiaXNUZW1wb3JhcnkiOmZhbHNlLCJzdXBwcmVzcy1hdXRob3IiOmZhbHNlLCJjb21wb3NpdGUiOmZhbHNlLCJhdXRob3Itb25seSI6ZmFsc2V9XX0="/>
          <w:id w:val="1809279213"/>
          <w:placeholder>
            <w:docPart w:val="DefaultPlaceholder_-1854013440"/>
          </w:placeholder>
        </w:sdtPr>
        <w:sdtContent>
          <w:r w:rsidR="00E918B1" w:rsidRPr="00E918B1">
            <w:rPr>
              <w:rFonts w:ascii="Times New Roman" w:hAnsi="Times New Roman" w:cs="Times New Roman"/>
              <w:color w:val="000000"/>
            </w:rPr>
            <w:t>[3]</w:t>
          </w:r>
        </w:sdtContent>
      </w:sdt>
      <w:r w:rsidR="0010643A">
        <w:rPr>
          <w:rFonts w:ascii="Times New Roman" w:hAnsi="Times New Roman" w:cs="Times New Roman"/>
          <w:color w:val="000000"/>
        </w:rPr>
        <w:t xml:space="preserve">. Mayoritas data ini, sekitar 80% hingga 90% dari total data, merupakan data tidak terstruktur yang sulit dikelola </w:t>
      </w:r>
      <w:sdt>
        <w:sdtPr>
          <w:rPr>
            <w:rFonts w:ascii="Times New Roman" w:hAnsi="Times New Roman" w:cs="Times New Roman"/>
            <w:color w:val="000000"/>
          </w:rPr>
          <w:tag w:val="MENDELEY_CITATION_v3_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"/>
          <w:id w:val="-992249781"/>
          <w:placeholder>
            <w:docPart w:val="DefaultPlaceholder_-1854013440"/>
          </w:placeholder>
        </w:sdtPr>
        <w:sdtContent>
          <w:r w:rsidR="00E918B1" w:rsidRPr="00E918B1">
            <w:rPr>
              <w:rFonts w:ascii="Times New Roman" w:hAnsi="Times New Roman" w:cs="Times New Roman"/>
              <w:color w:val="000000"/>
            </w:rPr>
            <w:t>[5]</w:t>
          </w:r>
        </w:sdtContent>
      </w:sdt>
      <w:r w:rsidR="0010643A">
        <w:rPr>
          <w:rFonts w:ascii="Times New Roman" w:hAnsi="Times New Roman" w:cs="Times New Roman"/>
          <w:color w:val="000000"/>
        </w:rPr>
        <w:t xml:space="preserve">. </w:t>
      </w:r>
      <w:r w:rsidR="00113D1C">
        <w:rPr>
          <w:rFonts w:ascii="Times New Roman" w:hAnsi="Times New Roman" w:cs="Times New Roman"/>
          <w:color w:val="000000"/>
        </w:rPr>
        <w:t>Sementara itu,</w:t>
      </w:r>
      <w:r w:rsidR="00272910">
        <w:rPr>
          <w:rFonts w:ascii="Times New Roman" w:hAnsi="Times New Roman" w:cs="Times New Roman"/>
          <w:color w:val="000000"/>
        </w:rPr>
        <w:t xml:space="preserve"> </w:t>
      </w:r>
      <w:r w:rsidR="00113D1C">
        <w:rPr>
          <w:rFonts w:ascii="Times New Roman" w:hAnsi="Times New Roman" w:cs="Times New Roman"/>
          <w:color w:val="000000"/>
        </w:rPr>
        <w:t>rata-rata kemampuan kongnitif manusia dalam kecepatan membaca hanya berkisar 238 kata per menit</w:t>
      </w:r>
      <w:r w:rsidR="00E918B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"/>
          <w:id w:val="573625454"/>
          <w:placeholder>
            <w:docPart w:val="DefaultPlaceholder_-1854013440"/>
          </w:placeholder>
        </w:sdtPr>
        <w:sdtContent>
          <w:r w:rsidR="00E918B1" w:rsidRPr="00E918B1">
            <w:rPr>
              <w:rFonts w:ascii="Times New Roman" w:hAnsi="Times New Roman" w:cs="Times New Roman"/>
              <w:color w:val="000000"/>
            </w:rPr>
            <w:t>[6]</w:t>
          </w:r>
        </w:sdtContent>
      </w:sdt>
      <w:r w:rsidR="00113D1C">
        <w:rPr>
          <w:rFonts w:ascii="Times New Roman" w:hAnsi="Times New Roman" w:cs="Times New Roman"/>
          <w:color w:val="000000"/>
        </w:rPr>
        <w:t>. Artinya, ribu</w:t>
      </w:r>
      <w:r w:rsidR="00272910">
        <w:rPr>
          <w:rFonts w:ascii="Times New Roman" w:hAnsi="Times New Roman" w:cs="Times New Roman"/>
          <w:color w:val="000000"/>
        </w:rPr>
        <w:t>an</w:t>
      </w:r>
      <w:r w:rsidR="00113D1C">
        <w:rPr>
          <w:rFonts w:ascii="Times New Roman" w:hAnsi="Times New Roman" w:cs="Times New Roman"/>
          <w:color w:val="000000"/>
        </w:rPr>
        <w:t xml:space="preserve"> ulasan akan membuat penjual kewalahan dalam menyaring informasi yang relevan. </w:t>
      </w:r>
    </w:p>
    <w:p w14:paraId="2C945C99" w14:textId="545894AD" w:rsidR="00943C34" w:rsidRDefault="00943C34" w:rsidP="00943C34">
      <w:pPr>
        <w:spacing w:after="0" w:line="360" w:lineRule="auto"/>
        <w:jc w:val="both"/>
        <w:rPr>
          <w:rFonts w:ascii="Times New Roman" w:hAnsi="Times New Roman" w:cs="Times New Roman"/>
          <w:color w:val="000000"/>
        </w:rPr>
      </w:pPr>
      <w:r>
        <w:rPr>
          <w:rFonts w:ascii="Times New Roman" w:hAnsi="Times New Roman" w:cs="Times New Roman"/>
          <w:color w:val="000000"/>
        </w:rPr>
        <w:tab/>
        <w:t>Untuk mengatasi masalah kelebihan informasi ini, teknologi Natural Language Processing (NLP) telah banyak diterapkan, khususnya dalam bentuk peringkasan dan analisis sentimen otomatis</w:t>
      </w:r>
      <w:r w:rsidR="00B511F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Y5YTIwMjktMDgzOC00OWE3LWJjNDAtMmIxMTcyZGUzYjU3IiwicHJvcGVydGllcyI6eyJub3RlSW5kZXgiOjB9LCJpc0VkaXRlZCI6ZmFsc2UsIm1hbnVhbE92ZXJyaWRlIjp7ImlzTWFudWFsbHlPdmVycmlkZGVuIjpmYWxzZSwiY2l0ZXByb2NUZXh0IjoiWzF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
          <w:id w:val="-1833525507"/>
          <w:placeholder>
            <w:docPart w:val="DefaultPlaceholder_-1854013440"/>
          </w:placeholder>
        </w:sdtPr>
        <w:sdtContent>
          <w:r w:rsidR="00B511FE" w:rsidRPr="00B511FE">
            <w:rPr>
              <w:rFonts w:ascii="Times New Roman" w:hAnsi="Times New Roman" w:cs="Times New Roman"/>
              <w:color w:val="000000"/>
            </w:rPr>
            <w:t>[1]</w:t>
          </w:r>
        </w:sdtContent>
      </w:sdt>
      <w:r>
        <w:rPr>
          <w:rFonts w:ascii="Times New Roman" w:hAnsi="Times New Roman" w:cs="Times New Roman"/>
          <w:color w:val="000000"/>
        </w:rPr>
        <w:t>. Meskipun metode ini efektif dalam mengklasifikasikan opini menjadi positif atau negatif, tetapi pendekatan ini memiliki keterbatasan dalam memahami konteks yang kompleks atau menjawab pertanyaan spesifik dari pengguna. Pelaku bisnis membutuhkan lebih dari sekadar label sentimen, mereka memerlukan ringkasan yang informatif atau jawaban atas pertanyaan spesifik terkait performa produk yang sering kali tersembunyi dalam tumpukan ulasan</w:t>
      </w:r>
      <w:r w:rsidR="00B511F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mJkNWU2NTctYjZlNy00NTA0LTllZTEtMWMzMjFiZjU3OWU4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
          <w:id w:val="-1846855966"/>
          <w:placeholder>
            <w:docPart w:val="DefaultPlaceholder_-1854013440"/>
          </w:placeholder>
        </w:sdtPr>
        <w:sdtContent>
          <w:r w:rsidR="00B511FE" w:rsidRPr="00B511FE">
            <w:rPr>
              <w:rFonts w:ascii="Times New Roman" w:hAnsi="Times New Roman" w:cs="Times New Roman"/>
              <w:color w:val="000000"/>
            </w:rPr>
            <w:t>[3]</w:t>
          </w:r>
        </w:sdtContent>
      </w:sdt>
      <w:r>
        <w:rPr>
          <w:rFonts w:ascii="Times New Roman" w:hAnsi="Times New Roman" w:cs="Times New Roman"/>
          <w:color w:val="000000"/>
        </w:rPr>
        <w:t>.</w:t>
      </w:r>
    </w:p>
    <w:p w14:paraId="75D84ED4" w14:textId="6CA93818" w:rsidR="00943C34" w:rsidRDefault="00943C34" w:rsidP="00943C34">
      <w:pPr>
        <w:spacing w:after="0" w:line="360" w:lineRule="auto"/>
        <w:jc w:val="both"/>
        <w:rPr>
          <w:rFonts w:ascii="Times New Roman" w:hAnsi="Times New Roman" w:cs="Times New Roman"/>
          <w:color w:val="000000"/>
        </w:rPr>
      </w:pPr>
      <w:r>
        <w:rPr>
          <w:rFonts w:ascii="Times New Roman" w:hAnsi="Times New Roman" w:cs="Times New Roman"/>
          <w:color w:val="000000"/>
        </w:rPr>
        <w:lastRenderedPageBreak/>
        <w:tab/>
        <w:t xml:space="preserve">Perkembangan teknologi </w:t>
      </w:r>
      <w:r w:rsidRPr="00943C34">
        <w:rPr>
          <w:rFonts w:ascii="Times New Roman" w:hAnsi="Times New Roman" w:cs="Times New Roman"/>
          <w:i/>
          <w:iCs/>
          <w:color w:val="000000"/>
        </w:rPr>
        <w:t>Large Language Models</w:t>
      </w:r>
      <w:r>
        <w:rPr>
          <w:rFonts w:ascii="Times New Roman" w:hAnsi="Times New Roman" w:cs="Times New Roman"/>
          <w:color w:val="000000"/>
        </w:rPr>
        <w:t xml:space="preserve"> (LLM) menawarkan kemampuan generataif yang mampu mehamai dan merangkum teks dengan cara yang lebih alami layaknya manusia. Namun, LLM memiliki kelemahan berupa risiko “halusinasi” atau memberi informasi yang tidak sesuai fakta, terutama ketika tidak memliki akses ke data terkini. Oleh karena itu, diperlukan pendekatan yanag menggabungkan kemampuan generatif LLM dengan akurasi pencarian data faktual. Pendekatan ini dikenal sebagai </w:t>
      </w:r>
      <w:r>
        <w:rPr>
          <w:rFonts w:ascii="Times New Roman" w:hAnsi="Times New Roman" w:cs="Times New Roman"/>
          <w:i/>
          <w:iCs/>
          <w:color w:val="000000"/>
        </w:rPr>
        <w:t>Retrieval-Augmented Generation</w:t>
      </w:r>
      <w:r>
        <w:rPr>
          <w:rFonts w:ascii="Times New Roman" w:hAnsi="Times New Roman" w:cs="Times New Roman"/>
          <w:color w:val="000000"/>
        </w:rPr>
        <w:t xml:space="preserve"> (RAG)</w:t>
      </w:r>
      <w:r w:rsidR="00B511F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ZhODJjMGMtMjQ2Ny00ZDZhLWE2NGItODM4NTY3MTcwM2NkIiwicHJvcGVydGllcyI6eyJub3RlSW5kZXgiOjB9LCJpc0VkaXRlZCI6ZmFsc2UsIm1hbnVhbE92ZXJyaWRlIjp7ImlzTWFudWFsbHlPdmVycmlkZGVuIjpmYWxzZSwiY2l0ZXByb2NUZXh0IjoiWzd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
          <w:id w:val="1609928294"/>
          <w:placeholder>
            <w:docPart w:val="DefaultPlaceholder_-1854013440"/>
          </w:placeholder>
        </w:sdtPr>
        <w:sdtContent>
          <w:r w:rsidR="00B511FE" w:rsidRPr="00B511FE">
            <w:rPr>
              <w:rFonts w:ascii="Times New Roman" w:hAnsi="Times New Roman" w:cs="Times New Roman"/>
              <w:color w:val="000000"/>
            </w:rPr>
            <w:t>[7]</w:t>
          </w:r>
        </w:sdtContent>
      </w:sdt>
      <w:r>
        <w:rPr>
          <w:rFonts w:ascii="Times New Roman" w:hAnsi="Times New Roman" w:cs="Times New Roman"/>
          <w:color w:val="000000"/>
        </w:rPr>
        <w:t>.</w:t>
      </w:r>
    </w:p>
    <w:p w14:paraId="02D0B677" w14:textId="26F662CC" w:rsidR="00544873" w:rsidRPr="00943C34" w:rsidRDefault="00544873" w:rsidP="00544873">
      <w:pPr>
        <w:spacing w:after="0" w:line="360" w:lineRule="auto"/>
        <w:ind w:firstLine="720"/>
        <w:jc w:val="both"/>
        <w:rPr>
          <w:ins w:id="40" w:author="Noven Austin" w:date="2025-10-23T00:19:00Z" w16du:dateUtc="2025-10-22T17:19:00Z"/>
          <w:rFonts w:ascii="Times New Roman" w:hAnsi="Times New Roman" w:cs="Times New Roman"/>
        </w:rPr>
      </w:pPr>
      <w:r w:rsidRPr="00544873">
        <w:rPr>
          <w:rFonts w:ascii="Times New Roman" w:hAnsi="Times New Roman" w:cs="Times New Roman"/>
        </w:rPr>
        <w:t xml:space="preserve">Konsep RAG memungkinkan sistem untuk mengambil informasi relevan dari ulasan produk secara </w:t>
      </w:r>
      <w:r w:rsidRPr="00544873">
        <w:rPr>
          <w:rFonts w:ascii="Times New Roman" w:hAnsi="Times New Roman" w:cs="Times New Roman"/>
          <w:i/>
          <w:iCs/>
        </w:rPr>
        <w:t>real-time</w:t>
      </w:r>
      <w:r w:rsidRPr="00544873">
        <w:rPr>
          <w:rFonts w:ascii="Times New Roman" w:hAnsi="Times New Roman" w:cs="Times New Roman"/>
        </w:rPr>
        <w:t xml:space="preserve"> dan menggunakannya sebagai dasar untuk menghasilkan analisis serta rekomendasi yang akurat. Dengan menerapkan metode ini pada platform Shopee, diharapkan dapat tercipta sistem cerdas yang tidak hanya mampu merangkum ribuan ulasan secara otomatis, tetapi juga memberikan rekomendasi produk yang dipersonalisasi berdasarkan preferensi pengguna dan wawasan faktual dari ulasan yang ada.</w:t>
      </w:r>
    </w:p>
    <w:p w14:paraId="774FA5E5" w14:textId="77777777" w:rsidR="00F75327" w:rsidRPr="00522DE4" w:rsidRDefault="00F75327">
      <w:pPr>
        <w:spacing w:after="0" w:line="360" w:lineRule="auto"/>
        <w:ind w:firstLine="720"/>
        <w:jc w:val="both"/>
        <w:rPr>
          <w:rFonts w:ascii="Times New Roman" w:hAnsi="Times New Roman" w:cs="Times New Roman"/>
        </w:rPr>
        <w:pPrChange w:id="41" w:author="Noven Austin" w:date="2025-10-23T00:19:00Z" w16du:dateUtc="2025-10-22T17:19:00Z">
          <w:pPr>
            <w:spacing w:line="276" w:lineRule="auto"/>
            <w:ind w:firstLine="720"/>
            <w:jc w:val="both"/>
          </w:pPr>
        </w:pPrChange>
      </w:pPr>
    </w:p>
    <w:p w14:paraId="2496C61B" w14:textId="34661AAF" w:rsidR="00D15050" w:rsidRDefault="00D15050">
      <w:pPr>
        <w:pStyle w:val="Heading2"/>
        <w:spacing w:after="0" w:line="360" w:lineRule="auto"/>
        <w:jc w:val="both"/>
        <w:pPrChange w:id="42" w:author="Noven Austin" w:date="2025-10-23T00:19:00Z" w16du:dateUtc="2025-10-22T17:19:00Z">
          <w:pPr>
            <w:pStyle w:val="Heading2"/>
            <w:spacing w:line="276" w:lineRule="auto"/>
            <w:jc w:val="both"/>
          </w:pPr>
        </w:pPrChange>
      </w:pPr>
      <w:bookmarkStart w:id="43" w:name="_Toc210247090"/>
      <w:bookmarkStart w:id="44" w:name="_Toc214037323"/>
      <w:r w:rsidRPr="00D15050">
        <w:t xml:space="preserve">1.2 </w:t>
      </w:r>
      <w:r w:rsidR="00270C57">
        <w:t>R</w:t>
      </w:r>
      <w:r w:rsidRPr="00D15050">
        <w:t>umusan Masalah</w:t>
      </w:r>
      <w:bookmarkEnd w:id="43"/>
      <w:bookmarkEnd w:id="44"/>
    </w:p>
    <w:p w14:paraId="6227A779" w14:textId="32EDD5AB" w:rsidR="00B467E4" w:rsidRPr="00B467E4" w:rsidRDefault="00B467E4">
      <w:pPr>
        <w:spacing w:after="0" w:line="360" w:lineRule="auto"/>
        <w:ind w:firstLine="720"/>
        <w:jc w:val="both"/>
        <w:rPr>
          <w:rFonts w:ascii="Times New Roman" w:hAnsi="Times New Roman" w:cs="Times New Roman"/>
        </w:rPr>
        <w:pPrChange w:id="45" w:author="Noven Austin" w:date="2025-10-23T00:19:00Z" w16du:dateUtc="2025-10-22T17:19:00Z">
          <w:pPr>
            <w:ind w:firstLine="720"/>
            <w:jc w:val="both"/>
          </w:pPr>
        </w:pPrChange>
      </w:pPr>
      <w:r w:rsidRPr="00B467E4">
        <w:rPr>
          <w:rFonts w:ascii="Times New Roman" w:hAnsi="Times New Roman" w:cs="Times New Roman"/>
        </w:rPr>
        <w:t>Dalam era digital saat ini, volume ulasan yang sangat besar pada platform e-commerce seperti Shopee menjadikan proses pengambilan keputusan dan evaluasi produk semakin kompleks</w:t>
      </w:r>
      <w:r w:rsidR="00A6676B">
        <w:rPr>
          <w:rFonts w:ascii="Times New Roman" w:hAnsi="Times New Roman" w:cs="Times New Roman"/>
        </w:rPr>
        <w:t xml:space="preserve">. </w:t>
      </w:r>
      <w:r w:rsidRPr="00B467E4">
        <w:rPr>
          <w:rFonts w:ascii="Times New Roman" w:hAnsi="Times New Roman" w:cs="Times New Roman"/>
        </w:rPr>
        <w:t>Oleh karena itu, diperlukan pendekatan berbasis teknologi yang mampu menyaring, menganalisis, dan menyajikan informasi dari ulasan secara otomatis, ringkas, dan bermanfaat. Penelitian ini merumuskan tiga permasalahan utama:</w:t>
      </w:r>
    </w:p>
    <w:p w14:paraId="2650AFCA" w14:textId="4F092512" w:rsidR="00B467E4" w:rsidRPr="00B467E4" w:rsidRDefault="00B467E4">
      <w:pPr>
        <w:numPr>
          <w:ilvl w:val="0"/>
          <w:numId w:val="1"/>
        </w:numPr>
        <w:spacing w:after="0" w:line="360" w:lineRule="auto"/>
        <w:jc w:val="both"/>
        <w:rPr>
          <w:rFonts w:ascii="Times New Roman" w:hAnsi="Times New Roman" w:cs="Times New Roman"/>
        </w:rPr>
        <w:pPrChange w:id="46" w:author="Noven Austin" w:date="2025-10-23T00:19:00Z" w16du:dateUtc="2025-10-22T17:19:00Z">
          <w:pPr>
            <w:numPr>
              <w:numId w:val="1"/>
            </w:numPr>
            <w:tabs>
              <w:tab w:val="num" w:pos="720"/>
            </w:tabs>
            <w:ind w:left="720" w:hanging="360"/>
            <w:jc w:val="both"/>
          </w:pPr>
        </w:pPrChange>
      </w:pPr>
      <w:r w:rsidRPr="00B467E4">
        <w:rPr>
          <w:rFonts w:ascii="Times New Roman" w:hAnsi="Times New Roman" w:cs="Times New Roman"/>
        </w:rPr>
        <w:t xml:space="preserve">Bagaimana </w:t>
      </w:r>
      <w:r w:rsidR="00BE340E">
        <w:rPr>
          <w:rFonts w:ascii="Times New Roman" w:hAnsi="Times New Roman" w:cs="Times New Roman"/>
        </w:rPr>
        <w:t xml:space="preserve">merancang dan membangun arsitektur </w:t>
      </w:r>
      <w:r w:rsidRPr="00B467E4">
        <w:rPr>
          <w:rFonts w:ascii="Times New Roman" w:hAnsi="Times New Roman" w:cs="Times New Roman"/>
        </w:rPr>
        <w:t>sistem Retrieval-Augmented Generation (RAG) untuk menganalisis ulasan produk pada platform Shopee?</w:t>
      </w:r>
    </w:p>
    <w:p w14:paraId="57F6368A" w14:textId="37D0CD41" w:rsidR="00F75327" w:rsidRDefault="00BE340E" w:rsidP="00BE340E">
      <w:pPr>
        <w:numPr>
          <w:ilvl w:val="0"/>
          <w:numId w:val="1"/>
        </w:numPr>
        <w:spacing w:after="0" w:line="360" w:lineRule="auto"/>
        <w:jc w:val="both"/>
        <w:rPr>
          <w:ins w:id="47" w:author="Noven Austin" w:date="2025-12-02T16:21:00Z" w16du:dateUtc="2025-12-02T09:21:00Z"/>
          <w:rFonts w:ascii="Times New Roman" w:hAnsi="Times New Roman" w:cs="Times New Roman"/>
        </w:rPr>
      </w:pPr>
      <w:r>
        <w:rPr>
          <w:rFonts w:ascii="Times New Roman" w:hAnsi="Times New Roman" w:cs="Times New Roman"/>
        </w:rPr>
        <w:t>Bagaimana</w:t>
      </w:r>
      <w:r w:rsidR="00B741B8">
        <w:rPr>
          <w:rFonts w:ascii="Times New Roman" w:hAnsi="Times New Roman" w:cs="Times New Roman"/>
        </w:rPr>
        <w:t xml:space="preserve"> metode </w:t>
      </w:r>
      <w:r w:rsidR="00B741B8">
        <w:rPr>
          <w:rFonts w:ascii="Times New Roman" w:hAnsi="Times New Roman" w:cs="Times New Roman"/>
          <w:i/>
          <w:iCs/>
        </w:rPr>
        <w:t>retrieval</w:t>
      </w:r>
      <w:del w:id="48" w:author="Noven Austin" w:date="2025-12-02T16:20:00Z" w16du:dateUtc="2025-12-02T09:20:00Z">
        <w:r w:rsidDel="008663BA">
          <w:rPr>
            <w:rFonts w:ascii="Times New Roman" w:hAnsi="Times New Roman" w:cs="Times New Roman"/>
          </w:rPr>
          <w:delText xml:space="preserve"> dan model bahasa besar (LLM)</w:delText>
        </w:r>
      </w:del>
      <w:r>
        <w:rPr>
          <w:rFonts w:ascii="Times New Roman" w:hAnsi="Times New Roman" w:cs="Times New Roman"/>
        </w:rPr>
        <w:t xml:space="preserve"> dapat diimplementasikan dalam sistem untuk meningkatkan kualitas analisis dan rekomendasi ulasan?</w:t>
      </w:r>
    </w:p>
    <w:p w14:paraId="79B65A60" w14:textId="19D7AF1D" w:rsidR="008663BA" w:rsidRPr="008663BA" w:rsidRDefault="008663BA" w:rsidP="008663BA">
      <w:pPr>
        <w:numPr>
          <w:ilvl w:val="0"/>
          <w:numId w:val="1"/>
        </w:numPr>
        <w:spacing w:after="0" w:line="360" w:lineRule="auto"/>
        <w:jc w:val="both"/>
        <w:rPr>
          <w:rFonts w:ascii="Times New Roman" w:hAnsi="Times New Roman" w:cs="Times New Roman"/>
        </w:rPr>
      </w:pPr>
      <w:ins w:id="49" w:author="Noven Austin" w:date="2025-12-02T16:21:00Z" w16du:dateUtc="2025-12-02T09:21:00Z">
        <w:r>
          <w:rPr>
            <w:rFonts w:ascii="Times New Roman" w:hAnsi="Times New Roman" w:cs="Times New Roman"/>
          </w:rPr>
          <w:t>Bagaimana model besar bahasa (LLM) dapat diimplementasikan dalam sistem untuk meningkatkan kualitas analisis dan rekomendasi ulasan?</w:t>
        </w:r>
      </w:ins>
    </w:p>
    <w:p w14:paraId="67974973" w14:textId="0561B53C" w:rsidR="00BE340E" w:rsidRPr="00BE340E" w:rsidDel="008663BA" w:rsidRDefault="00BE340E" w:rsidP="00BE340E">
      <w:pPr>
        <w:numPr>
          <w:ilvl w:val="0"/>
          <w:numId w:val="1"/>
        </w:numPr>
        <w:spacing w:after="0" w:line="360" w:lineRule="auto"/>
        <w:jc w:val="both"/>
        <w:rPr>
          <w:del w:id="50" w:author="Noven Austin" w:date="2025-12-02T16:21:00Z" w16du:dateUtc="2025-12-02T09:21:00Z"/>
          <w:rFonts w:ascii="Times New Roman" w:hAnsi="Times New Roman" w:cs="Times New Roman"/>
        </w:rPr>
      </w:pPr>
      <w:del w:id="51" w:author="Noven Austin" w:date="2025-12-02T16:21:00Z" w16du:dateUtc="2025-12-02T09:21:00Z">
        <w:r w:rsidDel="008663BA">
          <w:rPr>
            <w:rFonts w:ascii="Times New Roman" w:hAnsi="Times New Roman" w:cs="Times New Roman"/>
          </w:rPr>
          <w:delText xml:space="preserve">Bagaimana mengevaluasi efektivitas sistem RAG dalam menghasilkan analisis dan rekomendasi ulasan produk berdasarkan kinerja </w:delText>
        </w:r>
        <w:r w:rsidDel="008663BA">
          <w:rPr>
            <w:rFonts w:ascii="Times New Roman" w:hAnsi="Times New Roman" w:cs="Times New Roman"/>
            <w:i/>
            <w:iCs/>
          </w:rPr>
          <w:delText>retrieval</w:delText>
        </w:r>
        <w:r w:rsidDel="008663BA">
          <w:rPr>
            <w:rFonts w:ascii="Times New Roman" w:hAnsi="Times New Roman" w:cs="Times New Roman"/>
          </w:rPr>
          <w:delText xml:space="preserve"> dan model generatif yang digunakan?</w:delText>
        </w:r>
      </w:del>
    </w:p>
    <w:p w14:paraId="2A38B392" w14:textId="6232FEA6" w:rsidR="00D15050" w:rsidRDefault="00D15050">
      <w:pPr>
        <w:pStyle w:val="Heading2"/>
        <w:spacing w:after="0" w:line="360" w:lineRule="auto"/>
        <w:jc w:val="both"/>
        <w:pPrChange w:id="52" w:author="Noven Austin" w:date="2025-10-23T00:19:00Z" w16du:dateUtc="2025-10-22T17:19:00Z">
          <w:pPr>
            <w:pStyle w:val="Heading2"/>
            <w:jc w:val="both"/>
          </w:pPr>
        </w:pPrChange>
      </w:pPr>
      <w:bookmarkStart w:id="53" w:name="_Toc210247091"/>
      <w:bookmarkStart w:id="54" w:name="_Toc214037324"/>
      <w:r w:rsidRPr="00D15050">
        <w:t>1.3 Tujuan Penelitian</w:t>
      </w:r>
      <w:bookmarkEnd w:id="53"/>
      <w:bookmarkEnd w:id="54"/>
    </w:p>
    <w:p w14:paraId="33C17507" w14:textId="5D60CD07" w:rsidR="00B467E4" w:rsidRPr="00B467E4" w:rsidRDefault="00B467E4">
      <w:pPr>
        <w:spacing w:after="0" w:line="360" w:lineRule="auto"/>
        <w:ind w:firstLine="720"/>
        <w:jc w:val="both"/>
        <w:rPr>
          <w:rFonts w:ascii="Times New Roman" w:hAnsi="Times New Roman" w:cs="Times New Roman"/>
        </w:rPr>
        <w:pPrChange w:id="55" w:author="Noven Austin" w:date="2025-10-23T00:19:00Z" w16du:dateUtc="2025-10-22T17:19:00Z">
          <w:pPr>
            <w:ind w:firstLine="720"/>
            <w:jc w:val="both"/>
          </w:pPr>
        </w:pPrChange>
      </w:pPr>
      <w:r w:rsidRPr="00B467E4">
        <w:rPr>
          <w:rFonts w:ascii="Times New Roman" w:hAnsi="Times New Roman" w:cs="Times New Roman"/>
        </w:rPr>
        <w:t xml:space="preserve">Penelitian ini bertujuan untuk merancang dan mengimplementasikan prototipe sistem yang mengintegrasikan teknik RAG untuk merangkum serta menganalisis ulasan produk dari Shopee. </w:t>
      </w:r>
      <w:r w:rsidR="00EE303F">
        <w:rPr>
          <w:rFonts w:ascii="Times New Roman" w:hAnsi="Times New Roman" w:cs="Times New Roman"/>
        </w:rPr>
        <w:t>Sasaran</w:t>
      </w:r>
      <w:r w:rsidRPr="00B467E4">
        <w:rPr>
          <w:rFonts w:ascii="Times New Roman" w:hAnsi="Times New Roman" w:cs="Times New Roman"/>
        </w:rPr>
        <w:t xml:space="preserve"> dari penelitian ini </w:t>
      </w:r>
      <w:r w:rsidR="00EE303F">
        <w:rPr>
          <w:rFonts w:ascii="Times New Roman" w:hAnsi="Times New Roman" w:cs="Times New Roman"/>
        </w:rPr>
        <w:t xml:space="preserve">adalah </w:t>
      </w:r>
      <w:r w:rsidRPr="00B467E4">
        <w:rPr>
          <w:rFonts w:ascii="Times New Roman" w:hAnsi="Times New Roman" w:cs="Times New Roman"/>
        </w:rPr>
        <w:t>sebagai berikut:</w:t>
      </w:r>
    </w:p>
    <w:p w14:paraId="1FB35600" w14:textId="0CBDBBA9" w:rsidR="00B467E4" w:rsidRPr="00B467E4" w:rsidRDefault="00B467E4">
      <w:pPr>
        <w:numPr>
          <w:ilvl w:val="0"/>
          <w:numId w:val="2"/>
        </w:numPr>
        <w:spacing w:after="0" w:line="360" w:lineRule="auto"/>
        <w:jc w:val="both"/>
        <w:rPr>
          <w:rFonts w:ascii="Times New Roman" w:hAnsi="Times New Roman" w:cs="Times New Roman"/>
        </w:rPr>
        <w:pPrChange w:id="56" w:author="Noven Austin" w:date="2025-10-23T00:19:00Z" w16du:dateUtc="2025-10-22T17:19:00Z">
          <w:pPr>
            <w:numPr>
              <w:numId w:val="2"/>
            </w:numPr>
            <w:tabs>
              <w:tab w:val="num" w:pos="720"/>
            </w:tabs>
            <w:ind w:left="720" w:hanging="360"/>
            <w:jc w:val="both"/>
          </w:pPr>
        </w:pPrChange>
      </w:pPr>
      <w:r w:rsidRPr="00B467E4">
        <w:rPr>
          <w:rFonts w:ascii="Times New Roman" w:hAnsi="Times New Roman" w:cs="Times New Roman"/>
        </w:rPr>
        <w:lastRenderedPageBreak/>
        <w:t>Merancang</w:t>
      </w:r>
      <w:r w:rsidR="00BE340E">
        <w:rPr>
          <w:rFonts w:ascii="Times New Roman" w:hAnsi="Times New Roman" w:cs="Times New Roman"/>
        </w:rPr>
        <w:t xml:space="preserve"> arsitektur</w:t>
      </w:r>
      <w:r w:rsidRPr="00B467E4">
        <w:rPr>
          <w:rFonts w:ascii="Times New Roman" w:hAnsi="Times New Roman" w:cs="Times New Roman"/>
        </w:rPr>
        <w:t xml:space="preserve"> sistem Retrieval-Augmented Generation (RAG) yang </w:t>
      </w:r>
      <w:r w:rsidR="00BE340E">
        <w:rPr>
          <w:rFonts w:ascii="Times New Roman" w:hAnsi="Times New Roman" w:cs="Times New Roman"/>
        </w:rPr>
        <w:t xml:space="preserve">mengintegrasikan komponen </w:t>
      </w:r>
      <w:r w:rsidR="00BE340E" w:rsidRPr="008F0BF5">
        <w:rPr>
          <w:rFonts w:ascii="Times New Roman" w:hAnsi="Times New Roman" w:cs="Times New Roman"/>
          <w:iCs/>
        </w:rPr>
        <w:t>retriev</w:t>
      </w:r>
      <w:r w:rsidR="008F0BF5" w:rsidRPr="008F0BF5">
        <w:rPr>
          <w:rFonts w:ascii="Times New Roman" w:hAnsi="Times New Roman" w:cs="Times New Roman"/>
          <w:iCs/>
        </w:rPr>
        <w:t>al</w:t>
      </w:r>
      <w:r w:rsidR="008F0BF5">
        <w:rPr>
          <w:rFonts w:ascii="Times New Roman" w:hAnsi="Times New Roman" w:cs="Times New Roman"/>
          <w:iCs/>
        </w:rPr>
        <w:t xml:space="preserve"> </w:t>
      </w:r>
      <w:r w:rsidR="00BE340E" w:rsidRPr="008F0BF5">
        <w:rPr>
          <w:rFonts w:ascii="Times New Roman" w:hAnsi="Times New Roman" w:cs="Times New Roman"/>
          <w:iCs/>
        </w:rPr>
        <w:t>untuk</w:t>
      </w:r>
      <w:r w:rsidR="00BE340E">
        <w:rPr>
          <w:rFonts w:ascii="Times New Roman" w:hAnsi="Times New Roman" w:cs="Times New Roman"/>
          <w:iCs/>
        </w:rPr>
        <w:t xml:space="preserve"> pencarian konteks relevan dan </w:t>
      </w:r>
      <w:r w:rsidR="00BE340E">
        <w:rPr>
          <w:rFonts w:ascii="Times New Roman" w:hAnsi="Times New Roman" w:cs="Times New Roman"/>
          <w:i/>
        </w:rPr>
        <w:t>generat</w:t>
      </w:r>
      <w:r w:rsidR="008F0BF5">
        <w:rPr>
          <w:rFonts w:ascii="Times New Roman" w:hAnsi="Times New Roman" w:cs="Times New Roman"/>
          <w:i/>
        </w:rPr>
        <w:t>ion</w:t>
      </w:r>
      <w:r w:rsidR="00BE340E">
        <w:rPr>
          <w:rFonts w:ascii="Times New Roman" w:hAnsi="Times New Roman" w:cs="Times New Roman"/>
          <w:iCs/>
        </w:rPr>
        <w:t xml:space="preserve"> berbasis </w:t>
      </w:r>
      <w:r w:rsidR="00BE340E">
        <w:rPr>
          <w:rFonts w:ascii="Times New Roman" w:hAnsi="Times New Roman" w:cs="Times New Roman"/>
          <w:i/>
        </w:rPr>
        <w:t>Large Language Model</w:t>
      </w:r>
      <w:r w:rsidR="00BE340E">
        <w:rPr>
          <w:rFonts w:ascii="Times New Roman" w:hAnsi="Times New Roman" w:cs="Times New Roman"/>
          <w:iCs/>
        </w:rPr>
        <w:t xml:space="preserve"> (LLM) dalam satu </w:t>
      </w:r>
      <w:r w:rsidR="00BE340E">
        <w:rPr>
          <w:rFonts w:ascii="Times New Roman" w:hAnsi="Times New Roman" w:cs="Times New Roman"/>
          <w:i/>
        </w:rPr>
        <w:t>pipeline</w:t>
      </w:r>
      <w:r w:rsidR="00BE340E">
        <w:rPr>
          <w:rFonts w:ascii="Times New Roman" w:hAnsi="Times New Roman" w:cs="Times New Roman"/>
          <w:iCs/>
        </w:rPr>
        <w:t xml:space="preserve"> guna menghasilkan analisis dan rekomendasi ulasan produk Shopee yang akurat dan kontekstual.</w:t>
      </w:r>
    </w:p>
    <w:p w14:paraId="3DF70A47" w14:textId="04FDFFCE" w:rsidR="00B467E4" w:rsidRPr="00B467E4" w:rsidRDefault="00D717B0">
      <w:pPr>
        <w:numPr>
          <w:ilvl w:val="0"/>
          <w:numId w:val="2"/>
        </w:numPr>
        <w:spacing w:after="0" w:line="360" w:lineRule="auto"/>
        <w:jc w:val="both"/>
        <w:rPr>
          <w:rFonts w:ascii="Times New Roman" w:hAnsi="Times New Roman" w:cs="Times New Roman"/>
        </w:rPr>
        <w:pPrChange w:id="57" w:author="Noven Austin" w:date="2025-10-23T00:19:00Z" w16du:dateUtc="2025-10-22T17:19:00Z">
          <w:pPr>
            <w:numPr>
              <w:numId w:val="2"/>
            </w:numPr>
            <w:tabs>
              <w:tab w:val="num" w:pos="720"/>
            </w:tabs>
            <w:ind w:left="720" w:hanging="360"/>
            <w:jc w:val="both"/>
          </w:pPr>
        </w:pPrChange>
      </w:pPr>
      <w:r>
        <w:rPr>
          <w:rFonts w:ascii="Times New Roman" w:hAnsi="Times New Roman" w:cs="Times New Roman"/>
        </w:rPr>
        <w:t>Menerapkan</w:t>
      </w:r>
      <w:r w:rsidR="00B511FE">
        <w:rPr>
          <w:rFonts w:ascii="Times New Roman" w:hAnsi="Times New Roman" w:cs="Times New Roman"/>
        </w:rPr>
        <w:t xml:space="preserve"> model</w:t>
      </w:r>
      <w:r w:rsidR="00B741B8">
        <w:rPr>
          <w:rFonts w:ascii="Times New Roman" w:hAnsi="Times New Roman" w:cs="Times New Roman"/>
          <w:i/>
          <w:iCs/>
        </w:rPr>
        <w:t xml:space="preserve"> retrieval</w:t>
      </w:r>
      <w:r>
        <w:rPr>
          <w:rFonts w:ascii="Times New Roman" w:hAnsi="Times New Roman" w:cs="Times New Roman"/>
        </w:rPr>
        <w:t xml:space="preserve"> dan model LLM untuk mengoptimalkan proses pengambilan informasi serta generasi teks agar sistem mampu memahami konteks ulasan pengguna dan menghasilkan ringkasan serta rekomendasi yang relevan</w:t>
      </w:r>
      <w:r w:rsidR="00B467E4" w:rsidRPr="00B467E4">
        <w:rPr>
          <w:rFonts w:ascii="Times New Roman" w:hAnsi="Times New Roman" w:cs="Times New Roman"/>
        </w:rPr>
        <w:t>.</w:t>
      </w:r>
    </w:p>
    <w:p w14:paraId="039D0C69" w14:textId="797A8970" w:rsidR="00B467E4" w:rsidRDefault="00D717B0">
      <w:pPr>
        <w:numPr>
          <w:ilvl w:val="0"/>
          <w:numId w:val="2"/>
        </w:numPr>
        <w:spacing w:after="0" w:line="360" w:lineRule="auto"/>
        <w:jc w:val="both"/>
        <w:rPr>
          <w:ins w:id="58" w:author="Noven Austin" w:date="2025-10-23T00:18:00Z" w16du:dateUtc="2025-10-22T17:18:00Z"/>
          <w:rFonts w:ascii="Times New Roman" w:hAnsi="Times New Roman" w:cs="Times New Roman"/>
        </w:rPr>
        <w:pPrChange w:id="59" w:author="Noven Austin" w:date="2025-10-23T00:19:00Z" w16du:dateUtc="2025-10-22T17:19:00Z">
          <w:pPr>
            <w:numPr>
              <w:numId w:val="2"/>
            </w:numPr>
            <w:tabs>
              <w:tab w:val="num" w:pos="720"/>
            </w:tabs>
            <w:spacing w:after="0"/>
            <w:ind w:left="720" w:hanging="360"/>
            <w:jc w:val="both"/>
          </w:pPr>
        </w:pPrChange>
      </w:pPr>
      <w:r>
        <w:rPr>
          <w:rFonts w:ascii="Times New Roman" w:hAnsi="Times New Roman" w:cs="Times New Roman"/>
        </w:rPr>
        <w:t>Mengevaluasi performa sistem RAG secara menyeluruh dengan mengukur efektivitas</w:t>
      </w:r>
      <w:r w:rsidR="00B511FE">
        <w:rPr>
          <w:rFonts w:ascii="Times New Roman" w:hAnsi="Times New Roman" w:cs="Times New Roman"/>
        </w:rPr>
        <w:t xml:space="preserve"> model </w:t>
      </w:r>
      <w:r w:rsidR="00B511FE">
        <w:rPr>
          <w:rFonts w:ascii="Times New Roman" w:hAnsi="Times New Roman" w:cs="Times New Roman"/>
          <w:i/>
          <w:iCs/>
        </w:rPr>
        <w:t>embedding</w:t>
      </w:r>
      <w:r>
        <w:rPr>
          <w:rFonts w:ascii="Times New Roman" w:hAnsi="Times New Roman" w:cs="Times New Roman"/>
        </w:rPr>
        <w:t xml:space="preserve"> dan kualitas keluaran generatif menggunakan </w:t>
      </w:r>
      <w:r w:rsidR="005A78AF">
        <w:rPr>
          <w:rFonts w:ascii="Times New Roman" w:hAnsi="Times New Roman" w:cs="Times New Roman"/>
        </w:rPr>
        <w:t>kerangka kerja</w:t>
      </w:r>
      <w:r>
        <w:rPr>
          <w:rFonts w:ascii="Times New Roman" w:hAnsi="Times New Roman" w:cs="Times New Roman"/>
        </w:rPr>
        <w:t xml:space="preserve"> menilai </w:t>
      </w:r>
      <w:r w:rsidR="005A78AF">
        <w:rPr>
          <w:rFonts w:ascii="Times New Roman" w:hAnsi="Times New Roman" w:cs="Times New Roman"/>
        </w:rPr>
        <w:t>presisi konteks, relevansi jawaban, dan kesetiaan fakta</w:t>
      </w:r>
      <w:r>
        <w:rPr>
          <w:rFonts w:ascii="Times New Roman" w:hAnsi="Times New Roman" w:cs="Times New Roman"/>
        </w:rPr>
        <w:t xml:space="preserve"> yang diberikan oleh sistem.</w:t>
      </w:r>
    </w:p>
    <w:p w14:paraId="4820B232" w14:textId="77777777" w:rsidR="00F75327" w:rsidRPr="00B467E4" w:rsidRDefault="00F75327">
      <w:pPr>
        <w:spacing w:after="0" w:line="360" w:lineRule="auto"/>
        <w:jc w:val="both"/>
        <w:rPr>
          <w:rFonts w:ascii="Times New Roman" w:hAnsi="Times New Roman" w:cs="Times New Roman"/>
        </w:rPr>
        <w:pPrChange w:id="60" w:author="Noven Austin" w:date="2025-10-23T00:19:00Z" w16du:dateUtc="2025-10-22T17:19:00Z">
          <w:pPr>
            <w:numPr>
              <w:numId w:val="2"/>
            </w:numPr>
            <w:tabs>
              <w:tab w:val="num" w:pos="720"/>
            </w:tabs>
            <w:ind w:left="720" w:hanging="360"/>
            <w:jc w:val="both"/>
          </w:pPr>
        </w:pPrChange>
      </w:pPr>
    </w:p>
    <w:p w14:paraId="400A1B57" w14:textId="783A40AE" w:rsidR="00216A46" w:rsidRDefault="00D15050">
      <w:pPr>
        <w:pStyle w:val="Heading2"/>
        <w:spacing w:after="0" w:line="360" w:lineRule="auto"/>
        <w:jc w:val="both"/>
        <w:rPr>
          <w:ins w:id="61" w:author="Noven Austin" w:date="2025-10-29T22:30:00Z" w16du:dateUtc="2025-10-29T15:30:00Z"/>
        </w:rPr>
      </w:pPr>
      <w:bookmarkStart w:id="62" w:name="_Toc210247092"/>
      <w:bookmarkStart w:id="63" w:name="_Toc214037325"/>
      <w:r w:rsidRPr="00D15050">
        <w:t>1.4 Manfaat Penelitian</w:t>
      </w:r>
      <w:bookmarkEnd w:id="62"/>
      <w:bookmarkEnd w:id="63"/>
    </w:p>
    <w:p w14:paraId="2DFC9CF1" w14:textId="4B685615" w:rsidR="00A34C82" w:rsidRPr="000C1124" w:rsidRDefault="00A34C82">
      <w:pPr>
        <w:pStyle w:val="Heading3"/>
        <w:ind w:firstLine="720"/>
        <w:pPrChange w:id="64" w:author="Noven Austin" w:date="2025-10-29T22:30:00Z" w16du:dateUtc="2025-10-29T15:30:00Z">
          <w:pPr>
            <w:pStyle w:val="Heading2"/>
            <w:jc w:val="both"/>
          </w:pPr>
        </w:pPrChange>
      </w:pPr>
      <w:bookmarkStart w:id="65" w:name="_Toc214037326"/>
      <w:ins w:id="66" w:author="Noven Austin" w:date="2025-10-29T22:30:00Z" w16du:dateUtc="2025-10-29T15:30:00Z">
        <w:r w:rsidRPr="000C1124">
          <w:t>1.4.1 Manfaat Subjektif</w:t>
        </w:r>
      </w:ins>
      <w:bookmarkEnd w:id="65"/>
    </w:p>
    <w:p w14:paraId="670CBC7E" w14:textId="71E165B6" w:rsidR="00A34C82" w:rsidRDefault="00A34C82" w:rsidP="00EE303F">
      <w:pPr>
        <w:spacing w:after="0" w:line="360" w:lineRule="auto"/>
        <w:ind w:left="720" w:firstLine="720"/>
        <w:jc w:val="both"/>
        <w:rPr>
          <w:ins w:id="67" w:author="Noven Austin" w:date="2025-10-29T22:34:00Z" w16du:dateUtc="2025-10-29T15:34:00Z"/>
          <w:rFonts w:ascii="Times New Roman" w:hAnsi="Times New Roman" w:cs="Times New Roman"/>
        </w:rPr>
      </w:pPr>
      <w:ins w:id="68" w:author="Noven Austin" w:date="2025-10-29T22:31:00Z" w16du:dateUtc="2025-10-29T15:31:00Z">
        <w:r>
          <w:rPr>
            <w:rFonts w:ascii="Times New Roman" w:hAnsi="Times New Roman" w:cs="Times New Roman"/>
          </w:rPr>
          <w:t xml:space="preserve">Penelitian ini memberikan manfaat bagi penelitian untuk memperdalam pengetahuaan dan pemahaman dalam bidang </w:t>
        </w:r>
        <w:r>
          <w:rPr>
            <w:rFonts w:ascii="Times New Roman" w:hAnsi="Times New Roman" w:cs="Times New Roman"/>
            <w:i/>
            <w:iCs/>
          </w:rPr>
          <w:t>Natural Language Processing</w:t>
        </w:r>
        <w:r>
          <w:rPr>
            <w:rFonts w:ascii="Times New Roman" w:hAnsi="Times New Roman" w:cs="Times New Roman"/>
          </w:rPr>
          <w:t xml:space="preserve"> </w:t>
        </w:r>
        <w:r>
          <w:rPr>
            <w:rFonts w:ascii="Times New Roman" w:hAnsi="Times New Roman" w:cs="Times New Roman"/>
            <w:i/>
            <w:iCs/>
          </w:rPr>
          <w:t>(NLP)</w:t>
        </w:r>
        <w:r>
          <w:rPr>
            <w:rFonts w:ascii="Times New Roman" w:hAnsi="Times New Roman" w:cs="Times New Roman"/>
          </w:rPr>
          <w:t>, khususny</w:t>
        </w:r>
      </w:ins>
      <w:ins w:id="69" w:author="Noven Austin" w:date="2025-10-29T22:32:00Z" w16du:dateUtc="2025-10-29T15:32:00Z">
        <w:r>
          <w:rPr>
            <w:rFonts w:ascii="Times New Roman" w:hAnsi="Times New Roman" w:cs="Times New Roman"/>
          </w:rPr>
          <w:t xml:space="preserve">a pada topik </w:t>
        </w:r>
        <w:r>
          <w:rPr>
            <w:rFonts w:ascii="Times New Roman" w:hAnsi="Times New Roman" w:cs="Times New Roman"/>
            <w:i/>
            <w:iCs/>
          </w:rPr>
          <w:t>Retrieval-Augmented Generation (RAG)</w:t>
        </w:r>
        <w:r>
          <w:rPr>
            <w:rFonts w:ascii="Times New Roman" w:hAnsi="Times New Roman" w:cs="Times New Roman"/>
          </w:rPr>
          <w:t xml:space="preserve"> yang menggabungkan kemampuan </w:t>
        </w:r>
        <w:r>
          <w:rPr>
            <w:rFonts w:ascii="Times New Roman" w:hAnsi="Times New Roman" w:cs="Times New Roman"/>
            <w:i/>
            <w:iCs/>
          </w:rPr>
          <w:t>retrieval</w:t>
        </w:r>
        <w:r>
          <w:rPr>
            <w:rFonts w:ascii="Times New Roman" w:hAnsi="Times New Roman" w:cs="Times New Roman"/>
          </w:rPr>
          <w:t xml:space="preserve"> dan </w:t>
        </w:r>
        <w:r>
          <w:rPr>
            <w:rFonts w:ascii="Times New Roman" w:hAnsi="Times New Roman" w:cs="Times New Roman"/>
            <w:i/>
            <w:iCs/>
          </w:rPr>
          <w:t>generative model</w:t>
        </w:r>
        <w:r>
          <w:rPr>
            <w:rFonts w:ascii="Times New Roman" w:hAnsi="Times New Roman" w:cs="Times New Roman"/>
          </w:rPr>
          <w:t>. Melalui penelitian ini, peneliti dapat mengasah keterampilan dalam mera</w:t>
        </w:r>
      </w:ins>
      <w:r w:rsidR="000357A6">
        <w:rPr>
          <w:rFonts w:ascii="Times New Roman" w:hAnsi="Times New Roman" w:cs="Times New Roman"/>
        </w:rPr>
        <w:t>n</w:t>
      </w:r>
      <w:ins w:id="70" w:author="Noven Austin" w:date="2025-10-29T22:32:00Z" w16du:dateUtc="2025-10-29T15:32:00Z">
        <w:r>
          <w:rPr>
            <w:rFonts w:ascii="Times New Roman" w:hAnsi="Times New Roman" w:cs="Times New Roman"/>
          </w:rPr>
          <w:t>cang, men</w:t>
        </w:r>
      </w:ins>
      <w:ins w:id="71" w:author="Noven Austin" w:date="2025-10-29T22:33:00Z" w16du:dateUtc="2025-10-29T15:33:00Z">
        <w:r>
          <w:rPr>
            <w:rFonts w:ascii="Times New Roman" w:hAnsi="Times New Roman" w:cs="Times New Roman"/>
          </w:rPr>
          <w:t xml:space="preserve">gimplementasikan, serta mengevaluasi model </w:t>
        </w:r>
        <w:r>
          <w:rPr>
            <w:rFonts w:ascii="Times New Roman" w:hAnsi="Times New Roman" w:cs="Times New Roman"/>
            <w:i/>
            <w:iCs/>
          </w:rPr>
          <w:t>Large Language Model (LLM)</w:t>
        </w:r>
        <w:r>
          <w:rPr>
            <w:rFonts w:ascii="Times New Roman" w:hAnsi="Times New Roman" w:cs="Times New Roman"/>
          </w:rPr>
          <w:t xml:space="preserve"> yang mampu menganalisis dan menyarikan ulasan produk secara otomatis. Selain itu, penelitian ini juga memperluas wawasan peneliti terhadap perkembangan tekn</w:t>
        </w:r>
      </w:ins>
      <w:ins w:id="72" w:author="Noven Austin" w:date="2025-10-29T22:34:00Z" w16du:dateUtc="2025-10-29T15:34:00Z">
        <w:r>
          <w:rPr>
            <w:rFonts w:ascii="Times New Roman" w:hAnsi="Times New Roman" w:cs="Times New Roman"/>
          </w:rPr>
          <w:t>ologi kecerdasan buatan yang dapat dimanfaatkan untuk meningkatkan pengalam</w:t>
        </w:r>
      </w:ins>
      <w:r w:rsidR="00B741B8">
        <w:rPr>
          <w:rFonts w:ascii="Times New Roman" w:hAnsi="Times New Roman" w:cs="Times New Roman"/>
        </w:rPr>
        <w:t>an</w:t>
      </w:r>
      <w:ins w:id="73" w:author="Noven Austin" w:date="2025-10-29T22:34:00Z" w16du:dateUtc="2025-10-29T15:34:00Z">
        <w:r>
          <w:rPr>
            <w:rFonts w:ascii="Times New Roman" w:hAnsi="Times New Roman" w:cs="Times New Roman"/>
          </w:rPr>
          <w:t xml:space="preserve"> </w:t>
        </w:r>
      </w:ins>
      <w:r w:rsidR="00B741B8">
        <w:rPr>
          <w:rFonts w:ascii="Times New Roman" w:hAnsi="Times New Roman" w:cs="Times New Roman"/>
        </w:rPr>
        <w:t xml:space="preserve">pemilik toko </w:t>
      </w:r>
      <w:ins w:id="74" w:author="Noven Austin" w:date="2025-10-29T22:34:00Z" w16du:dateUtc="2025-10-29T15:34:00Z">
        <w:r>
          <w:rPr>
            <w:rFonts w:ascii="Times New Roman" w:hAnsi="Times New Roman" w:cs="Times New Roman"/>
          </w:rPr>
          <w:t>di sektor e-commerce.</w:t>
        </w:r>
      </w:ins>
      <w:del w:id="75" w:author="Noven Austin" w:date="2025-10-29T22:31:00Z" w16du:dateUtc="2025-10-29T15:31:00Z">
        <w:r w:rsidR="00B467E4" w:rsidRPr="00B467E4" w:rsidDel="00A34C82">
          <w:rPr>
            <w:rFonts w:ascii="Times New Roman" w:hAnsi="Times New Roman" w:cs="Times New Roman"/>
          </w:rPr>
          <w:delText>Penelitian ini diharapkan dapat memberikan kontribusi baik dari sisi akademik maupun praktis. Dari segi akademik, penelitian ini memperkaya khazanah kajian di bidang pemrosesan bahasa alami dan sistem rekomendasi berbasis LLM, khususnya dalam konteks ulasan e-commerce berbahasa Indonesia. Selain itu, pendekatan penggunaan dataset lokal dan pengujian model generatif baru menjadi nilai tambah dalam aspek orisinalitas. Dari sisi praktis, sistem yang dikembangkan berpotensi menjadi solusi aplikatif bagi pemilik toko di Shopee dalam mengidentifikasi kebutuhan dan keluhan pelanggan secara efisien, serta membantu calon pembeli mengambil keputusan berdasarkan ringkasan ulasan yang terstruktur dan informatif.</w:delText>
        </w:r>
      </w:del>
    </w:p>
    <w:p w14:paraId="2D0FD957" w14:textId="3DC0FB71" w:rsidR="00A34C82" w:rsidRDefault="00A34C82" w:rsidP="00EE303F">
      <w:pPr>
        <w:pStyle w:val="Heading3"/>
        <w:ind w:firstLine="720"/>
        <w:rPr>
          <w:ins w:id="76" w:author="Noven Austin" w:date="2025-10-29T22:34:00Z" w16du:dateUtc="2025-10-29T15:34:00Z"/>
        </w:rPr>
      </w:pPr>
      <w:bookmarkStart w:id="77" w:name="_Toc214037327"/>
      <w:ins w:id="78" w:author="Noven Austin" w:date="2025-10-29T22:34:00Z" w16du:dateUtc="2025-10-29T15:34:00Z">
        <w:r>
          <w:t>1.4.2 Manfaat Objektif</w:t>
        </w:r>
        <w:bookmarkEnd w:id="77"/>
      </w:ins>
    </w:p>
    <w:p w14:paraId="6CD85EDC" w14:textId="3B60DBDE" w:rsidR="00A34C82" w:rsidRDefault="00A34C82" w:rsidP="00EE303F">
      <w:pPr>
        <w:spacing w:after="0" w:line="360" w:lineRule="auto"/>
        <w:ind w:left="720" w:firstLine="720"/>
        <w:jc w:val="both"/>
        <w:rPr>
          <w:ins w:id="79" w:author="Noven Austin" w:date="2025-10-29T22:35:00Z" w16du:dateUtc="2025-10-29T15:35:00Z"/>
          <w:rFonts w:ascii="Times New Roman" w:hAnsi="Times New Roman" w:cs="Times New Roman"/>
        </w:rPr>
      </w:pPr>
      <w:ins w:id="80" w:author="Noven Austin" w:date="2025-10-29T22:34:00Z" w16du:dateUtc="2025-10-29T15:34:00Z">
        <w:r>
          <w:rPr>
            <w:rFonts w:ascii="Times New Roman" w:hAnsi="Times New Roman" w:cs="Times New Roman"/>
          </w:rPr>
          <w:lastRenderedPageBreak/>
          <w:t>Dari sisi praktis dan akademik, penelitian ini diharapkan dapat memberikan manfaat</w:t>
        </w:r>
      </w:ins>
      <w:ins w:id="81" w:author="Noven Austin" w:date="2025-10-29T22:35:00Z" w16du:dateUtc="2025-10-29T15:35:00Z">
        <w:r>
          <w:rPr>
            <w:rFonts w:ascii="Times New Roman" w:hAnsi="Times New Roman" w:cs="Times New Roman"/>
          </w:rPr>
          <w:t xml:space="preserve"> sebagai berikut:</w:t>
        </w:r>
      </w:ins>
    </w:p>
    <w:p w14:paraId="4F21E539" w14:textId="77DE50E7" w:rsidR="00A34C82" w:rsidRDefault="00A34C82" w:rsidP="00A34C82">
      <w:pPr>
        <w:pStyle w:val="ListParagraph"/>
        <w:numPr>
          <w:ilvl w:val="0"/>
          <w:numId w:val="3"/>
        </w:numPr>
        <w:spacing w:after="0" w:line="360" w:lineRule="auto"/>
        <w:jc w:val="both"/>
        <w:rPr>
          <w:ins w:id="82" w:author="Noven Austin" w:date="2025-10-29T22:35:00Z" w16du:dateUtc="2025-10-29T15:35:00Z"/>
          <w:rFonts w:ascii="Times New Roman" w:hAnsi="Times New Roman" w:cs="Times New Roman"/>
        </w:rPr>
      </w:pPr>
      <w:ins w:id="83" w:author="Noven Austin" w:date="2025-10-29T22:35:00Z" w16du:dateUtc="2025-10-29T15:35:00Z">
        <w:r>
          <w:rPr>
            <w:rFonts w:ascii="Times New Roman" w:hAnsi="Times New Roman" w:cs="Times New Roman"/>
          </w:rPr>
          <w:t xml:space="preserve">Menyediakan solusi berbasis kecerdasan buatan yang mampu merangkum dan menganalisis ulasan produk secara otomatis sehingga membantu </w:t>
        </w:r>
      </w:ins>
      <w:r w:rsidR="00B741B8">
        <w:rPr>
          <w:rFonts w:ascii="Times New Roman" w:hAnsi="Times New Roman" w:cs="Times New Roman"/>
        </w:rPr>
        <w:t>pemilik toko dalam memperbaiki atau pengembangan produk.</w:t>
      </w:r>
    </w:p>
    <w:p w14:paraId="32F93676" w14:textId="23E4B793" w:rsidR="00A34C82" w:rsidRDefault="00A34C82" w:rsidP="00A34C82">
      <w:pPr>
        <w:pStyle w:val="ListParagraph"/>
        <w:numPr>
          <w:ilvl w:val="0"/>
          <w:numId w:val="3"/>
        </w:numPr>
        <w:spacing w:after="0" w:line="360" w:lineRule="auto"/>
        <w:jc w:val="both"/>
        <w:rPr>
          <w:ins w:id="84" w:author="Noven Austin" w:date="2025-10-29T22:36:00Z" w16du:dateUtc="2025-10-29T15:36:00Z"/>
          <w:rFonts w:ascii="Times New Roman" w:hAnsi="Times New Roman" w:cs="Times New Roman"/>
        </w:rPr>
      </w:pPr>
      <w:ins w:id="85" w:author="Noven Austin" w:date="2025-10-29T22:35:00Z" w16du:dateUtc="2025-10-29T15:35:00Z">
        <w:r>
          <w:rPr>
            <w:rFonts w:ascii="Times New Roman" w:hAnsi="Times New Roman" w:cs="Times New Roman"/>
          </w:rPr>
          <w:t>Memberikan kontribusi terhadap pengembangan s</w:t>
        </w:r>
      </w:ins>
      <w:ins w:id="86" w:author="Noven Austin" w:date="2025-10-29T22:36:00Z" w16du:dateUtc="2025-10-29T15:36:00Z">
        <w:r>
          <w:rPr>
            <w:rFonts w:ascii="Times New Roman" w:hAnsi="Times New Roman" w:cs="Times New Roman"/>
          </w:rPr>
          <w:t>istem rekomendasi produk yang lebih cerdas dan relevan, khususnya untuk platform e-commerce Shopee.</w:t>
        </w:r>
      </w:ins>
    </w:p>
    <w:p w14:paraId="6302A424" w14:textId="5F14506A" w:rsidR="00A34C82" w:rsidRDefault="00A34C82" w:rsidP="00A34C82">
      <w:pPr>
        <w:pStyle w:val="ListParagraph"/>
        <w:numPr>
          <w:ilvl w:val="0"/>
          <w:numId w:val="3"/>
        </w:numPr>
        <w:spacing w:after="0" w:line="360" w:lineRule="auto"/>
        <w:jc w:val="both"/>
        <w:rPr>
          <w:ins w:id="87" w:author="Noven Austin" w:date="2025-10-29T23:06:00Z" w16du:dateUtc="2025-10-29T16:06:00Z"/>
          <w:rFonts w:ascii="Times New Roman" w:hAnsi="Times New Roman" w:cs="Times New Roman"/>
        </w:rPr>
      </w:pPr>
      <w:ins w:id="88" w:author="Noven Austin" w:date="2025-10-29T22:36:00Z" w16du:dateUtc="2025-10-29T15:36:00Z">
        <w:r>
          <w:rPr>
            <w:rFonts w:ascii="Times New Roman" w:hAnsi="Times New Roman" w:cs="Times New Roman"/>
          </w:rPr>
          <w:t>Menjadi referensi akademik dan dasar penelitia</w:t>
        </w:r>
      </w:ins>
      <w:r w:rsidR="00B741B8">
        <w:rPr>
          <w:rFonts w:ascii="Times New Roman" w:hAnsi="Times New Roman" w:cs="Times New Roman"/>
        </w:rPr>
        <w:t>n</w:t>
      </w:r>
      <w:ins w:id="89" w:author="Noven Austin" w:date="2025-10-29T22:36:00Z" w16du:dateUtc="2025-10-29T15:36:00Z">
        <w:r>
          <w:rPr>
            <w:rFonts w:ascii="Times New Roman" w:hAnsi="Times New Roman" w:cs="Times New Roman"/>
          </w:rPr>
          <w:t xml:space="preserve"> lanjutan di bidang </w:t>
        </w:r>
        <w:r>
          <w:rPr>
            <w:rFonts w:ascii="Times New Roman" w:hAnsi="Times New Roman" w:cs="Times New Roman"/>
            <w:i/>
            <w:iCs/>
          </w:rPr>
          <w:t>Retrieval-Augmented</w:t>
        </w:r>
        <w:r>
          <w:rPr>
            <w:rFonts w:ascii="Times New Roman" w:hAnsi="Times New Roman" w:cs="Times New Roman"/>
          </w:rPr>
          <w:t xml:space="preserve"> </w:t>
        </w:r>
        <w:r>
          <w:rPr>
            <w:rFonts w:ascii="Times New Roman" w:hAnsi="Times New Roman" w:cs="Times New Roman"/>
            <w:i/>
            <w:iCs/>
          </w:rPr>
          <w:t>Generation</w:t>
        </w:r>
        <w:r>
          <w:rPr>
            <w:rFonts w:ascii="Times New Roman" w:hAnsi="Times New Roman" w:cs="Times New Roman"/>
          </w:rPr>
          <w:t>,</w:t>
        </w:r>
      </w:ins>
      <w:ins w:id="90" w:author="Noven Austin" w:date="2025-10-29T22:37:00Z" w16du:dateUtc="2025-10-29T15:37:00Z">
        <w:r>
          <w:rPr>
            <w:rFonts w:ascii="Times New Roman" w:hAnsi="Times New Roman" w:cs="Times New Roman"/>
          </w:rPr>
          <w:t xml:space="preserve"> </w:t>
        </w:r>
        <w:r>
          <w:rPr>
            <w:rFonts w:ascii="Times New Roman" w:hAnsi="Times New Roman" w:cs="Times New Roman"/>
            <w:i/>
            <w:iCs/>
          </w:rPr>
          <w:t>text summarization,</w:t>
        </w:r>
        <w:r>
          <w:rPr>
            <w:rFonts w:ascii="Times New Roman" w:hAnsi="Times New Roman" w:cs="Times New Roman"/>
          </w:rPr>
          <w:t xml:space="preserve"> dan </w:t>
        </w:r>
        <w:r>
          <w:rPr>
            <w:rFonts w:ascii="Times New Roman" w:hAnsi="Times New Roman" w:cs="Times New Roman"/>
            <w:i/>
            <w:iCs/>
          </w:rPr>
          <w:t>sentiment analysis</w:t>
        </w:r>
        <w:r>
          <w:rPr>
            <w:rFonts w:ascii="Times New Roman" w:hAnsi="Times New Roman" w:cs="Times New Roman"/>
          </w:rPr>
          <w:t xml:space="preserve"> berbahasa Indonesia.</w:t>
        </w:r>
      </w:ins>
    </w:p>
    <w:p w14:paraId="24C7537E" w14:textId="3EF943E6" w:rsidR="00927502" w:rsidRPr="00927502" w:rsidRDefault="00927502">
      <w:pPr>
        <w:spacing w:after="0" w:line="360" w:lineRule="auto"/>
        <w:jc w:val="both"/>
        <w:rPr>
          <w:rFonts w:ascii="Times New Roman" w:hAnsi="Times New Roman" w:cs="Times New Roman"/>
          <w:rPrChange w:id="91" w:author="Noven Austin" w:date="2025-10-29T23:06:00Z" w16du:dateUtc="2025-10-29T16:06:00Z">
            <w:rPr/>
          </w:rPrChange>
        </w:rPr>
        <w:pPrChange w:id="92" w:author="Noven Austin" w:date="2025-10-29T23:06:00Z" w16du:dateUtc="2025-10-29T16:06:00Z">
          <w:pPr>
            <w:ind w:firstLine="720"/>
            <w:jc w:val="both"/>
          </w:pPr>
        </w:pPrChange>
      </w:pPr>
    </w:p>
    <w:p w14:paraId="22592AE6" w14:textId="3478BC78" w:rsidR="00DB3323" w:rsidRDefault="00927502">
      <w:pPr>
        <w:pStyle w:val="Heading2"/>
        <w:jc w:val="both"/>
        <w:rPr>
          <w:ins w:id="93" w:author="Noven Austin" w:date="2025-10-29T23:17:00Z" w16du:dateUtc="2025-10-29T16:17:00Z"/>
        </w:rPr>
        <w:pPrChange w:id="94" w:author="Noven Austin" w:date="2025-10-29T23:21:00Z" w16du:dateUtc="2025-10-29T16:21:00Z">
          <w:pPr>
            <w:pStyle w:val="Heading2"/>
          </w:pPr>
        </w:pPrChange>
      </w:pPr>
      <w:bookmarkStart w:id="95" w:name="_Toc214037328"/>
      <w:ins w:id="96" w:author="Noven Austin" w:date="2025-10-29T23:07:00Z" w16du:dateUtc="2025-10-29T16:07:00Z">
        <w:r>
          <w:t>1.5</w:t>
        </w:r>
      </w:ins>
      <w:ins w:id="97" w:author="Noven Austin" w:date="2025-10-29T23:08:00Z" w16du:dateUtc="2025-10-29T16:08:00Z">
        <w:r>
          <w:t xml:space="preserve"> </w:t>
        </w:r>
      </w:ins>
      <w:ins w:id="98" w:author="Noven Austin" w:date="2025-10-29T23:09:00Z" w16du:dateUtc="2025-10-29T16:09:00Z">
        <w:r>
          <w:t>Ruang Lingkup Penelitian</w:t>
        </w:r>
      </w:ins>
      <w:bookmarkEnd w:id="95"/>
    </w:p>
    <w:p w14:paraId="580E8955" w14:textId="29477404" w:rsidR="008068AC" w:rsidRPr="005A78AF" w:rsidRDefault="008068AC">
      <w:pPr>
        <w:jc w:val="both"/>
        <w:rPr>
          <w:ins w:id="99" w:author="Noven Austin" w:date="2025-10-29T23:18:00Z" w16du:dateUtc="2025-10-29T16:18:00Z"/>
          <w:rFonts w:ascii="Times New Roman" w:hAnsi="Times New Roman" w:cs="Times New Roman"/>
        </w:rPr>
        <w:pPrChange w:id="100" w:author="Noven Austin" w:date="2025-10-29T23:21:00Z" w16du:dateUtc="2025-10-29T16:21:00Z">
          <w:pPr/>
        </w:pPrChange>
      </w:pPr>
      <w:ins w:id="101" w:author="Noven Austin" w:date="2025-10-29T23:17:00Z" w16du:dateUtc="2025-10-29T16:17:00Z">
        <w:r w:rsidRPr="005A78AF">
          <w:rPr>
            <w:rFonts w:ascii="Times New Roman" w:hAnsi="Times New Roman" w:cs="Times New Roman"/>
          </w:rPr>
          <w:tab/>
          <w:t>Penelitian ini berfokus pada per</w:t>
        </w:r>
      </w:ins>
      <w:ins w:id="102" w:author="Noven Austin" w:date="2025-10-29T23:18:00Z" w16du:dateUtc="2025-10-29T16:18:00Z">
        <w:r w:rsidRPr="005A78AF">
          <w:rPr>
            <w:rFonts w:ascii="Times New Roman" w:hAnsi="Times New Roman" w:cs="Times New Roman"/>
          </w:rPr>
          <w:t xml:space="preserve">ancangan dan implementasi prototipe sistem berbasis </w:t>
        </w:r>
        <w:r w:rsidRPr="005A78AF">
          <w:rPr>
            <w:rFonts w:ascii="Times New Roman" w:hAnsi="Times New Roman" w:cs="Times New Roman"/>
            <w:i/>
            <w:iCs/>
          </w:rPr>
          <w:t>Retrieval-Augmented</w:t>
        </w:r>
        <w:r w:rsidRPr="005A78AF">
          <w:rPr>
            <w:rFonts w:ascii="Times New Roman" w:hAnsi="Times New Roman" w:cs="Times New Roman"/>
          </w:rPr>
          <w:t xml:space="preserve"> Generation </w:t>
        </w:r>
        <w:r w:rsidRPr="005A78AF">
          <w:rPr>
            <w:rFonts w:ascii="Times New Roman" w:hAnsi="Times New Roman" w:cs="Times New Roman"/>
            <w:i/>
            <w:iCs/>
          </w:rPr>
          <w:t>(RAG)</w:t>
        </w:r>
        <w:r w:rsidRPr="005A78AF">
          <w:rPr>
            <w:rFonts w:ascii="Times New Roman" w:hAnsi="Times New Roman" w:cs="Times New Roman"/>
          </w:rPr>
          <w:t xml:space="preserve"> yang digunakan untuk menganalisis dan memberikan rekomendasi berdasarkan ulasan produk e-commerce Shopee.</w:t>
        </w:r>
      </w:ins>
    </w:p>
    <w:p w14:paraId="1C192B2C" w14:textId="516A3DC1" w:rsidR="008068AC" w:rsidRPr="005A78AF" w:rsidRDefault="008068AC">
      <w:pPr>
        <w:jc w:val="both"/>
        <w:rPr>
          <w:ins w:id="103" w:author="Noven Austin" w:date="2025-10-29T23:19:00Z" w16du:dateUtc="2025-10-29T16:19:00Z"/>
          <w:rFonts w:ascii="Times New Roman" w:hAnsi="Times New Roman" w:cs="Times New Roman"/>
        </w:rPr>
        <w:pPrChange w:id="104" w:author="Noven Austin" w:date="2025-10-29T23:21:00Z" w16du:dateUtc="2025-10-29T16:21:00Z">
          <w:pPr/>
        </w:pPrChange>
      </w:pPr>
      <w:ins w:id="105" w:author="Noven Austin" w:date="2025-10-29T23:18:00Z" w16du:dateUtc="2025-10-29T16:18:00Z">
        <w:r w:rsidRPr="005A78AF">
          <w:rPr>
            <w:rFonts w:ascii="Times New Roman" w:hAnsi="Times New Roman" w:cs="Times New Roman"/>
          </w:rPr>
          <w:t>Ruang lingkup penelitian mencakup:</w:t>
        </w:r>
      </w:ins>
    </w:p>
    <w:p w14:paraId="16F83B64" w14:textId="0CA35BB0" w:rsidR="008068AC" w:rsidRPr="005A78AF" w:rsidRDefault="008068AC">
      <w:pPr>
        <w:pStyle w:val="ListParagraph"/>
        <w:numPr>
          <w:ilvl w:val="0"/>
          <w:numId w:val="4"/>
        </w:numPr>
        <w:jc w:val="both"/>
        <w:rPr>
          <w:ins w:id="106" w:author="Noven Austin" w:date="2025-10-29T23:19:00Z" w16du:dateUtc="2025-10-29T16:19:00Z"/>
          <w:rFonts w:ascii="Times New Roman" w:hAnsi="Times New Roman" w:cs="Times New Roman"/>
        </w:rPr>
        <w:pPrChange w:id="107" w:author="Noven Austin" w:date="2025-10-29T23:21:00Z" w16du:dateUtc="2025-10-29T16:21:00Z">
          <w:pPr/>
        </w:pPrChange>
      </w:pPr>
      <w:ins w:id="108" w:author="Noven Austin" w:date="2025-10-29T23:19:00Z" w16du:dateUtc="2025-10-29T16:19:00Z">
        <w:r w:rsidRPr="005A78AF">
          <w:rPr>
            <w:rFonts w:ascii="Times New Roman" w:hAnsi="Times New Roman" w:cs="Times New Roman"/>
          </w:rPr>
          <w:t>Pengumpulan dan pengolahan dataset ulasan produk berbahasa Indonesia dari platform Shopee.</w:t>
        </w:r>
      </w:ins>
    </w:p>
    <w:p w14:paraId="33778E85" w14:textId="02F9BFF5" w:rsidR="008068AC" w:rsidRPr="005A78AF" w:rsidRDefault="008068AC">
      <w:pPr>
        <w:pStyle w:val="ListParagraph"/>
        <w:numPr>
          <w:ilvl w:val="0"/>
          <w:numId w:val="4"/>
        </w:numPr>
        <w:jc w:val="both"/>
        <w:rPr>
          <w:ins w:id="109" w:author="Noven Austin" w:date="2025-10-29T23:20:00Z" w16du:dateUtc="2025-10-29T16:20:00Z"/>
          <w:rFonts w:ascii="Times New Roman" w:hAnsi="Times New Roman" w:cs="Times New Roman"/>
        </w:rPr>
        <w:pPrChange w:id="110" w:author="Noven Austin" w:date="2025-10-29T23:21:00Z" w16du:dateUtc="2025-10-29T16:21:00Z">
          <w:pPr>
            <w:pStyle w:val="ListParagraph"/>
            <w:numPr>
              <w:numId w:val="4"/>
            </w:numPr>
            <w:ind w:hanging="360"/>
          </w:pPr>
        </w:pPrChange>
      </w:pPr>
      <w:ins w:id="111" w:author="Noven Austin" w:date="2025-10-29T23:19:00Z" w16du:dateUtc="2025-10-29T16:19:00Z">
        <w:r w:rsidRPr="005A78AF">
          <w:rPr>
            <w:rFonts w:ascii="Times New Roman" w:hAnsi="Times New Roman" w:cs="Times New Roman"/>
          </w:rPr>
          <w:t xml:space="preserve">Penerapan model RAG yang mengintegrasikan </w:t>
        </w:r>
        <w:r w:rsidRPr="005A78AF">
          <w:rPr>
            <w:rFonts w:ascii="Times New Roman" w:hAnsi="Times New Roman" w:cs="Times New Roman"/>
            <w:i/>
            <w:iCs/>
          </w:rPr>
          <w:t>retrieval module</w:t>
        </w:r>
        <w:r w:rsidRPr="005A78AF">
          <w:rPr>
            <w:rFonts w:ascii="Times New Roman" w:hAnsi="Times New Roman" w:cs="Times New Roman"/>
          </w:rPr>
          <w:t xml:space="preserve"> (untuk pencarian konteks relavan</w:t>
        </w:r>
      </w:ins>
      <w:ins w:id="112" w:author="Noven Austin" w:date="2025-10-29T23:20:00Z" w16du:dateUtc="2025-10-29T16:20:00Z">
        <w:r w:rsidRPr="005A78AF">
          <w:rPr>
            <w:rFonts w:ascii="Times New Roman" w:hAnsi="Times New Roman" w:cs="Times New Roman"/>
          </w:rPr>
          <w:t xml:space="preserve">) dan </w:t>
        </w:r>
        <w:r w:rsidRPr="005A78AF">
          <w:rPr>
            <w:rFonts w:ascii="Times New Roman" w:hAnsi="Times New Roman" w:cs="Times New Roman"/>
            <w:i/>
            <w:iCs/>
          </w:rPr>
          <w:t>generative module</w:t>
        </w:r>
        <w:r w:rsidRPr="005A78AF">
          <w:rPr>
            <w:rFonts w:ascii="Times New Roman" w:hAnsi="Times New Roman" w:cs="Times New Roman"/>
          </w:rPr>
          <w:t xml:space="preserve"> (untuk menghasilkan ringkasan dan rekomendasi).</w:t>
        </w:r>
      </w:ins>
    </w:p>
    <w:p w14:paraId="44E3FAF4" w14:textId="5CE32371" w:rsidR="008068AC" w:rsidRPr="005A78AF" w:rsidRDefault="008068AC">
      <w:pPr>
        <w:pStyle w:val="ListParagraph"/>
        <w:numPr>
          <w:ilvl w:val="0"/>
          <w:numId w:val="4"/>
        </w:numPr>
        <w:jc w:val="both"/>
        <w:rPr>
          <w:ins w:id="113" w:author="Noven Austin" w:date="2025-10-29T23:20:00Z" w16du:dateUtc="2025-10-29T16:20:00Z"/>
          <w:rFonts w:ascii="Times New Roman" w:hAnsi="Times New Roman" w:cs="Times New Roman"/>
        </w:rPr>
        <w:pPrChange w:id="114" w:author="Noven Austin" w:date="2025-10-29T23:21:00Z" w16du:dateUtc="2025-10-29T16:21:00Z">
          <w:pPr>
            <w:pStyle w:val="ListParagraph"/>
            <w:numPr>
              <w:numId w:val="4"/>
            </w:numPr>
            <w:ind w:hanging="360"/>
          </w:pPr>
        </w:pPrChange>
      </w:pPr>
      <w:ins w:id="115" w:author="Noven Austin" w:date="2025-10-29T23:20:00Z" w16du:dateUtc="2025-10-29T16:20:00Z">
        <w:r w:rsidRPr="005A78AF">
          <w:rPr>
            <w:rFonts w:ascii="Times New Roman" w:hAnsi="Times New Roman" w:cs="Times New Roman"/>
          </w:rPr>
          <w:t xml:space="preserve">Evaluasi kinerja sistem berdasarkan metrik </w:t>
        </w:r>
      </w:ins>
      <w:r w:rsidR="00B741B8">
        <w:rPr>
          <w:rFonts w:ascii="Times New Roman" w:hAnsi="Times New Roman" w:cs="Times New Roman"/>
        </w:rPr>
        <w:t>presisi konteks, relevansi jawaban, dan kesetiaan fakta.</w:t>
      </w:r>
    </w:p>
    <w:p w14:paraId="2FBA32A4" w14:textId="10D0CAA0" w:rsidR="008068AC" w:rsidRPr="005A78AF" w:rsidRDefault="008068AC">
      <w:pPr>
        <w:pStyle w:val="ListParagraph"/>
        <w:numPr>
          <w:ilvl w:val="0"/>
          <w:numId w:val="4"/>
        </w:numPr>
        <w:jc w:val="both"/>
        <w:rPr>
          <w:ins w:id="116" w:author="Noven Austin" w:date="2025-10-29T23:09:00Z" w16du:dateUtc="2025-10-29T16:09:00Z"/>
          <w:rFonts w:ascii="Times New Roman" w:hAnsi="Times New Roman" w:cs="Times New Roman"/>
        </w:rPr>
        <w:pPrChange w:id="117" w:author="Noven Austin" w:date="2025-10-29T23:21:00Z" w16du:dateUtc="2025-10-29T16:21:00Z">
          <w:pPr>
            <w:pStyle w:val="Heading2"/>
          </w:pPr>
        </w:pPrChange>
      </w:pPr>
      <w:ins w:id="118" w:author="Noven Austin" w:date="2025-10-29T23:20:00Z" w16du:dateUtc="2025-10-29T16:20:00Z">
        <w:r w:rsidRPr="005A78AF">
          <w:rPr>
            <w:rFonts w:ascii="Times New Roman" w:hAnsi="Times New Roman" w:cs="Times New Roman"/>
          </w:rPr>
          <w:t>Penelitian ini tidak mencakup aspek implementasi penuh dalam skala industri atau integrasi langsung dengan sistem Shopee, melainkan terbatas pada tahap pengujian prototipe ber</w:t>
        </w:r>
      </w:ins>
      <w:ins w:id="119" w:author="Noven Austin" w:date="2025-10-29T23:21:00Z" w16du:dateUtc="2025-10-29T16:21:00Z">
        <w:r w:rsidRPr="005A78AF">
          <w:rPr>
            <w:rFonts w:ascii="Times New Roman" w:hAnsi="Times New Roman" w:cs="Times New Roman"/>
          </w:rPr>
          <w:t>basis da</w:t>
        </w:r>
      </w:ins>
      <w:r w:rsidR="002C54E0" w:rsidRPr="005A78AF">
        <w:rPr>
          <w:rFonts w:ascii="Times New Roman" w:hAnsi="Times New Roman" w:cs="Times New Roman"/>
        </w:rPr>
        <w:t>t</w:t>
      </w:r>
      <w:ins w:id="120" w:author="Noven Austin" w:date="2025-10-29T23:21:00Z" w16du:dateUtc="2025-10-29T16:21:00Z">
        <w:r w:rsidRPr="005A78AF">
          <w:rPr>
            <w:rFonts w:ascii="Times New Roman" w:hAnsi="Times New Roman" w:cs="Times New Roman"/>
          </w:rPr>
          <w:t>a yang dikumpulkan.</w:t>
        </w:r>
      </w:ins>
    </w:p>
    <w:p w14:paraId="0A3FBF84" w14:textId="1FA9AB39" w:rsidR="00362716" w:rsidRDefault="00927502" w:rsidP="00362716">
      <w:pPr>
        <w:rPr>
          <w:rFonts w:ascii="Times New Roman" w:hAnsi="Times New Roman" w:cs="Times New Roman"/>
        </w:rPr>
      </w:pPr>
      <w:bookmarkStart w:id="121" w:name="_Toc214037329"/>
      <w:ins w:id="122" w:author="Noven Austin" w:date="2025-10-29T23:09:00Z" w16du:dateUtc="2025-10-29T16:09:00Z">
        <w:r w:rsidRPr="00362716">
          <w:rPr>
            <w:rStyle w:val="Heading2Char"/>
            <w:rPrChange w:id="123" w:author="Noven Austin" w:date="2025-10-29T23:09:00Z" w16du:dateUtc="2025-10-29T16:09:00Z">
              <w:rPr/>
            </w:rPrChange>
          </w:rPr>
          <w:t>1.6 Metode Penelitian</w:t>
        </w:r>
      </w:ins>
      <w:bookmarkEnd w:id="121"/>
    </w:p>
    <w:p w14:paraId="6BBACBE5" w14:textId="77777777" w:rsidR="002608FA" w:rsidRDefault="00362716" w:rsidP="00877F57">
      <w:pPr>
        <w:ind w:firstLine="720"/>
        <w:rPr>
          <w:rFonts w:ascii="Times New Roman" w:hAnsi="Times New Roman" w:cs="Times New Roman"/>
        </w:rPr>
      </w:pPr>
      <w:r w:rsidRPr="00362716">
        <w:rPr>
          <w:rFonts w:ascii="Times New Roman" w:hAnsi="Times New Roman" w:cs="Times New Roman"/>
        </w:rPr>
        <w:t>Metode penelitian yang digunaakan dalam penyusunan tugas akhir ini mencakup beberapa tahapan sebagai berikut:</w:t>
      </w:r>
    </w:p>
    <w:p w14:paraId="7BD27E62" w14:textId="35207EB8" w:rsidR="004A7E71" w:rsidRDefault="002608FA" w:rsidP="004A7E71">
      <w:pPr>
        <w:pStyle w:val="ListParagraph"/>
        <w:numPr>
          <w:ilvl w:val="0"/>
          <w:numId w:val="10"/>
        </w:numPr>
        <w:rPr>
          <w:rFonts w:ascii="Times New Roman" w:hAnsi="Times New Roman" w:cs="Times New Roman"/>
        </w:rPr>
      </w:pPr>
      <w:r w:rsidRPr="004A7E71">
        <w:rPr>
          <w:rFonts w:ascii="Times New Roman" w:hAnsi="Times New Roman" w:cs="Times New Roman"/>
        </w:rPr>
        <w:t>Pengumpulan Data</w:t>
      </w:r>
    </w:p>
    <w:p w14:paraId="5B37B4A4" w14:textId="7355550D" w:rsidR="008521D5" w:rsidRDefault="008521D5" w:rsidP="00716880">
      <w:pPr>
        <w:pStyle w:val="ListParagraph"/>
        <w:numPr>
          <w:ilvl w:val="1"/>
          <w:numId w:val="10"/>
        </w:numPr>
        <w:jc w:val="both"/>
        <w:rPr>
          <w:rFonts w:ascii="Times New Roman" w:hAnsi="Times New Roman" w:cs="Times New Roman"/>
        </w:rPr>
      </w:pPr>
      <w:r>
        <w:rPr>
          <w:rFonts w:ascii="Times New Roman" w:hAnsi="Times New Roman" w:cs="Times New Roman"/>
        </w:rPr>
        <w:t xml:space="preserve">Studi literatur, dilakukan untuk memahami secara mendalam konsep dan cara kerja </w:t>
      </w:r>
      <w:r>
        <w:rPr>
          <w:rFonts w:ascii="Times New Roman" w:hAnsi="Times New Roman" w:cs="Times New Roman"/>
          <w:i/>
          <w:iCs/>
        </w:rPr>
        <w:t>Retrieval-Augmented Generation</w:t>
      </w:r>
      <w:r>
        <w:rPr>
          <w:rFonts w:ascii="Times New Roman" w:hAnsi="Times New Roman" w:cs="Times New Roman"/>
        </w:rPr>
        <w:t xml:space="preserve"> (RAG), termasuk aristektur sistemnya, teknik </w:t>
      </w:r>
      <w:r>
        <w:rPr>
          <w:rFonts w:ascii="Times New Roman" w:hAnsi="Times New Roman" w:cs="Times New Roman"/>
          <w:i/>
          <w:iCs/>
        </w:rPr>
        <w:t>embedding</w:t>
      </w:r>
      <w:r>
        <w:rPr>
          <w:rFonts w:ascii="Times New Roman" w:hAnsi="Times New Roman" w:cs="Times New Roman"/>
        </w:rPr>
        <w:t xml:space="preserve"> yang relevan, model bahasa besar (LLM) yang digunakan, serta metrik evaluasi.</w:t>
      </w:r>
    </w:p>
    <w:p w14:paraId="47E031CE" w14:textId="051BCC04" w:rsidR="004A7E71" w:rsidRDefault="004A7E71" w:rsidP="00716880">
      <w:pPr>
        <w:pStyle w:val="ListParagraph"/>
        <w:numPr>
          <w:ilvl w:val="1"/>
          <w:numId w:val="10"/>
        </w:numPr>
        <w:jc w:val="both"/>
        <w:rPr>
          <w:rFonts w:ascii="Times New Roman" w:hAnsi="Times New Roman" w:cs="Times New Roman"/>
        </w:rPr>
      </w:pPr>
      <w:r>
        <w:rPr>
          <w:rFonts w:ascii="Times New Roman" w:hAnsi="Times New Roman" w:cs="Times New Roman"/>
        </w:rPr>
        <w:t>Dataset</w:t>
      </w:r>
      <w:r w:rsidR="00716880">
        <w:rPr>
          <w:rFonts w:ascii="Times New Roman" w:hAnsi="Times New Roman" w:cs="Times New Roman"/>
        </w:rPr>
        <w:t xml:space="preserve"> dikumpulkan dengan menggunakan API Shopee yang terhubung dengan toko pribadi</w:t>
      </w:r>
      <w:r w:rsidR="008521D5">
        <w:rPr>
          <w:rFonts w:ascii="Times New Roman" w:hAnsi="Times New Roman" w:cs="Times New Roman"/>
        </w:rPr>
        <w:t xml:space="preserve"> untuk memproleh data ulasan</w:t>
      </w:r>
      <w:r w:rsidR="00956604">
        <w:rPr>
          <w:rFonts w:ascii="Times New Roman" w:hAnsi="Times New Roman" w:cs="Times New Roman"/>
        </w:rPr>
        <w:t xml:space="preserve"> produk secara langsung</w:t>
      </w:r>
      <w:r w:rsidR="00716880">
        <w:rPr>
          <w:rFonts w:ascii="Times New Roman" w:hAnsi="Times New Roman" w:cs="Times New Roman"/>
        </w:rPr>
        <w:t xml:space="preserve">. </w:t>
      </w:r>
      <w:r w:rsidR="00716880">
        <w:rPr>
          <w:rFonts w:ascii="Times New Roman" w:hAnsi="Times New Roman" w:cs="Times New Roman"/>
        </w:rPr>
        <w:lastRenderedPageBreak/>
        <w:t>Data yang dikumpulkan</w:t>
      </w:r>
      <w:r w:rsidR="00B741B8">
        <w:rPr>
          <w:rFonts w:ascii="Times New Roman" w:hAnsi="Times New Roman" w:cs="Times New Roman"/>
        </w:rPr>
        <w:t xml:space="preserve"> mencakup</w:t>
      </w:r>
      <w:r w:rsidR="00956604">
        <w:rPr>
          <w:rFonts w:ascii="Times New Roman" w:hAnsi="Times New Roman" w:cs="Times New Roman"/>
        </w:rPr>
        <w:t xml:space="preserve"> nama </w:t>
      </w:r>
      <w:r w:rsidR="00716880">
        <w:rPr>
          <w:rFonts w:ascii="Times New Roman" w:hAnsi="Times New Roman" w:cs="Times New Roman"/>
        </w:rPr>
        <w:t>pembeli,</w:t>
      </w:r>
      <w:r w:rsidR="00956604">
        <w:rPr>
          <w:rFonts w:ascii="Times New Roman" w:hAnsi="Times New Roman" w:cs="Times New Roman"/>
        </w:rPr>
        <w:t xml:space="preserve"> nilai rating, tanggal ulasan, dan teks ulasan itu sendiri. </w:t>
      </w:r>
    </w:p>
    <w:p w14:paraId="1C1949D7" w14:textId="387F9B16" w:rsidR="00716880" w:rsidRDefault="001047B6" w:rsidP="00716880">
      <w:pPr>
        <w:pStyle w:val="ListParagraph"/>
        <w:numPr>
          <w:ilvl w:val="0"/>
          <w:numId w:val="10"/>
        </w:numPr>
        <w:rPr>
          <w:rFonts w:ascii="Times New Roman" w:hAnsi="Times New Roman" w:cs="Times New Roman"/>
        </w:rPr>
      </w:pPr>
      <w:r>
        <w:rPr>
          <w:rFonts w:ascii="Times New Roman" w:hAnsi="Times New Roman" w:cs="Times New Roman"/>
        </w:rPr>
        <w:t xml:space="preserve">Analisis dan </w:t>
      </w:r>
      <w:r w:rsidR="00716880">
        <w:rPr>
          <w:rFonts w:ascii="Times New Roman" w:hAnsi="Times New Roman" w:cs="Times New Roman"/>
        </w:rPr>
        <w:t>Perancangan</w:t>
      </w:r>
    </w:p>
    <w:p w14:paraId="12E2DE41" w14:textId="47C8B312" w:rsidR="00716880" w:rsidRDefault="00716880">
      <w:pPr>
        <w:pStyle w:val="ListParagraph"/>
        <w:numPr>
          <w:ilvl w:val="1"/>
          <w:numId w:val="10"/>
        </w:numPr>
        <w:jc w:val="both"/>
        <w:rPr>
          <w:rFonts w:ascii="Times New Roman" w:hAnsi="Times New Roman" w:cs="Times New Roman"/>
        </w:rPr>
      </w:pPr>
      <w:r>
        <w:rPr>
          <w:rFonts w:ascii="Times New Roman" w:hAnsi="Times New Roman" w:cs="Times New Roman"/>
        </w:rPr>
        <w:t>A</w:t>
      </w:r>
      <w:r w:rsidR="001047B6">
        <w:rPr>
          <w:rFonts w:ascii="Times New Roman" w:hAnsi="Times New Roman" w:cs="Times New Roman"/>
        </w:rPr>
        <w:t xml:space="preserve">nalisis terhadap dataset </w:t>
      </w:r>
      <w:r w:rsidR="00964C8A">
        <w:rPr>
          <w:rFonts w:ascii="Times New Roman" w:hAnsi="Times New Roman" w:cs="Times New Roman"/>
        </w:rPr>
        <w:t>dilakukan termasuk proses pembersihan data (</w:t>
      </w:r>
      <w:r w:rsidR="00964C8A">
        <w:rPr>
          <w:rFonts w:ascii="Times New Roman" w:hAnsi="Times New Roman" w:cs="Times New Roman"/>
          <w:i/>
          <w:iCs/>
        </w:rPr>
        <w:t>data cleaning</w:t>
      </w:r>
      <w:r w:rsidR="00964C8A">
        <w:rPr>
          <w:rFonts w:ascii="Times New Roman" w:hAnsi="Times New Roman" w:cs="Times New Roman"/>
        </w:rPr>
        <w:t>), pra-pemrosesan data (</w:t>
      </w:r>
      <w:r w:rsidR="00964C8A">
        <w:rPr>
          <w:rFonts w:ascii="Times New Roman" w:hAnsi="Times New Roman" w:cs="Times New Roman"/>
          <w:i/>
          <w:iCs/>
        </w:rPr>
        <w:t>data preprocessing</w:t>
      </w:r>
      <w:r w:rsidR="00964C8A">
        <w:rPr>
          <w:rFonts w:ascii="Times New Roman" w:hAnsi="Times New Roman" w:cs="Times New Roman"/>
        </w:rPr>
        <w:t>) untuk membuat sebuah korpus</w:t>
      </w:r>
      <w:r w:rsidR="004E76B8">
        <w:rPr>
          <w:rFonts w:ascii="Times New Roman" w:hAnsi="Times New Roman" w:cs="Times New Roman"/>
        </w:rPr>
        <w:t>.</w:t>
      </w:r>
    </w:p>
    <w:p w14:paraId="2AA2122F" w14:textId="7A8587F3" w:rsidR="004E76B8" w:rsidRPr="004E76B8" w:rsidRDefault="004E76B8" w:rsidP="004E76B8">
      <w:pPr>
        <w:pStyle w:val="ListParagraph"/>
        <w:numPr>
          <w:ilvl w:val="1"/>
          <w:numId w:val="10"/>
        </w:numPr>
        <w:jc w:val="both"/>
        <w:rPr>
          <w:rFonts w:ascii="Times New Roman" w:hAnsi="Times New Roman" w:cs="Times New Roman"/>
        </w:rPr>
      </w:pPr>
      <w:r>
        <w:rPr>
          <w:rFonts w:ascii="Times New Roman" w:hAnsi="Times New Roman" w:cs="Times New Roman"/>
        </w:rPr>
        <w:t xml:space="preserve">Analisis terhadap metode </w:t>
      </w:r>
      <w:r>
        <w:rPr>
          <w:rFonts w:ascii="Times New Roman" w:hAnsi="Times New Roman" w:cs="Times New Roman"/>
          <w:i/>
          <w:iCs/>
        </w:rPr>
        <w:t>retrieval</w:t>
      </w:r>
      <w:r>
        <w:rPr>
          <w:rFonts w:ascii="Times New Roman" w:hAnsi="Times New Roman" w:cs="Times New Roman"/>
        </w:rPr>
        <w:t xml:space="preserve"> dan </w:t>
      </w:r>
      <w:r>
        <w:rPr>
          <w:rFonts w:ascii="Times New Roman" w:hAnsi="Times New Roman" w:cs="Times New Roman"/>
          <w:i/>
          <w:iCs/>
        </w:rPr>
        <w:t>embedding</w:t>
      </w:r>
      <w:r>
        <w:rPr>
          <w:rFonts w:ascii="Times New Roman" w:hAnsi="Times New Roman" w:cs="Times New Roman"/>
        </w:rPr>
        <w:t>, yang akan digunakan untuk mengambil informasi dari korpus.</w:t>
      </w:r>
    </w:p>
    <w:p w14:paraId="7A26FD07" w14:textId="3E95957F" w:rsidR="00716880" w:rsidRPr="00716880" w:rsidRDefault="00E463A4" w:rsidP="00716880">
      <w:pPr>
        <w:pStyle w:val="ListParagraph"/>
        <w:numPr>
          <w:ilvl w:val="1"/>
          <w:numId w:val="10"/>
        </w:numPr>
        <w:rPr>
          <w:rFonts w:ascii="Times New Roman" w:hAnsi="Times New Roman" w:cs="Times New Roman"/>
        </w:rPr>
      </w:pPr>
      <w:r>
        <w:rPr>
          <w:rFonts w:ascii="Times New Roman" w:hAnsi="Times New Roman" w:cs="Times New Roman"/>
        </w:rPr>
        <w:t xml:space="preserve">Merancang model RAG yang menggabungkan </w:t>
      </w:r>
      <w:r>
        <w:rPr>
          <w:rFonts w:ascii="Times New Roman" w:hAnsi="Times New Roman" w:cs="Times New Roman"/>
          <w:i/>
          <w:iCs/>
        </w:rPr>
        <w:t>retrieval</w:t>
      </w:r>
      <w:r>
        <w:rPr>
          <w:rFonts w:ascii="Times New Roman" w:hAnsi="Times New Roman" w:cs="Times New Roman"/>
        </w:rPr>
        <w:t xml:space="preserve"> dan </w:t>
      </w:r>
      <w:r>
        <w:rPr>
          <w:rFonts w:ascii="Times New Roman" w:hAnsi="Times New Roman" w:cs="Times New Roman"/>
          <w:i/>
          <w:iCs/>
        </w:rPr>
        <w:t>generation</w:t>
      </w:r>
      <w:r>
        <w:rPr>
          <w:rFonts w:ascii="Times New Roman" w:hAnsi="Times New Roman" w:cs="Times New Roman"/>
        </w:rPr>
        <w:t xml:space="preserve"> untuk menghasilkan</w:t>
      </w:r>
      <w:r w:rsidR="008521D5">
        <w:rPr>
          <w:rFonts w:ascii="Times New Roman" w:hAnsi="Times New Roman" w:cs="Times New Roman"/>
        </w:rPr>
        <w:t xml:space="preserve"> rekomendasi dan ringkasan yang sesuai dengan konteks.</w:t>
      </w:r>
      <w:r>
        <w:rPr>
          <w:rFonts w:ascii="Times New Roman" w:hAnsi="Times New Roman" w:cs="Times New Roman"/>
        </w:rPr>
        <w:t xml:space="preserve"> </w:t>
      </w:r>
    </w:p>
    <w:p w14:paraId="728F4368" w14:textId="252BBF50" w:rsidR="00716880" w:rsidRDefault="00716880" w:rsidP="00716880">
      <w:pPr>
        <w:pStyle w:val="ListParagraph"/>
        <w:numPr>
          <w:ilvl w:val="0"/>
          <w:numId w:val="10"/>
        </w:numPr>
        <w:rPr>
          <w:rFonts w:ascii="Times New Roman" w:hAnsi="Times New Roman" w:cs="Times New Roman"/>
        </w:rPr>
      </w:pPr>
      <w:r>
        <w:rPr>
          <w:rFonts w:ascii="Times New Roman" w:hAnsi="Times New Roman" w:cs="Times New Roman"/>
        </w:rPr>
        <w:t>Implementasi</w:t>
      </w:r>
    </w:p>
    <w:p w14:paraId="29485C52" w14:textId="62324869" w:rsidR="00716880" w:rsidRDefault="00964C8A" w:rsidP="00E463A4">
      <w:pPr>
        <w:pStyle w:val="ListParagraph"/>
        <w:numPr>
          <w:ilvl w:val="1"/>
          <w:numId w:val="10"/>
        </w:numPr>
        <w:jc w:val="both"/>
        <w:rPr>
          <w:rFonts w:ascii="Times New Roman" w:hAnsi="Times New Roman" w:cs="Times New Roman"/>
        </w:rPr>
      </w:pPr>
      <w:r>
        <w:rPr>
          <w:rFonts w:ascii="Times New Roman" w:hAnsi="Times New Roman" w:cs="Times New Roman"/>
        </w:rPr>
        <w:t xml:space="preserve">Mengimplementasikan sistem </w:t>
      </w:r>
      <w:r w:rsidR="00E463A4">
        <w:rPr>
          <w:rFonts w:ascii="Times New Roman" w:hAnsi="Times New Roman" w:cs="Times New Roman"/>
        </w:rPr>
        <w:t>RAG dengan menggunakan dataset yang telah dibuat. Sistem ini akan diuji dalam pembuatan rekomendasi dan ringkasan ulasan produk.</w:t>
      </w:r>
    </w:p>
    <w:p w14:paraId="63D01A08" w14:textId="1A798301" w:rsidR="00716880" w:rsidRPr="00E463A4" w:rsidRDefault="00E463A4" w:rsidP="00E463A4">
      <w:pPr>
        <w:pStyle w:val="ListParagraph"/>
        <w:numPr>
          <w:ilvl w:val="1"/>
          <w:numId w:val="10"/>
        </w:numPr>
        <w:jc w:val="both"/>
        <w:rPr>
          <w:rFonts w:ascii="Times New Roman" w:hAnsi="Times New Roman" w:cs="Times New Roman"/>
        </w:rPr>
      </w:pPr>
      <w:r w:rsidRPr="00E463A4">
        <w:rPr>
          <w:rFonts w:ascii="Times New Roman" w:hAnsi="Times New Roman" w:cs="Times New Roman"/>
        </w:rPr>
        <w:t xml:space="preserve">Melakukan evaluasi terhadap performa metode </w:t>
      </w:r>
      <w:r w:rsidRPr="00E463A4">
        <w:rPr>
          <w:rFonts w:ascii="Times New Roman" w:hAnsi="Times New Roman" w:cs="Times New Roman"/>
          <w:iCs/>
        </w:rPr>
        <w:t>retrieval</w:t>
      </w:r>
      <w:r w:rsidRPr="00E463A4">
        <w:rPr>
          <w:rFonts w:ascii="Times New Roman" w:hAnsi="Times New Roman" w:cs="Times New Roman"/>
        </w:rPr>
        <w:t xml:space="preserve"> dan model bahasa besar (LLM) dalam menghasilkan jawaban yang relevan, informatif, dan konsisten dengan konteks pertanyaan.</w:t>
      </w:r>
    </w:p>
    <w:p w14:paraId="5A9E2636" w14:textId="008127AB" w:rsidR="00927502" w:rsidRPr="004A7E71" w:rsidRDefault="00927502" w:rsidP="004A7E71">
      <w:pPr>
        <w:rPr>
          <w:rStyle w:val="Heading2Char"/>
          <w:b w:val="0"/>
          <w:bCs w:val="0"/>
        </w:rPr>
      </w:pPr>
      <w:ins w:id="124" w:author="Noven Austin" w:date="2025-10-29T23:09:00Z" w16du:dateUtc="2025-10-29T16:09:00Z">
        <w:r>
          <w:br/>
        </w:r>
        <w:bookmarkStart w:id="125" w:name="_Toc214037330"/>
        <w:r w:rsidRPr="004B32FE">
          <w:rPr>
            <w:rStyle w:val="Heading2Char"/>
            <w:rPrChange w:id="126" w:author="Noven Austin" w:date="2025-10-29T23:09:00Z" w16du:dateUtc="2025-10-29T16:09:00Z">
              <w:rPr/>
            </w:rPrChange>
          </w:rPr>
          <w:t>1.7 Sistematika Penulisan</w:t>
        </w:r>
      </w:ins>
      <w:bookmarkEnd w:id="125"/>
    </w:p>
    <w:p w14:paraId="1DBD4062" w14:textId="4004DF7C" w:rsidR="00877F57" w:rsidRPr="004B32FE" w:rsidRDefault="00877F57" w:rsidP="004B32FE">
      <w:pPr>
        <w:ind w:left="426"/>
        <w:rPr>
          <w:rFonts w:ascii="Times New Roman" w:hAnsi="Times New Roman" w:cs="Times New Roman"/>
        </w:rPr>
      </w:pPr>
      <w:r w:rsidRPr="004B32FE">
        <w:rPr>
          <w:rFonts w:ascii="Times New Roman" w:hAnsi="Times New Roman" w:cs="Times New Roman"/>
        </w:rPr>
        <w:tab/>
      </w:r>
      <w:r w:rsidR="004B32FE">
        <w:rPr>
          <w:rFonts w:ascii="Times New Roman" w:hAnsi="Times New Roman" w:cs="Times New Roman"/>
        </w:rPr>
        <w:t xml:space="preserve">Penulisan laporan </w:t>
      </w:r>
      <w:r w:rsidRPr="004B32FE">
        <w:rPr>
          <w:rFonts w:ascii="Times New Roman" w:hAnsi="Times New Roman" w:cs="Times New Roman"/>
        </w:rPr>
        <w:t>tugas akhir ini disusun</w:t>
      </w:r>
      <w:r w:rsidR="004B32FE">
        <w:rPr>
          <w:rFonts w:ascii="Times New Roman" w:hAnsi="Times New Roman" w:cs="Times New Roman"/>
        </w:rPr>
        <w:t xml:space="preserve"> dalam beberapa bab yang terbagi sebagai berikut</w:t>
      </w:r>
      <w:r w:rsidRPr="004B32FE">
        <w:rPr>
          <w:rFonts w:ascii="Times New Roman" w:hAnsi="Times New Roman" w:cs="Times New Roman"/>
        </w:rPr>
        <w:t>:</w:t>
      </w:r>
    </w:p>
    <w:p w14:paraId="34330359" w14:textId="69133DC5" w:rsidR="00877F57" w:rsidRPr="004B32FE" w:rsidRDefault="00877F57" w:rsidP="004B32FE">
      <w:pPr>
        <w:pStyle w:val="ListParagraph"/>
        <w:ind w:left="284" w:firstLine="436"/>
        <w:rPr>
          <w:rFonts w:ascii="Times New Roman" w:hAnsi="Times New Roman" w:cs="Times New Roman"/>
        </w:rPr>
      </w:pPr>
      <w:r w:rsidRPr="004B32FE">
        <w:rPr>
          <w:rFonts w:ascii="Times New Roman" w:hAnsi="Times New Roman" w:cs="Times New Roman"/>
        </w:rPr>
        <w:t>BAB I</w:t>
      </w:r>
      <w:r w:rsidR="004B32FE" w:rsidRPr="004B32FE">
        <w:rPr>
          <w:rFonts w:ascii="Times New Roman" w:hAnsi="Times New Roman" w:cs="Times New Roman"/>
        </w:rPr>
        <w:t xml:space="preserve"> –</w:t>
      </w:r>
      <w:r w:rsidR="004B32FE">
        <w:rPr>
          <w:rFonts w:ascii="Times New Roman" w:hAnsi="Times New Roman" w:cs="Times New Roman"/>
        </w:rPr>
        <w:t xml:space="preserve"> </w:t>
      </w:r>
      <w:r w:rsidRPr="004B32FE">
        <w:rPr>
          <w:rFonts w:ascii="Times New Roman" w:hAnsi="Times New Roman" w:cs="Times New Roman"/>
        </w:rPr>
        <w:t>Pendahuluan</w:t>
      </w:r>
    </w:p>
    <w:p w14:paraId="272B3C85" w14:textId="17D05B95" w:rsidR="00AB0186" w:rsidRPr="004B32FE" w:rsidRDefault="00877F57" w:rsidP="004B32FE">
      <w:pPr>
        <w:ind w:left="720" w:firstLine="720"/>
        <w:rPr>
          <w:rFonts w:ascii="Times New Roman" w:hAnsi="Times New Roman" w:cs="Times New Roman"/>
        </w:rPr>
      </w:pPr>
      <w:r w:rsidRPr="004B32FE">
        <w:rPr>
          <w:rFonts w:ascii="Times New Roman" w:hAnsi="Times New Roman" w:cs="Times New Roman"/>
        </w:rPr>
        <w:t xml:space="preserve">Menjelaskan </w:t>
      </w:r>
      <w:r w:rsidR="00AB0186" w:rsidRPr="004B32FE">
        <w:rPr>
          <w:rFonts w:ascii="Times New Roman" w:hAnsi="Times New Roman" w:cs="Times New Roman"/>
        </w:rPr>
        <w:t>latar belakang masalah, rumusan masalah, tujuan, manfaat, ruang lingkup, metode penelitian, serta sistematika penulisan laporan.</w:t>
      </w:r>
    </w:p>
    <w:p w14:paraId="3AD8CB5F" w14:textId="7B661F41"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 II</w:t>
      </w:r>
      <w:r w:rsidR="004B32FE">
        <w:rPr>
          <w:rFonts w:ascii="Times New Roman" w:hAnsi="Times New Roman" w:cs="Times New Roman"/>
        </w:rPr>
        <w:t xml:space="preserve"> </w:t>
      </w:r>
      <w:r w:rsidR="004B32FE" w:rsidRPr="004B32FE">
        <w:rPr>
          <w:rFonts w:ascii="Times New Roman" w:hAnsi="Times New Roman" w:cs="Times New Roman"/>
        </w:rPr>
        <w:t>–</w:t>
      </w:r>
      <w:r w:rsidR="004B32FE">
        <w:rPr>
          <w:rFonts w:ascii="Times New Roman" w:hAnsi="Times New Roman" w:cs="Times New Roman"/>
        </w:rPr>
        <w:t xml:space="preserve"> </w:t>
      </w:r>
      <w:r w:rsidRPr="004B32FE">
        <w:rPr>
          <w:rFonts w:ascii="Times New Roman" w:hAnsi="Times New Roman" w:cs="Times New Roman"/>
        </w:rPr>
        <w:t>Tinjauan Pustaka</w:t>
      </w:r>
    </w:p>
    <w:p w14:paraId="60BE4F18" w14:textId="4DACE3D3" w:rsidR="00AB0186" w:rsidRPr="004B32FE" w:rsidRDefault="004B32FE" w:rsidP="004B32FE">
      <w:pPr>
        <w:tabs>
          <w:tab w:val="left" w:pos="284"/>
        </w:tabs>
        <w:ind w:left="720"/>
        <w:jc w:val="both"/>
        <w:rPr>
          <w:rFonts w:ascii="Times New Roman" w:hAnsi="Times New Roman" w:cs="Times New Roman"/>
        </w:rPr>
      </w:pPr>
      <w:r>
        <w:rPr>
          <w:rFonts w:ascii="Times New Roman" w:hAnsi="Times New Roman" w:cs="Times New Roman"/>
        </w:rPr>
        <w:tab/>
      </w:r>
      <w:r w:rsidR="00AB0186" w:rsidRPr="004B32FE">
        <w:rPr>
          <w:rFonts w:ascii="Times New Roman" w:hAnsi="Times New Roman" w:cs="Times New Roman"/>
        </w:rPr>
        <w:t xml:space="preserve">Berisi Kajian teori yang mendasari penelitian, termasuk konsep e-commerce, </w:t>
      </w:r>
      <w:r w:rsidR="00AB0186" w:rsidRPr="004B32FE">
        <w:rPr>
          <w:rFonts w:ascii="Times New Roman" w:hAnsi="Times New Roman" w:cs="Times New Roman"/>
          <w:i/>
          <w:iCs/>
        </w:rPr>
        <w:t>Retrieval-Augmented Generation</w:t>
      </w:r>
      <w:r w:rsidR="00AB0186" w:rsidRPr="004B32FE">
        <w:rPr>
          <w:rFonts w:ascii="Times New Roman" w:hAnsi="Times New Roman" w:cs="Times New Roman"/>
        </w:rPr>
        <w:t xml:space="preserve">, </w:t>
      </w:r>
      <w:r w:rsidR="00AB0186" w:rsidRPr="004B32FE">
        <w:rPr>
          <w:rFonts w:ascii="Times New Roman" w:hAnsi="Times New Roman" w:cs="Times New Roman"/>
          <w:i/>
          <w:iCs/>
        </w:rPr>
        <w:t>Natural Language Processing (NLP)</w:t>
      </w:r>
      <w:r w:rsidR="00AB0186" w:rsidRPr="004B32FE">
        <w:rPr>
          <w:rFonts w:ascii="Times New Roman" w:hAnsi="Times New Roman" w:cs="Times New Roman"/>
        </w:rPr>
        <w:t xml:space="preserve">, </w:t>
      </w:r>
      <w:r w:rsidR="00AB0186" w:rsidRPr="004B32FE">
        <w:rPr>
          <w:rFonts w:ascii="Times New Roman" w:hAnsi="Times New Roman" w:cs="Times New Roman"/>
          <w:i/>
          <w:iCs/>
        </w:rPr>
        <w:t>summarization</w:t>
      </w:r>
      <w:r w:rsidR="00AB0186" w:rsidRPr="004B32FE">
        <w:rPr>
          <w:rFonts w:ascii="Times New Roman" w:hAnsi="Times New Roman" w:cs="Times New Roman"/>
        </w:rPr>
        <w:t xml:space="preserve">, dan </w:t>
      </w:r>
      <w:r w:rsidR="00AB0186" w:rsidRPr="004B32FE">
        <w:rPr>
          <w:rFonts w:ascii="Times New Roman" w:hAnsi="Times New Roman" w:cs="Times New Roman"/>
          <w:i/>
          <w:iCs/>
        </w:rPr>
        <w:t>sentiment analysis</w:t>
      </w:r>
      <w:r w:rsidR="00AB0186" w:rsidRPr="004B32FE">
        <w:rPr>
          <w:rFonts w:ascii="Times New Roman" w:hAnsi="Times New Roman" w:cs="Times New Roman"/>
        </w:rPr>
        <w:t>, serta penelitian terdahulu yang relevan.</w:t>
      </w:r>
    </w:p>
    <w:p w14:paraId="2580AFB2" w14:textId="6C8C85F2"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w:t>
      </w:r>
      <w:r w:rsidR="004B32FE">
        <w:rPr>
          <w:rFonts w:ascii="Times New Roman" w:hAnsi="Times New Roman" w:cs="Times New Roman"/>
        </w:rPr>
        <w:t xml:space="preserve"> </w:t>
      </w:r>
      <w:r w:rsidRPr="004B32FE">
        <w:rPr>
          <w:rFonts w:ascii="Times New Roman" w:hAnsi="Times New Roman" w:cs="Times New Roman"/>
        </w:rPr>
        <w:t>III</w:t>
      </w:r>
      <w:r w:rsidR="004B32FE">
        <w:rPr>
          <w:rFonts w:ascii="Times New Roman" w:hAnsi="Times New Roman" w:cs="Times New Roman"/>
        </w:rPr>
        <w:t xml:space="preserve"> </w:t>
      </w:r>
      <w:r w:rsidR="004B32FE" w:rsidRPr="004B32FE">
        <w:rPr>
          <w:rFonts w:ascii="Times New Roman" w:hAnsi="Times New Roman" w:cs="Times New Roman"/>
        </w:rPr>
        <w:t>–</w:t>
      </w:r>
      <w:r w:rsidRPr="004B32FE">
        <w:rPr>
          <w:rFonts w:ascii="Times New Roman" w:hAnsi="Times New Roman" w:cs="Times New Roman"/>
        </w:rPr>
        <w:t xml:space="preserve"> Metodologi Penelitian</w:t>
      </w:r>
    </w:p>
    <w:p w14:paraId="64F08831" w14:textId="2CB9C85D" w:rsidR="00AB0186" w:rsidRPr="004B32FE" w:rsidRDefault="00AB0186" w:rsidP="004B32FE">
      <w:pPr>
        <w:tabs>
          <w:tab w:val="left" w:pos="284"/>
        </w:tabs>
        <w:ind w:left="720"/>
        <w:rPr>
          <w:rFonts w:ascii="Times New Roman" w:hAnsi="Times New Roman" w:cs="Times New Roman"/>
        </w:rPr>
      </w:pPr>
      <w:r w:rsidRPr="004B32FE">
        <w:rPr>
          <w:rFonts w:ascii="Times New Roman" w:hAnsi="Times New Roman" w:cs="Times New Roman"/>
        </w:rPr>
        <w:tab/>
        <w:t>Menguraikan langkah-langkah penelitian secara terperinci, mulai dari pengumpulan data, percangan sistem, hingga implementasi model dan pengujian.</w:t>
      </w:r>
    </w:p>
    <w:p w14:paraId="6694FAE5" w14:textId="79FBEF89"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 IV</w:t>
      </w:r>
      <w:r w:rsidR="004B32FE">
        <w:rPr>
          <w:rFonts w:ascii="Times New Roman" w:hAnsi="Times New Roman" w:cs="Times New Roman"/>
        </w:rPr>
        <w:t xml:space="preserve"> </w:t>
      </w:r>
      <w:r w:rsidR="004B32FE" w:rsidRPr="004B32FE">
        <w:rPr>
          <w:rFonts w:ascii="Times New Roman" w:hAnsi="Times New Roman" w:cs="Times New Roman"/>
        </w:rPr>
        <w:t>–</w:t>
      </w:r>
      <w:r w:rsidRPr="004B32FE">
        <w:rPr>
          <w:rFonts w:ascii="Times New Roman" w:hAnsi="Times New Roman" w:cs="Times New Roman"/>
        </w:rPr>
        <w:t xml:space="preserve"> Hasil dan Pembahasan</w:t>
      </w:r>
    </w:p>
    <w:p w14:paraId="462E2ECA" w14:textId="7F83EFE4" w:rsidR="00AB0186" w:rsidRPr="004B32FE" w:rsidRDefault="00AB0186" w:rsidP="004B32FE">
      <w:pPr>
        <w:tabs>
          <w:tab w:val="left" w:pos="284"/>
        </w:tabs>
        <w:ind w:left="720"/>
        <w:rPr>
          <w:rFonts w:ascii="Times New Roman" w:hAnsi="Times New Roman" w:cs="Times New Roman"/>
        </w:rPr>
      </w:pPr>
      <w:r w:rsidRPr="004B32FE">
        <w:rPr>
          <w:rFonts w:ascii="Times New Roman" w:hAnsi="Times New Roman" w:cs="Times New Roman"/>
        </w:rPr>
        <w:tab/>
        <w:t>Menjelaskan hasil implementasi, performat sistem, serta analisis hasil uji terhadap efektivitas model RAG dalam mengashilkan ringkasan dan rekomendasi ulasan.</w:t>
      </w:r>
    </w:p>
    <w:p w14:paraId="186B6DC0" w14:textId="6F0D2D44" w:rsidR="00AB0186" w:rsidRPr="004B32FE" w:rsidRDefault="00AB0186" w:rsidP="004B32FE">
      <w:pPr>
        <w:pStyle w:val="ListParagraph"/>
        <w:tabs>
          <w:tab w:val="left" w:pos="284"/>
        </w:tabs>
        <w:rPr>
          <w:rFonts w:ascii="Times New Roman" w:hAnsi="Times New Roman" w:cs="Times New Roman"/>
        </w:rPr>
      </w:pPr>
      <w:r w:rsidRPr="004B32FE">
        <w:rPr>
          <w:rFonts w:ascii="Times New Roman" w:hAnsi="Times New Roman" w:cs="Times New Roman"/>
        </w:rPr>
        <w:t>BAB V</w:t>
      </w:r>
      <w:r w:rsidR="004B32FE">
        <w:rPr>
          <w:rFonts w:ascii="Times New Roman" w:hAnsi="Times New Roman" w:cs="Times New Roman"/>
        </w:rPr>
        <w:t xml:space="preserve"> </w:t>
      </w:r>
      <w:r w:rsidR="004B32FE" w:rsidRPr="004B32FE">
        <w:rPr>
          <w:rFonts w:ascii="Times New Roman" w:hAnsi="Times New Roman" w:cs="Times New Roman"/>
        </w:rPr>
        <w:t>–</w:t>
      </w:r>
      <w:r w:rsidRPr="004B32FE">
        <w:rPr>
          <w:rFonts w:ascii="Times New Roman" w:hAnsi="Times New Roman" w:cs="Times New Roman"/>
        </w:rPr>
        <w:t xml:space="preserve"> Kesimpulan dan Saran</w:t>
      </w:r>
    </w:p>
    <w:p w14:paraId="2B63B3FB" w14:textId="58429E8B" w:rsidR="00AB0186" w:rsidRPr="004B32FE" w:rsidRDefault="00AB0186" w:rsidP="004B32FE">
      <w:pPr>
        <w:tabs>
          <w:tab w:val="left" w:pos="284"/>
        </w:tabs>
        <w:ind w:left="720"/>
        <w:rPr>
          <w:rFonts w:ascii="Times New Roman" w:hAnsi="Times New Roman" w:cs="Times New Roman"/>
        </w:rPr>
      </w:pPr>
      <w:r w:rsidRPr="004B32FE">
        <w:rPr>
          <w:rFonts w:ascii="Times New Roman" w:hAnsi="Times New Roman" w:cs="Times New Roman"/>
        </w:rPr>
        <w:lastRenderedPageBreak/>
        <w:tab/>
        <w:t>Menyajikan kesimpulan dari hasil penelitian dan memberikan sarann untuk pengembangan lebih lanjut.</w:t>
      </w:r>
    </w:p>
    <w:p w14:paraId="72483C3C" w14:textId="77777777" w:rsidR="00DB3323" w:rsidRDefault="00DB3323" w:rsidP="00063619">
      <w:pPr>
        <w:jc w:val="both"/>
        <w:rPr>
          <w:rFonts w:ascii="Times New Roman" w:hAnsi="Times New Roman" w:cs="Times New Roman"/>
        </w:rPr>
      </w:pPr>
    </w:p>
    <w:p w14:paraId="3815A877" w14:textId="77777777" w:rsidR="00DB3323" w:rsidRDefault="00DB3323" w:rsidP="00063619">
      <w:pPr>
        <w:jc w:val="both"/>
        <w:rPr>
          <w:rFonts w:ascii="Times New Roman" w:hAnsi="Times New Roman" w:cs="Times New Roman"/>
        </w:rPr>
      </w:pPr>
    </w:p>
    <w:p w14:paraId="2FC8B514" w14:textId="77777777" w:rsidR="00F75327" w:rsidRDefault="00F75327" w:rsidP="00063619">
      <w:pPr>
        <w:jc w:val="both"/>
        <w:rPr>
          <w:rFonts w:ascii="Times New Roman" w:hAnsi="Times New Roman" w:cs="Times New Roman"/>
        </w:rPr>
      </w:pPr>
    </w:p>
    <w:p w14:paraId="1AC7852D" w14:textId="77777777" w:rsidR="00443566" w:rsidRDefault="00443566" w:rsidP="00063619">
      <w:pPr>
        <w:jc w:val="both"/>
        <w:rPr>
          <w:rFonts w:ascii="Times New Roman" w:hAnsi="Times New Roman" w:cs="Times New Roman"/>
        </w:rPr>
      </w:pPr>
    </w:p>
    <w:p w14:paraId="5EE1159C" w14:textId="77777777" w:rsidR="00443566" w:rsidRDefault="00443566" w:rsidP="00063619">
      <w:pPr>
        <w:jc w:val="both"/>
        <w:rPr>
          <w:rFonts w:ascii="Times New Roman" w:hAnsi="Times New Roman" w:cs="Times New Roman"/>
        </w:rPr>
      </w:pPr>
    </w:p>
    <w:p w14:paraId="462C7029" w14:textId="77777777" w:rsidR="00443566" w:rsidRDefault="00443566" w:rsidP="00063619">
      <w:pPr>
        <w:jc w:val="both"/>
        <w:rPr>
          <w:rFonts w:ascii="Times New Roman" w:hAnsi="Times New Roman" w:cs="Times New Roman"/>
        </w:rPr>
      </w:pPr>
    </w:p>
    <w:p w14:paraId="13F018F3" w14:textId="77777777" w:rsidR="00D549FA" w:rsidRDefault="00D549FA" w:rsidP="00063619">
      <w:pPr>
        <w:jc w:val="both"/>
        <w:rPr>
          <w:rFonts w:ascii="Times New Roman" w:hAnsi="Times New Roman" w:cs="Times New Roman"/>
        </w:rPr>
      </w:pPr>
    </w:p>
    <w:p w14:paraId="1958E9F7" w14:textId="77777777" w:rsidR="00D549FA" w:rsidRDefault="00D549FA" w:rsidP="00063619">
      <w:pPr>
        <w:jc w:val="both"/>
        <w:rPr>
          <w:rFonts w:ascii="Times New Roman" w:hAnsi="Times New Roman" w:cs="Times New Roman"/>
        </w:rPr>
      </w:pPr>
    </w:p>
    <w:p w14:paraId="528B27DD" w14:textId="77777777" w:rsidR="00D549FA" w:rsidRDefault="00D549FA" w:rsidP="00063619">
      <w:pPr>
        <w:jc w:val="both"/>
        <w:rPr>
          <w:rFonts w:ascii="Times New Roman" w:hAnsi="Times New Roman" w:cs="Times New Roman"/>
        </w:rPr>
      </w:pPr>
    </w:p>
    <w:p w14:paraId="6E174FF6" w14:textId="77777777" w:rsidR="007D4EF6" w:rsidRDefault="007D4EF6" w:rsidP="00063619">
      <w:pPr>
        <w:jc w:val="both"/>
        <w:rPr>
          <w:rFonts w:ascii="Times New Roman" w:hAnsi="Times New Roman" w:cs="Times New Roman"/>
        </w:rPr>
      </w:pPr>
    </w:p>
    <w:p w14:paraId="551B13D6" w14:textId="77777777" w:rsidR="007D4EF6" w:rsidRDefault="007D4EF6" w:rsidP="00063619">
      <w:pPr>
        <w:jc w:val="both"/>
      </w:pPr>
    </w:p>
    <w:p w14:paraId="240854C7" w14:textId="77777777" w:rsidR="00DD181B" w:rsidRDefault="00DD181B" w:rsidP="00063619">
      <w:pPr>
        <w:jc w:val="both"/>
      </w:pPr>
    </w:p>
    <w:p w14:paraId="53BCB56F" w14:textId="77777777" w:rsidR="00DD181B" w:rsidRPr="004A7E71" w:rsidRDefault="00DD181B" w:rsidP="00063619">
      <w:pPr>
        <w:jc w:val="both"/>
        <w:rPr>
          <w:ins w:id="127" w:author="Noven Austin" w:date="2025-10-23T00:20:00Z" w16du:dateUtc="2025-10-22T17:20:00Z"/>
        </w:rPr>
      </w:pPr>
    </w:p>
    <w:p w14:paraId="6F99DF76" w14:textId="05A124C7" w:rsidR="00C23F5A" w:rsidRDefault="00C23F5A">
      <w:pPr>
        <w:pStyle w:val="Heading1"/>
        <w:spacing w:after="0" w:line="360" w:lineRule="auto"/>
        <w:jc w:val="center"/>
        <w:pPrChange w:id="128" w:author="Noven Austin" w:date="2025-10-23T00:19:00Z" w16du:dateUtc="2025-10-22T17:19:00Z">
          <w:pPr>
            <w:pStyle w:val="Heading1"/>
            <w:jc w:val="both"/>
          </w:pPr>
        </w:pPrChange>
      </w:pPr>
      <w:bookmarkStart w:id="129" w:name="_Toc214037331"/>
      <w:r>
        <w:t>BAB II</w:t>
      </w:r>
      <w:bookmarkEnd w:id="129"/>
    </w:p>
    <w:p w14:paraId="7D1E9C69" w14:textId="75F81565" w:rsidR="00C23F5A" w:rsidRDefault="00C23F5A">
      <w:pPr>
        <w:spacing w:after="0" w:line="360" w:lineRule="auto"/>
        <w:jc w:val="center"/>
        <w:rPr>
          <w:rFonts w:ascii="Times New Roman" w:hAnsi="Times New Roman" w:cs="Times New Roman"/>
          <w:b/>
          <w:bCs/>
        </w:rPr>
        <w:pPrChange w:id="130" w:author="Noven Austin" w:date="2025-10-23T00:19:00Z" w16du:dateUtc="2025-10-22T17:19:00Z">
          <w:pPr>
            <w:jc w:val="both"/>
          </w:pPr>
        </w:pPrChange>
      </w:pPr>
      <w:r>
        <w:rPr>
          <w:rFonts w:ascii="Times New Roman" w:hAnsi="Times New Roman" w:cs="Times New Roman"/>
          <w:b/>
          <w:bCs/>
        </w:rPr>
        <w:t>TINJAUAN PUSTAKA</w:t>
      </w:r>
    </w:p>
    <w:p w14:paraId="310A8D49" w14:textId="77777777" w:rsidR="00F75327" w:rsidRDefault="00F75327" w:rsidP="00063619">
      <w:pPr>
        <w:jc w:val="both"/>
        <w:rPr>
          <w:rFonts w:ascii="Times New Roman" w:hAnsi="Times New Roman" w:cs="Times New Roman"/>
        </w:rPr>
      </w:pPr>
    </w:p>
    <w:p w14:paraId="6E511788" w14:textId="06CE8BE4" w:rsidR="00C32AB8" w:rsidRDefault="00C32AB8" w:rsidP="000C1124">
      <w:pPr>
        <w:pStyle w:val="Heading2"/>
      </w:pPr>
      <w:bookmarkStart w:id="131" w:name="_Toc214037332"/>
      <w:r w:rsidRPr="00C32AB8">
        <w:t>2.1 Kerangka Teoritis</w:t>
      </w:r>
      <w:bookmarkEnd w:id="131"/>
    </w:p>
    <w:p w14:paraId="6F4508FA" w14:textId="57ED0BB7" w:rsidR="00D549FA" w:rsidRPr="00D549FA" w:rsidRDefault="00D549FA" w:rsidP="00B97297">
      <w:pPr>
        <w:pStyle w:val="Heading3"/>
        <w:ind w:firstLine="720"/>
      </w:pPr>
      <w:bookmarkStart w:id="132" w:name="_Toc214037333"/>
      <w:r>
        <w:t>2.2.1 Natural Language Processing</w:t>
      </w:r>
      <w:bookmarkEnd w:id="132"/>
    </w:p>
    <w:p w14:paraId="3800BEEF" w14:textId="6B9A90E5" w:rsidR="00C32AB8" w:rsidRDefault="00C32AB8" w:rsidP="00B97297">
      <w:pPr>
        <w:ind w:left="720" w:firstLine="720"/>
        <w:jc w:val="both"/>
        <w:rPr>
          <w:rFonts w:ascii="Times New Roman" w:hAnsi="Times New Roman" w:cs="Times New Roman"/>
        </w:rPr>
      </w:pPr>
      <w:r w:rsidRPr="00C32AB8">
        <w:rPr>
          <w:rFonts w:ascii="Times New Roman" w:hAnsi="Times New Roman" w:cs="Times New Roman"/>
        </w:rPr>
        <w:t>Natural Language Processing (NLP). NLP adalah bidang ilmu interdisipliner yang berfokus pada pemrosesan dan pemahaman bahasa manusia secara otomatis oleh komputer. Ruang lingkup NLP mencakup berbagai tugas, mulai dari tokenisasi, machine translation, text summarization, hingga analisis sentimen. Tujuan utama NLP adalah mengubah teks tidak terstruktur menjadi informasi yang terstruktur dan bermakna. Dengan teknik NLP, data teks yang besar seperti kumpulan ulasan produk dapat diekstraksi wawasannya secara otomatis, sehingga membantu pengguna atau perusahaan mengambil keputusan berbasis informasi tersebut</w:t>
      </w:r>
      <w:r w:rsidR="006C10A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"/>
          <w:id w:val="504554802"/>
          <w:placeholder>
            <w:docPart w:val="DefaultPlaceholder_-1854013440"/>
          </w:placeholder>
        </w:sdtPr>
        <w:sdtContent>
          <w:r w:rsidR="00B511FE" w:rsidRPr="00B511FE">
            <w:rPr>
              <w:rFonts w:ascii="Times New Roman" w:hAnsi="Times New Roman" w:cs="Times New Roman"/>
              <w:color w:val="000000"/>
            </w:rPr>
            <w:t>[8]</w:t>
          </w:r>
        </w:sdtContent>
      </w:sdt>
      <w:r w:rsidRPr="00C32AB8">
        <w:rPr>
          <w:rFonts w:ascii="Times New Roman" w:hAnsi="Times New Roman" w:cs="Times New Roman"/>
        </w:rPr>
        <w:t xml:space="preserve">. Perkembangan pesat teknologi </w:t>
      </w:r>
      <w:r w:rsidRPr="00C32AB8">
        <w:rPr>
          <w:rFonts w:ascii="Times New Roman" w:hAnsi="Times New Roman" w:cs="Times New Roman"/>
          <w:i/>
          <w:iCs/>
        </w:rPr>
        <w:t>deep learning</w:t>
      </w:r>
      <w:r w:rsidRPr="00C32AB8">
        <w:rPr>
          <w:rFonts w:ascii="Times New Roman" w:hAnsi="Times New Roman" w:cs="Times New Roman"/>
        </w:rPr>
        <w:t>, khususnya arsitektur transformer, dalam satu dekade terakhir telah mendorong kemajuan signifikan di bidang NLP.</w:t>
      </w:r>
    </w:p>
    <w:p w14:paraId="6024743E" w14:textId="2CB4BBB9" w:rsidR="00D549FA" w:rsidRPr="00C32AB8" w:rsidRDefault="00D549FA" w:rsidP="00B97297">
      <w:pPr>
        <w:pStyle w:val="Heading3"/>
        <w:ind w:firstLine="720"/>
      </w:pPr>
      <w:bookmarkStart w:id="133" w:name="_Toc214037334"/>
      <w:r>
        <w:t>2.2.2 Large Language Models</w:t>
      </w:r>
      <w:bookmarkEnd w:id="133"/>
    </w:p>
    <w:p w14:paraId="0FA99A7D" w14:textId="4AB02AD9" w:rsidR="00C32AB8" w:rsidRDefault="00C32AB8" w:rsidP="00B97297">
      <w:pPr>
        <w:ind w:left="720" w:firstLine="720"/>
        <w:jc w:val="both"/>
        <w:rPr>
          <w:rFonts w:ascii="Times New Roman" w:hAnsi="Times New Roman" w:cs="Times New Roman"/>
        </w:rPr>
      </w:pPr>
      <w:r w:rsidRPr="00C32AB8">
        <w:rPr>
          <w:rFonts w:ascii="Times New Roman" w:hAnsi="Times New Roman" w:cs="Times New Roman"/>
        </w:rPr>
        <w:t xml:space="preserve">Large Language Models (LLM) merupakan model bahasa berukuran sangat besar yang dilatih pada korpus teks berjumlah miliaran kata untuk mempelajari pola </w:t>
      </w:r>
      <w:r w:rsidRPr="00C32AB8">
        <w:rPr>
          <w:rFonts w:ascii="Times New Roman" w:hAnsi="Times New Roman" w:cs="Times New Roman"/>
        </w:rPr>
        <w:lastRenderedPageBreak/>
        <w:t>bahasa secara konteks. Contoh LLM mencakup model seperti GPT-3/4 dan BERT beserta variasinya. Kemampuan LLM ditunjukkan dengan prestasi yang luar biasa dalam memahami dan menghasilkan bahasa alami di berbagai domain</w:t>
      </w:r>
      <w:r w:rsidR="003447D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4MWViNjctOWQxMi00YWE1LWJlNDctNGZmNjdlMzYzY2Mw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
          <w:id w:val="-1231461288"/>
          <w:placeholder>
            <w:docPart w:val="DefaultPlaceholder_-1854013440"/>
          </w:placeholder>
        </w:sdtPr>
        <w:sdtContent>
          <w:r w:rsidR="00B511FE" w:rsidRPr="00B511FE">
            <w:rPr>
              <w:rFonts w:ascii="Times New Roman" w:hAnsi="Times New Roman" w:cs="Times New Roman"/>
              <w:color w:val="000000"/>
            </w:rPr>
            <w:t>[9]</w:t>
          </w:r>
        </w:sdtContent>
      </w:sdt>
      <w:r w:rsidRPr="00C32AB8">
        <w:rPr>
          <w:rFonts w:ascii="Times New Roman" w:hAnsi="Times New Roman" w:cs="Times New Roman"/>
        </w:rPr>
        <w:t>. Model bahasa berskala besar ini mampu menangani beragam tugas NLP dengan performa mendekati atau bahkan melampaui manusia, seperti menjawab pertanyaan, menerjemahkan teks, hingga membuat ringkasan. Meskipun demikian, LLM memiliki keterbatasan, antara lain risiko “halusinasi” (mengarang fakta) dan pengetahuan yang kadaluarsa apabila topik yang ditanyakan berada di luar data latih yang dimilikinya</w:t>
      </w:r>
      <w:r w:rsidR="003447D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I3M2VjZDUtMTJjNy00NzFiLWE3OTUtYTVjMjA1MzMwNzE0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
          <w:id w:val="-86005917"/>
          <w:placeholder>
            <w:docPart w:val="DefaultPlaceholder_-1854013440"/>
          </w:placeholder>
        </w:sdtPr>
        <w:sdtContent>
          <w:r w:rsidR="00B511FE" w:rsidRPr="00B511FE">
            <w:rPr>
              <w:rFonts w:ascii="Times New Roman" w:hAnsi="Times New Roman" w:cs="Times New Roman"/>
              <w:color w:val="000000"/>
            </w:rPr>
            <w:t>[9]</w:t>
          </w:r>
        </w:sdtContent>
      </w:sdt>
      <w:r w:rsidRPr="00C32AB8">
        <w:rPr>
          <w:rFonts w:ascii="Times New Roman" w:hAnsi="Times New Roman" w:cs="Times New Roman"/>
        </w:rPr>
        <w:t xml:space="preserve">. Oleh sebab itu, dikembangkanlah berbagai teknik untuk mengatasi kelemahan tersebut, salah satunya adalah </w:t>
      </w:r>
      <w:r w:rsidRPr="00C32AB8">
        <w:rPr>
          <w:rFonts w:ascii="Times New Roman" w:hAnsi="Times New Roman" w:cs="Times New Roman"/>
          <w:i/>
          <w:iCs/>
        </w:rPr>
        <w:t>Retrieval-Augmented Generation (RAG)</w:t>
      </w:r>
      <w:r w:rsidRPr="00C32AB8">
        <w:rPr>
          <w:rFonts w:ascii="Times New Roman" w:hAnsi="Times New Roman" w:cs="Times New Roman"/>
        </w:rPr>
        <w:t xml:space="preserve"> yang akan dibahas pada bagian 2.2.1. Selain itu, ketersediaan LLM yang dilatih khusus untuk bahasa Indonesia membuka peluang pemrosesan teks berbahasa Indonesia dengan lebih akurat. Misalnya, hadirnya model IndoBERT dan IndoGPT mempermudah pengembangan aplikasi NLP dalam bahasa Indonesia. Bahkan, komunitas peneliti telah merilis benchmark IndoNLU (Indonesian NLP Benchmark) yang mencakup 12 tugas NLP berbahasa Indonesia beserta korpus Indo4B dan model baseline IndoBERT yang dilatih pada 4 miliar kata dari ragam sumber</w:t>
      </w:r>
      <w:r w:rsidR="003447D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FiMjNhZmEtYzAxZC00NjcxLWIyZmUtMWRkOWNmZDYxNjQxIiwicHJvcGVydGllcyI6eyJub3RlSW5kZXgiOjB9LCJpc0VkaXRlZCI6ZmFsc2UsIm1hbnVhbE92ZXJyaWRlIjp7ImlzTWFudWFsbHlPdmVycmlkZGVuIjpmYWxzZSwiY2l0ZXByb2NUZXh0IjoiWzEwXSIsIm1hbnVhbE92ZXJyaWRlVGV4dCI6IiJ9LCJjaXRhdGlvbkl0ZW1zIjpbeyJpZCI6IjZmODg2OTYxLTVmZjktM2EzYi1iYjQwLWRjODk5NWYxYjZmYSIsIml0ZW1EYXRhIjp7InR5cGUiOiJyZXBvcnQiLCJpZCI6IjZmODg2OTYxLTVmZjktM2EzYi1iYjQwLWRjODk5NWYxYjZmYS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kluZHJhIFdpbmF0YSIsImdpdmVuIjoiR2VudG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"/>
          <w:id w:val="2071996351"/>
          <w:placeholder>
            <w:docPart w:val="DefaultPlaceholder_-1854013440"/>
          </w:placeholder>
        </w:sdtPr>
        <w:sdtContent>
          <w:r w:rsidR="00B511FE" w:rsidRPr="00B511FE">
            <w:rPr>
              <w:rFonts w:ascii="Times New Roman" w:hAnsi="Times New Roman" w:cs="Times New Roman"/>
              <w:color w:val="000000"/>
            </w:rPr>
            <w:t>[10]</w:t>
          </w:r>
        </w:sdtContent>
      </w:sdt>
      <w:r w:rsidRPr="00C32AB8">
        <w:rPr>
          <w:rFonts w:ascii="Times New Roman" w:hAnsi="Times New Roman" w:cs="Times New Roman"/>
        </w:rPr>
        <w:t>. Hasil evaluasi IndoNLU menunjukkan IndoBERT unggul di 8 dari 12 tugas klasifikasi teks, mengungguli model multilingual seperti m-BERT dan XLM-R, sehingga menegaskan efektivitas model berbahasa Indonesia berukuran besar untuk berbagai tugas pemahaman bahasa.</w:t>
      </w:r>
    </w:p>
    <w:p w14:paraId="4A322E01" w14:textId="632FAA4E" w:rsidR="00D549FA" w:rsidRPr="00C32AB8" w:rsidRDefault="00D549FA" w:rsidP="007D4EF6">
      <w:pPr>
        <w:pStyle w:val="Heading3"/>
        <w:ind w:firstLine="720"/>
      </w:pPr>
      <w:bookmarkStart w:id="134" w:name="_Toc214037335"/>
      <w:r>
        <w:t>2.2.3 Sentiment Analysis</w:t>
      </w:r>
      <w:bookmarkEnd w:id="134"/>
    </w:p>
    <w:p w14:paraId="789861B5" w14:textId="687C3F62" w:rsidR="00C32AB8" w:rsidRPr="00C32AB8" w:rsidRDefault="00C32AB8" w:rsidP="007D4EF6">
      <w:pPr>
        <w:ind w:left="720" w:firstLine="720"/>
        <w:jc w:val="both"/>
        <w:rPr>
          <w:rFonts w:ascii="Times New Roman" w:hAnsi="Times New Roman" w:cs="Times New Roman"/>
        </w:rPr>
      </w:pPr>
      <w:r w:rsidRPr="00C32AB8">
        <w:rPr>
          <w:rFonts w:ascii="Times New Roman" w:hAnsi="Times New Roman" w:cs="Times New Roman"/>
        </w:rPr>
        <w:t>Analisis sentimen adalah subbidang NLP yang bertujuan mengidentifikasi dan mengklasifikasikan opini atau emosi yang terkandung dalam teks terhadap suatu entitas atau aspek tertentu. Secara umum, analisis sentimen bertumpu pada klasifikasi teks ke dalam kategori sentimen positif, negatif, atau netral. Pada level paling sederhana, analisis sentimen tingkat dokumen/kalimat menentukan polaritas keseluruhan dari sebuah ulasan atau kalimat</w:t>
      </w:r>
      <w:r w:rsidR="000C1124">
        <w:rPr>
          <w:rFonts w:ascii="Times New Roman" w:hAnsi="Times New Roman" w:cs="Times New Roman"/>
        </w:rPr>
        <w:t xml:space="preserve">. </w:t>
      </w:r>
      <w:r w:rsidRPr="00C32AB8">
        <w:rPr>
          <w:rFonts w:ascii="Times New Roman" w:hAnsi="Times New Roman" w:cs="Times New Roman"/>
        </w:rPr>
        <w:t xml:space="preserve">Namun, pendekatan ini kurang memadai jika satu teks mengandung opini beragam terhadap aspek yang berbeda. Oleh karena itu, muncul </w:t>
      </w:r>
      <w:r w:rsidRPr="00C32AB8">
        <w:rPr>
          <w:rFonts w:ascii="Times New Roman" w:hAnsi="Times New Roman" w:cs="Times New Roman"/>
          <w:i/>
          <w:iCs/>
        </w:rPr>
        <w:t>Aspect-Based Sentiment Analysis (ABSA)</w:t>
      </w:r>
      <w:r w:rsidRPr="00C32AB8">
        <w:rPr>
          <w:rFonts w:ascii="Times New Roman" w:hAnsi="Times New Roman" w:cs="Times New Roman"/>
        </w:rPr>
        <w:t xml:space="preserve"> atau analisis sentimen berbasis aspek, yang menganalisis sentimen secara lebih mendalam untuk tiap aspek spesifik yang dibahas dalam sebuah teks. Melalui ABSA, sistem tidak hanya mendeteksi apakah ulasan tersebut bernada positif atau negatif secara umum, tetapi juga </w:t>
      </w:r>
      <w:r w:rsidRPr="00C32AB8">
        <w:rPr>
          <w:rFonts w:ascii="Times New Roman" w:hAnsi="Times New Roman" w:cs="Times New Roman"/>
          <w:i/>
          <w:iCs/>
        </w:rPr>
        <w:t>aspek mana</w:t>
      </w:r>
      <w:r w:rsidRPr="00C32AB8">
        <w:rPr>
          <w:rFonts w:ascii="Times New Roman" w:hAnsi="Times New Roman" w:cs="Times New Roman"/>
        </w:rPr>
        <w:t xml:space="preserve"> yang disukai atau dikeluhkan dan apa polaritasnya.</w:t>
      </w:r>
      <w:r w:rsidR="000C1124">
        <w:rPr>
          <w:rFonts w:ascii="Times New Roman" w:hAnsi="Times New Roman" w:cs="Times New Roman"/>
        </w:rPr>
        <w:t xml:space="preserve"> </w:t>
      </w:r>
      <w:r w:rsidRPr="00C32AB8">
        <w:rPr>
          <w:rFonts w:ascii="Times New Roman" w:hAnsi="Times New Roman" w:cs="Times New Roman"/>
        </w:rPr>
        <w:t xml:space="preserve">Dengan demikian, ABSA memberikan wawasan yang lebih kaya dan spesifik. Berbagai teknik telah digunakan untuk tugas analisis sentimen, mulai dari metode </w:t>
      </w:r>
      <w:r w:rsidRPr="00C32AB8">
        <w:rPr>
          <w:rFonts w:ascii="Times New Roman" w:hAnsi="Times New Roman" w:cs="Times New Roman"/>
          <w:i/>
          <w:iCs/>
        </w:rPr>
        <w:t>machine learning</w:t>
      </w:r>
      <w:r w:rsidRPr="00C32AB8">
        <w:rPr>
          <w:rFonts w:ascii="Times New Roman" w:hAnsi="Times New Roman" w:cs="Times New Roman"/>
        </w:rPr>
        <w:t xml:space="preserve"> tradisional (Naive Bayes, SVM, dll.), hingga model </w:t>
      </w:r>
      <w:r w:rsidRPr="00C32AB8">
        <w:rPr>
          <w:rFonts w:ascii="Times New Roman" w:hAnsi="Times New Roman" w:cs="Times New Roman"/>
          <w:i/>
          <w:iCs/>
        </w:rPr>
        <w:t>deep learning</w:t>
      </w:r>
      <w:r w:rsidRPr="00C32AB8">
        <w:rPr>
          <w:rFonts w:ascii="Times New Roman" w:hAnsi="Times New Roman" w:cs="Times New Roman"/>
        </w:rPr>
        <w:t xml:space="preserve"> seperti Convolutional Neural Network (CNN), Long Short-Term Memory (LSTM), dan model transformer modern. Studi terbaru menunjukkan bahwa model transformer berbahasa Indonesia (misalnya IndoBERT) sangat efektif untuk klasifikasi sentimen ulasan e-commerce, mencapai akurasi hingga 93% dalam mengklasifikasikan sentimen ulasan Shopee. Di sisi lain, pendekatan hybrid dengan optimasi khusus juga diusulkan untuk meningkatkan akurasi analisis sentimen. Sebuah penelitian tahun 2024 mengembangkan model deep learning hibrid dengan </w:t>
      </w:r>
      <w:r w:rsidRPr="00C32AB8">
        <w:rPr>
          <w:rFonts w:ascii="Times New Roman" w:hAnsi="Times New Roman" w:cs="Times New Roman"/>
        </w:rPr>
        <w:lastRenderedPageBreak/>
        <w:t>teknik penimbangan fitur inovatif yang mampu meningkatkan akurasi klasifikasi sentimen ulasan produk e-commerce secara signifikan dibanding metode konvensional</w:t>
      </w:r>
      <w:r w:rsidR="000C112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"/>
          <w:id w:val="937640551"/>
          <w:placeholder>
            <w:docPart w:val="DefaultPlaceholder_-1854013440"/>
          </w:placeholder>
        </w:sdtPr>
        <w:sdtContent>
          <w:r w:rsidR="00B511FE" w:rsidRPr="00B511FE">
            <w:rPr>
              <w:rFonts w:ascii="Times New Roman" w:hAnsi="Times New Roman" w:cs="Times New Roman"/>
              <w:color w:val="000000"/>
            </w:rPr>
            <w:t>[11]</w:t>
          </w:r>
        </w:sdtContent>
      </w:sdt>
      <w:r w:rsidRPr="00C32AB8">
        <w:rPr>
          <w:rFonts w:ascii="Times New Roman" w:hAnsi="Times New Roman" w:cs="Times New Roman"/>
        </w:rPr>
        <w:t>. Hal ini menegaskan bahwa dukungan model bahasa modern dan teknik lanjutan mampu mengatasi tantangan analisis sentimen, termasuk dalam bahasa informal yang kerap muncul pada ulasan pelanggan.</w:t>
      </w:r>
    </w:p>
    <w:p w14:paraId="08E954B8" w14:textId="64EAD51D" w:rsidR="00C32AB8" w:rsidRPr="00C32AB8" w:rsidRDefault="00C32AB8" w:rsidP="000C1124">
      <w:pPr>
        <w:pStyle w:val="Heading2"/>
      </w:pPr>
      <w:bookmarkStart w:id="135" w:name="_Toc214037336"/>
      <w:r w:rsidRPr="00C32AB8">
        <w:t>2.2 Tinjauan Teoritis</w:t>
      </w:r>
      <w:bookmarkEnd w:id="135"/>
    </w:p>
    <w:p w14:paraId="7A63C2F9" w14:textId="77777777" w:rsidR="00C32AB8" w:rsidRDefault="00C32AB8" w:rsidP="000C1124">
      <w:pPr>
        <w:ind w:firstLine="720"/>
        <w:jc w:val="both"/>
        <w:rPr>
          <w:rFonts w:ascii="Times New Roman" w:hAnsi="Times New Roman" w:cs="Times New Roman"/>
        </w:rPr>
      </w:pPr>
      <w:r w:rsidRPr="00C32AB8">
        <w:rPr>
          <w:rFonts w:ascii="Times New Roman" w:hAnsi="Times New Roman" w:cs="Times New Roman"/>
        </w:rPr>
        <w:t xml:space="preserve">Pada bagian ini dibahas teori-teori spesifik yang menjadi dasar metode penelitian, mencakup </w:t>
      </w:r>
      <w:r w:rsidRPr="00C32AB8">
        <w:rPr>
          <w:rFonts w:ascii="Times New Roman" w:hAnsi="Times New Roman" w:cs="Times New Roman"/>
          <w:i/>
          <w:iCs/>
        </w:rPr>
        <w:t>Retrieval-Augmented Generation (RAG)</w:t>
      </w:r>
      <w:r w:rsidRPr="00C32AB8">
        <w:rPr>
          <w:rFonts w:ascii="Times New Roman" w:hAnsi="Times New Roman" w:cs="Times New Roman"/>
        </w:rPr>
        <w:t xml:space="preserve"> sebagai kerangka generatif berpengetahuan, IndoBERT sebagai model bahasa Indonesia berbasis transformer untuk analisis teks, serta satu pendekatan tambahan dari literatur terkini terkait analisis sentimen berbasis aspek menggunakan metode deep learning.</w:t>
      </w:r>
    </w:p>
    <w:p w14:paraId="0F82A8D9" w14:textId="10992532" w:rsidR="009F41D2" w:rsidRPr="00C32AB8" w:rsidRDefault="009F41D2" w:rsidP="007D4EF6">
      <w:pPr>
        <w:pStyle w:val="Heading3"/>
        <w:ind w:firstLine="720"/>
      </w:pPr>
      <w:bookmarkStart w:id="136" w:name="_Toc214037337"/>
      <w:r w:rsidRPr="00C32AB8">
        <w:t>2.2.</w:t>
      </w:r>
      <w:r>
        <w:t>1</w:t>
      </w:r>
      <w:r w:rsidRPr="00C32AB8">
        <w:t xml:space="preserve"> IndoBERT</w:t>
      </w:r>
      <w:bookmarkEnd w:id="136"/>
    </w:p>
    <w:p w14:paraId="22944A80" w14:textId="77777777" w:rsidR="009F41D2" w:rsidRPr="00C32AB8" w:rsidRDefault="009F41D2" w:rsidP="007D4EF6">
      <w:pPr>
        <w:ind w:left="720" w:firstLine="720"/>
        <w:jc w:val="both"/>
        <w:rPr>
          <w:rFonts w:ascii="Times New Roman" w:hAnsi="Times New Roman" w:cs="Times New Roman"/>
        </w:rPr>
      </w:pPr>
      <w:r w:rsidRPr="00C32AB8">
        <w:rPr>
          <w:rFonts w:ascii="Times New Roman" w:hAnsi="Times New Roman" w:cs="Times New Roman"/>
        </w:rPr>
        <w:t xml:space="preserve">IndoBERT adalah model </w:t>
      </w:r>
      <w:r w:rsidRPr="00C32AB8">
        <w:rPr>
          <w:rFonts w:ascii="Times New Roman" w:hAnsi="Times New Roman" w:cs="Times New Roman"/>
          <w:i/>
          <w:iCs/>
        </w:rPr>
        <w:t>Transformer</w:t>
      </w:r>
      <w:r w:rsidRPr="00C32AB8">
        <w:rPr>
          <w:rFonts w:ascii="Times New Roman" w:hAnsi="Times New Roman" w:cs="Times New Roman"/>
        </w:rPr>
        <w:t xml:space="preserve"> berbasis arsitektur BERT yang dikembangkan khusus untuk bahasa Indonesia. BERT (</w:t>
      </w:r>
      <w:r w:rsidRPr="00C32AB8">
        <w:rPr>
          <w:rFonts w:ascii="Times New Roman" w:hAnsi="Times New Roman" w:cs="Times New Roman"/>
          <w:i/>
          <w:iCs/>
        </w:rPr>
        <w:t>Bidirectional Encoder Representations from Transformers</w:t>
      </w:r>
      <w:r w:rsidRPr="00C32AB8">
        <w:rPr>
          <w:rFonts w:ascii="Times New Roman" w:hAnsi="Times New Roman" w:cs="Times New Roman"/>
        </w:rPr>
        <w:t xml:space="preserve">) sendiri merupakan model bahasa yang menggunakan mekanisme self-attention untuk membaca teks secara dua arah (kiri ke kanan dan sebaliknya) secara simultan. Kemampuan bidirectional ini memungkinkan BERT memahami konteks kata dengan lebih kaya dibanding </w:t>
      </w:r>
      <w:r w:rsidRPr="00C32AB8">
        <w:rPr>
          <w:rFonts w:ascii="Times New Roman" w:hAnsi="Times New Roman" w:cs="Times New Roman"/>
          <w:i/>
          <w:iCs/>
        </w:rPr>
        <w:t>language model</w:t>
      </w:r>
      <w:r w:rsidRPr="00C32AB8">
        <w:rPr>
          <w:rFonts w:ascii="Times New Roman" w:hAnsi="Times New Roman" w:cs="Times New Roman"/>
        </w:rPr>
        <w:t xml:space="preserve"> tradisional yang bersifat satu arah. IndoBERT dilatih pada korpus bahasa Indonesia skala besar yang disebut Indo4B, berisi lebih dari 4 miliar kata yang mencakup ragam domain, baik bahasa formal maupun. Pelatihan IndoBERT pada korpus masif tersebut menghasilkan model yang mampu menghasilkan representasi teks yang sesuai dengan karakteristik linguistik bahasa Indonesia, termasuk memahami kosakata informal, istilah slang, serta struktur kalimat yang khas.</w:t>
      </w:r>
    </w:p>
    <w:p w14:paraId="2DFAD6C9" w14:textId="77777777" w:rsidR="009F41D2" w:rsidRPr="00C32AB8" w:rsidRDefault="009F41D2" w:rsidP="007D4EF6">
      <w:pPr>
        <w:ind w:left="720" w:firstLine="720"/>
        <w:jc w:val="both"/>
        <w:rPr>
          <w:rFonts w:ascii="Times New Roman" w:hAnsi="Times New Roman" w:cs="Times New Roman"/>
        </w:rPr>
      </w:pPr>
      <w:r w:rsidRPr="00C32AB8">
        <w:rPr>
          <w:rFonts w:ascii="Times New Roman" w:hAnsi="Times New Roman" w:cs="Times New Roman"/>
        </w:rPr>
        <w:t xml:space="preserve">Keunggulan IndoBERT telah dievaluasi melalui </w:t>
      </w:r>
      <w:r w:rsidRPr="00C32AB8">
        <w:rPr>
          <w:rFonts w:ascii="Times New Roman" w:hAnsi="Times New Roman" w:cs="Times New Roman"/>
          <w:i/>
          <w:iCs/>
        </w:rPr>
        <w:t>benchmark</w:t>
      </w:r>
      <w:r w:rsidRPr="00C32AB8">
        <w:rPr>
          <w:rFonts w:ascii="Times New Roman" w:hAnsi="Times New Roman" w:cs="Times New Roman"/>
        </w:rPr>
        <w:t xml:space="preserve"> IndoNLU (Indonesian Natural Language Understanding) pada berbagai tugas, antara lain klasifikasi teks, </w:t>
      </w:r>
      <w:r w:rsidRPr="00C32AB8">
        <w:rPr>
          <w:rFonts w:ascii="Times New Roman" w:hAnsi="Times New Roman" w:cs="Times New Roman"/>
          <w:i/>
          <w:iCs/>
        </w:rPr>
        <w:t>sequence labeling</w:t>
      </w:r>
      <w:r>
        <w:rPr>
          <w:rFonts w:ascii="Times New Roman" w:hAnsi="Times New Roman" w:cs="Times New Roman"/>
        </w:rPr>
        <w:t xml:space="preserve">, </w:t>
      </w:r>
      <w:r w:rsidRPr="00C32AB8">
        <w:rPr>
          <w:rFonts w:ascii="Times New Roman" w:hAnsi="Times New Roman" w:cs="Times New Roman"/>
          <w:i/>
          <w:iCs/>
        </w:rPr>
        <w:t>question answering</w:t>
      </w:r>
      <w:r w:rsidRPr="00C32AB8">
        <w:rPr>
          <w:rFonts w:ascii="Times New Roman" w:hAnsi="Times New Roman" w:cs="Times New Roman"/>
        </w:rPr>
        <w:t>, dll. Hasilnya, IndoBERT tampil sebagai model dengan kinerja terbaik pada 8 dari 12 tugas yang diujikan, mengungguli model multi-bahasa seperti Multilingual BERT dan XLM-R dalam banyak metrik. Ini menunjukkan bahwa model berbahasa Indonesia spesifik mampu menangkap nuansa bahasa lebih baik daripada model multi-bahasa yang tidak dilatih mendalam pada bahasa Indonesia.</w:t>
      </w:r>
    </w:p>
    <w:p w14:paraId="0B0E9F09" w14:textId="73302491" w:rsidR="009F41D2" w:rsidRPr="00C32AB8" w:rsidRDefault="009F41D2" w:rsidP="007D4EF6">
      <w:pPr>
        <w:ind w:left="720" w:firstLine="720"/>
        <w:jc w:val="both"/>
        <w:rPr>
          <w:rFonts w:ascii="Times New Roman" w:hAnsi="Times New Roman" w:cs="Times New Roman"/>
        </w:rPr>
      </w:pPr>
      <w:r w:rsidRPr="00C32AB8">
        <w:rPr>
          <w:rFonts w:ascii="Times New Roman" w:hAnsi="Times New Roman" w:cs="Times New Roman"/>
        </w:rPr>
        <w:t xml:space="preserve">Dalam konteks analisis sentimen ulasan e-commerce, IndoBERT juga telah dibuktikan efektivitasnya. Penelitian oleh Aras </w:t>
      </w:r>
      <w:r w:rsidRPr="00C32AB8">
        <w:rPr>
          <w:rFonts w:ascii="Times New Roman" w:hAnsi="Times New Roman" w:cs="Times New Roman"/>
          <w:i/>
          <w:iCs/>
        </w:rPr>
        <w:t>et al.</w:t>
      </w:r>
      <w:r w:rsidRPr="00C32AB8">
        <w:rPr>
          <w:rFonts w:ascii="Times New Roman" w:hAnsi="Times New Roman" w:cs="Times New Roman"/>
        </w:rPr>
        <w:t xml:space="preserve"> (2024) menggunakan IndoBERT untuk mengklasifikasikan sentimen pada ulasan produk Shopee. Dengan fine-tuning IndoBERT pada data ulasan berbahasa Indonesia, mereka berhasil mencapai akurasi hingga 93% dalam tugas klasifikasi sentimen biner tersebut. Angka akurasi yang sangat tinggi ini mencerminkan kemampuan IndoBERT dalam memahami konteks dan makna ulasan pelanggan meskipun banyak menggunakan bahasa informal atau campuran. Selain akurasi, model ini juga memiliki keunggulan dalam stabilitas training dan </w:t>
      </w:r>
      <w:r w:rsidRPr="00C32AB8">
        <w:rPr>
          <w:rFonts w:ascii="Times New Roman" w:hAnsi="Times New Roman" w:cs="Times New Roman"/>
        </w:rPr>
        <w:lastRenderedPageBreak/>
        <w:t>generalisasi, karena pre-training yang ekstensif membuatnya mampu memahami beragam pola kalimat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Y2YzZiOGYtN2VlNC00Nzg3LWIwZmYtYzhiZDk1Mzk3MTRhIiwicHJvcGVydGllcyI6eyJub3RlSW5kZXgiOjB9LCJpc0VkaXRlZCI6ZmFsc2UsIm1hbnVhbE92ZXJyaWRlIjp7ImlzTWFudWFsbHlPdmVycmlkZGVuIjpmYWxzZSwiY2l0ZXByb2NUZXh0IjoiWzF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
          <w:id w:val="-1015845385"/>
          <w:placeholder>
            <w:docPart w:val="62BF7732D705472DA58F8E69EA1594CB"/>
          </w:placeholder>
        </w:sdtPr>
        <w:sdtContent>
          <w:r w:rsidR="00E918B1" w:rsidRPr="00E918B1">
            <w:rPr>
              <w:rFonts w:ascii="Times New Roman" w:hAnsi="Times New Roman" w:cs="Times New Roman"/>
              <w:color w:val="000000"/>
            </w:rPr>
            <w:t>[1]</w:t>
          </w:r>
        </w:sdtContent>
      </w:sdt>
      <w:r w:rsidRPr="00C32AB8">
        <w:rPr>
          <w:rFonts w:ascii="Times New Roman" w:hAnsi="Times New Roman" w:cs="Times New Roman"/>
        </w:rPr>
        <w:t>.</w:t>
      </w:r>
    </w:p>
    <w:p w14:paraId="6F4D9CBB" w14:textId="56926D7A" w:rsidR="009F41D2" w:rsidRPr="00C32AB8" w:rsidRDefault="009F41D2" w:rsidP="007D4EF6">
      <w:pPr>
        <w:ind w:left="720" w:firstLine="720"/>
        <w:jc w:val="both"/>
        <w:rPr>
          <w:rFonts w:ascii="Times New Roman" w:hAnsi="Times New Roman" w:cs="Times New Roman"/>
        </w:rPr>
      </w:pPr>
      <w:r w:rsidRPr="00C32AB8">
        <w:rPr>
          <w:rFonts w:ascii="Times New Roman" w:hAnsi="Times New Roman" w:cs="Times New Roman"/>
        </w:rPr>
        <w:t xml:space="preserve">Keberhasilan IndoBERT mendorong penggunaannya sebagai fondasi dalam berbagai aplikasi NLP berbahasa Indonesia. Pada penelitian ini, IndoBERT berperan penting dalam </w:t>
      </w:r>
      <w:r w:rsidRPr="00C32AB8">
        <w:rPr>
          <w:rFonts w:ascii="Times New Roman" w:hAnsi="Times New Roman" w:cs="Times New Roman"/>
          <w:i/>
          <w:iCs/>
        </w:rPr>
        <w:t>pipeline</w:t>
      </w:r>
      <w:r w:rsidRPr="00C32AB8">
        <w:rPr>
          <w:rFonts w:ascii="Times New Roman" w:hAnsi="Times New Roman" w:cs="Times New Roman"/>
        </w:rPr>
        <w:t xml:space="preserve"> analisis ulasan, terutama untuk tugas-tugas seperti klasifikasi sentimen atau ekstraksi informasi tekstual, di mana pemahaman konteks kalimat ulasan oleh model berbahasa Indonesia akan sangat menentukan kualitas </w:t>
      </w:r>
      <w:r>
        <w:rPr>
          <w:rFonts w:ascii="Times New Roman" w:hAnsi="Times New Roman" w:cs="Times New Roman"/>
        </w:rPr>
        <w:t xml:space="preserve">keluaran </w:t>
      </w:r>
      <w:r w:rsidRPr="00C32AB8">
        <w:rPr>
          <w:rFonts w:ascii="Times New Roman" w:hAnsi="Times New Roman" w:cs="Times New Roman"/>
        </w:rPr>
        <w:t>yang dihasilkan.</w:t>
      </w:r>
    </w:p>
    <w:p w14:paraId="603BCA22" w14:textId="1461C122" w:rsidR="00C32AB8" w:rsidRPr="00C32AB8" w:rsidRDefault="00C32AB8" w:rsidP="007D4EF6">
      <w:pPr>
        <w:pStyle w:val="Heading3"/>
        <w:ind w:firstLine="720"/>
      </w:pPr>
      <w:bookmarkStart w:id="137" w:name="_Toc214037338"/>
      <w:r w:rsidRPr="00C32AB8">
        <w:t>2.2.</w:t>
      </w:r>
      <w:r w:rsidR="009F41D2">
        <w:t>2</w:t>
      </w:r>
      <w:r w:rsidRPr="00C32AB8">
        <w:t xml:space="preserve"> Retrieval-Augmented Generation (RAG)</w:t>
      </w:r>
      <w:bookmarkEnd w:id="137"/>
    </w:p>
    <w:p w14:paraId="70C667F8" w14:textId="5155B44A" w:rsidR="00C32AB8" w:rsidRPr="00C32AB8" w:rsidRDefault="00C32AB8" w:rsidP="007D4EF6">
      <w:pPr>
        <w:ind w:left="720" w:firstLine="720"/>
        <w:jc w:val="both"/>
        <w:rPr>
          <w:rFonts w:ascii="Times New Roman" w:hAnsi="Times New Roman" w:cs="Times New Roman"/>
        </w:rPr>
      </w:pPr>
      <w:r w:rsidRPr="00C32AB8">
        <w:rPr>
          <w:rFonts w:ascii="Times New Roman" w:hAnsi="Times New Roman" w:cs="Times New Roman"/>
          <w:i/>
          <w:iCs/>
        </w:rPr>
        <w:t>Retrieval-Augmented Generation (RAG)</w:t>
      </w:r>
      <w:r w:rsidRPr="00C32AB8">
        <w:rPr>
          <w:rFonts w:ascii="Times New Roman" w:hAnsi="Times New Roman" w:cs="Times New Roman"/>
        </w:rPr>
        <w:t xml:space="preserve"> adalah suatu </w:t>
      </w:r>
      <w:r w:rsidRPr="00C32AB8">
        <w:rPr>
          <w:rFonts w:ascii="Times New Roman" w:hAnsi="Times New Roman" w:cs="Times New Roman"/>
          <w:i/>
          <w:iCs/>
        </w:rPr>
        <w:t>framework</w:t>
      </w:r>
      <w:r w:rsidRPr="00C32AB8">
        <w:rPr>
          <w:rFonts w:ascii="Times New Roman" w:hAnsi="Times New Roman" w:cs="Times New Roman"/>
        </w:rPr>
        <w:t xml:space="preserve"> yang menggabungkan model </w:t>
      </w:r>
      <w:r w:rsidRPr="00C32AB8">
        <w:rPr>
          <w:rFonts w:ascii="Times New Roman" w:hAnsi="Times New Roman" w:cs="Times New Roman"/>
          <w:i/>
          <w:iCs/>
        </w:rPr>
        <w:t>language generation</w:t>
      </w:r>
      <w:r w:rsidRPr="00C32AB8">
        <w:rPr>
          <w:rFonts w:ascii="Times New Roman" w:hAnsi="Times New Roman" w:cs="Times New Roman"/>
        </w:rPr>
        <w:t xml:space="preserve"> dengan modul </w:t>
      </w:r>
      <w:r w:rsidRPr="00C32AB8">
        <w:rPr>
          <w:rFonts w:ascii="Times New Roman" w:hAnsi="Times New Roman" w:cs="Times New Roman"/>
          <w:i/>
          <w:iCs/>
        </w:rPr>
        <w:t>retrieval</w:t>
      </w:r>
      <w:r w:rsidRPr="00C32AB8">
        <w:rPr>
          <w:rFonts w:ascii="Times New Roman" w:hAnsi="Times New Roman" w:cs="Times New Roman"/>
        </w:rPr>
        <w:t xml:space="preserve"> pengetahuan eksternal. Ide utama RAG ialah memperkaya kemampuan generatif model bahasa besar dengan informasi kontekstual yang diambil dari sumber luar secara dinamis, sehingga keluaran yang dihasilkan lebih akurat dan faktual. Teknik ini muncul sebagai solusi atas keterbatasan LLM yang cenderung halusinasi atau tidak mengetahui informasi terbaru di luar data latihnya. Dalam skema RAG, ketika model menerima sebuah</w:t>
      </w:r>
      <w:r w:rsidR="00622C2C">
        <w:rPr>
          <w:rFonts w:ascii="Times New Roman" w:hAnsi="Times New Roman" w:cs="Times New Roman"/>
        </w:rPr>
        <w:t xml:space="preserve"> kueri</w:t>
      </w:r>
      <w:r w:rsidRPr="00C32AB8">
        <w:rPr>
          <w:rFonts w:ascii="Times New Roman" w:hAnsi="Times New Roman" w:cs="Times New Roman"/>
        </w:rPr>
        <w:t xml:space="preserve">, modul </w:t>
      </w:r>
      <w:r w:rsidRPr="00C32AB8">
        <w:rPr>
          <w:rFonts w:ascii="Times New Roman" w:hAnsi="Times New Roman" w:cs="Times New Roman"/>
          <w:i/>
          <w:iCs/>
        </w:rPr>
        <w:t>retrie</w:t>
      </w:r>
      <w:r w:rsidR="00622C2C">
        <w:rPr>
          <w:rFonts w:ascii="Times New Roman" w:hAnsi="Times New Roman" w:cs="Times New Roman"/>
          <w:i/>
          <w:iCs/>
        </w:rPr>
        <w:t>val</w:t>
      </w:r>
      <w:r w:rsidRPr="00C32AB8">
        <w:rPr>
          <w:rFonts w:ascii="Times New Roman" w:hAnsi="Times New Roman" w:cs="Times New Roman"/>
        </w:rPr>
        <w:t xml:space="preserve"> akan menelusuri korpus eksternal untuk mengambil potongan i</w:t>
      </w:r>
      <w:r w:rsidR="00232260">
        <w:rPr>
          <w:rFonts w:ascii="Times New Roman" w:hAnsi="Times New Roman" w:cs="Times New Roman"/>
        </w:rPr>
        <w:t>1</w:t>
      </w:r>
      <w:r w:rsidRPr="00C32AB8">
        <w:rPr>
          <w:rFonts w:ascii="Times New Roman" w:hAnsi="Times New Roman" w:cs="Times New Roman"/>
        </w:rPr>
        <w:t xml:space="preserve">nformasi relevan. Informasi yang berhasil diambil kemudian diberikan sebagai konteks tambahan bagi model generatif dalam menghasilkan jawaban atau ringkasan. Dengan demikian, output yang dihasilkan model lebih berlandaskan fakta dan </w:t>
      </w:r>
      <w:r w:rsidRPr="00C32AB8">
        <w:rPr>
          <w:rFonts w:ascii="Times New Roman" w:hAnsi="Times New Roman" w:cs="Times New Roman"/>
          <w:i/>
          <w:iCs/>
        </w:rPr>
        <w:t>up-to-date</w:t>
      </w:r>
      <w:r w:rsidRPr="00C32AB8">
        <w:rPr>
          <w:rFonts w:ascii="Times New Roman" w:hAnsi="Times New Roman" w:cs="Times New Roman"/>
        </w:rPr>
        <w:t>.</w:t>
      </w:r>
    </w:p>
    <w:p w14:paraId="068F8B56" w14:textId="585E69D9" w:rsidR="00C32AB8" w:rsidRPr="00C32AB8" w:rsidRDefault="00C32AB8" w:rsidP="007D4EF6">
      <w:pPr>
        <w:ind w:left="720" w:firstLine="720"/>
        <w:jc w:val="both"/>
        <w:rPr>
          <w:rFonts w:ascii="Times New Roman" w:hAnsi="Times New Roman" w:cs="Times New Roman"/>
        </w:rPr>
      </w:pPr>
      <w:r w:rsidRPr="00C32AB8">
        <w:rPr>
          <w:rFonts w:ascii="Times New Roman" w:hAnsi="Times New Roman" w:cs="Times New Roman"/>
        </w:rPr>
        <w:t xml:space="preserve">RAG telah terbukti efektif meningkatkan performa pada berbagai tugas </w:t>
      </w:r>
      <w:r w:rsidRPr="00C32AB8">
        <w:rPr>
          <w:rFonts w:ascii="Times New Roman" w:hAnsi="Times New Roman" w:cs="Times New Roman"/>
          <w:i/>
          <w:iCs/>
        </w:rPr>
        <w:t>knowledge-intensive</w:t>
      </w:r>
      <w:r w:rsidRPr="00C32AB8">
        <w:rPr>
          <w:rFonts w:ascii="Times New Roman" w:hAnsi="Times New Roman" w:cs="Times New Roman"/>
        </w:rPr>
        <w:t xml:space="preserve">, contohnya pada question answering berbasis pengetahuan. Dalam domain sistem rekomendasi, RAG memungkinkan model memberikan rekomendasi yang lebih tepat dengan memanfaatkan pengetahuan produk/penilaian terbaru. Sebagai ilustrasi, </w:t>
      </w:r>
      <w:r w:rsidRPr="00C32AB8">
        <w:rPr>
          <w:rFonts w:ascii="Times New Roman" w:hAnsi="Times New Roman" w:cs="Times New Roman"/>
          <w:i/>
          <w:iCs/>
        </w:rPr>
        <w:t>LLM-based recommender system</w:t>
      </w:r>
      <w:r w:rsidRPr="00C32AB8">
        <w:rPr>
          <w:rFonts w:ascii="Times New Roman" w:hAnsi="Times New Roman" w:cs="Times New Roman"/>
        </w:rPr>
        <w:t xml:space="preserve"> tradisional dapat mengalami kendala ketika diminta merekomendasikan film terbaru yang tidak ada dalam data latihnya, atau bisa saja “mengarang” rekomendasi yang keliru. Dengan pendekatan RAG, model akan melakukan </w:t>
      </w:r>
      <w:r w:rsidRPr="00C32AB8">
        <w:rPr>
          <w:rFonts w:ascii="Times New Roman" w:hAnsi="Times New Roman" w:cs="Times New Roman"/>
          <w:i/>
          <w:iCs/>
        </w:rPr>
        <w:t>retrieve</w:t>
      </w:r>
      <w:r w:rsidRPr="00C32AB8">
        <w:rPr>
          <w:rFonts w:ascii="Times New Roman" w:hAnsi="Times New Roman" w:cs="Times New Roman"/>
        </w:rPr>
        <w:t xml:space="preserve"> informasi film terbaru dan menggunakan informasi tersebut untuk menghasilkan rekomendasi, sehingga mengurangi kesalahan akibat pengetahuan usang.</w:t>
      </w:r>
    </w:p>
    <w:p w14:paraId="6C239C54" w14:textId="19FA041C" w:rsidR="00776745" w:rsidRDefault="00C32AB8" w:rsidP="007D4EF6">
      <w:pPr>
        <w:ind w:left="720" w:firstLine="720"/>
        <w:jc w:val="both"/>
        <w:rPr>
          <w:rFonts w:ascii="Times New Roman" w:hAnsi="Times New Roman" w:cs="Times New Roman"/>
        </w:rPr>
      </w:pPr>
      <w:r w:rsidRPr="00C32AB8">
        <w:rPr>
          <w:rFonts w:ascii="Times New Roman" w:hAnsi="Times New Roman" w:cs="Times New Roman"/>
        </w:rPr>
        <w:t xml:space="preserve">Salah satu pengembangan terkini RAG adalah integrasinya dengan knowledge graph. Wang </w:t>
      </w:r>
      <w:r w:rsidRPr="00C32AB8">
        <w:rPr>
          <w:rFonts w:ascii="Times New Roman" w:hAnsi="Times New Roman" w:cs="Times New Roman"/>
          <w:i/>
          <w:iCs/>
        </w:rPr>
        <w:t>et al.</w:t>
      </w:r>
      <w:r w:rsidRPr="00C32AB8">
        <w:rPr>
          <w:rFonts w:ascii="Times New Roman" w:hAnsi="Times New Roman" w:cs="Times New Roman"/>
        </w:rPr>
        <w:t xml:space="preserve"> (2025) mengusulkan kerangka </w:t>
      </w:r>
      <w:r w:rsidRPr="00C32AB8">
        <w:rPr>
          <w:rFonts w:ascii="Times New Roman" w:hAnsi="Times New Roman" w:cs="Times New Roman"/>
          <w:i/>
          <w:iCs/>
        </w:rPr>
        <w:t>Knowledge Graph Retrieval-Augmented Generation</w:t>
      </w:r>
      <w:r w:rsidRPr="00C32AB8">
        <w:rPr>
          <w:rFonts w:ascii="Times New Roman" w:hAnsi="Times New Roman" w:cs="Times New Roman"/>
        </w:rPr>
        <w:t xml:space="preserve"> khusus untuk sistem rekomendasi berbasis LLM</w:t>
      </w:r>
      <w:r w:rsidR="002322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E2N2UyOTktZDkwYS00ZjNhLWFjM2QtYzE5ZGI5NTUzM2Yw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
          <w:id w:val="1074780852"/>
          <w:placeholder>
            <w:docPart w:val="DefaultPlaceholder_-1854013440"/>
          </w:placeholder>
        </w:sdtPr>
        <w:sdtContent>
          <w:r w:rsidR="00B511FE" w:rsidRPr="00B511FE">
            <w:rPr>
              <w:rFonts w:ascii="Times New Roman" w:hAnsi="Times New Roman" w:cs="Times New Roman"/>
              <w:color w:val="000000"/>
            </w:rPr>
            <w:t>[9]</w:t>
          </w:r>
        </w:sdtContent>
      </w:sdt>
      <w:r w:rsidRPr="00C32AB8">
        <w:rPr>
          <w:rFonts w:ascii="Times New Roman" w:hAnsi="Times New Roman" w:cs="Times New Roman"/>
        </w:rPr>
        <w:t>. Pendekatan tersebut (disebut K-RagRec) memanfaatkan struktur graf pengetahuan</w:t>
      </w:r>
      <w:r w:rsidR="00232260">
        <w:rPr>
          <w:rFonts w:ascii="Times New Roman" w:hAnsi="Times New Roman" w:cs="Times New Roman"/>
        </w:rPr>
        <w:t>,</w:t>
      </w:r>
      <w:r w:rsidRPr="00C32AB8">
        <w:rPr>
          <w:rFonts w:ascii="Times New Roman" w:hAnsi="Times New Roman" w:cs="Times New Roman"/>
        </w:rPr>
        <w:t xml:space="preserve"> modul </w:t>
      </w:r>
      <w:r w:rsidRPr="00C32AB8">
        <w:rPr>
          <w:rFonts w:ascii="Times New Roman" w:hAnsi="Times New Roman" w:cs="Times New Roman"/>
          <w:i/>
          <w:iCs/>
        </w:rPr>
        <w:t>retrie</w:t>
      </w:r>
      <w:r w:rsidR="00622C2C">
        <w:rPr>
          <w:rFonts w:ascii="Times New Roman" w:hAnsi="Times New Roman" w:cs="Times New Roman"/>
          <w:i/>
          <w:iCs/>
        </w:rPr>
        <w:t>val</w:t>
      </w:r>
      <w:r w:rsidRPr="00C32AB8">
        <w:rPr>
          <w:rFonts w:ascii="Times New Roman" w:hAnsi="Times New Roman" w:cs="Times New Roman"/>
        </w:rPr>
        <w:t xml:space="preserve"> tidak hanya mengambil fakta lepas, tetapi juga sub-graf terstruktur yang memuat entitas dan hubungan relevan. Informasi terstruktur ini kemudian diintegrasikan dalam proses generatif LLM untuk menghasilkan rekomendasi. Hasil eksperimen menunjukkan bahwa memasukkan pengetahuan terstruktur dari </w:t>
      </w:r>
      <w:r w:rsidRPr="00C32AB8">
        <w:rPr>
          <w:rFonts w:ascii="Times New Roman" w:hAnsi="Times New Roman" w:cs="Times New Roman"/>
          <w:i/>
          <w:iCs/>
        </w:rPr>
        <w:t>knowledge graph</w:t>
      </w:r>
      <w:r w:rsidRPr="00C32AB8">
        <w:rPr>
          <w:rFonts w:ascii="Times New Roman" w:hAnsi="Times New Roman" w:cs="Times New Roman"/>
        </w:rPr>
        <w:t xml:space="preserve"> mampu mengatasi noise dan meningkatkan akurasi rekomendasi dibanding RAG konvensional</w:t>
      </w:r>
      <w:r w:rsidR="002322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4ODllODEtZGU0NC00M2JiLWJiZDAtNmU3YmYzYWM2Zjcz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
          <w:id w:val="322166981"/>
          <w:placeholder>
            <w:docPart w:val="DefaultPlaceholder_-1854013440"/>
          </w:placeholder>
        </w:sdtPr>
        <w:sdtContent>
          <w:r w:rsidR="00B511FE" w:rsidRPr="00B511FE">
            <w:rPr>
              <w:rFonts w:ascii="Times New Roman" w:hAnsi="Times New Roman" w:cs="Times New Roman"/>
              <w:color w:val="000000"/>
            </w:rPr>
            <w:t>[9]</w:t>
          </w:r>
        </w:sdtContent>
      </w:sdt>
      <w:r w:rsidRPr="00C32AB8">
        <w:rPr>
          <w:rFonts w:ascii="Times New Roman" w:hAnsi="Times New Roman" w:cs="Times New Roman"/>
        </w:rPr>
        <w:t xml:space="preserve">. Secara keseluruhan, RAG merupakan konsep penting yang menjembatani </w:t>
      </w:r>
      <w:r w:rsidRPr="00C32AB8">
        <w:rPr>
          <w:rFonts w:ascii="Times New Roman" w:hAnsi="Times New Roman" w:cs="Times New Roman"/>
          <w:i/>
          <w:iCs/>
        </w:rPr>
        <w:t>information retrieval</w:t>
      </w:r>
      <w:r w:rsidRPr="00C32AB8">
        <w:rPr>
          <w:rFonts w:ascii="Times New Roman" w:hAnsi="Times New Roman" w:cs="Times New Roman"/>
        </w:rPr>
        <w:t xml:space="preserve"> dan </w:t>
      </w:r>
      <w:r w:rsidRPr="00C32AB8">
        <w:rPr>
          <w:rFonts w:ascii="Times New Roman" w:hAnsi="Times New Roman" w:cs="Times New Roman"/>
          <w:i/>
          <w:iCs/>
        </w:rPr>
        <w:t>text generation</w:t>
      </w:r>
      <w:r w:rsidRPr="00C32AB8">
        <w:rPr>
          <w:rFonts w:ascii="Times New Roman" w:hAnsi="Times New Roman" w:cs="Times New Roman"/>
        </w:rPr>
        <w:t xml:space="preserve">, dan menjadi landasan dalam penelitian ini untuk memastikan bahwa ringkasan atau rekomendasi yang dihasilkan </w:t>
      </w:r>
      <w:r w:rsidRPr="00C32AB8">
        <w:rPr>
          <w:rFonts w:ascii="Times New Roman" w:hAnsi="Times New Roman" w:cs="Times New Roman"/>
        </w:rPr>
        <w:lastRenderedPageBreak/>
        <w:t>model memiliki dasar informasi yang kuat dan aktual, khususnya dalam konteks ulasan produk yang informasinya selalu berkembang.</w:t>
      </w:r>
    </w:p>
    <w:p w14:paraId="3A1F24E3" w14:textId="280C04EE" w:rsidR="009F41D2" w:rsidRDefault="009F41D2" w:rsidP="007D4EF6">
      <w:pPr>
        <w:pStyle w:val="Heading3"/>
        <w:ind w:firstLine="720"/>
      </w:pPr>
      <w:bookmarkStart w:id="138" w:name="_Toc214037339"/>
      <w:r>
        <w:t>2.2.3 Representasi Vektor</w:t>
      </w:r>
      <w:bookmarkEnd w:id="138"/>
    </w:p>
    <w:p w14:paraId="5E914953" w14:textId="05CCE325" w:rsidR="009F41D2" w:rsidRDefault="009F41D2" w:rsidP="007D4EF6">
      <w:pPr>
        <w:ind w:left="720" w:firstLine="720"/>
        <w:jc w:val="both"/>
        <w:rPr>
          <w:rFonts w:ascii="Times New Roman" w:hAnsi="Times New Roman" w:cs="Times New Roman"/>
          <w:color w:val="000000"/>
        </w:rPr>
      </w:pPr>
      <w:r>
        <w:rPr>
          <w:rFonts w:ascii="Times New Roman" w:hAnsi="Times New Roman" w:cs="Times New Roman"/>
        </w:rPr>
        <w:t xml:space="preserve">Representasi Vektor mengacu pada pemetaan konten teks (kata, kalimat, atau dokumen) ke dalam bentuk vektor numerik berdimensi tinggi. Dalam bidang NLP dan sistem pencarian informasi, teknik ini memungkinkan mesin menangkap kemiripan semantik antara teks secara matematis. Metode pencarian berbasis </w:t>
      </w:r>
      <w:r>
        <w:rPr>
          <w:rFonts w:ascii="Times New Roman" w:hAnsi="Times New Roman" w:cs="Times New Roman"/>
          <w:i/>
          <w:iCs/>
        </w:rPr>
        <w:t>vector space model</w:t>
      </w:r>
      <w:r>
        <w:rPr>
          <w:rFonts w:ascii="Times New Roman" w:hAnsi="Times New Roman" w:cs="Times New Roman"/>
        </w:rPr>
        <w:t xml:space="preserve"> (TF-IDFF atau BM25) merepresentasikan dokumen sebagai vektor panjang dengan nilai bobot untuk setiap kata. Pendekataan </w:t>
      </w:r>
      <w:r>
        <w:rPr>
          <w:rFonts w:ascii="Times New Roman" w:hAnsi="Times New Roman" w:cs="Times New Roman"/>
          <w:i/>
          <w:iCs/>
        </w:rPr>
        <w:t>space vector</w:t>
      </w:r>
      <w:r>
        <w:rPr>
          <w:rFonts w:ascii="Times New Roman" w:hAnsi="Times New Roman" w:cs="Times New Roman"/>
        </w:rPr>
        <w:t xml:space="preserve"> mengandalkan kecocokan kata secara persis, sehinnga seringkali gagal mengenali kesetaraan makna antar kata berbeda</w:t>
      </w:r>
      <w:r w:rsidR="00595AA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1ZWUwNDAtZjI1My00OTEyLTgyZWMtYTEzMGQ3MDE4NzBlIiwicHJvcGVydGllcyI6eyJub3RlSW5kZXgiOjB9LCJpc0VkaXRlZCI6ZmFsc2UsIm1hbnVhbE92ZXJyaWRlIjp7ImlzTWFudWFsbHlPdmVycmlkZGVuIjpmYWxzZSwiY2l0ZXByb2NUZXh0IjoiWzEy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
          <w:id w:val="494385285"/>
          <w:placeholder>
            <w:docPart w:val="DefaultPlaceholder_-1854013440"/>
          </w:placeholder>
        </w:sdtPr>
        <w:sdtContent>
          <w:r w:rsidR="00B511FE" w:rsidRPr="00B511FE">
            <w:rPr>
              <w:rFonts w:ascii="Times New Roman" w:hAnsi="Times New Roman" w:cs="Times New Roman"/>
              <w:color w:val="000000"/>
            </w:rPr>
            <w:t>[12]</w:t>
          </w:r>
        </w:sdtContent>
      </w:sdt>
      <w:r w:rsidR="00595AA8">
        <w:rPr>
          <w:rFonts w:ascii="Times New Roman" w:hAnsi="Times New Roman" w:cs="Times New Roman"/>
          <w:color w:val="000000"/>
        </w:rPr>
        <w:t xml:space="preserve">. Pendekatan </w:t>
      </w:r>
      <w:r w:rsidR="00595AA8">
        <w:rPr>
          <w:rFonts w:ascii="Times New Roman" w:hAnsi="Times New Roman" w:cs="Times New Roman"/>
          <w:i/>
          <w:iCs/>
          <w:color w:val="000000"/>
        </w:rPr>
        <w:t>dense vector</w:t>
      </w:r>
      <w:r w:rsidR="00595AA8">
        <w:rPr>
          <w:rFonts w:ascii="Times New Roman" w:hAnsi="Times New Roman" w:cs="Times New Roman"/>
          <w:color w:val="000000"/>
        </w:rPr>
        <w:t xml:space="preserve"> berbasis pembelajaran mendalam dikembangkan untuk mengatasi keterbatasan ini. </w:t>
      </w:r>
      <w:r w:rsidR="00595AA8">
        <w:rPr>
          <w:rFonts w:ascii="Times New Roman" w:hAnsi="Times New Roman" w:cs="Times New Roman"/>
          <w:i/>
          <w:iCs/>
          <w:color w:val="000000"/>
        </w:rPr>
        <w:t>Dense vector</w:t>
      </w:r>
      <w:r w:rsidR="00595AA8">
        <w:rPr>
          <w:rFonts w:ascii="Times New Roman" w:hAnsi="Times New Roman" w:cs="Times New Roman"/>
          <w:color w:val="000000"/>
        </w:rPr>
        <w:t xml:space="preserve"> </w:t>
      </w:r>
      <w:r w:rsidR="00595AA8">
        <w:rPr>
          <w:rFonts w:ascii="Times New Roman" w:hAnsi="Times New Roman" w:cs="Times New Roman"/>
          <w:i/>
          <w:iCs/>
          <w:color w:val="000000"/>
        </w:rPr>
        <w:t>representation</w:t>
      </w:r>
      <w:r w:rsidR="00595AA8">
        <w:rPr>
          <w:rFonts w:ascii="Times New Roman" w:hAnsi="Times New Roman" w:cs="Times New Roman"/>
          <w:color w:val="000000"/>
        </w:rPr>
        <w:t xml:space="preserve"> menggunakan model bahasa terlatih untuk memetakan pertanyaan dan dokumen ke vetor dengan dimensi lebih rendah, di mana informasi semantik tersimpan dalam pola nilai vektor </w:t>
      </w:r>
      <w:sdt>
        <w:sdtPr>
          <w:rPr>
            <w:rFonts w:ascii="Times New Roman" w:hAnsi="Times New Roman" w:cs="Times New Roman"/>
            <w:color w:val="000000"/>
          </w:rPr>
          <w:tag w:val="MENDELEY_CITATION_v3_eyJjaXRhdGlvbklEIjoiTUVOREVMRVlfQ0lUQVRJT05fZWM2ZjE5YTItODBmOS00ZDM4LThlODMtNTM4ODEzNmUyMjMzIiwicHJvcGVydGllcyI6eyJub3RlSW5kZXgiOjB9LCJpc0VkaXRlZCI6ZmFsc2UsIm1hbnVhbE92ZXJyaWRlIjp7ImlzTWFudWFsbHlPdmVycmlkZGVuIjpmYWxzZSwiY2l0ZXByb2NUZXh0IjoiWzEy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
          <w:id w:val="-2127072248"/>
          <w:placeholder>
            <w:docPart w:val="DefaultPlaceholder_-1854013440"/>
          </w:placeholder>
        </w:sdtPr>
        <w:sdtContent>
          <w:r w:rsidR="00B511FE" w:rsidRPr="00B511FE">
            <w:rPr>
              <w:rFonts w:ascii="Times New Roman" w:hAnsi="Times New Roman" w:cs="Times New Roman"/>
              <w:color w:val="000000"/>
            </w:rPr>
            <w:t>[12]</w:t>
          </w:r>
        </w:sdtContent>
      </w:sdt>
      <w:r w:rsidR="00595AA8">
        <w:rPr>
          <w:rFonts w:ascii="Times New Roman" w:hAnsi="Times New Roman" w:cs="Times New Roman"/>
          <w:color w:val="000000"/>
        </w:rPr>
        <w:t xml:space="preserve">. Misalnya teknik </w:t>
      </w:r>
      <w:r w:rsidR="00595AA8">
        <w:rPr>
          <w:rFonts w:ascii="Times New Roman" w:hAnsi="Times New Roman" w:cs="Times New Roman"/>
          <w:i/>
          <w:iCs/>
          <w:color w:val="000000"/>
        </w:rPr>
        <w:t>Dense Passage Retrieval</w:t>
      </w:r>
      <w:r w:rsidR="00595AA8">
        <w:rPr>
          <w:rFonts w:ascii="Times New Roman" w:hAnsi="Times New Roman" w:cs="Times New Roman"/>
          <w:color w:val="000000"/>
        </w:rPr>
        <w:t xml:space="preserve"> menggunakan arsitektur </w:t>
      </w:r>
      <w:r w:rsidR="00595AA8">
        <w:rPr>
          <w:rFonts w:ascii="Times New Roman" w:hAnsi="Times New Roman" w:cs="Times New Roman"/>
          <w:i/>
          <w:iCs/>
          <w:color w:val="000000"/>
        </w:rPr>
        <w:t>dual-encoder</w:t>
      </w:r>
      <w:r w:rsidR="00595AA8">
        <w:rPr>
          <w:rFonts w:ascii="Times New Roman" w:hAnsi="Times New Roman" w:cs="Times New Roman"/>
          <w:color w:val="000000"/>
        </w:rPr>
        <w:t xml:space="preserve"> berbasis transformer (BERT) yang dilatih secara khusus</w:t>
      </w:r>
      <w:r w:rsidR="00AC7F00">
        <w:rPr>
          <w:rFonts w:ascii="Times New Roman" w:hAnsi="Times New Roman" w:cs="Times New Roman"/>
          <w:color w:val="000000"/>
        </w:rPr>
        <w:t xml:space="preserve"> agar vektor pertanyaan dan dokumen yang berhubungan ditempatkan berdekatan di ruang vektor </w:t>
      </w:r>
      <w:sdt>
        <w:sdtPr>
          <w:rPr>
            <w:rFonts w:ascii="Times New Roman" w:hAnsi="Times New Roman" w:cs="Times New Roman"/>
            <w:color w:val="000000"/>
          </w:rPr>
          <w:tag w:val="MENDELEY_CITATION_v3_eyJjaXRhdGlvbklEIjoiTUVOREVMRVlfQ0lUQVRJT05fMjMzOTI1MTktYTQ5Ny00YmU4LTg2MzAtOTAyZDk0OWY2YWU3IiwicHJvcGVydGllcyI6eyJub3RlSW5kZXgiOjB9LCJpc0VkaXRlZCI6ZmFsc2UsIm1hbnVhbE92ZXJyaWRlIjp7ImlzTWFudWFsbHlPdmVycmlkZGVuIjpmYWxzZSwiY2l0ZXByb2NUZXh0IjoiWzEy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
          <w:id w:val="-163253695"/>
          <w:placeholder>
            <w:docPart w:val="DefaultPlaceholder_-1854013440"/>
          </w:placeholder>
        </w:sdtPr>
        <w:sdtContent>
          <w:r w:rsidR="00B511FE" w:rsidRPr="00B511FE">
            <w:rPr>
              <w:rFonts w:ascii="Times New Roman" w:hAnsi="Times New Roman" w:cs="Times New Roman"/>
              <w:color w:val="000000"/>
            </w:rPr>
            <w:t>[12]</w:t>
          </w:r>
        </w:sdtContent>
      </w:sdt>
      <w:r w:rsidR="00AC7F00">
        <w:rPr>
          <w:rFonts w:ascii="Times New Roman" w:hAnsi="Times New Roman" w:cs="Times New Roman"/>
          <w:color w:val="000000"/>
        </w:rPr>
        <w:t xml:space="preserve">. Sistem retrieval berbasis </w:t>
      </w:r>
      <w:r w:rsidR="00AC7F00">
        <w:rPr>
          <w:rFonts w:ascii="Times New Roman" w:hAnsi="Times New Roman" w:cs="Times New Roman"/>
          <w:i/>
          <w:iCs/>
          <w:color w:val="000000"/>
        </w:rPr>
        <w:t>dense vector</w:t>
      </w:r>
      <w:r w:rsidR="00AC7F00">
        <w:rPr>
          <w:rFonts w:ascii="Times New Roman" w:hAnsi="Times New Roman" w:cs="Times New Roman"/>
          <w:color w:val="000000"/>
        </w:rPr>
        <w:t xml:space="preserve"> menjembatani perbedaan kata yang tidak tertangkap karena ketidakcocokan kata, sehingga akurasi dan jangkauan hasil pencarian meningkat. Dalam konteks RAG, reprensetasi vektor menjadi komponen kunci untuk menghubungkan model generatif dengan basis pengetahuan eksternal. Sistem RAG akan memecah dokumen pengetahuan menjadi potongan-potongan teks, lalu dienkode menjadi vektor numerik melalui model embedding dan disimpan dalam basis data vektor khusus</w:t>
      </w:r>
      <w:r w:rsidR="00370E9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U3MmI1ZTEtMmQxMS00YmVhLWFhYjItMGUyNzkwNzc0NTMxIiwicHJvcGVydGllcyI6eyJub3RlSW5kZXgiOjB9LCJpc0VkaXRlZCI6ZmFsc2UsIm1hbnVhbE92ZXJyaWRlIjp7ImlzTWFudWFsbHlPdmVycmlkZGVuIjpmYWxzZSwiY2l0ZXByb2NUZXh0IjoiWzd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
          <w:id w:val="1658338981"/>
          <w:placeholder>
            <w:docPart w:val="DefaultPlaceholder_-1854013440"/>
          </w:placeholder>
        </w:sdtPr>
        <w:sdtContent>
          <w:r w:rsidR="00B511FE" w:rsidRPr="00B511FE">
            <w:rPr>
              <w:rFonts w:ascii="Times New Roman" w:hAnsi="Times New Roman" w:cs="Times New Roman"/>
              <w:color w:val="000000"/>
            </w:rPr>
            <w:t>[7]</w:t>
          </w:r>
        </w:sdtContent>
      </w:sdt>
      <w:r w:rsidR="00370E90">
        <w:rPr>
          <w:rFonts w:ascii="Times New Roman" w:hAnsi="Times New Roman" w:cs="Times New Roman"/>
          <w:color w:val="000000"/>
        </w:rPr>
        <w:t xml:space="preserve">. Ketika pengguna mengajukan pertanyaan, kueri tersebut juga dikonversi menjadi vetor dalam ruang yang sama, sistem kemudian melakukan pencarian berdasarkan kemiripan vektor untuk menemukan potongan dokumen yang paling relevan. Pendekatan pencarian semantik berbasiskan vektor ini memastikan bahwa sistem RAG dapat menemukan informasi yang bermakna secara kontekstual bagi kueri, tidak terbatas pada kecocokan kata secara literal, sehingga membatu model generatif menghasilkan jawab yang akurat dan didukung sumber relevan. </w:t>
      </w:r>
      <w:sdt>
        <w:sdtPr>
          <w:rPr>
            <w:rFonts w:ascii="Times New Roman" w:hAnsi="Times New Roman" w:cs="Times New Roman"/>
            <w:color w:val="000000"/>
          </w:rPr>
          <w:tag w:val="MENDELEY_CITATION_v3_eyJjaXRhdGlvbklEIjoiTUVOREVMRVlfQ0lUQVRJT05fYmVkZTA0YWItOWYwNS00YmNjLWE3OWUtZGEwYjNhY2JmZDhlIiwicHJvcGVydGllcyI6eyJub3RlSW5kZXgiOjB9LCJpc0VkaXRlZCI6ZmFsc2UsIm1hbnVhbE92ZXJyaWRlIjp7ImlzTWFudWFsbHlPdmVycmlkZGVuIjpmYWxzZSwiY2l0ZXByb2NUZXh0IjoiWzd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
          <w:id w:val="309992052"/>
          <w:placeholder>
            <w:docPart w:val="DefaultPlaceholder_-1854013440"/>
          </w:placeholder>
        </w:sdtPr>
        <w:sdtContent>
          <w:r w:rsidR="00B511FE" w:rsidRPr="00B511FE">
            <w:rPr>
              <w:rFonts w:ascii="Times New Roman" w:hAnsi="Times New Roman" w:cs="Times New Roman"/>
              <w:color w:val="000000"/>
            </w:rPr>
            <w:t>[7]</w:t>
          </w:r>
        </w:sdtContent>
      </w:sdt>
      <w:r w:rsidR="00370E90">
        <w:rPr>
          <w:rFonts w:ascii="Times New Roman" w:hAnsi="Times New Roman" w:cs="Times New Roman"/>
          <w:color w:val="000000"/>
        </w:rPr>
        <w:t>.</w:t>
      </w:r>
    </w:p>
    <w:p w14:paraId="175873EA" w14:textId="0164FE46" w:rsidR="00370E90" w:rsidRDefault="00370E90" w:rsidP="007D4EF6">
      <w:pPr>
        <w:pStyle w:val="Heading3"/>
        <w:ind w:firstLine="720"/>
      </w:pPr>
      <w:bookmarkStart w:id="139" w:name="_Toc214037340"/>
      <w:r>
        <w:t>2.2.4 Embeddings</w:t>
      </w:r>
      <w:bookmarkEnd w:id="139"/>
    </w:p>
    <w:p w14:paraId="0AA39EAA" w14:textId="0860930B" w:rsidR="00687DAE" w:rsidRPr="00687DAE" w:rsidRDefault="00370E90" w:rsidP="007D4EF6">
      <w:pPr>
        <w:ind w:left="720" w:firstLine="720"/>
        <w:jc w:val="both"/>
        <w:rPr>
          <w:rFonts w:ascii="Times New Roman" w:hAnsi="Times New Roman" w:cs="Times New Roman"/>
          <w:color w:val="000000"/>
        </w:rPr>
      </w:pPr>
      <w:r>
        <w:rPr>
          <w:rFonts w:ascii="Times New Roman" w:hAnsi="Times New Roman" w:cs="Times New Roman"/>
          <w:color w:val="000000"/>
        </w:rPr>
        <w:t xml:space="preserve">Istilah </w:t>
      </w:r>
      <w:r>
        <w:rPr>
          <w:rFonts w:ascii="Times New Roman" w:hAnsi="Times New Roman" w:cs="Times New Roman"/>
          <w:i/>
          <w:iCs/>
          <w:color w:val="000000"/>
        </w:rPr>
        <w:t>word embedding</w:t>
      </w:r>
      <w:r>
        <w:rPr>
          <w:rFonts w:ascii="Times New Roman" w:hAnsi="Times New Roman" w:cs="Times New Roman"/>
          <w:color w:val="000000"/>
        </w:rPr>
        <w:t xml:space="preserve"> merujuk pada teknik yang memetakan kata atau frasa ke vektor nyata berdimensi tetap yang merepresentasikan makna kata tersebut dalam ruang vektor berisi pola hubungan semantik. Dengan pembelajaran dari korpus bahasa, </w:t>
      </w:r>
      <w:r>
        <w:rPr>
          <w:rFonts w:ascii="Times New Roman" w:hAnsi="Times New Roman" w:cs="Times New Roman"/>
          <w:i/>
          <w:iCs/>
          <w:color w:val="000000"/>
        </w:rPr>
        <w:t>word embeddings</w:t>
      </w:r>
      <w:r>
        <w:rPr>
          <w:rFonts w:ascii="Times New Roman" w:hAnsi="Times New Roman" w:cs="Times New Roman"/>
          <w:color w:val="000000"/>
        </w:rPr>
        <w:t xml:space="preserve"> mampu menangkap kemiripan semantik antar kata. Keunggulan ini membuat embedding berbasis kata berhasil mengatasi kendala pendekatan leksikal murni yang hanya mengandalkan </w:t>
      </w:r>
      <w:r>
        <w:rPr>
          <w:rFonts w:ascii="Times New Roman" w:hAnsi="Times New Roman" w:cs="Times New Roman"/>
          <w:i/>
          <w:iCs/>
          <w:color w:val="000000"/>
        </w:rPr>
        <w:t>string matching</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JlNTI3YjYtMzU4Ny00NTI5LTkwYmQtNzdkMTBiM2I2ZTljIiwicHJvcGVydGllcyI6eyJub3RlSW5kZXgiOjB9LCJpc0VkaXRlZCI6ZmFsc2UsIm1hbnVhbE92ZXJyaWRlIjp7ImlzTWFudWFsbHlPdmVycmlkZGVuIjpmYWxzZSwiY2l0ZXByb2NUZXh0IjoiWzEz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IsImNvbnRhaW5lci10aXRsZS1zaG9ydCI6Ik5ldXJhbCBDb21wdXQgQXBwbCJ9LCJpc1RlbXBvcmFyeSI6ZmFsc2UsInN1cHByZXNzLWF1dGhvciI6ZmFsc2UsImNvbXBvc2l0ZSI6ZmFsc2UsImF1dGhvci1vbmx5IjpmYWxzZX1dfQ=="/>
          <w:id w:val="1215317266"/>
          <w:placeholder>
            <w:docPart w:val="DefaultPlaceholder_-1854013440"/>
          </w:placeholder>
        </w:sdtPr>
        <w:sdtContent>
          <w:r w:rsidR="00E918B1" w:rsidRPr="00E918B1">
            <w:rPr>
              <w:rFonts w:ascii="Times New Roman" w:hAnsi="Times New Roman" w:cs="Times New Roman"/>
              <w:color w:val="000000"/>
            </w:rPr>
            <w:t>[13]</w:t>
          </w:r>
        </w:sdtContent>
      </w:sdt>
      <w:r>
        <w:rPr>
          <w:rFonts w:ascii="Times New Roman" w:hAnsi="Times New Roman" w:cs="Times New Roman"/>
          <w:color w:val="000000"/>
        </w:rPr>
        <w:t xml:space="preserve">. </w:t>
      </w:r>
      <w:r w:rsidR="00687DAE">
        <w:rPr>
          <w:rFonts w:ascii="Times New Roman" w:hAnsi="Times New Roman" w:cs="Times New Roman"/>
          <w:color w:val="000000"/>
        </w:rPr>
        <w:t xml:space="preserve">Namun, </w:t>
      </w:r>
      <w:r w:rsidR="00687DAE">
        <w:rPr>
          <w:rFonts w:ascii="Times New Roman" w:hAnsi="Times New Roman" w:cs="Times New Roman"/>
          <w:i/>
          <w:iCs/>
          <w:color w:val="000000"/>
        </w:rPr>
        <w:t>embedding</w:t>
      </w:r>
      <w:r w:rsidR="00687DAE">
        <w:rPr>
          <w:rFonts w:ascii="Times New Roman" w:hAnsi="Times New Roman" w:cs="Times New Roman"/>
          <w:color w:val="000000"/>
        </w:rPr>
        <w:t xml:space="preserve"> tradisional bersifat statik, artinya setiapa kata memiliki vektor yang sama terlepas dari konteks kalimatnya. Keterbatasan ini mengabaikan fakta bahwa banyak kata bersifat polisemi (memiliki makna berbeda pada konteks berbeda). Sebagai solusi, </w:t>
      </w:r>
      <w:r w:rsidR="00687DAE">
        <w:rPr>
          <w:rFonts w:ascii="Times New Roman" w:hAnsi="Times New Roman" w:cs="Times New Roman"/>
          <w:i/>
          <w:iCs/>
          <w:color w:val="000000"/>
        </w:rPr>
        <w:t>contextual embedding</w:t>
      </w:r>
      <w:r w:rsidR="00687DAE">
        <w:rPr>
          <w:rFonts w:ascii="Times New Roman" w:hAnsi="Times New Roman" w:cs="Times New Roman"/>
          <w:color w:val="000000"/>
        </w:rPr>
        <w:t xml:space="preserve"> dikembangkan yang menghasilkan representasi vektor sebuah kata bergantung pada </w:t>
      </w:r>
      <w:r w:rsidR="00687DAE">
        <w:rPr>
          <w:rFonts w:ascii="Times New Roman" w:hAnsi="Times New Roman" w:cs="Times New Roman"/>
          <w:color w:val="000000"/>
        </w:rPr>
        <w:lastRenderedPageBreak/>
        <w:t xml:space="preserve">konteks kalimatnya, sehingga makna spesifik kata tersebut tercermin menyesuaikan kalimat </w:t>
      </w:r>
      <w:sdt>
        <w:sdtPr>
          <w:rPr>
            <w:rFonts w:ascii="Times New Roman" w:hAnsi="Times New Roman" w:cs="Times New Roman"/>
            <w:color w:val="000000"/>
          </w:rPr>
          <w:tag w:val="MENDELEY_CITATION_v3_eyJjaXRhdGlvbklEIjoiTUVOREVMRVlfQ0lUQVRJT05fNDU1YzMzNWEtMWE4MS00NGY0LWEzY2UtN2ZlOTM0NzE1YTM2IiwicHJvcGVydGllcyI6eyJub3RlSW5kZXgiOjB9LCJpc0VkaXRlZCI6ZmFsc2UsIm1hbnVhbE92ZXJyaWRlIjp7ImlzTWFudWFsbHlPdmVycmlkZGVuIjpmYWxzZSwiY2l0ZXByb2NUZXh0IjoiWzEz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Y29udGFpbmVyLXRpdGxlLXNob3J0IjoiTmV1cmFsIENvbXB1dCBBcHBs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J9LCJpc1RlbXBvcmFyeSI6ZmFsc2UsInN1cHByZXNzLWF1dGhvciI6ZmFsc2UsImNvbXBvc2l0ZSI6ZmFsc2UsImF1dGhvci1vbmx5IjpmYWxzZX1dfQ=="/>
          <w:id w:val="136155838"/>
          <w:placeholder>
            <w:docPart w:val="DefaultPlaceholder_-1854013440"/>
          </w:placeholder>
        </w:sdtPr>
        <w:sdtContent>
          <w:r w:rsidR="00E918B1" w:rsidRPr="00E918B1">
            <w:rPr>
              <w:rFonts w:ascii="Times New Roman" w:hAnsi="Times New Roman" w:cs="Times New Roman"/>
              <w:color w:val="000000"/>
            </w:rPr>
            <w:t>[13]</w:t>
          </w:r>
        </w:sdtContent>
      </w:sdt>
      <w:r w:rsidR="00687DAE">
        <w:rPr>
          <w:rFonts w:ascii="Times New Roman" w:hAnsi="Times New Roman" w:cs="Times New Roman"/>
          <w:color w:val="000000"/>
        </w:rPr>
        <w:t>. Dibanding embedding statik, model kontekstual secara signifika memperbaiki relevansi hasil pencarian karena kemampuannya untuk memahami makna kueri dengan dokumen secara lebih tepat. Dalam sistem RAG, penggunaan emebedding yang kontekstual</w:t>
      </w:r>
      <w:r w:rsidR="00F25D13">
        <w:rPr>
          <w:rFonts w:ascii="Times New Roman" w:hAnsi="Times New Roman" w:cs="Times New Roman"/>
          <w:color w:val="000000"/>
        </w:rPr>
        <w:t xml:space="preserve"> berperan penting dalam peningkatan relevansi</w:t>
      </w:r>
      <w:r w:rsidR="00FA4C19">
        <w:rPr>
          <w:rFonts w:ascii="Times New Roman" w:hAnsi="Times New Roman" w:cs="Times New Roman"/>
          <w:color w:val="000000"/>
        </w:rPr>
        <w:t>w</w:t>
      </w:r>
    </w:p>
    <w:p w14:paraId="4C4E3B76" w14:textId="77777777" w:rsidR="00687DAE" w:rsidRDefault="00687DAE" w:rsidP="009F41D2">
      <w:pPr>
        <w:jc w:val="both"/>
        <w:rPr>
          <w:rFonts w:ascii="Times New Roman" w:hAnsi="Times New Roman" w:cs="Times New Roman"/>
          <w:color w:val="000000"/>
        </w:rPr>
      </w:pPr>
    </w:p>
    <w:p w14:paraId="2BB2E037" w14:textId="77777777" w:rsidR="00687DAE" w:rsidRDefault="00687DAE" w:rsidP="009F41D2">
      <w:pPr>
        <w:jc w:val="both"/>
        <w:rPr>
          <w:rFonts w:ascii="Times New Roman" w:hAnsi="Times New Roman" w:cs="Times New Roman"/>
          <w:color w:val="000000"/>
        </w:rPr>
      </w:pPr>
    </w:p>
    <w:p w14:paraId="3CBB137B" w14:textId="06354DFE" w:rsidR="00687DAE" w:rsidRDefault="00687DAE" w:rsidP="00687DAE">
      <w:pPr>
        <w:pStyle w:val="Heading2"/>
      </w:pPr>
      <w:bookmarkStart w:id="140" w:name="_Toc214037341"/>
      <w:r>
        <w:t>2.3 Studi Preseden</w:t>
      </w:r>
      <w:bookmarkEnd w:id="140"/>
    </w:p>
    <w:p w14:paraId="204BC7D7" w14:textId="2FB5ACE6" w:rsidR="00687DAE" w:rsidRPr="00370E90" w:rsidRDefault="00687DAE" w:rsidP="009F41D2">
      <w:pPr>
        <w:jc w:val="both"/>
        <w:rPr>
          <w:rFonts w:ascii="Times New Roman" w:hAnsi="Times New Roman" w:cs="Times New Roman"/>
        </w:rPr>
      </w:pPr>
      <w:r>
        <w:rPr>
          <w:rFonts w:ascii="Times New Roman" w:hAnsi="Times New Roman" w:cs="Times New Roman"/>
          <w:color w:val="000000"/>
        </w:rPr>
        <w:tab/>
      </w:r>
      <w:r w:rsidRPr="00687DAE">
        <w:rPr>
          <w:rFonts w:ascii="Times New Roman" w:hAnsi="Times New Roman" w:cs="Times New Roman"/>
          <w:color w:val="000000"/>
        </w:rPr>
        <w:t>Penelitian-penelitian terdahulu telah banyak mengeksplorasi pendekatan berbasis pembelajaran mendalam untuk mendukung tugas pemahaman bahasa alami, khususnya pada sistem pencarian informasi dan analisis sentimen. Studi-studi ini memberikan fondasi penting bagi pengembangan metode Retrieval-Augmented Generation (RAG), serta implementasi model bahasa seperti IndoBERT untuk konteks berbahasa Indonesia.</w:t>
      </w:r>
      <w:r>
        <w:rPr>
          <w:rFonts w:ascii="Times New Roman" w:hAnsi="Times New Roman" w:cs="Times New Roman"/>
          <w:color w:val="000000"/>
        </w:rPr>
        <w:t xml:space="preserve"> Tabel berikut merangkum penelitian terdahulu yang menjadi basis dari penelitian ini.</w:t>
      </w:r>
    </w:p>
    <w:tbl>
      <w:tblPr>
        <w:tblStyle w:val="TableGrid"/>
        <w:tblW w:w="0" w:type="auto"/>
        <w:tblLook w:val="04A0" w:firstRow="1" w:lastRow="0" w:firstColumn="1" w:lastColumn="0" w:noHBand="0" w:noVBand="1"/>
      </w:tblPr>
      <w:tblGrid>
        <w:gridCol w:w="1923"/>
        <w:gridCol w:w="2109"/>
        <w:gridCol w:w="2518"/>
        <w:gridCol w:w="2466"/>
      </w:tblGrid>
      <w:tr w:rsidR="00B10145" w14:paraId="31325E7F" w14:textId="77777777" w:rsidTr="001F0283">
        <w:tc>
          <w:tcPr>
            <w:tcW w:w="1923" w:type="dxa"/>
          </w:tcPr>
          <w:p w14:paraId="18D176A5" w14:textId="1816402C" w:rsidR="00B10145" w:rsidRDefault="00B10145" w:rsidP="00776745">
            <w:pPr>
              <w:jc w:val="both"/>
              <w:rPr>
                <w:rFonts w:ascii="Times New Roman" w:hAnsi="Times New Roman" w:cs="Times New Roman"/>
              </w:rPr>
            </w:pPr>
            <w:r>
              <w:rPr>
                <w:rFonts w:ascii="Times New Roman" w:hAnsi="Times New Roman" w:cs="Times New Roman"/>
              </w:rPr>
              <w:t>Judul</w:t>
            </w:r>
          </w:p>
        </w:tc>
        <w:tc>
          <w:tcPr>
            <w:tcW w:w="2106" w:type="dxa"/>
          </w:tcPr>
          <w:p w14:paraId="36C1462C" w14:textId="00D95A15" w:rsidR="00B10145" w:rsidRDefault="00B10145" w:rsidP="00776745">
            <w:pPr>
              <w:jc w:val="both"/>
              <w:rPr>
                <w:rFonts w:ascii="Times New Roman" w:hAnsi="Times New Roman" w:cs="Times New Roman"/>
              </w:rPr>
            </w:pPr>
            <w:r>
              <w:rPr>
                <w:rFonts w:ascii="Times New Roman" w:hAnsi="Times New Roman" w:cs="Times New Roman"/>
              </w:rPr>
              <w:t>Tujuan Penelitian</w:t>
            </w:r>
          </w:p>
        </w:tc>
        <w:tc>
          <w:tcPr>
            <w:tcW w:w="2520" w:type="dxa"/>
          </w:tcPr>
          <w:p w14:paraId="2FADE299" w14:textId="6A8AB1EB" w:rsidR="00B10145" w:rsidRDefault="00B10145" w:rsidP="00776745">
            <w:pPr>
              <w:jc w:val="both"/>
              <w:rPr>
                <w:rFonts w:ascii="Times New Roman" w:hAnsi="Times New Roman" w:cs="Times New Roman"/>
              </w:rPr>
            </w:pPr>
            <w:r>
              <w:rPr>
                <w:rFonts w:ascii="Times New Roman" w:hAnsi="Times New Roman" w:cs="Times New Roman"/>
              </w:rPr>
              <w:t>Metode yang digunakan</w:t>
            </w:r>
          </w:p>
        </w:tc>
        <w:tc>
          <w:tcPr>
            <w:tcW w:w="2467" w:type="dxa"/>
          </w:tcPr>
          <w:p w14:paraId="3CDACE8A" w14:textId="4AB58510" w:rsidR="00B10145" w:rsidRDefault="00B10145" w:rsidP="00776745">
            <w:pPr>
              <w:jc w:val="both"/>
              <w:rPr>
                <w:rFonts w:ascii="Times New Roman" w:hAnsi="Times New Roman" w:cs="Times New Roman"/>
              </w:rPr>
            </w:pPr>
            <w:r>
              <w:rPr>
                <w:rFonts w:ascii="Times New Roman" w:hAnsi="Times New Roman" w:cs="Times New Roman"/>
              </w:rPr>
              <w:t>Hasil Utama / Findings</w:t>
            </w:r>
          </w:p>
        </w:tc>
      </w:tr>
      <w:tr w:rsidR="00B10145" w14:paraId="1AE4E71C" w14:textId="77777777" w:rsidTr="001F0283">
        <w:tc>
          <w:tcPr>
            <w:tcW w:w="1923" w:type="dxa"/>
          </w:tcPr>
          <w:p w14:paraId="6AA7FAA8" w14:textId="56E65488" w:rsidR="00B10145" w:rsidRDefault="00036025" w:rsidP="00776745">
            <w:pPr>
              <w:jc w:val="both"/>
              <w:rPr>
                <w:rFonts w:ascii="Times New Roman" w:hAnsi="Times New Roman" w:cs="Times New Roman"/>
              </w:rPr>
            </w:pPr>
            <w:r>
              <w:rPr>
                <w:rFonts w:ascii="Times New Roman" w:hAnsi="Times New Roman" w:cs="Times New Roman"/>
              </w:rPr>
              <w:t>Knowledge Graph Retrieval-Augmented Generation for LLM-based Recommendation</w:t>
            </w:r>
          </w:p>
        </w:tc>
        <w:tc>
          <w:tcPr>
            <w:tcW w:w="2106" w:type="dxa"/>
          </w:tcPr>
          <w:p w14:paraId="4947ED40" w14:textId="2E4F96D5" w:rsidR="00B10145" w:rsidRPr="00036025" w:rsidRDefault="00036025" w:rsidP="00776745">
            <w:pPr>
              <w:jc w:val="both"/>
              <w:rPr>
                <w:rFonts w:ascii="Times New Roman" w:hAnsi="Times New Roman" w:cs="Times New Roman"/>
              </w:rPr>
            </w:pPr>
            <w:r>
              <w:rPr>
                <w:rFonts w:ascii="Times New Roman" w:hAnsi="Times New Roman" w:cs="Times New Roman"/>
              </w:rPr>
              <w:t xml:space="preserve">Meningkatkan akurasi rekomendasi berbasis LLM dan mengurangi halusinasi dengan memanfaatkan </w:t>
            </w:r>
            <w:r>
              <w:rPr>
                <w:rFonts w:ascii="Times New Roman" w:hAnsi="Times New Roman" w:cs="Times New Roman"/>
                <w:i/>
                <w:iCs/>
              </w:rPr>
              <w:t xml:space="preserve">Knowledge Graph </w:t>
            </w:r>
            <w:r>
              <w:rPr>
                <w:rFonts w:ascii="Times New Roman" w:hAnsi="Times New Roman" w:cs="Times New Roman"/>
              </w:rPr>
              <w:t>(KG)</w:t>
            </w:r>
          </w:p>
        </w:tc>
        <w:tc>
          <w:tcPr>
            <w:tcW w:w="2520" w:type="dxa"/>
          </w:tcPr>
          <w:p w14:paraId="67659181" w14:textId="6A5B9C39" w:rsidR="00B10145" w:rsidRPr="00036025" w:rsidRDefault="00036025" w:rsidP="00776745">
            <w:pPr>
              <w:jc w:val="both"/>
              <w:rPr>
                <w:rFonts w:ascii="Times New Roman" w:hAnsi="Times New Roman" w:cs="Times New Roman"/>
              </w:rPr>
            </w:pPr>
            <w:r>
              <w:rPr>
                <w:rFonts w:ascii="Times New Roman" w:hAnsi="Times New Roman" w:cs="Times New Roman"/>
                <w:i/>
                <w:iCs/>
              </w:rPr>
              <w:t xml:space="preserve">Retrieval-Augmented Generation </w:t>
            </w:r>
            <w:r>
              <w:rPr>
                <w:rFonts w:ascii="Times New Roman" w:hAnsi="Times New Roman" w:cs="Times New Roman"/>
              </w:rPr>
              <w:t xml:space="preserve">(RAG), </w:t>
            </w:r>
            <w:r>
              <w:rPr>
                <w:rFonts w:ascii="Times New Roman" w:hAnsi="Times New Roman" w:cs="Times New Roman"/>
                <w:i/>
                <w:iCs/>
              </w:rPr>
              <w:t>Knowledge Graph</w:t>
            </w:r>
            <w:r>
              <w:rPr>
                <w:rFonts w:ascii="Times New Roman" w:hAnsi="Times New Roman" w:cs="Times New Roman"/>
              </w:rPr>
              <w:t xml:space="preserve"> (KG), </w:t>
            </w:r>
            <w:r w:rsidRPr="00036025">
              <w:rPr>
                <w:rFonts w:ascii="Times New Roman" w:hAnsi="Times New Roman" w:cs="Times New Roman"/>
                <w:i/>
                <w:iCs/>
              </w:rPr>
              <w:t>Graph Neural Networks</w:t>
            </w:r>
            <w:r>
              <w:rPr>
                <w:rFonts w:ascii="Times New Roman" w:hAnsi="Times New Roman" w:cs="Times New Roman"/>
                <w:i/>
                <w:iCs/>
              </w:rPr>
              <w:t xml:space="preserve"> </w:t>
            </w:r>
            <w:r>
              <w:rPr>
                <w:rFonts w:ascii="Times New Roman" w:hAnsi="Times New Roman" w:cs="Times New Roman"/>
              </w:rPr>
              <w:t>(GNN)</w:t>
            </w:r>
          </w:p>
        </w:tc>
        <w:tc>
          <w:tcPr>
            <w:tcW w:w="2467" w:type="dxa"/>
          </w:tcPr>
          <w:p w14:paraId="3E8BF939" w14:textId="24767218" w:rsidR="00B10145" w:rsidRPr="00036025" w:rsidRDefault="00036025" w:rsidP="00776745">
            <w:pPr>
              <w:jc w:val="both"/>
              <w:rPr>
                <w:rFonts w:ascii="Times New Roman" w:hAnsi="Times New Roman" w:cs="Times New Roman"/>
              </w:rPr>
            </w:pPr>
            <w:r>
              <w:rPr>
                <w:rFonts w:ascii="Times New Roman" w:hAnsi="Times New Roman" w:cs="Times New Roman"/>
              </w:rPr>
              <w:t xml:space="preserve">Framework K-RagRec berhasil mengurangi halusinasi dan meningkatkan akurasi rekomendasi dibandingkan </w:t>
            </w:r>
            <w:r>
              <w:rPr>
                <w:rFonts w:ascii="Times New Roman" w:hAnsi="Times New Roman" w:cs="Times New Roman"/>
                <w:i/>
                <w:iCs/>
              </w:rPr>
              <w:t>vanilla</w:t>
            </w:r>
            <w:r>
              <w:rPr>
                <w:rFonts w:ascii="Times New Roman" w:hAnsi="Times New Roman" w:cs="Times New Roman"/>
              </w:rPr>
              <w:t xml:space="preserve"> RAG</w:t>
            </w:r>
          </w:p>
        </w:tc>
      </w:tr>
      <w:tr w:rsidR="00593E74" w14:paraId="687E45F8" w14:textId="77777777" w:rsidTr="001F0283">
        <w:tc>
          <w:tcPr>
            <w:tcW w:w="1923" w:type="dxa"/>
          </w:tcPr>
          <w:p w14:paraId="720FFA3F" w14:textId="01C450E3" w:rsidR="00593E74" w:rsidRDefault="00036025" w:rsidP="00776745">
            <w:pPr>
              <w:jc w:val="both"/>
              <w:rPr>
                <w:rFonts w:ascii="Times New Roman" w:hAnsi="Times New Roman" w:cs="Times New Roman"/>
              </w:rPr>
            </w:pPr>
            <w:r>
              <w:rPr>
                <w:rFonts w:ascii="Times New Roman" w:hAnsi="Times New Roman" w:cs="Times New Roman"/>
              </w:rPr>
              <w:t>Enchancing E-commerce recommendations with sentiment analuysis using MLA-EDTCNet and collaborative</w:t>
            </w:r>
          </w:p>
        </w:tc>
        <w:tc>
          <w:tcPr>
            <w:tcW w:w="2106" w:type="dxa"/>
          </w:tcPr>
          <w:p w14:paraId="6A0028DD" w14:textId="08BA5256" w:rsidR="00593E74" w:rsidRDefault="00036025" w:rsidP="00776745">
            <w:pPr>
              <w:jc w:val="both"/>
              <w:rPr>
                <w:rFonts w:ascii="Times New Roman" w:hAnsi="Times New Roman" w:cs="Times New Roman"/>
              </w:rPr>
            </w:pPr>
            <w:r w:rsidRPr="00036025">
              <w:rPr>
                <w:rFonts w:ascii="Times New Roman" w:hAnsi="Times New Roman" w:cs="Times New Roman"/>
              </w:rPr>
              <w:t xml:space="preserve">Meningkatkan akurasi rekomendasi produk dengan mengintegrasikan analisis sentimen dan </w:t>
            </w:r>
            <w:r w:rsidRPr="00036025">
              <w:rPr>
                <w:rFonts w:ascii="Times New Roman" w:hAnsi="Times New Roman" w:cs="Times New Roman"/>
                <w:i/>
                <w:iCs/>
              </w:rPr>
              <w:t>Collaborative Filtering</w:t>
            </w:r>
          </w:p>
        </w:tc>
        <w:tc>
          <w:tcPr>
            <w:tcW w:w="2520" w:type="dxa"/>
          </w:tcPr>
          <w:p w14:paraId="232C885E" w14:textId="21262F55" w:rsidR="00593E74" w:rsidRDefault="001F0283" w:rsidP="00776745">
            <w:pPr>
              <w:jc w:val="both"/>
              <w:rPr>
                <w:rFonts w:ascii="Times New Roman" w:hAnsi="Times New Roman" w:cs="Times New Roman"/>
              </w:rPr>
            </w:pPr>
            <w:r w:rsidRPr="001F0283">
              <w:rPr>
                <w:rFonts w:ascii="Times New Roman" w:hAnsi="Times New Roman" w:cs="Times New Roman"/>
                <w:i/>
                <w:iCs/>
              </w:rPr>
              <w:t>Hybrid Deep Learning</w:t>
            </w:r>
            <w:r w:rsidRPr="001F0283">
              <w:rPr>
                <w:rFonts w:ascii="Times New Roman" w:hAnsi="Times New Roman" w:cs="Times New Roman"/>
              </w:rPr>
              <w:t xml:space="preserve"> (MLA-EDTCNet), </w:t>
            </w:r>
            <w:r w:rsidRPr="001F0283">
              <w:rPr>
                <w:rFonts w:ascii="Times New Roman" w:hAnsi="Times New Roman" w:cs="Times New Roman"/>
                <w:i/>
                <w:iCs/>
              </w:rPr>
              <w:t>Modified Conditional GAN</w:t>
            </w:r>
            <w:r w:rsidRPr="001F0283">
              <w:rPr>
                <w:rFonts w:ascii="Times New Roman" w:hAnsi="Times New Roman" w:cs="Times New Roman"/>
              </w:rPr>
              <w:t xml:space="preserve"> (MCGAN) untuk </w:t>
            </w:r>
            <w:r w:rsidRPr="001F0283">
              <w:rPr>
                <w:rFonts w:ascii="Times New Roman" w:hAnsi="Times New Roman" w:cs="Times New Roman"/>
                <w:i/>
                <w:iCs/>
              </w:rPr>
              <w:t>balancing</w:t>
            </w:r>
            <w:r w:rsidRPr="001F0283">
              <w:rPr>
                <w:rFonts w:ascii="Times New Roman" w:hAnsi="Times New Roman" w:cs="Times New Roman"/>
              </w:rPr>
              <w:t xml:space="preserve"> data, </w:t>
            </w:r>
            <w:r w:rsidRPr="001F0283">
              <w:rPr>
                <w:rFonts w:ascii="Times New Roman" w:hAnsi="Times New Roman" w:cs="Times New Roman"/>
                <w:i/>
                <w:iCs/>
              </w:rPr>
              <w:t>Collaborative Filtering</w:t>
            </w:r>
          </w:p>
        </w:tc>
        <w:tc>
          <w:tcPr>
            <w:tcW w:w="2467" w:type="dxa"/>
          </w:tcPr>
          <w:p w14:paraId="7E784F11" w14:textId="2E4655B9" w:rsidR="00593E74" w:rsidRDefault="001F0283" w:rsidP="00776745">
            <w:pPr>
              <w:jc w:val="both"/>
              <w:rPr>
                <w:rFonts w:ascii="Times New Roman" w:hAnsi="Times New Roman" w:cs="Times New Roman"/>
              </w:rPr>
            </w:pPr>
            <w:r w:rsidRPr="001F0283">
              <w:rPr>
                <w:rFonts w:ascii="Times New Roman" w:hAnsi="Times New Roman" w:cs="Times New Roman"/>
              </w:rPr>
              <w:t xml:space="preserve">Model hibrida ini mengungguli model </w:t>
            </w:r>
            <w:r w:rsidRPr="001F0283">
              <w:rPr>
                <w:rFonts w:ascii="Times New Roman" w:hAnsi="Times New Roman" w:cs="Times New Roman"/>
                <w:i/>
                <w:iCs/>
              </w:rPr>
              <w:t>state-of-the-art</w:t>
            </w:r>
            <w:r w:rsidRPr="001F0283">
              <w:rPr>
                <w:rFonts w:ascii="Times New Roman" w:hAnsi="Times New Roman" w:cs="Times New Roman"/>
              </w:rPr>
              <w:t xml:space="preserve"> dalam metrik akurasi, presisi, dan </w:t>
            </w:r>
            <w:r w:rsidRPr="001F0283">
              <w:rPr>
                <w:rFonts w:ascii="Times New Roman" w:hAnsi="Times New Roman" w:cs="Times New Roman"/>
                <w:i/>
                <w:iCs/>
              </w:rPr>
              <w:t>recall</w:t>
            </w:r>
            <w:r w:rsidRPr="001F0283">
              <w:rPr>
                <w:rFonts w:ascii="Times New Roman" w:hAnsi="Times New Roman" w:cs="Times New Roman"/>
              </w:rPr>
              <w:t xml:space="preserve"> pada dataset produk Amazon, membuktikan efektivitas penggabungan sentimen dalam rekomendasi</w:t>
            </w:r>
          </w:p>
        </w:tc>
      </w:tr>
      <w:tr w:rsidR="00593E74" w14:paraId="4CC7E274" w14:textId="77777777" w:rsidTr="001F0283">
        <w:tc>
          <w:tcPr>
            <w:tcW w:w="1923" w:type="dxa"/>
          </w:tcPr>
          <w:p w14:paraId="6F7DB4F0" w14:textId="75DEAA8B" w:rsidR="00593E74" w:rsidRDefault="001F0283" w:rsidP="00776745">
            <w:pPr>
              <w:jc w:val="both"/>
              <w:rPr>
                <w:rFonts w:ascii="Times New Roman" w:hAnsi="Times New Roman" w:cs="Times New Roman"/>
              </w:rPr>
            </w:pPr>
            <w:r>
              <w:rPr>
                <w:rFonts w:ascii="Times New Roman" w:hAnsi="Times New Roman" w:cs="Times New Roman"/>
              </w:rPr>
              <w:t>Data augmentation for dense passage retrieval using corpus-passage frequency-based token deletion</w:t>
            </w:r>
          </w:p>
        </w:tc>
        <w:tc>
          <w:tcPr>
            <w:tcW w:w="2106" w:type="dxa"/>
          </w:tcPr>
          <w:p w14:paraId="44935938" w14:textId="0B57E9DC" w:rsidR="00593E74" w:rsidRDefault="00D601F6" w:rsidP="00776745">
            <w:pPr>
              <w:jc w:val="both"/>
              <w:rPr>
                <w:rFonts w:ascii="Times New Roman" w:hAnsi="Times New Roman" w:cs="Times New Roman"/>
              </w:rPr>
            </w:pPr>
            <w:r w:rsidRPr="00D601F6">
              <w:rPr>
                <w:rFonts w:ascii="Times New Roman" w:hAnsi="Times New Roman" w:cs="Times New Roman"/>
              </w:rPr>
              <w:t xml:space="preserve">Mengatasi ketidakseimbangan kelas pada </w:t>
            </w:r>
            <w:r w:rsidRPr="00D601F6">
              <w:rPr>
                <w:rFonts w:ascii="Times New Roman" w:hAnsi="Times New Roman" w:cs="Times New Roman"/>
                <w:i/>
                <w:iCs/>
              </w:rPr>
              <w:t>Dense Passage Retrieval</w:t>
            </w:r>
            <w:r w:rsidRPr="00D601F6">
              <w:rPr>
                <w:rFonts w:ascii="Times New Roman" w:hAnsi="Times New Roman" w:cs="Times New Roman"/>
              </w:rPr>
              <w:t xml:space="preserve"> (DPR) untuk meningkatkan akurasi pencarian</w:t>
            </w:r>
          </w:p>
        </w:tc>
        <w:tc>
          <w:tcPr>
            <w:tcW w:w="2520" w:type="dxa"/>
          </w:tcPr>
          <w:p w14:paraId="63D280E6" w14:textId="7612ED28" w:rsidR="00593E74" w:rsidRDefault="00942468" w:rsidP="00776745">
            <w:pPr>
              <w:jc w:val="both"/>
              <w:rPr>
                <w:rFonts w:ascii="Times New Roman" w:hAnsi="Times New Roman" w:cs="Times New Roman"/>
              </w:rPr>
            </w:pPr>
            <w:r w:rsidRPr="00942468">
              <w:rPr>
                <w:rFonts w:ascii="Times New Roman" w:hAnsi="Times New Roman" w:cs="Times New Roman"/>
                <w:i/>
                <w:iCs/>
              </w:rPr>
              <w:t>Dense Passage Retrieval</w:t>
            </w:r>
            <w:r w:rsidRPr="00942468">
              <w:rPr>
                <w:rFonts w:ascii="Times New Roman" w:hAnsi="Times New Roman" w:cs="Times New Roman"/>
              </w:rPr>
              <w:t xml:space="preserve"> (DPR), </w:t>
            </w:r>
            <w:r w:rsidRPr="00942468">
              <w:rPr>
                <w:rFonts w:ascii="Times New Roman" w:hAnsi="Times New Roman" w:cs="Times New Roman"/>
                <w:i/>
                <w:iCs/>
              </w:rPr>
              <w:t>Corpus-Passage Frequency</w:t>
            </w:r>
            <w:r w:rsidRPr="00942468">
              <w:rPr>
                <w:rFonts w:ascii="Times New Roman" w:hAnsi="Times New Roman" w:cs="Times New Roman"/>
              </w:rPr>
              <w:t xml:space="preserve"> (CPF) </w:t>
            </w:r>
            <w:r w:rsidRPr="00942468">
              <w:rPr>
                <w:rFonts w:ascii="Times New Roman" w:hAnsi="Times New Roman" w:cs="Times New Roman"/>
                <w:i/>
                <w:iCs/>
              </w:rPr>
              <w:t>token deletion</w:t>
            </w:r>
          </w:p>
        </w:tc>
        <w:tc>
          <w:tcPr>
            <w:tcW w:w="2467" w:type="dxa"/>
          </w:tcPr>
          <w:p w14:paraId="1DA7E34E" w14:textId="4523D8FE" w:rsidR="00593E74" w:rsidRDefault="001C1240" w:rsidP="00776745">
            <w:pPr>
              <w:jc w:val="both"/>
              <w:rPr>
                <w:rFonts w:ascii="Times New Roman" w:hAnsi="Times New Roman" w:cs="Times New Roman"/>
              </w:rPr>
            </w:pPr>
            <w:r w:rsidRPr="001C1240">
              <w:rPr>
                <w:rFonts w:ascii="Times New Roman" w:hAnsi="Times New Roman" w:cs="Times New Roman"/>
              </w:rPr>
              <w:t xml:space="preserve">Model hibrida ini mengungguli model </w:t>
            </w:r>
            <w:r w:rsidRPr="001C1240">
              <w:rPr>
                <w:rFonts w:ascii="Times New Roman" w:hAnsi="Times New Roman" w:cs="Times New Roman"/>
                <w:i/>
                <w:iCs/>
              </w:rPr>
              <w:t>state-of-the-art</w:t>
            </w:r>
            <w:r w:rsidRPr="001C1240">
              <w:rPr>
                <w:rFonts w:ascii="Times New Roman" w:hAnsi="Times New Roman" w:cs="Times New Roman"/>
              </w:rPr>
              <w:t xml:space="preserve"> dalam metrik akurasi, presisi, dan </w:t>
            </w:r>
            <w:r w:rsidRPr="001C1240">
              <w:rPr>
                <w:rFonts w:ascii="Times New Roman" w:hAnsi="Times New Roman" w:cs="Times New Roman"/>
                <w:i/>
                <w:iCs/>
              </w:rPr>
              <w:t>recall</w:t>
            </w:r>
            <w:r w:rsidRPr="001C1240">
              <w:rPr>
                <w:rFonts w:ascii="Times New Roman" w:hAnsi="Times New Roman" w:cs="Times New Roman"/>
              </w:rPr>
              <w:t xml:space="preserve"> pada dataset produk Amazon</w:t>
            </w:r>
          </w:p>
        </w:tc>
      </w:tr>
      <w:tr w:rsidR="00593E74" w14:paraId="01F5CCED" w14:textId="77777777" w:rsidTr="001F0283">
        <w:tc>
          <w:tcPr>
            <w:tcW w:w="1923" w:type="dxa"/>
          </w:tcPr>
          <w:p w14:paraId="166322CA" w14:textId="2F8C6327" w:rsidR="00593E74" w:rsidRDefault="001F0283" w:rsidP="00593E74">
            <w:pPr>
              <w:jc w:val="both"/>
              <w:rPr>
                <w:rFonts w:ascii="Times New Roman" w:hAnsi="Times New Roman" w:cs="Times New Roman"/>
              </w:rPr>
            </w:pPr>
            <w:r>
              <w:rPr>
                <w:rFonts w:ascii="Times New Roman" w:hAnsi="Times New Roman" w:cs="Times New Roman"/>
              </w:rPr>
              <w:t xml:space="preserve">Sentiment Analysis on Shopee Product </w:t>
            </w:r>
            <w:r>
              <w:rPr>
                <w:rFonts w:ascii="Times New Roman" w:hAnsi="Times New Roman" w:cs="Times New Roman"/>
              </w:rPr>
              <w:lastRenderedPageBreak/>
              <w:t>Review using IndoBERT</w:t>
            </w:r>
          </w:p>
        </w:tc>
        <w:tc>
          <w:tcPr>
            <w:tcW w:w="2106" w:type="dxa"/>
          </w:tcPr>
          <w:p w14:paraId="743A5FD1" w14:textId="0F565C9A" w:rsidR="00593E74" w:rsidRDefault="00D601F6" w:rsidP="00593E74">
            <w:pPr>
              <w:jc w:val="both"/>
              <w:rPr>
                <w:rFonts w:ascii="Times New Roman" w:hAnsi="Times New Roman" w:cs="Times New Roman"/>
              </w:rPr>
            </w:pPr>
            <w:r w:rsidRPr="00D601F6">
              <w:rPr>
                <w:rFonts w:ascii="Times New Roman" w:hAnsi="Times New Roman" w:cs="Times New Roman"/>
              </w:rPr>
              <w:lastRenderedPageBreak/>
              <w:t xml:space="preserve">Mengklasifikasikan sentimen ulasan produk Shopee </w:t>
            </w:r>
            <w:r w:rsidRPr="00D601F6">
              <w:rPr>
                <w:rFonts w:ascii="Times New Roman" w:hAnsi="Times New Roman" w:cs="Times New Roman"/>
              </w:rPr>
              <w:lastRenderedPageBreak/>
              <w:t xml:space="preserve">berbahasa Indonesia menggunakan model </w:t>
            </w:r>
            <w:r w:rsidRPr="00D601F6">
              <w:rPr>
                <w:rFonts w:ascii="Times New Roman" w:hAnsi="Times New Roman" w:cs="Times New Roman"/>
                <w:i/>
                <w:iCs/>
              </w:rPr>
              <w:t>pre-trained</w:t>
            </w:r>
          </w:p>
        </w:tc>
        <w:tc>
          <w:tcPr>
            <w:tcW w:w="2520" w:type="dxa"/>
          </w:tcPr>
          <w:p w14:paraId="7E7ADD38" w14:textId="7C4C47B9" w:rsidR="00593E74" w:rsidRDefault="00942468" w:rsidP="00593E74">
            <w:pPr>
              <w:jc w:val="both"/>
              <w:rPr>
                <w:rFonts w:ascii="Times New Roman" w:hAnsi="Times New Roman" w:cs="Times New Roman"/>
              </w:rPr>
            </w:pPr>
            <w:r w:rsidRPr="00942468">
              <w:rPr>
                <w:rFonts w:ascii="Times New Roman" w:hAnsi="Times New Roman" w:cs="Times New Roman"/>
                <w:i/>
                <w:iCs/>
              </w:rPr>
              <w:lastRenderedPageBreak/>
              <w:t>Fine-tuning</w:t>
            </w:r>
            <w:r w:rsidRPr="00942468">
              <w:rPr>
                <w:rFonts w:ascii="Times New Roman" w:hAnsi="Times New Roman" w:cs="Times New Roman"/>
              </w:rPr>
              <w:t xml:space="preserve"> model IndoBERT (BERT </w:t>
            </w:r>
            <w:r w:rsidRPr="00942468">
              <w:rPr>
                <w:rFonts w:ascii="Times New Roman" w:hAnsi="Times New Roman" w:cs="Times New Roman"/>
              </w:rPr>
              <w:lastRenderedPageBreak/>
              <w:t>berbasis bahasa Indonesia)</w:t>
            </w:r>
          </w:p>
        </w:tc>
        <w:tc>
          <w:tcPr>
            <w:tcW w:w="2467" w:type="dxa"/>
          </w:tcPr>
          <w:p w14:paraId="4A8596C4" w14:textId="3DE6C64E" w:rsidR="00593E74" w:rsidRDefault="001254E9" w:rsidP="00593E74">
            <w:pPr>
              <w:jc w:val="both"/>
              <w:rPr>
                <w:rFonts w:ascii="Times New Roman" w:hAnsi="Times New Roman" w:cs="Times New Roman"/>
              </w:rPr>
            </w:pPr>
            <w:r w:rsidRPr="001254E9">
              <w:rPr>
                <w:rFonts w:ascii="Times New Roman" w:hAnsi="Times New Roman" w:cs="Times New Roman"/>
              </w:rPr>
              <w:lastRenderedPageBreak/>
              <w:t xml:space="preserve">Teknik </w:t>
            </w:r>
            <w:r w:rsidRPr="001254E9">
              <w:rPr>
                <w:rFonts w:ascii="Times New Roman" w:hAnsi="Times New Roman" w:cs="Times New Roman"/>
                <w:i/>
                <w:iCs/>
              </w:rPr>
              <w:t>token deletion</w:t>
            </w:r>
            <w:r w:rsidRPr="001254E9">
              <w:rPr>
                <w:rFonts w:ascii="Times New Roman" w:hAnsi="Times New Roman" w:cs="Times New Roman"/>
              </w:rPr>
              <w:t xml:space="preserve"> berbasis frekuensi meningkatkan akurasi </w:t>
            </w:r>
            <w:r w:rsidRPr="001254E9">
              <w:rPr>
                <w:rFonts w:ascii="Times New Roman" w:hAnsi="Times New Roman" w:cs="Times New Roman"/>
                <w:i/>
                <w:iCs/>
              </w:rPr>
              <w:lastRenderedPageBreak/>
              <w:t>Top-k</w:t>
            </w:r>
            <w:r w:rsidRPr="001254E9">
              <w:rPr>
                <w:rFonts w:ascii="Times New Roman" w:hAnsi="Times New Roman" w:cs="Times New Roman"/>
              </w:rPr>
              <w:t xml:space="preserve"> secara signifikan pada dataset kecil dan mempertahankan kinerja kompetitif pada dataset besar</w:t>
            </w:r>
          </w:p>
        </w:tc>
      </w:tr>
      <w:tr w:rsidR="00593E74" w14:paraId="2E599606" w14:textId="77777777" w:rsidTr="001F0283">
        <w:tc>
          <w:tcPr>
            <w:tcW w:w="1923" w:type="dxa"/>
          </w:tcPr>
          <w:p w14:paraId="27D1CB74" w14:textId="39009F1E" w:rsidR="00593E74" w:rsidRDefault="001F0283" w:rsidP="00593E74">
            <w:pPr>
              <w:jc w:val="both"/>
              <w:rPr>
                <w:rFonts w:ascii="Times New Roman" w:hAnsi="Times New Roman" w:cs="Times New Roman"/>
              </w:rPr>
            </w:pPr>
            <w:r>
              <w:rPr>
                <w:rFonts w:ascii="Times New Roman" w:hAnsi="Times New Roman" w:cs="Times New Roman"/>
              </w:rPr>
              <w:lastRenderedPageBreak/>
              <w:t>A survey on retrieval-augmentation (RAG) models for healthcare applications</w:t>
            </w:r>
          </w:p>
        </w:tc>
        <w:tc>
          <w:tcPr>
            <w:tcW w:w="2106" w:type="dxa"/>
          </w:tcPr>
          <w:p w14:paraId="3676F36A" w14:textId="5AB2E467" w:rsidR="00593E74" w:rsidRDefault="00D601F6" w:rsidP="00593E74">
            <w:pPr>
              <w:jc w:val="both"/>
              <w:rPr>
                <w:rFonts w:ascii="Times New Roman" w:hAnsi="Times New Roman" w:cs="Times New Roman"/>
              </w:rPr>
            </w:pPr>
            <w:r w:rsidRPr="00D601F6">
              <w:rPr>
                <w:rFonts w:ascii="Times New Roman" w:hAnsi="Times New Roman" w:cs="Times New Roman"/>
              </w:rPr>
              <w:t>Mengkaji arsitektur RAG (Naive, Advanced, Modular) untuk aplikasi yang membutuhkan presisi tinggi dan minim halusinasi</w:t>
            </w:r>
          </w:p>
        </w:tc>
        <w:tc>
          <w:tcPr>
            <w:tcW w:w="2520" w:type="dxa"/>
          </w:tcPr>
          <w:p w14:paraId="0C64EDEC" w14:textId="4093A23D" w:rsidR="00593E74" w:rsidRDefault="00942468" w:rsidP="00593E74">
            <w:pPr>
              <w:jc w:val="both"/>
              <w:rPr>
                <w:rFonts w:ascii="Times New Roman" w:hAnsi="Times New Roman" w:cs="Times New Roman"/>
              </w:rPr>
            </w:pPr>
            <w:r w:rsidRPr="00942468">
              <w:rPr>
                <w:rFonts w:ascii="Times New Roman" w:hAnsi="Times New Roman" w:cs="Times New Roman"/>
              </w:rPr>
              <w:t>Tinjauan sistematis arsitektur RAG dan evaluasi performa pada domain spesifik</w:t>
            </w:r>
          </w:p>
        </w:tc>
        <w:tc>
          <w:tcPr>
            <w:tcW w:w="2467" w:type="dxa"/>
          </w:tcPr>
          <w:p w14:paraId="170823FE" w14:textId="7FECA1B0" w:rsidR="00593E74" w:rsidRDefault="001254E9" w:rsidP="00593E74">
            <w:pPr>
              <w:jc w:val="both"/>
              <w:rPr>
                <w:rFonts w:ascii="Times New Roman" w:hAnsi="Times New Roman" w:cs="Times New Roman"/>
              </w:rPr>
            </w:pPr>
            <w:r w:rsidRPr="001254E9">
              <w:rPr>
                <w:rFonts w:ascii="Times New Roman" w:hAnsi="Times New Roman" w:cs="Times New Roman"/>
              </w:rPr>
              <w:t xml:space="preserve">IndoBERT mencapai akurasi maksimal hingga 93% dengan </w:t>
            </w:r>
            <w:r w:rsidRPr="001254E9">
              <w:rPr>
                <w:rFonts w:ascii="Times New Roman" w:hAnsi="Times New Roman" w:cs="Times New Roman"/>
                <w:i/>
                <w:iCs/>
              </w:rPr>
              <w:t>batch size</w:t>
            </w:r>
            <w:r w:rsidRPr="001254E9">
              <w:rPr>
                <w:rFonts w:ascii="Times New Roman" w:hAnsi="Times New Roman" w:cs="Times New Roman"/>
              </w:rPr>
              <w:t xml:space="preserve"> 128, menunjukkan efektivitas model ini dalam memahami konteks ulasan berbahasa Indonesia</w:t>
            </w:r>
          </w:p>
        </w:tc>
      </w:tr>
      <w:tr w:rsidR="00593E74" w14:paraId="77FC2FB9" w14:textId="77777777" w:rsidTr="001F0283">
        <w:tc>
          <w:tcPr>
            <w:tcW w:w="1923" w:type="dxa"/>
          </w:tcPr>
          <w:p w14:paraId="1C3EBAB4" w14:textId="57546DF8" w:rsidR="00593E74" w:rsidRDefault="001F0283" w:rsidP="00593E74">
            <w:pPr>
              <w:jc w:val="both"/>
              <w:rPr>
                <w:rFonts w:ascii="Times New Roman" w:hAnsi="Times New Roman" w:cs="Times New Roman"/>
              </w:rPr>
            </w:pPr>
            <w:r>
              <w:rPr>
                <w:rFonts w:ascii="Times New Roman" w:hAnsi="Times New Roman" w:cs="Times New Roman"/>
              </w:rPr>
              <w:t>SEOpinion: Summarization and Exploration of Opinion from E-Commerce Websites</w:t>
            </w:r>
          </w:p>
        </w:tc>
        <w:tc>
          <w:tcPr>
            <w:tcW w:w="2106" w:type="dxa"/>
          </w:tcPr>
          <w:p w14:paraId="2D8D5439" w14:textId="7A843D0F" w:rsidR="00593E74" w:rsidRDefault="00D601F6" w:rsidP="00593E74">
            <w:pPr>
              <w:jc w:val="both"/>
              <w:rPr>
                <w:rFonts w:ascii="Times New Roman" w:hAnsi="Times New Roman" w:cs="Times New Roman"/>
              </w:rPr>
            </w:pPr>
            <w:r w:rsidRPr="00D601F6">
              <w:rPr>
                <w:rFonts w:ascii="Times New Roman" w:hAnsi="Times New Roman" w:cs="Times New Roman"/>
              </w:rPr>
              <w:t xml:space="preserve">Meringkas opini berdasarkan aspek hierarkis dari ulasan dan detail produk </w:t>
            </w:r>
            <w:r w:rsidRPr="00D601F6">
              <w:rPr>
                <w:rFonts w:ascii="Times New Roman" w:hAnsi="Times New Roman" w:cs="Times New Roman"/>
                <w:i/>
                <w:iCs/>
              </w:rPr>
              <w:t>e-commerce</w:t>
            </w:r>
          </w:p>
        </w:tc>
        <w:tc>
          <w:tcPr>
            <w:tcW w:w="2520" w:type="dxa"/>
          </w:tcPr>
          <w:p w14:paraId="3453FDD6" w14:textId="39D8CB14" w:rsidR="00593E74" w:rsidRDefault="00942468" w:rsidP="00593E74">
            <w:pPr>
              <w:jc w:val="both"/>
              <w:rPr>
                <w:rFonts w:ascii="Times New Roman" w:hAnsi="Times New Roman" w:cs="Times New Roman"/>
              </w:rPr>
            </w:pPr>
            <w:r w:rsidRPr="00942468">
              <w:rPr>
                <w:rFonts w:ascii="Times New Roman" w:hAnsi="Times New Roman" w:cs="Times New Roman"/>
                <w:i/>
                <w:iCs/>
              </w:rPr>
              <w:t>Web scraping</w:t>
            </w:r>
            <w:r w:rsidRPr="00942468">
              <w:rPr>
                <w:rFonts w:ascii="Times New Roman" w:hAnsi="Times New Roman" w:cs="Times New Roman"/>
              </w:rPr>
              <w:t xml:space="preserve">, </w:t>
            </w:r>
            <w:r w:rsidRPr="00942468">
              <w:rPr>
                <w:rFonts w:ascii="Times New Roman" w:hAnsi="Times New Roman" w:cs="Times New Roman"/>
                <w:i/>
                <w:iCs/>
              </w:rPr>
              <w:t>Hierarchical Aspect Extraction</w:t>
            </w:r>
            <w:r w:rsidRPr="00942468">
              <w:rPr>
                <w:rFonts w:ascii="Times New Roman" w:hAnsi="Times New Roman" w:cs="Times New Roman"/>
              </w:rPr>
              <w:t xml:space="preserve"> (HAE), BERT </w:t>
            </w:r>
            <w:r w:rsidRPr="00942468">
              <w:rPr>
                <w:rFonts w:ascii="Times New Roman" w:hAnsi="Times New Roman" w:cs="Times New Roman"/>
                <w:i/>
                <w:iCs/>
              </w:rPr>
              <w:t>embedding</w:t>
            </w:r>
            <w:r w:rsidRPr="00942468">
              <w:rPr>
                <w:rFonts w:ascii="Times New Roman" w:hAnsi="Times New Roman" w:cs="Times New Roman"/>
              </w:rPr>
              <w:t>, RNN</w:t>
            </w:r>
          </w:p>
          <w:p w14:paraId="21E4D777" w14:textId="77777777" w:rsidR="00942468" w:rsidRPr="00942468" w:rsidRDefault="00942468" w:rsidP="00942468">
            <w:pPr>
              <w:jc w:val="center"/>
              <w:rPr>
                <w:rFonts w:ascii="Times New Roman" w:hAnsi="Times New Roman" w:cs="Times New Roman"/>
              </w:rPr>
            </w:pPr>
          </w:p>
        </w:tc>
        <w:tc>
          <w:tcPr>
            <w:tcW w:w="2467" w:type="dxa"/>
          </w:tcPr>
          <w:p w14:paraId="632AB204" w14:textId="5EFAF3CB" w:rsidR="00593E74" w:rsidRDefault="001254E9" w:rsidP="00593E74">
            <w:pPr>
              <w:jc w:val="both"/>
              <w:rPr>
                <w:rFonts w:ascii="Times New Roman" w:hAnsi="Times New Roman" w:cs="Times New Roman"/>
              </w:rPr>
            </w:pPr>
            <w:r w:rsidRPr="001254E9">
              <w:rPr>
                <w:rFonts w:ascii="Times New Roman" w:hAnsi="Times New Roman" w:cs="Times New Roman"/>
                <w:i/>
                <w:iCs/>
              </w:rPr>
              <w:t>Modular RAG</w:t>
            </w:r>
            <w:r w:rsidRPr="001254E9">
              <w:rPr>
                <w:rFonts w:ascii="Times New Roman" w:hAnsi="Times New Roman" w:cs="Times New Roman"/>
              </w:rPr>
              <w:t xml:space="preserve"> memberikan fleksibilitas tertinggi dan akurasi superior untuk domain kompleks dibandingkan </w:t>
            </w:r>
            <w:r w:rsidRPr="001254E9">
              <w:rPr>
                <w:rFonts w:ascii="Times New Roman" w:hAnsi="Times New Roman" w:cs="Times New Roman"/>
                <w:i/>
                <w:iCs/>
              </w:rPr>
              <w:t>Naive RAG</w:t>
            </w:r>
            <w:r w:rsidRPr="001254E9">
              <w:rPr>
                <w:rFonts w:ascii="Times New Roman" w:hAnsi="Times New Roman" w:cs="Times New Roman"/>
              </w:rPr>
              <w:t>, serta efektif mengurangi halusinasi model generatif</w:t>
            </w:r>
          </w:p>
        </w:tc>
      </w:tr>
      <w:tr w:rsidR="00593E74" w14:paraId="6FBA046D" w14:textId="77777777" w:rsidTr="001F0283">
        <w:tc>
          <w:tcPr>
            <w:tcW w:w="1923" w:type="dxa"/>
          </w:tcPr>
          <w:p w14:paraId="1D8A323E" w14:textId="173060C8" w:rsidR="00593E74" w:rsidRDefault="001F0283" w:rsidP="00593E74">
            <w:pPr>
              <w:jc w:val="both"/>
              <w:rPr>
                <w:rFonts w:ascii="Times New Roman" w:hAnsi="Times New Roman" w:cs="Times New Roman"/>
              </w:rPr>
            </w:pPr>
            <w:r>
              <w:rPr>
                <w:rFonts w:ascii="Times New Roman" w:hAnsi="Times New Roman" w:cs="Times New Roman"/>
              </w:rPr>
              <w:t>Transoforming sentiment analysis for e-commerce product reviews: Hybrid deep learning model</w:t>
            </w:r>
          </w:p>
        </w:tc>
        <w:tc>
          <w:tcPr>
            <w:tcW w:w="2106" w:type="dxa"/>
          </w:tcPr>
          <w:p w14:paraId="59B62E38" w14:textId="2FDEF8F4" w:rsidR="00593E74" w:rsidRDefault="00D601F6" w:rsidP="00593E74">
            <w:pPr>
              <w:jc w:val="both"/>
              <w:rPr>
                <w:rFonts w:ascii="Times New Roman" w:hAnsi="Times New Roman" w:cs="Times New Roman"/>
              </w:rPr>
            </w:pPr>
            <w:r w:rsidRPr="00D601F6">
              <w:rPr>
                <w:rFonts w:ascii="Times New Roman" w:hAnsi="Times New Roman" w:cs="Times New Roman"/>
              </w:rPr>
              <w:t>Meningkatkan analisis sentimen ulasan produk menggunakan pembobotan istilah dan seleksi fitur yang inovatif</w:t>
            </w:r>
          </w:p>
        </w:tc>
        <w:tc>
          <w:tcPr>
            <w:tcW w:w="2520" w:type="dxa"/>
          </w:tcPr>
          <w:p w14:paraId="3D17EEF0" w14:textId="389497F0" w:rsidR="00593E74" w:rsidRDefault="00942468" w:rsidP="00593E74">
            <w:pPr>
              <w:jc w:val="both"/>
              <w:rPr>
                <w:rFonts w:ascii="Times New Roman" w:hAnsi="Times New Roman" w:cs="Times New Roman"/>
              </w:rPr>
            </w:pPr>
            <w:r w:rsidRPr="00942468">
              <w:rPr>
                <w:rFonts w:ascii="Times New Roman" w:hAnsi="Times New Roman" w:cs="Times New Roman"/>
              </w:rPr>
              <w:t>EGJO-LSTM (</w:t>
            </w:r>
            <w:r w:rsidRPr="00942468">
              <w:rPr>
                <w:rFonts w:ascii="Times New Roman" w:hAnsi="Times New Roman" w:cs="Times New Roman"/>
                <w:i/>
                <w:iCs/>
              </w:rPr>
              <w:t>Enhanced Golden Jackal Optimizer</w:t>
            </w:r>
            <w:r w:rsidRPr="00942468">
              <w:rPr>
                <w:rFonts w:ascii="Times New Roman" w:hAnsi="Times New Roman" w:cs="Times New Roman"/>
              </w:rPr>
              <w:t xml:space="preserve"> - LSTM), LF-MICF </w:t>
            </w:r>
            <w:r w:rsidRPr="00942468">
              <w:rPr>
                <w:rFonts w:ascii="Times New Roman" w:hAnsi="Times New Roman" w:cs="Times New Roman"/>
                <w:i/>
                <w:iCs/>
              </w:rPr>
              <w:t>weighting</w:t>
            </w:r>
          </w:p>
        </w:tc>
        <w:tc>
          <w:tcPr>
            <w:tcW w:w="2467" w:type="dxa"/>
          </w:tcPr>
          <w:p w14:paraId="5A3649CC" w14:textId="2D219D14" w:rsidR="00593E74" w:rsidRDefault="001254E9" w:rsidP="00593E74">
            <w:pPr>
              <w:jc w:val="both"/>
              <w:rPr>
                <w:rFonts w:ascii="Times New Roman" w:hAnsi="Times New Roman" w:cs="Times New Roman"/>
              </w:rPr>
            </w:pPr>
            <w:r w:rsidRPr="001254E9">
              <w:rPr>
                <w:rFonts w:ascii="Times New Roman" w:hAnsi="Times New Roman" w:cs="Times New Roman"/>
              </w:rPr>
              <w:t>Model RNN berbasis BERT menghasilkan performa terbaik dalam ekstraksi aspek dan peringkasan opini dibandingkan CNN dan SVM</w:t>
            </w:r>
          </w:p>
        </w:tc>
      </w:tr>
      <w:tr w:rsidR="00593E74" w14:paraId="500548C8" w14:textId="77777777" w:rsidTr="001F0283">
        <w:tc>
          <w:tcPr>
            <w:tcW w:w="1923" w:type="dxa"/>
          </w:tcPr>
          <w:p w14:paraId="60110E0C" w14:textId="79407115" w:rsidR="00593E74" w:rsidRDefault="001F0283" w:rsidP="00593E74">
            <w:pPr>
              <w:jc w:val="both"/>
              <w:rPr>
                <w:rFonts w:ascii="Times New Roman" w:hAnsi="Times New Roman" w:cs="Times New Roman"/>
              </w:rPr>
            </w:pPr>
            <w:r>
              <w:rPr>
                <w:rFonts w:ascii="Times New Roman" w:hAnsi="Times New Roman" w:cs="Times New Roman"/>
              </w:rPr>
              <w:t>IndoNLU: Benchmark and Resources for Evaluating Indonesian Natural Language Understanding</w:t>
            </w:r>
          </w:p>
        </w:tc>
        <w:tc>
          <w:tcPr>
            <w:tcW w:w="2106" w:type="dxa"/>
          </w:tcPr>
          <w:p w14:paraId="0954D6E0" w14:textId="6644A927" w:rsidR="00593E74" w:rsidRDefault="00D601F6" w:rsidP="00593E74">
            <w:pPr>
              <w:jc w:val="both"/>
              <w:rPr>
                <w:rFonts w:ascii="Times New Roman" w:hAnsi="Times New Roman" w:cs="Times New Roman"/>
              </w:rPr>
            </w:pPr>
            <w:r w:rsidRPr="00D601F6">
              <w:rPr>
                <w:rFonts w:ascii="Times New Roman" w:hAnsi="Times New Roman" w:cs="Times New Roman"/>
              </w:rPr>
              <w:t xml:space="preserve">Menyediakan </w:t>
            </w:r>
            <w:r w:rsidRPr="00D601F6">
              <w:rPr>
                <w:rFonts w:ascii="Times New Roman" w:hAnsi="Times New Roman" w:cs="Times New Roman"/>
                <w:i/>
                <w:iCs/>
              </w:rPr>
              <w:t>benchmark</w:t>
            </w:r>
            <w:r w:rsidRPr="00D601F6">
              <w:rPr>
                <w:rFonts w:ascii="Times New Roman" w:hAnsi="Times New Roman" w:cs="Times New Roman"/>
              </w:rPr>
              <w:t xml:space="preserve"> dan model </w:t>
            </w:r>
            <w:r w:rsidRPr="00D601F6">
              <w:rPr>
                <w:rFonts w:ascii="Times New Roman" w:hAnsi="Times New Roman" w:cs="Times New Roman"/>
                <w:i/>
                <w:iCs/>
              </w:rPr>
              <w:t>pre-trained</w:t>
            </w:r>
            <w:r w:rsidRPr="00D601F6">
              <w:rPr>
                <w:rFonts w:ascii="Times New Roman" w:hAnsi="Times New Roman" w:cs="Times New Roman"/>
              </w:rPr>
              <w:t xml:space="preserve"> (IndoBERT) untuk pemrosesan bahasa Indonesia</w:t>
            </w:r>
          </w:p>
        </w:tc>
        <w:tc>
          <w:tcPr>
            <w:tcW w:w="2520" w:type="dxa"/>
          </w:tcPr>
          <w:p w14:paraId="16C41429" w14:textId="295FCEDC" w:rsidR="00593E74" w:rsidRDefault="00942468" w:rsidP="00593E74">
            <w:pPr>
              <w:jc w:val="both"/>
              <w:rPr>
                <w:rFonts w:ascii="Times New Roman" w:hAnsi="Times New Roman" w:cs="Times New Roman"/>
              </w:rPr>
            </w:pPr>
            <w:r w:rsidRPr="00942468">
              <w:rPr>
                <w:rFonts w:ascii="Times New Roman" w:hAnsi="Times New Roman" w:cs="Times New Roman"/>
              </w:rPr>
              <w:t>Pelatihan IndoBERT pada dataset masif Indo4B, evaluasi pada 12 tugas NLP</w:t>
            </w:r>
          </w:p>
        </w:tc>
        <w:tc>
          <w:tcPr>
            <w:tcW w:w="2467" w:type="dxa"/>
          </w:tcPr>
          <w:p w14:paraId="7B4638FD" w14:textId="5BF81657" w:rsidR="00593E74" w:rsidRDefault="001254E9" w:rsidP="00593E74">
            <w:pPr>
              <w:jc w:val="both"/>
              <w:rPr>
                <w:rFonts w:ascii="Times New Roman" w:hAnsi="Times New Roman" w:cs="Times New Roman"/>
              </w:rPr>
            </w:pPr>
            <w:r w:rsidRPr="001254E9">
              <w:rPr>
                <w:rFonts w:ascii="Times New Roman" w:hAnsi="Times New Roman" w:cs="Times New Roman"/>
              </w:rPr>
              <w:t xml:space="preserve">Algoritma EGJO-LSTM dengan pembobotan LF-MICF mencapai akurasi 97.65%, mengungguli metode konvensional dalam klasifikasi sentimen ulasan </w:t>
            </w:r>
            <w:r w:rsidRPr="001254E9">
              <w:rPr>
                <w:rFonts w:ascii="Times New Roman" w:hAnsi="Times New Roman" w:cs="Times New Roman"/>
                <w:i/>
                <w:iCs/>
              </w:rPr>
              <w:t>e-commerce</w:t>
            </w:r>
          </w:p>
        </w:tc>
      </w:tr>
      <w:tr w:rsidR="00593E74" w14:paraId="281F5A7B" w14:textId="77777777" w:rsidTr="001F0283">
        <w:tc>
          <w:tcPr>
            <w:tcW w:w="1923" w:type="dxa"/>
          </w:tcPr>
          <w:p w14:paraId="23978C4F" w14:textId="61B8E40B" w:rsidR="00593E74" w:rsidRDefault="00593E74" w:rsidP="00593E74">
            <w:pPr>
              <w:jc w:val="both"/>
              <w:rPr>
                <w:rFonts w:ascii="Times New Roman" w:hAnsi="Times New Roman" w:cs="Times New Roman"/>
              </w:rPr>
            </w:pPr>
            <w:r>
              <w:rPr>
                <w:rFonts w:ascii="Times New Roman" w:hAnsi="Times New Roman" w:cs="Times New Roman"/>
              </w:rPr>
              <w:t>Transforming Sentiment Analysis for E-Commerce Product Reviews (Hybrid Model)</w:t>
            </w:r>
          </w:p>
        </w:tc>
        <w:tc>
          <w:tcPr>
            <w:tcW w:w="2106" w:type="dxa"/>
          </w:tcPr>
          <w:p w14:paraId="07EE86B3" w14:textId="59B79756" w:rsidR="00593E74" w:rsidRDefault="00D601F6" w:rsidP="00593E74">
            <w:pPr>
              <w:jc w:val="both"/>
              <w:rPr>
                <w:rFonts w:ascii="Times New Roman" w:hAnsi="Times New Roman" w:cs="Times New Roman"/>
              </w:rPr>
            </w:pPr>
            <w:r w:rsidRPr="00D601F6">
              <w:rPr>
                <w:rFonts w:ascii="Times New Roman" w:hAnsi="Times New Roman" w:cs="Times New Roman"/>
              </w:rPr>
              <w:t>Menghasilkan ringkasan ulasan yang terpolarisasi (positif dan negatif) untuk membantu keputusan pembeli</w:t>
            </w:r>
          </w:p>
        </w:tc>
        <w:tc>
          <w:tcPr>
            <w:tcW w:w="2520" w:type="dxa"/>
          </w:tcPr>
          <w:p w14:paraId="64B225E4" w14:textId="28237339" w:rsidR="00593E74" w:rsidRDefault="00942468" w:rsidP="00593E74">
            <w:pPr>
              <w:jc w:val="both"/>
              <w:rPr>
                <w:rFonts w:ascii="Times New Roman" w:hAnsi="Times New Roman" w:cs="Times New Roman"/>
              </w:rPr>
            </w:pPr>
            <w:r w:rsidRPr="00942468">
              <w:rPr>
                <w:rFonts w:ascii="Times New Roman" w:hAnsi="Times New Roman" w:cs="Times New Roman"/>
                <w:i/>
                <w:iCs/>
              </w:rPr>
              <w:t>Graph-based summarization</w:t>
            </w:r>
            <w:r w:rsidRPr="00942468">
              <w:rPr>
                <w:rFonts w:ascii="Times New Roman" w:hAnsi="Times New Roman" w:cs="Times New Roman"/>
              </w:rPr>
              <w:t xml:space="preserve"> (PageRank), GloVe </w:t>
            </w:r>
            <w:r w:rsidRPr="00942468">
              <w:rPr>
                <w:rFonts w:ascii="Times New Roman" w:hAnsi="Times New Roman" w:cs="Times New Roman"/>
                <w:i/>
                <w:iCs/>
              </w:rPr>
              <w:t>embeddings</w:t>
            </w:r>
            <w:r w:rsidRPr="00942468">
              <w:rPr>
                <w:rFonts w:ascii="Times New Roman" w:hAnsi="Times New Roman" w:cs="Times New Roman"/>
              </w:rPr>
              <w:t>, CNN</w:t>
            </w:r>
          </w:p>
        </w:tc>
        <w:tc>
          <w:tcPr>
            <w:tcW w:w="2467" w:type="dxa"/>
          </w:tcPr>
          <w:p w14:paraId="216483C1" w14:textId="07BC62CD" w:rsidR="001254E9" w:rsidRPr="001254E9" w:rsidRDefault="001254E9" w:rsidP="00330B77">
            <w:pPr>
              <w:jc w:val="both"/>
              <w:rPr>
                <w:rFonts w:ascii="Times New Roman" w:hAnsi="Times New Roman" w:cs="Times New Roman"/>
              </w:rPr>
            </w:pPr>
            <w:r w:rsidRPr="001254E9">
              <w:rPr>
                <w:rFonts w:ascii="Times New Roman" w:hAnsi="Times New Roman" w:cs="Times New Roman"/>
              </w:rPr>
              <w:t>IndoBERT terbukti mengungguli model multilingual dalam berbagai tugas klasifikasi dan pemahaman bahasa Indonesia, menjadi fondasi kuat untuk pengembangan sistem NLP lokal</w:t>
            </w:r>
          </w:p>
        </w:tc>
      </w:tr>
      <w:tr w:rsidR="00593E74" w14:paraId="331FBD9E" w14:textId="77777777" w:rsidTr="001F0283">
        <w:tc>
          <w:tcPr>
            <w:tcW w:w="1923" w:type="dxa"/>
          </w:tcPr>
          <w:p w14:paraId="27024FBE" w14:textId="43F1723D" w:rsidR="00593E74" w:rsidRDefault="001F0283" w:rsidP="00593E74">
            <w:pPr>
              <w:jc w:val="both"/>
              <w:rPr>
                <w:rFonts w:ascii="Times New Roman" w:hAnsi="Times New Roman" w:cs="Times New Roman"/>
              </w:rPr>
            </w:pPr>
            <w:r>
              <w:rPr>
                <w:rFonts w:ascii="Times New Roman" w:hAnsi="Times New Roman" w:cs="Times New Roman"/>
              </w:rPr>
              <w:lastRenderedPageBreak/>
              <w:t>Polarized Extractive Summarization of Online Product Reviews</w:t>
            </w:r>
          </w:p>
        </w:tc>
        <w:tc>
          <w:tcPr>
            <w:tcW w:w="2106" w:type="dxa"/>
          </w:tcPr>
          <w:p w14:paraId="1EB9F2E8" w14:textId="7825593B" w:rsidR="00593E74" w:rsidRDefault="00D601F6" w:rsidP="00593E74">
            <w:pPr>
              <w:jc w:val="both"/>
              <w:rPr>
                <w:rFonts w:ascii="Times New Roman" w:hAnsi="Times New Roman" w:cs="Times New Roman"/>
              </w:rPr>
            </w:pPr>
            <w:r w:rsidRPr="00D601F6">
              <w:rPr>
                <w:rFonts w:ascii="Times New Roman" w:hAnsi="Times New Roman" w:cs="Times New Roman"/>
              </w:rPr>
              <w:t>Meningkatkan pencarian dan integrasi data berbentuk tabel/terstruktur menggunakan representasi vektor</w:t>
            </w:r>
          </w:p>
        </w:tc>
        <w:tc>
          <w:tcPr>
            <w:tcW w:w="2520" w:type="dxa"/>
          </w:tcPr>
          <w:p w14:paraId="5EA881AD" w14:textId="2D784D8E" w:rsidR="00593E74" w:rsidRDefault="00942468" w:rsidP="00593E74">
            <w:pPr>
              <w:jc w:val="both"/>
              <w:rPr>
                <w:rFonts w:ascii="Times New Roman" w:hAnsi="Times New Roman" w:cs="Times New Roman"/>
              </w:rPr>
            </w:pPr>
            <w:r w:rsidRPr="00942468">
              <w:rPr>
                <w:rFonts w:ascii="Times New Roman" w:hAnsi="Times New Roman" w:cs="Times New Roman"/>
                <w:i/>
                <w:iCs/>
              </w:rPr>
              <w:t>Contextual Word Embeddings</w:t>
            </w:r>
            <w:r w:rsidRPr="00942468">
              <w:rPr>
                <w:rFonts w:ascii="Times New Roman" w:hAnsi="Times New Roman" w:cs="Times New Roman"/>
              </w:rPr>
              <w:t xml:space="preserve"> (BERT, RoBERTa), </w:t>
            </w:r>
            <w:r w:rsidRPr="00942468">
              <w:rPr>
                <w:rFonts w:ascii="Times New Roman" w:hAnsi="Times New Roman" w:cs="Times New Roman"/>
                <w:i/>
                <w:iCs/>
              </w:rPr>
              <w:t>Similarity Measure</w:t>
            </w:r>
          </w:p>
        </w:tc>
        <w:tc>
          <w:tcPr>
            <w:tcW w:w="2467" w:type="dxa"/>
          </w:tcPr>
          <w:p w14:paraId="0183AA0F" w14:textId="1BC5BA50" w:rsidR="00593E74" w:rsidRDefault="001254E9" w:rsidP="00593E74">
            <w:pPr>
              <w:jc w:val="both"/>
              <w:rPr>
                <w:rFonts w:ascii="Times New Roman" w:hAnsi="Times New Roman" w:cs="Times New Roman"/>
              </w:rPr>
            </w:pPr>
            <w:r w:rsidRPr="001254E9">
              <w:rPr>
                <w:rFonts w:ascii="Times New Roman" w:hAnsi="Times New Roman" w:cs="Times New Roman"/>
              </w:rPr>
              <w:t>Pendekatan ini berhasil memisahkan dan meringkas poin positif dan negatif secara akurat, membantu pengguna memahami kelebihan dan kekurangan produk dengan cepat</w:t>
            </w:r>
          </w:p>
        </w:tc>
      </w:tr>
      <w:tr w:rsidR="001F0283" w14:paraId="0B6C292A" w14:textId="77777777" w:rsidTr="001F0283">
        <w:tc>
          <w:tcPr>
            <w:tcW w:w="1923" w:type="dxa"/>
          </w:tcPr>
          <w:p w14:paraId="6D812A8A" w14:textId="06A0FBE2" w:rsidR="001F0283" w:rsidRDefault="001F0283" w:rsidP="00593E74">
            <w:pPr>
              <w:jc w:val="both"/>
              <w:rPr>
                <w:rFonts w:ascii="Times New Roman" w:hAnsi="Times New Roman" w:cs="Times New Roman"/>
              </w:rPr>
            </w:pPr>
            <w:r>
              <w:rPr>
                <w:rFonts w:ascii="Times New Roman" w:hAnsi="Times New Roman" w:cs="Times New Roman"/>
              </w:rPr>
              <w:t>Contextual word embeddings for tabular data search and integration</w:t>
            </w:r>
          </w:p>
        </w:tc>
        <w:tc>
          <w:tcPr>
            <w:tcW w:w="2106" w:type="dxa"/>
          </w:tcPr>
          <w:p w14:paraId="0F49E540" w14:textId="0D88796D" w:rsidR="001F0283" w:rsidRDefault="00D601F6" w:rsidP="00593E74">
            <w:pPr>
              <w:jc w:val="both"/>
              <w:rPr>
                <w:rFonts w:ascii="Times New Roman" w:hAnsi="Times New Roman" w:cs="Times New Roman"/>
              </w:rPr>
            </w:pPr>
            <w:r w:rsidRPr="00D601F6">
              <w:rPr>
                <w:rFonts w:ascii="Times New Roman" w:hAnsi="Times New Roman" w:cs="Times New Roman"/>
              </w:rPr>
              <w:t>Meningkatkan pencarian dan integrasi data berbentuk tabel/terstruktur menggunakan representasi vektor</w:t>
            </w:r>
          </w:p>
        </w:tc>
        <w:tc>
          <w:tcPr>
            <w:tcW w:w="2520" w:type="dxa"/>
          </w:tcPr>
          <w:p w14:paraId="20EC7822" w14:textId="1AB359CD" w:rsidR="001F0283" w:rsidRDefault="00942468" w:rsidP="00593E74">
            <w:pPr>
              <w:jc w:val="both"/>
              <w:rPr>
                <w:rFonts w:ascii="Times New Roman" w:hAnsi="Times New Roman" w:cs="Times New Roman"/>
              </w:rPr>
            </w:pPr>
            <w:r w:rsidRPr="00942468">
              <w:rPr>
                <w:rFonts w:ascii="Times New Roman" w:hAnsi="Times New Roman" w:cs="Times New Roman"/>
              </w:rPr>
              <w:t xml:space="preserve">Survei literatur sistematis tentang evolusi, teknik </w:t>
            </w:r>
            <w:r w:rsidRPr="00942468">
              <w:rPr>
                <w:rFonts w:ascii="Times New Roman" w:hAnsi="Times New Roman" w:cs="Times New Roman"/>
                <w:i/>
                <w:iCs/>
              </w:rPr>
              <w:t>retrieval</w:t>
            </w:r>
            <w:r w:rsidRPr="00942468">
              <w:rPr>
                <w:rFonts w:ascii="Times New Roman" w:hAnsi="Times New Roman" w:cs="Times New Roman"/>
              </w:rPr>
              <w:t xml:space="preserve">, dan </w:t>
            </w:r>
            <w:r w:rsidRPr="00942468">
              <w:rPr>
                <w:rFonts w:ascii="Times New Roman" w:hAnsi="Times New Roman" w:cs="Times New Roman"/>
                <w:i/>
                <w:iCs/>
              </w:rPr>
              <w:t>generation</w:t>
            </w:r>
          </w:p>
        </w:tc>
        <w:tc>
          <w:tcPr>
            <w:tcW w:w="2467" w:type="dxa"/>
          </w:tcPr>
          <w:p w14:paraId="2AC96674" w14:textId="1B572F7D" w:rsidR="001F0283" w:rsidRDefault="001254E9" w:rsidP="00593E74">
            <w:pPr>
              <w:jc w:val="both"/>
              <w:rPr>
                <w:rFonts w:ascii="Times New Roman" w:hAnsi="Times New Roman" w:cs="Times New Roman"/>
              </w:rPr>
            </w:pPr>
            <w:r w:rsidRPr="001254E9">
              <w:rPr>
                <w:rFonts w:ascii="Times New Roman" w:hAnsi="Times New Roman" w:cs="Times New Roman"/>
                <w:i/>
                <w:iCs/>
              </w:rPr>
              <w:t>Contextual embeddings</w:t>
            </w:r>
            <w:r w:rsidRPr="001254E9">
              <w:rPr>
                <w:rFonts w:ascii="Times New Roman" w:hAnsi="Times New Roman" w:cs="Times New Roman"/>
              </w:rPr>
              <w:t xml:space="preserve"> secara signifikan mengungguli model statis dalam pengambilan informasi, relevan untuk menangani data spesifikasi produk yang terstruktur</w:t>
            </w:r>
          </w:p>
        </w:tc>
      </w:tr>
      <w:tr w:rsidR="001F0283" w14:paraId="40E4A414" w14:textId="77777777" w:rsidTr="001F0283">
        <w:tc>
          <w:tcPr>
            <w:tcW w:w="1923" w:type="dxa"/>
          </w:tcPr>
          <w:p w14:paraId="1B944D5B" w14:textId="4EA77C33" w:rsidR="001F0283" w:rsidRDefault="001F0283" w:rsidP="001F0283">
            <w:pPr>
              <w:rPr>
                <w:rFonts w:ascii="Times New Roman" w:hAnsi="Times New Roman" w:cs="Times New Roman"/>
              </w:rPr>
            </w:pPr>
            <w:r>
              <w:rPr>
                <w:rFonts w:ascii="Times New Roman" w:hAnsi="Times New Roman" w:cs="Times New Roman"/>
              </w:rPr>
              <w:t>Retrieval-Augmented Generation for Large Language Models: A Survey</w:t>
            </w:r>
          </w:p>
        </w:tc>
        <w:tc>
          <w:tcPr>
            <w:tcW w:w="2106" w:type="dxa"/>
          </w:tcPr>
          <w:p w14:paraId="23686E1B" w14:textId="301EBB1E" w:rsidR="001F0283" w:rsidRDefault="00D601F6" w:rsidP="00593E74">
            <w:pPr>
              <w:jc w:val="both"/>
              <w:rPr>
                <w:rFonts w:ascii="Times New Roman" w:hAnsi="Times New Roman" w:cs="Times New Roman"/>
              </w:rPr>
            </w:pPr>
            <w:r w:rsidRPr="00D601F6">
              <w:rPr>
                <w:rFonts w:ascii="Times New Roman" w:hAnsi="Times New Roman" w:cs="Times New Roman"/>
              </w:rPr>
              <w:t>Memberikan tinjauan komprehensif tentang paradigma RAG untuk mengatasi keterbatasan LLM</w:t>
            </w:r>
          </w:p>
        </w:tc>
        <w:tc>
          <w:tcPr>
            <w:tcW w:w="2520" w:type="dxa"/>
          </w:tcPr>
          <w:p w14:paraId="226348B0" w14:textId="26936384" w:rsidR="001F0283" w:rsidRDefault="00942468" w:rsidP="00593E74">
            <w:pPr>
              <w:jc w:val="both"/>
              <w:rPr>
                <w:rFonts w:ascii="Times New Roman" w:hAnsi="Times New Roman" w:cs="Times New Roman"/>
              </w:rPr>
            </w:pPr>
            <w:r w:rsidRPr="00942468">
              <w:rPr>
                <w:rFonts w:ascii="Times New Roman" w:hAnsi="Times New Roman" w:cs="Times New Roman"/>
                <w:i/>
                <w:iCs/>
              </w:rPr>
              <w:t>Eye-tracking experiment</w:t>
            </w:r>
            <w:r w:rsidRPr="00942468">
              <w:rPr>
                <w:rFonts w:ascii="Times New Roman" w:hAnsi="Times New Roman" w:cs="Times New Roman"/>
              </w:rPr>
              <w:t>, analisis perilaku konsumen</w:t>
            </w:r>
          </w:p>
          <w:p w14:paraId="4C21D033" w14:textId="77777777" w:rsidR="00942468" w:rsidRDefault="00942468" w:rsidP="00942468">
            <w:pPr>
              <w:rPr>
                <w:rFonts w:ascii="Times New Roman" w:hAnsi="Times New Roman" w:cs="Times New Roman"/>
              </w:rPr>
            </w:pPr>
          </w:p>
          <w:p w14:paraId="6A3773FD" w14:textId="77777777" w:rsidR="00942468" w:rsidRDefault="00942468" w:rsidP="00942468">
            <w:pPr>
              <w:rPr>
                <w:rFonts w:ascii="Times New Roman" w:hAnsi="Times New Roman" w:cs="Times New Roman"/>
              </w:rPr>
            </w:pPr>
          </w:p>
          <w:p w14:paraId="7854D7AC" w14:textId="77777777" w:rsidR="00942468" w:rsidRPr="00942468" w:rsidRDefault="00942468" w:rsidP="00942468">
            <w:pPr>
              <w:jc w:val="center"/>
              <w:rPr>
                <w:rFonts w:ascii="Times New Roman" w:hAnsi="Times New Roman" w:cs="Times New Roman"/>
              </w:rPr>
            </w:pPr>
          </w:p>
        </w:tc>
        <w:tc>
          <w:tcPr>
            <w:tcW w:w="2467" w:type="dxa"/>
          </w:tcPr>
          <w:p w14:paraId="69E2E7D4" w14:textId="5FA5B5E6" w:rsidR="001F0283" w:rsidRDefault="001254E9" w:rsidP="00593E74">
            <w:pPr>
              <w:jc w:val="both"/>
              <w:rPr>
                <w:rFonts w:ascii="Times New Roman" w:hAnsi="Times New Roman" w:cs="Times New Roman"/>
              </w:rPr>
            </w:pPr>
            <w:r w:rsidRPr="001254E9">
              <w:rPr>
                <w:rFonts w:ascii="Times New Roman" w:hAnsi="Times New Roman" w:cs="Times New Roman"/>
              </w:rPr>
              <w:t xml:space="preserve">RAG secara efektif mengatasi masalah pengetahuan statis dan halusinasi pada LLM, dengan evolusi menuju </w:t>
            </w:r>
            <w:r w:rsidRPr="001254E9">
              <w:rPr>
                <w:rFonts w:ascii="Times New Roman" w:hAnsi="Times New Roman" w:cs="Times New Roman"/>
                <w:i/>
                <w:iCs/>
              </w:rPr>
              <w:t>RAG modular</w:t>
            </w:r>
            <w:r w:rsidRPr="001254E9">
              <w:rPr>
                <w:rFonts w:ascii="Times New Roman" w:hAnsi="Times New Roman" w:cs="Times New Roman"/>
              </w:rPr>
              <w:t xml:space="preserve"> yang memungkinkan adaptabilitas lebih tinggi</w:t>
            </w:r>
          </w:p>
        </w:tc>
      </w:tr>
      <w:tr w:rsidR="001F0283" w14:paraId="29BA3B01" w14:textId="77777777" w:rsidTr="001F0283">
        <w:tc>
          <w:tcPr>
            <w:tcW w:w="1923" w:type="dxa"/>
          </w:tcPr>
          <w:p w14:paraId="0FD5E202" w14:textId="1D80F1F5" w:rsidR="001F0283" w:rsidRDefault="001F0283" w:rsidP="00593E74">
            <w:pPr>
              <w:jc w:val="both"/>
              <w:rPr>
                <w:rFonts w:ascii="Times New Roman" w:hAnsi="Times New Roman" w:cs="Times New Roman"/>
              </w:rPr>
            </w:pPr>
            <w:r>
              <w:rPr>
                <w:rFonts w:ascii="Times New Roman" w:hAnsi="Times New Roman" w:cs="Times New Roman"/>
              </w:rPr>
              <w:t>The Impact of Online Reviews on Consumers</w:t>
            </w:r>
            <w:r w:rsidR="00D601F6">
              <w:rPr>
                <w:rFonts w:ascii="Times New Roman" w:hAnsi="Times New Roman" w:cs="Times New Roman"/>
              </w:rPr>
              <w:t xml:space="preserve"> Purchasing Decisions</w:t>
            </w:r>
          </w:p>
        </w:tc>
        <w:tc>
          <w:tcPr>
            <w:tcW w:w="2106" w:type="dxa"/>
          </w:tcPr>
          <w:p w14:paraId="1B4C24B2" w14:textId="6330D5F6" w:rsidR="001F0283" w:rsidRDefault="00D601F6" w:rsidP="00593E74">
            <w:pPr>
              <w:jc w:val="both"/>
              <w:rPr>
                <w:rFonts w:ascii="Times New Roman" w:hAnsi="Times New Roman" w:cs="Times New Roman"/>
              </w:rPr>
            </w:pPr>
            <w:r w:rsidRPr="00D601F6">
              <w:rPr>
                <w:rFonts w:ascii="Times New Roman" w:hAnsi="Times New Roman" w:cs="Times New Roman"/>
              </w:rPr>
              <w:t>Menganalisis bagaimana ulasan online mempengaruhi keputusan pembelian melalui atensi visual</w:t>
            </w:r>
          </w:p>
        </w:tc>
        <w:tc>
          <w:tcPr>
            <w:tcW w:w="2520" w:type="dxa"/>
          </w:tcPr>
          <w:p w14:paraId="53287C75" w14:textId="1FBE4022" w:rsidR="001F0283" w:rsidRDefault="00942468" w:rsidP="00593E74">
            <w:pPr>
              <w:jc w:val="both"/>
              <w:rPr>
                <w:rFonts w:ascii="Times New Roman" w:hAnsi="Times New Roman" w:cs="Times New Roman"/>
              </w:rPr>
            </w:pPr>
            <w:r w:rsidRPr="00942468">
              <w:rPr>
                <w:rFonts w:ascii="Times New Roman" w:hAnsi="Times New Roman" w:cs="Times New Roman"/>
                <w:i/>
                <w:iCs/>
              </w:rPr>
              <w:t>Eye-tracking experiment</w:t>
            </w:r>
            <w:r w:rsidRPr="00942468">
              <w:rPr>
                <w:rFonts w:ascii="Times New Roman" w:hAnsi="Times New Roman" w:cs="Times New Roman"/>
              </w:rPr>
              <w:t>, analisis perilaku konsumen</w:t>
            </w:r>
          </w:p>
        </w:tc>
        <w:tc>
          <w:tcPr>
            <w:tcW w:w="2467" w:type="dxa"/>
          </w:tcPr>
          <w:p w14:paraId="533B6C65" w14:textId="6484FF5D" w:rsidR="001F0283" w:rsidRDefault="001254E9" w:rsidP="00593E74">
            <w:pPr>
              <w:jc w:val="both"/>
              <w:rPr>
                <w:rFonts w:ascii="Times New Roman" w:hAnsi="Times New Roman" w:cs="Times New Roman"/>
              </w:rPr>
            </w:pPr>
            <w:r w:rsidRPr="001254E9">
              <w:rPr>
                <w:rFonts w:ascii="Times New Roman" w:hAnsi="Times New Roman" w:cs="Times New Roman"/>
              </w:rPr>
              <w:t>Konsumen, terutama wanita, memberikan perhatian visual lebih lama pada ulasan negatif, yang secara signifikan mempengaruhi keputusan pembelian mereka</w:t>
            </w:r>
          </w:p>
        </w:tc>
      </w:tr>
      <w:tr w:rsidR="001F0283" w14:paraId="5ACA0AC5" w14:textId="77777777" w:rsidTr="001F0283">
        <w:tc>
          <w:tcPr>
            <w:tcW w:w="1923" w:type="dxa"/>
          </w:tcPr>
          <w:p w14:paraId="09E4CAD4" w14:textId="30988E40" w:rsidR="001F0283" w:rsidRDefault="00D601F6" w:rsidP="00593E74">
            <w:pPr>
              <w:jc w:val="both"/>
              <w:rPr>
                <w:rFonts w:ascii="Times New Roman" w:hAnsi="Times New Roman" w:cs="Times New Roman"/>
              </w:rPr>
            </w:pPr>
            <w:r>
              <w:rPr>
                <w:rFonts w:ascii="Times New Roman" w:hAnsi="Times New Roman" w:cs="Times New Roman"/>
              </w:rPr>
              <w:t>Implementation of Deep Learning Modedls in Conducting Aspect-Based Sentiment Analysis</w:t>
            </w:r>
          </w:p>
        </w:tc>
        <w:tc>
          <w:tcPr>
            <w:tcW w:w="2106" w:type="dxa"/>
          </w:tcPr>
          <w:p w14:paraId="2945D2A0" w14:textId="335F0FB5" w:rsidR="001F0283" w:rsidRDefault="00D601F6" w:rsidP="00593E74">
            <w:pPr>
              <w:jc w:val="both"/>
              <w:rPr>
                <w:rFonts w:ascii="Times New Roman" w:hAnsi="Times New Roman" w:cs="Times New Roman"/>
              </w:rPr>
            </w:pPr>
            <w:r w:rsidRPr="00D601F6">
              <w:rPr>
                <w:rFonts w:ascii="Times New Roman" w:hAnsi="Times New Roman" w:cs="Times New Roman"/>
              </w:rPr>
              <w:t xml:space="preserve">Membandingkan efektivitas model CNN dan LSTM untuk analisis sentimen berbasis aspek pada </w:t>
            </w:r>
            <w:r w:rsidRPr="00D601F6">
              <w:rPr>
                <w:rFonts w:ascii="Times New Roman" w:hAnsi="Times New Roman" w:cs="Times New Roman"/>
                <w:i/>
                <w:iCs/>
              </w:rPr>
              <w:t>e-commerce</w:t>
            </w:r>
            <w:r w:rsidRPr="00D601F6">
              <w:rPr>
                <w:rFonts w:ascii="Times New Roman" w:hAnsi="Times New Roman" w:cs="Times New Roman"/>
              </w:rPr>
              <w:t xml:space="preserve"> Indonesia</w:t>
            </w:r>
          </w:p>
        </w:tc>
        <w:tc>
          <w:tcPr>
            <w:tcW w:w="2520" w:type="dxa"/>
          </w:tcPr>
          <w:p w14:paraId="76AE1305" w14:textId="52DDBC71" w:rsidR="001F0283" w:rsidRDefault="00942468" w:rsidP="00593E74">
            <w:pPr>
              <w:jc w:val="both"/>
              <w:rPr>
                <w:rFonts w:ascii="Times New Roman" w:hAnsi="Times New Roman" w:cs="Times New Roman"/>
              </w:rPr>
            </w:pPr>
            <w:r w:rsidRPr="00942468">
              <w:rPr>
                <w:rFonts w:ascii="Times New Roman" w:hAnsi="Times New Roman" w:cs="Times New Roman"/>
                <w:i/>
                <w:iCs/>
              </w:rPr>
              <w:t>Deep Learning</w:t>
            </w:r>
            <w:r w:rsidRPr="00942468">
              <w:rPr>
                <w:rFonts w:ascii="Times New Roman" w:hAnsi="Times New Roman" w:cs="Times New Roman"/>
              </w:rPr>
              <w:t xml:space="preserve"> (CNN vs LSTM), </w:t>
            </w:r>
            <w:r w:rsidRPr="00942468">
              <w:rPr>
                <w:rFonts w:ascii="Times New Roman" w:hAnsi="Times New Roman" w:cs="Times New Roman"/>
                <w:i/>
                <w:iCs/>
              </w:rPr>
              <w:t>Aspect-Based Sentiment Analysis</w:t>
            </w:r>
            <w:r w:rsidRPr="00942468">
              <w:rPr>
                <w:rFonts w:ascii="Times New Roman" w:hAnsi="Times New Roman" w:cs="Times New Roman"/>
              </w:rPr>
              <w:t xml:space="preserve"> (ABSA)</w:t>
            </w:r>
          </w:p>
        </w:tc>
        <w:tc>
          <w:tcPr>
            <w:tcW w:w="2467" w:type="dxa"/>
          </w:tcPr>
          <w:p w14:paraId="0F1CB14A" w14:textId="6B3EFC03" w:rsidR="001F0283" w:rsidRDefault="001254E9" w:rsidP="00593E74">
            <w:pPr>
              <w:jc w:val="both"/>
              <w:rPr>
                <w:rFonts w:ascii="Times New Roman" w:hAnsi="Times New Roman" w:cs="Times New Roman"/>
              </w:rPr>
            </w:pPr>
            <w:r w:rsidRPr="001254E9">
              <w:rPr>
                <w:rFonts w:ascii="Times New Roman" w:hAnsi="Times New Roman" w:cs="Times New Roman"/>
              </w:rPr>
              <w:t>Model LSTM menunjukkan kinerja yang lebih unggul (Akurasi 86.10%) dibanding CNN dalam menangkap konteks sekuensial dan struktur linguistik bahasa Indonesia</w:t>
            </w:r>
          </w:p>
        </w:tc>
      </w:tr>
      <w:tr w:rsidR="001F0283" w14:paraId="00F8CD23" w14:textId="77777777" w:rsidTr="001F0283">
        <w:tc>
          <w:tcPr>
            <w:tcW w:w="1923" w:type="dxa"/>
          </w:tcPr>
          <w:p w14:paraId="0D073CE6" w14:textId="46C40B62" w:rsidR="001F0283" w:rsidRDefault="00D601F6" w:rsidP="00593E74">
            <w:pPr>
              <w:jc w:val="both"/>
              <w:rPr>
                <w:rFonts w:ascii="Times New Roman" w:hAnsi="Times New Roman" w:cs="Times New Roman"/>
              </w:rPr>
            </w:pPr>
            <w:r>
              <w:rPr>
                <w:rFonts w:ascii="Times New Roman" w:hAnsi="Times New Roman" w:cs="Times New Roman"/>
              </w:rPr>
              <w:t>Recommender System in the Era of Large Language Models (LLMSs)</w:t>
            </w:r>
          </w:p>
        </w:tc>
        <w:tc>
          <w:tcPr>
            <w:tcW w:w="2106" w:type="dxa"/>
          </w:tcPr>
          <w:p w14:paraId="69B7F66E" w14:textId="2C9DCEA1" w:rsidR="001F0283" w:rsidRDefault="00D601F6" w:rsidP="00593E74">
            <w:pPr>
              <w:jc w:val="both"/>
              <w:rPr>
                <w:rFonts w:ascii="Times New Roman" w:hAnsi="Times New Roman" w:cs="Times New Roman"/>
              </w:rPr>
            </w:pPr>
            <w:r w:rsidRPr="00D601F6">
              <w:rPr>
                <w:rFonts w:ascii="Times New Roman" w:hAnsi="Times New Roman" w:cs="Times New Roman"/>
              </w:rPr>
              <w:t xml:space="preserve">Mengeksplorasi integrasi LLM ke dalam sistem rekomendasi untuk </w:t>
            </w:r>
            <w:r w:rsidRPr="00D601F6">
              <w:rPr>
                <w:rFonts w:ascii="Times New Roman" w:hAnsi="Times New Roman" w:cs="Times New Roman"/>
              </w:rPr>
              <w:lastRenderedPageBreak/>
              <w:t>meningkatkan personalisasi</w:t>
            </w:r>
          </w:p>
        </w:tc>
        <w:tc>
          <w:tcPr>
            <w:tcW w:w="2520" w:type="dxa"/>
          </w:tcPr>
          <w:p w14:paraId="5175C09D" w14:textId="518D37B6" w:rsidR="001F0283" w:rsidRDefault="00942468" w:rsidP="00593E74">
            <w:pPr>
              <w:jc w:val="both"/>
              <w:rPr>
                <w:rFonts w:ascii="Times New Roman" w:hAnsi="Times New Roman" w:cs="Times New Roman"/>
              </w:rPr>
            </w:pPr>
            <w:r w:rsidRPr="00942468">
              <w:rPr>
                <w:rFonts w:ascii="Times New Roman" w:hAnsi="Times New Roman" w:cs="Times New Roman"/>
              </w:rPr>
              <w:lastRenderedPageBreak/>
              <w:t xml:space="preserve">Tinjauan sistematis metode </w:t>
            </w:r>
            <w:r w:rsidRPr="00942468">
              <w:rPr>
                <w:rFonts w:ascii="Times New Roman" w:hAnsi="Times New Roman" w:cs="Times New Roman"/>
                <w:i/>
                <w:iCs/>
              </w:rPr>
              <w:t>LLM-based Recommendation</w:t>
            </w:r>
          </w:p>
        </w:tc>
        <w:tc>
          <w:tcPr>
            <w:tcW w:w="2467" w:type="dxa"/>
          </w:tcPr>
          <w:p w14:paraId="2D6B1B08" w14:textId="6EC3FFE1" w:rsidR="001F0283" w:rsidRDefault="001254E9" w:rsidP="001254E9">
            <w:pPr>
              <w:jc w:val="both"/>
              <w:rPr>
                <w:rFonts w:ascii="Times New Roman" w:hAnsi="Times New Roman" w:cs="Times New Roman"/>
              </w:rPr>
            </w:pPr>
            <w:r w:rsidRPr="001254E9">
              <w:rPr>
                <w:rFonts w:ascii="Times New Roman" w:hAnsi="Times New Roman" w:cs="Times New Roman"/>
              </w:rPr>
              <w:t xml:space="preserve">LLM meningkatkan kemampuan sistem rekomendasi dalam hal pemahaman konteks dan </w:t>
            </w:r>
            <w:r w:rsidRPr="001254E9">
              <w:rPr>
                <w:rFonts w:ascii="Times New Roman" w:hAnsi="Times New Roman" w:cs="Times New Roman"/>
                <w:i/>
                <w:iCs/>
              </w:rPr>
              <w:t>explainability</w:t>
            </w:r>
            <w:r w:rsidRPr="001254E9">
              <w:rPr>
                <w:rFonts w:ascii="Times New Roman" w:hAnsi="Times New Roman" w:cs="Times New Roman"/>
              </w:rPr>
              <w:t xml:space="preserve">, </w:t>
            </w:r>
            <w:r w:rsidRPr="001254E9">
              <w:rPr>
                <w:rFonts w:ascii="Times New Roman" w:hAnsi="Times New Roman" w:cs="Times New Roman"/>
              </w:rPr>
              <w:lastRenderedPageBreak/>
              <w:t xml:space="preserve">terutama melalui teknik </w:t>
            </w:r>
            <w:r w:rsidRPr="001254E9">
              <w:rPr>
                <w:rFonts w:ascii="Times New Roman" w:hAnsi="Times New Roman" w:cs="Times New Roman"/>
                <w:i/>
                <w:iCs/>
              </w:rPr>
              <w:t>prompting</w:t>
            </w:r>
            <w:r w:rsidRPr="001254E9">
              <w:rPr>
                <w:rFonts w:ascii="Times New Roman" w:hAnsi="Times New Roman" w:cs="Times New Roman"/>
              </w:rPr>
              <w:t xml:space="preserve"> dan </w:t>
            </w:r>
            <w:r w:rsidRPr="001254E9">
              <w:rPr>
                <w:rFonts w:ascii="Times New Roman" w:hAnsi="Times New Roman" w:cs="Times New Roman"/>
                <w:i/>
                <w:iCs/>
              </w:rPr>
              <w:t>fine-tuning</w:t>
            </w:r>
          </w:p>
        </w:tc>
      </w:tr>
      <w:tr w:rsidR="00D601F6" w14:paraId="6416A077" w14:textId="77777777" w:rsidTr="001F0283">
        <w:tc>
          <w:tcPr>
            <w:tcW w:w="1923" w:type="dxa"/>
          </w:tcPr>
          <w:p w14:paraId="4F9C9F1D" w14:textId="308192B5" w:rsidR="00D601F6" w:rsidRDefault="00D601F6" w:rsidP="00593E74">
            <w:pPr>
              <w:jc w:val="both"/>
              <w:rPr>
                <w:rFonts w:ascii="Times New Roman" w:hAnsi="Times New Roman" w:cs="Times New Roman"/>
              </w:rPr>
            </w:pPr>
            <w:r>
              <w:rPr>
                <w:rFonts w:ascii="Times New Roman" w:hAnsi="Times New Roman" w:cs="Times New Roman"/>
              </w:rPr>
              <w:lastRenderedPageBreak/>
              <w:t>Retrieval-Augmented Generation for Knowledge-Intesive NLP Tasks</w:t>
            </w:r>
          </w:p>
        </w:tc>
        <w:tc>
          <w:tcPr>
            <w:tcW w:w="2106" w:type="dxa"/>
          </w:tcPr>
          <w:p w14:paraId="46910ACE" w14:textId="4F18E6EF" w:rsidR="00D601F6" w:rsidRDefault="00D601F6" w:rsidP="00593E74">
            <w:pPr>
              <w:jc w:val="both"/>
              <w:rPr>
                <w:rFonts w:ascii="Times New Roman" w:hAnsi="Times New Roman" w:cs="Times New Roman"/>
              </w:rPr>
            </w:pPr>
            <w:r w:rsidRPr="00D601F6">
              <w:rPr>
                <w:rFonts w:ascii="Times New Roman" w:hAnsi="Times New Roman" w:cs="Times New Roman"/>
              </w:rPr>
              <w:t>Memperkenalkan arsitektur RAG untuk tugas NLP yang membutuhkan pengetahuan eksternal</w:t>
            </w:r>
          </w:p>
        </w:tc>
        <w:tc>
          <w:tcPr>
            <w:tcW w:w="2520" w:type="dxa"/>
          </w:tcPr>
          <w:p w14:paraId="4558508F" w14:textId="2FD4FDD1" w:rsidR="00D601F6" w:rsidRDefault="00942468" w:rsidP="00593E74">
            <w:pPr>
              <w:jc w:val="both"/>
              <w:rPr>
                <w:rFonts w:ascii="Times New Roman" w:hAnsi="Times New Roman" w:cs="Times New Roman"/>
              </w:rPr>
            </w:pPr>
            <w:r w:rsidRPr="00942468">
              <w:rPr>
                <w:rFonts w:ascii="Times New Roman" w:hAnsi="Times New Roman" w:cs="Times New Roman"/>
              </w:rPr>
              <w:t>RAG (</w:t>
            </w:r>
            <w:r w:rsidRPr="00942468">
              <w:rPr>
                <w:rFonts w:ascii="Times New Roman" w:hAnsi="Times New Roman" w:cs="Times New Roman"/>
                <w:i/>
                <w:iCs/>
              </w:rPr>
              <w:t>Parametric</w:t>
            </w:r>
            <w:r w:rsidRPr="00942468">
              <w:rPr>
                <w:rFonts w:ascii="Times New Roman" w:hAnsi="Times New Roman" w:cs="Times New Roman"/>
              </w:rPr>
              <w:t xml:space="preserve"> +</w:t>
            </w:r>
            <w:r w:rsidR="001C1240">
              <w:rPr>
                <w:rFonts w:ascii="Times New Roman" w:hAnsi="Times New Roman" w:cs="Times New Roman"/>
              </w:rPr>
              <w:t xml:space="preserve"> </w:t>
            </w:r>
            <w:r w:rsidRPr="00942468">
              <w:rPr>
                <w:rFonts w:ascii="Times New Roman" w:hAnsi="Times New Roman" w:cs="Times New Roman"/>
                <w:i/>
                <w:iCs/>
              </w:rPr>
              <w:t>Non-parametric</w:t>
            </w:r>
            <w:r w:rsidR="001C1240">
              <w:rPr>
                <w:rFonts w:ascii="Times New Roman" w:hAnsi="Times New Roman" w:cs="Times New Roman"/>
                <w:i/>
                <w:iCs/>
              </w:rPr>
              <w:t xml:space="preserve"> </w:t>
            </w:r>
            <w:r w:rsidRPr="00942468">
              <w:rPr>
                <w:rFonts w:ascii="Times New Roman" w:hAnsi="Times New Roman" w:cs="Times New Roman"/>
                <w:i/>
                <w:iCs/>
              </w:rPr>
              <w:t>memory</w:t>
            </w:r>
            <w:r w:rsidRPr="00942468">
              <w:rPr>
                <w:rFonts w:ascii="Times New Roman" w:hAnsi="Times New Roman" w:cs="Times New Roman"/>
              </w:rPr>
              <w:t xml:space="preserve">), </w:t>
            </w:r>
            <w:r w:rsidRPr="00942468">
              <w:rPr>
                <w:rFonts w:ascii="Times New Roman" w:hAnsi="Times New Roman" w:cs="Times New Roman"/>
                <w:i/>
                <w:iCs/>
              </w:rPr>
              <w:t>Joint training</w:t>
            </w:r>
          </w:p>
        </w:tc>
        <w:tc>
          <w:tcPr>
            <w:tcW w:w="2467" w:type="dxa"/>
          </w:tcPr>
          <w:p w14:paraId="681761FA" w14:textId="49109D95" w:rsidR="00D601F6" w:rsidRDefault="001254E9" w:rsidP="00593E74">
            <w:pPr>
              <w:jc w:val="both"/>
              <w:rPr>
                <w:rFonts w:ascii="Times New Roman" w:hAnsi="Times New Roman" w:cs="Times New Roman"/>
              </w:rPr>
            </w:pPr>
            <w:r w:rsidRPr="001254E9">
              <w:rPr>
                <w:rFonts w:ascii="Times New Roman" w:hAnsi="Times New Roman" w:cs="Times New Roman"/>
              </w:rPr>
              <w:t xml:space="preserve">RAG mencapai performa </w:t>
            </w:r>
            <w:r w:rsidRPr="001254E9">
              <w:rPr>
                <w:rFonts w:ascii="Times New Roman" w:hAnsi="Times New Roman" w:cs="Times New Roman"/>
                <w:i/>
                <w:iCs/>
              </w:rPr>
              <w:t>state-of-the-art</w:t>
            </w:r>
            <w:r w:rsidRPr="001254E9">
              <w:rPr>
                <w:rFonts w:ascii="Times New Roman" w:hAnsi="Times New Roman" w:cs="Times New Roman"/>
              </w:rPr>
              <w:t xml:space="preserve"> pada </w:t>
            </w:r>
            <w:r w:rsidRPr="001254E9">
              <w:rPr>
                <w:rFonts w:ascii="Times New Roman" w:hAnsi="Times New Roman" w:cs="Times New Roman"/>
                <w:i/>
                <w:iCs/>
              </w:rPr>
              <w:t>open-domain QA</w:t>
            </w:r>
            <w:r w:rsidRPr="001254E9">
              <w:rPr>
                <w:rFonts w:ascii="Times New Roman" w:hAnsi="Times New Roman" w:cs="Times New Roman"/>
              </w:rPr>
              <w:t xml:space="preserve">, membuktikan bahwa menggabungkan </w:t>
            </w:r>
            <w:r w:rsidRPr="001254E9">
              <w:rPr>
                <w:rFonts w:ascii="Times New Roman" w:hAnsi="Times New Roman" w:cs="Times New Roman"/>
                <w:i/>
                <w:iCs/>
              </w:rPr>
              <w:t>retrieval</w:t>
            </w:r>
            <w:r w:rsidRPr="001254E9">
              <w:rPr>
                <w:rFonts w:ascii="Times New Roman" w:hAnsi="Times New Roman" w:cs="Times New Roman"/>
              </w:rPr>
              <w:t xml:space="preserve"> dengan model generatif menghasilkan luaran yang lebih faktual dan spesifik</w:t>
            </w:r>
          </w:p>
        </w:tc>
      </w:tr>
    </w:tbl>
    <w:p w14:paraId="1393A7CC" w14:textId="77777777" w:rsidR="00776745" w:rsidRDefault="00776745" w:rsidP="00776745">
      <w:pPr>
        <w:ind w:firstLine="720"/>
        <w:jc w:val="both"/>
        <w:rPr>
          <w:rFonts w:ascii="Times New Roman" w:hAnsi="Times New Roman" w:cs="Times New Roman"/>
        </w:rPr>
      </w:pPr>
    </w:p>
    <w:p w14:paraId="45318C7B" w14:textId="77777777" w:rsidR="001254E9" w:rsidRPr="001254E9" w:rsidRDefault="001254E9" w:rsidP="001254E9">
      <w:pPr>
        <w:ind w:firstLine="720"/>
        <w:jc w:val="both"/>
        <w:rPr>
          <w:rFonts w:ascii="Times New Roman" w:hAnsi="Times New Roman" w:cs="Times New Roman"/>
        </w:rPr>
      </w:pPr>
      <w:r w:rsidRPr="001254E9">
        <w:rPr>
          <w:rFonts w:ascii="Times New Roman" w:hAnsi="Times New Roman" w:cs="Times New Roman"/>
        </w:rPr>
        <w:t xml:space="preserve">Sistem </w:t>
      </w:r>
      <w:r w:rsidRPr="001254E9">
        <w:rPr>
          <w:rFonts w:ascii="Times New Roman" w:hAnsi="Times New Roman" w:cs="Times New Roman"/>
          <w:i/>
          <w:iCs/>
        </w:rPr>
        <w:t>Retrieval-Augmented Generation</w:t>
      </w:r>
      <w:r w:rsidRPr="001254E9">
        <w:rPr>
          <w:rFonts w:ascii="Times New Roman" w:hAnsi="Times New Roman" w:cs="Times New Roman"/>
        </w:rPr>
        <w:t xml:space="preserve"> (RAG) dirancang untuk mengatasi keterbatasan model bahasa besar (LLM) seperti halusinasi dan kurangnya pengetahuan terkini dengan menggabungkan kemampuan generatif dan pencarian informasi eksternal. Alur kerja sistem RAG dalam penelitian ini dimulai dengan fase pengumpulan dan pengolahan data. Data ulasan produk dan spesifikasi dikumpulkan dari </w:t>
      </w:r>
      <w:r w:rsidRPr="001254E9">
        <w:rPr>
          <w:rFonts w:ascii="Times New Roman" w:hAnsi="Times New Roman" w:cs="Times New Roman"/>
          <w:i/>
          <w:iCs/>
        </w:rPr>
        <w:t>platform e-commerce</w:t>
      </w:r>
      <w:r w:rsidRPr="001254E9">
        <w:rPr>
          <w:rFonts w:ascii="Times New Roman" w:hAnsi="Times New Roman" w:cs="Times New Roman"/>
        </w:rPr>
        <w:t xml:space="preserve"> menggunakan teknik </w:t>
      </w:r>
      <w:r w:rsidRPr="001254E9">
        <w:rPr>
          <w:rFonts w:ascii="Times New Roman" w:hAnsi="Times New Roman" w:cs="Times New Roman"/>
          <w:i/>
          <w:iCs/>
        </w:rPr>
        <w:t>web scraping</w:t>
      </w:r>
      <w:r w:rsidRPr="001254E9">
        <w:rPr>
          <w:rFonts w:ascii="Times New Roman" w:hAnsi="Times New Roman" w:cs="Times New Roman"/>
        </w:rPr>
        <w:t xml:space="preserve"> untuk mendapatkan data yang terstruktur seperti detail produk dan teks ulasan pelanggan (Mabrouk et al., 2021). Data teks mentah ini kemudian melalui tahap </w:t>
      </w:r>
      <w:r w:rsidRPr="001254E9">
        <w:rPr>
          <w:rFonts w:ascii="Times New Roman" w:hAnsi="Times New Roman" w:cs="Times New Roman"/>
          <w:i/>
          <w:iCs/>
        </w:rPr>
        <w:t>preprocessing</w:t>
      </w:r>
      <w:r w:rsidRPr="001254E9">
        <w:rPr>
          <w:rFonts w:ascii="Times New Roman" w:hAnsi="Times New Roman" w:cs="Times New Roman"/>
        </w:rPr>
        <w:t xml:space="preserve"> yang meliputi pembersihan </w:t>
      </w:r>
      <w:r w:rsidRPr="001254E9">
        <w:rPr>
          <w:rFonts w:ascii="Times New Roman" w:hAnsi="Times New Roman" w:cs="Times New Roman"/>
          <w:i/>
          <w:iCs/>
        </w:rPr>
        <w:t>noise</w:t>
      </w:r>
      <w:r w:rsidRPr="001254E9">
        <w:rPr>
          <w:rFonts w:ascii="Times New Roman" w:hAnsi="Times New Roman" w:cs="Times New Roman"/>
        </w:rPr>
        <w:t>, tokenisasi, dan augmentasi data. Teknik augmentasi, seperti penghapusan token berbasis frekuensi korpus (</w:t>
      </w:r>
      <w:r w:rsidRPr="001254E9">
        <w:rPr>
          <w:rFonts w:ascii="Times New Roman" w:hAnsi="Times New Roman" w:cs="Times New Roman"/>
          <w:i/>
          <w:iCs/>
        </w:rPr>
        <w:t>corpus-passage frequency</w:t>
      </w:r>
      <w:r w:rsidRPr="001254E9">
        <w:rPr>
          <w:rFonts w:ascii="Times New Roman" w:hAnsi="Times New Roman" w:cs="Times New Roman"/>
        </w:rPr>
        <w:t xml:space="preserve">), diterapkan untuk meningkatkan kualitas representasi data dan mengatasi ketidakseimbangan kelas pada tahap </w:t>
      </w:r>
      <w:r w:rsidRPr="001254E9">
        <w:rPr>
          <w:rFonts w:ascii="Times New Roman" w:hAnsi="Times New Roman" w:cs="Times New Roman"/>
          <w:i/>
          <w:iCs/>
        </w:rPr>
        <w:t>retrieval</w:t>
      </w:r>
      <w:r w:rsidRPr="001254E9">
        <w:rPr>
          <w:rFonts w:ascii="Times New Roman" w:hAnsi="Times New Roman" w:cs="Times New Roman"/>
        </w:rPr>
        <w:t xml:space="preserve"> selanjutnya (Moon et al., 2025).</w:t>
      </w:r>
    </w:p>
    <w:p w14:paraId="18E73695" w14:textId="77777777" w:rsidR="001254E9" w:rsidRPr="001254E9" w:rsidRDefault="001254E9" w:rsidP="001254E9">
      <w:pPr>
        <w:ind w:firstLine="720"/>
        <w:jc w:val="both"/>
        <w:rPr>
          <w:rFonts w:ascii="Times New Roman" w:hAnsi="Times New Roman" w:cs="Times New Roman"/>
        </w:rPr>
      </w:pPr>
      <w:r w:rsidRPr="001254E9">
        <w:rPr>
          <w:rFonts w:ascii="Times New Roman" w:hAnsi="Times New Roman" w:cs="Times New Roman"/>
        </w:rPr>
        <w:t xml:space="preserve">Setelah data siap, proses berlanjut ke fase </w:t>
      </w:r>
      <w:r w:rsidRPr="001254E9">
        <w:rPr>
          <w:rFonts w:ascii="Times New Roman" w:hAnsi="Times New Roman" w:cs="Times New Roman"/>
          <w:i/>
          <w:iCs/>
        </w:rPr>
        <w:t>indexing</w:t>
      </w:r>
      <w:r w:rsidRPr="001254E9">
        <w:rPr>
          <w:rFonts w:ascii="Times New Roman" w:hAnsi="Times New Roman" w:cs="Times New Roman"/>
        </w:rPr>
        <w:t xml:space="preserve"> dan representasi vektor. Dokumen ulasan dan informasi produk diubah menjadi representasi vektor padat (</w:t>
      </w:r>
      <w:r w:rsidRPr="001254E9">
        <w:rPr>
          <w:rFonts w:ascii="Times New Roman" w:hAnsi="Times New Roman" w:cs="Times New Roman"/>
          <w:i/>
          <w:iCs/>
        </w:rPr>
        <w:t>dense vector representations</w:t>
      </w:r>
      <w:r w:rsidRPr="001254E9">
        <w:rPr>
          <w:rFonts w:ascii="Times New Roman" w:hAnsi="Times New Roman" w:cs="Times New Roman"/>
        </w:rPr>
        <w:t xml:space="preserve">) menggunakan model </w:t>
      </w:r>
      <w:r w:rsidRPr="001254E9">
        <w:rPr>
          <w:rFonts w:ascii="Times New Roman" w:hAnsi="Times New Roman" w:cs="Times New Roman"/>
          <w:i/>
          <w:iCs/>
        </w:rPr>
        <w:t>contextual word embeddings</w:t>
      </w:r>
      <w:r w:rsidRPr="001254E9">
        <w:rPr>
          <w:rFonts w:ascii="Times New Roman" w:hAnsi="Times New Roman" w:cs="Times New Roman"/>
        </w:rPr>
        <w:t xml:space="preserve"> seperti BERT. Penggunaan </w:t>
      </w:r>
      <w:r w:rsidRPr="001254E9">
        <w:rPr>
          <w:rFonts w:ascii="Times New Roman" w:hAnsi="Times New Roman" w:cs="Times New Roman"/>
          <w:i/>
          <w:iCs/>
        </w:rPr>
        <w:t>embedding</w:t>
      </w:r>
      <w:r w:rsidRPr="001254E9">
        <w:rPr>
          <w:rFonts w:ascii="Times New Roman" w:hAnsi="Times New Roman" w:cs="Times New Roman"/>
        </w:rPr>
        <w:t xml:space="preserve"> kontekstual ini terbukti lebih unggul dibandingkan metode leksikal tradisional karena mampu menangkap makna semantik yang lebih dalam dari atribut tabel maupun teks ulasan (Pilaluisa et al., 2023). Representasi vektor ini kemudian disimpan dalam basis data vektor (</w:t>
      </w:r>
      <w:r w:rsidRPr="001254E9">
        <w:rPr>
          <w:rFonts w:ascii="Times New Roman" w:hAnsi="Times New Roman" w:cs="Times New Roman"/>
          <w:i/>
          <w:iCs/>
        </w:rPr>
        <w:t>vector database</w:t>
      </w:r>
      <w:r w:rsidRPr="001254E9">
        <w:rPr>
          <w:rFonts w:ascii="Times New Roman" w:hAnsi="Times New Roman" w:cs="Times New Roman"/>
        </w:rPr>
        <w:t>) yang memungkinkan pencarian semantik yang efisien. Untuk memastikan model memahami nuansa bahasa Indonesia dengan baik, digunakan model IndoBERT yang telah dilatih pada korpus masif bahasa Indonesia, yang terbukti memberikan performa tinggi dalam tugas klasifikasi teks dan pemahaman bahasa (Wilie et al., 2020; Aras et al., 2024).</w:t>
      </w:r>
    </w:p>
    <w:p w14:paraId="7925BB2E" w14:textId="77777777" w:rsidR="001254E9" w:rsidRPr="001254E9" w:rsidRDefault="001254E9" w:rsidP="001254E9">
      <w:pPr>
        <w:ind w:firstLine="720"/>
        <w:jc w:val="both"/>
        <w:rPr>
          <w:rFonts w:ascii="Times New Roman" w:hAnsi="Times New Roman" w:cs="Times New Roman"/>
        </w:rPr>
      </w:pPr>
      <w:r w:rsidRPr="001254E9">
        <w:rPr>
          <w:rFonts w:ascii="Times New Roman" w:hAnsi="Times New Roman" w:cs="Times New Roman"/>
        </w:rPr>
        <w:t xml:space="preserve">Tahap inti dari sistem ini adalah fase </w:t>
      </w:r>
      <w:r w:rsidRPr="001254E9">
        <w:rPr>
          <w:rFonts w:ascii="Times New Roman" w:hAnsi="Times New Roman" w:cs="Times New Roman"/>
          <w:i/>
          <w:iCs/>
        </w:rPr>
        <w:t>retrieval</w:t>
      </w:r>
      <w:r w:rsidRPr="001254E9">
        <w:rPr>
          <w:rFonts w:ascii="Times New Roman" w:hAnsi="Times New Roman" w:cs="Times New Roman"/>
        </w:rPr>
        <w:t xml:space="preserve"> dan </w:t>
      </w:r>
      <w:r w:rsidRPr="001254E9">
        <w:rPr>
          <w:rFonts w:ascii="Times New Roman" w:hAnsi="Times New Roman" w:cs="Times New Roman"/>
          <w:i/>
          <w:iCs/>
        </w:rPr>
        <w:t>generation</w:t>
      </w:r>
      <w:r w:rsidRPr="001254E9">
        <w:rPr>
          <w:rFonts w:ascii="Times New Roman" w:hAnsi="Times New Roman" w:cs="Times New Roman"/>
        </w:rPr>
        <w:t>. Ketika pengguna memasukkan pertanyaan atau permintaan rekomendasi, sistem melakukan pencarian (</w:t>
      </w:r>
      <w:r w:rsidRPr="001254E9">
        <w:rPr>
          <w:rFonts w:ascii="Times New Roman" w:hAnsi="Times New Roman" w:cs="Times New Roman"/>
          <w:i/>
          <w:iCs/>
        </w:rPr>
        <w:t>retrieval</w:t>
      </w:r>
      <w:r w:rsidRPr="001254E9">
        <w:rPr>
          <w:rFonts w:ascii="Times New Roman" w:hAnsi="Times New Roman" w:cs="Times New Roman"/>
        </w:rPr>
        <w:t xml:space="preserve">) pada basis pengetahuan untuk menemukan potongan informasi atau ulasan yang paling relevan. Proses </w:t>
      </w:r>
      <w:r w:rsidRPr="001254E9">
        <w:rPr>
          <w:rFonts w:ascii="Times New Roman" w:hAnsi="Times New Roman" w:cs="Times New Roman"/>
          <w:i/>
          <w:iCs/>
        </w:rPr>
        <w:t>retrieval</w:t>
      </w:r>
      <w:r w:rsidRPr="001254E9">
        <w:rPr>
          <w:rFonts w:ascii="Times New Roman" w:hAnsi="Times New Roman" w:cs="Times New Roman"/>
        </w:rPr>
        <w:t xml:space="preserve"> ini krusial untuk memberikan konteks yang faktual bagi model generatif, sehingga mengurangi risiko halusinasi dan meningkatkan relevansi jawaban (Abo El-Enen et al., 2025; Lewis et al., 2020). Informasi yang ditemukan kemudian diintegrasikan dengan </w:t>
      </w:r>
      <w:r w:rsidRPr="001254E9">
        <w:rPr>
          <w:rFonts w:ascii="Times New Roman" w:hAnsi="Times New Roman" w:cs="Times New Roman"/>
          <w:i/>
          <w:iCs/>
        </w:rPr>
        <w:t>knowledge graph</w:t>
      </w:r>
      <w:r w:rsidRPr="001254E9">
        <w:rPr>
          <w:rFonts w:ascii="Times New Roman" w:hAnsi="Times New Roman" w:cs="Times New Roman"/>
        </w:rPr>
        <w:t xml:space="preserve"> atau data terstruktur lainnya untuk memperkaya konteks sebelum diberikan </w:t>
      </w:r>
      <w:r w:rsidRPr="001254E9">
        <w:rPr>
          <w:rFonts w:ascii="Times New Roman" w:hAnsi="Times New Roman" w:cs="Times New Roman"/>
        </w:rPr>
        <w:lastRenderedPageBreak/>
        <w:t>kepada LLM (Wang et al., 2025). Terakhir, LLM menghasilkan ringkasan atau rekomendasi produk yang dipersonalisasi dengan menggabungkan preferensi pengguna dan sentimen dari ulasan yang telah dianalisis (Krishna et al., 2025). Luaran akhir sistem dapat berupa ringkasan ekstraktif yang terpolarisasi, memisahkan poin positif dan negatif untuk membantu pengguna membuat keputusan pembelian yang lebih objektif (Devy et al., 2022).</w:t>
      </w:r>
    </w:p>
    <w:p w14:paraId="04CB5EFD" w14:textId="2514F139" w:rsidR="000136A5" w:rsidRDefault="000136A5" w:rsidP="00011970">
      <w:pPr>
        <w:jc w:val="both"/>
        <w:rPr>
          <w:rFonts w:ascii="Times New Roman" w:hAnsi="Times New Roman" w:cs="Times New Roman"/>
        </w:rPr>
      </w:pPr>
    </w:p>
    <w:p w14:paraId="1A2F9064" w14:textId="77777777" w:rsidR="00011970" w:rsidRDefault="00011970" w:rsidP="00011970">
      <w:pPr>
        <w:jc w:val="both"/>
        <w:rPr>
          <w:rFonts w:ascii="Times New Roman" w:hAnsi="Times New Roman" w:cs="Times New Roman"/>
        </w:rPr>
      </w:pPr>
    </w:p>
    <w:p w14:paraId="783EB125" w14:textId="77777777" w:rsidR="000136A5" w:rsidRDefault="000136A5" w:rsidP="00776745">
      <w:pPr>
        <w:ind w:firstLine="720"/>
        <w:jc w:val="both"/>
        <w:rPr>
          <w:rFonts w:ascii="Times New Roman" w:hAnsi="Times New Roman" w:cs="Times New Roman"/>
        </w:rPr>
      </w:pPr>
    </w:p>
    <w:p w14:paraId="40EF27AD" w14:textId="77777777" w:rsidR="001254E9" w:rsidRDefault="001254E9" w:rsidP="00776745">
      <w:pPr>
        <w:ind w:firstLine="720"/>
        <w:jc w:val="both"/>
        <w:rPr>
          <w:rFonts w:ascii="Times New Roman" w:hAnsi="Times New Roman" w:cs="Times New Roman"/>
        </w:rPr>
      </w:pPr>
    </w:p>
    <w:p w14:paraId="3453BD7E" w14:textId="77777777" w:rsidR="001254E9" w:rsidRDefault="001254E9" w:rsidP="00776745">
      <w:pPr>
        <w:ind w:firstLine="720"/>
        <w:jc w:val="both"/>
        <w:rPr>
          <w:rFonts w:ascii="Times New Roman" w:hAnsi="Times New Roman" w:cs="Times New Roman"/>
        </w:rPr>
      </w:pPr>
    </w:p>
    <w:p w14:paraId="1573BB32" w14:textId="77777777" w:rsidR="001254E9" w:rsidRDefault="001254E9" w:rsidP="00776745">
      <w:pPr>
        <w:ind w:firstLine="720"/>
        <w:jc w:val="both"/>
        <w:rPr>
          <w:rFonts w:ascii="Times New Roman" w:hAnsi="Times New Roman" w:cs="Times New Roman"/>
        </w:rPr>
      </w:pPr>
    </w:p>
    <w:p w14:paraId="79173816" w14:textId="77777777" w:rsidR="001254E9" w:rsidRDefault="001254E9" w:rsidP="00776745">
      <w:pPr>
        <w:ind w:firstLine="720"/>
        <w:jc w:val="both"/>
        <w:rPr>
          <w:rFonts w:ascii="Times New Roman" w:hAnsi="Times New Roman" w:cs="Times New Roman"/>
        </w:rPr>
      </w:pPr>
    </w:p>
    <w:p w14:paraId="43F25620" w14:textId="77777777" w:rsidR="001254E9" w:rsidRDefault="001254E9" w:rsidP="00776745">
      <w:pPr>
        <w:ind w:firstLine="720"/>
        <w:jc w:val="both"/>
        <w:rPr>
          <w:rFonts w:ascii="Times New Roman" w:hAnsi="Times New Roman" w:cs="Times New Roman"/>
        </w:rPr>
      </w:pPr>
    </w:p>
    <w:p w14:paraId="4E92B79B" w14:textId="77777777" w:rsidR="001254E9" w:rsidRDefault="001254E9" w:rsidP="00776745">
      <w:pPr>
        <w:ind w:firstLine="720"/>
        <w:jc w:val="both"/>
        <w:rPr>
          <w:rFonts w:ascii="Times New Roman" w:hAnsi="Times New Roman" w:cs="Times New Roman"/>
        </w:rPr>
      </w:pPr>
    </w:p>
    <w:p w14:paraId="059CC15D" w14:textId="77777777" w:rsidR="00E5374D" w:rsidRDefault="00E5374D" w:rsidP="00776745">
      <w:pPr>
        <w:ind w:firstLine="720"/>
        <w:jc w:val="both"/>
        <w:rPr>
          <w:rFonts w:ascii="Times New Roman" w:hAnsi="Times New Roman" w:cs="Times New Roman"/>
        </w:rPr>
      </w:pPr>
    </w:p>
    <w:p w14:paraId="0BF0A036" w14:textId="77777777" w:rsidR="00E5374D" w:rsidRDefault="00E5374D" w:rsidP="00776745">
      <w:pPr>
        <w:ind w:firstLine="720"/>
        <w:jc w:val="both"/>
        <w:rPr>
          <w:rFonts w:ascii="Times New Roman" w:hAnsi="Times New Roman" w:cs="Times New Roman"/>
        </w:rPr>
      </w:pPr>
    </w:p>
    <w:p w14:paraId="704CE731" w14:textId="7625F970" w:rsidR="00FC6F83" w:rsidRDefault="00FC6F83">
      <w:pPr>
        <w:pStyle w:val="Heading1"/>
        <w:jc w:val="center"/>
        <w:pPrChange w:id="141" w:author="Noven Austin" w:date="2025-10-23T00:19:00Z" w16du:dateUtc="2025-10-22T17:19:00Z">
          <w:pPr>
            <w:pStyle w:val="Heading1"/>
            <w:jc w:val="both"/>
          </w:pPr>
        </w:pPrChange>
      </w:pPr>
      <w:bookmarkStart w:id="142" w:name="_Toc214037342"/>
      <w:r>
        <w:t>BAB III</w:t>
      </w:r>
      <w:bookmarkEnd w:id="142"/>
    </w:p>
    <w:p w14:paraId="38CCC44B" w14:textId="681F5731" w:rsidR="00776745" w:rsidRDefault="00FC6F83" w:rsidP="000D572A">
      <w:pPr>
        <w:jc w:val="center"/>
        <w:rPr>
          <w:rFonts w:ascii="Times New Roman" w:hAnsi="Times New Roman" w:cs="Times New Roman"/>
          <w:b/>
          <w:bCs/>
        </w:rPr>
      </w:pPr>
      <w:bookmarkStart w:id="143" w:name="_Toc214037343"/>
      <w:r w:rsidRPr="00700B37">
        <w:rPr>
          <w:rFonts w:ascii="Times New Roman" w:hAnsi="Times New Roman" w:cs="Times New Roman"/>
          <w:b/>
          <w:bCs/>
        </w:rPr>
        <w:t>METODE PENELITIAN</w:t>
      </w:r>
      <w:bookmarkEnd w:id="143"/>
    </w:p>
    <w:p w14:paraId="7DC293ED" w14:textId="77777777" w:rsidR="000D572A" w:rsidRDefault="000D572A" w:rsidP="000D572A">
      <w:pPr>
        <w:jc w:val="center"/>
        <w:rPr>
          <w:rFonts w:ascii="Times New Roman" w:hAnsi="Times New Roman" w:cs="Times New Roman"/>
          <w:b/>
          <w:bCs/>
        </w:rPr>
      </w:pPr>
    </w:p>
    <w:p w14:paraId="183D944E" w14:textId="77777777" w:rsidR="00117AA5" w:rsidRDefault="000D572A" w:rsidP="00117AA5">
      <w:pPr>
        <w:pStyle w:val="ListParagraph"/>
        <w:numPr>
          <w:ilvl w:val="1"/>
          <w:numId w:val="13"/>
        </w:numPr>
        <w:rPr>
          <w:ins w:id="144" w:author="Noven Austin" w:date="2025-12-02T15:13:00Z" w16du:dateUtc="2025-12-02T08:13:00Z"/>
          <w:rFonts w:ascii="Times New Roman" w:hAnsi="Times New Roman" w:cs="Times New Roman"/>
          <w:b/>
          <w:bCs/>
        </w:rPr>
      </w:pPr>
      <w:del w:id="145" w:author="Noven Austin" w:date="2025-12-02T15:12:00Z" w16du:dateUtc="2025-12-02T08:12:00Z">
        <w:r w:rsidRPr="00117AA5" w:rsidDel="00117AA5">
          <w:rPr>
            <w:rFonts w:ascii="Times New Roman" w:hAnsi="Times New Roman" w:cs="Times New Roman"/>
            <w:b/>
            <w:bCs/>
            <w:rPrChange w:id="146" w:author="Noven Austin" w:date="2025-12-02T15:12:00Z" w16du:dateUtc="2025-12-02T08:12:00Z">
              <w:rPr/>
            </w:rPrChange>
          </w:rPr>
          <w:delText xml:space="preserve">3.1. </w:delText>
        </w:r>
      </w:del>
      <w:r w:rsidRPr="00117AA5">
        <w:rPr>
          <w:rFonts w:ascii="Times New Roman" w:hAnsi="Times New Roman" w:cs="Times New Roman"/>
          <w:b/>
          <w:bCs/>
          <w:rPrChange w:id="147" w:author="Noven Austin" w:date="2025-12-02T15:12:00Z" w16du:dateUtc="2025-12-02T08:12:00Z">
            <w:rPr/>
          </w:rPrChange>
        </w:rPr>
        <w:t>Gambaran Umum Objek Penelitia</w:t>
      </w:r>
      <w:ins w:id="148" w:author="Noven Austin" w:date="2025-12-02T15:12:00Z" w16du:dateUtc="2025-12-02T08:12:00Z">
        <w:r w:rsidR="00117AA5">
          <w:rPr>
            <w:rFonts w:ascii="Times New Roman" w:hAnsi="Times New Roman" w:cs="Times New Roman"/>
            <w:b/>
            <w:bCs/>
          </w:rPr>
          <w:t>n</w:t>
        </w:r>
      </w:ins>
    </w:p>
    <w:p w14:paraId="4038E6C6" w14:textId="3034F920" w:rsidR="008663BA" w:rsidRPr="00E42E57" w:rsidRDefault="008663BA">
      <w:pPr>
        <w:pStyle w:val="NormalWeb"/>
        <w:ind w:firstLine="720"/>
        <w:jc w:val="both"/>
        <w:rPr>
          <w:ins w:id="149" w:author="Noven Austin" w:date="2025-12-02T16:11:00Z" w16du:dateUtc="2025-12-02T09:11:00Z"/>
        </w:rPr>
        <w:pPrChange w:id="150" w:author="Noven Austin" w:date="2025-12-02T16:11:00Z" w16du:dateUtc="2025-12-02T09:11:00Z">
          <w:pPr>
            <w:pStyle w:val="NormalWeb"/>
            <w:numPr>
              <w:numId w:val="13"/>
            </w:numPr>
            <w:ind w:left="360" w:hanging="360"/>
          </w:pPr>
        </w:pPrChange>
      </w:pPr>
      <w:ins w:id="151" w:author="Noven Austin" w:date="2025-12-02T16:11:00Z" w16du:dateUtc="2025-12-02T09:11:00Z">
        <w:r w:rsidRPr="00E42E57">
          <w:t xml:space="preserve">Metodologi penelitian ini dirancang secara sistematis melalui lima tahapan utama, yaitu </w:t>
        </w:r>
        <w:r w:rsidRPr="00E42E57">
          <w:rPr>
            <w:i/>
            <w:iCs/>
          </w:rPr>
          <w:t>Data Gathering</w:t>
        </w:r>
        <w:r w:rsidRPr="00E42E57">
          <w:t xml:space="preserve">, </w:t>
        </w:r>
        <w:r w:rsidRPr="00E42E57">
          <w:rPr>
            <w:i/>
            <w:iCs/>
          </w:rPr>
          <w:t>Data Preprocessing</w:t>
        </w:r>
        <w:r w:rsidRPr="00E42E57">
          <w:t xml:space="preserve">, </w:t>
        </w:r>
        <w:r w:rsidRPr="00E42E57">
          <w:rPr>
            <w:i/>
            <w:iCs/>
          </w:rPr>
          <w:t>Model Selection</w:t>
        </w:r>
        <w:r w:rsidRPr="00E42E57">
          <w:t xml:space="preserve">, </w:t>
        </w:r>
        <w:r w:rsidRPr="00E42E57">
          <w:rPr>
            <w:i/>
            <w:iCs/>
          </w:rPr>
          <w:t>RAG Execution</w:t>
        </w:r>
        <w:r w:rsidRPr="00E42E57">
          <w:t xml:space="preserve">, dan </w:t>
        </w:r>
        <w:r w:rsidRPr="00E42E57">
          <w:rPr>
            <w:i/>
            <w:iCs/>
          </w:rPr>
          <w:t>Performance Evaluation</w:t>
        </w:r>
        <w:r w:rsidRPr="00E42E57">
          <w:t xml:space="preserve">. Proses diawali dengan tahap </w:t>
        </w:r>
        <w:r w:rsidRPr="00E42E57">
          <w:rPr>
            <w:i/>
            <w:iCs/>
          </w:rPr>
          <w:t>Data Gathering</w:t>
        </w:r>
        <w:r w:rsidRPr="00E42E57">
          <w:t xml:space="preserve">, di mana dilakukan autentikasi terhadap Shopee Open Platform untuk memperoleh kredensial vital berupa PartnerID, PartnerKey, ShopID, Access Token, dan Refresh Token. Kredensial tersebut digunakan untuk mengakses tiga </w:t>
        </w:r>
        <w:r w:rsidRPr="00E42E57">
          <w:rPr>
            <w:i/>
            <w:iCs/>
          </w:rPr>
          <w:t>endpoint</w:t>
        </w:r>
        <w:r w:rsidRPr="00E42E57">
          <w:t xml:space="preserve"> API spesifik</w:t>
        </w:r>
      </w:ins>
      <w:ins w:id="152" w:author="Noven Austin" w:date="2025-12-02T16:12:00Z" w16du:dateUtc="2025-12-02T09:12:00Z">
        <w:r w:rsidRPr="00E42E57">
          <w:t xml:space="preserve"> </w:t>
        </w:r>
      </w:ins>
      <w:ins w:id="153" w:author="Noven Austin" w:date="2025-12-02T16:11:00Z" w16du:dateUtc="2025-12-02T09:11:00Z">
        <w:r w:rsidRPr="00E42E57">
          <w:t xml:space="preserve">yaitu </w:t>
        </w:r>
        <w:r w:rsidRPr="00E42E57">
          <w:rPr>
            <w:rStyle w:val="HTMLCode"/>
            <w:rFonts w:ascii="Times New Roman" w:hAnsi="Times New Roman" w:cs="Times New Roman"/>
            <w:sz w:val="24"/>
            <w:szCs w:val="24"/>
            <w:rPrChange w:id="154" w:author="Noven Austin" w:date="2025-12-03T20:40:00Z" w16du:dateUtc="2025-12-03T13:40:00Z">
              <w:rPr>
                <w:rStyle w:val="HTMLCode"/>
              </w:rPr>
            </w:rPrChange>
          </w:rPr>
          <w:t>get_item_list</w:t>
        </w:r>
        <w:r w:rsidRPr="00E42E57">
          <w:t xml:space="preserve">, </w:t>
        </w:r>
        <w:r w:rsidRPr="00E42E57">
          <w:rPr>
            <w:rStyle w:val="HTMLCode"/>
            <w:rFonts w:ascii="Times New Roman" w:hAnsi="Times New Roman" w:cs="Times New Roman"/>
            <w:sz w:val="24"/>
            <w:szCs w:val="24"/>
            <w:rPrChange w:id="155" w:author="Noven Austin" w:date="2025-12-03T20:40:00Z" w16du:dateUtc="2025-12-03T13:40:00Z">
              <w:rPr>
                <w:rStyle w:val="HTMLCode"/>
              </w:rPr>
            </w:rPrChange>
          </w:rPr>
          <w:t>get_item_base_info</w:t>
        </w:r>
        <w:r w:rsidRPr="00E42E57">
          <w:t xml:space="preserve">, dan </w:t>
        </w:r>
        <w:r w:rsidRPr="00E42E57">
          <w:rPr>
            <w:rStyle w:val="HTMLCode"/>
            <w:rFonts w:ascii="Times New Roman" w:hAnsi="Times New Roman" w:cs="Times New Roman"/>
            <w:sz w:val="24"/>
            <w:szCs w:val="24"/>
            <w:rPrChange w:id="156" w:author="Noven Austin" w:date="2025-12-03T20:40:00Z" w16du:dateUtc="2025-12-03T13:40:00Z">
              <w:rPr>
                <w:rStyle w:val="HTMLCode"/>
              </w:rPr>
            </w:rPrChange>
          </w:rPr>
          <w:t>get_comment</w:t>
        </w:r>
      </w:ins>
      <w:ins w:id="157" w:author="Noven Austin" w:date="2025-12-02T16:12:00Z" w16du:dateUtc="2025-12-02T09:12:00Z">
        <w:r w:rsidRPr="00E42E57">
          <w:t xml:space="preserve"> </w:t>
        </w:r>
      </w:ins>
      <w:ins w:id="158" w:author="Noven Austin" w:date="2025-12-02T16:11:00Z" w16du:dateUtc="2025-12-02T09:11:00Z">
        <w:r w:rsidRPr="00E42E57">
          <w:t xml:space="preserve">guna mengakuisisi data produk dan ulasan yang kemudian dikonsolidasikan ke dalam format Excel. Data mentah tersebut selanjutnya memasuki tahap </w:t>
        </w:r>
        <w:r w:rsidRPr="00E42E57">
          <w:rPr>
            <w:i/>
            <w:iCs/>
          </w:rPr>
          <w:t>Data Preprocessing</w:t>
        </w:r>
        <w:r w:rsidRPr="00E42E57">
          <w:t xml:space="preserve"> untuk dibersihkan dari nilai yang hilang (</w:t>
        </w:r>
        <w:r w:rsidRPr="00E42E57">
          <w:rPr>
            <w:i/>
            <w:iCs/>
          </w:rPr>
          <w:t>missing values</w:t>
        </w:r>
        <w:r w:rsidRPr="00E42E57">
          <w:t xml:space="preserve">), emoji, serta simbol non-alfanumerik yang tidak relevan. Pada tahap ini, diterapkan strategi </w:t>
        </w:r>
        <w:r w:rsidRPr="00E42E57">
          <w:rPr>
            <w:i/>
            <w:iCs/>
          </w:rPr>
          <w:t>chunking</w:t>
        </w:r>
        <w:r w:rsidRPr="00E42E57">
          <w:t xml:space="preserve"> adaptif: informasi produk dipisahkan menjadi </w:t>
        </w:r>
        <w:r w:rsidRPr="00E42E57">
          <w:rPr>
            <w:i/>
            <w:iCs/>
          </w:rPr>
          <w:t>chunk</w:t>
        </w:r>
        <w:r w:rsidRPr="00E42E57">
          <w:t xml:space="preserve"> independen, sementara ulasan dikategorikan berdasarkan panjangnya menjadi ulasan pendek dan panjang. Guna mengatasi keterbatasan </w:t>
        </w:r>
        <w:r w:rsidRPr="00E42E57">
          <w:rPr>
            <w:i/>
            <w:iCs/>
          </w:rPr>
          <w:t>context window</w:t>
        </w:r>
        <w:r w:rsidRPr="00E42E57">
          <w:t xml:space="preserve"> pada model dan menjaga koherensi semantik, dilakukan injeksi konteks dengan menyisipkan identitas produk ke bagian awal setiap </w:t>
        </w:r>
        <w:r w:rsidRPr="00E42E57">
          <w:rPr>
            <w:i/>
            <w:iCs/>
          </w:rPr>
          <w:t>chunk</w:t>
        </w:r>
        <w:r w:rsidRPr="00E42E57">
          <w:t xml:space="preserve"> ulasan sebelum data tersebut di-</w:t>
        </w:r>
        <w:r w:rsidRPr="00E42E57">
          <w:rPr>
            <w:i/>
            <w:iCs/>
          </w:rPr>
          <w:t>embed</w:t>
        </w:r>
        <w:r w:rsidRPr="00E42E57">
          <w:t xml:space="preserve"> dan disimpan ke dalam </w:t>
        </w:r>
        <w:r w:rsidRPr="00E42E57">
          <w:rPr>
            <w:i/>
            <w:iCs/>
          </w:rPr>
          <w:t>vector database</w:t>
        </w:r>
        <w:r w:rsidRPr="00E42E57">
          <w:t>.</w:t>
        </w:r>
      </w:ins>
    </w:p>
    <w:p w14:paraId="3491318A" w14:textId="77777777" w:rsidR="008663BA" w:rsidRDefault="008663BA" w:rsidP="008663BA">
      <w:pPr>
        <w:pStyle w:val="NormalWeb"/>
        <w:ind w:firstLine="720"/>
        <w:jc w:val="both"/>
        <w:rPr>
          <w:ins w:id="159" w:author="Noven Austin" w:date="2025-12-02T16:14:00Z" w16du:dateUtc="2025-12-02T09:14:00Z"/>
          <w:b/>
          <w:bCs/>
          <w:noProof/>
        </w:rPr>
      </w:pPr>
      <w:ins w:id="160" w:author="Noven Austin" w:date="2025-12-02T16:11:00Z" w16du:dateUtc="2025-12-02T09:11:00Z">
        <w:r w:rsidRPr="00E42E57">
          <w:lastRenderedPageBreak/>
          <w:t xml:space="preserve">Setelah tahap persiapan data selesai, penelitian berlanjut ke tahap </w:t>
        </w:r>
        <w:r w:rsidRPr="00E42E57">
          <w:rPr>
            <w:i/>
            <w:iCs/>
          </w:rPr>
          <w:t>Model Selection</w:t>
        </w:r>
        <w:r w:rsidRPr="00E42E57">
          <w:t xml:space="preserve"> untuk menentukan model </w:t>
        </w:r>
        <w:r w:rsidRPr="00E42E57">
          <w:rPr>
            <w:i/>
            <w:iCs/>
          </w:rPr>
          <w:t>embedding</w:t>
        </w:r>
        <w:r w:rsidRPr="00E42E57">
          <w:t xml:space="preserve"> dan </w:t>
        </w:r>
        <w:r w:rsidRPr="00E42E57">
          <w:rPr>
            <w:i/>
            <w:iCs/>
          </w:rPr>
          <w:t>Large Language Model</w:t>
        </w:r>
        <w:r w:rsidRPr="00E42E57">
          <w:t xml:space="preserve"> (LLM) yang paling optimal. Model terpilih kemudian digunakan pada tahap </w:t>
        </w:r>
        <w:r w:rsidRPr="00E42E57">
          <w:rPr>
            <w:i/>
            <w:iCs/>
          </w:rPr>
          <w:t>RAG Execution</w:t>
        </w:r>
        <w:r w:rsidRPr="00E42E57">
          <w:t xml:space="preserve">. Dalam fase eksekusi ini, setiap </w:t>
        </w:r>
        <w:r w:rsidRPr="00E42E57">
          <w:rPr>
            <w:i/>
            <w:iCs/>
          </w:rPr>
          <w:t>query</w:t>
        </w:r>
        <w:r w:rsidRPr="00E42E57">
          <w:t xml:space="preserve"> yang dimasukkan pengguna akan diproses melalui </w:t>
        </w:r>
        <w:r w:rsidRPr="00E42E57">
          <w:rPr>
            <w:i/>
            <w:iCs/>
          </w:rPr>
          <w:t>embedding</w:t>
        </w:r>
        <w:r w:rsidRPr="00E42E57">
          <w:t xml:space="preserve"> untuk memicu pencarian (</w:t>
        </w:r>
        <w:r w:rsidRPr="00E42E57">
          <w:rPr>
            <w:i/>
            <w:iCs/>
          </w:rPr>
          <w:t>retrieval</w:t>
        </w:r>
        <w:r w:rsidRPr="00E42E57">
          <w:t xml:space="preserve">) dokumen yang relevan dari </w:t>
        </w:r>
        <w:r w:rsidRPr="00E42E57">
          <w:rPr>
            <w:i/>
            <w:iCs/>
          </w:rPr>
          <w:t>vector database</w:t>
        </w:r>
        <w:r w:rsidRPr="00E42E57">
          <w:t xml:space="preserve">. Hasil pencarian tersebut berfungsi sebagai konteks tambahan yang diteruskan kepada LLM bersama dengan pertanyaan pengguna untuk menghasilkan jawaban yang komprehensif. Rangkaian proses ini diakhiri dengan tahap </w:t>
        </w:r>
        <w:r w:rsidRPr="00E42E57">
          <w:rPr>
            <w:i/>
            <w:iCs/>
          </w:rPr>
          <w:t>Performance Evaluation</w:t>
        </w:r>
        <w:r w:rsidRPr="00E42E57">
          <w:t>, di mana kualitas jawaban yang dihasilkan oleh sistem dievaluasi secara objektif menggunakan metrik-metrik dalam kerangka kerja RAGAS (</w:t>
        </w:r>
        <w:r w:rsidRPr="00E42E57">
          <w:rPr>
            <w:i/>
            <w:iCs/>
          </w:rPr>
          <w:t>Retrieval Augmented Generation Assessment</w:t>
        </w:r>
        <w:r w:rsidRPr="00E42E57">
          <w:t>) untuk memastikan akurasi dan relevansi sistem.</w:t>
        </w:r>
      </w:ins>
      <w:ins w:id="161" w:author="Noven Austin" w:date="2025-12-02T16:14:00Z" w16du:dateUtc="2025-12-02T09:14:00Z">
        <w:r w:rsidRPr="008663BA">
          <w:rPr>
            <w:b/>
            <w:bCs/>
            <w:noProof/>
          </w:rPr>
          <w:t xml:space="preserve"> </w:t>
        </w:r>
      </w:ins>
    </w:p>
    <w:p w14:paraId="75464E7C" w14:textId="1316792D" w:rsidR="000579DF" w:rsidRPr="008663BA" w:rsidRDefault="008663BA">
      <w:pPr>
        <w:pStyle w:val="NormalWeb"/>
        <w:ind w:firstLine="720"/>
        <w:jc w:val="both"/>
        <w:rPr>
          <w:ins w:id="162" w:author="Noven Austin" w:date="2025-12-02T15:04:00Z" w16du:dateUtc="2025-12-02T08:04:00Z"/>
          <w:rPrChange w:id="163" w:author="Noven Austin" w:date="2025-12-02T16:14:00Z" w16du:dateUtc="2025-12-02T09:14:00Z">
            <w:rPr>
              <w:ins w:id="164" w:author="Noven Austin" w:date="2025-12-02T15:04:00Z" w16du:dateUtc="2025-12-02T08:04:00Z"/>
              <w:rFonts w:ascii="Times New Roman" w:hAnsi="Times New Roman" w:cs="Times New Roman"/>
              <w:b/>
              <w:bCs/>
            </w:rPr>
          </w:rPrChange>
        </w:rPr>
        <w:pPrChange w:id="165" w:author="Noven Austin" w:date="2025-12-02T16:14:00Z" w16du:dateUtc="2025-12-02T09:14:00Z">
          <w:pPr>
            <w:jc w:val="center"/>
          </w:pPr>
        </w:pPrChange>
      </w:pPr>
      <w:ins w:id="166" w:author="Noven Austin" w:date="2025-12-02T16:14:00Z" w16du:dateUtc="2025-12-02T09:14:00Z">
        <w:r>
          <w:rPr>
            <w:b/>
            <w:bCs/>
            <w:noProof/>
          </w:rPr>
          <w:drawing>
            <wp:inline distT="0" distB="0" distL="0" distR="0" wp14:anchorId="01DF5469" wp14:editId="46E92420">
              <wp:extent cx="5731510" cy="3261360"/>
              <wp:effectExtent l="0" t="0" r="2540" b="0"/>
              <wp:docPr id="173337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0231" name="Picture 17333702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ins>
      <w:del w:id="167" w:author="Noven Austin" w:date="2025-12-02T15:12:00Z" w16du:dateUtc="2025-12-02T08:12:00Z">
        <w:r w:rsidR="000D572A" w:rsidRPr="00117AA5" w:rsidDel="00117AA5">
          <w:rPr>
            <w:b/>
            <w:bCs/>
            <w:rPrChange w:id="168" w:author="Noven Austin" w:date="2025-12-02T15:13:00Z" w16du:dateUtc="2025-12-02T08:13:00Z">
              <w:rPr/>
            </w:rPrChange>
          </w:rPr>
          <w:delText>n</w:delText>
        </w:r>
      </w:del>
    </w:p>
    <w:p w14:paraId="2F92104C" w14:textId="409BF7AC" w:rsidR="000579DF" w:rsidRDefault="000579DF" w:rsidP="000579DF">
      <w:pPr>
        <w:jc w:val="center"/>
        <w:rPr>
          <w:ins w:id="169" w:author="Noven Austin" w:date="2025-12-02T16:14:00Z" w16du:dateUtc="2025-12-02T09:14:00Z"/>
          <w:rFonts w:ascii="Times New Roman" w:hAnsi="Times New Roman" w:cs="Times New Roman"/>
          <w:sz w:val="20"/>
          <w:szCs w:val="20"/>
        </w:rPr>
      </w:pPr>
      <w:ins w:id="170" w:author="Noven Austin" w:date="2025-12-02T15:05:00Z" w16du:dateUtc="2025-12-02T08:05:00Z">
        <w:r>
          <w:rPr>
            <w:rFonts w:ascii="Times New Roman" w:hAnsi="Times New Roman" w:cs="Times New Roman"/>
            <w:sz w:val="20"/>
            <w:szCs w:val="20"/>
          </w:rPr>
          <w:t>Gambar 3.1.</w:t>
        </w:r>
      </w:ins>
      <w:ins w:id="171" w:author="Noven Austin" w:date="2025-12-03T14:24:00Z" w16du:dateUtc="2025-12-03T07:24:00Z">
        <w:r w:rsidR="00397F4A">
          <w:rPr>
            <w:rFonts w:ascii="Times New Roman" w:hAnsi="Times New Roman" w:cs="Times New Roman"/>
            <w:sz w:val="20"/>
            <w:szCs w:val="20"/>
          </w:rPr>
          <w:t>1 Metodologi</w:t>
        </w:r>
      </w:ins>
      <w:ins w:id="172" w:author="Noven Austin" w:date="2025-12-02T15:05:00Z" w16du:dateUtc="2025-12-02T08:05:00Z">
        <w:r>
          <w:rPr>
            <w:rFonts w:ascii="Times New Roman" w:hAnsi="Times New Roman" w:cs="Times New Roman"/>
            <w:sz w:val="20"/>
            <w:szCs w:val="20"/>
          </w:rPr>
          <w:t xml:space="preserve"> Penelitian</w:t>
        </w:r>
      </w:ins>
    </w:p>
    <w:p w14:paraId="5702EF4E" w14:textId="77777777" w:rsidR="008663BA" w:rsidRPr="000579DF" w:rsidRDefault="008663BA">
      <w:pPr>
        <w:jc w:val="center"/>
        <w:rPr>
          <w:rFonts w:ascii="Times New Roman" w:hAnsi="Times New Roman" w:cs="Times New Roman"/>
          <w:sz w:val="20"/>
          <w:szCs w:val="20"/>
          <w:rPrChange w:id="173" w:author="Noven Austin" w:date="2025-12-02T15:05:00Z" w16du:dateUtc="2025-12-02T08:05:00Z">
            <w:rPr>
              <w:rFonts w:ascii="Times New Roman" w:hAnsi="Times New Roman" w:cs="Times New Roman"/>
              <w:b/>
              <w:bCs/>
            </w:rPr>
          </w:rPrChange>
        </w:rPr>
        <w:pPrChange w:id="174" w:author="Noven Austin" w:date="2025-12-02T15:04:00Z" w16du:dateUtc="2025-12-02T08:04:00Z">
          <w:pPr/>
        </w:pPrChange>
      </w:pPr>
    </w:p>
    <w:p w14:paraId="1BF81BDD" w14:textId="1CEC0F30" w:rsidR="00521DE9" w:rsidRDefault="00521DE9" w:rsidP="000D572A">
      <w:pPr>
        <w:rPr>
          <w:ins w:id="175" w:author="Noven Austin" w:date="2025-12-03T14:47:00Z" w16du:dateUtc="2025-12-03T07:47:00Z"/>
          <w:rFonts w:ascii="Times New Roman" w:hAnsi="Times New Roman" w:cs="Times New Roman"/>
          <w:b/>
          <w:bCs/>
        </w:rPr>
      </w:pPr>
      <w:r w:rsidRPr="00521DE9">
        <w:rPr>
          <w:rFonts w:ascii="Times New Roman" w:hAnsi="Times New Roman" w:cs="Times New Roman"/>
          <w:b/>
          <w:bCs/>
        </w:rPr>
        <w:t>3.2. Metode Penelitian</w:t>
      </w:r>
    </w:p>
    <w:p w14:paraId="106D8CF1" w14:textId="678DD46F" w:rsidR="0022779A" w:rsidRPr="000F550D" w:rsidRDefault="0022779A">
      <w:pPr>
        <w:ind w:firstLine="720"/>
        <w:jc w:val="both"/>
        <w:rPr>
          <w:rFonts w:ascii="Times New Roman" w:hAnsi="Times New Roman" w:cs="Times New Roman"/>
          <w:rPrChange w:id="176" w:author="Noven Austin" w:date="2025-12-03T15:20:00Z" w16du:dateUtc="2025-12-03T08:20:00Z">
            <w:rPr>
              <w:rFonts w:ascii="Times New Roman" w:hAnsi="Times New Roman" w:cs="Times New Roman"/>
              <w:b/>
              <w:bCs/>
            </w:rPr>
          </w:rPrChange>
        </w:rPr>
        <w:pPrChange w:id="177" w:author="Noven Austin" w:date="2025-12-03T14:49:00Z" w16du:dateUtc="2025-12-03T07:49:00Z">
          <w:pPr/>
        </w:pPrChange>
      </w:pPr>
      <w:ins w:id="178" w:author="Noven Austin" w:date="2025-12-03T14:47:00Z" w16du:dateUtc="2025-12-03T07:47:00Z">
        <w:r>
          <w:rPr>
            <w:rFonts w:ascii="Times New Roman" w:hAnsi="Times New Roman" w:cs="Times New Roman"/>
          </w:rPr>
          <w:t>Metode Penelitian ini</w:t>
        </w:r>
      </w:ins>
      <w:ins w:id="179" w:author="Noven Austin" w:date="2025-12-03T14:48:00Z" w16du:dateUtc="2025-12-03T07:48:00Z">
        <w:r>
          <w:rPr>
            <w:rFonts w:ascii="Times New Roman" w:hAnsi="Times New Roman" w:cs="Times New Roman"/>
          </w:rPr>
          <w:t xml:space="preserve"> dirancang dengan alur yang sistematis untuk memastikan setiap tahapan, mulai dari pengambilan data hingga evaluasi, berjalan secara terstruktur. Secara garis besar, penelitian ini dimulai dengan tahap pengumpulan d</w:t>
        </w:r>
      </w:ins>
      <w:ins w:id="180" w:author="Noven Austin" w:date="2025-12-03T14:49:00Z" w16du:dateUtc="2025-12-03T07:49:00Z">
        <w:r>
          <w:rPr>
            <w:rFonts w:ascii="Times New Roman" w:hAnsi="Times New Roman" w:cs="Times New Roman"/>
          </w:rPr>
          <w:t xml:space="preserve">ata yang berfokus pada pengambilan informasi produk beserta ulasannya langsung dari sumber menggunakan </w:t>
        </w:r>
        <w:r>
          <w:rPr>
            <w:rFonts w:ascii="Times New Roman" w:hAnsi="Times New Roman" w:cs="Times New Roman"/>
            <w:i/>
            <w:iCs/>
          </w:rPr>
          <w:t>API</w:t>
        </w:r>
      </w:ins>
      <w:ins w:id="181" w:author="Noven Austin" w:date="2025-12-03T14:51:00Z" w16du:dateUtc="2025-12-03T07:51:00Z">
        <w:r>
          <w:rPr>
            <w:rFonts w:ascii="Times New Roman" w:hAnsi="Times New Roman" w:cs="Times New Roman"/>
          </w:rPr>
          <w:t xml:space="preserve">. Setelah data terkumpul, proses berlanjut ke tahap analisis dan perancangan, di mana </w:t>
        </w:r>
      </w:ins>
      <w:ins w:id="182" w:author="Noven Austin" w:date="2025-12-03T15:12:00Z" w16du:dateUtc="2025-12-03T08:12:00Z">
        <w:r w:rsidR="000F550D">
          <w:rPr>
            <w:rFonts w:ascii="Times New Roman" w:hAnsi="Times New Roman" w:cs="Times New Roman"/>
          </w:rPr>
          <w:t xml:space="preserve">data teks </w:t>
        </w:r>
        <w:r w:rsidR="000F550D">
          <w:rPr>
            <w:rFonts w:ascii="Times New Roman" w:hAnsi="Times New Roman" w:cs="Times New Roman"/>
            <w:i/>
            <w:iCs/>
          </w:rPr>
          <w:t>e-commerce</w:t>
        </w:r>
        <w:r w:rsidR="000F550D">
          <w:rPr>
            <w:rFonts w:ascii="Times New Roman" w:hAnsi="Times New Roman" w:cs="Times New Roman"/>
          </w:rPr>
          <w:t xml:space="preserve"> melewati </w:t>
        </w:r>
        <w:r w:rsidR="000F550D">
          <w:rPr>
            <w:rFonts w:ascii="Times New Roman" w:hAnsi="Times New Roman" w:cs="Times New Roman"/>
            <w:i/>
            <w:iCs/>
          </w:rPr>
          <w:t>data cleaning</w:t>
        </w:r>
        <w:r w:rsidR="000F550D">
          <w:rPr>
            <w:rFonts w:ascii="Times New Roman" w:hAnsi="Times New Roman" w:cs="Times New Roman"/>
          </w:rPr>
          <w:t xml:space="preserve"> (pembersihan data)</w:t>
        </w:r>
      </w:ins>
      <w:ins w:id="183" w:author="Noven Austin" w:date="2025-12-03T15:13:00Z" w16du:dateUtc="2025-12-03T08:13:00Z">
        <w:r w:rsidR="000F550D">
          <w:rPr>
            <w:rFonts w:ascii="Times New Roman" w:hAnsi="Times New Roman" w:cs="Times New Roman"/>
          </w:rPr>
          <w:t xml:space="preserve"> untuk menghilangkan data yang tidak digunakan dan menangani </w:t>
        </w:r>
        <w:r w:rsidR="000F550D">
          <w:rPr>
            <w:rFonts w:ascii="Times New Roman" w:hAnsi="Times New Roman" w:cs="Times New Roman"/>
            <w:i/>
            <w:iCs/>
          </w:rPr>
          <w:t>missing value</w:t>
        </w:r>
        <w:r w:rsidR="000F550D">
          <w:rPr>
            <w:rFonts w:ascii="Times New Roman" w:hAnsi="Times New Roman" w:cs="Times New Roman"/>
          </w:rPr>
          <w:t xml:space="preserve"> (nilai yang tidak ada)</w:t>
        </w:r>
      </w:ins>
      <w:ins w:id="184" w:author="Noven Austin" w:date="2025-12-03T15:18:00Z" w16du:dateUtc="2025-12-03T08:18:00Z">
        <w:r w:rsidR="000F550D">
          <w:rPr>
            <w:rFonts w:ascii="Times New Roman" w:hAnsi="Times New Roman" w:cs="Times New Roman"/>
          </w:rPr>
          <w:t xml:space="preserve">, lalu data akan melewati proses </w:t>
        </w:r>
      </w:ins>
      <w:ins w:id="185" w:author="Noven Austin" w:date="2025-12-03T15:19:00Z" w16du:dateUtc="2025-12-03T08:19:00Z">
        <w:r w:rsidR="000F550D">
          <w:rPr>
            <w:rFonts w:ascii="Times New Roman" w:hAnsi="Times New Roman" w:cs="Times New Roman"/>
            <w:i/>
            <w:iCs/>
          </w:rPr>
          <w:t>chunking</w:t>
        </w:r>
        <w:r w:rsidR="000F550D">
          <w:rPr>
            <w:rFonts w:ascii="Times New Roman" w:hAnsi="Times New Roman" w:cs="Times New Roman"/>
          </w:rPr>
          <w:t xml:space="preserve"> (pemotongan data). Selanjutnya, penelitian masuk ke tahap implementasi teknis, yaitu pembangunan arsitektur RAG (Retrieval-Augmented Generation)</w:t>
        </w:r>
      </w:ins>
      <w:ins w:id="186" w:author="Noven Austin" w:date="2025-12-03T15:20:00Z" w16du:dateUtc="2025-12-03T08:20:00Z">
        <w:r w:rsidR="000F550D">
          <w:rPr>
            <w:rFonts w:ascii="Times New Roman" w:hAnsi="Times New Roman" w:cs="Times New Roman"/>
          </w:rPr>
          <w:t xml:space="preserve"> yang menghubungkan basis data vektor dengan </w:t>
        </w:r>
        <w:r w:rsidR="000F550D">
          <w:rPr>
            <w:rFonts w:ascii="Times New Roman" w:hAnsi="Times New Roman" w:cs="Times New Roman"/>
            <w:i/>
            <w:iCs/>
          </w:rPr>
          <w:t>Large Language Model</w:t>
        </w:r>
        <w:r w:rsidR="000F550D">
          <w:rPr>
            <w:rFonts w:ascii="Times New Roman" w:hAnsi="Times New Roman" w:cs="Times New Roman"/>
          </w:rPr>
          <w:t xml:space="preserve"> (LLM). Rangkaian proses ini kemudian ditutup dengan tahap evaluasi kinerjaa sistem, di mana kualitas jawaban yang dihasilkan oleh AI akan dinilai menggunakan </w:t>
        </w:r>
      </w:ins>
      <w:ins w:id="187" w:author="Noven Austin" w:date="2025-12-03T15:21:00Z" w16du:dateUtc="2025-12-03T08:21:00Z">
        <w:r w:rsidR="000F550D">
          <w:rPr>
            <w:rFonts w:ascii="Times New Roman" w:hAnsi="Times New Roman" w:cs="Times New Roman"/>
          </w:rPr>
          <w:t>kerangka RAGAS (</w:t>
        </w:r>
      </w:ins>
      <w:ins w:id="188" w:author="Noven Austin" w:date="2025-12-03T15:22:00Z" w16du:dateUtc="2025-12-03T08:22:00Z">
        <w:r w:rsidR="008B223D">
          <w:rPr>
            <w:rFonts w:ascii="Times New Roman" w:hAnsi="Times New Roman" w:cs="Times New Roman"/>
          </w:rPr>
          <w:t>Retrieval Augmented Generation Assessment).</w:t>
        </w:r>
      </w:ins>
    </w:p>
    <w:p w14:paraId="3594626D" w14:textId="3B7A3FBF" w:rsidR="00521DE9" w:rsidRDefault="00521DE9" w:rsidP="000D572A">
      <w:pPr>
        <w:rPr>
          <w:ins w:id="189" w:author="Noven Austin" w:date="2025-12-03T15:22:00Z" w16du:dateUtc="2025-12-03T08:22:00Z"/>
          <w:rFonts w:ascii="Times New Roman" w:hAnsi="Times New Roman" w:cs="Times New Roman"/>
          <w:b/>
          <w:bCs/>
        </w:rPr>
      </w:pPr>
      <w:r w:rsidRPr="00521DE9">
        <w:rPr>
          <w:rFonts w:ascii="Times New Roman" w:hAnsi="Times New Roman" w:cs="Times New Roman"/>
          <w:b/>
          <w:bCs/>
        </w:rPr>
        <w:lastRenderedPageBreak/>
        <w:t>3.3. Metode Pengumpulan Data</w:t>
      </w:r>
    </w:p>
    <w:p w14:paraId="69B1F662" w14:textId="3DD7C1EE" w:rsidR="008B223D" w:rsidRPr="008B223D" w:rsidRDefault="008B223D">
      <w:pPr>
        <w:jc w:val="both"/>
        <w:rPr>
          <w:rFonts w:ascii="Times New Roman" w:hAnsi="Times New Roman" w:cs="Times New Roman"/>
          <w:rPrChange w:id="190" w:author="Noven Austin" w:date="2025-12-03T15:22:00Z" w16du:dateUtc="2025-12-03T08:22:00Z">
            <w:rPr>
              <w:rFonts w:ascii="Times New Roman" w:hAnsi="Times New Roman" w:cs="Times New Roman"/>
              <w:b/>
              <w:bCs/>
            </w:rPr>
          </w:rPrChange>
        </w:rPr>
        <w:pPrChange w:id="191" w:author="Noven Austin" w:date="2025-12-03T15:22:00Z" w16du:dateUtc="2025-12-03T08:22:00Z">
          <w:pPr/>
        </w:pPrChange>
      </w:pPr>
      <w:ins w:id="192" w:author="Noven Austin" w:date="2025-12-03T15:22:00Z" w16du:dateUtc="2025-12-03T08:22:00Z">
        <w:r>
          <w:rPr>
            <w:rFonts w:ascii="Times New Roman" w:hAnsi="Times New Roman" w:cs="Times New Roman"/>
            <w:b/>
            <w:bCs/>
          </w:rPr>
          <w:tab/>
        </w:r>
      </w:ins>
      <w:ins w:id="193" w:author="Noven Austin" w:date="2025-12-03T15:22:00Z">
        <w:r w:rsidRPr="008B223D">
          <w:rPr>
            <w:rFonts w:ascii="Times New Roman" w:hAnsi="Times New Roman" w:cs="Times New Roman"/>
            <w:rPrChange w:id="194" w:author="Noven Austin" w:date="2025-12-03T15:22:00Z" w16du:dateUtc="2025-12-03T08:22:00Z">
              <w:rPr>
                <w:rFonts w:ascii="Times New Roman" w:hAnsi="Times New Roman" w:cs="Times New Roman"/>
                <w:b/>
                <w:bCs/>
              </w:rPr>
            </w:rPrChange>
          </w:rPr>
          <w:t xml:space="preserve">Data yang digunakan dalam penelitian ini merupakan data yang diakuisisi langsung melalui Shopee Open Platform. Proses pengumpulan data diawali dengan melakukan autentikasi sistem untuk mendapatkan hak akses legal berupa </w:t>
        </w:r>
        <w:r w:rsidRPr="008B223D">
          <w:rPr>
            <w:rFonts w:ascii="Times New Roman" w:hAnsi="Times New Roman" w:cs="Times New Roman"/>
            <w:i/>
            <w:iCs/>
            <w:rPrChange w:id="195" w:author="Noven Austin" w:date="2025-12-03T15:22:00Z" w16du:dateUtc="2025-12-03T08:22:00Z">
              <w:rPr>
                <w:rFonts w:ascii="Times New Roman" w:hAnsi="Times New Roman" w:cs="Times New Roman"/>
                <w:b/>
                <w:bCs/>
                <w:i/>
                <w:iCs/>
              </w:rPr>
            </w:rPrChange>
          </w:rPr>
          <w:t>PartnerID</w:t>
        </w:r>
        <w:r w:rsidRPr="008B223D">
          <w:rPr>
            <w:rFonts w:ascii="Times New Roman" w:hAnsi="Times New Roman" w:cs="Times New Roman"/>
            <w:rPrChange w:id="196" w:author="Noven Austin" w:date="2025-12-03T15:22:00Z" w16du:dateUtc="2025-12-03T08:22:00Z">
              <w:rPr>
                <w:rFonts w:ascii="Times New Roman" w:hAnsi="Times New Roman" w:cs="Times New Roman"/>
                <w:b/>
                <w:bCs/>
              </w:rPr>
            </w:rPrChange>
          </w:rPr>
          <w:t xml:space="preserve">, </w:t>
        </w:r>
        <w:r w:rsidRPr="008B223D">
          <w:rPr>
            <w:rFonts w:ascii="Times New Roman" w:hAnsi="Times New Roman" w:cs="Times New Roman"/>
            <w:i/>
            <w:iCs/>
            <w:rPrChange w:id="197" w:author="Noven Austin" w:date="2025-12-03T15:22:00Z" w16du:dateUtc="2025-12-03T08:22:00Z">
              <w:rPr>
                <w:rFonts w:ascii="Times New Roman" w:hAnsi="Times New Roman" w:cs="Times New Roman"/>
                <w:b/>
                <w:bCs/>
                <w:i/>
                <w:iCs/>
              </w:rPr>
            </w:rPrChange>
          </w:rPr>
          <w:t>ShopID</w:t>
        </w:r>
        <w:r w:rsidRPr="008B223D">
          <w:rPr>
            <w:rFonts w:ascii="Times New Roman" w:hAnsi="Times New Roman" w:cs="Times New Roman"/>
            <w:rPrChange w:id="198" w:author="Noven Austin" w:date="2025-12-03T15:22:00Z" w16du:dateUtc="2025-12-03T08:22:00Z">
              <w:rPr>
                <w:rFonts w:ascii="Times New Roman" w:hAnsi="Times New Roman" w:cs="Times New Roman"/>
                <w:b/>
                <w:bCs/>
              </w:rPr>
            </w:rPrChange>
          </w:rPr>
          <w:t xml:space="preserve">, dan </w:t>
        </w:r>
        <w:r w:rsidRPr="008B223D">
          <w:rPr>
            <w:rFonts w:ascii="Times New Roman" w:hAnsi="Times New Roman" w:cs="Times New Roman"/>
            <w:i/>
            <w:iCs/>
            <w:rPrChange w:id="199" w:author="Noven Austin" w:date="2025-12-03T15:22:00Z" w16du:dateUtc="2025-12-03T08:22:00Z">
              <w:rPr>
                <w:rFonts w:ascii="Times New Roman" w:hAnsi="Times New Roman" w:cs="Times New Roman"/>
                <w:b/>
                <w:bCs/>
                <w:i/>
                <w:iCs/>
              </w:rPr>
            </w:rPrChange>
          </w:rPr>
          <w:t>Access Token</w:t>
        </w:r>
        <w:r w:rsidRPr="008B223D">
          <w:rPr>
            <w:rFonts w:ascii="Times New Roman" w:hAnsi="Times New Roman" w:cs="Times New Roman"/>
            <w:rPrChange w:id="200" w:author="Noven Austin" w:date="2025-12-03T15:22:00Z" w16du:dateUtc="2025-12-03T08:22:00Z">
              <w:rPr>
                <w:rFonts w:ascii="Times New Roman" w:hAnsi="Times New Roman" w:cs="Times New Roman"/>
                <w:b/>
                <w:bCs/>
              </w:rPr>
            </w:rPrChange>
          </w:rPr>
          <w:t xml:space="preserve">. Kredensial ini bertindak sebagai kunci untuk dapat berkomunikasi dengan server Shopee. Setelah akses terbuka, sistem akan memanggil serangkaian </w:t>
        </w:r>
        <w:r w:rsidRPr="008B223D">
          <w:rPr>
            <w:rFonts w:ascii="Times New Roman" w:hAnsi="Times New Roman" w:cs="Times New Roman"/>
            <w:i/>
            <w:iCs/>
            <w:rPrChange w:id="201" w:author="Noven Austin" w:date="2025-12-03T15:22:00Z" w16du:dateUtc="2025-12-03T08:22:00Z">
              <w:rPr>
                <w:rFonts w:ascii="Times New Roman" w:hAnsi="Times New Roman" w:cs="Times New Roman"/>
                <w:b/>
                <w:bCs/>
                <w:i/>
                <w:iCs/>
              </w:rPr>
            </w:rPrChange>
          </w:rPr>
          <w:t>API endpoints</w:t>
        </w:r>
        <w:r w:rsidRPr="008B223D">
          <w:rPr>
            <w:rFonts w:ascii="Times New Roman" w:hAnsi="Times New Roman" w:cs="Times New Roman"/>
            <w:rPrChange w:id="202" w:author="Noven Austin" w:date="2025-12-03T15:22:00Z" w16du:dateUtc="2025-12-03T08:22:00Z">
              <w:rPr>
                <w:rFonts w:ascii="Times New Roman" w:hAnsi="Times New Roman" w:cs="Times New Roman"/>
                <w:b/>
                <w:bCs/>
              </w:rPr>
            </w:rPrChange>
          </w:rPr>
          <w:t xml:space="preserve"> secara berurutan. Langkah pertama adalah memanggil get_item_list untuk menarik daftar identitas seluruh produk yang ada di toko. Berbekal identitas tersebut, fungsi get_item_base_info dijalankan untuk mengambil detail spesifik seperti judul, harga, dan deskripsi produk. Terakhir, dan yang paling penting untuk analisis sentimen, fungsi get_comment dieksekusi untuk mengunduh ribuan ulasan pengguna terkait produk-produk tersebut. Seluruh data mentah yang berhasil ditarik ini kemudian</w:t>
        </w:r>
      </w:ins>
      <w:ins w:id="203" w:author="Noven Austin" w:date="2025-12-03T15:22:00Z" w16du:dateUtc="2025-12-03T08:22:00Z">
        <w:r>
          <w:rPr>
            <w:rFonts w:ascii="Times New Roman" w:hAnsi="Times New Roman" w:cs="Times New Roman"/>
          </w:rPr>
          <w:t xml:space="preserve"> digabungkan</w:t>
        </w:r>
      </w:ins>
      <w:ins w:id="204" w:author="Noven Austin" w:date="2025-12-03T15:22:00Z">
        <w:r w:rsidRPr="008B223D">
          <w:rPr>
            <w:rFonts w:ascii="Times New Roman" w:hAnsi="Times New Roman" w:cs="Times New Roman"/>
            <w:rPrChange w:id="205" w:author="Noven Austin" w:date="2025-12-03T15:22:00Z" w16du:dateUtc="2025-12-03T08:22:00Z">
              <w:rPr>
                <w:rFonts w:ascii="Times New Roman" w:hAnsi="Times New Roman" w:cs="Times New Roman"/>
                <w:b/>
                <w:bCs/>
              </w:rPr>
            </w:rPrChange>
          </w:rPr>
          <w:t xml:space="preserve"> dan disimpan dalam format Excel agar mudah diolah pada tahap selanjutnya.</w:t>
        </w:r>
      </w:ins>
    </w:p>
    <w:p w14:paraId="2F336868" w14:textId="5A89982A" w:rsidR="00521DE9" w:rsidRDefault="00521DE9" w:rsidP="000D572A">
      <w:pPr>
        <w:rPr>
          <w:ins w:id="206" w:author="Noven Austin" w:date="2025-12-03T16:36:00Z" w16du:dateUtc="2025-12-03T09:36:00Z"/>
          <w:rFonts w:ascii="Times New Roman" w:hAnsi="Times New Roman" w:cs="Times New Roman"/>
          <w:b/>
          <w:bCs/>
        </w:rPr>
      </w:pPr>
      <w:r w:rsidRPr="00521DE9">
        <w:rPr>
          <w:rFonts w:ascii="Times New Roman" w:hAnsi="Times New Roman" w:cs="Times New Roman"/>
          <w:b/>
          <w:bCs/>
        </w:rPr>
        <w:t>3.4. Metode Analisis Data</w:t>
      </w:r>
    </w:p>
    <w:p w14:paraId="5CD01820" w14:textId="19076FFB" w:rsidR="00EB4E17" w:rsidRPr="00EB4E17" w:rsidRDefault="00EB4E17">
      <w:pPr>
        <w:jc w:val="both"/>
        <w:rPr>
          <w:rFonts w:ascii="Times New Roman" w:hAnsi="Times New Roman" w:cs="Times New Roman"/>
          <w:rPrChange w:id="207" w:author="Noven Austin" w:date="2025-12-03T16:36:00Z" w16du:dateUtc="2025-12-03T09:36:00Z">
            <w:rPr>
              <w:rFonts w:ascii="Times New Roman" w:hAnsi="Times New Roman" w:cs="Times New Roman"/>
              <w:b/>
              <w:bCs/>
            </w:rPr>
          </w:rPrChange>
        </w:rPr>
        <w:pPrChange w:id="208" w:author="Noven Austin" w:date="2025-12-03T16:36:00Z" w16du:dateUtc="2025-12-03T09:36:00Z">
          <w:pPr/>
        </w:pPrChange>
      </w:pPr>
      <w:ins w:id="209" w:author="Noven Austin" w:date="2025-12-03T16:36:00Z" w16du:dateUtc="2025-12-03T09:36:00Z">
        <w:r>
          <w:rPr>
            <w:rFonts w:ascii="Times New Roman" w:hAnsi="Times New Roman" w:cs="Times New Roman"/>
            <w:b/>
            <w:bCs/>
          </w:rPr>
          <w:tab/>
        </w:r>
      </w:ins>
      <w:ins w:id="210" w:author="Noven Austin" w:date="2025-12-03T16:36:00Z">
        <w:r w:rsidRPr="00EB4E17">
          <w:rPr>
            <w:rFonts w:ascii="Times New Roman" w:hAnsi="Times New Roman" w:cs="Times New Roman"/>
            <w:rPrChange w:id="211" w:author="Noven Austin" w:date="2025-12-03T16:36:00Z" w16du:dateUtc="2025-12-03T09:36:00Z">
              <w:rPr>
                <w:rFonts w:ascii="Times New Roman" w:hAnsi="Times New Roman" w:cs="Times New Roman"/>
                <w:b/>
                <w:bCs/>
              </w:rPr>
            </w:rPrChange>
          </w:rPr>
          <w:t xml:space="preserve">Pada tahap analisis data, fokus utama adalah merancang logika bagaimana sistem "berpikir" untuk menemukan informasi yang relevan dan menyusun jawaban. Analisis dimulai dengan menyeleksi model </w:t>
        </w:r>
        <w:r w:rsidRPr="00EB4E17">
          <w:rPr>
            <w:rFonts w:ascii="Times New Roman" w:hAnsi="Times New Roman" w:cs="Times New Roman"/>
            <w:i/>
            <w:iCs/>
            <w:rPrChange w:id="212" w:author="Noven Austin" w:date="2025-12-03T16:36:00Z" w16du:dateUtc="2025-12-03T09:36:00Z">
              <w:rPr>
                <w:rFonts w:ascii="Times New Roman" w:hAnsi="Times New Roman" w:cs="Times New Roman"/>
                <w:b/>
                <w:bCs/>
                <w:i/>
                <w:iCs/>
              </w:rPr>
            </w:rPrChange>
          </w:rPr>
          <w:t>embedding</w:t>
        </w:r>
        <w:r w:rsidRPr="00EB4E17">
          <w:rPr>
            <w:rFonts w:ascii="Times New Roman" w:hAnsi="Times New Roman" w:cs="Times New Roman"/>
            <w:rPrChange w:id="213" w:author="Noven Austin" w:date="2025-12-03T16:36:00Z" w16du:dateUtc="2025-12-03T09:36:00Z">
              <w:rPr>
                <w:rFonts w:ascii="Times New Roman" w:hAnsi="Times New Roman" w:cs="Times New Roman"/>
                <w:b/>
                <w:bCs/>
              </w:rPr>
            </w:rPrChange>
          </w:rPr>
          <w:t xml:space="preserve"> yang mampu menerjemahkan teks ulasan, yang seringkali menggunakan bahasa tidak baku atau </w:t>
        </w:r>
        <w:r w:rsidRPr="00EB4E17">
          <w:rPr>
            <w:rFonts w:ascii="Times New Roman" w:hAnsi="Times New Roman" w:cs="Times New Roman"/>
            <w:i/>
            <w:iCs/>
            <w:rPrChange w:id="214" w:author="Noven Austin" w:date="2025-12-03T16:36:00Z" w16du:dateUtc="2025-12-03T09:36:00Z">
              <w:rPr>
                <w:rFonts w:ascii="Times New Roman" w:hAnsi="Times New Roman" w:cs="Times New Roman"/>
                <w:b/>
                <w:bCs/>
                <w:i/>
                <w:iCs/>
              </w:rPr>
            </w:rPrChange>
          </w:rPr>
          <w:t>slang</w:t>
        </w:r>
        <w:r w:rsidRPr="00EB4E17">
          <w:rPr>
            <w:rFonts w:ascii="Times New Roman" w:hAnsi="Times New Roman" w:cs="Times New Roman"/>
            <w:rPrChange w:id="215" w:author="Noven Austin" w:date="2025-12-03T16:36:00Z" w16du:dateUtc="2025-12-03T09:36:00Z">
              <w:rPr>
                <w:rFonts w:ascii="Times New Roman" w:hAnsi="Times New Roman" w:cs="Times New Roman"/>
                <w:b/>
                <w:bCs/>
              </w:rPr>
            </w:rPrChange>
          </w:rPr>
          <w:t>, menjadi representasi vektor matematika yang akurat. Sistem kemudian dirancang untuk melakukan pencarian kemiripan (</w:t>
        </w:r>
        <w:r w:rsidRPr="00EB4E17">
          <w:rPr>
            <w:rFonts w:ascii="Times New Roman" w:hAnsi="Times New Roman" w:cs="Times New Roman"/>
            <w:i/>
            <w:iCs/>
            <w:rPrChange w:id="216" w:author="Noven Austin" w:date="2025-12-03T16:36:00Z" w16du:dateUtc="2025-12-03T09:36:00Z">
              <w:rPr>
                <w:rFonts w:ascii="Times New Roman" w:hAnsi="Times New Roman" w:cs="Times New Roman"/>
                <w:b/>
                <w:bCs/>
                <w:i/>
                <w:iCs/>
              </w:rPr>
            </w:rPrChange>
          </w:rPr>
          <w:t>similarity search</w:t>
        </w:r>
        <w:r w:rsidRPr="00EB4E17">
          <w:rPr>
            <w:rFonts w:ascii="Times New Roman" w:hAnsi="Times New Roman" w:cs="Times New Roman"/>
            <w:rPrChange w:id="217" w:author="Noven Austin" w:date="2025-12-03T16:36:00Z" w16du:dateUtc="2025-12-03T09:36:00Z">
              <w:rPr>
                <w:rFonts w:ascii="Times New Roman" w:hAnsi="Times New Roman" w:cs="Times New Roman"/>
                <w:b/>
                <w:bCs/>
              </w:rPr>
            </w:rPrChange>
          </w:rPr>
          <w:t xml:space="preserve">) di dalam basis data vektor, menggunakan algoritma seperti </w:t>
        </w:r>
        <w:r w:rsidRPr="00EB4E17">
          <w:rPr>
            <w:rFonts w:ascii="Times New Roman" w:hAnsi="Times New Roman" w:cs="Times New Roman"/>
            <w:i/>
            <w:iCs/>
            <w:rPrChange w:id="218" w:author="Noven Austin" w:date="2025-12-03T16:36:00Z" w16du:dateUtc="2025-12-03T09:36:00Z">
              <w:rPr>
                <w:rFonts w:ascii="Times New Roman" w:hAnsi="Times New Roman" w:cs="Times New Roman"/>
                <w:b/>
                <w:bCs/>
                <w:i/>
                <w:iCs/>
              </w:rPr>
            </w:rPrChange>
          </w:rPr>
          <w:t>Cosine Similarity</w:t>
        </w:r>
        <w:r w:rsidRPr="00EB4E17">
          <w:rPr>
            <w:rFonts w:ascii="Times New Roman" w:hAnsi="Times New Roman" w:cs="Times New Roman"/>
            <w:rPrChange w:id="219" w:author="Noven Austin" w:date="2025-12-03T16:36:00Z" w16du:dateUtc="2025-12-03T09:36:00Z">
              <w:rPr>
                <w:rFonts w:ascii="Times New Roman" w:hAnsi="Times New Roman" w:cs="Times New Roman"/>
                <w:b/>
                <w:bCs/>
              </w:rPr>
            </w:rPrChange>
          </w:rPr>
          <w:t xml:space="preserve"> untuk menemukan potongan ulasan yang paling cocok dengan pertanyaan pengguna. Tidak berhenti di situ, hasil generasi jawaban dari LLM kemudian dianalisis kualitasnya menggunakan kerangka kerja RAGAS. Metode ini unik karena tidak membutuhkan kunci jawaban manual dari manusia, melainkan menggunakan LLM lain yang bertindak sebagai juri (</w:t>
        </w:r>
        <w:r w:rsidRPr="00EB4E17">
          <w:rPr>
            <w:rFonts w:ascii="Times New Roman" w:hAnsi="Times New Roman" w:cs="Times New Roman"/>
            <w:i/>
            <w:iCs/>
            <w:rPrChange w:id="220" w:author="Noven Austin" w:date="2025-12-03T16:36:00Z" w16du:dateUtc="2025-12-03T09:36:00Z">
              <w:rPr>
                <w:rFonts w:ascii="Times New Roman" w:hAnsi="Times New Roman" w:cs="Times New Roman"/>
                <w:b/>
                <w:bCs/>
                <w:i/>
                <w:iCs/>
              </w:rPr>
            </w:rPrChange>
          </w:rPr>
          <w:t>LLM-as-a-Judge</w:t>
        </w:r>
        <w:r w:rsidRPr="00EB4E17">
          <w:rPr>
            <w:rFonts w:ascii="Times New Roman" w:hAnsi="Times New Roman" w:cs="Times New Roman"/>
            <w:rPrChange w:id="221" w:author="Noven Austin" w:date="2025-12-03T16:36:00Z" w16du:dateUtc="2025-12-03T09:36:00Z">
              <w:rPr>
                <w:rFonts w:ascii="Times New Roman" w:hAnsi="Times New Roman" w:cs="Times New Roman"/>
                <w:b/>
                <w:bCs/>
              </w:rPr>
            </w:rPrChange>
          </w:rPr>
          <w:t>) untuk menilai apakah jawaban tersebut setia pada data fakta (</w:t>
        </w:r>
        <w:r w:rsidRPr="00EB4E17">
          <w:rPr>
            <w:rFonts w:ascii="Times New Roman" w:hAnsi="Times New Roman" w:cs="Times New Roman"/>
            <w:i/>
            <w:iCs/>
            <w:rPrChange w:id="222" w:author="Noven Austin" w:date="2025-12-03T16:36:00Z" w16du:dateUtc="2025-12-03T09:36:00Z">
              <w:rPr>
                <w:rFonts w:ascii="Times New Roman" w:hAnsi="Times New Roman" w:cs="Times New Roman"/>
                <w:b/>
                <w:bCs/>
                <w:i/>
                <w:iCs/>
              </w:rPr>
            </w:rPrChange>
          </w:rPr>
          <w:t>Faithfulness</w:t>
        </w:r>
        <w:r w:rsidRPr="00EB4E17">
          <w:rPr>
            <w:rFonts w:ascii="Times New Roman" w:hAnsi="Times New Roman" w:cs="Times New Roman"/>
            <w:rPrChange w:id="223" w:author="Noven Austin" w:date="2025-12-03T16:36:00Z" w16du:dateUtc="2025-12-03T09:36:00Z">
              <w:rPr>
                <w:rFonts w:ascii="Times New Roman" w:hAnsi="Times New Roman" w:cs="Times New Roman"/>
                <w:b/>
                <w:bCs/>
              </w:rPr>
            </w:rPrChange>
          </w:rPr>
          <w:t>), relevan dengan pertanyaan (</w:t>
        </w:r>
        <w:r w:rsidRPr="00EB4E17">
          <w:rPr>
            <w:rFonts w:ascii="Times New Roman" w:hAnsi="Times New Roman" w:cs="Times New Roman"/>
            <w:i/>
            <w:iCs/>
            <w:rPrChange w:id="224" w:author="Noven Austin" w:date="2025-12-03T16:36:00Z" w16du:dateUtc="2025-12-03T09:36:00Z">
              <w:rPr>
                <w:rFonts w:ascii="Times New Roman" w:hAnsi="Times New Roman" w:cs="Times New Roman"/>
                <w:b/>
                <w:bCs/>
                <w:i/>
                <w:iCs/>
              </w:rPr>
            </w:rPrChange>
          </w:rPr>
          <w:t>Answer Relevance</w:t>
        </w:r>
        <w:r w:rsidRPr="00EB4E17">
          <w:rPr>
            <w:rFonts w:ascii="Times New Roman" w:hAnsi="Times New Roman" w:cs="Times New Roman"/>
            <w:rPrChange w:id="225" w:author="Noven Austin" w:date="2025-12-03T16:36:00Z" w16du:dateUtc="2025-12-03T09:36:00Z">
              <w:rPr>
                <w:rFonts w:ascii="Times New Roman" w:hAnsi="Times New Roman" w:cs="Times New Roman"/>
                <w:b/>
                <w:bCs/>
              </w:rPr>
            </w:rPrChange>
          </w:rPr>
          <w:t>), dan apakah dokumen yang diambil benar-benar tepat sasaran (</w:t>
        </w:r>
        <w:r w:rsidRPr="00EB4E17">
          <w:rPr>
            <w:rFonts w:ascii="Times New Roman" w:hAnsi="Times New Roman" w:cs="Times New Roman"/>
            <w:i/>
            <w:iCs/>
            <w:rPrChange w:id="226" w:author="Noven Austin" w:date="2025-12-03T16:36:00Z" w16du:dateUtc="2025-12-03T09:36:00Z">
              <w:rPr>
                <w:rFonts w:ascii="Times New Roman" w:hAnsi="Times New Roman" w:cs="Times New Roman"/>
                <w:b/>
                <w:bCs/>
                <w:i/>
                <w:iCs/>
              </w:rPr>
            </w:rPrChange>
          </w:rPr>
          <w:t>Context Precision</w:t>
        </w:r>
        <w:r w:rsidRPr="00EB4E17">
          <w:rPr>
            <w:rFonts w:ascii="Times New Roman" w:hAnsi="Times New Roman" w:cs="Times New Roman"/>
            <w:rPrChange w:id="227" w:author="Noven Austin" w:date="2025-12-03T16:36:00Z" w16du:dateUtc="2025-12-03T09:36:00Z">
              <w:rPr>
                <w:rFonts w:ascii="Times New Roman" w:hAnsi="Times New Roman" w:cs="Times New Roman"/>
                <w:b/>
                <w:bCs/>
              </w:rPr>
            </w:rPrChange>
          </w:rPr>
          <w:t>).</w:t>
        </w:r>
      </w:ins>
    </w:p>
    <w:p w14:paraId="5A5CDE05" w14:textId="48E65845" w:rsidR="00521DE9" w:rsidRDefault="00521DE9" w:rsidP="000D572A">
      <w:pPr>
        <w:rPr>
          <w:ins w:id="228" w:author="Noven Austin" w:date="2025-12-03T16:37:00Z" w16du:dateUtc="2025-12-03T09:37:00Z"/>
          <w:rFonts w:ascii="Times New Roman" w:hAnsi="Times New Roman" w:cs="Times New Roman"/>
          <w:b/>
          <w:bCs/>
        </w:rPr>
      </w:pPr>
      <w:r w:rsidRPr="00521DE9">
        <w:rPr>
          <w:rFonts w:ascii="Times New Roman" w:hAnsi="Times New Roman" w:cs="Times New Roman"/>
          <w:b/>
          <w:bCs/>
        </w:rPr>
        <w:t>3.5. Metode Pengolahan Dat</w:t>
      </w:r>
      <w:r>
        <w:rPr>
          <w:rFonts w:ascii="Times New Roman" w:hAnsi="Times New Roman" w:cs="Times New Roman"/>
          <w:b/>
          <w:bCs/>
        </w:rPr>
        <w:t>a</w:t>
      </w:r>
    </w:p>
    <w:p w14:paraId="51054BCC" w14:textId="06C6776D" w:rsidR="00EB4E17" w:rsidRPr="00EB4E17" w:rsidRDefault="00EB4E17">
      <w:pPr>
        <w:ind w:firstLine="720"/>
        <w:jc w:val="both"/>
        <w:rPr>
          <w:rFonts w:ascii="Times New Roman" w:hAnsi="Times New Roman" w:cs="Times New Roman"/>
          <w:rPrChange w:id="229" w:author="Noven Austin" w:date="2025-12-03T16:37:00Z" w16du:dateUtc="2025-12-03T09:37:00Z">
            <w:rPr>
              <w:rFonts w:ascii="Times New Roman" w:hAnsi="Times New Roman" w:cs="Times New Roman"/>
              <w:b/>
              <w:bCs/>
            </w:rPr>
          </w:rPrChange>
        </w:rPr>
        <w:pPrChange w:id="230" w:author="Noven Austin" w:date="2025-12-03T16:37:00Z" w16du:dateUtc="2025-12-03T09:37:00Z">
          <w:pPr/>
        </w:pPrChange>
      </w:pPr>
      <w:ins w:id="231" w:author="Noven Austin" w:date="2025-12-03T16:37:00Z">
        <w:r w:rsidRPr="00EB4E17">
          <w:rPr>
            <w:rFonts w:ascii="Times New Roman" w:hAnsi="Times New Roman" w:cs="Times New Roman"/>
            <w:rPrChange w:id="232" w:author="Noven Austin" w:date="2025-12-03T16:37:00Z" w16du:dateUtc="2025-12-03T09:37:00Z">
              <w:rPr>
                <w:rFonts w:ascii="Times New Roman" w:hAnsi="Times New Roman" w:cs="Times New Roman"/>
                <w:b/>
                <w:bCs/>
              </w:rPr>
            </w:rPrChange>
          </w:rPr>
          <w:t xml:space="preserve">Sebelum data siap digunakan oleh model AI, data mentah harus melalui proses pengolahan yang cukup ketat. Tahap ini dimulai dengan </w:t>
        </w:r>
        <w:r w:rsidRPr="00EB4E17">
          <w:rPr>
            <w:rFonts w:ascii="Times New Roman" w:hAnsi="Times New Roman" w:cs="Times New Roman"/>
            <w:i/>
            <w:iCs/>
            <w:rPrChange w:id="233" w:author="Noven Austin" w:date="2025-12-03T16:37:00Z" w16du:dateUtc="2025-12-03T09:37:00Z">
              <w:rPr>
                <w:rFonts w:ascii="Times New Roman" w:hAnsi="Times New Roman" w:cs="Times New Roman"/>
                <w:b/>
                <w:bCs/>
                <w:i/>
                <w:iCs/>
              </w:rPr>
            </w:rPrChange>
          </w:rPr>
          <w:t>preprocessing</w:t>
        </w:r>
        <w:r w:rsidRPr="00EB4E17">
          <w:rPr>
            <w:rFonts w:ascii="Times New Roman" w:hAnsi="Times New Roman" w:cs="Times New Roman"/>
            <w:rPrChange w:id="234" w:author="Noven Austin" w:date="2025-12-03T16:37:00Z" w16du:dateUtc="2025-12-03T09:37:00Z">
              <w:rPr>
                <w:rFonts w:ascii="Times New Roman" w:hAnsi="Times New Roman" w:cs="Times New Roman"/>
                <w:b/>
                <w:bCs/>
              </w:rPr>
            </w:rPrChange>
          </w:rPr>
          <w:t xml:space="preserve">, yaitu membersihkan data dari elemen pengganggu seperti tag HTML, emoji, simbol aneh, dan spasi berlebih yang sering ditemukan pada deskripsi produk </w:t>
        </w:r>
        <w:r w:rsidRPr="00EB4E17">
          <w:rPr>
            <w:rFonts w:ascii="Times New Roman" w:hAnsi="Times New Roman" w:cs="Times New Roman"/>
            <w:i/>
            <w:iCs/>
            <w:rPrChange w:id="235" w:author="Noven Austin" w:date="2025-12-03T16:37:00Z" w16du:dateUtc="2025-12-03T09:37:00Z">
              <w:rPr>
                <w:rFonts w:ascii="Times New Roman" w:hAnsi="Times New Roman" w:cs="Times New Roman"/>
                <w:b/>
                <w:bCs/>
                <w:i/>
                <w:iCs/>
              </w:rPr>
            </w:rPrChange>
          </w:rPr>
          <w:t>e-commerce</w:t>
        </w:r>
        <w:r w:rsidRPr="00EB4E17">
          <w:rPr>
            <w:rFonts w:ascii="Times New Roman" w:hAnsi="Times New Roman" w:cs="Times New Roman"/>
            <w:rPrChange w:id="236" w:author="Noven Austin" w:date="2025-12-03T16:37:00Z" w16du:dateUtc="2025-12-03T09:37:00Z">
              <w:rPr>
                <w:rFonts w:ascii="Times New Roman" w:hAnsi="Times New Roman" w:cs="Times New Roman"/>
                <w:b/>
                <w:bCs/>
              </w:rPr>
            </w:rPrChange>
          </w:rPr>
          <w:t xml:space="preserve">. Penanganan data kosong juga dilakukan di sini untuk menjaga integritas sistem. Setelah data bersih, diterapkan strategi khusus yang disebut </w:t>
        </w:r>
        <w:r w:rsidRPr="00EB4E17">
          <w:rPr>
            <w:rFonts w:ascii="Times New Roman" w:hAnsi="Times New Roman" w:cs="Times New Roman"/>
            <w:i/>
            <w:iCs/>
            <w:rPrChange w:id="237" w:author="Noven Austin" w:date="2025-12-03T16:37:00Z" w16du:dateUtc="2025-12-03T09:37:00Z">
              <w:rPr>
                <w:rFonts w:ascii="Times New Roman" w:hAnsi="Times New Roman" w:cs="Times New Roman"/>
                <w:b/>
                <w:bCs/>
                <w:i/>
                <w:iCs/>
              </w:rPr>
            </w:rPrChange>
          </w:rPr>
          <w:t>Adaptive Chunking</w:t>
        </w:r>
        <w:r w:rsidRPr="00EB4E17">
          <w:rPr>
            <w:rFonts w:ascii="Times New Roman" w:hAnsi="Times New Roman" w:cs="Times New Roman"/>
            <w:rPrChange w:id="238" w:author="Noven Austin" w:date="2025-12-03T16:37:00Z" w16du:dateUtc="2025-12-03T09:37:00Z">
              <w:rPr>
                <w:rFonts w:ascii="Times New Roman" w:hAnsi="Times New Roman" w:cs="Times New Roman"/>
                <w:b/>
                <w:bCs/>
              </w:rPr>
            </w:rPrChange>
          </w:rPr>
          <w:t>. Berbeda dengan metode pemotongan teks biasa, strategi ini memisahkan perlakuan antara informasi produk dan ulasan. Ulasan yang sangat pendek akan dikelompokkan menjadi satu kluster sentimen, sedangkan ulasan panjang akan dipotong-potong secara bertahap (</w:t>
        </w:r>
        <w:r w:rsidRPr="00EB4E17">
          <w:rPr>
            <w:rFonts w:ascii="Times New Roman" w:hAnsi="Times New Roman" w:cs="Times New Roman"/>
            <w:i/>
            <w:iCs/>
            <w:rPrChange w:id="239" w:author="Noven Austin" w:date="2025-12-03T16:37:00Z" w16du:dateUtc="2025-12-03T09:37:00Z">
              <w:rPr>
                <w:rFonts w:ascii="Times New Roman" w:hAnsi="Times New Roman" w:cs="Times New Roman"/>
                <w:b/>
                <w:bCs/>
                <w:i/>
                <w:iCs/>
              </w:rPr>
            </w:rPrChange>
          </w:rPr>
          <w:t>batched chunking</w:t>
        </w:r>
        <w:r w:rsidRPr="00EB4E17">
          <w:rPr>
            <w:rFonts w:ascii="Times New Roman" w:hAnsi="Times New Roman" w:cs="Times New Roman"/>
            <w:rPrChange w:id="240" w:author="Noven Austin" w:date="2025-12-03T16:37:00Z" w16du:dateUtc="2025-12-03T09:37:00Z">
              <w:rPr>
                <w:rFonts w:ascii="Times New Roman" w:hAnsi="Times New Roman" w:cs="Times New Roman"/>
                <w:b/>
                <w:bCs/>
              </w:rPr>
            </w:rPrChange>
          </w:rPr>
          <w:t>). Guna mencegah hilangnya konteks saat pemotongan, diterapkan teknik injeksi konteks (</w:t>
        </w:r>
        <w:r w:rsidRPr="00EB4E17">
          <w:rPr>
            <w:rFonts w:ascii="Times New Roman" w:hAnsi="Times New Roman" w:cs="Times New Roman"/>
            <w:i/>
            <w:iCs/>
            <w:rPrChange w:id="241" w:author="Noven Austin" w:date="2025-12-03T16:37:00Z" w16du:dateUtc="2025-12-03T09:37:00Z">
              <w:rPr>
                <w:rFonts w:ascii="Times New Roman" w:hAnsi="Times New Roman" w:cs="Times New Roman"/>
                <w:b/>
                <w:bCs/>
                <w:i/>
                <w:iCs/>
              </w:rPr>
            </w:rPrChange>
          </w:rPr>
          <w:t>Context Injection</w:t>
        </w:r>
        <w:r w:rsidRPr="00EB4E17">
          <w:rPr>
            <w:rFonts w:ascii="Times New Roman" w:hAnsi="Times New Roman" w:cs="Times New Roman"/>
            <w:rPrChange w:id="242" w:author="Noven Austin" w:date="2025-12-03T16:37:00Z" w16du:dateUtc="2025-12-03T09:37:00Z">
              <w:rPr>
                <w:rFonts w:ascii="Times New Roman" w:hAnsi="Times New Roman" w:cs="Times New Roman"/>
                <w:b/>
                <w:bCs/>
              </w:rPr>
            </w:rPrChange>
          </w:rPr>
          <w:t xml:space="preserve">), di mana nama produk secara otomatis disisipkan di awal setiap potongan ulasan. Dengan cara ini, meskipun ulasan dipotong, mesin tetap tahu ulasan tersebut merujuk pada produk apa sebelum akhirnya dikonversi menjadi vektor dan disimpan ke dalam </w:t>
        </w:r>
        <w:r w:rsidRPr="00EB4E17">
          <w:rPr>
            <w:rFonts w:ascii="Times New Roman" w:hAnsi="Times New Roman" w:cs="Times New Roman"/>
            <w:i/>
            <w:iCs/>
            <w:rPrChange w:id="243" w:author="Noven Austin" w:date="2025-12-03T16:37:00Z" w16du:dateUtc="2025-12-03T09:37:00Z">
              <w:rPr>
                <w:rFonts w:ascii="Times New Roman" w:hAnsi="Times New Roman" w:cs="Times New Roman"/>
                <w:b/>
                <w:bCs/>
                <w:i/>
                <w:iCs/>
              </w:rPr>
            </w:rPrChange>
          </w:rPr>
          <w:t>vector database</w:t>
        </w:r>
        <w:r w:rsidRPr="00EB4E17">
          <w:rPr>
            <w:rFonts w:ascii="Times New Roman" w:hAnsi="Times New Roman" w:cs="Times New Roman"/>
            <w:rPrChange w:id="244" w:author="Noven Austin" w:date="2025-12-03T16:37:00Z" w16du:dateUtc="2025-12-03T09:37:00Z">
              <w:rPr>
                <w:rFonts w:ascii="Times New Roman" w:hAnsi="Times New Roman" w:cs="Times New Roman"/>
                <w:b/>
                <w:bCs/>
              </w:rPr>
            </w:rPrChange>
          </w:rPr>
          <w:t>.</w:t>
        </w:r>
      </w:ins>
    </w:p>
    <w:p w14:paraId="051D7EFE" w14:textId="75D2A950" w:rsidR="00A7205E" w:rsidRDefault="00A7205E" w:rsidP="000D572A">
      <w:pPr>
        <w:rPr>
          <w:ins w:id="245" w:author="Noven Austin" w:date="2025-12-03T16:37:00Z" w16du:dateUtc="2025-12-03T09:37:00Z"/>
          <w:rFonts w:ascii="Times New Roman" w:hAnsi="Times New Roman" w:cs="Times New Roman"/>
          <w:b/>
          <w:bCs/>
        </w:rPr>
      </w:pPr>
      <w:r w:rsidRPr="00A7205E">
        <w:rPr>
          <w:rFonts w:ascii="Times New Roman" w:hAnsi="Times New Roman" w:cs="Times New Roman"/>
          <w:b/>
          <w:bCs/>
        </w:rPr>
        <w:lastRenderedPageBreak/>
        <w:t>3.6. Studi Banding Obyek Penelitian Sejenis</w:t>
      </w:r>
    </w:p>
    <w:p w14:paraId="607DF846" w14:textId="7B9964BF" w:rsidR="00EB4E17" w:rsidRPr="00EB4E17" w:rsidRDefault="00EB4E17">
      <w:pPr>
        <w:jc w:val="both"/>
        <w:rPr>
          <w:rFonts w:ascii="Times New Roman" w:hAnsi="Times New Roman" w:cs="Times New Roman"/>
          <w:rPrChange w:id="246" w:author="Noven Austin" w:date="2025-12-03T16:37:00Z" w16du:dateUtc="2025-12-03T09:37:00Z">
            <w:rPr>
              <w:rFonts w:ascii="Times New Roman" w:hAnsi="Times New Roman" w:cs="Times New Roman"/>
              <w:b/>
              <w:bCs/>
            </w:rPr>
          </w:rPrChange>
        </w:rPr>
        <w:pPrChange w:id="247" w:author="Noven Austin" w:date="2025-12-03T16:37:00Z" w16du:dateUtc="2025-12-03T09:37:00Z">
          <w:pPr/>
        </w:pPrChange>
      </w:pPr>
      <w:ins w:id="248" w:author="Noven Austin" w:date="2025-12-03T16:37:00Z" w16du:dateUtc="2025-12-03T09:37:00Z">
        <w:r>
          <w:rPr>
            <w:rFonts w:ascii="Times New Roman" w:hAnsi="Times New Roman" w:cs="Times New Roman"/>
            <w:b/>
            <w:bCs/>
          </w:rPr>
          <w:tab/>
        </w:r>
      </w:ins>
      <w:ins w:id="249" w:author="Noven Austin" w:date="2025-12-03T16:37:00Z">
        <w:r w:rsidRPr="00EB4E17">
          <w:rPr>
            <w:rFonts w:ascii="Times New Roman" w:hAnsi="Times New Roman" w:cs="Times New Roman"/>
            <w:rPrChange w:id="250" w:author="Noven Austin" w:date="2025-12-03T16:37:00Z" w16du:dateUtc="2025-12-03T09:37:00Z">
              <w:rPr>
                <w:rFonts w:ascii="Times New Roman" w:hAnsi="Times New Roman" w:cs="Times New Roman"/>
                <w:b/>
                <w:bCs/>
              </w:rPr>
            </w:rPrChange>
          </w:rPr>
          <w:t xml:space="preserve">Jika dibandingkan dengan penelitian-penelitian sebelumnya, kebanyakan sistem pencarian pada </w:t>
        </w:r>
        <w:r w:rsidRPr="00EB4E17">
          <w:rPr>
            <w:rFonts w:ascii="Times New Roman" w:hAnsi="Times New Roman" w:cs="Times New Roman"/>
            <w:i/>
            <w:iCs/>
            <w:rPrChange w:id="251" w:author="Noven Austin" w:date="2025-12-03T16:37:00Z" w16du:dateUtc="2025-12-03T09:37:00Z">
              <w:rPr>
                <w:rFonts w:ascii="Times New Roman" w:hAnsi="Times New Roman" w:cs="Times New Roman"/>
                <w:b/>
                <w:bCs/>
                <w:i/>
                <w:iCs/>
              </w:rPr>
            </w:rPrChange>
          </w:rPr>
          <w:t>e-commerce</w:t>
        </w:r>
        <w:r w:rsidRPr="00EB4E17">
          <w:rPr>
            <w:rFonts w:ascii="Times New Roman" w:hAnsi="Times New Roman" w:cs="Times New Roman"/>
            <w:rPrChange w:id="252" w:author="Noven Austin" w:date="2025-12-03T16:37:00Z" w16du:dateUtc="2025-12-03T09:37:00Z">
              <w:rPr>
                <w:rFonts w:ascii="Times New Roman" w:hAnsi="Times New Roman" w:cs="Times New Roman"/>
                <w:b/>
                <w:bCs/>
              </w:rPr>
            </w:rPrChange>
          </w:rPr>
          <w:t xml:space="preserve"> masih mengandalkan metode berbasis kata kunci (</w:t>
        </w:r>
        <w:r w:rsidRPr="00EB4E17">
          <w:rPr>
            <w:rFonts w:ascii="Times New Roman" w:hAnsi="Times New Roman" w:cs="Times New Roman"/>
            <w:i/>
            <w:iCs/>
            <w:rPrChange w:id="253" w:author="Noven Austin" w:date="2025-12-03T16:37:00Z" w16du:dateUtc="2025-12-03T09:37:00Z">
              <w:rPr>
                <w:rFonts w:ascii="Times New Roman" w:hAnsi="Times New Roman" w:cs="Times New Roman"/>
                <w:b/>
                <w:bCs/>
                <w:i/>
                <w:iCs/>
              </w:rPr>
            </w:rPrChange>
          </w:rPr>
          <w:t>Keyword-Based Search</w:t>
        </w:r>
        <w:r w:rsidRPr="00EB4E17">
          <w:rPr>
            <w:rFonts w:ascii="Times New Roman" w:hAnsi="Times New Roman" w:cs="Times New Roman"/>
            <w:rPrChange w:id="254" w:author="Noven Austin" w:date="2025-12-03T16:37:00Z" w16du:dateUtc="2025-12-03T09:37:00Z">
              <w:rPr>
                <w:rFonts w:ascii="Times New Roman" w:hAnsi="Times New Roman" w:cs="Times New Roman"/>
                <w:b/>
                <w:bCs/>
              </w:rPr>
            </w:rPrChange>
          </w:rPr>
          <w:t xml:space="preserve">) atau </w:t>
        </w:r>
        <w:r w:rsidRPr="00EB4E17">
          <w:rPr>
            <w:rFonts w:ascii="Times New Roman" w:hAnsi="Times New Roman" w:cs="Times New Roman"/>
            <w:i/>
            <w:iCs/>
            <w:rPrChange w:id="255" w:author="Noven Austin" w:date="2025-12-03T16:37:00Z" w16du:dateUtc="2025-12-03T09:37:00Z">
              <w:rPr>
                <w:rFonts w:ascii="Times New Roman" w:hAnsi="Times New Roman" w:cs="Times New Roman"/>
                <w:b/>
                <w:bCs/>
                <w:i/>
                <w:iCs/>
              </w:rPr>
            </w:rPrChange>
          </w:rPr>
          <w:t>Lexical Search</w:t>
        </w:r>
        <w:r w:rsidRPr="00EB4E17">
          <w:rPr>
            <w:rFonts w:ascii="Times New Roman" w:hAnsi="Times New Roman" w:cs="Times New Roman"/>
            <w:rPrChange w:id="256" w:author="Noven Austin" w:date="2025-12-03T16:37:00Z" w16du:dateUtc="2025-12-03T09:37:00Z">
              <w:rPr>
                <w:rFonts w:ascii="Times New Roman" w:hAnsi="Times New Roman" w:cs="Times New Roman"/>
                <w:b/>
                <w:bCs/>
              </w:rPr>
            </w:rPrChange>
          </w:rPr>
          <w:t xml:space="preserve">. Kelemahan utama metode lama ini adalah ketidakmampuannya memahami konteks atau makna tersirat; jika pengguna menggunakan sinonim yang tidak ada dalam </w:t>
        </w:r>
        <w:r w:rsidRPr="00EB4E17">
          <w:rPr>
            <w:rFonts w:ascii="Times New Roman" w:hAnsi="Times New Roman" w:cs="Times New Roman"/>
            <w:i/>
            <w:iCs/>
            <w:rPrChange w:id="257" w:author="Noven Austin" w:date="2025-12-03T16:37:00Z" w16du:dateUtc="2025-12-03T09:37:00Z">
              <w:rPr>
                <w:rFonts w:ascii="Times New Roman" w:hAnsi="Times New Roman" w:cs="Times New Roman"/>
                <w:b/>
                <w:bCs/>
                <w:i/>
                <w:iCs/>
              </w:rPr>
            </w:rPrChange>
          </w:rPr>
          <w:t>database</w:t>
        </w:r>
        <w:r w:rsidRPr="00EB4E17">
          <w:rPr>
            <w:rFonts w:ascii="Times New Roman" w:hAnsi="Times New Roman" w:cs="Times New Roman"/>
            <w:rPrChange w:id="258" w:author="Noven Austin" w:date="2025-12-03T16:37:00Z" w16du:dateUtc="2025-12-03T09:37:00Z">
              <w:rPr>
                <w:rFonts w:ascii="Times New Roman" w:hAnsi="Times New Roman" w:cs="Times New Roman"/>
                <w:b/>
                <w:bCs/>
              </w:rPr>
            </w:rPrChange>
          </w:rPr>
          <w:t>, hasil pencarian seringkali nihil. Beberapa penelitian terbaru sudah mencoba menerapkan RAG standar, namun sering mengalami kegagalan konteks (</w:t>
        </w:r>
        <w:r w:rsidRPr="00EB4E17">
          <w:rPr>
            <w:rFonts w:ascii="Times New Roman" w:hAnsi="Times New Roman" w:cs="Times New Roman"/>
            <w:i/>
            <w:iCs/>
            <w:rPrChange w:id="259" w:author="Noven Austin" w:date="2025-12-03T16:37:00Z" w16du:dateUtc="2025-12-03T09:37:00Z">
              <w:rPr>
                <w:rFonts w:ascii="Times New Roman" w:hAnsi="Times New Roman" w:cs="Times New Roman"/>
                <w:b/>
                <w:bCs/>
                <w:i/>
                <w:iCs/>
              </w:rPr>
            </w:rPrChange>
          </w:rPr>
          <w:t>hallucination</w:t>
        </w:r>
        <w:r w:rsidRPr="00EB4E17">
          <w:rPr>
            <w:rFonts w:ascii="Times New Roman" w:hAnsi="Times New Roman" w:cs="Times New Roman"/>
            <w:rPrChange w:id="260" w:author="Noven Austin" w:date="2025-12-03T16:37:00Z" w16du:dateUtc="2025-12-03T09:37:00Z">
              <w:rPr>
                <w:rFonts w:ascii="Times New Roman" w:hAnsi="Times New Roman" w:cs="Times New Roman"/>
                <w:b/>
                <w:bCs/>
              </w:rPr>
            </w:rPrChange>
          </w:rPr>
          <w:t>) ketika berhadapan dengan data ulasan yang terfragmentasi dan tidak terstruktur. Penelitian ini menawarkan kebaruan (</w:t>
        </w:r>
        <w:r w:rsidRPr="00EB4E17">
          <w:rPr>
            <w:rFonts w:ascii="Times New Roman" w:hAnsi="Times New Roman" w:cs="Times New Roman"/>
            <w:i/>
            <w:iCs/>
            <w:rPrChange w:id="261" w:author="Noven Austin" w:date="2025-12-03T16:37:00Z" w16du:dateUtc="2025-12-03T09:37:00Z">
              <w:rPr>
                <w:rFonts w:ascii="Times New Roman" w:hAnsi="Times New Roman" w:cs="Times New Roman"/>
                <w:b/>
                <w:bCs/>
                <w:i/>
                <w:iCs/>
              </w:rPr>
            </w:rPrChange>
          </w:rPr>
          <w:t>novelty</w:t>
        </w:r>
        <w:r w:rsidRPr="00EB4E17">
          <w:rPr>
            <w:rFonts w:ascii="Times New Roman" w:hAnsi="Times New Roman" w:cs="Times New Roman"/>
            <w:rPrChange w:id="262" w:author="Noven Austin" w:date="2025-12-03T16:37:00Z" w16du:dateUtc="2025-12-03T09:37:00Z">
              <w:rPr>
                <w:rFonts w:ascii="Times New Roman" w:hAnsi="Times New Roman" w:cs="Times New Roman"/>
                <w:b/>
                <w:bCs/>
              </w:rPr>
            </w:rPrChange>
          </w:rPr>
          <w:t xml:space="preserve">) melalui pendekatan logika </w:t>
        </w:r>
        <w:r w:rsidRPr="00EB4E17">
          <w:rPr>
            <w:rFonts w:ascii="Times New Roman" w:hAnsi="Times New Roman" w:cs="Times New Roman"/>
            <w:i/>
            <w:iCs/>
            <w:rPrChange w:id="263" w:author="Noven Austin" w:date="2025-12-03T16:37:00Z" w16du:dateUtc="2025-12-03T09:37:00Z">
              <w:rPr>
                <w:rFonts w:ascii="Times New Roman" w:hAnsi="Times New Roman" w:cs="Times New Roman"/>
                <w:b/>
                <w:bCs/>
                <w:i/>
                <w:iCs/>
              </w:rPr>
            </w:rPrChange>
          </w:rPr>
          <w:t>Spatial-Temporal</w:t>
        </w:r>
        <w:r w:rsidRPr="00EB4E17">
          <w:rPr>
            <w:rFonts w:ascii="Times New Roman" w:hAnsi="Times New Roman" w:cs="Times New Roman"/>
            <w:rPrChange w:id="264" w:author="Noven Austin" w:date="2025-12-03T16:37:00Z" w16du:dateUtc="2025-12-03T09:37:00Z">
              <w:rPr>
                <w:rFonts w:ascii="Times New Roman" w:hAnsi="Times New Roman" w:cs="Times New Roman"/>
                <w:b/>
                <w:bCs/>
              </w:rPr>
            </w:rPrChange>
          </w:rPr>
          <w:t xml:space="preserve"> dalam bentuk </w:t>
        </w:r>
        <w:r w:rsidRPr="00EB4E17">
          <w:rPr>
            <w:rFonts w:ascii="Times New Roman" w:hAnsi="Times New Roman" w:cs="Times New Roman"/>
            <w:i/>
            <w:iCs/>
            <w:rPrChange w:id="265" w:author="Noven Austin" w:date="2025-12-03T16:37:00Z" w16du:dateUtc="2025-12-03T09:37:00Z">
              <w:rPr>
                <w:rFonts w:ascii="Times New Roman" w:hAnsi="Times New Roman" w:cs="Times New Roman"/>
                <w:b/>
                <w:bCs/>
                <w:i/>
                <w:iCs/>
              </w:rPr>
            </w:rPrChange>
          </w:rPr>
          <w:t>Adaptive Chunking</w:t>
        </w:r>
        <w:r w:rsidRPr="00EB4E17">
          <w:rPr>
            <w:rFonts w:ascii="Times New Roman" w:hAnsi="Times New Roman" w:cs="Times New Roman"/>
            <w:rPrChange w:id="266" w:author="Noven Austin" w:date="2025-12-03T16:37:00Z" w16du:dateUtc="2025-12-03T09:37:00Z">
              <w:rPr>
                <w:rFonts w:ascii="Times New Roman" w:hAnsi="Times New Roman" w:cs="Times New Roman"/>
                <w:b/>
                <w:bCs/>
              </w:rPr>
            </w:rPrChange>
          </w:rPr>
          <w:t xml:space="preserve"> dan injeksi konteks. Fokusnya bukan sekadar menemukan kata yang sama, melainkan memastikan bahwa setiap potongan data yang diambil oleh mesin memiliki konteks produk yang utuh. Hal ini diharapkan mampu menghasilkan sistem tanya-jawab yang jauh lebih cerdas, akurat, dan "manusiawi" dibandingkan metode pencarian konvensional yang ada saat ini.</w:t>
        </w:r>
      </w:ins>
    </w:p>
    <w:p w14:paraId="37E15B82" w14:textId="77777777" w:rsidR="00776745" w:rsidRDefault="00776745" w:rsidP="00776745">
      <w:pPr>
        <w:ind w:firstLine="720"/>
        <w:jc w:val="both"/>
        <w:rPr>
          <w:rFonts w:ascii="Times New Roman" w:hAnsi="Times New Roman" w:cs="Times New Roman"/>
        </w:rPr>
      </w:pPr>
    </w:p>
    <w:p w14:paraId="2C0667B6" w14:textId="77777777" w:rsidR="00776745" w:rsidRDefault="00776745" w:rsidP="00776745">
      <w:pPr>
        <w:ind w:firstLine="720"/>
        <w:jc w:val="both"/>
        <w:rPr>
          <w:rFonts w:ascii="Times New Roman" w:hAnsi="Times New Roman" w:cs="Times New Roman"/>
        </w:rPr>
      </w:pPr>
    </w:p>
    <w:p w14:paraId="05AC532D" w14:textId="77777777" w:rsidR="00776745" w:rsidRDefault="00776745" w:rsidP="00776745">
      <w:pPr>
        <w:ind w:firstLine="720"/>
        <w:jc w:val="both"/>
        <w:rPr>
          <w:rFonts w:ascii="Times New Roman" w:hAnsi="Times New Roman" w:cs="Times New Roman"/>
        </w:rPr>
      </w:pPr>
    </w:p>
    <w:p w14:paraId="557803F8" w14:textId="77777777" w:rsidR="00776745" w:rsidRDefault="00776745" w:rsidP="00776745">
      <w:pPr>
        <w:ind w:firstLine="720"/>
        <w:jc w:val="both"/>
        <w:rPr>
          <w:rFonts w:ascii="Times New Roman" w:hAnsi="Times New Roman" w:cs="Times New Roman"/>
        </w:rPr>
      </w:pPr>
    </w:p>
    <w:p w14:paraId="01B3C5D8" w14:textId="77777777" w:rsidR="00776745" w:rsidRDefault="00776745" w:rsidP="00776745">
      <w:pPr>
        <w:ind w:firstLine="720"/>
        <w:jc w:val="both"/>
        <w:rPr>
          <w:rFonts w:ascii="Times New Roman" w:hAnsi="Times New Roman" w:cs="Times New Roman"/>
        </w:rPr>
      </w:pPr>
    </w:p>
    <w:p w14:paraId="164325A4" w14:textId="77777777" w:rsidR="00776745" w:rsidRDefault="00776745" w:rsidP="00776745">
      <w:pPr>
        <w:ind w:firstLine="720"/>
        <w:jc w:val="both"/>
        <w:rPr>
          <w:ins w:id="267" w:author="Noven Austin" w:date="2025-10-23T00:20:00Z" w16du:dateUtc="2025-10-22T17:20:00Z"/>
          <w:rFonts w:ascii="Times New Roman" w:hAnsi="Times New Roman" w:cs="Times New Roman"/>
        </w:rPr>
      </w:pPr>
    </w:p>
    <w:p w14:paraId="2FFDDDD0" w14:textId="77777777" w:rsidR="00F75327" w:rsidRDefault="00F75327" w:rsidP="00063619">
      <w:pPr>
        <w:jc w:val="both"/>
        <w:rPr>
          <w:ins w:id="268" w:author="Noven Austin" w:date="2025-10-23T00:20:00Z" w16du:dateUtc="2025-10-22T17:20:00Z"/>
          <w:rFonts w:ascii="Times New Roman" w:hAnsi="Times New Roman" w:cs="Times New Roman"/>
        </w:rPr>
      </w:pPr>
    </w:p>
    <w:p w14:paraId="6520BF06" w14:textId="77777777" w:rsidR="00776745" w:rsidRDefault="00776745" w:rsidP="00063619">
      <w:pPr>
        <w:jc w:val="both"/>
        <w:rPr>
          <w:rFonts w:ascii="Times New Roman" w:hAnsi="Times New Roman" w:cs="Times New Roman"/>
        </w:rPr>
      </w:pPr>
    </w:p>
    <w:p w14:paraId="33AE8F81" w14:textId="77777777" w:rsidR="00776745" w:rsidRDefault="00776745" w:rsidP="00063619">
      <w:pPr>
        <w:jc w:val="both"/>
        <w:rPr>
          <w:rFonts w:ascii="Times New Roman" w:hAnsi="Times New Roman" w:cs="Times New Roman"/>
        </w:rPr>
      </w:pPr>
    </w:p>
    <w:p w14:paraId="070ED15D" w14:textId="77777777" w:rsidR="006B538D" w:rsidRDefault="006B538D" w:rsidP="00063619">
      <w:pPr>
        <w:jc w:val="both"/>
        <w:rPr>
          <w:rFonts w:ascii="Times New Roman" w:hAnsi="Times New Roman" w:cs="Times New Roman"/>
        </w:rPr>
      </w:pPr>
    </w:p>
    <w:p w14:paraId="7E936D17" w14:textId="77777777" w:rsidR="006B538D" w:rsidRDefault="006B538D" w:rsidP="00063619">
      <w:pPr>
        <w:jc w:val="both"/>
        <w:rPr>
          <w:rFonts w:ascii="Times New Roman" w:hAnsi="Times New Roman" w:cs="Times New Roman"/>
        </w:rPr>
      </w:pPr>
    </w:p>
    <w:p w14:paraId="1C6C7BBA" w14:textId="77777777" w:rsidR="006B538D" w:rsidRDefault="006B538D" w:rsidP="00063619">
      <w:pPr>
        <w:jc w:val="both"/>
        <w:rPr>
          <w:rFonts w:ascii="Times New Roman" w:hAnsi="Times New Roman" w:cs="Times New Roman"/>
        </w:rPr>
      </w:pPr>
    </w:p>
    <w:p w14:paraId="1D01AFF1" w14:textId="77777777" w:rsidR="006B538D" w:rsidRDefault="006B538D" w:rsidP="00063619">
      <w:pPr>
        <w:jc w:val="both"/>
        <w:rPr>
          <w:rFonts w:ascii="Times New Roman" w:hAnsi="Times New Roman" w:cs="Times New Roman"/>
        </w:rPr>
      </w:pPr>
    </w:p>
    <w:p w14:paraId="49BBC0FE" w14:textId="77777777" w:rsidR="006B538D" w:rsidRDefault="006B538D" w:rsidP="00063619">
      <w:pPr>
        <w:jc w:val="both"/>
        <w:rPr>
          <w:rFonts w:ascii="Times New Roman" w:hAnsi="Times New Roman" w:cs="Times New Roman"/>
        </w:rPr>
      </w:pPr>
    </w:p>
    <w:p w14:paraId="30555FCA" w14:textId="77777777" w:rsidR="006B538D" w:rsidRDefault="006B538D" w:rsidP="00063619">
      <w:pPr>
        <w:jc w:val="both"/>
        <w:rPr>
          <w:rFonts w:ascii="Times New Roman" w:hAnsi="Times New Roman" w:cs="Times New Roman"/>
        </w:rPr>
      </w:pPr>
    </w:p>
    <w:p w14:paraId="0393CC1A" w14:textId="77777777" w:rsidR="006B538D" w:rsidRDefault="006B538D" w:rsidP="00063619">
      <w:pPr>
        <w:jc w:val="both"/>
        <w:rPr>
          <w:rFonts w:ascii="Times New Roman" w:hAnsi="Times New Roman" w:cs="Times New Roman"/>
        </w:rPr>
      </w:pPr>
    </w:p>
    <w:p w14:paraId="4825C37B" w14:textId="77777777" w:rsidR="000136A5" w:rsidRDefault="000136A5" w:rsidP="00063619">
      <w:pPr>
        <w:jc w:val="both"/>
        <w:rPr>
          <w:rFonts w:ascii="Times New Roman" w:hAnsi="Times New Roman" w:cs="Times New Roman"/>
        </w:rPr>
      </w:pPr>
    </w:p>
    <w:p w14:paraId="5DE671FB" w14:textId="77777777" w:rsidR="000136A5" w:rsidRDefault="000136A5" w:rsidP="00063619">
      <w:pPr>
        <w:jc w:val="both"/>
        <w:rPr>
          <w:rFonts w:ascii="Times New Roman" w:hAnsi="Times New Roman" w:cs="Times New Roman"/>
        </w:rPr>
      </w:pPr>
    </w:p>
    <w:p w14:paraId="72A553D9" w14:textId="77777777" w:rsidR="000136A5" w:rsidRDefault="000136A5" w:rsidP="00063619">
      <w:pPr>
        <w:jc w:val="both"/>
        <w:rPr>
          <w:rFonts w:ascii="Times New Roman" w:hAnsi="Times New Roman" w:cs="Times New Roman"/>
        </w:rPr>
      </w:pPr>
    </w:p>
    <w:p w14:paraId="49313BC8" w14:textId="77777777" w:rsidR="000136A5" w:rsidRDefault="000136A5" w:rsidP="00063619">
      <w:pPr>
        <w:jc w:val="both"/>
        <w:rPr>
          <w:rFonts w:ascii="Times New Roman" w:hAnsi="Times New Roman" w:cs="Times New Roman"/>
        </w:rPr>
      </w:pPr>
    </w:p>
    <w:p w14:paraId="5FFB61EA" w14:textId="77777777" w:rsidR="000136A5" w:rsidRDefault="000136A5" w:rsidP="00063619">
      <w:pPr>
        <w:jc w:val="both"/>
        <w:rPr>
          <w:rFonts w:ascii="Times New Roman" w:hAnsi="Times New Roman" w:cs="Times New Roman"/>
        </w:rPr>
      </w:pPr>
    </w:p>
    <w:p w14:paraId="3593A628" w14:textId="77777777" w:rsidR="000136A5" w:rsidRDefault="000136A5" w:rsidP="00063619">
      <w:pPr>
        <w:jc w:val="both"/>
        <w:rPr>
          <w:rFonts w:ascii="Times New Roman" w:hAnsi="Times New Roman" w:cs="Times New Roman"/>
        </w:rPr>
      </w:pPr>
    </w:p>
    <w:p w14:paraId="0553360B" w14:textId="77777777" w:rsidR="000136A5" w:rsidRDefault="000136A5" w:rsidP="00063619">
      <w:pPr>
        <w:jc w:val="both"/>
        <w:rPr>
          <w:ins w:id="269" w:author="Noven Austin" w:date="2025-12-04T00:57:00Z" w16du:dateUtc="2025-12-03T17:57:00Z"/>
          <w:rFonts w:ascii="Times New Roman" w:hAnsi="Times New Roman" w:cs="Times New Roman"/>
        </w:rPr>
      </w:pPr>
    </w:p>
    <w:p w14:paraId="4B051912" w14:textId="77777777" w:rsidR="00EB0C18" w:rsidRDefault="00EB0C18" w:rsidP="00063619">
      <w:pPr>
        <w:jc w:val="both"/>
        <w:rPr>
          <w:rFonts w:ascii="Times New Roman" w:hAnsi="Times New Roman" w:cs="Times New Roman"/>
        </w:rPr>
      </w:pPr>
    </w:p>
    <w:p w14:paraId="24DC2E8E" w14:textId="77777777" w:rsidR="000136A5" w:rsidRDefault="000136A5" w:rsidP="00063619">
      <w:pPr>
        <w:jc w:val="both"/>
        <w:rPr>
          <w:rFonts w:ascii="Times New Roman" w:hAnsi="Times New Roman" w:cs="Times New Roman"/>
        </w:rPr>
      </w:pPr>
    </w:p>
    <w:p w14:paraId="34C5EAB6" w14:textId="2AAF84B6" w:rsidR="00DB3323" w:rsidRDefault="00DB3323" w:rsidP="00063619">
      <w:pPr>
        <w:pStyle w:val="Heading1"/>
        <w:jc w:val="center"/>
      </w:pPr>
      <w:bookmarkStart w:id="270" w:name="_Toc214037344"/>
      <w:r>
        <w:t>TINJAUAN PUSTAKA</w:t>
      </w:r>
      <w:bookmarkEnd w:id="270"/>
    </w:p>
    <w:sdt>
      <w:sdtPr>
        <w:rPr>
          <w:rFonts w:ascii="Calibri" w:hAnsi="Calibri" w:cs="Calibri"/>
          <w:color w:val="000000"/>
        </w:rPr>
        <w:tag w:val="MENDELEY_BIBLIOGRAPHY"/>
        <w:id w:val="-1148520597"/>
        <w:placeholder>
          <w:docPart w:val="DefaultPlaceholder_-1854013440"/>
        </w:placeholder>
      </w:sdtPr>
      <w:sdtContent>
        <w:p w14:paraId="7119FCC3" w14:textId="77777777" w:rsidR="00B511FE" w:rsidRPr="00B511FE" w:rsidRDefault="00B511FE">
          <w:pPr>
            <w:autoSpaceDE w:val="0"/>
            <w:autoSpaceDN w:val="0"/>
            <w:ind w:hanging="640"/>
            <w:divId w:val="419908775"/>
            <w:rPr>
              <w:rFonts w:ascii="Calibri" w:eastAsia="Times New Roman" w:hAnsi="Calibri" w:cs="Calibri"/>
              <w:color w:val="000000"/>
              <w:kern w:val="0"/>
              <w14:ligatures w14:val="none"/>
            </w:rPr>
          </w:pPr>
          <w:r w:rsidRPr="00B511FE">
            <w:rPr>
              <w:rFonts w:ascii="Calibri" w:eastAsia="Times New Roman" w:hAnsi="Calibri" w:cs="Calibri"/>
              <w:color w:val="000000"/>
            </w:rPr>
            <w:t>[1]</w:t>
          </w:r>
          <w:r w:rsidRPr="00B511FE">
            <w:rPr>
              <w:rFonts w:ascii="Calibri" w:eastAsia="Times New Roman" w:hAnsi="Calibri" w:cs="Calibri"/>
              <w:color w:val="000000"/>
            </w:rPr>
            <w:tab/>
            <w:t xml:space="preserve">S. Aras, M. Yusuf, R. Y. Ruimassa, E. A. B. Wambrauw, and E. B. Pala’langan, “Sentiment Analysis on Shopee Product Reviews Using IndoBERT,” </w:t>
          </w:r>
          <w:r w:rsidRPr="00B511FE">
            <w:rPr>
              <w:rFonts w:ascii="Calibri" w:eastAsia="Times New Roman" w:hAnsi="Calibri" w:cs="Calibri"/>
              <w:i/>
              <w:iCs/>
              <w:color w:val="000000"/>
            </w:rPr>
            <w:t>Journal of Information Systems and Informatics</w:t>
          </w:r>
          <w:r w:rsidRPr="00B511FE">
            <w:rPr>
              <w:rFonts w:ascii="Calibri" w:eastAsia="Times New Roman" w:hAnsi="Calibri" w:cs="Calibri"/>
              <w:color w:val="000000"/>
            </w:rPr>
            <w:t>, vol. 6, no. 3, pp. 1616–1627, Sep. 2024, doi: 10.51519/journalisi.v6i3.814.</w:t>
          </w:r>
        </w:p>
        <w:p w14:paraId="0D02B409" w14:textId="77777777" w:rsidR="00B511FE" w:rsidRPr="00B511FE" w:rsidRDefault="00B511FE">
          <w:pPr>
            <w:autoSpaceDE w:val="0"/>
            <w:autoSpaceDN w:val="0"/>
            <w:ind w:hanging="640"/>
            <w:divId w:val="553664993"/>
            <w:rPr>
              <w:rFonts w:ascii="Calibri" w:eastAsia="Times New Roman" w:hAnsi="Calibri" w:cs="Calibri"/>
              <w:color w:val="000000"/>
            </w:rPr>
          </w:pPr>
          <w:r w:rsidRPr="00B511FE">
            <w:rPr>
              <w:rFonts w:ascii="Calibri" w:eastAsia="Times New Roman" w:hAnsi="Calibri" w:cs="Calibri"/>
              <w:color w:val="000000"/>
            </w:rPr>
            <w:t>[2]</w:t>
          </w:r>
          <w:r w:rsidRPr="00B511FE">
            <w:rPr>
              <w:rFonts w:ascii="Calibri" w:eastAsia="Times New Roman" w:hAnsi="Calibri" w:cs="Calibri"/>
              <w:color w:val="000000"/>
            </w:rPr>
            <w:tab/>
            <w:t xml:space="preserve">T. Chen, P. Samaranayake, X. Y. Cen, M. Qi, and Y. C. Lan, “The Impact of Online Reviews on Consumers’ Purchasing Decisions: Evidence From an Eye-Tracking Study,” </w:t>
          </w:r>
          <w:r w:rsidRPr="00B511FE">
            <w:rPr>
              <w:rFonts w:ascii="Calibri" w:eastAsia="Times New Roman" w:hAnsi="Calibri" w:cs="Calibri"/>
              <w:i/>
              <w:iCs/>
              <w:color w:val="000000"/>
            </w:rPr>
            <w:t>Front Psychol</w:t>
          </w:r>
          <w:r w:rsidRPr="00B511FE">
            <w:rPr>
              <w:rFonts w:ascii="Calibri" w:eastAsia="Times New Roman" w:hAnsi="Calibri" w:cs="Calibri"/>
              <w:color w:val="000000"/>
            </w:rPr>
            <w:t>, vol. 13, Jun. 2022, doi: 10.3389/fpsyg.2022.865702.</w:t>
          </w:r>
        </w:p>
        <w:p w14:paraId="3BC18607" w14:textId="77777777" w:rsidR="00B511FE" w:rsidRPr="00B511FE" w:rsidRDefault="00B511FE">
          <w:pPr>
            <w:autoSpaceDE w:val="0"/>
            <w:autoSpaceDN w:val="0"/>
            <w:ind w:hanging="640"/>
            <w:divId w:val="2079981727"/>
            <w:rPr>
              <w:rFonts w:ascii="Calibri" w:eastAsia="Times New Roman" w:hAnsi="Calibri" w:cs="Calibri"/>
              <w:color w:val="000000"/>
            </w:rPr>
          </w:pPr>
          <w:r w:rsidRPr="00B511FE">
            <w:rPr>
              <w:rFonts w:ascii="Calibri" w:eastAsia="Times New Roman" w:hAnsi="Calibri" w:cs="Calibri"/>
              <w:color w:val="000000"/>
            </w:rPr>
            <w:t>[3]</w:t>
          </w:r>
          <w:r w:rsidRPr="00B511FE">
            <w:rPr>
              <w:rFonts w:ascii="Calibri" w:eastAsia="Times New Roman" w:hAnsi="Calibri" w:cs="Calibri"/>
              <w:color w:val="000000"/>
            </w:rPr>
            <w:tab/>
            <w:t xml:space="preserve">A. Mabrouk, R. P. D. Redondo, and M. Kayed, “Seopinion: Summarization and exploration of opinion from e-commerce websites,” </w:t>
          </w:r>
          <w:r w:rsidRPr="00B511FE">
            <w:rPr>
              <w:rFonts w:ascii="Calibri" w:eastAsia="Times New Roman" w:hAnsi="Calibri" w:cs="Calibri"/>
              <w:i/>
              <w:iCs/>
              <w:color w:val="000000"/>
            </w:rPr>
            <w:t>Sensors (Switzerland)</w:t>
          </w:r>
          <w:r w:rsidRPr="00B511FE">
            <w:rPr>
              <w:rFonts w:ascii="Calibri" w:eastAsia="Times New Roman" w:hAnsi="Calibri" w:cs="Calibri"/>
              <w:color w:val="000000"/>
            </w:rPr>
            <w:t>, vol. 21, no. 2, pp. 1–25, Jan. 2021, doi: 10.3390/s21020636.</w:t>
          </w:r>
        </w:p>
        <w:p w14:paraId="0A3F7C55" w14:textId="77777777" w:rsidR="00B511FE" w:rsidRPr="00B511FE" w:rsidRDefault="00B511FE">
          <w:pPr>
            <w:autoSpaceDE w:val="0"/>
            <w:autoSpaceDN w:val="0"/>
            <w:ind w:hanging="640"/>
            <w:divId w:val="1054541896"/>
            <w:rPr>
              <w:rFonts w:ascii="Calibri" w:eastAsia="Times New Roman" w:hAnsi="Calibri" w:cs="Calibri"/>
              <w:color w:val="000000"/>
            </w:rPr>
          </w:pPr>
          <w:r w:rsidRPr="00B511FE">
            <w:rPr>
              <w:rFonts w:ascii="Calibri" w:eastAsia="Times New Roman" w:hAnsi="Calibri" w:cs="Calibri"/>
              <w:color w:val="000000"/>
            </w:rPr>
            <w:t>[4]</w:t>
          </w:r>
          <w:r w:rsidRPr="00B511FE">
            <w:rPr>
              <w:rFonts w:ascii="Calibri" w:eastAsia="Times New Roman" w:hAnsi="Calibri" w:cs="Calibri"/>
              <w:color w:val="000000"/>
            </w:rPr>
            <w:tab/>
            <w:t>M. Varga and P. Albuquerque, “Measuring the Impact of a Single Negative Customer Review on Online Search and Purchase Decisions *,” 2019. [Online]. Available: https://ssrn.com/abstract=3483429</w:t>
          </w:r>
        </w:p>
        <w:p w14:paraId="40918ECA" w14:textId="77777777" w:rsidR="00B511FE" w:rsidRPr="00B511FE" w:rsidRDefault="00B511FE">
          <w:pPr>
            <w:autoSpaceDE w:val="0"/>
            <w:autoSpaceDN w:val="0"/>
            <w:ind w:hanging="640"/>
            <w:divId w:val="1383555674"/>
            <w:rPr>
              <w:rFonts w:ascii="Calibri" w:eastAsia="Times New Roman" w:hAnsi="Calibri" w:cs="Calibri"/>
              <w:color w:val="000000"/>
            </w:rPr>
          </w:pPr>
          <w:r w:rsidRPr="00B511FE">
            <w:rPr>
              <w:rFonts w:ascii="Calibri" w:eastAsia="Times New Roman" w:hAnsi="Calibri" w:cs="Calibri"/>
              <w:color w:val="000000"/>
            </w:rPr>
            <w:t>[5]</w:t>
          </w:r>
          <w:r w:rsidRPr="00B511FE">
            <w:rPr>
              <w:rFonts w:ascii="Calibri" w:eastAsia="Times New Roman" w:hAnsi="Calibri" w:cs="Calibri"/>
              <w:color w:val="000000"/>
            </w:rPr>
            <w:tab/>
            <w:t xml:space="preserve">H. Baars and H. G. Kemper, “Management support with structured and unstructured data - An integrated business intelligence framework,” </w:t>
          </w:r>
          <w:r w:rsidRPr="00B511FE">
            <w:rPr>
              <w:rFonts w:ascii="Calibri" w:eastAsia="Times New Roman" w:hAnsi="Calibri" w:cs="Calibri"/>
              <w:i/>
              <w:iCs/>
              <w:color w:val="000000"/>
            </w:rPr>
            <w:t>Information Systems Management</w:t>
          </w:r>
          <w:r w:rsidRPr="00B511FE">
            <w:rPr>
              <w:rFonts w:ascii="Calibri" w:eastAsia="Times New Roman" w:hAnsi="Calibri" w:cs="Calibri"/>
              <w:color w:val="000000"/>
            </w:rPr>
            <w:t>, vol. 25, no. 2, pp. 132–148, Mar. 2008, doi: 10.1080/10580530801941058.</w:t>
          </w:r>
        </w:p>
        <w:p w14:paraId="2B1FA0EB" w14:textId="77777777" w:rsidR="00B511FE" w:rsidRPr="00B511FE" w:rsidRDefault="00B511FE">
          <w:pPr>
            <w:autoSpaceDE w:val="0"/>
            <w:autoSpaceDN w:val="0"/>
            <w:ind w:hanging="640"/>
            <w:divId w:val="414596176"/>
            <w:rPr>
              <w:rFonts w:ascii="Calibri" w:eastAsia="Times New Roman" w:hAnsi="Calibri" w:cs="Calibri"/>
              <w:color w:val="000000"/>
            </w:rPr>
          </w:pPr>
          <w:r w:rsidRPr="00B511FE">
            <w:rPr>
              <w:rFonts w:ascii="Calibri" w:eastAsia="Times New Roman" w:hAnsi="Calibri" w:cs="Calibri"/>
              <w:color w:val="000000"/>
            </w:rPr>
            <w:t>[6]</w:t>
          </w:r>
          <w:r w:rsidRPr="00B511FE">
            <w:rPr>
              <w:rFonts w:ascii="Calibri" w:eastAsia="Times New Roman" w:hAnsi="Calibri" w:cs="Calibri"/>
              <w:color w:val="000000"/>
            </w:rPr>
            <w:tab/>
            <w:t xml:space="preserve">M. Brysbaert, “How many words do we read per minute? A review and meta-analysis of reading rate,” </w:t>
          </w:r>
          <w:r w:rsidRPr="00B511FE">
            <w:rPr>
              <w:rFonts w:ascii="Calibri" w:eastAsia="Times New Roman" w:hAnsi="Calibri" w:cs="Calibri"/>
              <w:i/>
              <w:iCs/>
              <w:color w:val="000000"/>
            </w:rPr>
            <w:t>J Mem Lang</w:t>
          </w:r>
          <w:r w:rsidRPr="00B511FE">
            <w:rPr>
              <w:rFonts w:ascii="Calibri" w:eastAsia="Times New Roman" w:hAnsi="Calibri" w:cs="Calibri"/>
              <w:color w:val="000000"/>
            </w:rPr>
            <w:t>, vol. 109, Dec. 2019, doi: 10.1016/j.jml.2019.104047.</w:t>
          </w:r>
        </w:p>
        <w:p w14:paraId="776D206C" w14:textId="77777777" w:rsidR="00B511FE" w:rsidRPr="00B511FE" w:rsidRDefault="00B511FE">
          <w:pPr>
            <w:autoSpaceDE w:val="0"/>
            <w:autoSpaceDN w:val="0"/>
            <w:ind w:hanging="640"/>
            <w:divId w:val="108742242"/>
            <w:rPr>
              <w:rFonts w:ascii="Calibri" w:eastAsia="Times New Roman" w:hAnsi="Calibri" w:cs="Calibri"/>
              <w:color w:val="000000"/>
            </w:rPr>
          </w:pPr>
          <w:r w:rsidRPr="00B511FE">
            <w:rPr>
              <w:rFonts w:ascii="Calibri" w:eastAsia="Times New Roman" w:hAnsi="Calibri" w:cs="Calibri"/>
              <w:color w:val="000000"/>
            </w:rPr>
            <w:t>[7]</w:t>
          </w:r>
          <w:r w:rsidRPr="00B511FE">
            <w:rPr>
              <w:rFonts w:ascii="Calibri" w:eastAsia="Times New Roman" w:hAnsi="Calibri" w:cs="Calibri"/>
              <w:color w:val="000000"/>
            </w:rPr>
            <w:tab/>
            <w:t xml:space="preserve">M. Abo El-Enen, S. Saad, and T. Nazmy, “A survey on retrieval-augmentation generation (RAG) models for healthcare applications,” </w:t>
          </w:r>
          <w:r w:rsidRPr="00B511FE">
            <w:rPr>
              <w:rFonts w:ascii="Calibri" w:eastAsia="Times New Roman" w:hAnsi="Calibri" w:cs="Calibri"/>
              <w:i/>
              <w:iCs/>
              <w:color w:val="000000"/>
            </w:rPr>
            <w:t>Neural Comput Appl</w:t>
          </w:r>
          <w:r w:rsidRPr="00B511FE">
            <w:rPr>
              <w:rFonts w:ascii="Calibri" w:eastAsia="Times New Roman" w:hAnsi="Calibri" w:cs="Calibri"/>
              <w:color w:val="000000"/>
            </w:rPr>
            <w:t>, 2025, doi: 10.1007/s00521-025-11666-9.</w:t>
          </w:r>
        </w:p>
        <w:p w14:paraId="3081D342" w14:textId="77777777" w:rsidR="00B511FE" w:rsidRPr="00B511FE" w:rsidRDefault="00B511FE">
          <w:pPr>
            <w:autoSpaceDE w:val="0"/>
            <w:autoSpaceDN w:val="0"/>
            <w:ind w:hanging="640"/>
            <w:divId w:val="1954558421"/>
            <w:rPr>
              <w:rFonts w:ascii="Calibri" w:eastAsia="Times New Roman" w:hAnsi="Calibri" w:cs="Calibri"/>
              <w:color w:val="000000"/>
            </w:rPr>
          </w:pPr>
          <w:r w:rsidRPr="00B511FE">
            <w:rPr>
              <w:rFonts w:ascii="Calibri" w:eastAsia="Times New Roman" w:hAnsi="Calibri" w:cs="Calibri"/>
              <w:color w:val="000000"/>
            </w:rPr>
            <w:t>[8]</w:t>
          </w:r>
          <w:r w:rsidRPr="00B511FE">
            <w:rPr>
              <w:rFonts w:ascii="Calibri" w:eastAsia="Times New Roman" w:hAnsi="Calibri" w:cs="Calibri"/>
              <w:color w:val="000000"/>
            </w:rPr>
            <w:tab/>
            <w:t xml:space="preserve">E. S. P. Krishna </w:t>
          </w:r>
          <w:r w:rsidRPr="00B511FE">
            <w:rPr>
              <w:rFonts w:ascii="Calibri" w:eastAsia="Times New Roman" w:hAnsi="Calibri" w:cs="Calibri"/>
              <w:i/>
              <w:iCs/>
              <w:color w:val="000000"/>
            </w:rPr>
            <w:t>et al.</w:t>
          </w:r>
          <w:r w:rsidRPr="00B511FE">
            <w:rPr>
              <w:rFonts w:ascii="Calibri" w:eastAsia="Times New Roman" w:hAnsi="Calibri" w:cs="Calibri"/>
              <w:color w:val="000000"/>
            </w:rPr>
            <w:t xml:space="preserve">, “Enhancing E-commerce recommendations with sentiment analysis using MLA-EDTCNet and collaborative filtering,” </w:t>
          </w:r>
          <w:r w:rsidRPr="00B511FE">
            <w:rPr>
              <w:rFonts w:ascii="Calibri" w:eastAsia="Times New Roman" w:hAnsi="Calibri" w:cs="Calibri"/>
              <w:i/>
              <w:iCs/>
              <w:color w:val="000000"/>
            </w:rPr>
            <w:t>Sci Rep</w:t>
          </w:r>
          <w:r w:rsidRPr="00B511FE">
            <w:rPr>
              <w:rFonts w:ascii="Calibri" w:eastAsia="Times New Roman" w:hAnsi="Calibri" w:cs="Calibri"/>
              <w:color w:val="000000"/>
            </w:rPr>
            <w:t>, vol. 15, no. 1, Dec. 2025, doi: 10.1038/s41598-025-91275-7.</w:t>
          </w:r>
        </w:p>
        <w:p w14:paraId="7F9266E9" w14:textId="77777777" w:rsidR="00B511FE" w:rsidRPr="00B511FE" w:rsidRDefault="00B511FE">
          <w:pPr>
            <w:autoSpaceDE w:val="0"/>
            <w:autoSpaceDN w:val="0"/>
            <w:ind w:hanging="640"/>
            <w:divId w:val="1424298748"/>
            <w:rPr>
              <w:rFonts w:ascii="Calibri" w:eastAsia="Times New Roman" w:hAnsi="Calibri" w:cs="Calibri"/>
              <w:color w:val="000000"/>
            </w:rPr>
          </w:pPr>
          <w:r w:rsidRPr="00B511FE">
            <w:rPr>
              <w:rFonts w:ascii="Calibri" w:eastAsia="Times New Roman" w:hAnsi="Calibri" w:cs="Calibri"/>
              <w:color w:val="000000"/>
            </w:rPr>
            <w:t>[9]</w:t>
          </w:r>
          <w:r w:rsidRPr="00B511FE">
            <w:rPr>
              <w:rFonts w:ascii="Calibri" w:eastAsia="Times New Roman" w:hAnsi="Calibri" w:cs="Calibri"/>
              <w:color w:val="000000"/>
            </w:rPr>
            <w:tab/>
            <w:t xml:space="preserve">S. Wang </w:t>
          </w:r>
          <w:r w:rsidRPr="00B511FE">
            <w:rPr>
              <w:rFonts w:ascii="Calibri" w:eastAsia="Times New Roman" w:hAnsi="Calibri" w:cs="Calibri"/>
              <w:i/>
              <w:iCs/>
              <w:color w:val="000000"/>
            </w:rPr>
            <w:t>et al.</w:t>
          </w:r>
          <w:r w:rsidRPr="00B511FE">
            <w:rPr>
              <w:rFonts w:ascii="Calibri" w:eastAsia="Times New Roman" w:hAnsi="Calibri" w:cs="Calibri"/>
              <w:color w:val="000000"/>
            </w:rPr>
            <w:t>, “Knowledge Graph Retrieval-Augmented Generation for LLM-based Recommendation.”</w:t>
          </w:r>
        </w:p>
        <w:p w14:paraId="2E82F3FA" w14:textId="77777777" w:rsidR="00B511FE" w:rsidRPr="00B511FE" w:rsidRDefault="00B511FE">
          <w:pPr>
            <w:autoSpaceDE w:val="0"/>
            <w:autoSpaceDN w:val="0"/>
            <w:ind w:hanging="640"/>
            <w:divId w:val="806823127"/>
            <w:rPr>
              <w:rFonts w:ascii="Calibri" w:eastAsia="Times New Roman" w:hAnsi="Calibri" w:cs="Calibri"/>
              <w:color w:val="000000"/>
            </w:rPr>
          </w:pPr>
          <w:r w:rsidRPr="00B511FE">
            <w:rPr>
              <w:rFonts w:ascii="Calibri" w:eastAsia="Times New Roman" w:hAnsi="Calibri" w:cs="Calibri"/>
              <w:color w:val="000000"/>
            </w:rPr>
            <w:lastRenderedPageBreak/>
            <w:t>[10]</w:t>
          </w:r>
          <w:r w:rsidRPr="00B511FE">
            <w:rPr>
              <w:rFonts w:ascii="Calibri" w:eastAsia="Times New Roman" w:hAnsi="Calibri" w:cs="Calibri"/>
              <w:color w:val="000000"/>
            </w:rPr>
            <w:tab/>
            <w:t xml:space="preserve">B. Wilie </w:t>
          </w:r>
          <w:r w:rsidRPr="00B511FE">
            <w:rPr>
              <w:rFonts w:ascii="Calibri" w:eastAsia="Times New Roman" w:hAnsi="Calibri" w:cs="Calibri"/>
              <w:i/>
              <w:iCs/>
              <w:color w:val="000000"/>
            </w:rPr>
            <w:t>et al.</w:t>
          </w:r>
          <w:r w:rsidRPr="00B511FE">
            <w:rPr>
              <w:rFonts w:ascii="Calibri" w:eastAsia="Times New Roman" w:hAnsi="Calibri" w:cs="Calibri"/>
              <w:color w:val="000000"/>
            </w:rPr>
            <w:t>, “IndoNLU: Benchmark and Resources for Evaluating Indonesian Natural Language Understanding.” [Online]. Available: https://github.com/annisanurulazhar/absa-playground</w:t>
          </w:r>
        </w:p>
        <w:p w14:paraId="70D6970F" w14:textId="77777777" w:rsidR="00B511FE" w:rsidRPr="00B511FE" w:rsidRDefault="00B511FE">
          <w:pPr>
            <w:autoSpaceDE w:val="0"/>
            <w:autoSpaceDN w:val="0"/>
            <w:ind w:hanging="640"/>
            <w:divId w:val="1162550576"/>
            <w:rPr>
              <w:rFonts w:ascii="Calibri" w:eastAsia="Times New Roman" w:hAnsi="Calibri" w:cs="Calibri"/>
              <w:color w:val="000000"/>
            </w:rPr>
          </w:pPr>
          <w:r w:rsidRPr="00B511FE">
            <w:rPr>
              <w:rFonts w:ascii="Calibri" w:eastAsia="Times New Roman" w:hAnsi="Calibri" w:cs="Calibri"/>
              <w:color w:val="000000"/>
            </w:rPr>
            <w:t>[11]</w:t>
          </w:r>
          <w:r w:rsidRPr="00B511FE">
            <w:rPr>
              <w:rFonts w:ascii="Calibri" w:eastAsia="Times New Roman" w:hAnsi="Calibri" w:cs="Calibri"/>
              <w:color w:val="000000"/>
            </w:rPr>
            <w:tab/>
            <w:t xml:space="preserve">R. Punithavathi, M. Premkumar, G. Sinha, and K. Chandrasekaran, “Transforming sentiment analysis for e-commerce product reviews: Hybrid deep learning model with an innovative term weighting and feature selection,” </w:t>
          </w:r>
          <w:r w:rsidRPr="00B511FE">
            <w:rPr>
              <w:rFonts w:ascii="Calibri" w:eastAsia="Times New Roman" w:hAnsi="Calibri" w:cs="Calibri"/>
              <w:i/>
              <w:iCs/>
              <w:color w:val="000000"/>
            </w:rPr>
            <w:t>Inf Process Manag</w:t>
          </w:r>
          <w:r w:rsidRPr="00B511FE">
            <w:rPr>
              <w:rFonts w:ascii="Calibri" w:eastAsia="Times New Roman" w:hAnsi="Calibri" w:cs="Calibri"/>
              <w:color w:val="000000"/>
            </w:rPr>
            <w:t>, vol. 61, no. 3, May 2024, doi: 10.1016/j.ipm.2024.103654.</w:t>
          </w:r>
        </w:p>
        <w:p w14:paraId="736E0119" w14:textId="77777777" w:rsidR="00B511FE" w:rsidRPr="00B511FE" w:rsidRDefault="00B511FE">
          <w:pPr>
            <w:autoSpaceDE w:val="0"/>
            <w:autoSpaceDN w:val="0"/>
            <w:ind w:hanging="640"/>
            <w:divId w:val="745495007"/>
            <w:rPr>
              <w:rFonts w:ascii="Calibri" w:eastAsia="Times New Roman" w:hAnsi="Calibri" w:cs="Calibri"/>
              <w:color w:val="000000"/>
            </w:rPr>
          </w:pPr>
          <w:r w:rsidRPr="00B511FE">
            <w:rPr>
              <w:rFonts w:ascii="Calibri" w:eastAsia="Times New Roman" w:hAnsi="Calibri" w:cs="Calibri"/>
              <w:color w:val="000000"/>
            </w:rPr>
            <w:t>[12]</w:t>
          </w:r>
          <w:r w:rsidRPr="00B511FE">
            <w:rPr>
              <w:rFonts w:ascii="Calibri" w:eastAsia="Times New Roman" w:hAnsi="Calibri" w:cs="Calibri"/>
              <w:color w:val="000000"/>
            </w:rPr>
            <w:tab/>
            <w:t xml:space="preserve">A. S. Moon, K. Kim, and J. Lee, “Data augmentation for dense passage retrieval using corpus-passage frequency-based token deletion,” </w:t>
          </w:r>
          <w:r w:rsidRPr="00B511FE">
            <w:rPr>
              <w:rFonts w:ascii="Calibri" w:eastAsia="Times New Roman" w:hAnsi="Calibri" w:cs="Calibri"/>
              <w:i/>
              <w:iCs/>
              <w:color w:val="000000"/>
            </w:rPr>
            <w:t>J Big Data</w:t>
          </w:r>
          <w:r w:rsidRPr="00B511FE">
            <w:rPr>
              <w:rFonts w:ascii="Calibri" w:eastAsia="Times New Roman" w:hAnsi="Calibri" w:cs="Calibri"/>
              <w:color w:val="000000"/>
            </w:rPr>
            <w:t>, vol. 12, no. 1, Dec. 2025, doi: 10.1186/s40537-025-01257-9.</w:t>
          </w:r>
        </w:p>
        <w:p w14:paraId="5E2D1697" w14:textId="77777777" w:rsidR="00B511FE" w:rsidRPr="00B511FE" w:rsidRDefault="00B511FE">
          <w:pPr>
            <w:autoSpaceDE w:val="0"/>
            <w:autoSpaceDN w:val="0"/>
            <w:ind w:hanging="640"/>
            <w:divId w:val="318046271"/>
            <w:rPr>
              <w:rFonts w:ascii="Calibri" w:eastAsia="Times New Roman" w:hAnsi="Calibri" w:cs="Calibri"/>
              <w:color w:val="000000"/>
            </w:rPr>
          </w:pPr>
          <w:r w:rsidRPr="00B511FE">
            <w:rPr>
              <w:rFonts w:ascii="Calibri" w:eastAsia="Times New Roman" w:hAnsi="Calibri" w:cs="Calibri"/>
              <w:color w:val="000000"/>
            </w:rPr>
            <w:t>[13]</w:t>
          </w:r>
          <w:r w:rsidRPr="00B511FE">
            <w:rPr>
              <w:rFonts w:ascii="Calibri" w:eastAsia="Times New Roman" w:hAnsi="Calibri" w:cs="Calibri"/>
              <w:color w:val="000000"/>
            </w:rPr>
            <w:tab/>
            <w:t xml:space="preserve">J. Pilaluisa, D. Tomás, B. Navarro-Colorado, and J. N. Mazón, “Contextual word embeddings for tabular data search and integration,” </w:t>
          </w:r>
          <w:r w:rsidRPr="00B511FE">
            <w:rPr>
              <w:rFonts w:ascii="Calibri" w:eastAsia="Times New Roman" w:hAnsi="Calibri" w:cs="Calibri"/>
              <w:i/>
              <w:iCs/>
              <w:color w:val="000000"/>
            </w:rPr>
            <w:t>Neural Comput Appl</w:t>
          </w:r>
          <w:r w:rsidRPr="00B511FE">
            <w:rPr>
              <w:rFonts w:ascii="Calibri" w:eastAsia="Times New Roman" w:hAnsi="Calibri" w:cs="Calibri"/>
              <w:color w:val="000000"/>
            </w:rPr>
            <w:t>, vol. 35, no. 13, pp. 9319–9333, May 2023, doi: 10.1007/s00521-022-08066-8.</w:t>
          </w:r>
        </w:p>
        <w:p w14:paraId="6A03E85F" w14:textId="02C87819" w:rsidR="00063619" w:rsidRPr="00330B77" w:rsidRDefault="00B511FE" w:rsidP="00063619">
          <w:pPr>
            <w:jc w:val="both"/>
            <w:rPr>
              <w:color w:val="000000"/>
            </w:rPr>
          </w:pPr>
          <w:r w:rsidRPr="00B511FE">
            <w:rPr>
              <w:rFonts w:ascii="Calibri" w:eastAsia="Times New Roman" w:hAnsi="Calibri" w:cs="Calibri"/>
              <w:color w:val="000000"/>
            </w:rPr>
            <w:t> </w:t>
          </w:r>
        </w:p>
      </w:sdtContent>
    </w:sdt>
    <w:sectPr w:rsidR="00063619" w:rsidRPr="00330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5A8"/>
    <w:multiLevelType w:val="multilevel"/>
    <w:tmpl w:val="1622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064A4"/>
    <w:multiLevelType w:val="hybridMultilevel"/>
    <w:tmpl w:val="4D9A76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62166F"/>
    <w:multiLevelType w:val="hybridMultilevel"/>
    <w:tmpl w:val="69CAF46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417ED3"/>
    <w:multiLevelType w:val="hybridMultilevel"/>
    <w:tmpl w:val="DC542EDC"/>
    <w:lvl w:ilvl="0" w:tplc="210659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2804638"/>
    <w:multiLevelType w:val="hybridMultilevel"/>
    <w:tmpl w:val="8ED2A7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4D4719"/>
    <w:multiLevelType w:val="hybridMultilevel"/>
    <w:tmpl w:val="6F30102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2E00B6"/>
    <w:multiLevelType w:val="hybridMultilevel"/>
    <w:tmpl w:val="B7CA523A"/>
    <w:lvl w:ilvl="0" w:tplc="59F0D7C8">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0D9096B"/>
    <w:multiLevelType w:val="hybridMultilevel"/>
    <w:tmpl w:val="2D2089D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2BF5C14"/>
    <w:multiLevelType w:val="multilevel"/>
    <w:tmpl w:val="6AC0DF6A"/>
    <w:lvl w:ilvl="0">
      <w:start w:val="1"/>
      <w:numFmt w:val="decimal"/>
      <w:lvlText w:val="%1."/>
      <w:lvlJc w:val="left"/>
      <w:pPr>
        <w:ind w:left="144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4FE42E71"/>
    <w:multiLevelType w:val="multilevel"/>
    <w:tmpl w:val="9FEC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56F41"/>
    <w:multiLevelType w:val="multilevel"/>
    <w:tmpl w:val="D18A33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2AF19CD"/>
    <w:multiLevelType w:val="hybridMultilevel"/>
    <w:tmpl w:val="6FBCEA50"/>
    <w:lvl w:ilvl="0" w:tplc="B0AE87F6">
      <w:start w:val="1"/>
      <w:numFmt w:val="lowerLetter"/>
      <w:lvlText w:val="%1."/>
      <w:lvlJc w:val="left"/>
      <w:pPr>
        <w:ind w:left="1440" w:hanging="360"/>
      </w:pPr>
      <w:rPr>
        <w:rFonts w:asciiTheme="minorHAnsi" w:hAnsiTheme="minorHAnsi" w:cstheme="minorBidi"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66C67FA7"/>
    <w:multiLevelType w:val="hybridMultilevel"/>
    <w:tmpl w:val="33D6F8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54045455">
    <w:abstractNumId w:val="9"/>
  </w:num>
  <w:num w:numId="2" w16cid:durableId="1856578715">
    <w:abstractNumId w:val="0"/>
  </w:num>
  <w:num w:numId="3" w16cid:durableId="121729187">
    <w:abstractNumId w:val="8"/>
  </w:num>
  <w:num w:numId="4" w16cid:durableId="1960259094">
    <w:abstractNumId w:val="2"/>
  </w:num>
  <w:num w:numId="5" w16cid:durableId="1283002650">
    <w:abstractNumId w:val="5"/>
  </w:num>
  <w:num w:numId="6" w16cid:durableId="232617868">
    <w:abstractNumId w:val="1"/>
  </w:num>
  <w:num w:numId="7" w16cid:durableId="1289973827">
    <w:abstractNumId w:val="12"/>
  </w:num>
  <w:num w:numId="8" w16cid:durableId="203563722">
    <w:abstractNumId w:val="4"/>
  </w:num>
  <w:num w:numId="9" w16cid:durableId="512039871">
    <w:abstractNumId w:val="7"/>
  </w:num>
  <w:num w:numId="10" w16cid:durableId="1268730155">
    <w:abstractNumId w:val="6"/>
  </w:num>
  <w:num w:numId="11" w16cid:durableId="372582844">
    <w:abstractNumId w:val="11"/>
  </w:num>
  <w:num w:numId="12" w16cid:durableId="1104031029">
    <w:abstractNumId w:val="3"/>
  </w:num>
  <w:num w:numId="13" w16cid:durableId="60819829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ven Austin">
    <w15:presenceInfo w15:providerId="Windows Live" w15:userId="40ba3eba90796d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5E"/>
    <w:rsid w:val="00011970"/>
    <w:rsid w:val="000136A5"/>
    <w:rsid w:val="00014D34"/>
    <w:rsid w:val="000357A6"/>
    <w:rsid w:val="00036025"/>
    <w:rsid w:val="00042DD2"/>
    <w:rsid w:val="000579DF"/>
    <w:rsid w:val="00063619"/>
    <w:rsid w:val="0007117C"/>
    <w:rsid w:val="00091D76"/>
    <w:rsid w:val="000B505E"/>
    <w:rsid w:val="000C1124"/>
    <w:rsid w:val="000D572A"/>
    <w:rsid w:val="000F550D"/>
    <w:rsid w:val="001047B6"/>
    <w:rsid w:val="0010643A"/>
    <w:rsid w:val="00106935"/>
    <w:rsid w:val="00113D1C"/>
    <w:rsid w:val="00117AA5"/>
    <w:rsid w:val="001254E9"/>
    <w:rsid w:val="00126E67"/>
    <w:rsid w:val="00154F7E"/>
    <w:rsid w:val="001613C4"/>
    <w:rsid w:val="00186D47"/>
    <w:rsid w:val="001B2A1E"/>
    <w:rsid w:val="001C1240"/>
    <w:rsid w:val="001C41A3"/>
    <w:rsid w:val="001D116B"/>
    <w:rsid w:val="001D15B9"/>
    <w:rsid w:val="001F0283"/>
    <w:rsid w:val="00205B5C"/>
    <w:rsid w:val="00216A46"/>
    <w:rsid w:val="0022779A"/>
    <w:rsid w:val="00232260"/>
    <w:rsid w:val="00237539"/>
    <w:rsid w:val="002608FA"/>
    <w:rsid w:val="00270C57"/>
    <w:rsid w:val="00272910"/>
    <w:rsid w:val="0028335E"/>
    <w:rsid w:val="002C54E0"/>
    <w:rsid w:val="002C717F"/>
    <w:rsid w:val="002E05B7"/>
    <w:rsid w:val="002E4A8B"/>
    <w:rsid w:val="00330B77"/>
    <w:rsid w:val="003379BC"/>
    <w:rsid w:val="003447D2"/>
    <w:rsid w:val="00362716"/>
    <w:rsid w:val="00370E90"/>
    <w:rsid w:val="0037406D"/>
    <w:rsid w:val="0039438D"/>
    <w:rsid w:val="00397F4A"/>
    <w:rsid w:val="003A374C"/>
    <w:rsid w:val="003A7848"/>
    <w:rsid w:val="003B1D26"/>
    <w:rsid w:val="003B3F22"/>
    <w:rsid w:val="003E2D07"/>
    <w:rsid w:val="003E77C6"/>
    <w:rsid w:val="004207E5"/>
    <w:rsid w:val="00443566"/>
    <w:rsid w:val="00461BC1"/>
    <w:rsid w:val="004721B2"/>
    <w:rsid w:val="004764D7"/>
    <w:rsid w:val="00476726"/>
    <w:rsid w:val="0048051C"/>
    <w:rsid w:val="00481FE2"/>
    <w:rsid w:val="00490BAB"/>
    <w:rsid w:val="004934DE"/>
    <w:rsid w:val="004A7E71"/>
    <w:rsid w:val="004B29B3"/>
    <w:rsid w:val="004B32FE"/>
    <w:rsid w:val="004B589E"/>
    <w:rsid w:val="004C5711"/>
    <w:rsid w:val="004E76B8"/>
    <w:rsid w:val="005033DB"/>
    <w:rsid w:val="00521DE9"/>
    <w:rsid w:val="00522DE4"/>
    <w:rsid w:val="00544873"/>
    <w:rsid w:val="005906F0"/>
    <w:rsid w:val="00590EDC"/>
    <w:rsid w:val="00593E74"/>
    <w:rsid w:val="00595AA8"/>
    <w:rsid w:val="005A484C"/>
    <w:rsid w:val="005A78AF"/>
    <w:rsid w:val="005E6253"/>
    <w:rsid w:val="00622C2C"/>
    <w:rsid w:val="006235A0"/>
    <w:rsid w:val="006301F2"/>
    <w:rsid w:val="00633E95"/>
    <w:rsid w:val="006522CD"/>
    <w:rsid w:val="00687DAE"/>
    <w:rsid w:val="00692864"/>
    <w:rsid w:val="00694764"/>
    <w:rsid w:val="006A2074"/>
    <w:rsid w:val="006B538D"/>
    <w:rsid w:val="006C10AB"/>
    <w:rsid w:val="00700B37"/>
    <w:rsid w:val="0071108F"/>
    <w:rsid w:val="00716880"/>
    <w:rsid w:val="00771037"/>
    <w:rsid w:val="00776745"/>
    <w:rsid w:val="007D4EF6"/>
    <w:rsid w:val="007D56C2"/>
    <w:rsid w:val="008068AC"/>
    <w:rsid w:val="00830C72"/>
    <w:rsid w:val="008521D5"/>
    <w:rsid w:val="00854A10"/>
    <w:rsid w:val="008663BA"/>
    <w:rsid w:val="00872832"/>
    <w:rsid w:val="00877F57"/>
    <w:rsid w:val="008A4E98"/>
    <w:rsid w:val="008B223D"/>
    <w:rsid w:val="008B2288"/>
    <w:rsid w:val="008F0BF5"/>
    <w:rsid w:val="008F0CC6"/>
    <w:rsid w:val="00905D6D"/>
    <w:rsid w:val="009136C7"/>
    <w:rsid w:val="00920DCC"/>
    <w:rsid w:val="00927502"/>
    <w:rsid w:val="00942468"/>
    <w:rsid w:val="00943C34"/>
    <w:rsid w:val="009561E6"/>
    <w:rsid w:val="00956604"/>
    <w:rsid w:val="00964C8A"/>
    <w:rsid w:val="00976086"/>
    <w:rsid w:val="009D2EF8"/>
    <w:rsid w:val="009F1DDA"/>
    <w:rsid w:val="009F41D2"/>
    <w:rsid w:val="00A0378D"/>
    <w:rsid w:val="00A25534"/>
    <w:rsid w:val="00A34C82"/>
    <w:rsid w:val="00A55382"/>
    <w:rsid w:val="00A6676B"/>
    <w:rsid w:val="00A713FF"/>
    <w:rsid w:val="00A7205E"/>
    <w:rsid w:val="00AB0186"/>
    <w:rsid w:val="00AC09FE"/>
    <w:rsid w:val="00AC4B63"/>
    <w:rsid w:val="00AC7F00"/>
    <w:rsid w:val="00AF038A"/>
    <w:rsid w:val="00B10145"/>
    <w:rsid w:val="00B24DA4"/>
    <w:rsid w:val="00B2703C"/>
    <w:rsid w:val="00B467E4"/>
    <w:rsid w:val="00B511FE"/>
    <w:rsid w:val="00B741B8"/>
    <w:rsid w:val="00B74371"/>
    <w:rsid w:val="00B85153"/>
    <w:rsid w:val="00B97297"/>
    <w:rsid w:val="00BE340E"/>
    <w:rsid w:val="00C01845"/>
    <w:rsid w:val="00C23F5A"/>
    <w:rsid w:val="00C27B71"/>
    <w:rsid w:val="00C32AB8"/>
    <w:rsid w:val="00C95E0F"/>
    <w:rsid w:val="00CD426C"/>
    <w:rsid w:val="00CE5E43"/>
    <w:rsid w:val="00D14EF3"/>
    <w:rsid w:val="00D15050"/>
    <w:rsid w:val="00D37263"/>
    <w:rsid w:val="00D549FA"/>
    <w:rsid w:val="00D601F6"/>
    <w:rsid w:val="00D717B0"/>
    <w:rsid w:val="00D8581D"/>
    <w:rsid w:val="00D957BF"/>
    <w:rsid w:val="00D967CB"/>
    <w:rsid w:val="00DA46E2"/>
    <w:rsid w:val="00DB3323"/>
    <w:rsid w:val="00DD181B"/>
    <w:rsid w:val="00E33F86"/>
    <w:rsid w:val="00E42E57"/>
    <w:rsid w:val="00E43506"/>
    <w:rsid w:val="00E463A4"/>
    <w:rsid w:val="00E50785"/>
    <w:rsid w:val="00E5374D"/>
    <w:rsid w:val="00E60F34"/>
    <w:rsid w:val="00E70E7A"/>
    <w:rsid w:val="00E918B1"/>
    <w:rsid w:val="00EB0C18"/>
    <w:rsid w:val="00EB4E17"/>
    <w:rsid w:val="00EE303F"/>
    <w:rsid w:val="00F25D13"/>
    <w:rsid w:val="00F42B91"/>
    <w:rsid w:val="00F472C7"/>
    <w:rsid w:val="00F54B87"/>
    <w:rsid w:val="00F75327"/>
    <w:rsid w:val="00FA4C19"/>
    <w:rsid w:val="00FC5B75"/>
    <w:rsid w:val="00FC6F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2DF2"/>
  <w15:chartTrackingRefBased/>
  <w15:docId w15:val="{848597D5-F559-4C2B-A863-4F43D656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F83"/>
  </w:style>
  <w:style w:type="paragraph" w:styleId="Heading1">
    <w:name w:val="heading 1"/>
    <w:basedOn w:val="Normal"/>
    <w:next w:val="Normal"/>
    <w:link w:val="Heading1Char"/>
    <w:uiPriority w:val="9"/>
    <w:qFormat/>
    <w:rsid w:val="00D15050"/>
    <w:pPr>
      <w:outlineLvl w:val="0"/>
    </w:pPr>
    <w:rPr>
      <w:rFonts w:ascii="Times New Roman" w:hAnsi="Times New Roman" w:cs="Times New Roman"/>
      <w:b/>
      <w:bCs/>
    </w:rPr>
  </w:style>
  <w:style w:type="paragraph" w:styleId="Heading2">
    <w:name w:val="heading 2"/>
    <w:basedOn w:val="Heading1"/>
    <w:next w:val="Normal"/>
    <w:link w:val="Heading2Char"/>
    <w:uiPriority w:val="9"/>
    <w:unhideWhenUsed/>
    <w:qFormat/>
    <w:rsid w:val="00D15050"/>
    <w:pPr>
      <w:outlineLvl w:val="1"/>
    </w:pPr>
  </w:style>
  <w:style w:type="paragraph" w:styleId="Heading3">
    <w:name w:val="heading 3"/>
    <w:basedOn w:val="Normal"/>
    <w:next w:val="Normal"/>
    <w:link w:val="Heading3Char"/>
    <w:uiPriority w:val="9"/>
    <w:unhideWhenUsed/>
    <w:qFormat/>
    <w:rsid w:val="000C1124"/>
    <w:pPr>
      <w:jc w:val="both"/>
      <w:outlineLvl w:val="2"/>
    </w:pPr>
    <w:rPr>
      <w:rFonts w:ascii="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15050"/>
    <w:pPr>
      <w:spacing w:after="0" w:line="240" w:lineRule="auto"/>
    </w:pPr>
  </w:style>
  <w:style w:type="character" w:customStyle="1" w:styleId="Heading1Char">
    <w:name w:val="Heading 1 Char"/>
    <w:basedOn w:val="DefaultParagraphFont"/>
    <w:link w:val="Heading1"/>
    <w:uiPriority w:val="9"/>
    <w:rsid w:val="00D15050"/>
    <w:rPr>
      <w:rFonts w:ascii="Times New Roman" w:hAnsi="Times New Roman" w:cs="Times New Roman"/>
      <w:b/>
      <w:bCs/>
    </w:rPr>
  </w:style>
  <w:style w:type="character" w:customStyle="1" w:styleId="Heading2Char">
    <w:name w:val="Heading 2 Char"/>
    <w:basedOn w:val="DefaultParagraphFont"/>
    <w:link w:val="Heading2"/>
    <w:uiPriority w:val="9"/>
    <w:rsid w:val="00D15050"/>
    <w:rPr>
      <w:rFonts w:ascii="Times New Roman" w:hAnsi="Times New Roman" w:cs="Times New Roman"/>
      <w:b/>
      <w:bCs/>
    </w:rPr>
  </w:style>
  <w:style w:type="paragraph" w:styleId="TOCHeading">
    <w:name w:val="TOC Heading"/>
    <w:basedOn w:val="Heading1"/>
    <w:next w:val="Normal"/>
    <w:uiPriority w:val="39"/>
    <w:unhideWhenUsed/>
    <w:qFormat/>
    <w:rsid w:val="00B85153"/>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85153"/>
    <w:pPr>
      <w:spacing w:after="100"/>
    </w:pPr>
  </w:style>
  <w:style w:type="paragraph" w:styleId="TOC2">
    <w:name w:val="toc 2"/>
    <w:basedOn w:val="Normal"/>
    <w:next w:val="Normal"/>
    <w:autoRedefine/>
    <w:uiPriority w:val="39"/>
    <w:unhideWhenUsed/>
    <w:rsid w:val="00B85153"/>
    <w:pPr>
      <w:spacing w:after="100"/>
      <w:ind w:left="240"/>
    </w:pPr>
  </w:style>
  <w:style w:type="character" w:styleId="Hyperlink">
    <w:name w:val="Hyperlink"/>
    <w:basedOn w:val="DefaultParagraphFont"/>
    <w:uiPriority w:val="99"/>
    <w:unhideWhenUsed/>
    <w:rsid w:val="00B85153"/>
    <w:rPr>
      <w:color w:val="0563C1" w:themeColor="hyperlink"/>
      <w:u w:val="single"/>
    </w:rPr>
  </w:style>
  <w:style w:type="character" w:styleId="PlaceholderText">
    <w:name w:val="Placeholder Text"/>
    <w:basedOn w:val="DefaultParagraphFont"/>
    <w:uiPriority w:val="99"/>
    <w:semiHidden/>
    <w:rsid w:val="00154F7E"/>
    <w:rPr>
      <w:color w:val="666666"/>
    </w:rPr>
  </w:style>
  <w:style w:type="paragraph" w:styleId="ListParagraph">
    <w:name w:val="List Paragraph"/>
    <w:basedOn w:val="Normal"/>
    <w:uiPriority w:val="34"/>
    <w:qFormat/>
    <w:rsid w:val="00A34C82"/>
    <w:pPr>
      <w:ind w:left="720"/>
      <w:contextualSpacing/>
    </w:pPr>
  </w:style>
  <w:style w:type="character" w:customStyle="1" w:styleId="Heading3Char">
    <w:name w:val="Heading 3 Char"/>
    <w:basedOn w:val="DefaultParagraphFont"/>
    <w:link w:val="Heading3"/>
    <w:uiPriority w:val="9"/>
    <w:rsid w:val="000C1124"/>
    <w:rPr>
      <w:rFonts w:ascii="Times New Roman" w:hAnsi="Times New Roman" w:cs="Times New Roman"/>
    </w:rPr>
  </w:style>
  <w:style w:type="character" w:styleId="UnresolvedMention">
    <w:name w:val="Unresolved Mention"/>
    <w:basedOn w:val="DefaultParagraphFont"/>
    <w:uiPriority w:val="99"/>
    <w:semiHidden/>
    <w:unhideWhenUsed/>
    <w:rsid w:val="00C32AB8"/>
    <w:rPr>
      <w:color w:val="605E5C"/>
      <w:shd w:val="clear" w:color="auto" w:fill="E1DFDD"/>
    </w:rPr>
  </w:style>
  <w:style w:type="paragraph" w:styleId="TOC3">
    <w:name w:val="toc 3"/>
    <w:basedOn w:val="Normal"/>
    <w:next w:val="Normal"/>
    <w:autoRedefine/>
    <w:uiPriority w:val="39"/>
    <w:unhideWhenUsed/>
    <w:rsid w:val="000C1124"/>
    <w:pPr>
      <w:spacing w:after="100"/>
      <w:ind w:left="480"/>
    </w:pPr>
  </w:style>
  <w:style w:type="table" w:styleId="TableGrid">
    <w:name w:val="Table Grid"/>
    <w:basedOn w:val="TableNormal"/>
    <w:uiPriority w:val="39"/>
    <w:rsid w:val="00B10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663BA"/>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8663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807">
      <w:marLeft w:val="640"/>
      <w:marRight w:val="0"/>
      <w:marTop w:val="0"/>
      <w:marBottom w:val="0"/>
      <w:divBdr>
        <w:top w:val="none" w:sz="0" w:space="0" w:color="auto"/>
        <w:left w:val="none" w:sz="0" w:space="0" w:color="auto"/>
        <w:bottom w:val="none" w:sz="0" w:space="0" w:color="auto"/>
        <w:right w:val="none" w:sz="0" w:space="0" w:color="auto"/>
      </w:divBdr>
    </w:div>
    <w:div w:id="9113773">
      <w:marLeft w:val="640"/>
      <w:marRight w:val="0"/>
      <w:marTop w:val="0"/>
      <w:marBottom w:val="0"/>
      <w:divBdr>
        <w:top w:val="none" w:sz="0" w:space="0" w:color="auto"/>
        <w:left w:val="none" w:sz="0" w:space="0" w:color="auto"/>
        <w:bottom w:val="none" w:sz="0" w:space="0" w:color="auto"/>
        <w:right w:val="none" w:sz="0" w:space="0" w:color="auto"/>
      </w:divBdr>
    </w:div>
    <w:div w:id="10685590">
      <w:marLeft w:val="640"/>
      <w:marRight w:val="0"/>
      <w:marTop w:val="0"/>
      <w:marBottom w:val="0"/>
      <w:divBdr>
        <w:top w:val="none" w:sz="0" w:space="0" w:color="auto"/>
        <w:left w:val="none" w:sz="0" w:space="0" w:color="auto"/>
        <w:bottom w:val="none" w:sz="0" w:space="0" w:color="auto"/>
        <w:right w:val="none" w:sz="0" w:space="0" w:color="auto"/>
      </w:divBdr>
    </w:div>
    <w:div w:id="11615022">
      <w:marLeft w:val="640"/>
      <w:marRight w:val="0"/>
      <w:marTop w:val="0"/>
      <w:marBottom w:val="0"/>
      <w:divBdr>
        <w:top w:val="none" w:sz="0" w:space="0" w:color="auto"/>
        <w:left w:val="none" w:sz="0" w:space="0" w:color="auto"/>
        <w:bottom w:val="none" w:sz="0" w:space="0" w:color="auto"/>
        <w:right w:val="none" w:sz="0" w:space="0" w:color="auto"/>
      </w:divBdr>
    </w:div>
    <w:div w:id="13649679">
      <w:marLeft w:val="640"/>
      <w:marRight w:val="0"/>
      <w:marTop w:val="0"/>
      <w:marBottom w:val="0"/>
      <w:divBdr>
        <w:top w:val="none" w:sz="0" w:space="0" w:color="auto"/>
        <w:left w:val="none" w:sz="0" w:space="0" w:color="auto"/>
        <w:bottom w:val="none" w:sz="0" w:space="0" w:color="auto"/>
        <w:right w:val="none" w:sz="0" w:space="0" w:color="auto"/>
      </w:divBdr>
    </w:div>
    <w:div w:id="25370411">
      <w:marLeft w:val="640"/>
      <w:marRight w:val="0"/>
      <w:marTop w:val="0"/>
      <w:marBottom w:val="0"/>
      <w:divBdr>
        <w:top w:val="none" w:sz="0" w:space="0" w:color="auto"/>
        <w:left w:val="none" w:sz="0" w:space="0" w:color="auto"/>
        <w:bottom w:val="none" w:sz="0" w:space="0" w:color="auto"/>
        <w:right w:val="none" w:sz="0" w:space="0" w:color="auto"/>
      </w:divBdr>
    </w:div>
    <w:div w:id="37780871">
      <w:marLeft w:val="640"/>
      <w:marRight w:val="0"/>
      <w:marTop w:val="0"/>
      <w:marBottom w:val="0"/>
      <w:divBdr>
        <w:top w:val="none" w:sz="0" w:space="0" w:color="auto"/>
        <w:left w:val="none" w:sz="0" w:space="0" w:color="auto"/>
        <w:bottom w:val="none" w:sz="0" w:space="0" w:color="auto"/>
        <w:right w:val="none" w:sz="0" w:space="0" w:color="auto"/>
      </w:divBdr>
    </w:div>
    <w:div w:id="47267755">
      <w:marLeft w:val="640"/>
      <w:marRight w:val="0"/>
      <w:marTop w:val="0"/>
      <w:marBottom w:val="0"/>
      <w:divBdr>
        <w:top w:val="none" w:sz="0" w:space="0" w:color="auto"/>
        <w:left w:val="none" w:sz="0" w:space="0" w:color="auto"/>
        <w:bottom w:val="none" w:sz="0" w:space="0" w:color="auto"/>
        <w:right w:val="none" w:sz="0" w:space="0" w:color="auto"/>
      </w:divBdr>
    </w:div>
    <w:div w:id="48193640">
      <w:marLeft w:val="640"/>
      <w:marRight w:val="0"/>
      <w:marTop w:val="0"/>
      <w:marBottom w:val="0"/>
      <w:divBdr>
        <w:top w:val="none" w:sz="0" w:space="0" w:color="auto"/>
        <w:left w:val="none" w:sz="0" w:space="0" w:color="auto"/>
        <w:bottom w:val="none" w:sz="0" w:space="0" w:color="auto"/>
        <w:right w:val="none" w:sz="0" w:space="0" w:color="auto"/>
      </w:divBdr>
    </w:div>
    <w:div w:id="52310508">
      <w:marLeft w:val="640"/>
      <w:marRight w:val="0"/>
      <w:marTop w:val="0"/>
      <w:marBottom w:val="0"/>
      <w:divBdr>
        <w:top w:val="none" w:sz="0" w:space="0" w:color="auto"/>
        <w:left w:val="none" w:sz="0" w:space="0" w:color="auto"/>
        <w:bottom w:val="none" w:sz="0" w:space="0" w:color="auto"/>
        <w:right w:val="none" w:sz="0" w:space="0" w:color="auto"/>
      </w:divBdr>
    </w:div>
    <w:div w:id="54623311">
      <w:marLeft w:val="640"/>
      <w:marRight w:val="0"/>
      <w:marTop w:val="0"/>
      <w:marBottom w:val="0"/>
      <w:divBdr>
        <w:top w:val="none" w:sz="0" w:space="0" w:color="auto"/>
        <w:left w:val="none" w:sz="0" w:space="0" w:color="auto"/>
        <w:bottom w:val="none" w:sz="0" w:space="0" w:color="auto"/>
        <w:right w:val="none" w:sz="0" w:space="0" w:color="auto"/>
      </w:divBdr>
    </w:div>
    <w:div w:id="55980123">
      <w:marLeft w:val="640"/>
      <w:marRight w:val="0"/>
      <w:marTop w:val="0"/>
      <w:marBottom w:val="0"/>
      <w:divBdr>
        <w:top w:val="none" w:sz="0" w:space="0" w:color="auto"/>
        <w:left w:val="none" w:sz="0" w:space="0" w:color="auto"/>
        <w:bottom w:val="none" w:sz="0" w:space="0" w:color="auto"/>
        <w:right w:val="none" w:sz="0" w:space="0" w:color="auto"/>
      </w:divBdr>
    </w:div>
    <w:div w:id="56369631">
      <w:marLeft w:val="640"/>
      <w:marRight w:val="0"/>
      <w:marTop w:val="0"/>
      <w:marBottom w:val="0"/>
      <w:divBdr>
        <w:top w:val="none" w:sz="0" w:space="0" w:color="auto"/>
        <w:left w:val="none" w:sz="0" w:space="0" w:color="auto"/>
        <w:bottom w:val="none" w:sz="0" w:space="0" w:color="auto"/>
        <w:right w:val="none" w:sz="0" w:space="0" w:color="auto"/>
      </w:divBdr>
    </w:div>
    <w:div w:id="61024066">
      <w:marLeft w:val="640"/>
      <w:marRight w:val="0"/>
      <w:marTop w:val="0"/>
      <w:marBottom w:val="0"/>
      <w:divBdr>
        <w:top w:val="none" w:sz="0" w:space="0" w:color="auto"/>
        <w:left w:val="none" w:sz="0" w:space="0" w:color="auto"/>
        <w:bottom w:val="none" w:sz="0" w:space="0" w:color="auto"/>
        <w:right w:val="none" w:sz="0" w:space="0" w:color="auto"/>
      </w:divBdr>
    </w:div>
    <w:div w:id="61875599">
      <w:marLeft w:val="640"/>
      <w:marRight w:val="0"/>
      <w:marTop w:val="0"/>
      <w:marBottom w:val="0"/>
      <w:divBdr>
        <w:top w:val="none" w:sz="0" w:space="0" w:color="auto"/>
        <w:left w:val="none" w:sz="0" w:space="0" w:color="auto"/>
        <w:bottom w:val="none" w:sz="0" w:space="0" w:color="auto"/>
        <w:right w:val="none" w:sz="0" w:space="0" w:color="auto"/>
      </w:divBdr>
    </w:div>
    <w:div w:id="62798974">
      <w:marLeft w:val="640"/>
      <w:marRight w:val="0"/>
      <w:marTop w:val="0"/>
      <w:marBottom w:val="0"/>
      <w:divBdr>
        <w:top w:val="none" w:sz="0" w:space="0" w:color="auto"/>
        <w:left w:val="none" w:sz="0" w:space="0" w:color="auto"/>
        <w:bottom w:val="none" w:sz="0" w:space="0" w:color="auto"/>
        <w:right w:val="none" w:sz="0" w:space="0" w:color="auto"/>
      </w:divBdr>
    </w:div>
    <w:div w:id="63382451">
      <w:marLeft w:val="640"/>
      <w:marRight w:val="0"/>
      <w:marTop w:val="0"/>
      <w:marBottom w:val="0"/>
      <w:divBdr>
        <w:top w:val="none" w:sz="0" w:space="0" w:color="auto"/>
        <w:left w:val="none" w:sz="0" w:space="0" w:color="auto"/>
        <w:bottom w:val="none" w:sz="0" w:space="0" w:color="auto"/>
        <w:right w:val="none" w:sz="0" w:space="0" w:color="auto"/>
      </w:divBdr>
    </w:div>
    <w:div w:id="66923991">
      <w:marLeft w:val="640"/>
      <w:marRight w:val="0"/>
      <w:marTop w:val="0"/>
      <w:marBottom w:val="0"/>
      <w:divBdr>
        <w:top w:val="none" w:sz="0" w:space="0" w:color="auto"/>
        <w:left w:val="none" w:sz="0" w:space="0" w:color="auto"/>
        <w:bottom w:val="none" w:sz="0" w:space="0" w:color="auto"/>
        <w:right w:val="none" w:sz="0" w:space="0" w:color="auto"/>
      </w:divBdr>
    </w:div>
    <w:div w:id="67465194">
      <w:marLeft w:val="640"/>
      <w:marRight w:val="0"/>
      <w:marTop w:val="0"/>
      <w:marBottom w:val="0"/>
      <w:divBdr>
        <w:top w:val="none" w:sz="0" w:space="0" w:color="auto"/>
        <w:left w:val="none" w:sz="0" w:space="0" w:color="auto"/>
        <w:bottom w:val="none" w:sz="0" w:space="0" w:color="auto"/>
        <w:right w:val="none" w:sz="0" w:space="0" w:color="auto"/>
      </w:divBdr>
    </w:div>
    <w:div w:id="69620095">
      <w:marLeft w:val="640"/>
      <w:marRight w:val="0"/>
      <w:marTop w:val="0"/>
      <w:marBottom w:val="0"/>
      <w:divBdr>
        <w:top w:val="none" w:sz="0" w:space="0" w:color="auto"/>
        <w:left w:val="none" w:sz="0" w:space="0" w:color="auto"/>
        <w:bottom w:val="none" w:sz="0" w:space="0" w:color="auto"/>
        <w:right w:val="none" w:sz="0" w:space="0" w:color="auto"/>
      </w:divBdr>
    </w:div>
    <w:div w:id="74860095">
      <w:marLeft w:val="640"/>
      <w:marRight w:val="0"/>
      <w:marTop w:val="0"/>
      <w:marBottom w:val="0"/>
      <w:divBdr>
        <w:top w:val="none" w:sz="0" w:space="0" w:color="auto"/>
        <w:left w:val="none" w:sz="0" w:space="0" w:color="auto"/>
        <w:bottom w:val="none" w:sz="0" w:space="0" w:color="auto"/>
        <w:right w:val="none" w:sz="0" w:space="0" w:color="auto"/>
      </w:divBdr>
    </w:div>
    <w:div w:id="74907835">
      <w:marLeft w:val="640"/>
      <w:marRight w:val="0"/>
      <w:marTop w:val="0"/>
      <w:marBottom w:val="0"/>
      <w:divBdr>
        <w:top w:val="none" w:sz="0" w:space="0" w:color="auto"/>
        <w:left w:val="none" w:sz="0" w:space="0" w:color="auto"/>
        <w:bottom w:val="none" w:sz="0" w:space="0" w:color="auto"/>
        <w:right w:val="none" w:sz="0" w:space="0" w:color="auto"/>
      </w:divBdr>
    </w:div>
    <w:div w:id="85151626">
      <w:marLeft w:val="640"/>
      <w:marRight w:val="0"/>
      <w:marTop w:val="0"/>
      <w:marBottom w:val="0"/>
      <w:divBdr>
        <w:top w:val="none" w:sz="0" w:space="0" w:color="auto"/>
        <w:left w:val="none" w:sz="0" w:space="0" w:color="auto"/>
        <w:bottom w:val="none" w:sz="0" w:space="0" w:color="auto"/>
        <w:right w:val="none" w:sz="0" w:space="0" w:color="auto"/>
      </w:divBdr>
    </w:div>
    <w:div w:id="93213857">
      <w:marLeft w:val="640"/>
      <w:marRight w:val="0"/>
      <w:marTop w:val="0"/>
      <w:marBottom w:val="0"/>
      <w:divBdr>
        <w:top w:val="none" w:sz="0" w:space="0" w:color="auto"/>
        <w:left w:val="none" w:sz="0" w:space="0" w:color="auto"/>
        <w:bottom w:val="none" w:sz="0" w:space="0" w:color="auto"/>
        <w:right w:val="none" w:sz="0" w:space="0" w:color="auto"/>
      </w:divBdr>
    </w:div>
    <w:div w:id="93476377">
      <w:marLeft w:val="640"/>
      <w:marRight w:val="0"/>
      <w:marTop w:val="0"/>
      <w:marBottom w:val="0"/>
      <w:divBdr>
        <w:top w:val="none" w:sz="0" w:space="0" w:color="auto"/>
        <w:left w:val="none" w:sz="0" w:space="0" w:color="auto"/>
        <w:bottom w:val="none" w:sz="0" w:space="0" w:color="auto"/>
        <w:right w:val="none" w:sz="0" w:space="0" w:color="auto"/>
      </w:divBdr>
    </w:div>
    <w:div w:id="94524108">
      <w:marLeft w:val="640"/>
      <w:marRight w:val="0"/>
      <w:marTop w:val="0"/>
      <w:marBottom w:val="0"/>
      <w:divBdr>
        <w:top w:val="none" w:sz="0" w:space="0" w:color="auto"/>
        <w:left w:val="none" w:sz="0" w:space="0" w:color="auto"/>
        <w:bottom w:val="none" w:sz="0" w:space="0" w:color="auto"/>
        <w:right w:val="none" w:sz="0" w:space="0" w:color="auto"/>
      </w:divBdr>
    </w:div>
    <w:div w:id="99030393">
      <w:marLeft w:val="640"/>
      <w:marRight w:val="0"/>
      <w:marTop w:val="0"/>
      <w:marBottom w:val="0"/>
      <w:divBdr>
        <w:top w:val="none" w:sz="0" w:space="0" w:color="auto"/>
        <w:left w:val="none" w:sz="0" w:space="0" w:color="auto"/>
        <w:bottom w:val="none" w:sz="0" w:space="0" w:color="auto"/>
        <w:right w:val="none" w:sz="0" w:space="0" w:color="auto"/>
      </w:divBdr>
    </w:div>
    <w:div w:id="104889301">
      <w:marLeft w:val="640"/>
      <w:marRight w:val="0"/>
      <w:marTop w:val="0"/>
      <w:marBottom w:val="0"/>
      <w:divBdr>
        <w:top w:val="none" w:sz="0" w:space="0" w:color="auto"/>
        <w:left w:val="none" w:sz="0" w:space="0" w:color="auto"/>
        <w:bottom w:val="none" w:sz="0" w:space="0" w:color="auto"/>
        <w:right w:val="none" w:sz="0" w:space="0" w:color="auto"/>
      </w:divBdr>
    </w:div>
    <w:div w:id="108555054">
      <w:marLeft w:val="640"/>
      <w:marRight w:val="0"/>
      <w:marTop w:val="0"/>
      <w:marBottom w:val="0"/>
      <w:divBdr>
        <w:top w:val="none" w:sz="0" w:space="0" w:color="auto"/>
        <w:left w:val="none" w:sz="0" w:space="0" w:color="auto"/>
        <w:bottom w:val="none" w:sz="0" w:space="0" w:color="auto"/>
        <w:right w:val="none" w:sz="0" w:space="0" w:color="auto"/>
      </w:divBdr>
    </w:div>
    <w:div w:id="108742242">
      <w:marLeft w:val="640"/>
      <w:marRight w:val="0"/>
      <w:marTop w:val="0"/>
      <w:marBottom w:val="0"/>
      <w:divBdr>
        <w:top w:val="none" w:sz="0" w:space="0" w:color="auto"/>
        <w:left w:val="none" w:sz="0" w:space="0" w:color="auto"/>
        <w:bottom w:val="none" w:sz="0" w:space="0" w:color="auto"/>
        <w:right w:val="none" w:sz="0" w:space="0" w:color="auto"/>
      </w:divBdr>
    </w:div>
    <w:div w:id="109664596">
      <w:marLeft w:val="640"/>
      <w:marRight w:val="0"/>
      <w:marTop w:val="0"/>
      <w:marBottom w:val="0"/>
      <w:divBdr>
        <w:top w:val="none" w:sz="0" w:space="0" w:color="auto"/>
        <w:left w:val="none" w:sz="0" w:space="0" w:color="auto"/>
        <w:bottom w:val="none" w:sz="0" w:space="0" w:color="auto"/>
        <w:right w:val="none" w:sz="0" w:space="0" w:color="auto"/>
      </w:divBdr>
    </w:div>
    <w:div w:id="110176285">
      <w:marLeft w:val="640"/>
      <w:marRight w:val="0"/>
      <w:marTop w:val="0"/>
      <w:marBottom w:val="0"/>
      <w:divBdr>
        <w:top w:val="none" w:sz="0" w:space="0" w:color="auto"/>
        <w:left w:val="none" w:sz="0" w:space="0" w:color="auto"/>
        <w:bottom w:val="none" w:sz="0" w:space="0" w:color="auto"/>
        <w:right w:val="none" w:sz="0" w:space="0" w:color="auto"/>
      </w:divBdr>
    </w:div>
    <w:div w:id="111023743">
      <w:marLeft w:val="640"/>
      <w:marRight w:val="0"/>
      <w:marTop w:val="0"/>
      <w:marBottom w:val="0"/>
      <w:divBdr>
        <w:top w:val="none" w:sz="0" w:space="0" w:color="auto"/>
        <w:left w:val="none" w:sz="0" w:space="0" w:color="auto"/>
        <w:bottom w:val="none" w:sz="0" w:space="0" w:color="auto"/>
        <w:right w:val="none" w:sz="0" w:space="0" w:color="auto"/>
      </w:divBdr>
    </w:div>
    <w:div w:id="112212808">
      <w:marLeft w:val="640"/>
      <w:marRight w:val="0"/>
      <w:marTop w:val="0"/>
      <w:marBottom w:val="0"/>
      <w:divBdr>
        <w:top w:val="none" w:sz="0" w:space="0" w:color="auto"/>
        <w:left w:val="none" w:sz="0" w:space="0" w:color="auto"/>
        <w:bottom w:val="none" w:sz="0" w:space="0" w:color="auto"/>
        <w:right w:val="none" w:sz="0" w:space="0" w:color="auto"/>
      </w:divBdr>
    </w:div>
    <w:div w:id="113792377">
      <w:marLeft w:val="640"/>
      <w:marRight w:val="0"/>
      <w:marTop w:val="0"/>
      <w:marBottom w:val="0"/>
      <w:divBdr>
        <w:top w:val="none" w:sz="0" w:space="0" w:color="auto"/>
        <w:left w:val="none" w:sz="0" w:space="0" w:color="auto"/>
        <w:bottom w:val="none" w:sz="0" w:space="0" w:color="auto"/>
        <w:right w:val="none" w:sz="0" w:space="0" w:color="auto"/>
      </w:divBdr>
    </w:div>
    <w:div w:id="116529434">
      <w:marLeft w:val="640"/>
      <w:marRight w:val="0"/>
      <w:marTop w:val="0"/>
      <w:marBottom w:val="0"/>
      <w:divBdr>
        <w:top w:val="none" w:sz="0" w:space="0" w:color="auto"/>
        <w:left w:val="none" w:sz="0" w:space="0" w:color="auto"/>
        <w:bottom w:val="none" w:sz="0" w:space="0" w:color="auto"/>
        <w:right w:val="none" w:sz="0" w:space="0" w:color="auto"/>
      </w:divBdr>
    </w:div>
    <w:div w:id="137694278">
      <w:marLeft w:val="640"/>
      <w:marRight w:val="0"/>
      <w:marTop w:val="0"/>
      <w:marBottom w:val="0"/>
      <w:divBdr>
        <w:top w:val="none" w:sz="0" w:space="0" w:color="auto"/>
        <w:left w:val="none" w:sz="0" w:space="0" w:color="auto"/>
        <w:bottom w:val="none" w:sz="0" w:space="0" w:color="auto"/>
        <w:right w:val="none" w:sz="0" w:space="0" w:color="auto"/>
      </w:divBdr>
    </w:div>
    <w:div w:id="137844280">
      <w:marLeft w:val="640"/>
      <w:marRight w:val="0"/>
      <w:marTop w:val="0"/>
      <w:marBottom w:val="0"/>
      <w:divBdr>
        <w:top w:val="none" w:sz="0" w:space="0" w:color="auto"/>
        <w:left w:val="none" w:sz="0" w:space="0" w:color="auto"/>
        <w:bottom w:val="none" w:sz="0" w:space="0" w:color="auto"/>
        <w:right w:val="none" w:sz="0" w:space="0" w:color="auto"/>
      </w:divBdr>
    </w:div>
    <w:div w:id="139157265">
      <w:marLeft w:val="640"/>
      <w:marRight w:val="0"/>
      <w:marTop w:val="0"/>
      <w:marBottom w:val="0"/>
      <w:divBdr>
        <w:top w:val="none" w:sz="0" w:space="0" w:color="auto"/>
        <w:left w:val="none" w:sz="0" w:space="0" w:color="auto"/>
        <w:bottom w:val="none" w:sz="0" w:space="0" w:color="auto"/>
        <w:right w:val="none" w:sz="0" w:space="0" w:color="auto"/>
      </w:divBdr>
    </w:div>
    <w:div w:id="145823178">
      <w:marLeft w:val="640"/>
      <w:marRight w:val="0"/>
      <w:marTop w:val="0"/>
      <w:marBottom w:val="0"/>
      <w:divBdr>
        <w:top w:val="none" w:sz="0" w:space="0" w:color="auto"/>
        <w:left w:val="none" w:sz="0" w:space="0" w:color="auto"/>
        <w:bottom w:val="none" w:sz="0" w:space="0" w:color="auto"/>
        <w:right w:val="none" w:sz="0" w:space="0" w:color="auto"/>
      </w:divBdr>
    </w:div>
    <w:div w:id="146361583">
      <w:marLeft w:val="640"/>
      <w:marRight w:val="0"/>
      <w:marTop w:val="0"/>
      <w:marBottom w:val="0"/>
      <w:divBdr>
        <w:top w:val="none" w:sz="0" w:space="0" w:color="auto"/>
        <w:left w:val="none" w:sz="0" w:space="0" w:color="auto"/>
        <w:bottom w:val="none" w:sz="0" w:space="0" w:color="auto"/>
        <w:right w:val="none" w:sz="0" w:space="0" w:color="auto"/>
      </w:divBdr>
    </w:div>
    <w:div w:id="156263374">
      <w:marLeft w:val="640"/>
      <w:marRight w:val="0"/>
      <w:marTop w:val="0"/>
      <w:marBottom w:val="0"/>
      <w:divBdr>
        <w:top w:val="none" w:sz="0" w:space="0" w:color="auto"/>
        <w:left w:val="none" w:sz="0" w:space="0" w:color="auto"/>
        <w:bottom w:val="none" w:sz="0" w:space="0" w:color="auto"/>
        <w:right w:val="none" w:sz="0" w:space="0" w:color="auto"/>
      </w:divBdr>
    </w:div>
    <w:div w:id="163515989">
      <w:marLeft w:val="640"/>
      <w:marRight w:val="0"/>
      <w:marTop w:val="0"/>
      <w:marBottom w:val="0"/>
      <w:divBdr>
        <w:top w:val="none" w:sz="0" w:space="0" w:color="auto"/>
        <w:left w:val="none" w:sz="0" w:space="0" w:color="auto"/>
        <w:bottom w:val="none" w:sz="0" w:space="0" w:color="auto"/>
        <w:right w:val="none" w:sz="0" w:space="0" w:color="auto"/>
      </w:divBdr>
    </w:div>
    <w:div w:id="174927977">
      <w:marLeft w:val="640"/>
      <w:marRight w:val="0"/>
      <w:marTop w:val="0"/>
      <w:marBottom w:val="0"/>
      <w:divBdr>
        <w:top w:val="none" w:sz="0" w:space="0" w:color="auto"/>
        <w:left w:val="none" w:sz="0" w:space="0" w:color="auto"/>
        <w:bottom w:val="none" w:sz="0" w:space="0" w:color="auto"/>
        <w:right w:val="none" w:sz="0" w:space="0" w:color="auto"/>
      </w:divBdr>
    </w:div>
    <w:div w:id="176047527">
      <w:marLeft w:val="640"/>
      <w:marRight w:val="0"/>
      <w:marTop w:val="0"/>
      <w:marBottom w:val="0"/>
      <w:divBdr>
        <w:top w:val="none" w:sz="0" w:space="0" w:color="auto"/>
        <w:left w:val="none" w:sz="0" w:space="0" w:color="auto"/>
        <w:bottom w:val="none" w:sz="0" w:space="0" w:color="auto"/>
        <w:right w:val="none" w:sz="0" w:space="0" w:color="auto"/>
      </w:divBdr>
    </w:div>
    <w:div w:id="181864339">
      <w:marLeft w:val="640"/>
      <w:marRight w:val="0"/>
      <w:marTop w:val="0"/>
      <w:marBottom w:val="0"/>
      <w:divBdr>
        <w:top w:val="none" w:sz="0" w:space="0" w:color="auto"/>
        <w:left w:val="none" w:sz="0" w:space="0" w:color="auto"/>
        <w:bottom w:val="none" w:sz="0" w:space="0" w:color="auto"/>
        <w:right w:val="none" w:sz="0" w:space="0" w:color="auto"/>
      </w:divBdr>
    </w:div>
    <w:div w:id="183177960">
      <w:marLeft w:val="640"/>
      <w:marRight w:val="0"/>
      <w:marTop w:val="0"/>
      <w:marBottom w:val="0"/>
      <w:divBdr>
        <w:top w:val="none" w:sz="0" w:space="0" w:color="auto"/>
        <w:left w:val="none" w:sz="0" w:space="0" w:color="auto"/>
        <w:bottom w:val="none" w:sz="0" w:space="0" w:color="auto"/>
        <w:right w:val="none" w:sz="0" w:space="0" w:color="auto"/>
      </w:divBdr>
    </w:div>
    <w:div w:id="186412760">
      <w:marLeft w:val="640"/>
      <w:marRight w:val="0"/>
      <w:marTop w:val="0"/>
      <w:marBottom w:val="0"/>
      <w:divBdr>
        <w:top w:val="none" w:sz="0" w:space="0" w:color="auto"/>
        <w:left w:val="none" w:sz="0" w:space="0" w:color="auto"/>
        <w:bottom w:val="none" w:sz="0" w:space="0" w:color="auto"/>
        <w:right w:val="none" w:sz="0" w:space="0" w:color="auto"/>
      </w:divBdr>
    </w:div>
    <w:div w:id="195587309">
      <w:marLeft w:val="640"/>
      <w:marRight w:val="0"/>
      <w:marTop w:val="0"/>
      <w:marBottom w:val="0"/>
      <w:divBdr>
        <w:top w:val="none" w:sz="0" w:space="0" w:color="auto"/>
        <w:left w:val="none" w:sz="0" w:space="0" w:color="auto"/>
        <w:bottom w:val="none" w:sz="0" w:space="0" w:color="auto"/>
        <w:right w:val="none" w:sz="0" w:space="0" w:color="auto"/>
      </w:divBdr>
    </w:div>
    <w:div w:id="203760140">
      <w:marLeft w:val="640"/>
      <w:marRight w:val="0"/>
      <w:marTop w:val="0"/>
      <w:marBottom w:val="0"/>
      <w:divBdr>
        <w:top w:val="none" w:sz="0" w:space="0" w:color="auto"/>
        <w:left w:val="none" w:sz="0" w:space="0" w:color="auto"/>
        <w:bottom w:val="none" w:sz="0" w:space="0" w:color="auto"/>
        <w:right w:val="none" w:sz="0" w:space="0" w:color="auto"/>
      </w:divBdr>
    </w:div>
    <w:div w:id="211771385">
      <w:marLeft w:val="640"/>
      <w:marRight w:val="0"/>
      <w:marTop w:val="0"/>
      <w:marBottom w:val="0"/>
      <w:divBdr>
        <w:top w:val="none" w:sz="0" w:space="0" w:color="auto"/>
        <w:left w:val="none" w:sz="0" w:space="0" w:color="auto"/>
        <w:bottom w:val="none" w:sz="0" w:space="0" w:color="auto"/>
        <w:right w:val="none" w:sz="0" w:space="0" w:color="auto"/>
      </w:divBdr>
    </w:div>
    <w:div w:id="212885223">
      <w:marLeft w:val="640"/>
      <w:marRight w:val="0"/>
      <w:marTop w:val="0"/>
      <w:marBottom w:val="0"/>
      <w:divBdr>
        <w:top w:val="none" w:sz="0" w:space="0" w:color="auto"/>
        <w:left w:val="none" w:sz="0" w:space="0" w:color="auto"/>
        <w:bottom w:val="none" w:sz="0" w:space="0" w:color="auto"/>
        <w:right w:val="none" w:sz="0" w:space="0" w:color="auto"/>
      </w:divBdr>
    </w:div>
    <w:div w:id="213271526">
      <w:marLeft w:val="640"/>
      <w:marRight w:val="0"/>
      <w:marTop w:val="0"/>
      <w:marBottom w:val="0"/>
      <w:divBdr>
        <w:top w:val="none" w:sz="0" w:space="0" w:color="auto"/>
        <w:left w:val="none" w:sz="0" w:space="0" w:color="auto"/>
        <w:bottom w:val="none" w:sz="0" w:space="0" w:color="auto"/>
        <w:right w:val="none" w:sz="0" w:space="0" w:color="auto"/>
      </w:divBdr>
    </w:div>
    <w:div w:id="216556611">
      <w:marLeft w:val="640"/>
      <w:marRight w:val="0"/>
      <w:marTop w:val="0"/>
      <w:marBottom w:val="0"/>
      <w:divBdr>
        <w:top w:val="none" w:sz="0" w:space="0" w:color="auto"/>
        <w:left w:val="none" w:sz="0" w:space="0" w:color="auto"/>
        <w:bottom w:val="none" w:sz="0" w:space="0" w:color="auto"/>
        <w:right w:val="none" w:sz="0" w:space="0" w:color="auto"/>
      </w:divBdr>
    </w:div>
    <w:div w:id="216556664">
      <w:marLeft w:val="640"/>
      <w:marRight w:val="0"/>
      <w:marTop w:val="0"/>
      <w:marBottom w:val="0"/>
      <w:divBdr>
        <w:top w:val="none" w:sz="0" w:space="0" w:color="auto"/>
        <w:left w:val="none" w:sz="0" w:space="0" w:color="auto"/>
        <w:bottom w:val="none" w:sz="0" w:space="0" w:color="auto"/>
        <w:right w:val="none" w:sz="0" w:space="0" w:color="auto"/>
      </w:divBdr>
    </w:div>
    <w:div w:id="219371040">
      <w:marLeft w:val="640"/>
      <w:marRight w:val="0"/>
      <w:marTop w:val="0"/>
      <w:marBottom w:val="0"/>
      <w:divBdr>
        <w:top w:val="none" w:sz="0" w:space="0" w:color="auto"/>
        <w:left w:val="none" w:sz="0" w:space="0" w:color="auto"/>
        <w:bottom w:val="none" w:sz="0" w:space="0" w:color="auto"/>
        <w:right w:val="none" w:sz="0" w:space="0" w:color="auto"/>
      </w:divBdr>
    </w:div>
    <w:div w:id="220987931">
      <w:marLeft w:val="640"/>
      <w:marRight w:val="0"/>
      <w:marTop w:val="0"/>
      <w:marBottom w:val="0"/>
      <w:divBdr>
        <w:top w:val="none" w:sz="0" w:space="0" w:color="auto"/>
        <w:left w:val="none" w:sz="0" w:space="0" w:color="auto"/>
        <w:bottom w:val="none" w:sz="0" w:space="0" w:color="auto"/>
        <w:right w:val="none" w:sz="0" w:space="0" w:color="auto"/>
      </w:divBdr>
    </w:div>
    <w:div w:id="223413432">
      <w:marLeft w:val="640"/>
      <w:marRight w:val="0"/>
      <w:marTop w:val="0"/>
      <w:marBottom w:val="0"/>
      <w:divBdr>
        <w:top w:val="none" w:sz="0" w:space="0" w:color="auto"/>
        <w:left w:val="none" w:sz="0" w:space="0" w:color="auto"/>
        <w:bottom w:val="none" w:sz="0" w:space="0" w:color="auto"/>
        <w:right w:val="none" w:sz="0" w:space="0" w:color="auto"/>
      </w:divBdr>
    </w:div>
    <w:div w:id="223608895">
      <w:marLeft w:val="640"/>
      <w:marRight w:val="0"/>
      <w:marTop w:val="0"/>
      <w:marBottom w:val="0"/>
      <w:divBdr>
        <w:top w:val="none" w:sz="0" w:space="0" w:color="auto"/>
        <w:left w:val="none" w:sz="0" w:space="0" w:color="auto"/>
        <w:bottom w:val="none" w:sz="0" w:space="0" w:color="auto"/>
        <w:right w:val="none" w:sz="0" w:space="0" w:color="auto"/>
      </w:divBdr>
    </w:div>
    <w:div w:id="224534797">
      <w:marLeft w:val="640"/>
      <w:marRight w:val="0"/>
      <w:marTop w:val="0"/>
      <w:marBottom w:val="0"/>
      <w:divBdr>
        <w:top w:val="none" w:sz="0" w:space="0" w:color="auto"/>
        <w:left w:val="none" w:sz="0" w:space="0" w:color="auto"/>
        <w:bottom w:val="none" w:sz="0" w:space="0" w:color="auto"/>
        <w:right w:val="none" w:sz="0" w:space="0" w:color="auto"/>
      </w:divBdr>
    </w:div>
    <w:div w:id="225804146">
      <w:marLeft w:val="640"/>
      <w:marRight w:val="0"/>
      <w:marTop w:val="0"/>
      <w:marBottom w:val="0"/>
      <w:divBdr>
        <w:top w:val="none" w:sz="0" w:space="0" w:color="auto"/>
        <w:left w:val="none" w:sz="0" w:space="0" w:color="auto"/>
        <w:bottom w:val="none" w:sz="0" w:space="0" w:color="auto"/>
        <w:right w:val="none" w:sz="0" w:space="0" w:color="auto"/>
      </w:divBdr>
    </w:div>
    <w:div w:id="229660158">
      <w:marLeft w:val="640"/>
      <w:marRight w:val="0"/>
      <w:marTop w:val="0"/>
      <w:marBottom w:val="0"/>
      <w:divBdr>
        <w:top w:val="none" w:sz="0" w:space="0" w:color="auto"/>
        <w:left w:val="none" w:sz="0" w:space="0" w:color="auto"/>
        <w:bottom w:val="none" w:sz="0" w:space="0" w:color="auto"/>
        <w:right w:val="none" w:sz="0" w:space="0" w:color="auto"/>
      </w:divBdr>
    </w:div>
    <w:div w:id="231698796">
      <w:marLeft w:val="640"/>
      <w:marRight w:val="0"/>
      <w:marTop w:val="0"/>
      <w:marBottom w:val="0"/>
      <w:divBdr>
        <w:top w:val="none" w:sz="0" w:space="0" w:color="auto"/>
        <w:left w:val="none" w:sz="0" w:space="0" w:color="auto"/>
        <w:bottom w:val="none" w:sz="0" w:space="0" w:color="auto"/>
        <w:right w:val="none" w:sz="0" w:space="0" w:color="auto"/>
      </w:divBdr>
    </w:div>
    <w:div w:id="236675400">
      <w:marLeft w:val="640"/>
      <w:marRight w:val="0"/>
      <w:marTop w:val="0"/>
      <w:marBottom w:val="0"/>
      <w:divBdr>
        <w:top w:val="none" w:sz="0" w:space="0" w:color="auto"/>
        <w:left w:val="none" w:sz="0" w:space="0" w:color="auto"/>
        <w:bottom w:val="none" w:sz="0" w:space="0" w:color="auto"/>
        <w:right w:val="none" w:sz="0" w:space="0" w:color="auto"/>
      </w:divBdr>
    </w:div>
    <w:div w:id="243343026">
      <w:marLeft w:val="640"/>
      <w:marRight w:val="0"/>
      <w:marTop w:val="0"/>
      <w:marBottom w:val="0"/>
      <w:divBdr>
        <w:top w:val="none" w:sz="0" w:space="0" w:color="auto"/>
        <w:left w:val="none" w:sz="0" w:space="0" w:color="auto"/>
        <w:bottom w:val="none" w:sz="0" w:space="0" w:color="auto"/>
        <w:right w:val="none" w:sz="0" w:space="0" w:color="auto"/>
      </w:divBdr>
    </w:div>
    <w:div w:id="244266943">
      <w:marLeft w:val="640"/>
      <w:marRight w:val="0"/>
      <w:marTop w:val="0"/>
      <w:marBottom w:val="0"/>
      <w:divBdr>
        <w:top w:val="none" w:sz="0" w:space="0" w:color="auto"/>
        <w:left w:val="none" w:sz="0" w:space="0" w:color="auto"/>
        <w:bottom w:val="none" w:sz="0" w:space="0" w:color="auto"/>
        <w:right w:val="none" w:sz="0" w:space="0" w:color="auto"/>
      </w:divBdr>
    </w:div>
    <w:div w:id="244339502">
      <w:marLeft w:val="640"/>
      <w:marRight w:val="0"/>
      <w:marTop w:val="0"/>
      <w:marBottom w:val="0"/>
      <w:divBdr>
        <w:top w:val="none" w:sz="0" w:space="0" w:color="auto"/>
        <w:left w:val="none" w:sz="0" w:space="0" w:color="auto"/>
        <w:bottom w:val="none" w:sz="0" w:space="0" w:color="auto"/>
        <w:right w:val="none" w:sz="0" w:space="0" w:color="auto"/>
      </w:divBdr>
    </w:div>
    <w:div w:id="245382057">
      <w:marLeft w:val="640"/>
      <w:marRight w:val="0"/>
      <w:marTop w:val="0"/>
      <w:marBottom w:val="0"/>
      <w:divBdr>
        <w:top w:val="none" w:sz="0" w:space="0" w:color="auto"/>
        <w:left w:val="none" w:sz="0" w:space="0" w:color="auto"/>
        <w:bottom w:val="none" w:sz="0" w:space="0" w:color="auto"/>
        <w:right w:val="none" w:sz="0" w:space="0" w:color="auto"/>
      </w:divBdr>
    </w:div>
    <w:div w:id="250553482">
      <w:marLeft w:val="640"/>
      <w:marRight w:val="0"/>
      <w:marTop w:val="0"/>
      <w:marBottom w:val="0"/>
      <w:divBdr>
        <w:top w:val="none" w:sz="0" w:space="0" w:color="auto"/>
        <w:left w:val="none" w:sz="0" w:space="0" w:color="auto"/>
        <w:bottom w:val="none" w:sz="0" w:space="0" w:color="auto"/>
        <w:right w:val="none" w:sz="0" w:space="0" w:color="auto"/>
      </w:divBdr>
    </w:div>
    <w:div w:id="251864453">
      <w:marLeft w:val="640"/>
      <w:marRight w:val="0"/>
      <w:marTop w:val="0"/>
      <w:marBottom w:val="0"/>
      <w:divBdr>
        <w:top w:val="none" w:sz="0" w:space="0" w:color="auto"/>
        <w:left w:val="none" w:sz="0" w:space="0" w:color="auto"/>
        <w:bottom w:val="none" w:sz="0" w:space="0" w:color="auto"/>
        <w:right w:val="none" w:sz="0" w:space="0" w:color="auto"/>
      </w:divBdr>
    </w:div>
    <w:div w:id="253980089">
      <w:marLeft w:val="640"/>
      <w:marRight w:val="0"/>
      <w:marTop w:val="0"/>
      <w:marBottom w:val="0"/>
      <w:divBdr>
        <w:top w:val="none" w:sz="0" w:space="0" w:color="auto"/>
        <w:left w:val="none" w:sz="0" w:space="0" w:color="auto"/>
        <w:bottom w:val="none" w:sz="0" w:space="0" w:color="auto"/>
        <w:right w:val="none" w:sz="0" w:space="0" w:color="auto"/>
      </w:divBdr>
    </w:div>
    <w:div w:id="257295653">
      <w:marLeft w:val="640"/>
      <w:marRight w:val="0"/>
      <w:marTop w:val="0"/>
      <w:marBottom w:val="0"/>
      <w:divBdr>
        <w:top w:val="none" w:sz="0" w:space="0" w:color="auto"/>
        <w:left w:val="none" w:sz="0" w:space="0" w:color="auto"/>
        <w:bottom w:val="none" w:sz="0" w:space="0" w:color="auto"/>
        <w:right w:val="none" w:sz="0" w:space="0" w:color="auto"/>
      </w:divBdr>
    </w:div>
    <w:div w:id="258606765">
      <w:marLeft w:val="640"/>
      <w:marRight w:val="0"/>
      <w:marTop w:val="0"/>
      <w:marBottom w:val="0"/>
      <w:divBdr>
        <w:top w:val="none" w:sz="0" w:space="0" w:color="auto"/>
        <w:left w:val="none" w:sz="0" w:space="0" w:color="auto"/>
        <w:bottom w:val="none" w:sz="0" w:space="0" w:color="auto"/>
        <w:right w:val="none" w:sz="0" w:space="0" w:color="auto"/>
      </w:divBdr>
    </w:div>
    <w:div w:id="269048920">
      <w:marLeft w:val="640"/>
      <w:marRight w:val="0"/>
      <w:marTop w:val="0"/>
      <w:marBottom w:val="0"/>
      <w:divBdr>
        <w:top w:val="none" w:sz="0" w:space="0" w:color="auto"/>
        <w:left w:val="none" w:sz="0" w:space="0" w:color="auto"/>
        <w:bottom w:val="none" w:sz="0" w:space="0" w:color="auto"/>
        <w:right w:val="none" w:sz="0" w:space="0" w:color="auto"/>
      </w:divBdr>
    </w:div>
    <w:div w:id="269776875">
      <w:marLeft w:val="640"/>
      <w:marRight w:val="0"/>
      <w:marTop w:val="0"/>
      <w:marBottom w:val="0"/>
      <w:divBdr>
        <w:top w:val="none" w:sz="0" w:space="0" w:color="auto"/>
        <w:left w:val="none" w:sz="0" w:space="0" w:color="auto"/>
        <w:bottom w:val="none" w:sz="0" w:space="0" w:color="auto"/>
        <w:right w:val="none" w:sz="0" w:space="0" w:color="auto"/>
      </w:divBdr>
    </w:div>
    <w:div w:id="275215892">
      <w:marLeft w:val="640"/>
      <w:marRight w:val="0"/>
      <w:marTop w:val="0"/>
      <w:marBottom w:val="0"/>
      <w:divBdr>
        <w:top w:val="none" w:sz="0" w:space="0" w:color="auto"/>
        <w:left w:val="none" w:sz="0" w:space="0" w:color="auto"/>
        <w:bottom w:val="none" w:sz="0" w:space="0" w:color="auto"/>
        <w:right w:val="none" w:sz="0" w:space="0" w:color="auto"/>
      </w:divBdr>
    </w:div>
    <w:div w:id="284434573">
      <w:marLeft w:val="640"/>
      <w:marRight w:val="0"/>
      <w:marTop w:val="0"/>
      <w:marBottom w:val="0"/>
      <w:divBdr>
        <w:top w:val="none" w:sz="0" w:space="0" w:color="auto"/>
        <w:left w:val="none" w:sz="0" w:space="0" w:color="auto"/>
        <w:bottom w:val="none" w:sz="0" w:space="0" w:color="auto"/>
        <w:right w:val="none" w:sz="0" w:space="0" w:color="auto"/>
      </w:divBdr>
    </w:div>
    <w:div w:id="287397934">
      <w:marLeft w:val="640"/>
      <w:marRight w:val="0"/>
      <w:marTop w:val="0"/>
      <w:marBottom w:val="0"/>
      <w:divBdr>
        <w:top w:val="none" w:sz="0" w:space="0" w:color="auto"/>
        <w:left w:val="none" w:sz="0" w:space="0" w:color="auto"/>
        <w:bottom w:val="none" w:sz="0" w:space="0" w:color="auto"/>
        <w:right w:val="none" w:sz="0" w:space="0" w:color="auto"/>
      </w:divBdr>
    </w:div>
    <w:div w:id="287511060">
      <w:marLeft w:val="640"/>
      <w:marRight w:val="0"/>
      <w:marTop w:val="0"/>
      <w:marBottom w:val="0"/>
      <w:divBdr>
        <w:top w:val="none" w:sz="0" w:space="0" w:color="auto"/>
        <w:left w:val="none" w:sz="0" w:space="0" w:color="auto"/>
        <w:bottom w:val="none" w:sz="0" w:space="0" w:color="auto"/>
        <w:right w:val="none" w:sz="0" w:space="0" w:color="auto"/>
      </w:divBdr>
    </w:div>
    <w:div w:id="288168484">
      <w:marLeft w:val="640"/>
      <w:marRight w:val="0"/>
      <w:marTop w:val="0"/>
      <w:marBottom w:val="0"/>
      <w:divBdr>
        <w:top w:val="none" w:sz="0" w:space="0" w:color="auto"/>
        <w:left w:val="none" w:sz="0" w:space="0" w:color="auto"/>
        <w:bottom w:val="none" w:sz="0" w:space="0" w:color="auto"/>
        <w:right w:val="none" w:sz="0" w:space="0" w:color="auto"/>
      </w:divBdr>
    </w:div>
    <w:div w:id="297343315">
      <w:marLeft w:val="640"/>
      <w:marRight w:val="0"/>
      <w:marTop w:val="0"/>
      <w:marBottom w:val="0"/>
      <w:divBdr>
        <w:top w:val="none" w:sz="0" w:space="0" w:color="auto"/>
        <w:left w:val="none" w:sz="0" w:space="0" w:color="auto"/>
        <w:bottom w:val="none" w:sz="0" w:space="0" w:color="auto"/>
        <w:right w:val="none" w:sz="0" w:space="0" w:color="auto"/>
      </w:divBdr>
    </w:div>
    <w:div w:id="298927509">
      <w:marLeft w:val="640"/>
      <w:marRight w:val="0"/>
      <w:marTop w:val="0"/>
      <w:marBottom w:val="0"/>
      <w:divBdr>
        <w:top w:val="none" w:sz="0" w:space="0" w:color="auto"/>
        <w:left w:val="none" w:sz="0" w:space="0" w:color="auto"/>
        <w:bottom w:val="none" w:sz="0" w:space="0" w:color="auto"/>
        <w:right w:val="none" w:sz="0" w:space="0" w:color="auto"/>
      </w:divBdr>
    </w:div>
    <w:div w:id="306472424">
      <w:marLeft w:val="640"/>
      <w:marRight w:val="0"/>
      <w:marTop w:val="0"/>
      <w:marBottom w:val="0"/>
      <w:divBdr>
        <w:top w:val="none" w:sz="0" w:space="0" w:color="auto"/>
        <w:left w:val="none" w:sz="0" w:space="0" w:color="auto"/>
        <w:bottom w:val="none" w:sz="0" w:space="0" w:color="auto"/>
        <w:right w:val="none" w:sz="0" w:space="0" w:color="auto"/>
      </w:divBdr>
    </w:div>
    <w:div w:id="306787105">
      <w:marLeft w:val="640"/>
      <w:marRight w:val="0"/>
      <w:marTop w:val="0"/>
      <w:marBottom w:val="0"/>
      <w:divBdr>
        <w:top w:val="none" w:sz="0" w:space="0" w:color="auto"/>
        <w:left w:val="none" w:sz="0" w:space="0" w:color="auto"/>
        <w:bottom w:val="none" w:sz="0" w:space="0" w:color="auto"/>
        <w:right w:val="none" w:sz="0" w:space="0" w:color="auto"/>
      </w:divBdr>
    </w:div>
    <w:div w:id="308949853">
      <w:marLeft w:val="640"/>
      <w:marRight w:val="0"/>
      <w:marTop w:val="0"/>
      <w:marBottom w:val="0"/>
      <w:divBdr>
        <w:top w:val="none" w:sz="0" w:space="0" w:color="auto"/>
        <w:left w:val="none" w:sz="0" w:space="0" w:color="auto"/>
        <w:bottom w:val="none" w:sz="0" w:space="0" w:color="auto"/>
        <w:right w:val="none" w:sz="0" w:space="0" w:color="auto"/>
      </w:divBdr>
    </w:div>
    <w:div w:id="316760753">
      <w:marLeft w:val="640"/>
      <w:marRight w:val="0"/>
      <w:marTop w:val="0"/>
      <w:marBottom w:val="0"/>
      <w:divBdr>
        <w:top w:val="none" w:sz="0" w:space="0" w:color="auto"/>
        <w:left w:val="none" w:sz="0" w:space="0" w:color="auto"/>
        <w:bottom w:val="none" w:sz="0" w:space="0" w:color="auto"/>
        <w:right w:val="none" w:sz="0" w:space="0" w:color="auto"/>
      </w:divBdr>
    </w:div>
    <w:div w:id="318046271">
      <w:marLeft w:val="640"/>
      <w:marRight w:val="0"/>
      <w:marTop w:val="0"/>
      <w:marBottom w:val="0"/>
      <w:divBdr>
        <w:top w:val="none" w:sz="0" w:space="0" w:color="auto"/>
        <w:left w:val="none" w:sz="0" w:space="0" w:color="auto"/>
        <w:bottom w:val="none" w:sz="0" w:space="0" w:color="auto"/>
        <w:right w:val="none" w:sz="0" w:space="0" w:color="auto"/>
      </w:divBdr>
    </w:div>
    <w:div w:id="318074660">
      <w:marLeft w:val="640"/>
      <w:marRight w:val="0"/>
      <w:marTop w:val="0"/>
      <w:marBottom w:val="0"/>
      <w:divBdr>
        <w:top w:val="none" w:sz="0" w:space="0" w:color="auto"/>
        <w:left w:val="none" w:sz="0" w:space="0" w:color="auto"/>
        <w:bottom w:val="none" w:sz="0" w:space="0" w:color="auto"/>
        <w:right w:val="none" w:sz="0" w:space="0" w:color="auto"/>
      </w:divBdr>
    </w:div>
    <w:div w:id="318921518">
      <w:marLeft w:val="640"/>
      <w:marRight w:val="0"/>
      <w:marTop w:val="0"/>
      <w:marBottom w:val="0"/>
      <w:divBdr>
        <w:top w:val="none" w:sz="0" w:space="0" w:color="auto"/>
        <w:left w:val="none" w:sz="0" w:space="0" w:color="auto"/>
        <w:bottom w:val="none" w:sz="0" w:space="0" w:color="auto"/>
        <w:right w:val="none" w:sz="0" w:space="0" w:color="auto"/>
      </w:divBdr>
    </w:div>
    <w:div w:id="319694264">
      <w:marLeft w:val="640"/>
      <w:marRight w:val="0"/>
      <w:marTop w:val="0"/>
      <w:marBottom w:val="0"/>
      <w:divBdr>
        <w:top w:val="none" w:sz="0" w:space="0" w:color="auto"/>
        <w:left w:val="none" w:sz="0" w:space="0" w:color="auto"/>
        <w:bottom w:val="none" w:sz="0" w:space="0" w:color="auto"/>
        <w:right w:val="none" w:sz="0" w:space="0" w:color="auto"/>
      </w:divBdr>
    </w:div>
    <w:div w:id="323893865">
      <w:marLeft w:val="640"/>
      <w:marRight w:val="0"/>
      <w:marTop w:val="0"/>
      <w:marBottom w:val="0"/>
      <w:divBdr>
        <w:top w:val="none" w:sz="0" w:space="0" w:color="auto"/>
        <w:left w:val="none" w:sz="0" w:space="0" w:color="auto"/>
        <w:bottom w:val="none" w:sz="0" w:space="0" w:color="auto"/>
        <w:right w:val="none" w:sz="0" w:space="0" w:color="auto"/>
      </w:divBdr>
    </w:div>
    <w:div w:id="326977296">
      <w:marLeft w:val="640"/>
      <w:marRight w:val="0"/>
      <w:marTop w:val="0"/>
      <w:marBottom w:val="0"/>
      <w:divBdr>
        <w:top w:val="none" w:sz="0" w:space="0" w:color="auto"/>
        <w:left w:val="none" w:sz="0" w:space="0" w:color="auto"/>
        <w:bottom w:val="none" w:sz="0" w:space="0" w:color="auto"/>
        <w:right w:val="none" w:sz="0" w:space="0" w:color="auto"/>
      </w:divBdr>
    </w:div>
    <w:div w:id="327907351">
      <w:marLeft w:val="640"/>
      <w:marRight w:val="0"/>
      <w:marTop w:val="0"/>
      <w:marBottom w:val="0"/>
      <w:divBdr>
        <w:top w:val="none" w:sz="0" w:space="0" w:color="auto"/>
        <w:left w:val="none" w:sz="0" w:space="0" w:color="auto"/>
        <w:bottom w:val="none" w:sz="0" w:space="0" w:color="auto"/>
        <w:right w:val="none" w:sz="0" w:space="0" w:color="auto"/>
      </w:divBdr>
    </w:div>
    <w:div w:id="331377233">
      <w:marLeft w:val="640"/>
      <w:marRight w:val="0"/>
      <w:marTop w:val="0"/>
      <w:marBottom w:val="0"/>
      <w:divBdr>
        <w:top w:val="none" w:sz="0" w:space="0" w:color="auto"/>
        <w:left w:val="none" w:sz="0" w:space="0" w:color="auto"/>
        <w:bottom w:val="none" w:sz="0" w:space="0" w:color="auto"/>
        <w:right w:val="none" w:sz="0" w:space="0" w:color="auto"/>
      </w:divBdr>
    </w:div>
    <w:div w:id="333074896">
      <w:marLeft w:val="640"/>
      <w:marRight w:val="0"/>
      <w:marTop w:val="0"/>
      <w:marBottom w:val="0"/>
      <w:divBdr>
        <w:top w:val="none" w:sz="0" w:space="0" w:color="auto"/>
        <w:left w:val="none" w:sz="0" w:space="0" w:color="auto"/>
        <w:bottom w:val="none" w:sz="0" w:space="0" w:color="auto"/>
        <w:right w:val="none" w:sz="0" w:space="0" w:color="auto"/>
      </w:divBdr>
    </w:div>
    <w:div w:id="333191134">
      <w:marLeft w:val="640"/>
      <w:marRight w:val="0"/>
      <w:marTop w:val="0"/>
      <w:marBottom w:val="0"/>
      <w:divBdr>
        <w:top w:val="none" w:sz="0" w:space="0" w:color="auto"/>
        <w:left w:val="none" w:sz="0" w:space="0" w:color="auto"/>
        <w:bottom w:val="none" w:sz="0" w:space="0" w:color="auto"/>
        <w:right w:val="none" w:sz="0" w:space="0" w:color="auto"/>
      </w:divBdr>
    </w:div>
    <w:div w:id="337076795">
      <w:marLeft w:val="640"/>
      <w:marRight w:val="0"/>
      <w:marTop w:val="0"/>
      <w:marBottom w:val="0"/>
      <w:divBdr>
        <w:top w:val="none" w:sz="0" w:space="0" w:color="auto"/>
        <w:left w:val="none" w:sz="0" w:space="0" w:color="auto"/>
        <w:bottom w:val="none" w:sz="0" w:space="0" w:color="auto"/>
        <w:right w:val="none" w:sz="0" w:space="0" w:color="auto"/>
      </w:divBdr>
    </w:div>
    <w:div w:id="342442362">
      <w:marLeft w:val="640"/>
      <w:marRight w:val="0"/>
      <w:marTop w:val="0"/>
      <w:marBottom w:val="0"/>
      <w:divBdr>
        <w:top w:val="none" w:sz="0" w:space="0" w:color="auto"/>
        <w:left w:val="none" w:sz="0" w:space="0" w:color="auto"/>
        <w:bottom w:val="none" w:sz="0" w:space="0" w:color="auto"/>
        <w:right w:val="none" w:sz="0" w:space="0" w:color="auto"/>
      </w:divBdr>
    </w:div>
    <w:div w:id="351344374">
      <w:marLeft w:val="640"/>
      <w:marRight w:val="0"/>
      <w:marTop w:val="0"/>
      <w:marBottom w:val="0"/>
      <w:divBdr>
        <w:top w:val="none" w:sz="0" w:space="0" w:color="auto"/>
        <w:left w:val="none" w:sz="0" w:space="0" w:color="auto"/>
        <w:bottom w:val="none" w:sz="0" w:space="0" w:color="auto"/>
        <w:right w:val="none" w:sz="0" w:space="0" w:color="auto"/>
      </w:divBdr>
    </w:div>
    <w:div w:id="356345676">
      <w:marLeft w:val="640"/>
      <w:marRight w:val="0"/>
      <w:marTop w:val="0"/>
      <w:marBottom w:val="0"/>
      <w:divBdr>
        <w:top w:val="none" w:sz="0" w:space="0" w:color="auto"/>
        <w:left w:val="none" w:sz="0" w:space="0" w:color="auto"/>
        <w:bottom w:val="none" w:sz="0" w:space="0" w:color="auto"/>
        <w:right w:val="none" w:sz="0" w:space="0" w:color="auto"/>
      </w:divBdr>
    </w:div>
    <w:div w:id="367755228">
      <w:marLeft w:val="640"/>
      <w:marRight w:val="0"/>
      <w:marTop w:val="0"/>
      <w:marBottom w:val="0"/>
      <w:divBdr>
        <w:top w:val="none" w:sz="0" w:space="0" w:color="auto"/>
        <w:left w:val="none" w:sz="0" w:space="0" w:color="auto"/>
        <w:bottom w:val="none" w:sz="0" w:space="0" w:color="auto"/>
        <w:right w:val="none" w:sz="0" w:space="0" w:color="auto"/>
      </w:divBdr>
    </w:div>
    <w:div w:id="368140776">
      <w:marLeft w:val="640"/>
      <w:marRight w:val="0"/>
      <w:marTop w:val="0"/>
      <w:marBottom w:val="0"/>
      <w:divBdr>
        <w:top w:val="none" w:sz="0" w:space="0" w:color="auto"/>
        <w:left w:val="none" w:sz="0" w:space="0" w:color="auto"/>
        <w:bottom w:val="none" w:sz="0" w:space="0" w:color="auto"/>
        <w:right w:val="none" w:sz="0" w:space="0" w:color="auto"/>
      </w:divBdr>
    </w:div>
    <w:div w:id="369846273">
      <w:marLeft w:val="640"/>
      <w:marRight w:val="0"/>
      <w:marTop w:val="0"/>
      <w:marBottom w:val="0"/>
      <w:divBdr>
        <w:top w:val="none" w:sz="0" w:space="0" w:color="auto"/>
        <w:left w:val="none" w:sz="0" w:space="0" w:color="auto"/>
        <w:bottom w:val="none" w:sz="0" w:space="0" w:color="auto"/>
        <w:right w:val="none" w:sz="0" w:space="0" w:color="auto"/>
      </w:divBdr>
    </w:div>
    <w:div w:id="382756755">
      <w:marLeft w:val="640"/>
      <w:marRight w:val="0"/>
      <w:marTop w:val="0"/>
      <w:marBottom w:val="0"/>
      <w:divBdr>
        <w:top w:val="none" w:sz="0" w:space="0" w:color="auto"/>
        <w:left w:val="none" w:sz="0" w:space="0" w:color="auto"/>
        <w:bottom w:val="none" w:sz="0" w:space="0" w:color="auto"/>
        <w:right w:val="none" w:sz="0" w:space="0" w:color="auto"/>
      </w:divBdr>
    </w:div>
    <w:div w:id="384066388">
      <w:marLeft w:val="640"/>
      <w:marRight w:val="0"/>
      <w:marTop w:val="0"/>
      <w:marBottom w:val="0"/>
      <w:divBdr>
        <w:top w:val="none" w:sz="0" w:space="0" w:color="auto"/>
        <w:left w:val="none" w:sz="0" w:space="0" w:color="auto"/>
        <w:bottom w:val="none" w:sz="0" w:space="0" w:color="auto"/>
        <w:right w:val="none" w:sz="0" w:space="0" w:color="auto"/>
      </w:divBdr>
    </w:div>
    <w:div w:id="386340572">
      <w:marLeft w:val="640"/>
      <w:marRight w:val="0"/>
      <w:marTop w:val="0"/>
      <w:marBottom w:val="0"/>
      <w:divBdr>
        <w:top w:val="none" w:sz="0" w:space="0" w:color="auto"/>
        <w:left w:val="none" w:sz="0" w:space="0" w:color="auto"/>
        <w:bottom w:val="none" w:sz="0" w:space="0" w:color="auto"/>
        <w:right w:val="none" w:sz="0" w:space="0" w:color="auto"/>
      </w:divBdr>
    </w:div>
    <w:div w:id="396906329">
      <w:marLeft w:val="640"/>
      <w:marRight w:val="0"/>
      <w:marTop w:val="0"/>
      <w:marBottom w:val="0"/>
      <w:divBdr>
        <w:top w:val="none" w:sz="0" w:space="0" w:color="auto"/>
        <w:left w:val="none" w:sz="0" w:space="0" w:color="auto"/>
        <w:bottom w:val="none" w:sz="0" w:space="0" w:color="auto"/>
        <w:right w:val="none" w:sz="0" w:space="0" w:color="auto"/>
      </w:divBdr>
    </w:div>
    <w:div w:id="398796492">
      <w:marLeft w:val="640"/>
      <w:marRight w:val="0"/>
      <w:marTop w:val="0"/>
      <w:marBottom w:val="0"/>
      <w:divBdr>
        <w:top w:val="none" w:sz="0" w:space="0" w:color="auto"/>
        <w:left w:val="none" w:sz="0" w:space="0" w:color="auto"/>
        <w:bottom w:val="none" w:sz="0" w:space="0" w:color="auto"/>
        <w:right w:val="none" w:sz="0" w:space="0" w:color="auto"/>
      </w:divBdr>
    </w:div>
    <w:div w:id="401098335">
      <w:marLeft w:val="640"/>
      <w:marRight w:val="0"/>
      <w:marTop w:val="0"/>
      <w:marBottom w:val="0"/>
      <w:divBdr>
        <w:top w:val="none" w:sz="0" w:space="0" w:color="auto"/>
        <w:left w:val="none" w:sz="0" w:space="0" w:color="auto"/>
        <w:bottom w:val="none" w:sz="0" w:space="0" w:color="auto"/>
        <w:right w:val="none" w:sz="0" w:space="0" w:color="auto"/>
      </w:divBdr>
    </w:div>
    <w:div w:id="402873877">
      <w:marLeft w:val="640"/>
      <w:marRight w:val="0"/>
      <w:marTop w:val="0"/>
      <w:marBottom w:val="0"/>
      <w:divBdr>
        <w:top w:val="none" w:sz="0" w:space="0" w:color="auto"/>
        <w:left w:val="none" w:sz="0" w:space="0" w:color="auto"/>
        <w:bottom w:val="none" w:sz="0" w:space="0" w:color="auto"/>
        <w:right w:val="none" w:sz="0" w:space="0" w:color="auto"/>
      </w:divBdr>
    </w:div>
    <w:div w:id="405960806">
      <w:marLeft w:val="640"/>
      <w:marRight w:val="0"/>
      <w:marTop w:val="0"/>
      <w:marBottom w:val="0"/>
      <w:divBdr>
        <w:top w:val="none" w:sz="0" w:space="0" w:color="auto"/>
        <w:left w:val="none" w:sz="0" w:space="0" w:color="auto"/>
        <w:bottom w:val="none" w:sz="0" w:space="0" w:color="auto"/>
        <w:right w:val="none" w:sz="0" w:space="0" w:color="auto"/>
      </w:divBdr>
    </w:div>
    <w:div w:id="407465046">
      <w:marLeft w:val="640"/>
      <w:marRight w:val="0"/>
      <w:marTop w:val="0"/>
      <w:marBottom w:val="0"/>
      <w:divBdr>
        <w:top w:val="none" w:sz="0" w:space="0" w:color="auto"/>
        <w:left w:val="none" w:sz="0" w:space="0" w:color="auto"/>
        <w:bottom w:val="none" w:sz="0" w:space="0" w:color="auto"/>
        <w:right w:val="none" w:sz="0" w:space="0" w:color="auto"/>
      </w:divBdr>
    </w:div>
    <w:div w:id="411199870">
      <w:marLeft w:val="640"/>
      <w:marRight w:val="0"/>
      <w:marTop w:val="0"/>
      <w:marBottom w:val="0"/>
      <w:divBdr>
        <w:top w:val="none" w:sz="0" w:space="0" w:color="auto"/>
        <w:left w:val="none" w:sz="0" w:space="0" w:color="auto"/>
        <w:bottom w:val="none" w:sz="0" w:space="0" w:color="auto"/>
        <w:right w:val="none" w:sz="0" w:space="0" w:color="auto"/>
      </w:divBdr>
    </w:div>
    <w:div w:id="414596176">
      <w:marLeft w:val="640"/>
      <w:marRight w:val="0"/>
      <w:marTop w:val="0"/>
      <w:marBottom w:val="0"/>
      <w:divBdr>
        <w:top w:val="none" w:sz="0" w:space="0" w:color="auto"/>
        <w:left w:val="none" w:sz="0" w:space="0" w:color="auto"/>
        <w:bottom w:val="none" w:sz="0" w:space="0" w:color="auto"/>
        <w:right w:val="none" w:sz="0" w:space="0" w:color="auto"/>
      </w:divBdr>
    </w:div>
    <w:div w:id="419645664">
      <w:marLeft w:val="640"/>
      <w:marRight w:val="0"/>
      <w:marTop w:val="0"/>
      <w:marBottom w:val="0"/>
      <w:divBdr>
        <w:top w:val="none" w:sz="0" w:space="0" w:color="auto"/>
        <w:left w:val="none" w:sz="0" w:space="0" w:color="auto"/>
        <w:bottom w:val="none" w:sz="0" w:space="0" w:color="auto"/>
        <w:right w:val="none" w:sz="0" w:space="0" w:color="auto"/>
      </w:divBdr>
    </w:div>
    <w:div w:id="419908775">
      <w:marLeft w:val="640"/>
      <w:marRight w:val="0"/>
      <w:marTop w:val="0"/>
      <w:marBottom w:val="0"/>
      <w:divBdr>
        <w:top w:val="none" w:sz="0" w:space="0" w:color="auto"/>
        <w:left w:val="none" w:sz="0" w:space="0" w:color="auto"/>
        <w:bottom w:val="none" w:sz="0" w:space="0" w:color="auto"/>
        <w:right w:val="none" w:sz="0" w:space="0" w:color="auto"/>
      </w:divBdr>
    </w:div>
    <w:div w:id="432288402">
      <w:marLeft w:val="640"/>
      <w:marRight w:val="0"/>
      <w:marTop w:val="0"/>
      <w:marBottom w:val="0"/>
      <w:divBdr>
        <w:top w:val="none" w:sz="0" w:space="0" w:color="auto"/>
        <w:left w:val="none" w:sz="0" w:space="0" w:color="auto"/>
        <w:bottom w:val="none" w:sz="0" w:space="0" w:color="auto"/>
        <w:right w:val="none" w:sz="0" w:space="0" w:color="auto"/>
      </w:divBdr>
    </w:div>
    <w:div w:id="433406150">
      <w:marLeft w:val="640"/>
      <w:marRight w:val="0"/>
      <w:marTop w:val="0"/>
      <w:marBottom w:val="0"/>
      <w:divBdr>
        <w:top w:val="none" w:sz="0" w:space="0" w:color="auto"/>
        <w:left w:val="none" w:sz="0" w:space="0" w:color="auto"/>
        <w:bottom w:val="none" w:sz="0" w:space="0" w:color="auto"/>
        <w:right w:val="none" w:sz="0" w:space="0" w:color="auto"/>
      </w:divBdr>
    </w:div>
    <w:div w:id="440338162">
      <w:marLeft w:val="640"/>
      <w:marRight w:val="0"/>
      <w:marTop w:val="0"/>
      <w:marBottom w:val="0"/>
      <w:divBdr>
        <w:top w:val="none" w:sz="0" w:space="0" w:color="auto"/>
        <w:left w:val="none" w:sz="0" w:space="0" w:color="auto"/>
        <w:bottom w:val="none" w:sz="0" w:space="0" w:color="auto"/>
        <w:right w:val="none" w:sz="0" w:space="0" w:color="auto"/>
      </w:divBdr>
    </w:div>
    <w:div w:id="444038695">
      <w:marLeft w:val="640"/>
      <w:marRight w:val="0"/>
      <w:marTop w:val="0"/>
      <w:marBottom w:val="0"/>
      <w:divBdr>
        <w:top w:val="none" w:sz="0" w:space="0" w:color="auto"/>
        <w:left w:val="none" w:sz="0" w:space="0" w:color="auto"/>
        <w:bottom w:val="none" w:sz="0" w:space="0" w:color="auto"/>
        <w:right w:val="none" w:sz="0" w:space="0" w:color="auto"/>
      </w:divBdr>
    </w:div>
    <w:div w:id="447967676">
      <w:marLeft w:val="640"/>
      <w:marRight w:val="0"/>
      <w:marTop w:val="0"/>
      <w:marBottom w:val="0"/>
      <w:divBdr>
        <w:top w:val="none" w:sz="0" w:space="0" w:color="auto"/>
        <w:left w:val="none" w:sz="0" w:space="0" w:color="auto"/>
        <w:bottom w:val="none" w:sz="0" w:space="0" w:color="auto"/>
        <w:right w:val="none" w:sz="0" w:space="0" w:color="auto"/>
      </w:divBdr>
    </w:div>
    <w:div w:id="454712204">
      <w:marLeft w:val="640"/>
      <w:marRight w:val="0"/>
      <w:marTop w:val="0"/>
      <w:marBottom w:val="0"/>
      <w:divBdr>
        <w:top w:val="none" w:sz="0" w:space="0" w:color="auto"/>
        <w:left w:val="none" w:sz="0" w:space="0" w:color="auto"/>
        <w:bottom w:val="none" w:sz="0" w:space="0" w:color="auto"/>
        <w:right w:val="none" w:sz="0" w:space="0" w:color="auto"/>
      </w:divBdr>
    </w:div>
    <w:div w:id="454953967">
      <w:marLeft w:val="640"/>
      <w:marRight w:val="0"/>
      <w:marTop w:val="0"/>
      <w:marBottom w:val="0"/>
      <w:divBdr>
        <w:top w:val="none" w:sz="0" w:space="0" w:color="auto"/>
        <w:left w:val="none" w:sz="0" w:space="0" w:color="auto"/>
        <w:bottom w:val="none" w:sz="0" w:space="0" w:color="auto"/>
        <w:right w:val="none" w:sz="0" w:space="0" w:color="auto"/>
      </w:divBdr>
    </w:div>
    <w:div w:id="456412129">
      <w:marLeft w:val="640"/>
      <w:marRight w:val="0"/>
      <w:marTop w:val="0"/>
      <w:marBottom w:val="0"/>
      <w:divBdr>
        <w:top w:val="none" w:sz="0" w:space="0" w:color="auto"/>
        <w:left w:val="none" w:sz="0" w:space="0" w:color="auto"/>
        <w:bottom w:val="none" w:sz="0" w:space="0" w:color="auto"/>
        <w:right w:val="none" w:sz="0" w:space="0" w:color="auto"/>
      </w:divBdr>
    </w:div>
    <w:div w:id="462582339">
      <w:marLeft w:val="640"/>
      <w:marRight w:val="0"/>
      <w:marTop w:val="0"/>
      <w:marBottom w:val="0"/>
      <w:divBdr>
        <w:top w:val="none" w:sz="0" w:space="0" w:color="auto"/>
        <w:left w:val="none" w:sz="0" w:space="0" w:color="auto"/>
        <w:bottom w:val="none" w:sz="0" w:space="0" w:color="auto"/>
        <w:right w:val="none" w:sz="0" w:space="0" w:color="auto"/>
      </w:divBdr>
    </w:div>
    <w:div w:id="466511768">
      <w:marLeft w:val="640"/>
      <w:marRight w:val="0"/>
      <w:marTop w:val="0"/>
      <w:marBottom w:val="0"/>
      <w:divBdr>
        <w:top w:val="none" w:sz="0" w:space="0" w:color="auto"/>
        <w:left w:val="none" w:sz="0" w:space="0" w:color="auto"/>
        <w:bottom w:val="none" w:sz="0" w:space="0" w:color="auto"/>
        <w:right w:val="none" w:sz="0" w:space="0" w:color="auto"/>
      </w:divBdr>
    </w:div>
    <w:div w:id="468330549">
      <w:marLeft w:val="640"/>
      <w:marRight w:val="0"/>
      <w:marTop w:val="0"/>
      <w:marBottom w:val="0"/>
      <w:divBdr>
        <w:top w:val="none" w:sz="0" w:space="0" w:color="auto"/>
        <w:left w:val="none" w:sz="0" w:space="0" w:color="auto"/>
        <w:bottom w:val="none" w:sz="0" w:space="0" w:color="auto"/>
        <w:right w:val="none" w:sz="0" w:space="0" w:color="auto"/>
      </w:divBdr>
    </w:div>
    <w:div w:id="470096896">
      <w:marLeft w:val="640"/>
      <w:marRight w:val="0"/>
      <w:marTop w:val="0"/>
      <w:marBottom w:val="0"/>
      <w:divBdr>
        <w:top w:val="none" w:sz="0" w:space="0" w:color="auto"/>
        <w:left w:val="none" w:sz="0" w:space="0" w:color="auto"/>
        <w:bottom w:val="none" w:sz="0" w:space="0" w:color="auto"/>
        <w:right w:val="none" w:sz="0" w:space="0" w:color="auto"/>
      </w:divBdr>
    </w:div>
    <w:div w:id="471559468">
      <w:marLeft w:val="640"/>
      <w:marRight w:val="0"/>
      <w:marTop w:val="0"/>
      <w:marBottom w:val="0"/>
      <w:divBdr>
        <w:top w:val="none" w:sz="0" w:space="0" w:color="auto"/>
        <w:left w:val="none" w:sz="0" w:space="0" w:color="auto"/>
        <w:bottom w:val="none" w:sz="0" w:space="0" w:color="auto"/>
        <w:right w:val="none" w:sz="0" w:space="0" w:color="auto"/>
      </w:divBdr>
    </w:div>
    <w:div w:id="472722116">
      <w:marLeft w:val="640"/>
      <w:marRight w:val="0"/>
      <w:marTop w:val="0"/>
      <w:marBottom w:val="0"/>
      <w:divBdr>
        <w:top w:val="none" w:sz="0" w:space="0" w:color="auto"/>
        <w:left w:val="none" w:sz="0" w:space="0" w:color="auto"/>
        <w:bottom w:val="none" w:sz="0" w:space="0" w:color="auto"/>
        <w:right w:val="none" w:sz="0" w:space="0" w:color="auto"/>
      </w:divBdr>
    </w:div>
    <w:div w:id="473260008">
      <w:marLeft w:val="640"/>
      <w:marRight w:val="0"/>
      <w:marTop w:val="0"/>
      <w:marBottom w:val="0"/>
      <w:divBdr>
        <w:top w:val="none" w:sz="0" w:space="0" w:color="auto"/>
        <w:left w:val="none" w:sz="0" w:space="0" w:color="auto"/>
        <w:bottom w:val="none" w:sz="0" w:space="0" w:color="auto"/>
        <w:right w:val="none" w:sz="0" w:space="0" w:color="auto"/>
      </w:divBdr>
    </w:div>
    <w:div w:id="483470050">
      <w:marLeft w:val="640"/>
      <w:marRight w:val="0"/>
      <w:marTop w:val="0"/>
      <w:marBottom w:val="0"/>
      <w:divBdr>
        <w:top w:val="none" w:sz="0" w:space="0" w:color="auto"/>
        <w:left w:val="none" w:sz="0" w:space="0" w:color="auto"/>
        <w:bottom w:val="none" w:sz="0" w:space="0" w:color="auto"/>
        <w:right w:val="none" w:sz="0" w:space="0" w:color="auto"/>
      </w:divBdr>
    </w:div>
    <w:div w:id="488521327">
      <w:marLeft w:val="640"/>
      <w:marRight w:val="0"/>
      <w:marTop w:val="0"/>
      <w:marBottom w:val="0"/>
      <w:divBdr>
        <w:top w:val="none" w:sz="0" w:space="0" w:color="auto"/>
        <w:left w:val="none" w:sz="0" w:space="0" w:color="auto"/>
        <w:bottom w:val="none" w:sz="0" w:space="0" w:color="auto"/>
        <w:right w:val="none" w:sz="0" w:space="0" w:color="auto"/>
      </w:divBdr>
    </w:div>
    <w:div w:id="489710156">
      <w:marLeft w:val="640"/>
      <w:marRight w:val="0"/>
      <w:marTop w:val="0"/>
      <w:marBottom w:val="0"/>
      <w:divBdr>
        <w:top w:val="none" w:sz="0" w:space="0" w:color="auto"/>
        <w:left w:val="none" w:sz="0" w:space="0" w:color="auto"/>
        <w:bottom w:val="none" w:sz="0" w:space="0" w:color="auto"/>
        <w:right w:val="none" w:sz="0" w:space="0" w:color="auto"/>
      </w:divBdr>
    </w:div>
    <w:div w:id="493955896">
      <w:marLeft w:val="640"/>
      <w:marRight w:val="0"/>
      <w:marTop w:val="0"/>
      <w:marBottom w:val="0"/>
      <w:divBdr>
        <w:top w:val="none" w:sz="0" w:space="0" w:color="auto"/>
        <w:left w:val="none" w:sz="0" w:space="0" w:color="auto"/>
        <w:bottom w:val="none" w:sz="0" w:space="0" w:color="auto"/>
        <w:right w:val="none" w:sz="0" w:space="0" w:color="auto"/>
      </w:divBdr>
    </w:div>
    <w:div w:id="495995211">
      <w:marLeft w:val="640"/>
      <w:marRight w:val="0"/>
      <w:marTop w:val="0"/>
      <w:marBottom w:val="0"/>
      <w:divBdr>
        <w:top w:val="none" w:sz="0" w:space="0" w:color="auto"/>
        <w:left w:val="none" w:sz="0" w:space="0" w:color="auto"/>
        <w:bottom w:val="none" w:sz="0" w:space="0" w:color="auto"/>
        <w:right w:val="none" w:sz="0" w:space="0" w:color="auto"/>
      </w:divBdr>
    </w:div>
    <w:div w:id="499778639">
      <w:marLeft w:val="640"/>
      <w:marRight w:val="0"/>
      <w:marTop w:val="0"/>
      <w:marBottom w:val="0"/>
      <w:divBdr>
        <w:top w:val="none" w:sz="0" w:space="0" w:color="auto"/>
        <w:left w:val="none" w:sz="0" w:space="0" w:color="auto"/>
        <w:bottom w:val="none" w:sz="0" w:space="0" w:color="auto"/>
        <w:right w:val="none" w:sz="0" w:space="0" w:color="auto"/>
      </w:divBdr>
    </w:div>
    <w:div w:id="501239626">
      <w:marLeft w:val="640"/>
      <w:marRight w:val="0"/>
      <w:marTop w:val="0"/>
      <w:marBottom w:val="0"/>
      <w:divBdr>
        <w:top w:val="none" w:sz="0" w:space="0" w:color="auto"/>
        <w:left w:val="none" w:sz="0" w:space="0" w:color="auto"/>
        <w:bottom w:val="none" w:sz="0" w:space="0" w:color="auto"/>
        <w:right w:val="none" w:sz="0" w:space="0" w:color="auto"/>
      </w:divBdr>
    </w:div>
    <w:div w:id="503399105">
      <w:marLeft w:val="640"/>
      <w:marRight w:val="0"/>
      <w:marTop w:val="0"/>
      <w:marBottom w:val="0"/>
      <w:divBdr>
        <w:top w:val="none" w:sz="0" w:space="0" w:color="auto"/>
        <w:left w:val="none" w:sz="0" w:space="0" w:color="auto"/>
        <w:bottom w:val="none" w:sz="0" w:space="0" w:color="auto"/>
        <w:right w:val="none" w:sz="0" w:space="0" w:color="auto"/>
      </w:divBdr>
    </w:div>
    <w:div w:id="506408659">
      <w:marLeft w:val="640"/>
      <w:marRight w:val="0"/>
      <w:marTop w:val="0"/>
      <w:marBottom w:val="0"/>
      <w:divBdr>
        <w:top w:val="none" w:sz="0" w:space="0" w:color="auto"/>
        <w:left w:val="none" w:sz="0" w:space="0" w:color="auto"/>
        <w:bottom w:val="none" w:sz="0" w:space="0" w:color="auto"/>
        <w:right w:val="none" w:sz="0" w:space="0" w:color="auto"/>
      </w:divBdr>
    </w:div>
    <w:div w:id="509375007">
      <w:marLeft w:val="640"/>
      <w:marRight w:val="0"/>
      <w:marTop w:val="0"/>
      <w:marBottom w:val="0"/>
      <w:divBdr>
        <w:top w:val="none" w:sz="0" w:space="0" w:color="auto"/>
        <w:left w:val="none" w:sz="0" w:space="0" w:color="auto"/>
        <w:bottom w:val="none" w:sz="0" w:space="0" w:color="auto"/>
        <w:right w:val="none" w:sz="0" w:space="0" w:color="auto"/>
      </w:divBdr>
    </w:div>
    <w:div w:id="509489580">
      <w:marLeft w:val="640"/>
      <w:marRight w:val="0"/>
      <w:marTop w:val="0"/>
      <w:marBottom w:val="0"/>
      <w:divBdr>
        <w:top w:val="none" w:sz="0" w:space="0" w:color="auto"/>
        <w:left w:val="none" w:sz="0" w:space="0" w:color="auto"/>
        <w:bottom w:val="none" w:sz="0" w:space="0" w:color="auto"/>
        <w:right w:val="none" w:sz="0" w:space="0" w:color="auto"/>
      </w:divBdr>
    </w:div>
    <w:div w:id="511385139">
      <w:marLeft w:val="640"/>
      <w:marRight w:val="0"/>
      <w:marTop w:val="0"/>
      <w:marBottom w:val="0"/>
      <w:divBdr>
        <w:top w:val="none" w:sz="0" w:space="0" w:color="auto"/>
        <w:left w:val="none" w:sz="0" w:space="0" w:color="auto"/>
        <w:bottom w:val="none" w:sz="0" w:space="0" w:color="auto"/>
        <w:right w:val="none" w:sz="0" w:space="0" w:color="auto"/>
      </w:divBdr>
    </w:div>
    <w:div w:id="513614725">
      <w:marLeft w:val="640"/>
      <w:marRight w:val="0"/>
      <w:marTop w:val="0"/>
      <w:marBottom w:val="0"/>
      <w:divBdr>
        <w:top w:val="none" w:sz="0" w:space="0" w:color="auto"/>
        <w:left w:val="none" w:sz="0" w:space="0" w:color="auto"/>
        <w:bottom w:val="none" w:sz="0" w:space="0" w:color="auto"/>
        <w:right w:val="none" w:sz="0" w:space="0" w:color="auto"/>
      </w:divBdr>
    </w:div>
    <w:div w:id="516625648">
      <w:marLeft w:val="640"/>
      <w:marRight w:val="0"/>
      <w:marTop w:val="0"/>
      <w:marBottom w:val="0"/>
      <w:divBdr>
        <w:top w:val="none" w:sz="0" w:space="0" w:color="auto"/>
        <w:left w:val="none" w:sz="0" w:space="0" w:color="auto"/>
        <w:bottom w:val="none" w:sz="0" w:space="0" w:color="auto"/>
        <w:right w:val="none" w:sz="0" w:space="0" w:color="auto"/>
      </w:divBdr>
    </w:div>
    <w:div w:id="518083772">
      <w:marLeft w:val="640"/>
      <w:marRight w:val="0"/>
      <w:marTop w:val="0"/>
      <w:marBottom w:val="0"/>
      <w:divBdr>
        <w:top w:val="none" w:sz="0" w:space="0" w:color="auto"/>
        <w:left w:val="none" w:sz="0" w:space="0" w:color="auto"/>
        <w:bottom w:val="none" w:sz="0" w:space="0" w:color="auto"/>
        <w:right w:val="none" w:sz="0" w:space="0" w:color="auto"/>
      </w:divBdr>
    </w:div>
    <w:div w:id="519928321">
      <w:marLeft w:val="640"/>
      <w:marRight w:val="0"/>
      <w:marTop w:val="0"/>
      <w:marBottom w:val="0"/>
      <w:divBdr>
        <w:top w:val="none" w:sz="0" w:space="0" w:color="auto"/>
        <w:left w:val="none" w:sz="0" w:space="0" w:color="auto"/>
        <w:bottom w:val="none" w:sz="0" w:space="0" w:color="auto"/>
        <w:right w:val="none" w:sz="0" w:space="0" w:color="auto"/>
      </w:divBdr>
    </w:div>
    <w:div w:id="529297269">
      <w:marLeft w:val="640"/>
      <w:marRight w:val="0"/>
      <w:marTop w:val="0"/>
      <w:marBottom w:val="0"/>
      <w:divBdr>
        <w:top w:val="none" w:sz="0" w:space="0" w:color="auto"/>
        <w:left w:val="none" w:sz="0" w:space="0" w:color="auto"/>
        <w:bottom w:val="none" w:sz="0" w:space="0" w:color="auto"/>
        <w:right w:val="none" w:sz="0" w:space="0" w:color="auto"/>
      </w:divBdr>
    </w:div>
    <w:div w:id="531723076">
      <w:marLeft w:val="640"/>
      <w:marRight w:val="0"/>
      <w:marTop w:val="0"/>
      <w:marBottom w:val="0"/>
      <w:divBdr>
        <w:top w:val="none" w:sz="0" w:space="0" w:color="auto"/>
        <w:left w:val="none" w:sz="0" w:space="0" w:color="auto"/>
        <w:bottom w:val="none" w:sz="0" w:space="0" w:color="auto"/>
        <w:right w:val="none" w:sz="0" w:space="0" w:color="auto"/>
      </w:divBdr>
    </w:div>
    <w:div w:id="542250410">
      <w:marLeft w:val="640"/>
      <w:marRight w:val="0"/>
      <w:marTop w:val="0"/>
      <w:marBottom w:val="0"/>
      <w:divBdr>
        <w:top w:val="none" w:sz="0" w:space="0" w:color="auto"/>
        <w:left w:val="none" w:sz="0" w:space="0" w:color="auto"/>
        <w:bottom w:val="none" w:sz="0" w:space="0" w:color="auto"/>
        <w:right w:val="none" w:sz="0" w:space="0" w:color="auto"/>
      </w:divBdr>
    </w:div>
    <w:div w:id="552038974">
      <w:marLeft w:val="640"/>
      <w:marRight w:val="0"/>
      <w:marTop w:val="0"/>
      <w:marBottom w:val="0"/>
      <w:divBdr>
        <w:top w:val="none" w:sz="0" w:space="0" w:color="auto"/>
        <w:left w:val="none" w:sz="0" w:space="0" w:color="auto"/>
        <w:bottom w:val="none" w:sz="0" w:space="0" w:color="auto"/>
        <w:right w:val="none" w:sz="0" w:space="0" w:color="auto"/>
      </w:divBdr>
    </w:div>
    <w:div w:id="552304090">
      <w:marLeft w:val="640"/>
      <w:marRight w:val="0"/>
      <w:marTop w:val="0"/>
      <w:marBottom w:val="0"/>
      <w:divBdr>
        <w:top w:val="none" w:sz="0" w:space="0" w:color="auto"/>
        <w:left w:val="none" w:sz="0" w:space="0" w:color="auto"/>
        <w:bottom w:val="none" w:sz="0" w:space="0" w:color="auto"/>
        <w:right w:val="none" w:sz="0" w:space="0" w:color="auto"/>
      </w:divBdr>
    </w:div>
    <w:div w:id="553664993">
      <w:marLeft w:val="640"/>
      <w:marRight w:val="0"/>
      <w:marTop w:val="0"/>
      <w:marBottom w:val="0"/>
      <w:divBdr>
        <w:top w:val="none" w:sz="0" w:space="0" w:color="auto"/>
        <w:left w:val="none" w:sz="0" w:space="0" w:color="auto"/>
        <w:bottom w:val="none" w:sz="0" w:space="0" w:color="auto"/>
        <w:right w:val="none" w:sz="0" w:space="0" w:color="auto"/>
      </w:divBdr>
    </w:div>
    <w:div w:id="560746938">
      <w:marLeft w:val="640"/>
      <w:marRight w:val="0"/>
      <w:marTop w:val="0"/>
      <w:marBottom w:val="0"/>
      <w:divBdr>
        <w:top w:val="none" w:sz="0" w:space="0" w:color="auto"/>
        <w:left w:val="none" w:sz="0" w:space="0" w:color="auto"/>
        <w:bottom w:val="none" w:sz="0" w:space="0" w:color="auto"/>
        <w:right w:val="none" w:sz="0" w:space="0" w:color="auto"/>
      </w:divBdr>
    </w:div>
    <w:div w:id="561596120">
      <w:marLeft w:val="640"/>
      <w:marRight w:val="0"/>
      <w:marTop w:val="0"/>
      <w:marBottom w:val="0"/>
      <w:divBdr>
        <w:top w:val="none" w:sz="0" w:space="0" w:color="auto"/>
        <w:left w:val="none" w:sz="0" w:space="0" w:color="auto"/>
        <w:bottom w:val="none" w:sz="0" w:space="0" w:color="auto"/>
        <w:right w:val="none" w:sz="0" w:space="0" w:color="auto"/>
      </w:divBdr>
    </w:div>
    <w:div w:id="569000059">
      <w:marLeft w:val="640"/>
      <w:marRight w:val="0"/>
      <w:marTop w:val="0"/>
      <w:marBottom w:val="0"/>
      <w:divBdr>
        <w:top w:val="none" w:sz="0" w:space="0" w:color="auto"/>
        <w:left w:val="none" w:sz="0" w:space="0" w:color="auto"/>
        <w:bottom w:val="none" w:sz="0" w:space="0" w:color="auto"/>
        <w:right w:val="none" w:sz="0" w:space="0" w:color="auto"/>
      </w:divBdr>
    </w:div>
    <w:div w:id="569534213">
      <w:marLeft w:val="640"/>
      <w:marRight w:val="0"/>
      <w:marTop w:val="0"/>
      <w:marBottom w:val="0"/>
      <w:divBdr>
        <w:top w:val="none" w:sz="0" w:space="0" w:color="auto"/>
        <w:left w:val="none" w:sz="0" w:space="0" w:color="auto"/>
        <w:bottom w:val="none" w:sz="0" w:space="0" w:color="auto"/>
        <w:right w:val="none" w:sz="0" w:space="0" w:color="auto"/>
      </w:divBdr>
    </w:div>
    <w:div w:id="573245149">
      <w:marLeft w:val="640"/>
      <w:marRight w:val="0"/>
      <w:marTop w:val="0"/>
      <w:marBottom w:val="0"/>
      <w:divBdr>
        <w:top w:val="none" w:sz="0" w:space="0" w:color="auto"/>
        <w:left w:val="none" w:sz="0" w:space="0" w:color="auto"/>
        <w:bottom w:val="none" w:sz="0" w:space="0" w:color="auto"/>
        <w:right w:val="none" w:sz="0" w:space="0" w:color="auto"/>
      </w:divBdr>
    </w:div>
    <w:div w:id="587353596">
      <w:marLeft w:val="640"/>
      <w:marRight w:val="0"/>
      <w:marTop w:val="0"/>
      <w:marBottom w:val="0"/>
      <w:divBdr>
        <w:top w:val="none" w:sz="0" w:space="0" w:color="auto"/>
        <w:left w:val="none" w:sz="0" w:space="0" w:color="auto"/>
        <w:bottom w:val="none" w:sz="0" w:space="0" w:color="auto"/>
        <w:right w:val="none" w:sz="0" w:space="0" w:color="auto"/>
      </w:divBdr>
    </w:div>
    <w:div w:id="592665987">
      <w:marLeft w:val="640"/>
      <w:marRight w:val="0"/>
      <w:marTop w:val="0"/>
      <w:marBottom w:val="0"/>
      <w:divBdr>
        <w:top w:val="none" w:sz="0" w:space="0" w:color="auto"/>
        <w:left w:val="none" w:sz="0" w:space="0" w:color="auto"/>
        <w:bottom w:val="none" w:sz="0" w:space="0" w:color="auto"/>
        <w:right w:val="none" w:sz="0" w:space="0" w:color="auto"/>
      </w:divBdr>
    </w:div>
    <w:div w:id="594169561">
      <w:marLeft w:val="640"/>
      <w:marRight w:val="0"/>
      <w:marTop w:val="0"/>
      <w:marBottom w:val="0"/>
      <w:divBdr>
        <w:top w:val="none" w:sz="0" w:space="0" w:color="auto"/>
        <w:left w:val="none" w:sz="0" w:space="0" w:color="auto"/>
        <w:bottom w:val="none" w:sz="0" w:space="0" w:color="auto"/>
        <w:right w:val="none" w:sz="0" w:space="0" w:color="auto"/>
      </w:divBdr>
    </w:div>
    <w:div w:id="597561787">
      <w:marLeft w:val="640"/>
      <w:marRight w:val="0"/>
      <w:marTop w:val="0"/>
      <w:marBottom w:val="0"/>
      <w:divBdr>
        <w:top w:val="none" w:sz="0" w:space="0" w:color="auto"/>
        <w:left w:val="none" w:sz="0" w:space="0" w:color="auto"/>
        <w:bottom w:val="none" w:sz="0" w:space="0" w:color="auto"/>
        <w:right w:val="none" w:sz="0" w:space="0" w:color="auto"/>
      </w:divBdr>
    </w:div>
    <w:div w:id="599803430">
      <w:marLeft w:val="640"/>
      <w:marRight w:val="0"/>
      <w:marTop w:val="0"/>
      <w:marBottom w:val="0"/>
      <w:divBdr>
        <w:top w:val="none" w:sz="0" w:space="0" w:color="auto"/>
        <w:left w:val="none" w:sz="0" w:space="0" w:color="auto"/>
        <w:bottom w:val="none" w:sz="0" w:space="0" w:color="auto"/>
        <w:right w:val="none" w:sz="0" w:space="0" w:color="auto"/>
      </w:divBdr>
    </w:div>
    <w:div w:id="603264807">
      <w:marLeft w:val="640"/>
      <w:marRight w:val="0"/>
      <w:marTop w:val="0"/>
      <w:marBottom w:val="0"/>
      <w:divBdr>
        <w:top w:val="none" w:sz="0" w:space="0" w:color="auto"/>
        <w:left w:val="none" w:sz="0" w:space="0" w:color="auto"/>
        <w:bottom w:val="none" w:sz="0" w:space="0" w:color="auto"/>
        <w:right w:val="none" w:sz="0" w:space="0" w:color="auto"/>
      </w:divBdr>
    </w:div>
    <w:div w:id="608246725">
      <w:marLeft w:val="640"/>
      <w:marRight w:val="0"/>
      <w:marTop w:val="0"/>
      <w:marBottom w:val="0"/>
      <w:divBdr>
        <w:top w:val="none" w:sz="0" w:space="0" w:color="auto"/>
        <w:left w:val="none" w:sz="0" w:space="0" w:color="auto"/>
        <w:bottom w:val="none" w:sz="0" w:space="0" w:color="auto"/>
        <w:right w:val="none" w:sz="0" w:space="0" w:color="auto"/>
      </w:divBdr>
    </w:div>
    <w:div w:id="608510532">
      <w:marLeft w:val="640"/>
      <w:marRight w:val="0"/>
      <w:marTop w:val="0"/>
      <w:marBottom w:val="0"/>
      <w:divBdr>
        <w:top w:val="none" w:sz="0" w:space="0" w:color="auto"/>
        <w:left w:val="none" w:sz="0" w:space="0" w:color="auto"/>
        <w:bottom w:val="none" w:sz="0" w:space="0" w:color="auto"/>
        <w:right w:val="none" w:sz="0" w:space="0" w:color="auto"/>
      </w:divBdr>
    </w:div>
    <w:div w:id="608977520">
      <w:marLeft w:val="640"/>
      <w:marRight w:val="0"/>
      <w:marTop w:val="0"/>
      <w:marBottom w:val="0"/>
      <w:divBdr>
        <w:top w:val="none" w:sz="0" w:space="0" w:color="auto"/>
        <w:left w:val="none" w:sz="0" w:space="0" w:color="auto"/>
        <w:bottom w:val="none" w:sz="0" w:space="0" w:color="auto"/>
        <w:right w:val="none" w:sz="0" w:space="0" w:color="auto"/>
      </w:divBdr>
    </w:div>
    <w:div w:id="613950402">
      <w:marLeft w:val="640"/>
      <w:marRight w:val="0"/>
      <w:marTop w:val="0"/>
      <w:marBottom w:val="0"/>
      <w:divBdr>
        <w:top w:val="none" w:sz="0" w:space="0" w:color="auto"/>
        <w:left w:val="none" w:sz="0" w:space="0" w:color="auto"/>
        <w:bottom w:val="none" w:sz="0" w:space="0" w:color="auto"/>
        <w:right w:val="none" w:sz="0" w:space="0" w:color="auto"/>
      </w:divBdr>
    </w:div>
    <w:div w:id="616523471">
      <w:marLeft w:val="640"/>
      <w:marRight w:val="0"/>
      <w:marTop w:val="0"/>
      <w:marBottom w:val="0"/>
      <w:divBdr>
        <w:top w:val="none" w:sz="0" w:space="0" w:color="auto"/>
        <w:left w:val="none" w:sz="0" w:space="0" w:color="auto"/>
        <w:bottom w:val="none" w:sz="0" w:space="0" w:color="auto"/>
        <w:right w:val="none" w:sz="0" w:space="0" w:color="auto"/>
      </w:divBdr>
    </w:div>
    <w:div w:id="617764257">
      <w:marLeft w:val="640"/>
      <w:marRight w:val="0"/>
      <w:marTop w:val="0"/>
      <w:marBottom w:val="0"/>
      <w:divBdr>
        <w:top w:val="none" w:sz="0" w:space="0" w:color="auto"/>
        <w:left w:val="none" w:sz="0" w:space="0" w:color="auto"/>
        <w:bottom w:val="none" w:sz="0" w:space="0" w:color="auto"/>
        <w:right w:val="none" w:sz="0" w:space="0" w:color="auto"/>
      </w:divBdr>
    </w:div>
    <w:div w:id="623119411">
      <w:marLeft w:val="640"/>
      <w:marRight w:val="0"/>
      <w:marTop w:val="0"/>
      <w:marBottom w:val="0"/>
      <w:divBdr>
        <w:top w:val="none" w:sz="0" w:space="0" w:color="auto"/>
        <w:left w:val="none" w:sz="0" w:space="0" w:color="auto"/>
        <w:bottom w:val="none" w:sz="0" w:space="0" w:color="auto"/>
        <w:right w:val="none" w:sz="0" w:space="0" w:color="auto"/>
      </w:divBdr>
    </w:div>
    <w:div w:id="626085348">
      <w:marLeft w:val="640"/>
      <w:marRight w:val="0"/>
      <w:marTop w:val="0"/>
      <w:marBottom w:val="0"/>
      <w:divBdr>
        <w:top w:val="none" w:sz="0" w:space="0" w:color="auto"/>
        <w:left w:val="none" w:sz="0" w:space="0" w:color="auto"/>
        <w:bottom w:val="none" w:sz="0" w:space="0" w:color="auto"/>
        <w:right w:val="none" w:sz="0" w:space="0" w:color="auto"/>
      </w:divBdr>
    </w:div>
    <w:div w:id="628366844">
      <w:marLeft w:val="640"/>
      <w:marRight w:val="0"/>
      <w:marTop w:val="0"/>
      <w:marBottom w:val="0"/>
      <w:divBdr>
        <w:top w:val="none" w:sz="0" w:space="0" w:color="auto"/>
        <w:left w:val="none" w:sz="0" w:space="0" w:color="auto"/>
        <w:bottom w:val="none" w:sz="0" w:space="0" w:color="auto"/>
        <w:right w:val="none" w:sz="0" w:space="0" w:color="auto"/>
      </w:divBdr>
    </w:div>
    <w:div w:id="630014773">
      <w:marLeft w:val="640"/>
      <w:marRight w:val="0"/>
      <w:marTop w:val="0"/>
      <w:marBottom w:val="0"/>
      <w:divBdr>
        <w:top w:val="none" w:sz="0" w:space="0" w:color="auto"/>
        <w:left w:val="none" w:sz="0" w:space="0" w:color="auto"/>
        <w:bottom w:val="none" w:sz="0" w:space="0" w:color="auto"/>
        <w:right w:val="none" w:sz="0" w:space="0" w:color="auto"/>
      </w:divBdr>
    </w:div>
    <w:div w:id="632174280">
      <w:marLeft w:val="640"/>
      <w:marRight w:val="0"/>
      <w:marTop w:val="0"/>
      <w:marBottom w:val="0"/>
      <w:divBdr>
        <w:top w:val="none" w:sz="0" w:space="0" w:color="auto"/>
        <w:left w:val="none" w:sz="0" w:space="0" w:color="auto"/>
        <w:bottom w:val="none" w:sz="0" w:space="0" w:color="auto"/>
        <w:right w:val="none" w:sz="0" w:space="0" w:color="auto"/>
      </w:divBdr>
    </w:div>
    <w:div w:id="637344683">
      <w:marLeft w:val="640"/>
      <w:marRight w:val="0"/>
      <w:marTop w:val="0"/>
      <w:marBottom w:val="0"/>
      <w:divBdr>
        <w:top w:val="none" w:sz="0" w:space="0" w:color="auto"/>
        <w:left w:val="none" w:sz="0" w:space="0" w:color="auto"/>
        <w:bottom w:val="none" w:sz="0" w:space="0" w:color="auto"/>
        <w:right w:val="none" w:sz="0" w:space="0" w:color="auto"/>
      </w:divBdr>
    </w:div>
    <w:div w:id="637420468">
      <w:marLeft w:val="640"/>
      <w:marRight w:val="0"/>
      <w:marTop w:val="0"/>
      <w:marBottom w:val="0"/>
      <w:divBdr>
        <w:top w:val="none" w:sz="0" w:space="0" w:color="auto"/>
        <w:left w:val="none" w:sz="0" w:space="0" w:color="auto"/>
        <w:bottom w:val="none" w:sz="0" w:space="0" w:color="auto"/>
        <w:right w:val="none" w:sz="0" w:space="0" w:color="auto"/>
      </w:divBdr>
    </w:div>
    <w:div w:id="637884930">
      <w:marLeft w:val="640"/>
      <w:marRight w:val="0"/>
      <w:marTop w:val="0"/>
      <w:marBottom w:val="0"/>
      <w:divBdr>
        <w:top w:val="none" w:sz="0" w:space="0" w:color="auto"/>
        <w:left w:val="none" w:sz="0" w:space="0" w:color="auto"/>
        <w:bottom w:val="none" w:sz="0" w:space="0" w:color="auto"/>
        <w:right w:val="none" w:sz="0" w:space="0" w:color="auto"/>
      </w:divBdr>
    </w:div>
    <w:div w:id="644622939">
      <w:marLeft w:val="640"/>
      <w:marRight w:val="0"/>
      <w:marTop w:val="0"/>
      <w:marBottom w:val="0"/>
      <w:divBdr>
        <w:top w:val="none" w:sz="0" w:space="0" w:color="auto"/>
        <w:left w:val="none" w:sz="0" w:space="0" w:color="auto"/>
        <w:bottom w:val="none" w:sz="0" w:space="0" w:color="auto"/>
        <w:right w:val="none" w:sz="0" w:space="0" w:color="auto"/>
      </w:divBdr>
    </w:div>
    <w:div w:id="649746373">
      <w:marLeft w:val="640"/>
      <w:marRight w:val="0"/>
      <w:marTop w:val="0"/>
      <w:marBottom w:val="0"/>
      <w:divBdr>
        <w:top w:val="none" w:sz="0" w:space="0" w:color="auto"/>
        <w:left w:val="none" w:sz="0" w:space="0" w:color="auto"/>
        <w:bottom w:val="none" w:sz="0" w:space="0" w:color="auto"/>
        <w:right w:val="none" w:sz="0" w:space="0" w:color="auto"/>
      </w:divBdr>
    </w:div>
    <w:div w:id="650870311">
      <w:marLeft w:val="640"/>
      <w:marRight w:val="0"/>
      <w:marTop w:val="0"/>
      <w:marBottom w:val="0"/>
      <w:divBdr>
        <w:top w:val="none" w:sz="0" w:space="0" w:color="auto"/>
        <w:left w:val="none" w:sz="0" w:space="0" w:color="auto"/>
        <w:bottom w:val="none" w:sz="0" w:space="0" w:color="auto"/>
        <w:right w:val="none" w:sz="0" w:space="0" w:color="auto"/>
      </w:divBdr>
    </w:div>
    <w:div w:id="651645085">
      <w:marLeft w:val="640"/>
      <w:marRight w:val="0"/>
      <w:marTop w:val="0"/>
      <w:marBottom w:val="0"/>
      <w:divBdr>
        <w:top w:val="none" w:sz="0" w:space="0" w:color="auto"/>
        <w:left w:val="none" w:sz="0" w:space="0" w:color="auto"/>
        <w:bottom w:val="none" w:sz="0" w:space="0" w:color="auto"/>
        <w:right w:val="none" w:sz="0" w:space="0" w:color="auto"/>
      </w:divBdr>
    </w:div>
    <w:div w:id="654840947">
      <w:marLeft w:val="640"/>
      <w:marRight w:val="0"/>
      <w:marTop w:val="0"/>
      <w:marBottom w:val="0"/>
      <w:divBdr>
        <w:top w:val="none" w:sz="0" w:space="0" w:color="auto"/>
        <w:left w:val="none" w:sz="0" w:space="0" w:color="auto"/>
        <w:bottom w:val="none" w:sz="0" w:space="0" w:color="auto"/>
        <w:right w:val="none" w:sz="0" w:space="0" w:color="auto"/>
      </w:divBdr>
    </w:div>
    <w:div w:id="662702127">
      <w:marLeft w:val="640"/>
      <w:marRight w:val="0"/>
      <w:marTop w:val="0"/>
      <w:marBottom w:val="0"/>
      <w:divBdr>
        <w:top w:val="none" w:sz="0" w:space="0" w:color="auto"/>
        <w:left w:val="none" w:sz="0" w:space="0" w:color="auto"/>
        <w:bottom w:val="none" w:sz="0" w:space="0" w:color="auto"/>
        <w:right w:val="none" w:sz="0" w:space="0" w:color="auto"/>
      </w:divBdr>
    </w:div>
    <w:div w:id="666830451">
      <w:marLeft w:val="640"/>
      <w:marRight w:val="0"/>
      <w:marTop w:val="0"/>
      <w:marBottom w:val="0"/>
      <w:divBdr>
        <w:top w:val="none" w:sz="0" w:space="0" w:color="auto"/>
        <w:left w:val="none" w:sz="0" w:space="0" w:color="auto"/>
        <w:bottom w:val="none" w:sz="0" w:space="0" w:color="auto"/>
        <w:right w:val="none" w:sz="0" w:space="0" w:color="auto"/>
      </w:divBdr>
    </w:div>
    <w:div w:id="668757273">
      <w:marLeft w:val="640"/>
      <w:marRight w:val="0"/>
      <w:marTop w:val="0"/>
      <w:marBottom w:val="0"/>
      <w:divBdr>
        <w:top w:val="none" w:sz="0" w:space="0" w:color="auto"/>
        <w:left w:val="none" w:sz="0" w:space="0" w:color="auto"/>
        <w:bottom w:val="none" w:sz="0" w:space="0" w:color="auto"/>
        <w:right w:val="none" w:sz="0" w:space="0" w:color="auto"/>
      </w:divBdr>
    </w:div>
    <w:div w:id="684400949">
      <w:marLeft w:val="640"/>
      <w:marRight w:val="0"/>
      <w:marTop w:val="0"/>
      <w:marBottom w:val="0"/>
      <w:divBdr>
        <w:top w:val="none" w:sz="0" w:space="0" w:color="auto"/>
        <w:left w:val="none" w:sz="0" w:space="0" w:color="auto"/>
        <w:bottom w:val="none" w:sz="0" w:space="0" w:color="auto"/>
        <w:right w:val="none" w:sz="0" w:space="0" w:color="auto"/>
      </w:divBdr>
    </w:div>
    <w:div w:id="686833764">
      <w:marLeft w:val="640"/>
      <w:marRight w:val="0"/>
      <w:marTop w:val="0"/>
      <w:marBottom w:val="0"/>
      <w:divBdr>
        <w:top w:val="none" w:sz="0" w:space="0" w:color="auto"/>
        <w:left w:val="none" w:sz="0" w:space="0" w:color="auto"/>
        <w:bottom w:val="none" w:sz="0" w:space="0" w:color="auto"/>
        <w:right w:val="none" w:sz="0" w:space="0" w:color="auto"/>
      </w:divBdr>
    </w:div>
    <w:div w:id="699668621">
      <w:marLeft w:val="640"/>
      <w:marRight w:val="0"/>
      <w:marTop w:val="0"/>
      <w:marBottom w:val="0"/>
      <w:divBdr>
        <w:top w:val="none" w:sz="0" w:space="0" w:color="auto"/>
        <w:left w:val="none" w:sz="0" w:space="0" w:color="auto"/>
        <w:bottom w:val="none" w:sz="0" w:space="0" w:color="auto"/>
        <w:right w:val="none" w:sz="0" w:space="0" w:color="auto"/>
      </w:divBdr>
    </w:div>
    <w:div w:id="700210628">
      <w:marLeft w:val="640"/>
      <w:marRight w:val="0"/>
      <w:marTop w:val="0"/>
      <w:marBottom w:val="0"/>
      <w:divBdr>
        <w:top w:val="none" w:sz="0" w:space="0" w:color="auto"/>
        <w:left w:val="none" w:sz="0" w:space="0" w:color="auto"/>
        <w:bottom w:val="none" w:sz="0" w:space="0" w:color="auto"/>
        <w:right w:val="none" w:sz="0" w:space="0" w:color="auto"/>
      </w:divBdr>
    </w:div>
    <w:div w:id="702707492">
      <w:marLeft w:val="640"/>
      <w:marRight w:val="0"/>
      <w:marTop w:val="0"/>
      <w:marBottom w:val="0"/>
      <w:divBdr>
        <w:top w:val="none" w:sz="0" w:space="0" w:color="auto"/>
        <w:left w:val="none" w:sz="0" w:space="0" w:color="auto"/>
        <w:bottom w:val="none" w:sz="0" w:space="0" w:color="auto"/>
        <w:right w:val="none" w:sz="0" w:space="0" w:color="auto"/>
      </w:divBdr>
    </w:div>
    <w:div w:id="702754464">
      <w:marLeft w:val="640"/>
      <w:marRight w:val="0"/>
      <w:marTop w:val="0"/>
      <w:marBottom w:val="0"/>
      <w:divBdr>
        <w:top w:val="none" w:sz="0" w:space="0" w:color="auto"/>
        <w:left w:val="none" w:sz="0" w:space="0" w:color="auto"/>
        <w:bottom w:val="none" w:sz="0" w:space="0" w:color="auto"/>
        <w:right w:val="none" w:sz="0" w:space="0" w:color="auto"/>
      </w:divBdr>
    </w:div>
    <w:div w:id="703092126">
      <w:marLeft w:val="640"/>
      <w:marRight w:val="0"/>
      <w:marTop w:val="0"/>
      <w:marBottom w:val="0"/>
      <w:divBdr>
        <w:top w:val="none" w:sz="0" w:space="0" w:color="auto"/>
        <w:left w:val="none" w:sz="0" w:space="0" w:color="auto"/>
        <w:bottom w:val="none" w:sz="0" w:space="0" w:color="auto"/>
        <w:right w:val="none" w:sz="0" w:space="0" w:color="auto"/>
      </w:divBdr>
    </w:div>
    <w:div w:id="704327815">
      <w:marLeft w:val="640"/>
      <w:marRight w:val="0"/>
      <w:marTop w:val="0"/>
      <w:marBottom w:val="0"/>
      <w:divBdr>
        <w:top w:val="none" w:sz="0" w:space="0" w:color="auto"/>
        <w:left w:val="none" w:sz="0" w:space="0" w:color="auto"/>
        <w:bottom w:val="none" w:sz="0" w:space="0" w:color="auto"/>
        <w:right w:val="none" w:sz="0" w:space="0" w:color="auto"/>
      </w:divBdr>
    </w:div>
    <w:div w:id="706762766">
      <w:marLeft w:val="640"/>
      <w:marRight w:val="0"/>
      <w:marTop w:val="0"/>
      <w:marBottom w:val="0"/>
      <w:divBdr>
        <w:top w:val="none" w:sz="0" w:space="0" w:color="auto"/>
        <w:left w:val="none" w:sz="0" w:space="0" w:color="auto"/>
        <w:bottom w:val="none" w:sz="0" w:space="0" w:color="auto"/>
        <w:right w:val="none" w:sz="0" w:space="0" w:color="auto"/>
      </w:divBdr>
    </w:div>
    <w:div w:id="706956080">
      <w:marLeft w:val="640"/>
      <w:marRight w:val="0"/>
      <w:marTop w:val="0"/>
      <w:marBottom w:val="0"/>
      <w:divBdr>
        <w:top w:val="none" w:sz="0" w:space="0" w:color="auto"/>
        <w:left w:val="none" w:sz="0" w:space="0" w:color="auto"/>
        <w:bottom w:val="none" w:sz="0" w:space="0" w:color="auto"/>
        <w:right w:val="none" w:sz="0" w:space="0" w:color="auto"/>
      </w:divBdr>
    </w:div>
    <w:div w:id="708529653">
      <w:marLeft w:val="640"/>
      <w:marRight w:val="0"/>
      <w:marTop w:val="0"/>
      <w:marBottom w:val="0"/>
      <w:divBdr>
        <w:top w:val="none" w:sz="0" w:space="0" w:color="auto"/>
        <w:left w:val="none" w:sz="0" w:space="0" w:color="auto"/>
        <w:bottom w:val="none" w:sz="0" w:space="0" w:color="auto"/>
        <w:right w:val="none" w:sz="0" w:space="0" w:color="auto"/>
      </w:divBdr>
    </w:div>
    <w:div w:id="711223807">
      <w:marLeft w:val="640"/>
      <w:marRight w:val="0"/>
      <w:marTop w:val="0"/>
      <w:marBottom w:val="0"/>
      <w:divBdr>
        <w:top w:val="none" w:sz="0" w:space="0" w:color="auto"/>
        <w:left w:val="none" w:sz="0" w:space="0" w:color="auto"/>
        <w:bottom w:val="none" w:sz="0" w:space="0" w:color="auto"/>
        <w:right w:val="none" w:sz="0" w:space="0" w:color="auto"/>
      </w:divBdr>
    </w:div>
    <w:div w:id="714159434">
      <w:marLeft w:val="640"/>
      <w:marRight w:val="0"/>
      <w:marTop w:val="0"/>
      <w:marBottom w:val="0"/>
      <w:divBdr>
        <w:top w:val="none" w:sz="0" w:space="0" w:color="auto"/>
        <w:left w:val="none" w:sz="0" w:space="0" w:color="auto"/>
        <w:bottom w:val="none" w:sz="0" w:space="0" w:color="auto"/>
        <w:right w:val="none" w:sz="0" w:space="0" w:color="auto"/>
      </w:divBdr>
    </w:div>
    <w:div w:id="714307336">
      <w:marLeft w:val="640"/>
      <w:marRight w:val="0"/>
      <w:marTop w:val="0"/>
      <w:marBottom w:val="0"/>
      <w:divBdr>
        <w:top w:val="none" w:sz="0" w:space="0" w:color="auto"/>
        <w:left w:val="none" w:sz="0" w:space="0" w:color="auto"/>
        <w:bottom w:val="none" w:sz="0" w:space="0" w:color="auto"/>
        <w:right w:val="none" w:sz="0" w:space="0" w:color="auto"/>
      </w:divBdr>
    </w:div>
    <w:div w:id="714621399">
      <w:marLeft w:val="640"/>
      <w:marRight w:val="0"/>
      <w:marTop w:val="0"/>
      <w:marBottom w:val="0"/>
      <w:divBdr>
        <w:top w:val="none" w:sz="0" w:space="0" w:color="auto"/>
        <w:left w:val="none" w:sz="0" w:space="0" w:color="auto"/>
        <w:bottom w:val="none" w:sz="0" w:space="0" w:color="auto"/>
        <w:right w:val="none" w:sz="0" w:space="0" w:color="auto"/>
      </w:divBdr>
    </w:div>
    <w:div w:id="714817107">
      <w:marLeft w:val="640"/>
      <w:marRight w:val="0"/>
      <w:marTop w:val="0"/>
      <w:marBottom w:val="0"/>
      <w:divBdr>
        <w:top w:val="none" w:sz="0" w:space="0" w:color="auto"/>
        <w:left w:val="none" w:sz="0" w:space="0" w:color="auto"/>
        <w:bottom w:val="none" w:sz="0" w:space="0" w:color="auto"/>
        <w:right w:val="none" w:sz="0" w:space="0" w:color="auto"/>
      </w:divBdr>
    </w:div>
    <w:div w:id="717313830">
      <w:marLeft w:val="640"/>
      <w:marRight w:val="0"/>
      <w:marTop w:val="0"/>
      <w:marBottom w:val="0"/>
      <w:divBdr>
        <w:top w:val="none" w:sz="0" w:space="0" w:color="auto"/>
        <w:left w:val="none" w:sz="0" w:space="0" w:color="auto"/>
        <w:bottom w:val="none" w:sz="0" w:space="0" w:color="auto"/>
        <w:right w:val="none" w:sz="0" w:space="0" w:color="auto"/>
      </w:divBdr>
    </w:div>
    <w:div w:id="718358677">
      <w:marLeft w:val="640"/>
      <w:marRight w:val="0"/>
      <w:marTop w:val="0"/>
      <w:marBottom w:val="0"/>
      <w:divBdr>
        <w:top w:val="none" w:sz="0" w:space="0" w:color="auto"/>
        <w:left w:val="none" w:sz="0" w:space="0" w:color="auto"/>
        <w:bottom w:val="none" w:sz="0" w:space="0" w:color="auto"/>
        <w:right w:val="none" w:sz="0" w:space="0" w:color="auto"/>
      </w:divBdr>
    </w:div>
    <w:div w:id="725762033">
      <w:marLeft w:val="640"/>
      <w:marRight w:val="0"/>
      <w:marTop w:val="0"/>
      <w:marBottom w:val="0"/>
      <w:divBdr>
        <w:top w:val="none" w:sz="0" w:space="0" w:color="auto"/>
        <w:left w:val="none" w:sz="0" w:space="0" w:color="auto"/>
        <w:bottom w:val="none" w:sz="0" w:space="0" w:color="auto"/>
        <w:right w:val="none" w:sz="0" w:space="0" w:color="auto"/>
      </w:divBdr>
    </w:div>
    <w:div w:id="732658128">
      <w:marLeft w:val="640"/>
      <w:marRight w:val="0"/>
      <w:marTop w:val="0"/>
      <w:marBottom w:val="0"/>
      <w:divBdr>
        <w:top w:val="none" w:sz="0" w:space="0" w:color="auto"/>
        <w:left w:val="none" w:sz="0" w:space="0" w:color="auto"/>
        <w:bottom w:val="none" w:sz="0" w:space="0" w:color="auto"/>
        <w:right w:val="none" w:sz="0" w:space="0" w:color="auto"/>
      </w:divBdr>
    </w:div>
    <w:div w:id="733239433">
      <w:marLeft w:val="640"/>
      <w:marRight w:val="0"/>
      <w:marTop w:val="0"/>
      <w:marBottom w:val="0"/>
      <w:divBdr>
        <w:top w:val="none" w:sz="0" w:space="0" w:color="auto"/>
        <w:left w:val="none" w:sz="0" w:space="0" w:color="auto"/>
        <w:bottom w:val="none" w:sz="0" w:space="0" w:color="auto"/>
        <w:right w:val="none" w:sz="0" w:space="0" w:color="auto"/>
      </w:divBdr>
    </w:div>
    <w:div w:id="734202080">
      <w:marLeft w:val="640"/>
      <w:marRight w:val="0"/>
      <w:marTop w:val="0"/>
      <w:marBottom w:val="0"/>
      <w:divBdr>
        <w:top w:val="none" w:sz="0" w:space="0" w:color="auto"/>
        <w:left w:val="none" w:sz="0" w:space="0" w:color="auto"/>
        <w:bottom w:val="none" w:sz="0" w:space="0" w:color="auto"/>
        <w:right w:val="none" w:sz="0" w:space="0" w:color="auto"/>
      </w:divBdr>
    </w:div>
    <w:div w:id="740564047">
      <w:marLeft w:val="640"/>
      <w:marRight w:val="0"/>
      <w:marTop w:val="0"/>
      <w:marBottom w:val="0"/>
      <w:divBdr>
        <w:top w:val="none" w:sz="0" w:space="0" w:color="auto"/>
        <w:left w:val="none" w:sz="0" w:space="0" w:color="auto"/>
        <w:bottom w:val="none" w:sz="0" w:space="0" w:color="auto"/>
        <w:right w:val="none" w:sz="0" w:space="0" w:color="auto"/>
      </w:divBdr>
    </w:div>
    <w:div w:id="745495007">
      <w:marLeft w:val="640"/>
      <w:marRight w:val="0"/>
      <w:marTop w:val="0"/>
      <w:marBottom w:val="0"/>
      <w:divBdr>
        <w:top w:val="none" w:sz="0" w:space="0" w:color="auto"/>
        <w:left w:val="none" w:sz="0" w:space="0" w:color="auto"/>
        <w:bottom w:val="none" w:sz="0" w:space="0" w:color="auto"/>
        <w:right w:val="none" w:sz="0" w:space="0" w:color="auto"/>
      </w:divBdr>
    </w:div>
    <w:div w:id="747730749">
      <w:marLeft w:val="640"/>
      <w:marRight w:val="0"/>
      <w:marTop w:val="0"/>
      <w:marBottom w:val="0"/>
      <w:divBdr>
        <w:top w:val="none" w:sz="0" w:space="0" w:color="auto"/>
        <w:left w:val="none" w:sz="0" w:space="0" w:color="auto"/>
        <w:bottom w:val="none" w:sz="0" w:space="0" w:color="auto"/>
        <w:right w:val="none" w:sz="0" w:space="0" w:color="auto"/>
      </w:divBdr>
    </w:div>
    <w:div w:id="749619010">
      <w:marLeft w:val="640"/>
      <w:marRight w:val="0"/>
      <w:marTop w:val="0"/>
      <w:marBottom w:val="0"/>
      <w:divBdr>
        <w:top w:val="none" w:sz="0" w:space="0" w:color="auto"/>
        <w:left w:val="none" w:sz="0" w:space="0" w:color="auto"/>
        <w:bottom w:val="none" w:sz="0" w:space="0" w:color="auto"/>
        <w:right w:val="none" w:sz="0" w:space="0" w:color="auto"/>
      </w:divBdr>
    </w:div>
    <w:div w:id="759907054">
      <w:marLeft w:val="640"/>
      <w:marRight w:val="0"/>
      <w:marTop w:val="0"/>
      <w:marBottom w:val="0"/>
      <w:divBdr>
        <w:top w:val="none" w:sz="0" w:space="0" w:color="auto"/>
        <w:left w:val="none" w:sz="0" w:space="0" w:color="auto"/>
        <w:bottom w:val="none" w:sz="0" w:space="0" w:color="auto"/>
        <w:right w:val="none" w:sz="0" w:space="0" w:color="auto"/>
      </w:divBdr>
    </w:div>
    <w:div w:id="773403721">
      <w:marLeft w:val="640"/>
      <w:marRight w:val="0"/>
      <w:marTop w:val="0"/>
      <w:marBottom w:val="0"/>
      <w:divBdr>
        <w:top w:val="none" w:sz="0" w:space="0" w:color="auto"/>
        <w:left w:val="none" w:sz="0" w:space="0" w:color="auto"/>
        <w:bottom w:val="none" w:sz="0" w:space="0" w:color="auto"/>
        <w:right w:val="none" w:sz="0" w:space="0" w:color="auto"/>
      </w:divBdr>
    </w:div>
    <w:div w:id="779185644">
      <w:marLeft w:val="640"/>
      <w:marRight w:val="0"/>
      <w:marTop w:val="0"/>
      <w:marBottom w:val="0"/>
      <w:divBdr>
        <w:top w:val="none" w:sz="0" w:space="0" w:color="auto"/>
        <w:left w:val="none" w:sz="0" w:space="0" w:color="auto"/>
        <w:bottom w:val="none" w:sz="0" w:space="0" w:color="auto"/>
        <w:right w:val="none" w:sz="0" w:space="0" w:color="auto"/>
      </w:divBdr>
    </w:div>
    <w:div w:id="788469781">
      <w:marLeft w:val="640"/>
      <w:marRight w:val="0"/>
      <w:marTop w:val="0"/>
      <w:marBottom w:val="0"/>
      <w:divBdr>
        <w:top w:val="none" w:sz="0" w:space="0" w:color="auto"/>
        <w:left w:val="none" w:sz="0" w:space="0" w:color="auto"/>
        <w:bottom w:val="none" w:sz="0" w:space="0" w:color="auto"/>
        <w:right w:val="none" w:sz="0" w:space="0" w:color="auto"/>
      </w:divBdr>
    </w:div>
    <w:div w:id="790053245">
      <w:marLeft w:val="640"/>
      <w:marRight w:val="0"/>
      <w:marTop w:val="0"/>
      <w:marBottom w:val="0"/>
      <w:divBdr>
        <w:top w:val="none" w:sz="0" w:space="0" w:color="auto"/>
        <w:left w:val="none" w:sz="0" w:space="0" w:color="auto"/>
        <w:bottom w:val="none" w:sz="0" w:space="0" w:color="auto"/>
        <w:right w:val="none" w:sz="0" w:space="0" w:color="auto"/>
      </w:divBdr>
    </w:div>
    <w:div w:id="790779228">
      <w:marLeft w:val="640"/>
      <w:marRight w:val="0"/>
      <w:marTop w:val="0"/>
      <w:marBottom w:val="0"/>
      <w:divBdr>
        <w:top w:val="none" w:sz="0" w:space="0" w:color="auto"/>
        <w:left w:val="none" w:sz="0" w:space="0" w:color="auto"/>
        <w:bottom w:val="none" w:sz="0" w:space="0" w:color="auto"/>
        <w:right w:val="none" w:sz="0" w:space="0" w:color="auto"/>
      </w:divBdr>
    </w:div>
    <w:div w:id="791942698">
      <w:marLeft w:val="640"/>
      <w:marRight w:val="0"/>
      <w:marTop w:val="0"/>
      <w:marBottom w:val="0"/>
      <w:divBdr>
        <w:top w:val="none" w:sz="0" w:space="0" w:color="auto"/>
        <w:left w:val="none" w:sz="0" w:space="0" w:color="auto"/>
        <w:bottom w:val="none" w:sz="0" w:space="0" w:color="auto"/>
        <w:right w:val="none" w:sz="0" w:space="0" w:color="auto"/>
      </w:divBdr>
    </w:div>
    <w:div w:id="801075436">
      <w:marLeft w:val="640"/>
      <w:marRight w:val="0"/>
      <w:marTop w:val="0"/>
      <w:marBottom w:val="0"/>
      <w:divBdr>
        <w:top w:val="none" w:sz="0" w:space="0" w:color="auto"/>
        <w:left w:val="none" w:sz="0" w:space="0" w:color="auto"/>
        <w:bottom w:val="none" w:sz="0" w:space="0" w:color="auto"/>
        <w:right w:val="none" w:sz="0" w:space="0" w:color="auto"/>
      </w:divBdr>
    </w:div>
    <w:div w:id="806244895">
      <w:marLeft w:val="640"/>
      <w:marRight w:val="0"/>
      <w:marTop w:val="0"/>
      <w:marBottom w:val="0"/>
      <w:divBdr>
        <w:top w:val="none" w:sz="0" w:space="0" w:color="auto"/>
        <w:left w:val="none" w:sz="0" w:space="0" w:color="auto"/>
        <w:bottom w:val="none" w:sz="0" w:space="0" w:color="auto"/>
        <w:right w:val="none" w:sz="0" w:space="0" w:color="auto"/>
      </w:divBdr>
    </w:div>
    <w:div w:id="806823127">
      <w:marLeft w:val="640"/>
      <w:marRight w:val="0"/>
      <w:marTop w:val="0"/>
      <w:marBottom w:val="0"/>
      <w:divBdr>
        <w:top w:val="none" w:sz="0" w:space="0" w:color="auto"/>
        <w:left w:val="none" w:sz="0" w:space="0" w:color="auto"/>
        <w:bottom w:val="none" w:sz="0" w:space="0" w:color="auto"/>
        <w:right w:val="none" w:sz="0" w:space="0" w:color="auto"/>
      </w:divBdr>
    </w:div>
    <w:div w:id="810293337">
      <w:marLeft w:val="640"/>
      <w:marRight w:val="0"/>
      <w:marTop w:val="0"/>
      <w:marBottom w:val="0"/>
      <w:divBdr>
        <w:top w:val="none" w:sz="0" w:space="0" w:color="auto"/>
        <w:left w:val="none" w:sz="0" w:space="0" w:color="auto"/>
        <w:bottom w:val="none" w:sz="0" w:space="0" w:color="auto"/>
        <w:right w:val="none" w:sz="0" w:space="0" w:color="auto"/>
      </w:divBdr>
    </w:div>
    <w:div w:id="814948817">
      <w:marLeft w:val="640"/>
      <w:marRight w:val="0"/>
      <w:marTop w:val="0"/>
      <w:marBottom w:val="0"/>
      <w:divBdr>
        <w:top w:val="none" w:sz="0" w:space="0" w:color="auto"/>
        <w:left w:val="none" w:sz="0" w:space="0" w:color="auto"/>
        <w:bottom w:val="none" w:sz="0" w:space="0" w:color="auto"/>
        <w:right w:val="none" w:sz="0" w:space="0" w:color="auto"/>
      </w:divBdr>
    </w:div>
    <w:div w:id="815486529">
      <w:marLeft w:val="640"/>
      <w:marRight w:val="0"/>
      <w:marTop w:val="0"/>
      <w:marBottom w:val="0"/>
      <w:divBdr>
        <w:top w:val="none" w:sz="0" w:space="0" w:color="auto"/>
        <w:left w:val="none" w:sz="0" w:space="0" w:color="auto"/>
        <w:bottom w:val="none" w:sz="0" w:space="0" w:color="auto"/>
        <w:right w:val="none" w:sz="0" w:space="0" w:color="auto"/>
      </w:divBdr>
    </w:div>
    <w:div w:id="817838438">
      <w:marLeft w:val="640"/>
      <w:marRight w:val="0"/>
      <w:marTop w:val="0"/>
      <w:marBottom w:val="0"/>
      <w:divBdr>
        <w:top w:val="none" w:sz="0" w:space="0" w:color="auto"/>
        <w:left w:val="none" w:sz="0" w:space="0" w:color="auto"/>
        <w:bottom w:val="none" w:sz="0" w:space="0" w:color="auto"/>
        <w:right w:val="none" w:sz="0" w:space="0" w:color="auto"/>
      </w:divBdr>
    </w:div>
    <w:div w:id="818039961">
      <w:marLeft w:val="640"/>
      <w:marRight w:val="0"/>
      <w:marTop w:val="0"/>
      <w:marBottom w:val="0"/>
      <w:divBdr>
        <w:top w:val="none" w:sz="0" w:space="0" w:color="auto"/>
        <w:left w:val="none" w:sz="0" w:space="0" w:color="auto"/>
        <w:bottom w:val="none" w:sz="0" w:space="0" w:color="auto"/>
        <w:right w:val="none" w:sz="0" w:space="0" w:color="auto"/>
      </w:divBdr>
    </w:div>
    <w:div w:id="819421662">
      <w:marLeft w:val="640"/>
      <w:marRight w:val="0"/>
      <w:marTop w:val="0"/>
      <w:marBottom w:val="0"/>
      <w:divBdr>
        <w:top w:val="none" w:sz="0" w:space="0" w:color="auto"/>
        <w:left w:val="none" w:sz="0" w:space="0" w:color="auto"/>
        <w:bottom w:val="none" w:sz="0" w:space="0" w:color="auto"/>
        <w:right w:val="none" w:sz="0" w:space="0" w:color="auto"/>
      </w:divBdr>
    </w:div>
    <w:div w:id="831484448">
      <w:marLeft w:val="640"/>
      <w:marRight w:val="0"/>
      <w:marTop w:val="0"/>
      <w:marBottom w:val="0"/>
      <w:divBdr>
        <w:top w:val="none" w:sz="0" w:space="0" w:color="auto"/>
        <w:left w:val="none" w:sz="0" w:space="0" w:color="auto"/>
        <w:bottom w:val="none" w:sz="0" w:space="0" w:color="auto"/>
        <w:right w:val="none" w:sz="0" w:space="0" w:color="auto"/>
      </w:divBdr>
    </w:div>
    <w:div w:id="834995764">
      <w:marLeft w:val="640"/>
      <w:marRight w:val="0"/>
      <w:marTop w:val="0"/>
      <w:marBottom w:val="0"/>
      <w:divBdr>
        <w:top w:val="none" w:sz="0" w:space="0" w:color="auto"/>
        <w:left w:val="none" w:sz="0" w:space="0" w:color="auto"/>
        <w:bottom w:val="none" w:sz="0" w:space="0" w:color="auto"/>
        <w:right w:val="none" w:sz="0" w:space="0" w:color="auto"/>
      </w:divBdr>
    </w:div>
    <w:div w:id="835612621">
      <w:marLeft w:val="640"/>
      <w:marRight w:val="0"/>
      <w:marTop w:val="0"/>
      <w:marBottom w:val="0"/>
      <w:divBdr>
        <w:top w:val="none" w:sz="0" w:space="0" w:color="auto"/>
        <w:left w:val="none" w:sz="0" w:space="0" w:color="auto"/>
        <w:bottom w:val="none" w:sz="0" w:space="0" w:color="auto"/>
        <w:right w:val="none" w:sz="0" w:space="0" w:color="auto"/>
      </w:divBdr>
    </w:div>
    <w:div w:id="846945852">
      <w:marLeft w:val="640"/>
      <w:marRight w:val="0"/>
      <w:marTop w:val="0"/>
      <w:marBottom w:val="0"/>
      <w:divBdr>
        <w:top w:val="none" w:sz="0" w:space="0" w:color="auto"/>
        <w:left w:val="none" w:sz="0" w:space="0" w:color="auto"/>
        <w:bottom w:val="none" w:sz="0" w:space="0" w:color="auto"/>
        <w:right w:val="none" w:sz="0" w:space="0" w:color="auto"/>
      </w:divBdr>
    </w:div>
    <w:div w:id="853879462">
      <w:marLeft w:val="640"/>
      <w:marRight w:val="0"/>
      <w:marTop w:val="0"/>
      <w:marBottom w:val="0"/>
      <w:divBdr>
        <w:top w:val="none" w:sz="0" w:space="0" w:color="auto"/>
        <w:left w:val="none" w:sz="0" w:space="0" w:color="auto"/>
        <w:bottom w:val="none" w:sz="0" w:space="0" w:color="auto"/>
        <w:right w:val="none" w:sz="0" w:space="0" w:color="auto"/>
      </w:divBdr>
    </w:div>
    <w:div w:id="854732731">
      <w:marLeft w:val="640"/>
      <w:marRight w:val="0"/>
      <w:marTop w:val="0"/>
      <w:marBottom w:val="0"/>
      <w:divBdr>
        <w:top w:val="none" w:sz="0" w:space="0" w:color="auto"/>
        <w:left w:val="none" w:sz="0" w:space="0" w:color="auto"/>
        <w:bottom w:val="none" w:sz="0" w:space="0" w:color="auto"/>
        <w:right w:val="none" w:sz="0" w:space="0" w:color="auto"/>
      </w:divBdr>
    </w:div>
    <w:div w:id="862979945">
      <w:marLeft w:val="640"/>
      <w:marRight w:val="0"/>
      <w:marTop w:val="0"/>
      <w:marBottom w:val="0"/>
      <w:divBdr>
        <w:top w:val="none" w:sz="0" w:space="0" w:color="auto"/>
        <w:left w:val="none" w:sz="0" w:space="0" w:color="auto"/>
        <w:bottom w:val="none" w:sz="0" w:space="0" w:color="auto"/>
        <w:right w:val="none" w:sz="0" w:space="0" w:color="auto"/>
      </w:divBdr>
    </w:div>
    <w:div w:id="866799684">
      <w:marLeft w:val="640"/>
      <w:marRight w:val="0"/>
      <w:marTop w:val="0"/>
      <w:marBottom w:val="0"/>
      <w:divBdr>
        <w:top w:val="none" w:sz="0" w:space="0" w:color="auto"/>
        <w:left w:val="none" w:sz="0" w:space="0" w:color="auto"/>
        <w:bottom w:val="none" w:sz="0" w:space="0" w:color="auto"/>
        <w:right w:val="none" w:sz="0" w:space="0" w:color="auto"/>
      </w:divBdr>
    </w:div>
    <w:div w:id="867448384">
      <w:marLeft w:val="640"/>
      <w:marRight w:val="0"/>
      <w:marTop w:val="0"/>
      <w:marBottom w:val="0"/>
      <w:divBdr>
        <w:top w:val="none" w:sz="0" w:space="0" w:color="auto"/>
        <w:left w:val="none" w:sz="0" w:space="0" w:color="auto"/>
        <w:bottom w:val="none" w:sz="0" w:space="0" w:color="auto"/>
        <w:right w:val="none" w:sz="0" w:space="0" w:color="auto"/>
      </w:divBdr>
    </w:div>
    <w:div w:id="869032747">
      <w:marLeft w:val="640"/>
      <w:marRight w:val="0"/>
      <w:marTop w:val="0"/>
      <w:marBottom w:val="0"/>
      <w:divBdr>
        <w:top w:val="none" w:sz="0" w:space="0" w:color="auto"/>
        <w:left w:val="none" w:sz="0" w:space="0" w:color="auto"/>
        <w:bottom w:val="none" w:sz="0" w:space="0" w:color="auto"/>
        <w:right w:val="none" w:sz="0" w:space="0" w:color="auto"/>
      </w:divBdr>
    </w:div>
    <w:div w:id="869341119">
      <w:marLeft w:val="640"/>
      <w:marRight w:val="0"/>
      <w:marTop w:val="0"/>
      <w:marBottom w:val="0"/>
      <w:divBdr>
        <w:top w:val="none" w:sz="0" w:space="0" w:color="auto"/>
        <w:left w:val="none" w:sz="0" w:space="0" w:color="auto"/>
        <w:bottom w:val="none" w:sz="0" w:space="0" w:color="auto"/>
        <w:right w:val="none" w:sz="0" w:space="0" w:color="auto"/>
      </w:divBdr>
    </w:div>
    <w:div w:id="872424669">
      <w:marLeft w:val="640"/>
      <w:marRight w:val="0"/>
      <w:marTop w:val="0"/>
      <w:marBottom w:val="0"/>
      <w:divBdr>
        <w:top w:val="none" w:sz="0" w:space="0" w:color="auto"/>
        <w:left w:val="none" w:sz="0" w:space="0" w:color="auto"/>
        <w:bottom w:val="none" w:sz="0" w:space="0" w:color="auto"/>
        <w:right w:val="none" w:sz="0" w:space="0" w:color="auto"/>
      </w:divBdr>
    </w:div>
    <w:div w:id="877546320">
      <w:marLeft w:val="640"/>
      <w:marRight w:val="0"/>
      <w:marTop w:val="0"/>
      <w:marBottom w:val="0"/>
      <w:divBdr>
        <w:top w:val="none" w:sz="0" w:space="0" w:color="auto"/>
        <w:left w:val="none" w:sz="0" w:space="0" w:color="auto"/>
        <w:bottom w:val="none" w:sz="0" w:space="0" w:color="auto"/>
        <w:right w:val="none" w:sz="0" w:space="0" w:color="auto"/>
      </w:divBdr>
    </w:div>
    <w:div w:id="882981996">
      <w:marLeft w:val="640"/>
      <w:marRight w:val="0"/>
      <w:marTop w:val="0"/>
      <w:marBottom w:val="0"/>
      <w:divBdr>
        <w:top w:val="none" w:sz="0" w:space="0" w:color="auto"/>
        <w:left w:val="none" w:sz="0" w:space="0" w:color="auto"/>
        <w:bottom w:val="none" w:sz="0" w:space="0" w:color="auto"/>
        <w:right w:val="none" w:sz="0" w:space="0" w:color="auto"/>
      </w:divBdr>
    </w:div>
    <w:div w:id="887423208">
      <w:marLeft w:val="640"/>
      <w:marRight w:val="0"/>
      <w:marTop w:val="0"/>
      <w:marBottom w:val="0"/>
      <w:divBdr>
        <w:top w:val="none" w:sz="0" w:space="0" w:color="auto"/>
        <w:left w:val="none" w:sz="0" w:space="0" w:color="auto"/>
        <w:bottom w:val="none" w:sz="0" w:space="0" w:color="auto"/>
        <w:right w:val="none" w:sz="0" w:space="0" w:color="auto"/>
      </w:divBdr>
    </w:div>
    <w:div w:id="888569114">
      <w:marLeft w:val="640"/>
      <w:marRight w:val="0"/>
      <w:marTop w:val="0"/>
      <w:marBottom w:val="0"/>
      <w:divBdr>
        <w:top w:val="none" w:sz="0" w:space="0" w:color="auto"/>
        <w:left w:val="none" w:sz="0" w:space="0" w:color="auto"/>
        <w:bottom w:val="none" w:sz="0" w:space="0" w:color="auto"/>
        <w:right w:val="none" w:sz="0" w:space="0" w:color="auto"/>
      </w:divBdr>
    </w:div>
    <w:div w:id="889535900">
      <w:marLeft w:val="640"/>
      <w:marRight w:val="0"/>
      <w:marTop w:val="0"/>
      <w:marBottom w:val="0"/>
      <w:divBdr>
        <w:top w:val="none" w:sz="0" w:space="0" w:color="auto"/>
        <w:left w:val="none" w:sz="0" w:space="0" w:color="auto"/>
        <w:bottom w:val="none" w:sz="0" w:space="0" w:color="auto"/>
        <w:right w:val="none" w:sz="0" w:space="0" w:color="auto"/>
      </w:divBdr>
    </w:div>
    <w:div w:id="891845427">
      <w:marLeft w:val="640"/>
      <w:marRight w:val="0"/>
      <w:marTop w:val="0"/>
      <w:marBottom w:val="0"/>
      <w:divBdr>
        <w:top w:val="none" w:sz="0" w:space="0" w:color="auto"/>
        <w:left w:val="none" w:sz="0" w:space="0" w:color="auto"/>
        <w:bottom w:val="none" w:sz="0" w:space="0" w:color="auto"/>
        <w:right w:val="none" w:sz="0" w:space="0" w:color="auto"/>
      </w:divBdr>
    </w:div>
    <w:div w:id="891964938">
      <w:marLeft w:val="640"/>
      <w:marRight w:val="0"/>
      <w:marTop w:val="0"/>
      <w:marBottom w:val="0"/>
      <w:divBdr>
        <w:top w:val="none" w:sz="0" w:space="0" w:color="auto"/>
        <w:left w:val="none" w:sz="0" w:space="0" w:color="auto"/>
        <w:bottom w:val="none" w:sz="0" w:space="0" w:color="auto"/>
        <w:right w:val="none" w:sz="0" w:space="0" w:color="auto"/>
      </w:divBdr>
    </w:div>
    <w:div w:id="898515023">
      <w:marLeft w:val="640"/>
      <w:marRight w:val="0"/>
      <w:marTop w:val="0"/>
      <w:marBottom w:val="0"/>
      <w:divBdr>
        <w:top w:val="none" w:sz="0" w:space="0" w:color="auto"/>
        <w:left w:val="none" w:sz="0" w:space="0" w:color="auto"/>
        <w:bottom w:val="none" w:sz="0" w:space="0" w:color="auto"/>
        <w:right w:val="none" w:sz="0" w:space="0" w:color="auto"/>
      </w:divBdr>
    </w:div>
    <w:div w:id="900289265">
      <w:marLeft w:val="640"/>
      <w:marRight w:val="0"/>
      <w:marTop w:val="0"/>
      <w:marBottom w:val="0"/>
      <w:divBdr>
        <w:top w:val="none" w:sz="0" w:space="0" w:color="auto"/>
        <w:left w:val="none" w:sz="0" w:space="0" w:color="auto"/>
        <w:bottom w:val="none" w:sz="0" w:space="0" w:color="auto"/>
        <w:right w:val="none" w:sz="0" w:space="0" w:color="auto"/>
      </w:divBdr>
    </w:div>
    <w:div w:id="910580645">
      <w:marLeft w:val="640"/>
      <w:marRight w:val="0"/>
      <w:marTop w:val="0"/>
      <w:marBottom w:val="0"/>
      <w:divBdr>
        <w:top w:val="none" w:sz="0" w:space="0" w:color="auto"/>
        <w:left w:val="none" w:sz="0" w:space="0" w:color="auto"/>
        <w:bottom w:val="none" w:sz="0" w:space="0" w:color="auto"/>
        <w:right w:val="none" w:sz="0" w:space="0" w:color="auto"/>
      </w:divBdr>
    </w:div>
    <w:div w:id="914389811">
      <w:marLeft w:val="640"/>
      <w:marRight w:val="0"/>
      <w:marTop w:val="0"/>
      <w:marBottom w:val="0"/>
      <w:divBdr>
        <w:top w:val="none" w:sz="0" w:space="0" w:color="auto"/>
        <w:left w:val="none" w:sz="0" w:space="0" w:color="auto"/>
        <w:bottom w:val="none" w:sz="0" w:space="0" w:color="auto"/>
        <w:right w:val="none" w:sz="0" w:space="0" w:color="auto"/>
      </w:divBdr>
    </w:div>
    <w:div w:id="915669141">
      <w:marLeft w:val="640"/>
      <w:marRight w:val="0"/>
      <w:marTop w:val="0"/>
      <w:marBottom w:val="0"/>
      <w:divBdr>
        <w:top w:val="none" w:sz="0" w:space="0" w:color="auto"/>
        <w:left w:val="none" w:sz="0" w:space="0" w:color="auto"/>
        <w:bottom w:val="none" w:sz="0" w:space="0" w:color="auto"/>
        <w:right w:val="none" w:sz="0" w:space="0" w:color="auto"/>
      </w:divBdr>
    </w:div>
    <w:div w:id="916982846">
      <w:marLeft w:val="640"/>
      <w:marRight w:val="0"/>
      <w:marTop w:val="0"/>
      <w:marBottom w:val="0"/>
      <w:divBdr>
        <w:top w:val="none" w:sz="0" w:space="0" w:color="auto"/>
        <w:left w:val="none" w:sz="0" w:space="0" w:color="auto"/>
        <w:bottom w:val="none" w:sz="0" w:space="0" w:color="auto"/>
        <w:right w:val="none" w:sz="0" w:space="0" w:color="auto"/>
      </w:divBdr>
    </w:div>
    <w:div w:id="918560596">
      <w:marLeft w:val="640"/>
      <w:marRight w:val="0"/>
      <w:marTop w:val="0"/>
      <w:marBottom w:val="0"/>
      <w:divBdr>
        <w:top w:val="none" w:sz="0" w:space="0" w:color="auto"/>
        <w:left w:val="none" w:sz="0" w:space="0" w:color="auto"/>
        <w:bottom w:val="none" w:sz="0" w:space="0" w:color="auto"/>
        <w:right w:val="none" w:sz="0" w:space="0" w:color="auto"/>
      </w:divBdr>
    </w:div>
    <w:div w:id="921914816">
      <w:marLeft w:val="640"/>
      <w:marRight w:val="0"/>
      <w:marTop w:val="0"/>
      <w:marBottom w:val="0"/>
      <w:divBdr>
        <w:top w:val="none" w:sz="0" w:space="0" w:color="auto"/>
        <w:left w:val="none" w:sz="0" w:space="0" w:color="auto"/>
        <w:bottom w:val="none" w:sz="0" w:space="0" w:color="auto"/>
        <w:right w:val="none" w:sz="0" w:space="0" w:color="auto"/>
      </w:divBdr>
    </w:div>
    <w:div w:id="925303012">
      <w:marLeft w:val="640"/>
      <w:marRight w:val="0"/>
      <w:marTop w:val="0"/>
      <w:marBottom w:val="0"/>
      <w:divBdr>
        <w:top w:val="none" w:sz="0" w:space="0" w:color="auto"/>
        <w:left w:val="none" w:sz="0" w:space="0" w:color="auto"/>
        <w:bottom w:val="none" w:sz="0" w:space="0" w:color="auto"/>
        <w:right w:val="none" w:sz="0" w:space="0" w:color="auto"/>
      </w:divBdr>
    </w:div>
    <w:div w:id="927271224">
      <w:marLeft w:val="640"/>
      <w:marRight w:val="0"/>
      <w:marTop w:val="0"/>
      <w:marBottom w:val="0"/>
      <w:divBdr>
        <w:top w:val="none" w:sz="0" w:space="0" w:color="auto"/>
        <w:left w:val="none" w:sz="0" w:space="0" w:color="auto"/>
        <w:bottom w:val="none" w:sz="0" w:space="0" w:color="auto"/>
        <w:right w:val="none" w:sz="0" w:space="0" w:color="auto"/>
      </w:divBdr>
    </w:div>
    <w:div w:id="927737920">
      <w:marLeft w:val="640"/>
      <w:marRight w:val="0"/>
      <w:marTop w:val="0"/>
      <w:marBottom w:val="0"/>
      <w:divBdr>
        <w:top w:val="none" w:sz="0" w:space="0" w:color="auto"/>
        <w:left w:val="none" w:sz="0" w:space="0" w:color="auto"/>
        <w:bottom w:val="none" w:sz="0" w:space="0" w:color="auto"/>
        <w:right w:val="none" w:sz="0" w:space="0" w:color="auto"/>
      </w:divBdr>
    </w:div>
    <w:div w:id="931940198">
      <w:marLeft w:val="640"/>
      <w:marRight w:val="0"/>
      <w:marTop w:val="0"/>
      <w:marBottom w:val="0"/>
      <w:divBdr>
        <w:top w:val="none" w:sz="0" w:space="0" w:color="auto"/>
        <w:left w:val="none" w:sz="0" w:space="0" w:color="auto"/>
        <w:bottom w:val="none" w:sz="0" w:space="0" w:color="auto"/>
        <w:right w:val="none" w:sz="0" w:space="0" w:color="auto"/>
      </w:divBdr>
    </w:div>
    <w:div w:id="935480302">
      <w:marLeft w:val="640"/>
      <w:marRight w:val="0"/>
      <w:marTop w:val="0"/>
      <w:marBottom w:val="0"/>
      <w:divBdr>
        <w:top w:val="none" w:sz="0" w:space="0" w:color="auto"/>
        <w:left w:val="none" w:sz="0" w:space="0" w:color="auto"/>
        <w:bottom w:val="none" w:sz="0" w:space="0" w:color="auto"/>
        <w:right w:val="none" w:sz="0" w:space="0" w:color="auto"/>
      </w:divBdr>
    </w:div>
    <w:div w:id="936907873">
      <w:marLeft w:val="640"/>
      <w:marRight w:val="0"/>
      <w:marTop w:val="0"/>
      <w:marBottom w:val="0"/>
      <w:divBdr>
        <w:top w:val="none" w:sz="0" w:space="0" w:color="auto"/>
        <w:left w:val="none" w:sz="0" w:space="0" w:color="auto"/>
        <w:bottom w:val="none" w:sz="0" w:space="0" w:color="auto"/>
        <w:right w:val="none" w:sz="0" w:space="0" w:color="auto"/>
      </w:divBdr>
    </w:div>
    <w:div w:id="940645909">
      <w:marLeft w:val="640"/>
      <w:marRight w:val="0"/>
      <w:marTop w:val="0"/>
      <w:marBottom w:val="0"/>
      <w:divBdr>
        <w:top w:val="none" w:sz="0" w:space="0" w:color="auto"/>
        <w:left w:val="none" w:sz="0" w:space="0" w:color="auto"/>
        <w:bottom w:val="none" w:sz="0" w:space="0" w:color="auto"/>
        <w:right w:val="none" w:sz="0" w:space="0" w:color="auto"/>
      </w:divBdr>
    </w:div>
    <w:div w:id="947465603">
      <w:marLeft w:val="640"/>
      <w:marRight w:val="0"/>
      <w:marTop w:val="0"/>
      <w:marBottom w:val="0"/>
      <w:divBdr>
        <w:top w:val="none" w:sz="0" w:space="0" w:color="auto"/>
        <w:left w:val="none" w:sz="0" w:space="0" w:color="auto"/>
        <w:bottom w:val="none" w:sz="0" w:space="0" w:color="auto"/>
        <w:right w:val="none" w:sz="0" w:space="0" w:color="auto"/>
      </w:divBdr>
    </w:div>
    <w:div w:id="948657168">
      <w:marLeft w:val="640"/>
      <w:marRight w:val="0"/>
      <w:marTop w:val="0"/>
      <w:marBottom w:val="0"/>
      <w:divBdr>
        <w:top w:val="none" w:sz="0" w:space="0" w:color="auto"/>
        <w:left w:val="none" w:sz="0" w:space="0" w:color="auto"/>
        <w:bottom w:val="none" w:sz="0" w:space="0" w:color="auto"/>
        <w:right w:val="none" w:sz="0" w:space="0" w:color="auto"/>
      </w:divBdr>
    </w:div>
    <w:div w:id="949707266">
      <w:marLeft w:val="640"/>
      <w:marRight w:val="0"/>
      <w:marTop w:val="0"/>
      <w:marBottom w:val="0"/>
      <w:divBdr>
        <w:top w:val="none" w:sz="0" w:space="0" w:color="auto"/>
        <w:left w:val="none" w:sz="0" w:space="0" w:color="auto"/>
        <w:bottom w:val="none" w:sz="0" w:space="0" w:color="auto"/>
        <w:right w:val="none" w:sz="0" w:space="0" w:color="auto"/>
      </w:divBdr>
    </w:div>
    <w:div w:id="959065481">
      <w:marLeft w:val="640"/>
      <w:marRight w:val="0"/>
      <w:marTop w:val="0"/>
      <w:marBottom w:val="0"/>
      <w:divBdr>
        <w:top w:val="none" w:sz="0" w:space="0" w:color="auto"/>
        <w:left w:val="none" w:sz="0" w:space="0" w:color="auto"/>
        <w:bottom w:val="none" w:sz="0" w:space="0" w:color="auto"/>
        <w:right w:val="none" w:sz="0" w:space="0" w:color="auto"/>
      </w:divBdr>
    </w:div>
    <w:div w:id="962537542">
      <w:marLeft w:val="640"/>
      <w:marRight w:val="0"/>
      <w:marTop w:val="0"/>
      <w:marBottom w:val="0"/>
      <w:divBdr>
        <w:top w:val="none" w:sz="0" w:space="0" w:color="auto"/>
        <w:left w:val="none" w:sz="0" w:space="0" w:color="auto"/>
        <w:bottom w:val="none" w:sz="0" w:space="0" w:color="auto"/>
        <w:right w:val="none" w:sz="0" w:space="0" w:color="auto"/>
      </w:divBdr>
    </w:div>
    <w:div w:id="962617235">
      <w:marLeft w:val="640"/>
      <w:marRight w:val="0"/>
      <w:marTop w:val="0"/>
      <w:marBottom w:val="0"/>
      <w:divBdr>
        <w:top w:val="none" w:sz="0" w:space="0" w:color="auto"/>
        <w:left w:val="none" w:sz="0" w:space="0" w:color="auto"/>
        <w:bottom w:val="none" w:sz="0" w:space="0" w:color="auto"/>
        <w:right w:val="none" w:sz="0" w:space="0" w:color="auto"/>
      </w:divBdr>
    </w:div>
    <w:div w:id="971329921">
      <w:marLeft w:val="640"/>
      <w:marRight w:val="0"/>
      <w:marTop w:val="0"/>
      <w:marBottom w:val="0"/>
      <w:divBdr>
        <w:top w:val="none" w:sz="0" w:space="0" w:color="auto"/>
        <w:left w:val="none" w:sz="0" w:space="0" w:color="auto"/>
        <w:bottom w:val="none" w:sz="0" w:space="0" w:color="auto"/>
        <w:right w:val="none" w:sz="0" w:space="0" w:color="auto"/>
      </w:divBdr>
    </w:div>
    <w:div w:id="971985880">
      <w:marLeft w:val="640"/>
      <w:marRight w:val="0"/>
      <w:marTop w:val="0"/>
      <w:marBottom w:val="0"/>
      <w:divBdr>
        <w:top w:val="none" w:sz="0" w:space="0" w:color="auto"/>
        <w:left w:val="none" w:sz="0" w:space="0" w:color="auto"/>
        <w:bottom w:val="none" w:sz="0" w:space="0" w:color="auto"/>
        <w:right w:val="none" w:sz="0" w:space="0" w:color="auto"/>
      </w:divBdr>
    </w:div>
    <w:div w:id="973608210">
      <w:marLeft w:val="640"/>
      <w:marRight w:val="0"/>
      <w:marTop w:val="0"/>
      <w:marBottom w:val="0"/>
      <w:divBdr>
        <w:top w:val="none" w:sz="0" w:space="0" w:color="auto"/>
        <w:left w:val="none" w:sz="0" w:space="0" w:color="auto"/>
        <w:bottom w:val="none" w:sz="0" w:space="0" w:color="auto"/>
        <w:right w:val="none" w:sz="0" w:space="0" w:color="auto"/>
      </w:divBdr>
    </w:div>
    <w:div w:id="981037893">
      <w:marLeft w:val="640"/>
      <w:marRight w:val="0"/>
      <w:marTop w:val="0"/>
      <w:marBottom w:val="0"/>
      <w:divBdr>
        <w:top w:val="none" w:sz="0" w:space="0" w:color="auto"/>
        <w:left w:val="none" w:sz="0" w:space="0" w:color="auto"/>
        <w:bottom w:val="none" w:sz="0" w:space="0" w:color="auto"/>
        <w:right w:val="none" w:sz="0" w:space="0" w:color="auto"/>
      </w:divBdr>
    </w:div>
    <w:div w:id="982344585">
      <w:marLeft w:val="640"/>
      <w:marRight w:val="0"/>
      <w:marTop w:val="0"/>
      <w:marBottom w:val="0"/>
      <w:divBdr>
        <w:top w:val="none" w:sz="0" w:space="0" w:color="auto"/>
        <w:left w:val="none" w:sz="0" w:space="0" w:color="auto"/>
        <w:bottom w:val="none" w:sz="0" w:space="0" w:color="auto"/>
        <w:right w:val="none" w:sz="0" w:space="0" w:color="auto"/>
      </w:divBdr>
    </w:div>
    <w:div w:id="985084871">
      <w:marLeft w:val="640"/>
      <w:marRight w:val="0"/>
      <w:marTop w:val="0"/>
      <w:marBottom w:val="0"/>
      <w:divBdr>
        <w:top w:val="none" w:sz="0" w:space="0" w:color="auto"/>
        <w:left w:val="none" w:sz="0" w:space="0" w:color="auto"/>
        <w:bottom w:val="none" w:sz="0" w:space="0" w:color="auto"/>
        <w:right w:val="none" w:sz="0" w:space="0" w:color="auto"/>
      </w:divBdr>
    </w:div>
    <w:div w:id="985667005">
      <w:marLeft w:val="640"/>
      <w:marRight w:val="0"/>
      <w:marTop w:val="0"/>
      <w:marBottom w:val="0"/>
      <w:divBdr>
        <w:top w:val="none" w:sz="0" w:space="0" w:color="auto"/>
        <w:left w:val="none" w:sz="0" w:space="0" w:color="auto"/>
        <w:bottom w:val="none" w:sz="0" w:space="0" w:color="auto"/>
        <w:right w:val="none" w:sz="0" w:space="0" w:color="auto"/>
      </w:divBdr>
    </w:div>
    <w:div w:id="987586425">
      <w:marLeft w:val="640"/>
      <w:marRight w:val="0"/>
      <w:marTop w:val="0"/>
      <w:marBottom w:val="0"/>
      <w:divBdr>
        <w:top w:val="none" w:sz="0" w:space="0" w:color="auto"/>
        <w:left w:val="none" w:sz="0" w:space="0" w:color="auto"/>
        <w:bottom w:val="none" w:sz="0" w:space="0" w:color="auto"/>
        <w:right w:val="none" w:sz="0" w:space="0" w:color="auto"/>
      </w:divBdr>
    </w:div>
    <w:div w:id="987788019">
      <w:marLeft w:val="640"/>
      <w:marRight w:val="0"/>
      <w:marTop w:val="0"/>
      <w:marBottom w:val="0"/>
      <w:divBdr>
        <w:top w:val="none" w:sz="0" w:space="0" w:color="auto"/>
        <w:left w:val="none" w:sz="0" w:space="0" w:color="auto"/>
        <w:bottom w:val="none" w:sz="0" w:space="0" w:color="auto"/>
        <w:right w:val="none" w:sz="0" w:space="0" w:color="auto"/>
      </w:divBdr>
    </w:div>
    <w:div w:id="988706133">
      <w:marLeft w:val="640"/>
      <w:marRight w:val="0"/>
      <w:marTop w:val="0"/>
      <w:marBottom w:val="0"/>
      <w:divBdr>
        <w:top w:val="none" w:sz="0" w:space="0" w:color="auto"/>
        <w:left w:val="none" w:sz="0" w:space="0" w:color="auto"/>
        <w:bottom w:val="none" w:sz="0" w:space="0" w:color="auto"/>
        <w:right w:val="none" w:sz="0" w:space="0" w:color="auto"/>
      </w:divBdr>
    </w:div>
    <w:div w:id="992174432">
      <w:marLeft w:val="640"/>
      <w:marRight w:val="0"/>
      <w:marTop w:val="0"/>
      <w:marBottom w:val="0"/>
      <w:divBdr>
        <w:top w:val="none" w:sz="0" w:space="0" w:color="auto"/>
        <w:left w:val="none" w:sz="0" w:space="0" w:color="auto"/>
        <w:bottom w:val="none" w:sz="0" w:space="0" w:color="auto"/>
        <w:right w:val="none" w:sz="0" w:space="0" w:color="auto"/>
      </w:divBdr>
    </w:div>
    <w:div w:id="992412823">
      <w:marLeft w:val="640"/>
      <w:marRight w:val="0"/>
      <w:marTop w:val="0"/>
      <w:marBottom w:val="0"/>
      <w:divBdr>
        <w:top w:val="none" w:sz="0" w:space="0" w:color="auto"/>
        <w:left w:val="none" w:sz="0" w:space="0" w:color="auto"/>
        <w:bottom w:val="none" w:sz="0" w:space="0" w:color="auto"/>
        <w:right w:val="none" w:sz="0" w:space="0" w:color="auto"/>
      </w:divBdr>
    </w:div>
    <w:div w:id="997921329">
      <w:marLeft w:val="640"/>
      <w:marRight w:val="0"/>
      <w:marTop w:val="0"/>
      <w:marBottom w:val="0"/>
      <w:divBdr>
        <w:top w:val="none" w:sz="0" w:space="0" w:color="auto"/>
        <w:left w:val="none" w:sz="0" w:space="0" w:color="auto"/>
        <w:bottom w:val="none" w:sz="0" w:space="0" w:color="auto"/>
        <w:right w:val="none" w:sz="0" w:space="0" w:color="auto"/>
      </w:divBdr>
    </w:div>
    <w:div w:id="999192847">
      <w:marLeft w:val="640"/>
      <w:marRight w:val="0"/>
      <w:marTop w:val="0"/>
      <w:marBottom w:val="0"/>
      <w:divBdr>
        <w:top w:val="none" w:sz="0" w:space="0" w:color="auto"/>
        <w:left w:val="none" w:sz="0" w:space="0" w:color="auto"/>
        <w:bottom w:val="none" w:sz="0" w:space="0" w:color="auto"/>
        <w:right w:val="none" w:sz="0" w:space="0" w:color="auto"/>
      </w:divBdr>
    </w:div>
    <w:div w:id="999430418">
      <w:marLeft w:val="640"/>
      <w:marRight w:val="0"/>
      <w:marTop w:val="0"/>
      <w:marBottom w:val="0"/>
      <w:divBdr>
        <w:top w:val="none" w:sz="0" w:space="0" w:color="auto"/>
        <w:left w:val="none" w:sz="0" w:space="0" w:color="auto"/>
        <w:bottom w:val="none" w:sz="0" w:space="0" w:color="auto"/>
        <w:right w:val="none" w:sz="0" w:space="0" w:color="auto"/>
      </w:divBdr>
    </w:div>
    <w:div w:id="999894638">
      <w:marLeft w:val="640"/>
      <w:marRight w:val="0"/>
      <w:marTop w:val="0"/>
      <w:marBottom w:val="0"/>
      <w:divBdr>
        <w:top w:val="none" w:sz="0" w:space="0" w:color="auto"/>
        <w:left w:val="none" w:sz="0" w:space="0" w:color="auto"/>
        <w:bottom w:val="none" w:sz="0" w:space="0" w:color="auto"/>
        <w:right w:val="none" w:sz="0" w:space="0" w:color="auto"/>
      </w:divBdr>
    </w:div>
    <w:div w:id="1008795876">
      <w:marLeft w:val="640"/>
      <w:marRight w:val="0"/>
      <w:marTop w:val="0"/>
      <w:marBottom w:val="0"/>
      <w:divBdr>
        <w:top w:val="none" w:sz="0" w:space="0" w:color="auto"/>
        <w:left w:val="none" w:sz="0" w:space="0" w:color="auto"/>
        <w:bottom w:val="none" w:sz="0" w:space="0" w:color="auto"/>
        <w:right w:val="none" w:sz="0" w:space="0" w:color="auto"/>
      </w:divBdr>
    </w:div>
    <w:div w:id="1009481001">
      <w:marLeft w:val="640"/>
      <w:marRight w:val="0"/>
      <w:marTop w:val="0"/>
      <w:marBottom w:val="0"/>
      <w:divBdr>
        <w:top w:val="none" w:sz="0" w:space="0" w:color="auto"/>
        <w:left w:val="none" w:sz="0" w:space="0" w:color="auto"/>
        <w:bottom w:val="none" w:sz="0" w:space="0" w:color="auto"/>
        <w:right w:val="none" w:sz="0" w:space="0" w:color="auto"/>
      </w:divBdr>
    </w:div>
    <w:div w:id="1009909783">
      <w:marLeft w:val="640"/>
      <w:marRight w:val="0"/>
      <w:marTop w:val="0"/>
      <w:marBottom w:val="0"/>
      <w:divBdr>
        <w:top w:val="none" w:sz="0" w:space="0" w:color="auto"/>
        <w:left w:val="none" w:sz="0" w:space="0" w:color="auto"/>
        <w:bottom w:val="none" w:sz="0" w:space="0" w:color="auto"/>
        <w:right w:val="none" w:sz="0" w:space="0" w:color="auto"/>
      </w:divBdr>
    </w:div>
    <w:div w:id="1015153099">
      <w:marLeft w:val="640"/>
      <w:marRight w:val="0"/>
      <w:marTop w:val="0"/>
      <w:marBottom w:val="0"/>
      <w:divBdr>
        <w:top w:val="none" w:sz="0" w:space="0" w:color="auto"/>
        <w:left w:val="none" w:sz="0" w:space="0" w:color="auto"/>
        <w:bottom w:val="none" w:sz="0" w:space="0" w:color="auto"/>
        <w:right w:val="none" w:sz="0" w:space="0" w:color="auto"/>
      </w:divBdr>
    </w:div>
    <w:div w:id="1021123078">
      <w:marLeft w:val="640"/>
      <w:marRight w:val="0"/>
      <w:marTop w:val="0"/>
      <w:marBottom w:val="0"/>
      <w:divBdr>
        <w:top w:val="none" w:sz="0" w:space="0" w:color="auto"/>
        <w:left w:val="none" w:sz="0" w:space="0" w:color="auto"/>
        <w:bottom w:val="none" w:sz="0" w:space="0" w:color="auto"/>
        <w:right w:val="none" w:sz="0" w:space="0" w:color="auto"/>
      </w:divBdr>
    </w:div>
    <w:div w:id="1030372572">
      <w:marLeft w:val="640"/>
      <w:marRight w:val="0"/>
      <w:marTop w:val="0"/>
      <w:marBottom w:val="0"/>
      <w:divBdr>
        <w:top w:val="none" w:sz="0" w:space="0" w:color="auto"/>
        <w:left w:val="none" w:sz="0" w:space="0" w:color="auto"/>
        <w:bottom w:val="none" w:sz="0" w:space="0" w:color="auto"/>
        <w:right w:val="none" w:sz="0" w:space="0" w:color="auto"/>
      </w:divBdr>
    </w:div>
    <w:div w:id="1030842170">
      <w:marLeft w:val="640"/>
      <w:marRight w:val="0"/>
      <w:marTop w:val="0"/>
      <w:marBottom w:val="0"/>
      <w:divBdr>
        <w:top w:val="none" w:sz="0" w:space="0" w:color="auto"/>
        <w:left w:val="none" w:sz="0" w:space="0" w:color="auto"/>
        <w:bottom w:val="none" w:sz="0" w:space="0" w:color="auto"/>
        <w:right w:val="none" w:sz="0" w:space="0" w:color="auto"/>
      </w:divBdr>
    </w:div>
    <w:div w:id="1031031741">
      <w:marLeft w:val="640"/>
      <w:marRight w:val="0"/>
      <w:marTop w:val="0"/>
      <w:marBottom w:val="0"/>
      <w:divBdr>
        <w:top w:val="none" w:sz="0" w:space="0" w:color="auto"/>
        <w:left w:val="none" w:sz="0" w:space="0" w:color="auto"/>
        <w:bottom w:val="none" w:sz="0" w:space="0" w:color="auto"/>
        <w:right w:val="none" w:sz="0" w:space="0" w:color="auto"/>
      </w:divBdr>
    </w:div>
    <w:div w:id="1038969948">
      <w:marLeft w:val="640"/>
      <w:marRight w:val="0"/>
      <w:marTop w:val="0"/>
      <w:marBottom w:val="0"/>
      <w:divBdr>
        <w:top w:val="none" w:sz="0" w:space="0" w:color="auto"/>
        <w:left w:val="none" w:sz="0" w:space="0" w:color="auto"/>
        <w:bottom w:val="none" w:sz="0" w:space="0" w:color="auto"/>
        <w:right w:val="none" w:sz="0" w:space="0" w:color="auto"/>
      </w:divBdr>
    </w:div>
    <w:div w:id="1043947060">
      <w:marLeft w:val="640"/>
      <w:marRight w:val="0"/>
      <w:marTop w:val="0"/>
      <w:marBottom w:val="0"/>
      <w:divBdr>
        <w:top w:val="none" w:sz="0" w:space="0" w:color="auto"/>
        <w:left w:val="none" w:sz="0" w:space="0" w:color="auto"/>
        <w:bottom w:val="none" w:sz="0" w:space="0" w:color="auto"/>
        <w:right w:val="none" w:sz="0" w:space="0" w:color="auto"/>
      </w:divBdr>
    </w:div>
    <w:div w:id="1044060577">
      <w:marLeft w:val="640"/>
      <w:marRight w:val="0"/>
      <w:marTop w:val="0"/>
      <w:marBottom w:val="0"/>
      <w:divBdr>
        <w:top w:val="none" w:sz="0" w:space="0" w:color="auto"/>
        <w:left w:val="none" w:sz="0" w:space="0" w:color="auto"/>
        <w:bottom w:val="none" w:sz="0" w:space="0" w:color="auto"/>
        <w:right w:val="none" w:sz="0" w:space="0" w:color="auto"/>
      </w:divBdr>
    </w:div>
    <w:div w:id="1048264851">
      <w:marLeft w:val="640"/>
      <w:marRight w:val="0"/>
      <w:marTop w:val="0"/>
      <w:marBottom w:val="0"/>
      <w:divBdr>
        <w:top w:val="none" w:sz="0" w:space="0" w:color="auto"/>
        <w:left w:val="none" w:sz="0" w:space="0" w:color="auto"/>
        <w:bottom w:val="none" w:sz="0" w:space="0" w:color="auto"/>
        <w:right w:val="none" w:sz="0" w:space="0" w:color="auto"/>
      </w:divBdr>
    </w:div>
    <w:div w:id="1050690503">
      <w:marLeft w:val="640"/>
      <w:marRight w:val="0"/>
      <w:marTop w:val="0"/>
      <w:marBottom w:val="0"/>
      <w:divBdr>
        <w:top w:val="none" w:sz="0" w:space="0" w:color="auto"/>
        <w:left w:val="none" w:sz="0" w:space="0" w:color="auto"/>
        <w:bottom w:val="none" w:sz="0" w:space="0" w:color="auto"/>
        <w:right w:val="none" w:sz="0" w:space="0" w:color="auto"/>
      </w:divBdr>
    </w:div>
    <w:div w:id="1051878233">
      <w:marLeft w:val="640"/>
      <w:marRight w:val="0"/>
      <w:marTop w:val="0"/>
      <w:marBottom w:val="0"/>
      <w:divBdr>
        <w:top w:val="none" w:sz="0" w:space="0" w:color="auto"/>
        <w:left w:val="none" w:sz="0" w:space="0" w:color="auto"/>
        <w:bottom w:val="none" w:sz="0" w:space="0" w:color="auto"/>
        <w:right w:val="none" w:sz="0" w:space="0" w:color="auto"/>
      </w:divBdr>
    </w:div>
    <w:div w:id="1052919497">
      <w:marLeft w:val="640"/>
      <w:marRight w:val="0"/>
      <w:marTop w:val="0"/>
      <w:marBottom w:val="0"/>
      <w:divBdr>
        <w:top w:val="none" w:sz="0" w:space="0" w:color="auto"/>
        <w:left w:val="none" w:sz="0" w:space="0" w:color="auto"/>
        <w:bottom w:val="none" w:sz="0" w:space="0" w:color="auto"/>
        <w:right w:val="none" w:sz="0" w:space="0" w:color="auto"/>
      </w:divBdr>
    </w:div>
    <w:div w:id="1054541896">
      <w:marLeft w:val="640"/>
      <w:marRight w:val="0"/>
      <w:marTop w:val="0"/>
      <w:marBottom w:val="0"/>
      <w:divBdr>
        <w:top w:val="none" w:sz="0" w:space="0" w:color="auto"/>
        <w:left w:val="none" w:sz="0" w:space="0" w:color="auto"/>
        <w:bottom w:val="none" w:sz="0" w:space="0" w:color="auto"/>
        <w:right w:val="none" w:sz="0" w:space="0" w:color="auto"/>
      </w:divBdr>
    </w:div>
    <w:div w:id="1056393165">
      <w:marLeft w:val="640"/>
      <w:marRight w:val="0"/>
      <w:marTop w:val="0"/>
      <w:marBottom w:val="0"/>
      <w:divBdr>
        <w:top w:val="none" w:sz="0" w:space="0" w:color="auto"/>
        <w:left w:val="none" w:sz="0" w:space="0" w:color="auto"/>
        <w:bottom w:val="none" w:sz="0" w:space="0" w:color="auto"/>
        <w:right w:val="none" w:sz="0" w:space="0" w:color="auto"/>
      </w:divBdr>
    </w:div>
    <w:div w:id="1057556707">
      <w:marLeft w:val="640"/>
      <w:marRight w:val="0"/>
      <w:marTop w:val="0"/>
      <w:marBottom w:val="0"/>
      <w:divBdr>
        <w:top w:val="none" w:sz="0" w:space="0" w:color="auto"/>
        <w:left w:val="none" w:sz="0" w:space="0" w:color="auto"/>
        <w:bottom w:val="none" w:sz="0" w:space="0" w:color="auto"/>
        <w:right w:val="none" w:sz="0" w:space="0" w:color="auto"/>
      </w:divBdr>
    </w:div>
    <w:div w:id="1060786751">
      <w:marLeft w:val="640"/>
      <w:marRight w:val="0"/>
      <w:marTop w:val="0"/>
      <w:marBottom w:val="0"/>
      <w:divBdr>
        <w:top w:val="none" w:sz="0" w:space="0" w:color="auto"/>
        <w:left w:val="none" w:sz="0" w:space="0" w:color="auto"/>
        <w:bottom w:val="none" w:sz="0" w:space="0" w:color="auto"/>
        <w:right w:val="none" w:sz="0" w:space="0" w:color="auto"/>
      </w:divBdr>
    </w:div>
    <w:div w:id="1073087708">
      <w:marLeft w:val="640"/>
      <w:marRight w:val="0"/>
      <w:marTop w:val="0"/>
      <w:marBottom w:val="0"/>
      <w:divBdr>
        <w:top w:val="none" w:sz="0" w:space="0" w:color="auto"/>
        <w:left w:val="none" w:sz="0" w:space="0" w:color="auto"/>
        <w:bottom w:val="none" w:sz="0" w:space="0" w:color="auto"/>
        <w:right w:val="none" w:sz="0" w:space="0" w:color="auto"/>
      </w:divBdr>
    </w:div>
    <w:div w:id="1082022324">
      <w:marLeft w:val="640"/>
      <w:marRight w:val="0"/>
      <w:marTop w:val="0"/>
      <w:marBottom w:val="0"/>
      <w:divBdr>
        <w:top w:val="none" w:sz="0" w:space="0" w:color="auto"/>
        <w:left w:val="none" w:sz="0" w:space="0" w:color="auto"/>
        <w:bottom w:val="none" w:sz="0" w:space="0" w:color="auto"/>
        <w:right w:val="none" w:sz="0" w:space="0" w:color="auto"/>
      </w:divBdr>
    </w:div>
    <w:div w:id="1083843607">
      <w:marLeft w:val="640"/>
      <w:marRight w:val="0"/>
      <w:marTop w:val="0"/>
      <w:marBottom w:val="0"/>
      <w:divBdr>
        <w:top w:val="none" w:sz="0" w:space="0" w:color="auto"/>
        <w:left w:val="none" w:sz="0" w:space="0" w:color="auto"/>
        <w:bottom w:val="none" w:sz="0" w:space="0" w:color="auto"/>
        <w:right w:val="none" w:sz="0" w:space="0" w:color="auto"/>
      </w:divBdr>
    </w:div>
    <w:div w:id="1084838105">
      <w:marLeft w:val="640"/>
      <w:marRight w:val="0"/>
      <w:marTop w:val="0"/>
      <w:marBottom w:val="0"/>
      <w:divBdr>
        <w:top w:val="none" w:sz="0" w:space="0" w:color="auto"/>
        <w:left w:val="none" w:sz="0" w:space="0" w:color="auto"/>
        <w:bottom w:val="none" w:sz="0" w:space="0" w:color="auto"/>
        <w:right w:val="none" w:sz="0" w:space="0" w:color="auto"/>
      </w:divBdr>
    </w:div>
    <w:div w:id="1087187866">
      <w:marLeft w:val="640"/>
      <w:marRight w:val="0"/>
      <w:marTop w:val="0"/>
      <w:marBottom w:val="0"/>
      <w:divBdr>
        <w:top w:val="none" w:sz="0" w:space="0" w:color="auto"/>
        <w:left w:val="none" w:sz="0" w:space="0" w:color="auto"/>
        <w:bottom w:val="none" w:sz="0" w:space="0" w:color="auto"/>
        <w:right w:val="none" w:sz="0" w:space="0" w:color="auto"/>
      </w:divBdr>
    </w:div>
    <w:div w:id="1087505679">
      <w:marLeft w:val="640"/>
      <w:marRight w:val="0"/>
      <w:marTop w:val="0"/>
      <w:marBottom w:val="0"/>
      <w:divBdr>
        <w:top w:val="none" w:sz="0" w:space="0" w:color="auto"/>
        <w:left w:val="none" w:sz="0" w:space="0" w:color="auto"/>
        <w:bottom w:val="none" w:sz="0" w:space="0" w:color="auto"/>
        <w:right w:val="none" w:sz="0" w:space="0" w:color="auto"/>
      </w:divBdr>
    </w:div>
    <w:div w:id="1090615892">
      <w:marLeft w:val="640"/>
      <w:marRight w:val="0"/>
      <w:marTop w:val="0"/>
      <w:marBottom w:val="0"/>
      <w:divBdr>
        <w:top w:val="none" w:sz="0" w:space="0" w:color="auto"/>
        <w:left w:val="none" w:sz="0" w:space="0" w:color="auto"/>
        <w:bottom w:val="none" w:sz="0" w:space="0" w:color="auto"/>
        <w:right w:val="none" w:sz="0" w:space="0" w:color="auto"/>
      </w:divBdr>
    </w:div>
    <w:div w:id="1096632149">
      <w:marLeft w:val="640"/>
      <w:marRight w:val="0"/>
      <w:marTop w:val="0"/>
      <w:marBottom w:val="0"/>
      <w:divBdr>
        <w:top w:val="none" w:sz="0" w:space="0" w:color="auto"/>
        <w:left w:val="none" w:sz="0" w:space="0" w:color="auto"/>
        <w:bottom w:val="none" w:sz="0" w:space="0" w:color="auto"/>
        <w:right w:val="none" w:sz="0" w:space="0" w:color="auto"/>
      </w:divBdr>
    </w:div>
    <w:div w:id="1096634806">
      <w:marLeft w:val="640"/>
      <w:marRight w:val="0"/>
      <w:marTop w:val="0"/>
      <w:marBottom w:val="0"/>
      <w:divBdr>
        <w:top w:val="none" w:sz="0" w:space="0" w:color="auto"/>
        <w:left w:val="none" w:sz="0" w:space="0" w:color="auto"/>
        <w:bottom w:val="none" w:sz="0" w:space="0" w:color="auto"/>
        <w:right w:val="none" w:sz="0" w:space="0" w:color="auto"/>
      </w:divBdr>
    </w:div>
    <w:div w:id="1100300899">
      <w:marLeft w:val="640"/>
      <w:marRight w:val="0"/>
      <w:marTop w:val="0"/>
      <w:marBottom w:val="0"/>
      <w:divBdr>
        <w:top w:val="none" w:sz="0" w:space="0" w:color="auto"/>
        <w:left w:val="none" w:sz="0" w:space="0" w:color="auto"/>
        <w:bottom w:val="none" w:sz="0" w:space="0" w:color="auto"/>
        <w:right w:val="none" w:sz="0" w:space="0" w:color="auto"/>
      </w:divBdr>
    </w:div>
    <w:div w:id="1107189941">
      <w:marLeft w:val="640"/>
      <w:marRight w:val="0"/>
      <w:marTop w:val="0"/>
      <w:marBottom w:val="0"/>
      <w:divBdr>
        <w:top w:val="none" w:sz="0" w:space="0" w:color="auto"/>
        <w:left w:val="none" w:sz="0" w:space="0" w:color="auto"/>
        <w:bottom w:val="none" w:sz="0" w:space="0" w:color="auto"/>
        <w:right w:val="none" w:sz="0" w:space="0" w:color="auto"/>
      </w:divBdr>
    </w:div>
    <w:div w:id="1110465471">
      <w:marLeft w:val="640"/>
      <w:marRight w:val="0"/>
      <w:marTop w:val="0"/>
      <w:marBottom w:val="0"/>
      <w:divBdr>
        <w:top w:val="none" w:sz="0" w:space="0" w:color="auto"/>
        <w:left w:val="none" w:sz="0" w:space="0" w:color="auto"/>
        <w:bottom w:val="none" w:sz="0" w:space="0" w:color="auto"/>
        <w:right w:val="none" w:sz="0" w:space="0" w:color="auto"/>
      </w:divBdr>
    </w:div>
    <w:div w:id="1110734750">
      <w:marLeft w:val="640"/>
      <w:marRight w:val="0"/>
      <w:marTop w:val="0"/>
      <w:marBottom w:val="0"/>
      <w:divBdr>
        <w:top w:val="none" w:sz="0" w:space="0" w:color="auto"/>
        <w:left w:val="none" w:sz="0" w:space="0" w:color="auto"/>
        <w:bottom w:val="none" w:sz="0" w:space="0" w:color="auto"/>
        <w:right w:val="none" w:sz="0" w:space="0" w:color="auto"/>
      </w:divBdr>
    </w:div>
    <w:div w:id="1114862667">
      <w:marLeft w:val="640"/>
      <w:marRight w:val="0"/>
      <w:marTop w:val="0"/>
      <w:marBottom w:val="0"/>
      <w:divBdr>
        <w:top w:val="none" w:sz="0" w:space="0" w:color="auto"/>
        <w:left w:val="none" w:sz="0" w:space="0" w:color="auto"/>
        <w:bottom w:val="none" w:sz="0" w:space="0" w:color="auto"/>
        <w:right w:val="none" w:sz="0" w:space="0" w:color="auto"/>
      </w:divBdr>
    </w:div>
    <w:div w:id="1116170798">
      <w:marLeft w:val="640"/>
      <w:marRight w:val="0"/>
      <w:marTop w:val="0"/>
      <w:marBottom w:val="0"/>
      <w:divBdr>
        <w:top w:val="none" w:sz="0" w:space="0" w:color="auto"/>
        <w:left w:val="none" w:sz="0" w:space="0" w:color="auto"/>
        <w:bottom w:val="none" w:sz="0" w:space="0" w:color="auto"/>
        <w:right w:val="none" w:sz="0" w:space="0" w:color="auto"/>
      </w:divBdr>
    </w:div>
    <w:div w:id="1117211956">
      <w:marLeft w:val="640"/>
      <w:marRight w:val="0"/>
      <w:marTop w:val="0"/>
      <w:marBottom w:val="0"/>
      <w:divBdr>
        <w:top w:val="none" w:sz="0" w:space="0" w:color="auto"/>
        <w:left w:val="none" w:sz="0" w:space="0" w:color="auto"/>
        <w:bottom w:val="none" w:sz="0" w:space="0" w:color="auto"/>
        <w:right w:val="none" w:sz="0" w:space="0" w:color="auto"/>
      </w:divBdr>
    </w:div>
    <w:div w:id="1123307967">
      <w:marLeft w:val="640"/>
      <w:marRight w:val="0"/>
      <w:marTop w:val="0"/>
      <w:marBottom w:val="0"/>
      <w:divBdr>
        <w:top w:val="none" w:sz="0" w:space="0" w:color="auto"/>
        <w:left w:val="none" w:sz="0" w:space="0" w:color="auto"/>
        <w:bottom w:val="none" w:sz="0" w:space="0" w:color="auto"/>
        <w:right w:val="none" w:sz="0" w:space="0" w:color="auto"/>
      </w:divBdr>
    </w:div>
    <w:div w:id="1137408414">
      <w:marLeft w:val="640"/>
      <w:marRight w:val="0"/>
      <w:marTop w:val="0"/>
      <w:marBottom w:val="0"/>
      <w:divBdr>
        <w:top w:val="none" w:sz="0" w:space="0" w:color="auto"/>
        <w:left w:val="none" w:sz="0" w:space="0" w:color="auto"/>
        <w:bottom w:val="none" w:sz="0" w:space="0" w:color="auto"/>
        <w:right w:val="none" w:sz="0" w:space="0" w:color="auto"/>
      </w:divBdr>
    </w:div>
    <w:div w:id="1141076631">
      <w:marLeft w:val="640"/>
      <w:marRight w:val="0"/>
      <w:marTop w:val="0"/>
      <w:marBottom w:val="0"/>
      <w:divBdr>
        <w:top w:val="none" w:sz="0" w:space="0" w:color="auto"/>
        <w:left w:val="none" w:sz="0" w:space="0" w:color="auto"/>
        <w:bottom w:val="none" w:sz="0" w:space="0" w:color="auto"/>
        <w:right w:val="none" w:sz="0" w:space="0" w:color="auto"/>
      </w:divBdr>
    </w:div>
    <w:div w:id="1143084388">
      <w:marLeft w:val="640"/>
      <w:marRight w:val="0"/>
      <w:marTop w:val="0"/>
      <w:marBottom w:val="0"/>
      <w:divBdr>
        <w:top w:val="none" w:sz="0" w:space="0" w:color="auto"/>
        <w:left w:val="none" w:sz="0" w:space="0" w:color="auto"/>
        <w:bottom w:val="none" w:sz="0" w:space="0" w:color="auto"/>
        <w:right w:val="none" w:sz="0" w:space="0" w:color="auto"/>
      </w:divBdr>
    </w:div>
    <w:div w:id="1144464496">
      <w:marLeft w:val="640"/>
      <w:marRight w:val="0"/>
      <w:marTop w:val="0"/>
      <w:marBottom w:val="0"/>
      <w:divBdr>
        <w:top w:val="none" w:sz="0" w:space="0" w:color="auto"/>
        <w:left w:val="none" w:sz="0" w:space="0" w:color="auto"/>
        <w:bottom w:val="none" w:sz="0" w:space="0" w:color="auto"/>
        <w:right w:val="none" w:sz="0" w:space="0" w:color="auto"/>
      </w:divBdr>
    </w:div>
    <w:div w:id="1150899364">
      <w:marLeft w:val="640"/>
      <w:marRight w:val="0"/>
      <w:marTop w:val="0"/>
      <w:marBottom w:val="0"/>
      <w:divBdr>
        <w:top w:val="none" w:sz="0" w:space="0" w:color="auto"/>
        <w:left w:val="none" w:sz="0" w:space="0" w:color="auto"/>
        <w:bottom w:val="none" w:sz="0" w:space="0" w:color="auto"/>
        <w:right w:val="none" w:sz="0" w:space="0" w:color="auto"/>
      </w:divBdr>
    </w:div>
    <w:div w:id="1151795642">
      <w:marLeft w:val="640"/>
      <w:marRight w:val="0"/>
      <w:marTop w:val="0"/>
      <w:marBottom w:val="0"/>
      <w:divBdr>
        <w:top w:val="none" w:sz="0" w:space="0" w:color="auto"/>
        <w:left w:val="none" w:sz="0" w:space="0" w:color="auto"/>
        <w:bottom w:val="none" w:sz="0" w:space="0" w:color="auto"/>
        <w:right w:val="none" w:sz="0" w:space="0" w:color="auto"/>
      </w:divBdr>
    </w:div>
    <w:div w:id="1152603714">
      <w:marLeft w:val="640"/>
      <w:marRight w:val="0"/>
      <w:marTop w:val="0"/>
      <w:marBottom w:val="0"/>
      <w:divBdr>
        <w:top w:val="none" w:sz="0" w:space="0" w:color="auto"/>
        <w:left w:val="none" w:sz="0" w:space="0" w:color="auto"/>
        <w:bottom w:val="none" w:sz="0" w:space="0" w:color="auto"/>
        <w:right w:val="none" w:sz="0" w:space="0" w:color="auto"/>
      </w:divBdr>
    </w:div>
    <w:div w:id="1153330787">
      <w:marLeft w:val="640"/>
      <w:marRight w:val="0"/>
      <w:marTop w:val="0"/>
      <w:marBottom w:val="0"/>
      <w:divBdr>
        <w:top w:val="none" w:sz="0" w:space="0" w:color="auto"/>
        <w:left w:val="none" w:sz="0" w:space="0" w:color="auto"/>
        <w:bottom w:val="none" w:sz="0" w:space="0" w:color="auto"/>
        <w:right w:val="none" w:sz="0" w:space="0" w:color="auto"/>
      </w:divBdr>
    </w:div>
    <w:div w:id="1155493556">
      <w:marLeft w:val="640"/>
      <w:marRight w:val="0"/>
      <w:marTop w:val="0"/>
      <w:marBottom w:val="0"/>
      <w:divBdr>
        <w:top w:val="none" w:sz="0" w:space="0" w:color="auto"/>
        <w:left w:val="none" w:sz="0" w:space="0" w:color="auto"/>
        <w:bottom w:val="none" w:sz="0" w:space="0" w:color="auto"/>
        <w:right w:val="none" w:sz="0" w:space="0" w:color="auto"/>
      </w:divBdr>
    </w:div>
    <w:div w:id="1155533032">
      <w:marLeft w:val="640"/>
      <w:marRight w:val="0"/>
      <w:marTop w:val="0"/>
      <w:marBottom w:val="0"/>
      <w:divBdr>
        <w:top w:val="none" w:sz="0" w:space="0" w:color="auto"/>
        <w:left w:val="none" w:sz="0" w:space="0" w:color="auto"/>
        <w:bottom w:val="none" w:sz="0" w:space="0" w:color="auto"/>
        <w:right w:val="none" w:sz="0" w:space="0" w:color="auto"/>
      </w:divBdr>
    </w:div>
    <w:div w:id="1159805849">
      <w:marLeft w:val="640"/>
      <w:marRight w:val="0"/>
      <w:marTop w:val="0"/>
      <w:marBottom w:val="0"/>
      <w:divBdr>
        <w:top w:val="none" w:sz="0" w:space="0" w:color="auto"/>
        <w:left w:val="none" w:sz="0" w:space="0" w:color="auto"/>
        <w:bottom w:val="none" w:sz="0" w:space="0" w:color="auto"/>
        <w:right w:val="none" w:sz="0" w:space="0" w:color="auto"/>
      </w:divBdr>
    </w:div>
    <w:div w:id="1159885991">
      <w:marLeft w:val="640"/>
      <w:marRight w:val="0"/>
      <w:marTop w:val="0"/>
      <w:marBottom w:val="0"/>
      <w:divBdr>
        <w:top w:val="none" w:sz="0" w:space="0" w:color="auto"/>
        <w:left w:val="none" w:sz="0" w:space="0" w:color="auto"/>
        <w:bottom w:val="none" w:sz="0" w:space="0" w:color="auto"/>
        <w:right w:val="none" w:sz="0" w:space="0" w:color="auto"/>
      </w:divBdr>
    </w:div>
    <w:div w:id="1161628269">
      <w:marLeft w:val="640"/>
      <w:marRight w:val="0"/>
      <w:marTop w:val="0"/>
      <w:marBottom w:val="0"/>
      <w:divBdr>
        <w:top w:val="none" w:sz="0" w:space="0" w:color="auto"/>
        <w:left w:val="none" w:sz="0" w:space="0" w:color="auto"/>
        <w:bottom w:val="none" w:sz="0" w:space="0" w:color="auto"/>
        <w:right w:val="none" w:sz="0" w:space="0" w:color="auto"/>
      </w:divBdr>
    </w:div>
    <w:div w:id="1161966874">
      <w:marLeft w:val="640"/>
      <w:marRight w:val="0"/>
      <w:marTop w:val="0"/>
      <w:marBottom w:val="0"/>
      <w:divBdr>
        <w:top w:val="none" w:sz="0" w:space="0" w:color="auto"/>
        <w:left w:val="none" w:sz="0" w:space="0" w:color="auto"/>
        <w:bottom w:val="none" w:sz="0" w:space="0" w:color="auto"/>
        <w:right w:val="none" w:sz="0" w:space="0" w:color="auto"/>
      </w:divBdr>
    </w:div>
    <w:div w:id="1162550576">
      <w:marLeft w:val="640"/>
      <w:marRight w:val="0"/>
      <w:marTop w:val="0"/>
      <w:marBottom w:val="0"/>
      <w:divBdr>
        <w:top w:val="none" w:sz="0" w:space="0" w:color="auto"/>
        <w:left w:val="none" w:sz="0" w:space="0" w:color="auto"/>
        <w:bottom w:val="none" w:sz="0" w:space="0" w:color="auto"/>
        <w:right w:val="none" w:sz="0" w:space="0" w:color="auto"/>
      </w:divBdr>
    </w:div>
    <w:div w:id="1167668338">
      <w:marLeft w:val="640"/>
      <w:marRight w:val="0"/>
      <w:marTop w:val="0"/>
      <w:marBottom w:val="0"/>
      <w:divBdr>
        <w:top w:val="none" w:sz="0" w:space="0" w:color="auto"/>
        <w:left w:val="none" w:sz="0" w:space="0" w:color="auto"/>
        <w:bottom w:val="none" w:sz="0" w:space="0" w:color="auto"/>
        <w:right w:val="none" w:sz="0" w:space="0" w:color="auto"/>
      </w:divBdr>
    </w:div>
    <w:div w:id="1170634423">
      <w:marLeft w:val="640"/>
      <w:marRight w:val="0"/>
      <w:marTop w:val="0"/>
      <w:marBottom w:val="0"/>
      <w:divBdr>
        <w:top w:val="none" w:sz="0" w:space="0" w:color="auto"/>
        <w:left w:val="none" w:sz="0" w:space="0" w:color="auto"/>
        <w:bottom w:val="none" w:sz="0" w:space="0" w:color="auto"/>
        <w:right w:val="none" w:sz="0" w:space="0" w:color="auto"/>
      </w:divBdr>
    </w:div>
    <w:div w:id="1174687285">
      <w:marLeft w:val="640"/>
      <w:marRight w:val="0"/>
      <w:marTop w:val="0"/>
      <w:marBottom w:val="0"/>
      <w:divBdr>
        <w:top w:val="none" w:sz="0" w:space="0" w:color="auto"/>
        <w:left w:val="none" w:sz="0" w:space="0" w:color="auto"/>
        <w:bottom w:val="none" w:sz="0" w:space="0" w:color="auto"/>
        <w:right w:val="none" w:sz="0" w:space="0" w:color="auto"/>
      </w:divBdr>
    </w:div>
    <w:div w:id="1175195220">
      <w:marLeft w:val="640"/>
      <w:marRight w:val="0"/>
      <w:marTop w:val="0"/>
      <w:marBottom w:val="0"/>
      <w:divBdr>
        <w:top w:val="none" w:sz="0" w:space="0" w:color="auto"/>
        <w:left w:val="none" w:sz="0" w:space="0" w:color="auto"/>
        <w:bottom w:val="none" w:sz="0" w:space="0" w:color="auto"/>
        <w:right w:val="none" w:sz="0" w:space="0" w:color="auto"/>
      </w:divBdr>
    </w:div>
    <w:div w:id="1178080972">
      <w:marLeft w:val="640"/>
      <w:marRight w:val="0"/>
      <w:marTop w:val="0"/>
      <w:marBottom w:val="0"/>
      <w:divBdr>
        <w:top w:val="none" w:sz="0" w:space="0" w:color="auto"/>
        <w:left w:val="none" w:sz="0" w:space="0" w:color="auto"/>
        <w:bottom w:val="none" w:sz="0" w:space="0" w:color="auto"/>
        <w:right w:val="none" w:sz="0" w:space="0" w:color="auto"/>
      </w:divBdr>
    </w:div>
    <w:div w:id="1180505317">
      <w:marLeft w:val="640"/>
      <w:marRight w:val="0"/>
      <w:marTop w:val="0"/>
      <w:marBottom w:val="0"/>
      <w:divBdr>
        <w:top w:val="none" w:sz="0" w:space="0" w:color="auto"/>
        <w:left w:val="none" w:sz="0" w:space="0" w:color="auto"/>
        <w:bottom w:val="none" w:sz="0" w:space="0" w:color="auto"/>
        <w:right w:val="none" w:sz="0" w:space="0" w:color="auto"/>
      </w:divBdr>
    </w:div>
    <w:div w:id="1182476710">
      <w:marLeft w:val="640"/>
      <w:marRight w:val="0"/>
      <w:marTop w:val="0"/>
      <w:marBottom w:val="0"/>
      <w:divBdr>
        <w:top w:val="none" w:sz="0" w:space="0" w:color="auto"/>
        <w:left w:val="none" w:sz="0" w:space="0" w:color="auto"/>
        <w:bottom w:val="none" w:sz="0" w:space="0" w:color="auto"/>
        <w:right w:val="none" w:sz="0" w:space="0" w:color="auto"/>
      </w:divBdr>
    </w:div>
    <w:div w:id="1183670199">
      <w:marLeft w:val="640"/>
      <w:marRight w:val="0"/>
      <w:marTop w:val="0"/>
      <w:marBottom w:val="0"/>
      <w:divBdr>
        <w:top w:val="none" w:sz="0" w:space="0" w:color="auto"/>
        <w:left w:val="none" w:sz="0" w:space="0" w:color="auto"/>
        <w:bottom w:val="none" w:sz="0" w:space="0" w:color="auto"/>
        <w:right w:val="none" w:sz="0" w:space="0" w:color="auto"/>
      </w:divBdr>
    </w:div>
    <w:div w:id="1185634678">
      <w:marLeft w:val="640"/>
      <w:marRight w:val="0"/>
      <w:marTop w:val="0"/>
      <w:marBottom w:val="0"/>
      <w:divBdr>
        <w:top w:val="none" w:sz="0" w:space="0" w:color="auto"/>
        <w:left w:val="none" w:sz="0" w:space="0" w:color="auto"/>
        <w:bottom w:val="none" w:sz="0" w:space="0" w:color="auto"/>
        <w:right w:val="none" w:sz="0" w:space="0" w:color="auto"/>
      </w:divBdr>
    </w:div>
    <w:div w:id="1193836080">
      <w:marLeft w:val="640"/>
      <w:marRight w:val="0"/>
      <w:marTop w:val="0"/>
      <w:marBottom w:val="0"/>
      <w:divBdr>
        <w:top w:val="none" w:sz="0" w:space="0" w:color="auto"/>
        <w:left w:val="none" w:sz="0" w:space="0" w:color="auto"/>
        <w:bottom w:val="none" w:sz="0" w:space="0" w:color="auto"/>
        <w:right w:val="none" w:sz="0" w:space="0" w:color="auto"/>
      </w:divBdr>
    </w:div>
    <w:div w:id="1194342672">
      <w:marLeft w:val="640"/>
      <w:marRight w:val="0"/>
      <w:marTop w:val="0"/>
      <w:marBottom w:val="0"/>
      <w:divBdr>
        <w:top w:val="none" w:sz="0" w:space="0" w:color="auto"/>
        <w:left w:val="none" w:sz="0" w:space="0" w:color="auto"/>
        <w:bottom w:val="none" w:sz="0" w:space="0" w:color="auto"/>
        <w:right w:val="none" w:sz="0" w:space="0" w:color="auto"/>
      </w:divBdr>
    </w:div>
    <w:div w:id="1199389296">
      <w:marLeft w:val="640"/>
      <w:marRight w:val="0"/>
      <w:marTop w:val="0"/>
      <w:marBottom w:val="0"/>
      <w:divBdr>
        <w:top w:val="none" w:sz="0" w:space="0" w:color="auto"/>
        <w:left w:val="none" w:sz="0" w:space="0" w:color="auto"/>
        <w:bottom w:val="none" w:sz="0" w:space="0" w:color="auto"/>
        <w:right w:val="none" w:sz="0" w:space="0" w:color="auto"/>
      </w:divBdr>
    </w:div>
    <w:div w:id="1217161042">
      <w:marLeft w:val="640"/>
      <w:marRight w:val="0"/>
      <w:marTop w:val="0"/>
      <w:marBottom w:val="0"/>
      <w:divBdr>
        <w:top w:val="none" w:sz="0" w:space="0" w:color="auto"/>
        <w:left w:val="none" w:sz="0" w:space="0" w:color="auto"/>
        <w:bottom w:val="none" w:sz="0" w:space="0" w:color="auto"/>
        <w:right w:val="none" w:sz="0" w:space="0" w:color="auto"/>
      </w:divBdr>
    </w:div>
    <w:div w:id="1218008608">
      <w:marLeft w:val="640"/>
      <w:marRight w:val="0"/>
      <w:marTop w:val="0"/>
      <w:marBottom w:val="0"/>
      <w:divBdr>
        <w:top w:val="none" w:sz="0" w:space="0" w:color="auto"/>
        <w:left w:val="none" w:sz="0" w:space="0" w:color="auto"/>
        <w:bottom w:val="none" w:sz="0" w:space="0" w:color="auto"/>
        <w:right w:val="none" w:sz="0" w:space="0" w:color="auto"/>
      </w:divBdr>
    </w:div>
    <w:div w:id="1219168826">
      <w:marLeft w:val="640"/>
      <w:marRight w:val="0"/>
      <w:marTop w:val="0"/>
      <w:marBottom w:val="0"/>
      <w:divBdr>
        <w:top w:val="none" w:sz="0" w:space="0" w:color="auto"/>
        <w:left w:val="none" w:sz="0" w:space="0" w:color="auto"/>
        <w:bottom w:val="none" w:sz="0" w:space="0" w:color="auto"/>
        <w:right w:val="none" w:sz="0" w:space="0" w:color="auto"/>
      </w:divBdr>
    </w:div>
    <w:div w:id="1220166361">
      <w:marLeft w:val="640"/>
      <w:marRight w:val="0"/>
      <w:marTop w:val="0"/>
      <w:marBottom w:val="0"/>
      <w:divBdr>
        <w:top w:val="none" w:sz="0" w:space="0" w:color="auto"/>
        <w:left w:val="none" w:sz="0" w:space="0" w:color="auto"/>
        <w:bottom w:val="none" w:sz="0" w:space="0" w:color="auto"/>
        <w:right w:val="none" w:sz="0" w:space="0" w:color="auto"/>
      </w:divBdr>
    </w:div>
    <w:div w:id="1228765871">
      <w:marLeft w:val="640"/>
      <w:marRight w:val="0"/>
      <w:marTop w:val="0"/>
      <w:marBottom w:val="0"/>
      <w:divBdr>
        <w:top w:val="none" w:sz="0" w:space="0" w:color="auto"/>
        <w:left w:val="none" w:sz="0" w:space="0" w:color="auto"/>
        <w:bottom w:val="none" w:sz="0" w:space="0" w:color="auto"/>
        <w:right w:val="none" w:sz="0" w:space="0" w:color="auto"/>
      </w:divBdr>
    </w:div>
    <w:div w:id="1238787033">
      <w:marLeft w:val="640"/>
      <w:marRight w:val="0"/>
      <w:marTop w:val="0"/>
      <w:marBottom w:val="0"/>
      <w:divBdr>
        <w:top w:val="none" w:sz="0" w:space="0" w:color="auto"/>
        <w:left w:val="none" w:sz="0" w:space="0" w:color="auto"/>
        <w:bottom w:val="none" w:sz="0" w:space="0" w:color="auto"/>
        <w:right w:val="none" w:sz="0" w:space="0" w:color="auto"/>
      </w:divBdr>
    </w:div>
    <w:div w:id="1242331412">
      <w:marLeft w:val="640"/>
      <w:marRight w:val="0"/>
      <w:marTop w:val="0"/>
      <w:marBottom w:val="0"/>
      <w:divBdr>
        <w:top w:val="none" w:sz="0" w:space="0" w:color="auto"/>
        <w:left w:val="none" w:sz="0" w:space="0" w:color="auto"/>
        <w:bottom w:val="none" w:sz="0" w:space="0" w:color="auto"/>
        <w:right w:val="none" w:sz="0" w:space="0" w:color="auto"/>
      </w:divBdr>
    </w:div>
    <w:div w:id="1246499854">
      <w:marLeft w:val="640"/>
      <w:marRight w:val="0"/>
      <w:marTop w:val="0"/>
      <w:marBottom w:val="0"/>
      <w:divBdr>
        <w:top w:val="none" w:sz="0" w:space="0" w:color="auto"/>
        <w:left w:val="none" w:sz="0" w:space="0" w:color="auto"/>
        <w:bottom w:val="none" w:sz="0" w:space="0" w:color="auto"/>
        <w:right w:val="none" w:sz="0" w:space="0" w:color="auto"/>
      </w:divBdr>
    </w:div>
    <w:div w:id="1249999199">
      <w:marLeft w:val="640"/>
      <w:marRight w:val="0"/>
      <w:marTop w:val="0"/>
      <w:marBottom w:val="0"/>
      <w:divBdr>
        <w:top w:val="none" w:sz="0" w:space="0" w:color="auto"/>
        <w:left w:val="none" w:sz="0" w:space="0" w:color="auto"/>
        <w:bottom w:val="none" w:sz="0" w:space="0" w:color="auto"/>
        <w:right w:val="none" w:sz="0" w:space="0" w:color="auto"/>
      </w:divBdr>
    </w:div>
    <w:div w:id="1255895349">
      <w:marLeft w:val="640"/>
      <w:marRight w:val="0"/>
      <w:marTop w:val="0"/>
      <w:marBottom w:val="0"/>
      <w:divBdr>
        <w:top w:val="none" w:sz="0" w:space="0" w:color="auto"/>
        <w:left w:val="none" w:sz="0" w:space="0" w:color="auto"/>
        <w:bottom w:val="none" w:sz="0" w:space="0" w:color="auto"/>
        <w:right w:val="none" w:sz="0" w:space="0" w:color="auto"/>
      </w:divBdr>
    </w:div>
    <w:div w:id="1257445012">
      <w:marLeft w:val="640"/>
      <w:marRight w:val="0"/>
      <w:marTop w:val="0"/>
      <w:marBottom w:val="0"/>
      <w:divBdr>
        <w:top w:val="none" w:sz="0" w:space="0" w:color="auto"/>
        <w:left w:val="none" w:sz="0" w:space="0" w:color="auto"/>
        <w:bottom w:val="none" w:sz="0" w:space="0" w:color="auto"/>
        <w:right w:val="none" w:sz="0" w:space="0" w:color="auto"/>
      </w:divBdr>
    </w:div>
    <w:div w:id="1266769127">
      <w:marLeft w:val="640"/>
      <w:marRight w:val="0"/>
      <w:marTop w:val="0"/>
      <w:marBottom w:val="0"/>
      <w:divBdr>
        <w:top w:val="none" w:sz="0" w:space="0" w:color="auto"/>
        <w:left w:val="none" w:sz="0" w:space="0" w:color="auto"/>
        <w:bottom w:val="none" w:sz="0" w:space="0" w:color="auto"/>
        <w:right w:val="none" w:sz="0" w:space="0" w:color="auto"/>
      </w:divBdr>
    </w:div>
    <w:div w:id="1269892995">
      <w:marLeft w:val="640"/>
      <w:marRight w:val="0"/>
      <w:marTop w:val="0"/>
      <w:marBottom w:val="0"/>
      <w:divBdr>
        <w:top w:val="none" w:sz="0" w:space="0" w:color="auto"/>
        <w:left w:val="none" w:sz="0" w:space="0" w:color="auto"/>
        <w:bottom w:val="none" w:sz="0" w:space="0" w:color="auto"/>
        <w:right w:val="none" w:sz="0" w:space="0" w:color="auto"/>
      </w:divBdr>
    </w:div>
    <w:div w:id="1271889847">
      <w:marLeft w:val="640"/>
      <w:marRight w:val="0"/>
      <w:marTop w:val="0"/>
      <w:marBottom w:val="0"/>
      <w:divBdr>
        <w:top w:val="none" w:sz="0" w:space="0" w:color="auto"/>
        <w:left w:val="none" w:sz="0" w:space="0" w:color="auto"/>
        <w:bottom w:val="none" w:sz="0" w:space="0" w:color="auto"/>
        <w:right w:val="none" w:sz="0" w:space="0" w:color="auto"/>
      </w:divBdr>
    </w:div>
    <w:div w:id="1274171485">
      <w:marLeft w:val="640"/>
      <w:marRight w:val="0"/>
      <w:marTop w:val="0"/>
      <w:marBottom w:val="0"/>
      <w:divBdr>
        <w:top w:val="none" w:sz="0" w:space="0" w:color="auto"/>
        <w:left w:val="none" w:sz="0" w:space="0" w:color="auto"/>
        <w:bottom w:val="none" w:sz="0" w:space="0" w:color="auto"/>
        <w:right w:val="none" w:sz="0" w:space="0" w:color="auto"/>
      </w:divBdr>
    </w:div>
    <w:div w:id="1275556326">
      <w:marLeft w:val="640"/>
      <w:marRight w:val="0"/>
      <w:marTop w:val="0"/>
      <w:marBottom w:val="0"/>
      <w:divBdr>
        <w:top w:val="none" w:sz="0" w:space="0" w:color="auto"/>
        <w:left w:val="none" w:sz="0" w:space="0" w:color="auto"/>
        <w:bottom w:val="none" w:sz="0" w:space="0" w:color="auto"/>
        <w:right w:val="none" w:sz="0" w:space="0" w:color="auto"/>
      </w:divBdr>
    </w:div>
    <w:div w:id="1282230429">
      <w:marLeft w:val="640"/>
      <w:marRight w:val="0"/>
      <w:marTop w:val="0"/>
      <w:marBottom w:val="0"/>
      <w:divBdr>
        <w:top w:val="none" w:sz="0" w:space="0" w:color="auto"/>
        <w:left w:val="none" w:sz="0" w:space="0" w:color="auto"/>
        <w:bottom w:val="none" w:sz="0" w:space="0" w:color="auto"/>
        <w:right w:val="none" w:sz="0" w:space="0" w:color="auto"/>
      </w:divBdr>
    </w:div>
    <w:div w:id="1291740860">
      <w:marLeft w:val="640"/>
      <w:marRight w:val="0"/>
      <w:marTop w:val="0"/>
      <w:marBottom w:val="0"/>
      <w:divBdr>
        <w:top w:val="none" w:sz="0" w:space="0" w:color="auto"/>
        <w:left w:val="none" w:sz="0" w:space="0" w:color="auto"/>
        <w:bottom w:val="none" w:sz="0" w:space="0" w:color="auto"/>
        <w:right w:val="none" w:sz="0" w:space="0" w:color="auto"/>
      </w:divBdr>
    </w:div>
    <w:div w:id="1295866428">
      <w:marLeft w:val="640"/>
      <w:marRight w:val="0"/>
      <w:marTop w:val="0"/>
      <w:marBottom w:val="0"/>
      <w:divBdr>
        <w:top w:val="none" w:sz="0" w:space="0" w:color="auto"/>
        <w:left w:val="none" w:sz="0" w:space="0" w:color="auto"/>
        <w:bottom w:val="none" w:sz="0" w:space="0" w:color="auto"/>
        <w:right w:val="none" w:sz="0" w:space="0" w:color="auto"/>
      </w:divBdr>
    </w:div>
    <w:div w:id="1298143655">
      <w:marLeft w:val="640"/>
      <w:marRight w:val="0"/>
      <w:marTop w:val="0"/>
      <w:marBottom w:val="0"/>
      <w:divBdr>
        <w:top w:val="none" w:sz="0" w:space="0" w:color="auto"/>
        <w:left w:val="none" w:sz="0" w:space="0" w:color="auto"/>
        <w:bottom w:val="none" w:sz="0" w:space="0" w:color="auto"/>
        <w:right w:val="none" w:sz="0" w:space="0" w:color="auto"/>
      </w:divBdr>
    </w:div>
    <w:div w:id="1299648410">
      <w:marLeft w:val="640"/>
      <w:marRight w:val="0"/>
      <w:marTop w:val="0"/>
      <w:marBottom w:val="0"/>
      <w:divBdr>
        <w:top w:val="none" w:sz="0" w:space="0" w:color="auto"/>
        <w:left w:val="none" w:sz="0" w:space="0" w:color="auto"/>
        <w:bottom w:val="none" w:sz="0" w:space="0" w:color="auto"/>
        <w:right w:val="none" w:sz="0" w:space="0" w:color="auto"/>
      </w:divBdr>
    </w:div>
    <w:div w:id="1303074057">
      <w:marLeft w:val="640"/>
      <w:marRight w:val="0"/>
      <w:marTop w:val="0"/>
      <w:marBottom w:val="0"/>
      <w:divBdr>
        <w:top w:val="none" w:sz="0" w:space="0" w:color="auto"/>
        <w:left w:val="none" w:sz="0" w:space="0" w:color="auto"/>
        <w:bottom w:val="none" w:sz="0" w:space="0" w:color="auto"/>
        <w:right w:val="none" w:sz="0" w:space="0" w:color="auto"/>
      </w:divBdr>
    </w:div>
    <w:div w:id="1304192327">
      <w:marLeft w:val="640"/>
      <w:marRight w:val="0"/>
      <w:marTop w:val="0"/>
      <w:marBottom w:val="0"/>
      <w:divBdr>
        <w:top w:val="none" w:sz="0" w:space="0" w:color="auto"/>
        <w:left w:val="none" w:sz="0" w:space="0" w:color="auto"/>
        <w:bottom w:val="none" w:sz="0" w:space="0" w:color="auto"/>
        <w:right w:val="none" w:sz="0" w:space="0" w:color="auto"/>
      </w:divBdr>
    </w:div>
    <w:div w:id="1307659098">
      <w:marLeft w:val="640"/>
      <w:marRight w:val="0"/>
      <w:marTop w:val="0"/>
      <w:marBottom w:val="0"/>
      <w:divBdr>
        <w:top w:val="none" w:sz="0" w:space="0" w:color="auto"/>
        <w:left w:val="none" w:sz="0" w:space="0" w:color="auto"/>
        <w:bottom w:val="none" w:sz="0" w:space="0" w:color="auto"/>
        <w:right w:val="none" w:sz="0" w:space="0" w:color="auto"/>
      </w:divBdr>
    </w:div>
    <w:div w:id="1312638126">
      <w:marLeft w:val="640"/>
      <w:marRight w:val="0"/>
      <w:marTop w:val="0"/>
      <w:marBottom w:val="0"/>
      <w:divBdr>
        <w:top w:val="none" w:sz="0" w:space="0" w:color="auto"/>
        <w:left w:val="none" w:sz="0" w:space="0" w:color="auto"/>
        <w:bottom w:val="none" w:sz="0" w:space="0" w:color="auto"/>
        <w:right w:val="none" w:sz="0" w:space="0" w:color="auto"/>
      </w:divBdr>
    </w:div>
    <w:div w:id="1313102090">
      <w:marLeft w:val="640"/>
      <w:marRight w:val="0"/>
      <w:marTop w:val="0"/>
      <w:marBottom w:val="0"/>
      <w:divBdr>
        <w:top w:val="none" w:sz="0" w:space="0" w:color="auto"/>
        <w:left w:val="none" w:sz="0" w:space="0" w:color="auto"/>
        <w:bottom w:val="none" w:sz="0" w:space="0" w:color="auto"/>
        <w:right w:val="none" w:sz="0" w:space="0" w:color="auto"/>
      </w:divBdr>
    </w:div>
    <w:div w:id="1316690791">
      <w:marLeft w:val="640"/>
      <w:marRight w:val="0"/>
      <w:marTop w:val="0"/>
      <w:marBottom w:val="0"/>
      <w:divBdr>
        <w:top w:val="none" w:sz="0" w:space="0" w:color="auto"/>
        <w:left w:val="none" w:sz="0" w:space="0" w:color="auto"/>
        <w:bottom w:val="none" w:sz="0" w:space="0" w:color="auto"/>
        <w:right w:val="none" w:sz="0" w:space="0" w:color="auto"/>
      </w:divBdr>
    </w:div>
    <w:div w:id="1317882977">
      <w:marLeft w:val="640"/>
      <w:marRight w:val="0"/>
      <w:marTop w:val="0"/>
      <w:marBottom w:val="0"/>
      <w:divBdr>
        <w:top w:val="none" w:sz="0" w:space="0" w:color="auto"/>
        <w:left w:val="none" w:sz="0" w:space="0" w:color="auto"/>
        <w:bottom w:val="none" w:sz="0" w:space="0" w:color="auto"/>
        <w:right w:val="none" w:sz="0" w:space="0" w:color="auto"/>
      </w:divBdr>
    </w:div>
    <w:div w:id="1322853832">
      <w:marLeft w:val="640"/>
      <w:marRight w:val="0"/>
      <w:marTop w:val="0"/>
      <w:marBottom w:val="0"/>
      <w:divBdr>
        <w:top w:val="none" w:sz="0" w:space="0" w:color="auto"/>
        <w:left w:val="none" w:sz="0" w:space="0" w:color="auto"/>
        <w:bottom w:val="none" w:sz="0" w:space="0" w:color="auto"/>
        <w:right w:val="none" w:sz="0" w:space="0" w:color="auto"/>
      </w:divBdr>
    </w:div>
    <w:div w:id="1324117668">
      <w:marLeft w:val="640"/>
      <w:marRight w:val="0"/>
      <w:marTop w:val="0"/>
      <w:marBottom w:val="0"/>
      <w:divBdr>
        <w:top w:val="none" w:sz="0" w:space="0" w:color="auto"/>
        <w:left w:val="none" w:sz="0" w:space="0" w:color="auto"/>
        <w:bottom w:val="none" w:sz="0" w:space="0" w:color="auto"/>
        <w:right w:val="none" w:sz="0" w:space="0" w:color="auto"/>
      </w:divBdr>
    </w:div>
    <w:div w:id="1325936264">
      <w:marLeft w:val="640"/>
      <w:marRight w:val="0"/>
      <w:marTop w:val="0"/>
      <w:marBottom w:val="0"/>
      <w:divBdr>
        <w:top w:val="none" w:sz="0" w:space="0" w:color="auto"/>
        <w:left w:val="none" w:sz="0" w:space="0" w:color="auto"/>
        <w:bottom w:val="none" w:sz="0" w:space="0" w:color="auto"/>
        <w:right w:val="none" w:sz="0" w:space="0" w:color="auto"/>
      </w:divBdr>
    </w:div>
    <w:div w:id="1328481726">
      <w:marLeft w:val="640"/>
      <w:marRight w:val="0"/>
      <w:marTop w:val="0"/>
      <w:marBottom w:val="0"/>
      <w:divBdr>
        <w:top w:val="none" w:sz="0" w:space="0" w:color="auto"/>
        <w:left w:val="none" w:sz="0" w:space="0" w:color="auto"/>
        <w:bottom w:val="none" w:sz="0" w:space="0" w:color="auto"/>
        <w:right w:val="none" w:sz="0" w:space="0" w:color="auto"/>
      </w:divBdr>
    </w:div>
    <w:div w:id="1330595975">
      <w:marLeft w:val="640"/>
      <w:marRight w:val="0"/>
      <w:marTop w:val="0"/>
      <w:marBottom w:val="0"/>
      <w:divBdr>
        <w:top w:val="none" w:sz="0" w:space="0" w:color="auto"/>
        <w:left w:val="none" w:sz="0" w:space="0" w:color="auto"/>
        <w:bottom w:val="none" w:sz="0" w:space="0" w:color="auto"/>
        <w:right w:val="none" w:sz="0" w:space="0" w:color="auto"/>
      </w:divBdr>
    </w:div>
    <w:div w:id="1330982764">
      <w:marLeft w:val="640"/>
      <w:marRight w:val="0"/>
      <w:marTop w:val="0"/>
      <w:marBottom w:val="0"/>
      <w:divBdr>
        <w:top w:val="none" w:sz="0" w:space="0" w:color="auto"/>
        <w:left w:val="none" w:sz="0" w:space="0" w:color="auto"/>
        <w:bottom w:val="none" w:sz="0" w:space="0" w:color="auto"/>
        <w:right w:val="none" w:sz="0" w:space="0" w:color="auto"/>
      </w:divBdr>
    </w:div>
    <w:div w:id="1336417207">
      <w:marLeft w:val="640"/>
      <w:marRight w:val="0"/>
      <w:marTop w:val="0"/>
      <w:marBottom w:val="0"/>
      <w:divBdr>
        <w:top w:val="none" w:sz="0" w:space="0" w:color="auto"/>
        <w:left w:val="none" w:sz="0" w:space="0" w:color="auto"/>
        <w:bottom w:val="none" w:sz="0" w:space="0" w:color="auto"/>
        <w:right w:val="none" w:sz="0" w:space="0" w:color="auto"/>
      </w:divBdr>
    </w:div>
    <w:div w:id="1346715661">
      <w:marLeft w:val="640"/>
      <w:marRight w:val="0"/>
      <w:marTop w:val="0"/>
      <w:marBottom w:val="0"/>
      <w:divBdr>
        <w:top w:val="none" w:sz="0" w:space="0" w:color="auto"/>
        <w:left w:val="none" w:sz="0" w:space="0" w:color="auto"/>
        <w:bottom w:val="none" w:sz="0" w:space="0" w:color="auto"/>
        <w:right w:val="none" w:sz="0" w:space="0" w:color="auto"/>
      </w:divBdr>
    </w:div>
    <w:div w:id="1354840142">
      <w:marLeft w:val="640"/>
      <w:marRight w:val="0"/>
      <w:marTop w:val="0"/>
      <w:marBottom w:val="0"/>
      <w:divBdr>
        <w:top w:val="none" w:sz="0" w:space="0" w:color="auto"/>
        <w:left w:val="none" w:sz="0" w:space="0" w:color="auto"/>
        <w:bottom w:val="none" w:sz="0" w:space="0" w:color="auto"/>
        <w:right w:val="none" w:sz="0" w:space="0" w:color="auto"/>
      </w:divBdr>
    </w:div>
    <w:div w:id="1357996380">
      <w:marLeft w:val="640"/>
      <w:marRight w:val="0"/>
      <w:marTop w:val="0"/>
      <w:marBottom w:val="0"/>
      <w:divBdr>
        <w:top w:val="none" w:sz="0" w:space="0" w:color="auto"/>
        <w:left w:val="none" w:sz="0" w:space="0" w:color="auto"/>
        <w:bottom w:val="none" w:sz="0" w:space="0" w:color="auto"/>
        <w:right w:val="none" w:sz="0" w:space="0" w:color="auto"/>
      </w:divBdr>
    </w:div>
    <w:div w:id="1359962169">
      <w:marLeft w:val="640"/>
      <w:marRight w:val="0"/>
      <w:marTop w:val="0"/>
      <w:marBottom w:val="0"/>
      <w:divBdr>
        <w:top w:val="none" w:sz="0" w:space="0" w:color="auto"/>
        <w:left w:val="none" w:sz="0" w:space="0" w:color="auto"/>
        <w:bottom w:val="none" w:sz="0" w:space="0" w:color="auto"/>
        <w:right w:val="none" w:sz="0" w:space="0" w:color="auto"/>
      </w:divBdr>
    </w:div>
    <w:div w:id="1364671186">
      <w:marLeft w:val="640"/>
      <w:marRight w:val="0"/>
      <w:marTop w:val="0"/>
      <w:marBottom w:val="0"/>
      <w:divBdr>
        <w:top w:val="none" w:sz="0" w:space="0" w:color="auto"/>
        <w:left w:val="none" w:sz="0" w:space="0" w:color="auto"/>
        <w:bottom w:val="none" w:sz="0" w:space="0" w:color="auto"/>
        <w:right w:val="none" w:sz="0" w:space="0" w:color="auto"/>
      </w:divBdr>
    </w:div>
    <w:div w:id="1366324251">
      <w:marLeft w:val="640"/>
      <w:marRight w:val="0"/>
      <w:marTop w:val="0"/>
      <w:marBottom w:val="0"/>
      <w:divBdr>
        <w:top w:val="none" w:sz="0" w:space="0" w:color="auto"/>
        <w:left w:val="none" w:sz="0" w:space="0" w:color="auto"/>
        <w:bottom w:val="none" w:sz="0" w:space="0" w:color="auto"/>
        <w:right w:val="none" w:sz="0" w:space="0" w:color="auto"/>
      </w:divBdr>
    </w:div>
    <w:div w:id="1366753310">
      <w:marLeft w:val="640"/>
      <w:marRight w:val="0"/>
      <w:marTop w:val="0"/>
      <w:marBottom w:val="0"/>
      <w:divBdr>
        <w:top w:val="none" w:sz="0" w:space="0" w:color="auto"/>
        <w:left w:val="none" w:sz="0" w:space="0" w:color="auto"/>
        <w:bottom w:val="none" w:sz="0" w:space="0" w:color="auto"/>
        <w:right w:val="none" w:sz="0" w:space="0" w:color="auto"/>
      </w:divBdr>
    </w:div>
    <w:div w:id="1368066630">
      <w:marLeft w:val="640"/>
      <w:marRight w:val="0"/>
      <w:marTop w:val="0"/>
      <w:marBottom w:val="0"/>
      <w:divBdr>
        <w:top w:val="none" w:sz="0" w:space="0" w:color="auto"/>
        <w:left w:val="none" w:sz="0" w:space="0" w:color="auto"/>
        <w:bottom w:val="none" w:sz="0" w:space="0" w:color="auto"/>
        <w:right w:val="none" w:sz="0" w:space="0" w:color="auto"/>
      </w:divBdr>
    </w:div>
    <w:div w:id="1371223154">
      <w:marLeft w:val="640"/>
      <w:marRight w:val="0"/>
      <w:marTop w:val="0"/>
      <w:marBottom w:val="0"/>
      <w:divBdr>
        <w:top w:val="none" w:sz="0" w:space="0" w:color="auto"/>
        <w:left w:val="none" w:sz="0" w:space="0" w:color="auto"/>
        <w:bottom w:val="none" w:sz="0" w:space="0" w:color="auto"/>
        <w:right w:val="none" w:sz="0" w:space="0" w:color="auto"/>
      </w:divBdr>
    </w:div>
    <w:div w:id="1372414223">
      <w:marLeft w:val="640"/>
      <w:marRight w:val="0"/>
      <w:marTop w:val="0"/>
      <w:marBottom w:val="0"/>
      <w:divBdr>
        <w:top w:val="none" w:sz="0" w:space="0" w:color="auto"/>
        <w:left w:val="none" w:sz="0" w:space="0" w:color="auto"/>
        <w:bottom w:val="none" w:sz="0" w:space="0" w:color="auto"/>
        <w:right w:val="none" w:sz="0" w:space="0" w:color="auto"/>
      </w:divBdr>
    </w:div>
    <w:div w:id="1374161294">
      <w:marLeft w:val="640"/>
      <w:marRight w:val="0"/>
      <w:marTop w:val="0"/>
      <w:marBottom w:val="0"/>
      <w:divBdr>
        <w:top w:val="none" w:sz="0" w:space="0" w:color="auto"/>
        <w:left w:val="none" w:sz="0" w:space="0" w:color="auto"/>
        <w:bottom w:val="none" w:sz="0" w:space="0" w:color="auto"/>
        <w:right w:val="none" w:sz="0" w:space="0" w:color="auto"/>
      </w:divBdr>
    </w:div>
    <w:div w:id="1375738233">
      <w:marLeft w:val="640"/>
      <w:marRight w:val="0"/>
      <w:marTop w:val="0"/>
      <w:marBottom w:val="0"/>
      <w:divBdr>
        <w:top w:val="none" w:sz="0" w:space="0" w:color="auto"/>
        <w:left w:val="none" w:sz="0" w:space="0" w:color="auto"/>
        <w:bottom w:val="none" w:sz="0" w:space="0" w:color="auto"/>
        <w:right w:val="none" w:sz="0" w:space="0" w:color="auto"/>
      </w:divBdr>
    </w:div>
    <w:div w:id="1377269641">
      <w:marLeft w:val="640"/>
      <w:marRight w:val="0"/>
      <w:marTop w:val="0"/>
      <w:marBottom w:val="0"/>
      <w:divBdr>
        <w:top w:val="none" w:sz="0" w:space="0" w:color="auto"/>
        <w:left w:val="none" w:sz="0" w:space="0" w:color="auto"/>
        <w:bottom w:val="none" w:sz="0" w:space="0" w:color="auto"/>
        <w:right w:val="none" w:sz="0" w:space="0" w:color="auto"/>
      </w:divBdr>
    </w:div>
    <w:div w:id="1377705926">
      <w:marLeft w:val="640"/>
      <w:marRight w:val="0"/>
      <w:marTop w:val="0"/>
      <w:marBottom w:val="0"/>
      <w:divBdr>
        <w:top w:val="none" w:sz="0" w:space="0" w:color="auto"/>
        <w:left w:val="none" w:sz="0" w:space="0" w:color="auto"/>
        <w:bottom w:val="none" w:sz="0" w:space="0" w:color="auto"/>
        <w:right w:val="none" w:sz="0" w:space="0" w:color="auto"/>
      </w:divBdr>
    </w:div>
    <w:div w:id="1379890377">
      <w:marLeft w:val="640"/>
      <w:marRight w:val="0"/>
      <w:marTop w:val="0"/>
      <w:marBottom w:val="0"/>
      <w:divBdr>
        <w:top w:val="none" w:sz="0" w:space="0" w:color="auto"/>
        <w:left w:val="none" w:sz="0" w:space="0" w:color="auto"/>
        <w:bottom w:val="none" w:sz="0" w:space="0" w:color="auto"/>
        <w:right w:val="none" w:sz="0" w:space="0" w:color="auto"/>
      </w:divBdr>
    </w:div>
    <w:div w:id="1383555674">
      <w:marLeft w:val="640"/>
      <w:marRight w:val="0"/>
      <w:marTop w:val="0"/>
      <w:marBottom w:val="0"/>
      <w:divBdr>
        <w:top w:val="none" w:sz="0" w:space="0" w:color="auto"/>
        <w:left w:val="none" w:sz="0" w:space="0" w:color="auto"/>
        <w:bottom w:val="none" w:sz="0" w:space="0" w:color="auto"/>
        <w:right w:val="none" w:sz="0" w:space="0" w:color="auto"/>
      </w:divBdr>
    </w:div>
    <w:div w:id="1385300492">
      <w:marLeft w:val="640"/>
      <w:marRight w:val="0"/>
      <w:marTop w:val="0"/>
      <w:marBottom w:val="0"/>
      <w:divBdr>
        <w:top w:val="none" w:sz="0" w:space="0" w:color="auto"/>
        <w:left w:val="none" w:sz="0" w:space="0" w:color="auto"/>
        <w:bottom w:val="none" w:sz="0" w:space="0" w:color="auto"/>
        <w:right w:val="none" w:sz="0" w:space="0" w:color="auto"/>
      </w:divBdr>
    </w:div>
    <w:div w:id="1386443100">
      <w:marLeft w:val="640"/>
      <w:marRight w:val="0"/>
      <w:marTop w:val="0"/>
      <w:marBottom w:val="0"/>
      <w:divBdr>
        <w:top w:val="none" w:sz="0" w:space="0" w:color="auto"/>
        <w:left w:val="none" w:sz="0" w:space="0" w:color="auto"/>
        <w:bottom w:val="none" w:sz="0" w:space="0" w:color="auto"/>
        <w:right w:val="none" w:sz="0" w:space="0" w:color="auto"/>
      </w:divBdr>
    </w:div>
    <w:div w:id="1388721114">
      <w:marLeft w:val="640"/>
      <w:marRight w:val="0"/>
      <w:marTop w:val="0"/>
      <w:marBottom w:val="0"/>
      <w:divBdr>
        <w:top w:val="none" w:sz="0" w:space="0" w:color="auto"/>
        <w:left w:val="none" w:sz="0" w:space="0" w:color="auto"/>
        <w:bottom w:val="none" w:sz="0" w:space="0" w:color="auto"/>
        <w:right w:val="none" w:sz="0" w:space="0" w:color="auto"/>
      </w:divBdr>
    </w:div>
    <w:div w:id="1389644010">
      <w:marLeft w:val="640"/>
      <w:marRight w:val="0"/>
      <w:marTop w:val="0"/>
      <w:marBottom w:val="0"/>
      <w:divBdr>
        <w:top w:val="none" w:sz="0" w:space="0" w:color="auto"/>
        <w:left w:val="none" w:sz="0" w:space="0" w:color="auto"/>
        <w:bottom w:val="none" w:sz="0" w:space="0" w:color="auto"/>
        <w:right w:val="none" w:sz="0" w:space="0" w:color="auto"/>
      </w:divBdr>
    </w:div>
    <w:div w:id="1390494862">
      <w:marLeft w:val="640"/>
      <w:marRight w:val="0"/>
      <w:marTop w:val="0"/>
      <w:marBottom w:val="0"/>
      <w:divBdr>
        <w:top w:val="none" w:sz="0" w:space="0" w:color="auto"/>
        <w:left w:val="none" w:sz="0" w:space="0" w:color="auto"/>
        <w:bottom w:val="none" w:sz="0" w:space="0" w:color="auto"/>
        <w:right w:val="none" w:sz="0" w:space="0" w:color="auto"/>
      </w:divBdr>
    </w:div>
    <w:div w:id="1391804930">
      <w:marLeft w:val="640"/>
      <w:marRight w:val="0"/>
      <w:marTop w:val="0"/>
      <w:marBottom w:val="0"/>
      <w:divBdr>
        <w:top w:val="none" w:sz="0" w:space="0" w:color="auto"/>
        <w:left w:val="none" w:sz="0" w:space="0" w:color="auto"/>
        <w:bottom w:val="none" w:sz="0" w:space="0" w:color="auto"/>
        <w:right w:val="none" w:sz="0" w:space="0" w:color="auto"/>
      </w:divBdr>
    </w:div>
    <w:div w:id="1395162069">
      <w:marLeft w:val="640"/>
      <w:marRight w:val="0"/>
      <w:marTop w:val="0"/>
      <w:marBottom w:val="0"/>
      <w:divBdr>
        <w:top w:val="none" w:sz="0" w:space="0" w:color="auto"/>
        <w:left w:val="none" w:sz="0" w:space="0" w:color="auto"/>
        <w:bottom w:val="none" w:sz="0" w:space="0" w:color="auto"/>
        <w:right w:val="none" w:sz="0" w:space="0" w:color="auto"/>
      </w:divBdr>
    </w:div>
    <w:div w:id="1397119448">
      <w:marLeft w:val="640"/>
      <w:marRight w:val="0"/>
      <w:marTop w:val="0"/>
      <w:marBottom w:val="0"/>
      <w:divBdr>
        <w:top w:val="none" w:sz="0" w:space="0" w:color="auto"/>
        <w:left w:val="none" w:sz="0" w:space="0" w:color="auto"/>
        <w:bottom w:val="none" w:sz="0" w:space="0" w:color="auto"/>
        <w:right w:val="none" w:sz="0" w:space="0" w:color="auto"/>
      </w:divBdr>
    </w:div>
    <w:div w:id="1398438415">
      <w:marLeft w:val="640"/>
      <w:marRight w:val="0"/>
      <w:marTop w:val="0"/>
      <w:marBottom w:val="0"/>
      <w:divBdr>
        <w:top w:val="none" w:sz="0" w:space="0" w:color="auto"/>
        <w:left w:val="none" w:sz="0" w:space="0" w:color="auto"/>
        <w:bottom w:val="none" w:sz="0" w:space="0" w:color="auto"/>
        <w:right w:val="none" w:sz="0" w:space="0" w:color="auto"/>
      </w:divBdr>
    </w:div>
    <w:div w:id="1403984226">
      <w:marLeft w:val="640"/>
      <w:marRight w:val="0"/>
      <w:marTop w:val="0"/>
      <w:marBottom w:val="0"/>
      <w:divBdr>
        <w:top w:val="none" w:sz="0" w:space="0" w:color="auto"/>
        <w:left w:val="none" w:sz="0" w:space="0" w:color="auto"/>
        <w:bottom w:val="none" w:sz="0" w:space="0" w:color="auto"/>
        <w:right w:val="none" w:sz="0" w:space="0" w:color="auto"/>
      </w:divBdr>
    </w:div>
    <w:div w:id="1405032100">
      <w:marLeft w:val="640"/>
      <w:marRight w:val="0"/>
      <w:marTop w:val="0"/>
      <w:marBottom w:val="0"/>
      <w:divBdr>
        <w:top w:val="none" w:sz="0" w:space="0" w:color="auto"/>
        <w:left w:val="none" w:sz="0" w:space="0" w:color="auto"/>
        <w:bottom w:val="none" w:sz="0" w:space="0" w:color="auto"/>
        <w:right w:val="none" w:sz="0" w:space="0" w:color="auto"/>
      </w:divBdr>
    </w:div>
    <w:div w:id="1413621401">
      <w:marLeft w:val="640"/>
      <w:marRight w:val="0"/>
      <w:marTop w:val="0"/>
      <w:marBottom w:val="0"/>
      <w:divBdr>
        <w:top w:val="none" w:sz="0" w:space="0" w:color="auto"/>
        <w:left w:val="none" w:sz="0" w:space="0" w:color="auto"/>
        <w:bottom w:val="none" w:sz="0" w:space="0" w:color="auto"/>
        <w:right w:val="none" w:sz="0" w:space="0" w:color="auto"/>
      </w:divBdr>
    </w:div>
    <w:div w:id="1416978876">
      <w:marLeft w:val="640"/>
      <w:marRight w:val="0"/>
      <w:marTop w:val="0"/>
      <w:marBottom w:val="0"/>
      <w:divBdr>
        <w:top w:val="none" w:sz="0" w:space="0" w:color="auto"/>
        <w:left w:val="none" w:sz="0" w:space="0" w:color="auto"/>
        <w:bottom w:val="none" w:sz="0" w:space="0" w:color="auto"/>
        <w:right w:val="none" w:sz="0" w:space="0" w:color="auto"/>
      </w:divBdr>
    </w:div>
    <w:div w:id="1418867184">
      <w:marLeft w:val="640"/>
      <w:marRight w:val="0"/>
      <w:marTop w:val="0"/>
      <w:marBottom w:val="0"/>
      <w:divBdr>
        <w:top w:val="none" w:sz="0" w:space="0" w:color="auto"/>
        <w:left w:val="none" w:sz="0" w:space="0" w:color="auto"/>
        <w:bottom w:val="none" w:sz="0" w:space="0" w:color="auto"/>
        <w:right w:val="none" w:sz="0" w:space="0" w:color="auto"/>
      </w:divBdr>
    </w:div>
    <w:div w:id="1421027786">
      <w:marLeft w:val="640"/>
      <w:marRight w:val="0"/>
      <w:marTop w:val="0"/>
      <w:marBottom w:val="0"/>
      <w:divBdr>
        <w:top w:val="none" w:sz="0" w:space="0" w:color="auto"/>
        <w:left w:val="none" w:sz="0" w:space="0" w:color="auto"/>
        <w:bottom w:val="none" w:sz="0" w:space="0" w:color="auto"/>
        <w:right w:val="none" w:sz="0" w:space="0" w:color="auto"/>
      </w:divBdr>
    </w:div>
    <w:div w:id="1423379660">
      <w:marLeft w:val="640"/>
      <w:marRight w:val="0"/>
      <w:marTop w:val="0"/>
      <w:marBottom w:val="0"/>
      <w:divBdr>
        <w:top w:val="none" w:sz="0" w:space="0" w:color="auto"/>
        <w:left w:val="none" w:sz="0" w:space="0" w:color="auto"/>
        <w:bottom w:val="none" w:sz="0" w:space="0" w:color="auto"/>
        <w:right w:val="none" w:sz="0" w:space="0" w:color="auto"/>
      </w:divBdr>
    </w:div>
    <w:div w:id="1424298748">
      <w:marLeft w:val="640"/>
      <w:marRight w:val="0"/>
      <w:marTop w:val="0"/>
      <w:marBottom w:val="0"/>
      <w:divBdr>
        <w:top w:val="none" w:sz="0" w:space="0" w:color="auto"/>
        <w:left w:val="none" w:sz="0" w:space="0" w:color="auto"/>
        <w:bottom w:val="none" w:sz="0" w:space="0" w:color="auto"/>
        <w:right w:val="none" w:sz="0" w:space="0" w:color="auto"/>
      </w:divBdr>
    </w:div>
    <w:div w:id="1427653105">
      <w:marLeft w:val="640"/>
      <w:marRight w:val="0"/>
      <w:marTop w:val="0"/>
      <w:marBottom w:val="0"/>
      <w:divBdr>
        <w:top w:val="none" w:sz="0" w:space="0" w:color="auto"/>
        <w:left w:val="none" w:sz="0" w:space="0" w:color="auto"/>
        <w:bottom w:val="none" w:sz="0" w:space="0" w:color="auto"/>
        <w:right w:val="none" w:sz="0" w:space="0" w:color="auto"/>
      </w:divBdr>
    </w:div>
    <w:div w:id="1436708172">
      <w:marLeft w:val="640"/>
      <w:marRight w:val="0"/>
      <w:marTop w:val="0"/>
      <w:marBottom w:val="0"/>
      <w:divBdr>
        <w:top w:val="none" w:sz="0" w:space="0" w:color="auto"/>
        <w:left w:val="none" w:sz="0" w:space="0" w:color="auto"/>
        <w:bottom w:val="none" w:sz="0" w:space="0" w:color="auto"/>
        <w:right w:val="none" w:sz="0" w:space="0" w:color="auto"/>
      </w:divBdr>
    </w:div>
    <w:div w:id="1445225470">
      <w:marLeft w:val="640"/>
      <w:marRight w:val="0"/>
      <w:marTop w:val="0"/>
      <w:marBottom w:val="0"/>
      <w:divBdr>
        <w:top w:val="none" w:sz="0" w:space="0" w:color="auto"/>
        <w:left w:val="none" w:sz="0" w:space="0" w:color="auto"/>
        <w:bottom w:val="none" w:sz="0" w:space="0" w:color="auto"/>
        <w:right w:val="none" w:sz="0" w:space="0" w:color="auto"/>
      </w:divBdr>
    </w:div>
    <w:div w:id="1445998923">
      <w:marLeft w:val="640"/>
      <w:marRight w:val="0"/>
      <w:marTop w:val="0"/>
      <w:marBottom w:val="0"/>
      <w:divBdr>
        <w:top w:val="none" w:sz="0" w:space="0" w:color="auto"/>
        <w:left w:val="none" w:sz="0" w:space="0" w:color="auto"/>
        <w:bottom w:val="none" w:sz="0" w:space="0" w:color="auto"/>
        <w:right w:val="none" w:sz="0" w:space="0" w:color="auto"/>
      </w:divBdr>
    </w:div>
    <w:div w:id="1449272049">
      <w:marLeft w:val="640"/>
      <w:marRight w:val="0"/>
      <w:marTop w:val="0"/>
      <w:marBottom w:val="0"/>
      <w:divBdr>
        <w:top w:val="none" w:sz="0" w:space="0" w:color="auto"/>
        <w:left w:val="none" w:sz="0" w:space="0" w:color="auto"/>
        <w:bottom w:val="none" w:sz="0" w:space="0" w:color="auto"/>
        <w:right w:val="none" w:sz="0" w:space="0" w:color="auto"/>
      </w:divBdr>
    </w:div>
    <w:div w:id="1458337362">
      <w:marLeft w:val="640"/>
      <w:marRight w:val="0"/>
      <w:marTop w:val="0"/>
      <w:marBottom w:val="0"/>
      <w:divBdr>
        <w:top w:val="none" w:sz="0" w:space="0" w:color="auto"/>
        <w:left w:val="none" w:sz="0" w:space="0" w:color="auto"/>
        <w:bottom w:val="none" w:sz="0" w:space="0" w:color="auto"/>
        <w:right w:val="none" w:sz="0" w:space="0" w:color="auto"/>
      </w:divBdr>
    </w:div>
    <w:div w:id="1460341193">
      <w:marLeft w:val="640"/>
      <w:marRight w:val="0"/>
      <w:marTop w:val="0"/>
      <w:marBottom w:val="0"/>
      <w:divBdr>
        <w:top w:val="none" w:sz="0" w:space="0" w:color="auto"/>
        <w:left w:val="none" w:sz="0" w:space="0" w:color="auto"/>
        <w:bottom w:val="none" w:sz="0" w:space="0" w:color="auto"/>
        <w:right w:val="none" w:sz="0" w:space="0" w:color="auto"/>
      </w:divBdr>
    </w:div>
    <w:div w:id="1461335699">
      <w:marLeft w:val="640"/>
      <w:marRight w:val="0"/>
      <w:marTop w:val="0"/>
      <w:marBottom w:val="0"/>
      <w:divBdr>
        <w:top w:val="none" w:sz="0" w:space="0" w:color="auto"/>
        <w:left w:val="none" w:sz="0" w:space="0" w:color="auto"/>
        <w:bottom w:val="none" w:sz="0" w:space="0" w:color="auto"/>
        <w:right w:val="none" w:sz="0" w:space="0" w:color="auto"/>
      </w:divBdr>
    </w:div>
    <w:div w:id="1463108546">
      <w:marLeft w:val="640"/>
      <w:marRight w:val="0"/>
      <w:marTop w:val="0"/>
      <w:marBottom w:val="0"/>
      <w:divBdr>
        <w:top w:val="none" w:sz="0" w:space="0" w:color="auto"/>
        <w:left w:val="none" w:sz="0" w:space="0" w:color="auto"/>
        <w:bottom w:val="none" w:sz="0" w:space="0" w:color="auto"/>
        <w:right w:val="none" w:sz="0" w:space="0" w:color="auto"/>
      </w:divBdr>
    </w:div>
    <w:div w:id="1464467949">
      <w:marLeft w:val="640"/>
      <w:marRight w:val="0"/>
      <w:marTop w:val="0"/>
      <w:marBottom w:val="0"/>
      <w:divBdr>
        <w:top w:val="none" w:sz="0" w:space="0" w:color="auto"/>
        <w:left w:val="none" w:sz="0" w:space="0" w:color="auto"/>
        <w:bottom w:val="none" w:sz="0" w:space="0" w:color="auto"/>
        <w:right w:val="none" w:sz="0" w:space="0" w:color="auto"/>
      </w:divBdr>
    </w:div>
    <w:div w:id="1465000210">
      <w:marLeft w:val="640"/>
      <w:marRight w:val="0"/>
      <w:marTop w:val="0"/>
      <w:marBottom w:val="0"/>
      <w:divBdr>
        <w:top w:val="none" w:sz="0" w:space="0" w:color="auto"/>
        <w:left w:val="none" w:sz="0" w:space="0" w:color="auto"/>
        <w:bottom w:val="none" w:sz="0" w:space="0" w:color="auto"/>
        <w:right w:val="none" w:sz="0" w:space="0" w:color="auto"/>
      </w:divBdr>
    </w:div>
    <w:div w:id="1465078326">
      <w:marLeft w:val="640"/>
      <w:marRight w:val="0"/>
      <w:marTop w:val="0"/>
      <w:marBottom w:val="0"/>
      <w:divBdr>
        <w:top w:val="none" w:sz="0" w:space="0" w:color="auto"/>
        <w:left w:val="none" w:sz="0" w:space="0" w:color="auto"/>
        <w:bottom w:val="none" w:sz="0" w:space="0" w:color="auto"/>
        <w:right w:val="none" w:sz="0" w:space="0" w:color="auto"/>
      </w:divBdr>
    </w:div>
    <w:div w:id="1471481548">
      <w:marLeft w:val="640"/>
      <w:marRight w:val="0"/>
      <w:marTop w:val="0"/>
      <w:marBottom w:val="0"/>
      <w:divBdr>
        <w:top w:val="none" w:sz="0" w:space="0" w:color="auto"/>
        <w:left w:val="none" w:sz="0" w:space="0" w:color="auto"/>
        <w:bottom w:val="none" w:sz="0" w:space="0" w:color="auto"/>
        <w:right w:val="none" w:sz="0" w:space="0" w:color="auto"/>
      </w:divBdr>
    </w:div>
    <w:div w:id="1474063864">
      <w:marLeft w:val="640"/>
      <w:marRight w:val="0"/>
      <w:marTop w:val="0"/>
      <w:marBottom w:val="0"/>
      <w:divBdr>
        <w:top w:val="none" w:sz="0" w:space="0" w:color="auto"/>
        <w:left w:val="none" w:sz="0" w:space="0" w:color="auto"/>
        <w:bottom w:val="none" w:sz="0" w:space="0" w:color="auto"/>
        <w:right w:val="none" w:sz="0" w:space="0" w:color="auto"/>
      </w:divBdr>
    </w:div>
    <w:div w:id="1474372281">
      <w:marLeft w:val="640"/>
      <w:marRight w:val="0"/>
      <w:marTop w:val="0"/>
      <w:marBottom w:val="0"/>
      <w:divBdr>
        <w:top w:val="none" w:sz="0" w:space="0" w:color="auto"/>
        <w:left w:val="none" w:sz="0" w:space="0" w:color="auto"/>
        <w:bottom w:val="none" w:sz="0" w:space="0" w:color="auto"/>
        <w:right w:val="none" w:sz="0" w:space="0" w:color="auto"/>
      </w:divBdr>
    </w:div>
    <w:div w:id="1475370932">
      <w:marLeft w:val="640"/>
      <w:marRight w:val="0"/>
      <w:marTop w:val="0"/>
      <w:marBottom w:val="0"/>
      <w:divBdr>
        <w:top w:val="none" w:sz="0" w:space="0" w:color="auto"/>
        <w:left w:val="none" w:sz="0" w:space="0" w:color="auto"/>
        <w:bottom w:val="none" w:sz="0" w:space="0" w:color="auto"/>
        <w:right w:val="none" w:sz="0" w:space="0" w:color="auto"/>
      </w:divBdr>
    </w:div>
    <w:div w:id="1479417527">
      <w:marLeft w:val="640"/>
      <w:marRight w:val="0"/>
      <w:marTop w:val="0"/>
      <w:marBottom w:val="0"/>
      <w:divBdr>
        <w:top w:val="none" w:sz="0" w:space="0" w:color="auto"/>
        <w:left w:val="none" w:sz="0" w:space="0" w:color="auto"/>
        <w:bottom w:val="none" w:sz="0" w:space="0" w:color="auto"/>
        <w:right w:val="none" w:sz="0" w:space="0" w:color="auto"/>
      </w:divBdr>
    </w:div>
    <w:div w:id="1483081314">
      <w:marLeft w:val="640"/>
      <w:marRight w:val="0"/>
      <w:marTop w:val="0"/>
      <w:marBottom w:val="0"/>
      <w:divBdr>
        <w:top w:val="none" w:sz="0" w:space="0" w:color="auto"/>
        <w:left w:val="none" w:sz="0" w:space="0" w:color="auto"/>
        <w:bottom w:val="none" w:sz="0" w:space="0" w:color="auto"/>
        <w:right w:val="none" w:sz="0" w:space="0" w:color="auto"/>
      </w:divBdr>
    </w:div>
    <w:div w:id="1485926807">
      <w:marLeft w:val="640"/>
      <w:marRight w:val="0"/>
      <w:marTop w:val="0"/>
      <w:marBottom w:val="0"/>
      <w:divBdr>
        <w:top w:val="none" w:sz="0" w:space="0" w:color="auto"/>
        <w:left w:val="none" w:sz="0" w:space="0" w:color="auto"/>
        <w:bottom w:val="none" w:sz="0" w:space="0" w:color="auto"/>
        <w:right w:val="none" w:sz="0" w:space="0" w:color="auto"/>
      </w:divBdr>
    </w:div>
    <w:div w:id="1494761152">
      <w:marLeft w:val="640"/>
      <w:marRight w:val="0"/>
      <w:marTop w:val="0"/>
      <w:marBottom w:val="0"/>
      <w:divBdr>
        <w:top w:val="none" w:sz="0" w:space="0" w:color="auto"/>
        <w:left w:val="none" w:sz="0" w:space="0" w:color="auto"/>
        <w:bottom w:val="none" w:sz="0" w:space="0" w:color="auto"/>
        <w:right w:val="none" w:sz="0" w:space="0" w:color="auto"/>
      </w:divBdr>
    </w:div>
    <w:div w:id="1494950987">
      <w:marLeft w:val="640"/>
      <w:marRight w:val="0"/>
      <w:marTop w:val="0"/>
      <w:marBottom w:val="0"/>
      <w:divBdr>
        <w:top w:val="none" w:sz="0" w:space="0" w:color="auto"/>
        <w:left w:val="none" w:sz="0" w:space="0" w:color="auto"/>
        <w:bottom w:val="none" w:sz="0" w:space="0" w:color="auto"/>
        <w:right w:val="none" w:sz="0" w:space="0" w:color="auto"/>
      </w:divBdr>
    </w:div>
    <w:div w:id="1497115032">
      <w:marLeft w:val="640"/>
      <w:marRight w:val="0"/>
      <w:marTop w:val="0"/>
      <w:marBottom w:val="0"/>
      <w:divBdr>
        <w:top w:val="none" w:sz="0" w:space="0" w:color="auto"/>
        <w:left w:val="none" w:sz="0" w:space="0" w:color="auto"/>
        <w:bottom w:val="none" w:sz="0" w:space="0" w:color="auto"/>
        <w:right w:val="none" w:sz="0" w:space="0" w:color="auto"/>
      </w:divBdr>
    </w:div>
    <w:div w:id="1504010068">
      <w:marLeft w:val="640"/>
      <w:marRight w:val="0"/>
      <w:marTop w:val="0"/>
      <w:marBottom w:val="0"/>
      <w:divBdr>
        <w:top w:val="none" w:sz="0" w:space="0" w:color="auto"/>
        <w:left w:val="none" w:sz="0" w:space="0" w:color="auto"/>
        <w:bottom w:val="none" w:sz="0" w:space="0" w:color="auto"/>
        <w:right w:val="none" w:sz="0" w:space="0" w:color="auto"/>
      </w:divBdr>
    </w:div>
    <w:div w:id="1515653023">
      <w:marLeft w:val="640"/>
      <w:marRight w:val="0"/>
      <w:marTop w:val="0"/>
      <w:marBottom w:val="0"/>
      <w:divBdr>
        <w:top w:val="none" w:sz="0" w:space="0" w:color="auto"/>
        <w:left w:val="none" w:sz="0" w:space="0" w:color="auto"/>
        <w:bottom w:val="none" w:sz="0" w:space="0" w:color="auto"/>
        <w:right w:val="none" w:sz="0" w:space="0" w:color="auto"/>
      </w:divBdr>
    </w:div>
    <w:div w:id="1517035134">
      <w:marLeft w:val="640"/>
      <w:marRight w:val="0"/>
      <w:marTop w:val="0"/>
      <w:marBottom w:val="0"/>
      <w:divBdr>
        <w:top w:val="none" w:sz="0" w:space="0" w:color="auto"/>
        <w:left w:val="none" w:sz="0" w:space="0" w:color="auto"/>
        <w:bottom w:val="none" w:sz="0" w:space="0" w:color="auto"/>
        <w:right w:val="none" w:sz="0" w:space="0" w:color="auto"/>
      </w:divBdr>
    </w:div>
    <w:div w:id="1521505304">
      <w:marLeft w:val="640"/>
      <w:marRight w:val="0"/>
      <w:marTop w:val="0"/>
      <w:marBottom w:val="0"/>
      <w:divBdr>
        <w:top w:val="none" w:sz="0" w:space="0" w:color="auto"/>
        <w:left w:val="none" w:sz="0" w:space="0" w:color="auto"/>
        <w:bottom w:val="none" w:sz="0" w:space="0" w:color="auto"/>
        <w:right w:val="none" w:sz="0" w:space="0" w:color="auto"/>
      </w:divBdr>
    </w:div>
    <w:div w:id="1523591745">
      <w:marLeft w:val="640"/>
      <w:marRight w:val="0"/>
      <w:marTop w:val="0"/>
      <w:marBottom w:val="0"/>
      <w:divBdr>
        <w:top w:val="none" w:sz="0" w:space="0" w:color="auto"/>
        <w:left w:val="none" w:sz="0" w:space="0" w:color="auto"/>
        <w:bottom w:val="none" w:sz="0" w:space="0" w:color="auto"/>
        <w:right w:val="none" w:sz="0" w:space="0" w:color="auto"/>
      </w:divBdr>
    </w:div>
    <w:div w:id="1524316861">
      <w:marLeft w:val="640"/>
      <w:marRight w:val="0"/>
      <w:marTop w:val="0"/>
      <w:marBottom w:val="0"/>
      <w:divBdr>
        <w:top w:val="none" w:sz="0" w:space="0" w:color="auto"/>
        <w:left w:val="none" w:sz="0" w:space="0" w:color="auto"/>
        <w:bottom w:val="none" w:sz="0" w:space="0" w:color="auto"/>
        <w:right w:val="none" w:sz="0" w:space="0" w:color="auto"/>
      </w:divBdr>
    </w:div>
    <w:div w:id="1524434793">
      <w:marLeft w:val="640"/>
      <w:marRight w:val="0"/>
      <w:marTop w:val="0"/>
      <w:marBottom w:val="0"/>
      <w:divBdr>
        <w:top w:val="none" w:sz="0" w:space="0" w:color="auto"/>
        <w:left w:val="none" w:sz="0" w:space="0" w:color="auto"/>
        <w:bottom w:val="none" w:sz="0" w:space="0" w:color="auto"/>
        <w:right w:val="none" w:sz="0" w:space="0" w:color="auto"/>
      </w:divBdr>
    </w:div>
    <w:div w:id="1538542623">
      <w:marLeft w:val="640"/>
      <w:marRight w:val="0"/>
      <w:marTop w:val="0"/>
      <w:marBottom w:val="0"/>
      <w:divBdr>
        <w:top w:val="none" w:sz="0" w:space="0" w:color="auto"/>
        <w:left w:val="none" w:sz="0" w:space="0" w:color="auto"/>
        <w:bottom w:val="none" w:sz="0" w:space="0" w:color="auto"/>
        <w:right w:val="none" w:sz="0" w:space="0" w:color="auto"/>
      </w:divBdr>
    </w:div>
    <w:div w:id="1543202082">
      <w:marLeft w:val="640"/>
      <w:marRight w:val="0"/>
      <w:marTop w:val="0"/>
      <w:marBottom w:val="0"/>
      <w:divBdr>
        <w:top w:val="none" w:sz="0" w:space="0" w:color="auto"/>
        <w:left w:val="none" w:sz="0" w:space="0" w:color="auto"/>
        <w:bottom w:val="none" w:sz="0" w:space="0" w:color="auto"/>
        <w:right w:val="none" w:sz="0" w:space="0" w:color="auto"/>
      </w:divBdr>
    </w:div>
    <w:div w:id="1544097894">
      <w:marLeft w:val="640"/>
      <w:marRight w:val="0"/>
      <w:marTop w:val="0"/>
      <w:marBottom w:val="0"/>
      <w:divBdr>
        <w:top w:val="none" w:sz="0" w:space="0" w:color="auto"/>
        <w:left w:val="none" w:sz="0" w:space="0" w:color="auto"/>
        <w:bottom w:val="none" w:sz="0" w:space="0" w:color="auto"/>
        <w:right w:val="none" w:sz="0" w:space="0" w:color="auto"/>
      </w:divBdr>
    </w:div>
    <w:div w:id="1548374284">
      <w:marLeft w:val="640"/>
      <w:marRight w:val="0"/>
      <w:marTop w:val="0"/>
      <w:marBottom w:val="0"/>
      <w:divBdr>
        <w:top w:val="none" w:sz="0" w:space="0" w:color="auto"/>
        <w:left w:val="none" w:sz="0" w:space="0" w:color="auto"/>
        <w:bottom w:val="none" w:sz="0" w:space="0" w:color="auto"/>
        <w:right w:val="none" w:sz="0" w:space="0" w:color="auto"/>
      </w:divBdr>
    </w:div>
    <w:div w:id="1549485932">
      <w:marLeft w:val="640"/>
      <w:marRight w:val="0"/>
      <w:marTop w:val="0"/>
      <w:marBottom w:val="0"/>
      <w:divBdr>
        <w:top w:val="none" w:sz="0" w:space="0" w:color="auto"/>
        <w:left w:val="none" w:sz="0" w:space="0" w:color="auto"/>
        <w:bottom w:val="none" w:sz="0" w:space="0" w:color="auto"/>
        <w:right w:val="none" w:sz="0" w:space="0" w:color="auto"/>
      </w:divBdr>
    </w:div>
    <w:div w:id="1553424072">
      <w:marLeft w:val="640"/>
      <w:marRight w:val="0"/>
      <w:marTop w:val="0"/>
      <w:marBottom w:val="0"/>
      <w:divBdr>
        <w:top w:val="none" w:sz="0" w:space="0" w:color="auto"/>
        <w:left w:val="none" w:sz="0" w:space="0" w:color="auto"/>
        <w:bottom w:val="none" w:sz="0" w:space="0" w:color="auto"/>
        <w:right w:val="none" w:sz="0" w:space="0" w:color="auto"/>
      </w:divBdr>
    </w:div>
    <w:div w:id="1566259820">
      <w:marLeft w:val="640"/>
      <w:marRight w:val="0"/>
      <w:marTop w:val="0"/>
      <w:marBottom w:val="0"/>
      <w:divBdr>
        <w:top w:val="none" w:sz="0" w:space="0" w:color="auto"/>
        <w:left w:val="none" w:sz="0" w:space="0" w:color="auto"/>
        <w:bottom w:val="none" w:sz="0" w:space="0" w:color="auto"/>
        <w:right w:val="none" w:sz="0" w:space="0" w:color="auto"/>
      </w:divBdr>
    </w:div>
    <w:div w:id="1566405580">
      <w:marLeft w:val="640"/>
      <w:marRight w:val="0"/>
      <w:marTop w:val="0"/>
      <w:marBottom w:val="0"/>
      <w:divBdr>
        <w:top w:val="none" w:sz="0" w:space="0" w:color="auto"/>
        <w:left w:val="none" w:sz="0" w:space="0" w:color="auto"/>
        <w:bottom w:val="none" w:sz="0" w:space="0" w:color="auto"/>
        <w:right w:val="none" w:sz="0" w:space="0" w:color="auto"/>
      </w:divBdr>
    </w:div>
    <w:div w:id="1570115818">
      <w:marLeft w:val="640"/>
      <w:marRight w:val="0"/>
      <w:marTop w:val="0"/>
      <w:marBottom w:val="0"/>
      <w:divBdr>
        <w:top w:val="none" w:sz="0" w:space="0" w:color="auto"/>
        <w:left w:val="none" w:sz="0" w:space="0" w:color="auto"/>
        <w:bottom w:val="none" w:sz="0" w:space="0" w:color="auto"/>
        <w:right w:val="none" w:sz="0" w:space="0" w:color="auto"/>
      </w:divBdr>
    </w:div>
    <w:div w:id="1572109147">
      <w:marLeft w:val="640"/>
      <w:marRight w:val="0"/>
      <w:marTop w:val="0"/>
      <w:marBottom w:val="0"/>
      <w:divBdr>
        <w:top w:val="none" w:sz="0" w:space="0" w:color="auto"/>
        <w:left w:val="none" w:sz="0" w:space="0" w:color="auto"/>
        <w:bottom w:val="none" w:sz="0" w:space="0" w:color="auto"/>
        <w:right w:val="none" w:sz="0" w:space="0" w:color="auto"/>
      </w:divBdr>
    </w:div>
    <w:div w:id="1573537880">
      <w:marLeft w:val="640"/>
      <w:marRight w:val="0"/>
      <w:marTop w:val="0"/>
      <w:marBottom w:val="0"/>
      <w:divBdr>
        <w:top w:val="none" w:sz="0" w:space="0" w:color="auto"/>
        <w:left w:val="none" w:sz="0" w:space="0" w:color="auto"/>
        <w:bottom w:val="none" w:sz="0" w:space="0" w:color="auto"/>
        <w:right w:val="none" w:sz="0" w:space="0" w:color="auto"/>
      </w:divBdr>
    </w:div>
    <w:div w:id="1574438043">
      <w:marLeft w:val="640"/>
      <w:marRight w:val="0"/>
      <w:marTop w:val="0"/>
      <w:marBottom w:val="0"/>
      <w:divBdr>
        <w:top w:val="none" w:sz="0" w:space="0" w:color="auto"/>
        <w:left w:val="none" w:sz="0" w:space="0" w:color="auto"/>
        <w:bottom w:val="none" w:sz="0" w:space="0" w:color="auto"/>
        <w:right w:val="none" w:sz="0" w:space="0" w:color="auto"/>
      </w:divBdr>
    </w:div>
    <w:div w:id="1579091091">
      <w:marLeft w:val="640"/>
      <w:marRight w:val="0"/>
      <w:marTop w:val="0"/>
      <w:marBottom w:val="0"/>
      <w:divBdr>
        <w:top w:val="none" w:sz="0" w:space="0" w:color="auto"/>
        <w:left w:val="none" w:sz="0" w:space="0" w:color="auto"/>
        <w:bottom w:val="none" w:sz="0" w:space="0" w:color="auto"/>
        <w:right w:val="none" w:sz="0" w:space="0" w:color="auto"/>
      </w:divBdr>
    </w:div>
    <w:div w:id="1588265966">
      <w:marLeft w:val="640"/>
      <w:marRight w:val="0"/>
      <w:marTop w:val="0"/>
      <w:marBottom w:val="0"/>
      <w:divBdr>
        <w:top w:val="none" w:sz="0" w:space="0" w:color="auto"/>
        <w:left w:val="none" w:sz="0" w:space="0" w:color="auto"/>
        <w:bottom w:val="none" w:sz="0" w:space="0" w:color="auto"/>
        <w:right w:val="none" w:sz="0" w:space="0" w:color="auto"/>
      </w:divBdr>
    </w:div>
    <w:div w:id="1589582004">
      <w:marLeft w:val="640"/>
      <w:marRight w:val="0"/>
      <w:marTop w:val="0"/>
      <w:marBottom w:val="0"/>
      <w:divBdr>
        <w:top w:val="none" w:sz="0" w:space="0" w:color="auto"/>
        <w:left w:val="none" w:sz="0" w:space="0" w:color="auto"/>
        <w:bottom w:val="none" w:sz="0" w:space="0" w:color="auto"/>
        <w:right w:val="none" w:sz="0" w:space="0" w:color="auto"/>
      </w:divBdr>
    </w:div>
    <w:div w:id="1590234405">
      <w:marLeft w:val="640"/>
      <w:marRight w:val="0"/>
      <w:marTop w:val="0"/>
      <w:marBottom w:val="0"/>
      <w:divBdr>
        <w:top w:val="none" w:sz="0" w:space="0" w:color="auto"/>
        <w:left w:val="none" w:sz="0" w:space="0" w:color="auto"/>
        <w:bottom w:val="none" w:sz="0" w:space="0" w:color="auto"/>
        <w:right w:val="none" w:sz="0" w:space="0" w:color="auto"/>
      </w:divBdr>
    </w:div>
    <w:div w:id="1590656531">
      <w:marLeft w:val="640"/>
      <w:marRight w:val="0"/>
      <w:marTop w:val="0"/>
      <w:marBottom w:val="0"/>
      <w:divBdr>
        <w:top w:val="none" w:sz="0" w:space="0" w:color="auto"/>
        <w:left w:val="none" w:sz="0" w:space="0" w:color="auto"/>
        <w:bottom w:val="none" w:sz="0" w:space="0" w:color="auto"/>
        <w:right w:val="none" w:sz="0" w:space="0" w:color="auto"/>
      </w:divBdr>
    </w:div>
    <w:div w:id="1609774340">
      <w:marLeft w:val="640"/>
      <w:marRight w:val="0"/>
      <w:marTop w:val="0"/>
      <w:marBottom w:val="0"/>
      <w:divBdr>
        <w:top w:val="none" w:sz="0" w:space="0" w:color="auto"/>
        <w:left w:val="none" w:sz="0" w:space="0" w:color="auto"/>
        <w:bottom w:val="none" w:sz="0" w:space="0" w:color="auto"/>
        <w:right w:val="none" w:sz="0" w:space="0" w:color="auto"/>
      </w:divBdr>
    </w:div>
    <w:div w:id="1614314692">
      <w:marLeft w:val="640"/>
      <w:marRight w:val="0"/>
      <w:marTop w:val="0"/>
      <w:marBottom w:val="0"/>
      <w:divBdr>
        <w:top w:val="none" w:sz="0" w:space="0" w:color="auto"/>
        <w:left w:val="none" w:sz="0" w:space="0" w:color="auto"/>
        <w:bottom w:val="none" w:sz="0" w:space="0" w:color="auto"/>
        <w:right w:val="none" w:sz="0" w:space="0" w:color="auto"/>
      </w:divBdr>
    </w:div>
    <w:div w:id="1617329614">
      <w:marLeft w:val="640"/>
      <w:marRight w:val="0"/>
      <w:marTop w:val="0"/>
      <w:marBottom w:val="0"/>
      <w:divBdr>
        <w:top w:val="none" w:sz="0" w:space="0" w:color="auto"/>
        <w:left w:val="none" w:sz="0" w:space="0" w:color="auto"/>
        <w:bottom w:val="none" w:sz="0" w:space="0" w:color="auto"/>
        <w:right w:val="none" w:sz="0" w:space="0" w:color="auto"/>
      </w:divBdr>
    </w:div>
    <w:div w:id="1617636642">
      <w:marLeft w:val="640"/>
      <w:marRight w:val="0"/>
      <w:marTop w:val="0"/>
      <w:marBottom w:val="0"/>
      <w:divBdr>
        <w:top w:val="none" w:sz="0" w:space="0" w:color="auto"/>
        <w:left w:val="none" w:sz="0" w:space="0" w:color="auto"/>
        <w:bottom w:val="none" w:sz="0" w:space="0" w:color="auto"/>
        <w:right w:val="none" w:sz="0" w:space="0" w:color="auto"/>
      </w:divBdr>
    </w:div>
    <w:div w:id="1620523614">
      <w:marLeft w:val="640"/>
      <w:marRight w:val="0"/>
      <w:marTop w:val="0"/>
      <w:marBottom w:val="0"/>
      <w:divBdr>
        <w:top w:val="none" w:sz="0" w:space="0" w:color="auto"/>
        <w:left w:val="none" w:sz="0" w:space="0" w:color="auto"/>
        <w:bottom w:val="none" w:sz="0" w:space="0" w:color="auto"/>
        <w:right w:val="none" w:sz="0" w:space="0" w:color="auto"/>
      </w:divBdr>
    </w:div>
    <w:div w:id="1622953713">
      <w:marLeft w:val="640"/>
      <w:marRight w:val="0"/>
      <w:marTop w:val="0"/>
      <w:marBottom w:val="0"/>
      <w:divBdr>
        <w:top w:val="none" w:sz="0" w:space="0" w:color="auto"/>
        <w:left w:val="none" w:sz="0" w:space="0" w:color="auto"/>
        <w:bottom w:val="none" w:sz="0" w:space="0" w:color="auto"/>
        <w:right w:val="none" w:sz="0" w:space="0" w:color="auto"/>
      </w:divBdr>
    </w:div>
    <w:div w:id="1623724907">
      <w:marLeft w:val="640"/>
      <w:marRight w:val="0"/>
      <w:marTop w:val="0"/>
      <w:marBottom w:val="0"/>
      <w:divBdr>
        <w:top w:val="none" w:sz="0" w:space="0" w:color="auto"/>
        <w:left w:val="none" w:sz="0" w:space="0" w:color="auto"/>
        <w:bottom w:val="none" w:sz="0" w:space="0" w:color="auto"/>
        <w:right w:val="none" w:sz="0" w:space="0" w:color="auto"/>
      </w:divBdr>
    </w:div>
    <w:div w:id="1627274203">
      <w:marLeft w:val="640"/>
      <w:marRight w:val="0"/>
      <w:marTop w:val="0"/>
      <w:marBottom w:val="0"/>
      <w:divBdr>
        <w:top w:val="none" w:sz="0" w:space="0" w:color="auto"/>
        <w:left w:val="none" w:sz="0" w:space="0" w:color="auto"/>
        <w:bottom w:val="none" w:sz="0" w:space="0" w:color="auto"/>
        <w:right w:val="none" w:sz="0" w:space="0" w:color="auto"/>
      </w:divBdr>
    </w:div>
    <w:div w:id="1633054060">
      <w:marLeft w:val="640"/>
      <w:marRight w:val="0"/>
      <w:marTop w:val="0"/>
      <w:marBottom w:val="0"/>
      <w:divBdr>
        <w:top w:val="none" w:sz="0" w:space="0" w:color="auto"/>
        <w:left w:val="none" w:sz="0" w:space="0" w:color="auto"/>
        <w:bottom w:val="none" w:sz="0" w:space="0" w:color="auto"/>
        <w:right w:val="none" w:sz="0" w:space="0" w:color="auto"/>
      </w:divBdr>
    </w:div>
    <w:div w:id="1633361470">
      <w:marLeft w:val="640"/>
      <w:marRight w:val="0"/>
      <w:marTop w:val="0"/>
      <w:marBottom w:val="0"/>
      <w:divBdr>
        <w:top w:val="none" w:sz="0" w:space="0" w:color="auto"/>
        <w:left w:val="none" w:sz="0" w:space="0" w:color="auto"/>
        <w:bottom w:val="none" w:sz="0" w:space="0" w:color="auto"/>
        <w:right w:val="none" w:sz="0" w:space="0" w:color="auto"/>
      </w:divBdr>
    </w:div>
    <w:div w:id="1646281839">
      <w:marLeft w:val="640"/>
      <w:marRight w:val="0"/>
      <w:marTop w:val="0"/>
      <w:marBottom w:val="0"/>
      <w:divBdr>
        <w:top w:val="none" w:sz="0" w:space="0" w:color="auto"/>
        <w:left w:val="none" w:sz="0" w:space="0" w:color="auto"/>
        <w:bottom w:val="none" w:sz="0" w:space="0" w:color="auto"/>
        <w:right w:val="none" w:sz="0" w:space="0" w:color="auto"/>
      </w:divBdr>
    </w:div>
    <w:div w:id="1646855308">
      <w:marLeft w:val="640"/>
      <w:marRight w:val="0"/>
      <w:marTop w:val="0"/>
      <w:marBottom w:val="0"/>
      <w:divBdr>
        <w:top w:val="none" w:sz="0" w:space="0" w:color="auto"/>
        <w:left w:val="none" w:sz="0" w:space="0" w:color="auto"/>
        <w:bottom w:val="none" w:sz="0" w:space="0" w:color="auto"/>
        <w:right w:val="none" w:sz="0" w:space="0" w:color="auto"/>
      </w:divBdr>
    </w:div>
    <w:div w:id="1647125034">
      <w:marLeft w:val="640"/>
      <w:marRight w:val="0"/>
      <w:marTop w:val="0"/>
      <w:marBottom w:val="0"/>
      <w:divBdr>
        <w:top w:val="none" w:sz="0" w:space="0" w:color="auto"/>
        <w:left w:val="none" w:sz="0" w:space="0" w:color="auto"/>
        <w:bottom w:val="none" w:sz="0" w:space="0" w:color="auto"/>
        <w:right w:val="none" w:sz="0" w:space="0" w:color="auto"/>
      </w:divBdr>
    </w:div>
    <w:div w:id="1661882641">
      <w:marLeft w:val="640"/>
      <w:marRight w:val="0"/>
      <w:marTop w:val="0"/>
      <w:marBottom w:val="0"/>
      <w:divBdr>
        <w:top w:val="none" w:sz="0" w:space="0" w:color="auto"/>
        <w:left w:val="none" w:sz="0" w:space="0" w:color="auto"/>
        <w:bottom w:val="none" w:sz="0" w:space="0" w:color="auto"/>
        <w:right w:val="none" w:sz="0" w:space="0" w:color="auto"/>
      </w:divBdr>
    </w:div>
    <w:div w:id="1671638706">
      <w:marLeft w:val="640"/>
      <w:marRight w:val="0"/>
      <w:marTop w:val="0"/>
      <w:marBottom w:val="0"/>
      <w:divBdr>
        <w:top w:val="none" w:sz="0" w:space="0" w:color="auto"/>
        <w:left w:val="none" w:sz="0" w:space="0" w:color="auto"/>
        <w:bottom w:val="none" w:sz="0" w:space="0" w:color="auto"/>
        <w:right w:val="none" w:sz="0" w:space="0" w:color="auto"/>
      </w:divBdr>
    </w:div>
    <w:div w:id="1671905585">
      <w:marLeft w:val="640"/>
      <w:marRight w:val="0"/>
      <w:marTop w:val="0"/>
      <w:marBottom w:val="0"/>
      <w:divBdr>
        <w:top w:val="none" w:sz="0" w:space="0" w:color="auto"/>
        <w:left w:val="none" w:sz="0" w:space="0" w:color="auto"/>
        <w:bottom w:val="none" w:sz="0" w:space="0" w:color="auto"/>
        <w:right w:val="none" w:sz="0" w:space="0" w:color="auto"/>
      </w:divBdr>
    </w:div>
    <w:div w:id="1673752976">
      <w:marLeft w:val="640"/>
      <w:marRight w:val="0"/>
      <w:marTop w:val="0"/>
      <w:marBottom w:val="0"/>
      <w:divBdr>
        <w:top w:val="none" w:sz="0" w:space="0" w:color="auto"/>
        <w:left w:val="none" w:sz="0" w:space="0" w:color="auto"/>
        <w:bottom w:val="none" w:sz="0" w:space="0" w:color="auto"/>
        <w:right w:val="none" w:sz="0" w:space="0" w:color="auto"/>
      </w:divBdr>
    </w:div>
    <w:div w:id="1674380127">
      <w:marLeft w:val="640"/>
      <w:marRight w:val="0"/>
      <w:marTop w:val="0"/>
      <w:marBottom w:val="0"/>
      <w:divBdr>
        <w:top w:val="none" w:sz="0" w:space="0" w:color="auto"/>
        <w:left w:val="none" w:sz="0" w:space="0" w:color="auto"/>
        <w:bottom w:val="none" w:sz="0" w:space="0" w:color="auto"/>
        <w:right w:val="none" w:sz="0" w:space="0" w:color="auto"/>
      </w:divBdr>
    </w:div>
    <w:div w:id="1674380721">
      <w:marLeft w:val="640"/>
      <w:marRight w:val="0"/>
      <w:marTop w:val="0"/>
      <w:marBottom w:val="0"/>
      <w:divBdr>
        <w:top w:val="none" w:sz="0" w:space="0" w:color="auto"/>
        <w:left w:val="none" w:sz="0" w:space="0" w:color="auto"/>
        <w:bottom w:val="none" w:sz="0" w:space="0" w:color="auto"/>
        <w:right w:val="none" w:sz="0" w:space="0" w:color="auto"/>
      </w:divBdr>
    </w:div>
    <w:div w:id="1687708786">
      <w:marLeft w:val="640"/>
      <w:marRight w:val="0"/>
      <w:marTop w:val="0"/>
      <w:marBottom w:val="0"/>
      <w:divBdr>
        <w:top w:val="none" w:sz="0" w:space="0" w:color="auto"/>
        <w:left w:val="none" w:sz="0" w:space="0" w:color="auto"/>
        <w:bottom w:val="none" w:sz="0" w:space="0" w:color="auto"/>
        <w:right w:val="none" w:sz="0" w:space="0" w:color="auto"/>
      </w:divBdr>
    </w:div>
    <w:div w:id="1688869282">
      <w:marLeft w:val="640"/>
      <w:marRight w:val="0"/>
      <w:marTop w:val="0"/>
      <w:marBottom w:val="0"/>
      <w:divBdr>
        <w:top w:val="none" w:sz="0" w:space="0" w:color="auto"/>
        <w:left w:val="none" w:sz="0" w:space="0" w:color="auto"/>
        <w:bottom w:val="none" w:sz="0" w:space="0" w:color="auto"/>
        <w:right w:val="none" w:sz="0" w:space="0" w:color="auto"/>
      </w:divBdr>
    </w:div>
    <w:div w:id="1693843769">
      <w:marLeft w:val="640"/>
      <w:marRight w:val="0"/>
      <w:marTop w:val="0"/>
      <w:marBottom w:val="0"/>
      <w:divBdr>
        <w:top w:val="none" w:sz="0" w:space="0" w:color="auto"/>
        <w:left w:val="none" w:sz="0" w:space="0" w:color="auto"/>
        <w:bottom w:val="none" w:sz="0" w:space="0" w:color="auto"/>
        <w:right w:val="none" w:sz="0" w:space="0" w:color="auto"/>
      </w:divBdr>
    </w:div>
    <w:div w:id="1695381230">
      <w:marLeft w:val="640"/>
      <w:marRight w:val="0"/>
      <w:marTop w:val="0"/>
      <w:marBottom w:val="0"/>
      <w:divBdr>
        <w:top w:val="none" w:sz="0" w:space="0" w:color="auto"/>
        <w:left w:val="none" w:sz="0" w:space="0" w:color="auto"/>
        <w:bottom w:val="none" w:sz="0" w:space="0" w:color="auto"/>
        <w:right w:val="none" w:sz="0" w:space="0" w:color="auto"/>
      </w:divBdr>
    </w:div>
    <w:div w:id="1698580567">
      <w:marLeft w:val="640"/>
      <w:marRight w:val="0"/>
      <w:marTop w:val="0"/>
      <w:marBottom w:val="0"/>
      <w:divBdr>
        <w:top w:val="none" w:sz="0" w:space="0" w:color="auto"/>
        <w:left w:val="none" w:sz="0" w:space="0" w:color="auto"/>
        <w:bottom w:val="none" w:sz="0" w:space="0" w:color="auto"/>
        <w:right w:val="none" w:sz="0" w:space="0" w:color="auto"/>
      </w:divBdr>
    </w:div>
    <w:div w:id="1710102963">
      <w:marLeft w:val="640"/>
      <w:marRight w:val="0"/>
      <w:marTop w:val="0"/>
      <w:marBottom w:val="0"/>
      <w:divBdr>
        <w:top w:val="none" w:sz="0" w:space="0" w:color="auto"/>
        <w:left w:val="none" w:sz="0" w:space="0" w:color="auto"/>
        <w:bottom w:val="none" w:sz="0" w:space="0" w:color="auto"/>
        <w:right w:val="none" w:sz="0" w:space="0" w:color="auto"/>
      </w:divBdr>
    </w:div>
    <w:div w:id="1710255854">
      <w:marLeft w:val="640"/>
      <w:marRight w:val="0"/>
      <w:marTop w:val="0"/>
      <w:marBottom w:val="0"/>
      <w:divBdr>
        <w:top w:val="none" w:sz="0" w:space="0" w:color="auto"/>
        <w:left w:val="none" w:sz="0" w:space="0" w:color="auto"/>
        <w:bottom w:val="none" w:sz="0" w:space="0" w:color="auto"/>
        <w:right w:val="none" w:sz="0" w:space="0" w:color="auto"/>
      </w:divBdr>
    </w:div>
    <w:div w:id="1712535955">
      <w:marLeft w:val="640"/>
      <w:marRight w:val="0"/>
      <w:marTop w:val="0"/>
      <w:marBottom w:val="0"/>
      <w:divBdr>
        <w:top w:val="none" w:sz="0" w:space="0" w:color="auto"/>
        <w:left w:val="none" w:sz="0" w:space="0" w:color="auto"/>
        <w:bottom w:val="none" w:sz="0" w:space="0" w:color="auto"/>
        <w:right w:val="none" w:sz="0" w:space="0" w:color="auto"/>
      </w:divBdr>
    </w:div>
    <w:div w:id="1715082165">
      <w:marLeft w:val="640"/>
      <w:marRight w:val="0"/>
      <w:marTop w:val="0"/>
      <w:marBottom w:val="0"/>
      <w:divBdr>
        <w:top w:val="none" w:sz="0" w:space="0" w:color="auto"/>
        <w:left w:val="none" w:sz="0" w:space="0" w:color="auto"/>
        <w:bottom w:val="none" w:sz="0" w:space="0" w:color="auto"/>
        <w:right w:val="none" w:sz="0" w:space="0" w:color="auto"/>
      </w:divBdr>
    </w:div>
    <w:div w:id="1717200883">
      <w:marLeft w:val="640"/>
      <w:marRight w:val="0"/>
      <w:marTop w:val="0"/>
      <w:marBottom w:val="0"/>
      <w:divBdr>
        <w:top w:val="none" w:sz="0" w:space="0" w:color="auto"/>
        <w:left w:val="none" w:sz="0" w:space="0" w:color="auto"/>
        <w:bottom w:val="none" w:sz="0" w:space="0" w:color="auto"/>
        <w:right w:val="none" w:sz="0" w:space="0" w:color="auto"/>
      </w:divBdr>
    </w:div>
    <w:div w:id="1720786596">
      <w:marLeft w:val="640"/>
      <w:marRight w:val="0"/>
      <w:marTop w:val="0"/>
      <w:marBottom w:val="0"/>
      <w:divBdr>
        <w:top w:val="none" w:sz="0" w:space="0" w:color="auto"/>
        <w:left w:val="none" w:sz="0" w:space="0" w:color="auto"/>
        <w:bottom w:val="none" w:sz="0" w:space="0" w:color="auto"/>
        <w:right w:val="none" w:sz="0" w:space="0" w:color="auto"/>
      </w:divBdr>
    </w:div>
    <w:div w:id="1722945508">
      <w:marLeft w:val="640"/>
      <w:marRight w:val="0"/>
      <w:marTop w:val="0"/>
      <w:marBottom w:val="0"/>
      <w:divBdr>
        <w:top w:val="none" w:sz="0" w:space="0" w:color="auto"/>
        <w:left w:val="none" w:sz="0" w:space="0" w:color="auto"/>
        <w:bottom w:val="none" w:sz="0" w:space="0" w:color="auto"/>
        <w:right w:val="none" w:sz="0" w:space="0" w:color="auto"/>
      </w:divBdr>
    </w:div>
    <w:div w:id="1735425418">
      <w:marLeft w:val="640"/>
      <w:marRight w:val="0"/>
      <w:marTop w:val="0"/>
      <w:marBottom w:val="0"/>
      <w:divBdr>
        <w:top w:val="none" w:sz="0" w:space="0" w:color="auto"/>
        <w:left w:val="none" w:sz="0" w:space="0" w:color="auto"/>
        <w:bottom w:val="none" w:sz="0" w:space="0" w:color="auto"/>
        <w:right w:val="none" w:sz="0" w:space="0" w:color="auto"/>
      </w:divBdr>
    </w:div>
    <w:div w:id="1740594187">
      <w:marLeft w:val="640"/>
      <w:marRight w:val="0"/>
      <w:marTop w:val="0"/>
      <w:marBottom w:val="0"/>
      <w:divBdr>
        <w:top w:val="none" w:sz="0" w:space="0" w:color="auto"/>
        <w:left w:val="none" w:sz="0" w:space="0" w:color="auto"/>
        <w:bottom w:val="none" w:sz="0" w:space="0" w:color="auto"/>
        <w:right w:val="none" w:sz="0" w:space="0" w:color="auto"/>
      </w:divBdr>
    </w:div>
    <w:div w:id="1742024497">
      <w:marLeft w:val="640"/>
      <w:marRight w:val="0"/>
      <w:marTop w:val="0"/>
      <w:marBottom w:val="0"/>
      <w:divBdr>
        <w:top w:val="none" w:sz="0" w:space="0" w:color="auto"/>
        <w:left w:val="none" w:sz="0" w:space="0" w:color="auto"/>
        <w:bottom w:val="none" w:sz="0" w:space="0" w:color="auto"/>
        <w:right w:val="none" w:sz="0" w:space="0" w:color="auto"/>
      </w:divBdr>
    </w:div>
    <w:div w:id="1748377271">
      <w:marLeft w:val="640"/>
      <w:marRight w:val="0"/>
      <w:marTop w:val="0"/>
      <w:marBottom w:val="0"/>
      <w:divBdr>
        <w:top w:val="none" w:sz="0" w:space="0" w:color="auto"/>
        <w:left w:val="none" w:sz="0" w:space="0" w:color="auto"/>
        <w:bottom w:val="none" w:sz="0" w:space="0" w:color="auto"/>
        <w:right w:val="none" w:sz="0" w:space="0" w:color="auto"/>
      </w:divBdr>
    </w:div>
    <w:div w:id="1758595847">
      <w:marLeft w:val="640"/>
      <w:marRight w:val="0"/>
      <w:marTop w:val="0"/>
      <w:marBottom w:val="0"/>
      <w:divBdr>
        <w:top w:val="none" w:sz="0" w:space="0" w:color="auto"/>
        <w:left w:val="none" w:sz="0" w:space="0" w:color="auto"/>
        <w:bottom w:val="none" w:sz="0" w:space="0" w:color="auto"/>
        <w:right w:val="none" w:sz="0" w:space="0" w:color="auto"/>
      </w:divBdr>
    </w:div>
    <w:div w:id="1764032561">
      <w:marLeft w:val="640"/>
      <w:marRight w:val="0"/>
      <w:marTop w:val="0"/>
      <w:marBottom w:val="0"/>
      <w:divBdr>
        <w:top w:val="none" w:sz="0" w:space="0" w:color="auto"/>
        <w:left w:val="none" w:sz="0" w:space="0" w:color="auto"/>
        <w:bottom w:val="none" w:sz="0" w:space="0" w:color="auto"/>
        <w:right w:val="none" w:sz="0" w:space="0" w:color="auto"/>
      </w:divBdr>
    </w:div>
    <w:div w:id="1770078954">
      <w:marLeft w:val="640"/>
      <w:marRight w:val="0"/>
      <w:marTop w:val="0"/>
      <w:marBottom w:val="0"/>
      <w:divBdr>
        <w:top w:val="none" w:sz="0" w:space="0" w:color="auto"/>
        <w:left w:val="none" w:sz="0" w:space="0" w:color="auto"/>
        <w:bottom w:val="none" w:sz="0" w:space="0" w:color="auto"/>
        <w:right w:val="none" w:sz="0" w:space="0" w:color="auto"/>
      </w:divBdr>
    </w:div>
    <w:div w:id="1776442291">
      <w:marLeft w:val="640"/>
      <w:marRight w:val="0"/>
      <w:marTop w:val="0"/>
      <w:marBottom w:val="0"/>
      <w:divBdr>
        <w:top w:val="none" w:sz="0" w:space="0" w:color="auto"/>
        <w:left w:val="none" w:sz="0" w:space="0" w:color="auto"/>
        <w:bottom w:val="none" w:sz="0" w:space="0" w:color="auto"/>
        <w:right w:val="none" w:sz="0" w:space="0" w:color="auto"/>
      </w:divBdr>
    </w:div>
    <w:div w:id="1776823563">
      <w:marLeft w:val="640"/>
      <w:marRight w:val="0"/>
      <w:marTop w:val="0"/>
      <w:marBottom w:val="0"/>
      <w:divBdr>
        <w:top w:val="none" w:sz="0" w:space="0" w:color="auto"/>
        <w:left w:val="none" w:sz="0" w:space="0" w:color="auto"/>
        <w:bottom w:val="none" w:sz="0" w:space="0" w:color="auto"/>
        <w:right w:val="none" w:sz="0" w:space="0" w:color="auto"/>
      </w:divBdr>
    </w:div>
    <w:div w:id="1777215491">
      <w:marLeft w:val="640"/>
      <w:marRight w:val="0"/>
      <w:marTop w:val="0"/>
      <w:marBottom w:val="0"/>
      <w:divBdr>
        <w:top w:val="none" w:sz="0" w:space="0" w:color="auto"/>
        <w:left w:val="none" w:sz="0" w:space="0" w:color="auto"/>
        <w:bottom w:val="none" w:sz="0" w:space="0" w:color="auto"/>
        <w:right w:val="none" w:sz="0" w:space="0" w:color="auto"/>
      </w:divBdr>
    </w:div>
    <w:div w:id="1778981465">
      <w:marLeft w:val="640"/>
      <w:marRight w:val="0"/>
      <w:marTop w:val="0"/>
      <w:marBottom w:val="0"/>
      <w:divBdr>
        <w:top w:val="none" w:sz="0" w:space="0" w:color="auto"/>
        <w:left w:val="none" w:sz="0" w:space="0" w:color="auto"/>
        <w:bottom w:val="none" w:sz="0" w:space="0" w:color="auto"/>
        <w:right w:val="none" w:sz="0" w:space="0" w:color="auto"/>
      </w:divBdr>
    </w:div>
    <w:div w:id="1782339899">
      <w:marLeft w:val="640"/>
      <w:marRight w:val="0"/>
      <w:marTop w:val="0"/>
      <w:marBottom w:val="0"/>
      <w:divBdr>
        <w:top w:val="none" w:sz="0" w:space="0" w:color="auto"/>
        <w:left w:val="none" w:sz="0" w:space="0" w:color="auto"/>
        <w:bottom w:val="none" w:sz="0" w:space="0" w:color="auto"/>
        <w:right w:val="none" w:sz="0" w:space="0" w:color="auto"/>
      </w:divBdr>
    </w:div>
    <w:div w:id="1796870902">
      <w:marLeft w:val="640"/>
      <w:marRight w:val="0"/>
      <w:marTop w:val="0"/>
      <w:marBottom w:val="0"/>
      <w:divBdr>
        <w:top w:val="none" w:sz="0" w:space="0" w:color="auto"/>
        <w:left w:val="none" w:sz="0" w:space="0" w:color="auto"/>
        <w:bottom w:val="none" w:sz="0" w:space="0" w:color="auto"/>
        <w:right w:val="none" w:sz="0" w:space="0" w:color="auto"/>
      </w:divBdr>
    </w:div>
    <w:div w:id="1805153936">
      <w:marLeft w:val="640"/>
      <w:marRight w:val="0"/>
      <w:marTop w:val="0"/>
      <w:marBottom w:val="0"/>
      <w:divBdr>
        <w:top w:val="none" w:sz="0" w:space="0" w:color="auto"/>
        <w:left w:val="none" w:sz="0" w:space="0" w:color="auto"/>
        <w:bottom w:val="none" w:sz="0" w:space="0" w:color="auto"/>
        <w:right w:val="none" w:sz="0" w:space="0" w:color="auto"/>
      </w:divBdr>
    </w:div>
    <w:div w:id="1805613334">
      <w:marLeft w:val="640"/>
      <w:marRight w:val="0"/>
      <w:marTop w:val="0"/>
      <w:marBottom w:val="0"/>
      <w:divBdr>
        <w:top w:val="none" w:sz="0" w:space="0" w:color="auto"/>
        <w:left w:val="none" w:sz="0" w:space="0" w:color="auto"/>
        <w:bottom w:val="none" w:sz="0" w:space="0" w:color="auto"/>
        <w:right w:val="none" w:sz="0" w:space="0" w:color="auto"/>
      </w:divBdr>
    </w:div>
    <w:div w:id="1806309727">
      <w:marLeft w:val="640"/>
      <w:marRight w:val="0"/>
      <w:marTop w:val="0"/>
      <w:marBottom w:val="0"/>
      <w:divBdr>
        <w:top w:val="none" w:sz="0" w:space="0" w:color="auto"/>
        <w:left w:val="none" w:sz="0" w:space="0" w:color="auto"/>
        <w:bottom w:val="none" w:sz="0" w:space="0" w:color="auto"/>
        <w:right w:val="none" w:sz="0" w:space="0" w:color="auto"/>
      </w:divBdr>
    </w:div>
    <w:div w:id="1815247019">
      <w:marLeft w:val="640"/>
      <w:marRight w:val="0"/>
      <w:marTop w:val="0"/>
      <w:marBottom w:val="0"/>
      <w:divBdr>
        <w:top w:val="none" w:sz="0" w:space="0" w:color="auto"/>
        <w:left w:val="none" w:sz="0" w:space="0" w:color="auto"/>
        <w:bottom w:val="none" w:sz="0" w:space="0" w:color="auto"/>
        <w:right w:val="none" w:sz="0" w:space="0" w:color="auto"/>
      </w:divBdr>
    </w:div>
    <w:div w:id="1816528350">
      <w:marLeft w:val="640"/>
      <w:marRight w:val="0"/>
      <w:marTop w:val="0"/>
      <w:marBottom w:val="0"/>
      <w:divBdr>
        <w:top w:val="none" w:sz="0" w:space="0" w:color="auto"/>
        <w:left w:val="none" w:sz="0" w:space="0" w:color="auto"/>
        <w:bottom w:val="none" w:sz="0" w:space="0" w:color="auto"/>
        <w:right w:val="none" w:sz="0" w:space="0" w:color="auto"/>
      </w:divBdr>
    </w:div>
    <w:div w:id="1819884835">
      <w:marLeft w:val="640"/>
      <w:marRight w:val="0"/>
      <w:marTop w:val="0"/>
      <w:marBottom w:val="0"/>
      <w:divBdr>
        <w:top w:val="none" w:sz="0" w:space="0" w:color="auto"/>
        <w:left w:val="none" w:sz="0" w:space="0" w:color="auto"/>
        <w:bottom w:val="none" w:sz="0" w:space="0" w:color="auto"/>
        <w:right w:val="none" w:sz="0" w:space="0" w:color="auto"/>
      </w:divBdr>
    </w:div>
    <w:div w:id="1826434002">
      <w:marLeft w:val="640"/>
      <w:marRight w:val="0"/>
      <w:marTop w:val="0"/>
      <w:marBottom w:val="0"/>
      <w:divBdr>
        <w:top w:val="none" w:sz="0" w:space="0" w:color="auto"/>
        <w:left w:val="none" w:sz="0" w:space="0" w:color="auto"/>
        <w:bottom w:val="none" w:sz="0" w:space="0" w:color="auto"/>
        <w:right w:val="none" w:sz="0" w:space="0" w:color="auto"/>
      </w:divBdr>
    </w:div>
    <w:div w:id="1826624090">
      <w:marLeft w:val="640"/>
      <w:marRight w:val="0"/>
      <w:marTop w:val="0"/>
      <w:marBottom w:val="0"/>
      <w:divBdr>
        <w:top w:val="none" w:sz="0" w:space="0" w:color="auto"/>
        <w:left w:val="none" w:sz="0" w:space="0" w:color="auto"/>
        <w:bottom w:val="none" w:sz="0" w:space="0" w:color="auto"/>
        <w:right w:val="none" w:sz="0" w:space="0" w:color="auto"/>
      </w:divBdr>
    </w:div>
    <w:div w:id="1836261807">
      <w:marLeft w:val="640"/>
      <w:marRight w:val="0"/>
      <w:marTop w:val="0"/>
      <w:marBottom w:val="0"/>
      <w:divBdr>
        <w:top w:val="none" w:sz="0" w:space="0" w:color="auto"/>
        <w:left w:val="none" w:sz="0" w:space="0" w:color="auto"/>
        <w:bottom w:val="none" w:sz="0" w:space="0" w:color="auto"/>
        <w:right w:val="none" w:sz="0" w:space="0" w:color="auto"/>
      </w:divBdr>
    </w:div>
    <w:div w:id="1843809835">
      <w:marLeft w:val="640"/>
      <w:marRight w:val="0"/>
      <w:marTop w:val="0"/>
      <w:marBottom w:val="0"/>
      <w:divBdr>
        <w:top w:val="none" w:sz="0" w:space="0" w:color="auto"/>
        <w:left w:val="none" w:sz="0" w:space="0" w:color="auto"/>
        <w:bottom w:val="none" w:sz="0" w:space="0" w:color="auto"/>
        <w:right w:val="none" w:sz="0" w:space="0" w:color="auto"/>
      </w:divBdr>
    </w:div>
    <w:div w:id="1845053868">
      <w:marLeft w:val="640"/>
      <w:marRight w:val="0"/>
      <w:marTop w:val="0"/>
      <w:marBottom w:val="0"/>
      <w:divBdr>
        <w:top w:val="none" w:sz="0" w:space="0" w:color="auto"/>
        <w:left w:val="none" w:sz="0" w:space="0" w:color="auto"/>
        <w:bottom w:val="none" w:sz="0" w:space="0" w:color="auto"/>
        <w:right w:val="none" w:sz="0" w:space="0" w:color="auto"/>
      </w:divBdr>
    </w:div>
    <w:div w:id="1846437126">
      <w:marLeft w:val="640"/>
      <w:marRight w:val="0"/>
      <w:marTop w:val="0"/>
      <w:marBottom w:val="0"/>
      <w:divBdr>
        <w:top w:val="none" w:sz="0" w:space="0" w:color="auto"/>
        <w:left w:val="none" w:sz="0" w:space="0" w:color="auto"/>
        <w:bottom w:val="none" w:sz="0" w:space="0" w:color="auto"/>
        <w:right w:val="none" w:sz="0" w:space="0" w:color="auto"/>
      </w:divBdr>
    </w:div>
    <w:div w:id="1848447041">
      <w:marLeft w:val="640"/>
      <w:marRight w:val="0"/>
      <w:marTop w:val="0"/>
      <w:marBottom w:val="0"/>
      <w:divBdr>
        <w:top w:val="none" w:sz="0" w:space="0" w:color="auto"/>
        <w:left w:val="none" w:sz="0" w:space="0" w:color="auto"/>
        <w:bottom w:val="none" w:sz="0" w:space="0" w:color="auto"/>
        <w:right w:val="none" w:sz="0" w:space="0" w:color="auto"/>
      </w:divBdr>
    </w:div>
    <w:div w:id="1851024291">
      <w:marLeft w:val="640"/>
      <w:marRight w:val="0"/>
      <w:marTop w:val="0"/>
      <w:marBottom w:val="0"/>
      <w:divBdr>
        <w:top w:val="none" w:sz="0" w:space="0" w:color="auto"/>
        <w:left w:val="none" w:sz="0" w:space="0" w:color="auto"/>
        <w:bottom w:val="none" w:sz="0" w:space="0" w:color="auto"/>
        <w:right w:val="none" w:sz="0" w:space="0" w:color="auto"/>
      </w:divBdr>
    </w:div>
    <w:div w:id="1851871898">
      <w:marLeft w:val="640"/>
      <w:marRight w:val="0"/>
      <w:marTop w:val="0"/>
      <w:marBottom w:val="0"/>
      <w:divBdr>
        <w:top w:val="none" w:sz="0" w:space="0" w:color="auto"/>
        <w:left w:val="none" w:sz="0" w:space="0" w:color="auto"/>
        <w:bottom w:val="none" w:sz="0" w:space="0" w:color="auto"/>
        <w:right w:val="none" w:sz="0" w:space="0" w:color="auto"/>
      </w:divBdr>
    </w:div>
    <w:div w:id="1851942942">
      <w:marLeft w:val="640"/>
      <w:marRight w:val="0"/>
      <w:marTop w:val="0"/>
      <w:marBottom w:val="0"/>
      <w:divBdr>
        <w:top w:val="none" w:sz="0" w:space="0" w:color="auto"/>
        <w:left w:val="none" w:sz="0" w:space="0" w:color="auto"/>
        <w:bottom w:val="none" w:sz="0" w:space="0" w:color="auto"/>
        <w:right w:val="none" w:sz="0" w:space="0" w:color="auto"/>
      </w:divBdr>
    </w:div>
    <w:div w:id="1854608394">
      <w:marLeft w:val="640"/>
      <w:marRight w:val="0"/>
      <w:marTop w:val="0"/>
      <w:marBottom w:val="0"/>
      <w:divBdr>
        <w:top w:val="none" w:sz="0" w:space="0" w:color="auto"/>
        <w:left w:val="none" w:sz="0" w:space="0" w:color="auto"/>
        <w:bottom w:val="none" w:sz="0" w:space="0" w:color="auto"/>
        <w:right w:val="none" w:sz="0" w:space="0" w:color="auto"/>
      </w:divBdr>
    </w:div>
    <w:div w:id="1855341479">
      <w:marLeft w:val="640"/>
      <w:marRight w:val="0"/>
      <w:marTop w:val="0"/>
      <w:marBottom w:val="0"/>
      <w:divBdr>
        <w:top w:val="none" w:sz="0" w:space="0" w:color="auto"/>
        <w:left w:val="none" w:sz="0" w:space="0" w:color="auto"/>
        <w:bottom w:val="none" w:sz="0" w:space="0" w:color="auto"/>
        <w:right w:val="none" w:sz="0" w:space="0" w:color="auto"/>
      </w:divBdr>
    </w:div>
    <w:div w:id="1859540142">
      <w:marLeft w:val="640"/>
      <w:marRight w:val="0"/>
      <w:marTop w:val="0"/>
      <w:marBottom w:val="0"/>
      <w:divBdr>
        <w:top w:val="none" w:sz="0" w:space="0" w:color="auto"/>
        <w:left w:val="none" w:sz="0" w:space="0" w:color="auto"/>
        <w:bottom w:val="none" w:sz="0" w:space="0" w:color="auto"/>
        <w:right w:val="none" w:sz="0" w:space="0" w:color="auto"/>
      </w:divBdr>
    </w:div>
    <w:div w:id="1866674255">
      <w:marLeft w:val="640"/>
      <w:marRight w:val="0"/>
      <w:marTop w:val="0"/>
      <w:marBottom w:val="0"/>
      <w:divBdr>
        <w:top w:val="none" w:sz="0" w:space="0" w:color="auto"/>
        <w:left w:val="none" w:sz="0" w:space="0" w:color="auto"/>
        <w:bottom w:val="none" w:sz="0" w:space="0" w:color="auto"/>
        <w:right w:val="none" w:sz="0" w:space="0" w:color="auto"/>
      </w:divBdr>
    </w:div>
    <w:div w:id="1870754267">
      <w:marLeft w:val="640"/>
      <w:marRight w:val="0"/>
      <w:marTop w:val="0"/>
      <w:marBottom w:val="0"/>
      <w:divBdr>
        <w:top w:val="none" w:sz="0" w:space="0" w:color="auto"/>
        <w:left w:val="none" w:sz="0" w:space="0" w:color="auto"/>
        <w:bottom w:val="none" w:sz="0" w:space="0" w:color="auto"/>
        <w:right w:val="none" w:sz="0" w:space="0" w:color="auto"/>
      </w:divBdr>
    </w:div>
    <w:div w:id="1872764548">
      <w:marLeft w:val="640"/>
      <w:marRight w:val="0"/>
      <w:marTop w:val="0"/>
      <w:marBottom w:val="0"/>
      <w:divBdr>
        <w:top w:val="none" w:sz="0" w:space="0" w:color="auto"/>
        <w:left w:val="none" w:sz="0" w:space="0" w:color="auto"/>
        <w:bottom w:val="none" w:sz="0" w:space="0" w:color="auto"/>
        <w:right w:val="none" w:sz="0" w:space="0" w:color="auto"/>
      </w:divBdr>
    </w:div>
    <w:div w:id="1881161496">
      <w:marLeft w:val="640"/>
      <w:marRight w:val="0"/>
      <w:marTop w:val="0"/>
      <w:marBottom w:val="0"/>
      <w:divBdr>
        <w:top w:val="none" w:sz="0" w:space="0" w:color="auto"/>
        <w:left w:val="none" w:sz="0" w:space="0" w:color="auto"/>
        <w:bottom w:val="none" w:sz="0" w:space="0" w:color="auto"/>
        <w:right w:val="none" w:sz="0" w:space="0" w:color="auto"/>
      </w:divBdr>
    </w:div>
    <w:div w:id="1887595651">
      <w:marLeft w:val="640"/>
      <w:marRight w:val="0"/>
      <w:marTop w:val="0"/>
      <w:marBottom w:val="0"/>
      <w:divBdr>
        <w:top w:val="none" w:sz="0" w:space="0" w:color="auto"/>
        <w:left w:val="none" w:sz="0" w:space="0" w:color="auto"/>
        <w:bottom w:val="none" w:sz="0" w:space="0" w:color="auto"/>
        <w:right w:val="none" w:sz="0" w:space="0" w:color="auto"/>
      </w:divBdr>
    </w:div>
    <w:div w:id="1889025464">
      <w:marLeft w:val="640"/>
      <w:marRight w:val="0"/>
      <w:marTop w:val="0"/>
      <w:marBottom w:val="0"/>
      <w:divBdr>
        <w:top w:val="none" w:sz="0" w:space="0" w:color="auto"/>
        <w:left w:val="none" w:sz="0" w:space="0" w:color="auto"/>
        <w:bottom w:val="none" w:sz="0" w:space="0" w:color="auto"/>
        <w:right w:val="none" w:sz="0" w:space="0" w:color="auto"/>
      </w:divBdr>
    </w:div>
    <w:div w:id="1891335679">
      <w:marLeft w:val="640"/>
      <w:marRight w:val="0"/>
      <w:marTop w:val="0"/>
      <w:marBottom w:val="0"/>
      <w:divBdr>
        <w:top w:val="none" w:sz="0" w:space="0" w:color="auto"/>
        <w:left w:val="none" w:sz="0" w:space="0" w:color="auto"/>
        <w:bottom w:val="none" w:sz="0" w:space="0" w:color="auto"/>
        <w:right w:val="none" w:sz="0" w:space="0" w:color="auto"/>
      </w:divBdr>
    </w:div>
    <w:div w:id="1893035177">
      <w:marLeft w:val="640"/>
      <w:marRight w:val="0"/>
      <w:marTop w:val="0"/>
      <w:marBottom w:val="0"/>
      <w:divBdr>
        <w:top w:val="none" w:sz="0" w:space="0" w:color="auto"/>
        <w:left w:val="none" w:sz="0" w:space="0" w:color="auto"/>
        <w:bottom w:val="none" w:sz="0" w:space="0" w:color="auto"/>
        <w:right w:val="none" w:sz="0" w:space="0" w:color="auto"/>
      </w:divBdr>
    </w:div>
    <w:div w:id="1897816853">
      <w:marLeft w:val="640"/>
      <w:marRight w:val="0"/>
      <w:marTop w:val="0"/>
      <w:marBottom w:val="0"/>
      <w:divBdr>
        <w:top w:val="none" w:sz="0" w:space="0" w:color="auto"/>
        <w:left w:val="none" w:sz="0" w:space="0" w:color="auto"/>
        <w:bottom w:val="none" w:sz="0" w:space="0" w:color="auto"/>
        <w:right w:val="none" w:sz="0" w:space="0" w:color="auto"/>
      </w:divBdr>
    </w:div>
    <w:div w:id="1897857062">
      <w:marLeft w:val="640"/>
      <w:marRight w:val="0"/>
      <w:marTop w:val="0"/>
      <w:marBottom w:val="0"/>
      <w:divBdr>
        <w:top w:val="none" w:sz="0" w:space="0" w:color="auto"/>
        <w:left w:val="none" w:sz="0" w:space="0" w:color="auto"/>
        <w:bottom w:val="none" w:sz="0" w:space="0" w:color="auto"/>
        <w:right w:val="none" w:sz="0" w:space="0" w:color="auto"/>
      </w:divBdr>
    </w:div>
    <w:div w:id="1904439472">
      <w:marLeft w:val="640"/>
      <w:marRight w:val="0"/>
      <w:marTop w:val="0"/>
      <w:marBottom w:val="0"/>
      <w:divBdr>
        <w:top w:val="none" w:sz="0" w:space="0" w:color="auto"/>
        <w:left w:val="none" w:sz="0" w:space="0" w:color="auto"/>
        <w:bottom w:val="none" w:sz="0" w:space="0" w:color="auto"/>
        <w:right w:val="none" w:sz="0" w:space="0" w:color="auto"/>
      </w:divBdr>
    </w:div>
    <w:div w:id="1911037216">
      <w:marLeft w:val="640"/>
      <w:marRight w:val="0"/>
      <w:marTop w:val="0"/>
      <w:marBottom w:val="0"/>
      <w:divBdr>
        <w:top w:val="none" w:sz="0" w:space="0" w:color="auto"/>
        <w:left w:val="none" w:sz="0" w:space="0" w:color="auto"/>
        <w:bottom w:val="none" w:sz="0" w:space="0" w:color="auto"/>
        <w:right w:val="none" w:sz="0" w:space="0" w:color="auto"/>
      </w:divBdr>
    </w:div>
    <w:div w:id="1916815045">
      <w:marLeft w:val="640"/>
      <w:marRight w:val="0"/>
      <w:marTop w:val="0"/>
      <w:marBottom w:val="0"/>
      <w:divBdr>
        <w:top w:val="none" w:sz="0" w:space="0" w:color="auto"/>
        <w:left w:val="none" w:sz="0" w:space="0" w:color="auto"/>
        <w:bottom w:val="none" w:sz="0" w:space="0" w:color="auto"/>
        <w:right w:val="none" w:sz="0" w:space="0" w:color="auto"/>
      </w:divBdr>
    </w:div>
    <w:div w:id="1917394737">
      <w:marLeft w:val="640"/>
      <w:marRight w:val="0"/>
      <w:marTop w:val="0"/>
      <w:marBottom w:val="0"/>
      <w:divBdr>
        <w:top w:val="none" w:sz="0" w:space="0" w:color="auto"/>
        <w:left w:val="none" w:sz="0" w:space="0" w:color="auto"/>
        <w:bottom w:val="none" w:sz="0" w:space="0" w:color="auto"/>
        <w:right w:val="none" w:sz="0" w:space="0" w:color="auto"/>
      </w:divBdr>
    </w:div>
    <w:div w:id="1922637701">
      <w:marLeft w:val="640"/>
      <w:marRight w:val="0"/>
      <w:marTop w:val="0"/>
      <w:marBottom w:val="0"/>
      <w:divBdr>
        <w:top w:val="none" w:sz="0" w:space="0" w:color="auto"/>
        <w:left w:val="none" w:sz="0" w:space="0" w:color="auto"/>
        <w:bottom w:val="none" w:sz="0" w:space="0" w:color="auto"/>
        <w:right w:val="none" w:sz="0" w:space="0" w:color="auto"/>
      </w:divBdr>
    </w:div>
    <w:div w:id="1924602851">
      <w:marLeft w:val="640"/>
      <w:marRight w:val="0"/>
      <w:marTop w:val="0"/>
      <w:marBottom w:val="0"/>
      <w:divBdr>
        <w:top w:val="none" w:sz="0" w:space="0" w:color="auto"/>
        <w:left w:val="none" w:sz="0" w:space="0" w:color="auto"/>
        <w:bottom w:val="none" w:sz="0" w:space="0" w:color="auto"/>
        <w:right w:val="none" w:sz="0" w:space="0" w:color="auto"/>
      </w:divBdr>
    </w:div>
    <w:div w:id="1925256918">
      <w:marLeft w:val="640"/>
      <w:marRight w:val="0"/>
      <w:marTop w:val="0"/>
      <w:marBottom w:val="0"/>
      <w:divBdr>
        <w:top w:val="none" w:sz="0" w:space="0" w:color="auto"/>
        <w:left w:val="none" w:sz="0" w:space="0" w:color="auto"/>
        <w:bottom w:val="none" w:sz="0" w:space="0" w:color="auto"/>
        <w:right w:val="none" w:sz="0" w:space="0" w:color="auto"/>
      </w:divBdr>
    </w:div>
    <w:div w:id="1930846097">
      <w:marLeft w:val="640"/>
      <w:marRight w:val="0"/>
      <w:marTop w:val="0"/>
      <w:marBottom w:val="0"/>
      <w:divBdr>
        <w:top w:val="none" w:sz="0" w:space="0" w:color="auto"/>
        <w:left w:val="none" w:sz="0" w:space="0" w:color="auto"/>
        <w:bottom w:val="none" w:sz="0" w:space="0" w:color="auto"/>
        <w:right w:val="none" w:sz="0" w:space="0" w:color="auto"/>
      </w:divBdr>
    </w:div>
    <w:div w:id="1930893357">
      <w:marLeft w:val="640"/>
      <w:marRight w:val="0"/>
      <w:marTop w:val="0"/>
      <w:marBottom w:val="0"/>
      <w:divBdr>
        <w:top w:val="none" w:sz="0" w:space="0" w:color="auto"/>
        <w:left w:val="none" w:sz="0" w:space="0" w:color="auto"/>
        <w:bottom w:val="none" w:sz="0" w:space="0" w:color="auto"/>
        <w:right w:val="none" w:sz="0" w:space="0" w:color="auto"/>
      </w:divBdr>
    </w:div>
    <w:div w:id="1934972953">
      <w:marLeft w:val="640"/>
      <w:marRight w:val="0"/>
      <w:marTop w:val="0"/>
      <w:marBottom w:val="0"/>
      <w:divBdr>
        <w:top w:val="none" w:sz="0" w:space="0" w:color="auto"/>
        <w:left w:val="none" w:sz="0" w:space="0" w:color="auto"/>
        <w:bottom w:val="none" w:sz="0" w:space="0" w:color="auto"/>
        <w:right w:val="none" w:sz="0" w:space="0" w:color="auto"/>
      </w:divBdr>
    </w:div>
    <w:div w:id="1937516536">
      <w:marLeft w:val="640"/>
      <w:marRight w:val="0"/>
      <w:marTop w:val="0"/>
      <w:marBottom w:val="0"/>
      <w:divBdr>
        <w:top w:val="none" w:sz="0" w:space="0" w:color="auto"/>
        <w:left w:val="none" w:sz="0" w:space="0" w:color="auto"/>
        <w:bottom w:val="none" w:sz="0" w:space="0" w:color="auto"/>
        <w:right w:val="none" w:sz="0" w:space="0" w:color="auto"/>
      </w:divBdr>
    </w:div>
    <w:div w:id="1938365914">
      <w:marLeft w:val="640"/>
      <w:marRight w:val="0"/>
      <w:marTop w:val="0"/>
      <w:marBottom w:val="0"/>
      <w:divBdr>
        <w:top w:val="none" w:sz="0" w:space="0" w:color="auto"/>
        <w:left w:val="none" w:sz="0" w:space="0" w:color="auto"/>
        <w:bottom w:val="none" w:sz="0" w:space="0" w:color="auto"/>
        <w:right w:val="none" w:sz="0" w:space="0" w:color="auto"/>
      </w:divBdr>
    </w:div>
    <w:div w:id="1939636177">
      <w:marLeft w:val="640"/>
      <w:marRight w:val="0"/>
      <w:marTop w:val="0"/>
      <w:marBottom w:val="0"/>
      <w:divBdr>
        <w:top w:val="none" w:sz="0" w:space="0" w:color="auto"/>
        <w:left w:val="none" w:sz="0" w:space="0" w:color="auto"/>
        <w:bottom w:val="none" w:sz="0" w:space="0" w:color="auto"/>
        <w:right w:val="none" w:sz="0" w:space="0" w:color="auto"/>
      </w:divBdr>
    </w:div>
    <w:div w:id="1942104501">
      <w:marLeft w:val="640"/>
      <w:marRight w:val="0"/>
      <w:marTop w:val="0"/>
      <w:marBottom w:val="0"/>
      <w:divBdr>
        <w:top w:val="none" w:sz="0" w:space="0" w:color="auto"/>
        <w:left w:val="none" w:sz="0" w:space="0" w:color="auto"/>
        <w:bottom w:val="none" w:sz="0" w:space="0" w:color="auto"/>
        <w:right w:val="none" w:sz="0" w:space="0" w:color="auto"/>
      </w:divBdr>
    </w:div>
    <w:div w:id="1943996383">
      <w:marLeft w:val="640"/>
      <w:marRight w:val="0"/>
      <w:marTop w:val="0"/>
      <w:marBottom w:val="0"/>
      <w:divBdr>
        <w:top w:val="none" w:sz="0" w:space="0" w:color="auto"/>
        <w:left w:val="none" w:sz="0" w:space="0" w:color="auto"/>
        <w:bottom w:val="none" w:sz="0" w:space="0" w:color="auto"/>
        <w:right w:val="none" w:sz="0" w:space="0" w:color="auto"/>
      </w:divBdr>
    </w:div>
    <w:div w:id="1946425455">
      <w:marLeft w:val="640"/>
      <w:marRight w:val="0"/>
      <w:marTop w:val="0"/>
      <w:marBottom w:val="0"/>
      <w:divBdr>
        <w:top w:val="none" w:sz="0" w:space="0" w:color="auto"/>
        <w:left w:val="none" w:sz="0" w:space="0" w:color="auto"/>
        <w:bottom w:val="none" w:sz="0" w:space="0" w:color="auto"/>
        <w:right w:val="none" w:sz="0" w:space="0" w:color="auto"/>
      </w:divBdr>
    </w:div>
    <w:div w:id="1948585493">
      <w:marLeft w:val="640"/>
      <w:marRight w:val="0"/>
      <w:marTop w:val="0"/>
      <w:marBottom w:val="0"/>
      <w:divBdr>
        <w:top w:val="none" w:sz="0" w:space="0" w:color="auto"/>
        <w:left w:val="none" w:sz="0" w:space="0" w:color="auto"/>
        <w:bottom w:val="none" w:sz="0" w:space="0" w:color="auto"/>
        <w:right w:val="none" w:sz="0" w:space="0" w:color="auto"/>
      </w:divBdr>
    </w:div>
    <w:div w:id="1953660295">
      <w:marLeft w:val="640"/>
      <w:marRight w:val="0"/>
      <w:marTop w:val="0"/>
      <w:marBottom w:val="0"/>
      <w:divBdr>
        <w:top w:val="none" w:sz="0" w:space="0" w:color="auto"/>
        <w:left w:val="none" w:sz="0" w:space="0" w:color="auto"/>
        <w:bottom w:val="none" w:sz="0" w:space="0" w:color="auto"/>
        <w:right w:val="none" w:sz="0" w:space="0" w:color="auto"/>
      </w:divBdr>
    </w:div>
    <w:div w:id="1954558421">
      <w:marLeft w:val="640"/>
      <w:marRight w:val="0"/>
      <w:marTop w:val="0"/>
      <w:marBottom w:val="0"/>
      <w:divBdr>
        <w:top w:val="none" w:sz="0" w:space="0" w:color="auto"/>
        <w:left w:val="none" w:sz="0" w:space="0" w:color="auto"/>
        <w:bottom w:val="none" w:sz="0" w:space="0" w:color="auto"/>
        <w:right w:val="none" w:sz="0" w:space="0" w:color="auto"/>
      </w:divBdr>
    </w:div>
    <w:div w:id="1957711561">
      <w:marLeft w:val="640"/>
      <w:marRight w:val="0"/>
      <w:marTop w:val="0"/>
      <w:marBottom w:val="0"/>
      <w:divBdr>
        <w:top w:val="none" w:sz="0" w:space="0" w:color="auto"/>
        <w:left w:val="none" w:sz="0" w:space="0" w:color="auto"/>
        <w:bottom w:val="none" w:sz="0" w:space="0" w:color="auto"/>
        <w:right w:val="none" w:sz="0" w:space="0" w:color="auto"/>
      </w:divBdr>
    </w:div>
    <w:div w:id="1963076628">
      <w:marLeft w:val="640"/>
      <w:marRight w:val="0"/>
      <w:marTop w:val="0"/>
      <w:marBottom w:val="0"/>
      <w:divBdr>
        <w:top w:val="none" w:sz="0" w:space="0" w:color="auto"/>
        <w:left w:val="none" w:sz="0" w:space="0" w:color="auto"/>
        <w:bottom w:val="none" w:sz="0" w:space="0" w:color="auto"/>
        <w:right w:val="none" w:sz="0" w:space="0" w:color="auto"/>
      </w:divBdr>
    </w:div>
    <w:div w:id="1963463959">
      <w:marLeft w:val="640"/>
      <w:marRight w:val="0"/>
      <w:marTop w:val="0"/>
      <w:marBottom w:val="0"/>
      <w:divBdr>
        <w:top w:val="none" w:sz="0" w:space="0" w:color="auto"/>
        <w:left w:val="none" w:sz="0" w:space="0" w:color="auto"/>
        <w:bottom w:val="none" w:sz="0" w:space="0" w:color="auto"/>
        <w:right w:val="none" w:sz="0" w:space="0" w:color="auto"/>
      </w:divBdr>
    </w:div>
    <w:div w:id="1965697025">
      <w:marLeft w:val="640"/>
      <w:marRight w:val="0"/>
      <w:marTop w:val="0"/>
      <w:marBottom w:val="0"/>
      <w:divBdr>
        <w:top w:val="none" w:sz="0" w:space="0" w:color="auto"/>
        <w:left w:val="none" w:sz="0" w:space="0" w:color="auto"/>
        <w:bottom w:val="none" w:sz="0" w:space="0" w:color="auto"/>
        <w:right w:val="none" w:sz="0" w:space="0" w:color="auto"/>
      </w:divBdr>
    </w:div>
    <w:div w:id="1967656354">
      <w:marLeft w:val="640"/>
      <w:marRight w:val="0"/>
      <w:marTop w:val="0"/>
      <w:marBottom w:val="0"/>
      <w:divBdr>
        <w:top w:val="none" w:sz="0" w:space="0" w:color="auto"/>
        <w:left w:val="none" w:sz="0" w:space="0" w:color="auto"/>
        <w:bottom w:val="none" w:sz="0" w:space="0" w:color="auto"/>
        <w:right w:val="none" w:sz="0" w:space="0" w:color="auto"/>
      </w:divBdr>
    </w:div>
    <w:div w:id="1968925828">
      <w:marLeft w:val="640"/>
      <w:marRight w:val="0"/>
      <w:marTop w:val="0"/>
      <w:marBottom w:val="0"/>
      <w:divBdr>
        <w:top w:val="none" w:sz="0" w:space="0" w:color="auto"/>
        <w:left w:val="none" w:sz="0" w:space="0" w:color="auto"/>
        <w:bottom w:val="none" w:sz="0" w:space="0" w:color="auto"/>
        <w:right w:val="none" w:sz="0" w:space="0" w:color="auto"/>
      </w:divBdr>
    </w:div>
    <w:div w:id="1968972105">
      <w:marLeft w:val="640"/>
      <w:marRight w:val="0"/>
      <w:marTop w:val="0"/>
      <w:marBottom w:val="0"/>
      <w:divBdr>
        <w:top w:val="none" w:sz="0" w:space="0" w:color="auto"/>
        <w:left w:val="none" w:sz="0" w:space="0" w:color="auto"/>
        <w:bottom w:val="none" w:sz="0" w:space="0" w:color="auto"/>
        <w:right w:val="none" w:sz="0" w:space="0" w:color="auto"/>
      </w:divBdr>
    </w:div>
    <w:div w:id="1972131060">
      <w:marLeft w:val="640"/>
      <w:marRight w:val="0"/>
      <w:marTop w:val="0"/>
      <w:marBottom w:val="0"/>
      <w:divBdr>
        <w:top w:val="none" w:sz="0" w:space="0" w:color="auto"/>
        <w:left w:val="none" w:sz="0" w:space="0" w:color="auto"/>
        <w:bottom w:val="none" w:sz="0" w:space="0" w:color="auto"/>
        <w:right w:val="none" w:sz="0" w:space="0" w:color="auto"/>
      </w:divBdr>
    </w:div>
    <w:div w:id="1972594982">
      <w:marLeft w:val="640"/>
      <w:marRight w:val="0"/>
      <w:marTop w:val="0"/>
      <w:marBottom w:val="0"/>
      <w:divBdr>
        <w:top w:val="none" w:sz="0" w:space="0" w:color="auto"/>
        <w:left w:val="none" w:sz="0" w:space="0" w:color="auto"/>
        <w:bottom w:val="none" w:sz="0" w:space="0" w:color="auto"/>
        <w:right w:val="none" w:sz="0" w:space="0" w:color="auto"/>
      </w:divBdr>
    </w:div>
    <w:div w:id="1974556135">
      <w:marLeft w:val="640"/>
      <w:marRight w:val="0"/>
      <w:marTop w:val="0"/>
      <w:marBottom w:val="0"/>
      <w:divBdr>
        <w:top w:val="none" w:sz="0" w:space="0" w:color="auto"/>
        <w:left w:val="none" w:sz="0" w:space="0" w:color="auto"/>
        <w:bottom w:val="none" w:sz="0" w:space="0" w:color="auto"/>
        <w:right w:val="none" w:sz="0" w:space="0" w:color="auto"/>
      </w:divBdr>
    </w:div>
    <w:div w:id="1976058548">
      <w:marLeft w:val="640"/>
      <w:marRight w:val="0"/>
      <w:marTop w:val="0"/>
      <w:marBottom w:val="0"/>
      <w:divBdr>
        <w:top w:val="none" w:sz="0" w:space="0" w:color="auto"/>
        <w:left w:val="none" w:sz="0" w:space="0" w:color="auto"/>
        <w:bottom w:val="none" w:sz="0" w:space="0" w:color="auto"/>
        <w:right w:val="none" w:sz="0" w:space="0" w:color="auto"/>
      </w:divBdr>
    </w:div>
    <w:div w:id="1976374144">
      <w:marLeft w:val="640"/>
      <w:marRight w:val="0"/>
      <w:marTop w:val="0"/>
      <w:marBottom w:val="0"/>
      <w:divBdr>
        <w:top w:val="none" w:sz="0" w:space="0" w:color="auto"/>
        <w:left w:val="none" w:sz="0" w:space="0" w:color="auto"/>
        <w:bottom w:val="none" w:sz="0" w:space="0" w:color="auto"/>
        <w:right w:val="none" w:sz="0" w:space="0" w:color="auto"/>
      </w:divBdr>
    </w:div>
    <w:div w:id="1977102405">
      <w:marLeft w:val="640"/>
      <w:marRight w:val="0"/>
      <w:marTop w:val="0"/>
      <w:marBottom w:val="0"/>
      <w:divBdr>
        <w:top w:val="none" w:sz="0" w:space="0" w:color="auto"/>
        <w:left w:val="none" w:sz="0" w:space="0" w:color="auto"/>
        <w:bottom w:val="none" w:sz="0" w:space="0" w:color="auto"/>
        <w:right w:val="none" w:sz="0" w:space="0" w:color="auto"/>
      </w:divBdr>
    </w:div>
    <w:div w:id="1977490461">
      <w:marLeft w:val="640"/>
      <w:marRight w:val="0"/>
      <w:marTop w:val="0"/>
      <w:marBottom w:val="0"/>
      <w:divBdr>
        <w:top w:val="none" w:sz="0" w:space="0" w:color="auto"/>
        <w:left w:val="none" w:sz="0" w:space="0" w:color="auto"/>
        <w:bottom w:val="none" w:sz="0" w:space="0" w:color="auto"/>
        <w:right w:val="none" w:sz="0" w:space="0" w:color="auto"/>
      </w:divBdr>
    </w:div>
    <w:div w:id="1983928263">
      <w:marLeft w:val="640"/>
      <w:marRight w:val="0"/>
      <w:marTop w:val="0"/>
      <w:marBottom w:val="0"/>
      <w:divBdr>
        <w:top w:val="none" w:sz="0" w:space="0" w:color="auto"/>
        <w:left w:val="none" w:sz="0" w:space="0" w:color="auto"/>
        <w:bottom w:val="none" w:sz="0" w:space="0" w:color="auto"/>
        <w:right w:val="none" w:sz="0" w:space="0" w:color="auto"/>
      </w:divBdr>
    </w:div>
    <w:div w:id="2009861471">
      <w:marLeft w:val="640"/>
      <w:marRight w:val="0"/>
      <w:marTop w:val="0"/>
      <w:marBottom w:val="0"/>
      <w:divBdr>
        <w:top w:val="none" w:sz="0" w:space="0" w:color="auto"/>
        <w:left w:val="none" w:sz="0" w:space="0" w:color="auto"/>
        <w:bottom w:val="none" w:sz="0" w:space="0" w:color="auto"/>
        <w:right w:val="none" w:sz="0" w:space="0" w:color="auto"/>
      </w:divBdr>
    </w:div>
    <w:div w:id="2011563929">
      <w:marLeft w:val="640"/>
      <w:marRight w:val="0"/>
      <w:marTop w:val="0"/>
      <w:marBottom w:val="0"/>
      <w:divBdr>
        <w:top w:val="none" w:sz="0" w:space="0" w:color="auto"/>
        <w:left w:val="none" w:sz="0" w:space="0" w:color="auto"/>
        <w:bottom w:val="none" w:sz="0" w:space="0" w:color="auto"/>
        <w:right w:val="none" w:sz="0" w:space="0" w:color="auto"/>
      </w:divBdr>
    </w:div>
    <w:div w:id="2012635795">
      <w:marLeft w:val="640"/>
      <w:marRight w:val="0"/>
      <w:marTop w:val="0"/>
      <w:marBottom w:val="0"/>
      <w:divBdr>
        <w:top w:val="none" w:sz="0" w:space="0" w:color="auto"/>
        <w:left w:val="none" w:sz="0" w:space="0" w:color="auto"/>
        <w:bottom w:val="none" w:sz="0" w:space="0" w:color="auto"/>
        <w:right w:val="none" w:sz="0" w:space="0" w:color="auto"/>
      </w:divBdr>
    </w:div>
    <w:div w:id="2025589428">
      <w:marLeft w:val="640"/>
      <w:marRight w:val="0"/>
      <w:marTop w:val="0"/>
      <w:marBottom w:val="0"/>
      <w:divBdr>
        <w:top w:val="none" w:sz="0" w:space="0" w:color="auto"/>
        <w:left w:val="none" w:sz="0" w:space="0" w:color="auto"/>
        <w:bottom w:val="none" w:sz="0" w:space="0" w:color="auto"/>
        <w:right w:val="none" w:sz="0" w:space="0" w:color="auto"/>
      </w:divBdr>
    </w:div>
    <w:div w:id="2032337056">
      <w:marLeft w:val="640"/>
      <w:marRight w:val="0"/>
      <w:marTop w:val="0"/>
      <w:marBottom w:val="0"/>
      <w:divBdr>
        <w:top w:val="none" w:sz="0" w:space="0" w:color="auto"/>
        <w:left w:val="none" w:sz="0" w:space="0" w:color="auto"/>
        <w:bottom w:val="none" w:sz="0" w:space="0" w:color="auto"/>
        <w:right w:val="none" w:sz="0" w:space="0" w:color="auto"/>
      </w:divBdr>
    </w:div>
    <w:div w:id="2036810750">
      <w:marLeft w:val="640"/>
      <w:marRight w:val="0"/>
      <w:marTop w:val="0"/>
      <w:marBottom w:val="0"/>
      <w:divBdr>
        <w:top w:val="none" w:sz="0" w:space="0" w:color="auto"/>
        <w:left w:val="none" w:sz="0" w:space="0" w:color="auto"/>
        <w:bottom w:val="none" w:sz="0" w:space="0" w:color="auto"/>
        <w:right w:val="none" w:sz="0" w:space="0" w:color="auto"/>
      </w:divBdr>
    </w:div>
    <w:div w:id="2039313280">
      <w:marLeft w:val="640"/>
      <w:marRight w:val="0"/>
      <w:marTop w:val="0"/>
      <w:marBottom w:val="0"/>
      <w:divBdr>
        <w:top w:val="none" w:sz="0" w:space="0" w:color="auto"/>
        <w:left w:val="none" w:sz="0" w:space="0" w:color="auto"/>
        <w:bottom w:val="none" w:sz="0" w:space="0" w:color="auto"/>
        <w:right w:val="none" w:sz="0" w:space="0" w:color="auto"/>
      </w:divBdr>
    </w:div>
    <w:div w:id="2041080730">
      <w:marLeft w:val="640"/>
      <w:marRight w:val="0"/>
      <w:marTop w:val="0"/>
      <w:marBottom w:val="0"/>
      <w:divBdr>
        <w:top w:val="none" w:sz="0" w:space="0" w:color="auto"/>
        <w:left w:val="none" w:sz="0" w:space="0" w:color="auto"/>
        <w:bottom w:val="none" w:sz="0" w:space="0" w:color="auto"/>
        <w:right w:val="none" w:sz="0" w:space="0" w:color="auto"/>
      </w:divBdr>
    </w:div>
    <w:div w:id="2043090296">
      <w:marLeft w:val="640"/>
      <w:marRight w:val="0"/>
      <w:marTop w:val="0"/>
      <w:marBottom w:val="0"/>
      <w:divBdr>
        <w:top w:val="none" w:sz="0" w:space="0" w:color="auto"/>
        <w:left w:val="none" w:sz="0" w:space="0" w:color="auto"/>
        <w:bottom w:val="none" w:sz="0" w:space="0" w:color="auto"/>
        <w:right w:val="none" w:sz="0" w:space="0" w:color="auto"/>
      </w:divBdr>
    </w:div>
    <w:div w:id="2043436516">
      <w:marLeft w:val="640"/>
      <w:marRight w:val="0"/>
      <w:marTop w:val="0"/>
      <w:marBottom w:val="0"/>
      <w:divBdr>
        <w:top w:val="none" w:sz="0" w:space="0" w:color="auto"/>
        <w:left w:val="none" w:sz="0" w:space="0" w:color="auto"/>
        <w:bottom w:val="none" w:sz="0" w:space="0" w:color="auto"/>
        <w:right w:val="none" w:sz="0" w:space="0" w:color="auto"/>
      </w:divBdr>
    </w:div>
    <w:div w:id="2046439039">
      <w:marLeft w:val="640"/>
      <w:marRight w:val="0"/>
      <w:marTop w:val="0"/>
      <w:marBottom w:val="0"/>
      <w:divBdr>
        <w:top w:val="none" w:sz="0" w:space="0" w:color="auto"/>
        <w:left w:val="none" w:sz="0" w:space="0" w:color="auto"/>
        <w:bottom w:val="none" w:sz="0" w:space="0" w:color="auto"/>
        <w:right w:val="none" w:sz="0" w:space="0" w:color="auto"/>
      </w:divBdr>
    </w:div>
    <w:div w:id="2047439034">
      <w:marLeft w:val="640"/>
      <w:marRight w:val="0"/>
      <w:marTop w:val="0"/>
      <w:marBottom w:val="0"/>
      <w:divBdr>
        <w:top w:val="none" w:sz="0" w:space="0" w:color="auto"/>
        <w:left w:val="none" w:sz="0" w:space="0" w:color="auto"/>
        <w:bottom w:val="none" w:sz="0" w:space="0" w:color="auto"/>
        <w:right w:val="none" w:sz="0" w:space="0" w:color="auto"/>
      </w:divBdr>
    </w:div>
    <w:div w:id="2048674245">
      <w:marLeft w:val="640"/>
      <w:marRight w:val="0"/>
      <w:marTop w:val="0"/>
      <w:marBottom w:val="0"/>
      <w:divBdr>
        <w:top w:val="none" w:sz="0" w:space="0" w:color="auto"/>
        <w:left w:val="none" w:sz="0" w:space="0" w:color="auto"/>
        <w:bottom w:val="none" w:sz="0" w:space="0" w:color="auto"/>
        <w:right w:val="none" w:sz="0" w:space="0" w:color="auto"/>
      </w:divBdr>
    </w:div>
    <w:div w:id="2053730835">
      <w:marLeft w:val="640"/>
      <w:marRight w:val="0"/>
      <w:marTop w:val="0"/>
      <w:marBottom w:val="0"/>
      <w:divBdr>
        <w:top w:val="none" w:sz="0" w:space="0" w:color="auto"/>
        <w:left w:val="none" w:sz="0" w:space="0" w:color="auto"/>
        <w:bottom w:val="none" w:sz="0" w:space="0" w:color="auto"/>
        <w:right w:val="none" w:sz="0" w:space="0" w:color="auto"/>
      </w:divBdr>
    </w:div>
    <w:div w:id="2055079404">
      <w:marLeft w:val="640"/>
      <w:marRight w:val="0"/>
      <w:marTop w:val="0"/>
      <w:marBottom w:val="0"/>
      <w:divBdr>
        <w:top w:val="none" w:sz="0" w:space="0" w:color="auto"/>
        <w:left w:val="none" w:sz="0" w:space="0" w:color="auto"/>
        <w:bottom w:val="none" w:sz="0" w:space="0" w:color="auto"/>
        <w:right w:val="none" w:sz="0" w:space="0" w:color="auto"/>
      </w:divBdr>
    </w:div>
    <w:div w:id="2056150587">
      <w:marLeft w:val="640"/>
      <w:marRight w:val="0"/>
      <w:marTop w:val="0"/>
      <w:marBottom w:val="0"/>
      <w:divBdr>
        <w:top w:val="none" w:sz="0" w:space="0" w:color="auto"/>
        <w:left w:val="none" w:sz="0" w:space="0" w:color="auto"/>
        <w:bottom w:val="none" w:sz="0" w:space="0" w:color="auto"/>
        <w:right w:val="none" w:sz="0" w:space="0" w:color="auto"/>
      </w:divBdr>
    </w:div>
    <w:div w:id="2056808059">
      <w:marLeft w:val="640"/>
      <w:marRight w:val="0"/>
      <w:marTop w:val="0"/>
      <w:marBottom w:val="0"/>
      <w:divBdr>
        <w:top w:val="none" w:sz="0" w:space="0" w:color="auto"/>
        <w:left w:val="none" w:sz="0" w:space="0" w:color="auto"/>
        <w:bottom w:val="none" w:sz="0" w:space="0" w:color="auto"/>
        <w:right w:val="none" w:sz="0" w:space="0" w:color="auto"/>
      </w:divBdr>
    </w:div>
    <w:div w:id="2065332918">
      <w:marLeft w:val="640"/>
      <w:marRight w:val="0"/>
      <w:marTop w:val="0"/>
      <w:marBottom w:val="0"/>
      <w:divBdr>
        <w:top w:val="none" w:sz="0" w:space="0" w:color="auto"/>
        <w:left w:val="none" w:sz="0" w:space="0" w:color="auto"/>
        <w:bottom w:val="none" w:sz="0" w:space="0" w:color="auto"/>
        <w:right w:val="none" w:sz="0" w:space="0" w:color="auto"/>
      </w:divBdr>
    </w:div>
    <w:div w:id="2065371659">
      <w:marLeft w:val="640"/>
      <w:marRight w:val="0"/>
      <w:marTop w:val="0"/>
      <w:marBottom w:val="0"/>
      <w:divBdr>
        <w:top w:val="none" w:sz="0" w:space="0" w:color="auto"/>
        <w:left w:val="none" w:sz="0" w:space="0" w:color="auto"/>
        <w:bottom w:val="none" w:sz="0" w:space="0" w:color="auto"/>
        <w:right w:val="none" w:sz="0" w:space="0" w:color="auto"/>
      </w:divBdr>
    </w:div>
    <w:div w:id="2065789556">
      <w:marLeft w:val="640"/>
      <w:marRight w:val="0"/>
      <w:marTop w:val="0"/>
      <w:marBottom w:val="0"/>
      <w:divBdr>
        <w:top w:val="none" w:sz="0" w:space="0" w:color="auto"/>
        <w:left w:val="none" w:sz="0" w:space="0" w:color="auto"/>
        <w:bottom w:val="none" w:sz="0" w:space="0" w:color="auto"/>
        <w:right w:val="none" w:sz="0" w:space="0" w:color="auto"/>
      </w:divBdr>
    </w:div>
    <w:div w:id="2067491077">
      <w:marLeft w:val="640"/>
      <w:marRight w:val="0"/>
      <w:marTop w:val="0"/>
      <w:marBottom w:val="0"/>
      <w:divBdr>
        <w:top w:val="none" w:sz="0" w:space="0" w:color="auto"/>
        <w:left w:val="none" w:sz="0" w:space="0" w:color="auto"/>
        <w:bottom w:val="none" w:sz="0" w:space="0" w:color="auto"/>
        <w:right w:val="none" w:sz="0" w:space="0" w:color="auto"/>
      </w:divBdr>
    </w:div>
    <w:div w:id="2068337649">
      <w:marLeft w:val="640"/>
      <w:marRight w:val="0"/>
      <w:marTop w:val="0"/>
      <w:marBottom w:val="0"/>
      <w:divBdr>
        <w:top w:val="none" w:sz="0" w:space="0" w:color="auto"/>
        <w:left w:val="none" w:sz="0" w:space="0" w:color="auto"/>
        <w:bottom w:val="none" w:sz="0" w:space="0" w:color="auto"/>
        <w:right w:val="none" w:sz="0" w:space="0" w:color="auto"/>
      </w:divBdr>
    </w:div>
    <w:div w:id="2069381120">
      <w:marLeft w:val="640"/>
      <w:marRight w:val="0"/>
      <w:marTop w:val="0"/>
      <w:marBottom w:val="0"/>
      <w:divBdr>
        <w:top w:val="none" w:sz="0" w:space="0" w:color="auto"/>
        <w:left w:val="none" w:sz="0" w:space="0" w:color="auto"/>
        <w:bottom w:val="none" w:sz="0" w:space="0" w:color="auto"/>
        <w:right w:val="none" w:sz="0" w:space="0" w:color="auto"/>
      </w:divBdr>
    </w:div>
    <w:div w:id="2075661564">
      <w:marLeft w:val="640"/>
      <w:marRight w:val="0"/>
      <w:marTop w:val="0"/>
      <w:marBottom w:val="0"/>
      <w:divBdr>
        <w:top w:val="none" w:sz="0" w:space="0" w:color="auto"/>
        <w:left w:val="none" w:sz="0" w:space="0" w:color="auto"/>
        <w:bottom w:val="none" w:sz="0" w:space="0" w:color="auto"/>
        <w:right w:val="none" w:sz="0" w:space="0" w:color="auto"/>
      </w:divBdr>
    </w:div>
    <w:div w:id="2076851591">
      <w:marLeft w:val="640"/>
      <w:marRight w:val="0"/>
      <w:marTop w:val="0"/>
      <w:marBottom w:val="0"/>
      <w:divBdr>
        <w:top w:val="none" w:sz="0" w:space="0" w:color="auto"/>
        <w:left w:val="none" w:sz="0" w:space="0" w:color="auto"/>
        <w:bottom w:val="none" w:sz="0" w:space="0" w:color="auto"/>
        <w:right w:val="none" w:sz="0" w:space="0" w:color="auto"/>
      </w:divBdr>
    </w:div>
    <w:div w:id="2079400649">
      <w:marLeft w:val="640"/>
      <w:marRight w:val="0"/>
      <w:marTop w:val="0"/>
      <w:marBottom w:val="0"/>
      <w:divBdr>
        <w:top w:val="none" w:sz="0" w:space="0" w:color="auto"/>
        <w:left w:val="none" w:sz="0" w:space="0" w:color="auto"/>
        <w:bottom w:val="none" w:sz="0" w:space="0" w:color="auto"/>
        <w:right w:val="none" w:sz="0" w:space="0" w:color="auto"/>
      </w:divBdr>
    </w:div>
    <w:div w:id="2079981727">
      <w:marLeft w:val="640"/>
      <w:marRight w:val="0"/>
      <w:marTop w:val="0"/>
      <w:marBottom w:val="0"/>
      <w:divBdr>
        <w:top w:val="none" w:sz="0" w:space="0" w:color="auto"/>
        <w:left w:val="none" w:sz="0" w:space="0" w:color="auto"/>
        <w:bottom w:val="none" w:sz="0" w:space="0" w:color="auto"/>
        <w:right w:val="none" w:sz="0" w:space="0" w:color="auto"/>
      </w:divBdr>
    </w:div>
    <w:div w:id="2083024417">
      <w:marLeft w:val="640"/>
      <w:marRight w:val="0"/>
      <w:marTop w:val="0"/>
      <w:marBottom w:val="0"/>
      <w:divBdr>
        <w:top w:val="none" w:sz="0" w:space="0" w:color="auto"/>
        <w:left w:val="none" w:sz="0" w:space="0" w:color="auto"/>
        <w:bottom w:val="none" w:sz="0" w:space="0" w:color="auto"/>
        <w:right w:val="none" w:sz="0" w:space="0" w:color="auto"/>
      </w:divBdr>
    </w:div>
    <w:div w:id="2084134355">
      <w:marLeft w:val="640"/>
      <w:marRight w:val="0"/>
      <w:marTop w:val="0"/>
      <w:marBottom w:val="0"/>
      <w:divBdr>
        <w:top w:val="none" w:sz="0" w:space="0" w:color="auto"/>
        <w:left w:val="none" w:sz="0" w:space="0" w:color="auto"/>
        <w:bottom w:val="none" w:sz="0" w:space="0" w:color="auto"/>
        <w:right w:val="none" w:sz="0" w:space="0" w:color="auto"/>
      </w:divBdr>
    </w:div>
    <w:div w:id="2088569284">
      <w:marLeft w:val="640"/>
      <w:marRight w:val="0"/>
      <w:marTop w:val="0"/>
      <w:marBottom w:val="0"/>
      <w:divBdr>
        <w:top w:val="none" w:sz="0" w:space="0" w:color="auto"/>
        <w:left w:val="none" w:sz="0" w:space="0" w:color="auto"/>
        <w:bottom w:val="none" w:sz="0" w:space="0" w:color="auto"/>
        <w:right w:val="none" w:sz="0" w:space="0" w:color="auto"/>
      </w:divBdr>
    </w:div>
    <w:div w:id="2093381912">
      <w:marLeft w:val="640"/>
      <w:marRight w:val="0"/>
      <w:marTop w:val="0"/>
      <w:marBottom w:val="0"/>
      <w:divBdr>
        <w:top w:val="none" w:sz="0" w:space="0" w:color="auto"/>
        <w:left w:val="none" w:sz="0" w:space="0" w:color="auto"/>
        <w:bottom w:val="none" w:sz="0" w:space="0" w:color="auto"/>
        <w:right w:val="none" w:sz="0" w:space="0" w:color="auto"/>
      </w:divBdr>
    </w:div>
    <w:div w:id="2096436514">
      <w:marLeft w:val="640"/>
      <w:marRight w:val="0"/>
      <w:marTop w:val="0"/>
      <w:marBottom w:val="0"/>
      <w:divBdr>
        <w:top w:val="none" w:sz="0" w:space="0" w:color="auto"/>
        <w:left w:val="none" w:sz="0" w:space="0" w:color="auto"/>
        <w:bottom w:val="none" w:sz="0" w:space="0" w:color="auto"/>
        <w:right w:val="none" w:sz="0" w:space="0" w:color="auto"/>
      </w:divBdr>
    </w:div>
    <w:div w:id="2096856666">
      <w:marLeft w:val="640"/>
      <w:marRight w:val="0"/>
      <w:marTop w:val="0"/>
      <w:marBottom w:val="0"/>
      <w:divBdr>
        <w:top w:val="none" w:sz="0" w:space="0" w:color="auto"/>
        <w:left w:val="none" w:sz="0" w:space="0" w:color="auto"/>
        <w:bottom w:val="none" w:sz="0" w:space="0" w:color="auto"/>
        <w:right w:val="none" w:sz="0" w:space="0" w:color="auto"/>
      </w:divBdr>
    </w:div>
    <w:div w:id="2097556501">
      <w:marLeft w:val="640"/>
      <w:marRight w:val="0"/>
      <w:marTop w:val="0"/>
      <w:marBottom w:val="0"/>
      <w:divBdr>
        <w:top w:val="none" w:sz="0" w:space="0" w:color="auto"/>
        <w:left w:val="none" w:sz="0" w:space="0" w:color="auto"/>
        <w:bottom w:val="none" w:sz="0" w:space="0" w:color="auto"/>
        <w:right w:val="none" w:sz="0" w:space="0" w:color="auto"/>
      </w:divBdr>
    </w:div>
    <w:div w:id="2099249948">
      <w:marLeft w:val="640"/>
      <w:marRight w:val="0"/>
      <w:marTop w:val="0"/>
      <w:marBottom w:val="0"/>
      <w:divBdr>
        <w:top w:val="none" w:sz="0" w:space="0" w:color="auto"/>
        <w:left w:val="none" w:sz="0" w:space="0" w:color="auto"/>
        <w:bottom w:val="none" w:sz="0" w:space="0" w:color="auto"/>
        <w:right w:val="none" w:sz="0" w:space="0" w:color="auto"/>
      </w:divBdr>
    </w:div>
    <w:div w:id="2100252479">
      <w:marLeft w:val="640"/>
      <w:marRight w:val="0"/>
      <w:marTop w:val="0"/>
      <w:marBottom w:val="0"/>
      <w:divBdr>
        <w:top w:val="none" w:sz="0" w:space="0" w:color="auto"/>
        <w:left w:val="none" w:sz="0" w:space="0" w:color="auto"/>
        <w:bottom w:val="none" w:sz="0" w:space="0" w:color="auto"/>
        <w:right w:val="none" w:sz="0" w:space="0" w:color="auto"/>
      </w:divBdr>
    </w:div>
    <w:div w:id="2101484185">
      <w:marLeft w:val="640"/>
      <w:marRight w:val="0"/>
      <w:marTop w:val="0"/>
      <w:marBottom w:val="0"/>
      <w:divBdr>
        <w:top w:val="none" w:sz="0" w:space="0" w:color="auto"/>
        <w:left w:val="none" w:sz="0" w:space="0" w:color="auto"/>
        <w:bottom w:val="none" w:sz="0" w:space="0" w:color="auto"/>
        <w:right w:val="none" w:sz="0" w:space="0" w:color="auto"/>
      </w:divBdr>
    </w:div>
    <w:div w:id="2114548499">
      <w:marLeft w:val="640"/>
      <w:marRight w:val="0"/>
      <w:marTop w:val="0"/>
      <w:marBottom w:val="0"/>
      <w:divBdr>
        <w:top w:val="none" w:sz="0" w:space="0" w:color="auto"/>
        <w:left w:val="none" w:sz="0" w:space="0" w:color="auto"/>
        <w:bottom w:val="none" w:sz="0" w:space="0" w:color="auto"/>
        <w:right w:val="none" w:sz="0" w:space="0" w:color="auto"/>
      </w:divBdr>
    </w:div>
    <w:div w:id="2115586758">
      <w:marLeft w:val="640"/>
      <w:marRight w:val="0"/>
      <w:marTop w:val="0"/>
      <w:marBottom w:val="0"/>
      <w:divBdr>
        <w:top w:val="none" w:sz="0" w:space="0" w:color="auto"/>
        <w:left w:val="none" w:sz="0" w:space="0" w:color="auto"/>
        <w:bottom w:val="none" w:sz="0" w:space="0" w:color="auto"/>
        <w:right w:val="none" w:sz="0" w:space="0" w:color="auto"/>
      </w:divBdr>
    </w:div>
    <w:div w:id="2118014446">
      <w:marLeft w:val="640"/>
      <w:marRight w:val="0"/>
      <w:marTop w:val="0"/>
      <w:marBottom w:val="0"/>
      <w:divBdr>
        <w:top w:val="none" w:sz="0" w:space="0" w:color="auto"/>
        <w:left w:val="none" w:sz="0" w:space="0" w:color="auto"/>
        <w:bottom w:val="none" w:sz="0" w:space="0" w:color="auto"/>
        <w:right w:val="none" w:sz="0" w:space="0" w:color="auto"/>
      </w:divBdr>
    </w:div>
    <w:div w:id="2118018440">
      <w:marLeft w:val="640"/>
      <w:marRight w:val="0"/>
      <w:marTop w:val="0"/>
      <w:marBottom w:val="0"/>
      <w:divBdr>
        <w:top w:val="none" w:sz="0" w:space="0" w:color="auto"/>
        <w:left w:val="none" w:sz="0" w:space="0" w:color="auto"/>
        <w:bottom w:val="none" w:sz="0" w:space="0" w:color="auto"/>
        <w:right w:val="none" w:sz="0" w:space="0" w:color="auto"/>
      </w:divBdr>
    </w:div>
    <w:div w:id="2121104117">
      <w:marLeft w:val="640"/>
      <w:marRight w:val="0"/>
      <w:marTop w:val="0"/>
      <w:marBottom w:val="0"/>
      <w:divBdr>
        <w:top w:val="none" w:sz="0" w:space="0" w:color="auto"/>
        <w:left w:val="none" w:sz="0" w:space="0" w:color="auto"/>
        <w:bottom w:val="none" w:sz="0" w:space="0" w:color="auto"/>
        <w:right w:val="none" w:sz="0" w:space="0" w:color="auto"/>
      </w:divBdr>
    </w:div>
    <w:div w:id="2124690179">
      <w:marLeft w:val="640"/>
      <w:marRight w:val="0"/>
      <w:marTop w:val="0"/>
      <w:marBottom w:val="0"/>
      <w:divBdr>
        <w:top w:val="none" w:sz="0" w:space="0" w:color="auto"/>
        <w:left w:val="none" w:sz="0" w:space="0" w:color="auto"/>
        <w:bottom w:val="none" w:sz="0" w:space="0" w:color="auto"/>
        <w:right w:val="none" w:sz="0" w:space="0" w:color="auto"/>
      </w:divBdr>
    </w:div>
    <w:div w:id="2132817177">
      <w:marLeft w:val="640"/>
      <w:marRight w:val="0"/>
      <w:marTop w:val="0"/>
      <w:marBottom w:val="0"/>
      <w:divBdr>
        <w:top w:val="none" w:sz="0" w:space="0" w:color="auto"/>
        <w:left w:val="none" w:sz="0" w:space="0" w:color="auto"/>
        <w:bottom w:val="none" w:sz="0" w:space="0" w:color="auto"/>
        <w:right w:val="none" w:sz="0" w:space="0" w:color="auto"/>
      </w:divBdr>
    </w:div>
    <w:div w:id="2135437279">
      <w:marLeft w:val="640"/>
      <w:marRight w:val="0"/>
      <w:marTop w:val="0"/>
      <w:marBottom w:val="0"/>
      <w:divBdr>
        <w:top w:val="none" w:sz="0" w:space="0" w:color="auto"/>
        <w:left w:val="none" w:sz="0" w:space="0" w:color="auto"/>
        <w:bottom w:val="none" w:sz="0" w:space="0" w:color="auto"/>
        <w:right w:val="none" w:sz="0" w:space="0" w:color="auto"/>
      </w:divBdr>
    </w:div>
    <w:div w:id="2137404100">
      <w:marLeft w:val="640"/>
      <w:marRight w:val="0"/>
      <w:marTop w:val="0"/>
      <w:marBottom w:val="0"/>
      <w:divBdr>
        <w:top w:val="none" w:sz="0" w:space="0" w:color="auto"/>
        <w:left w:val="none" w:sz="0" w:space="0" w:color="auto"/>
        <w:bottom w:val="none" w:sz="0" w:space="0" w:color="auto"/>
        <w:right w:val="none" w:sz="0" w:space="0" w:color="auto"/>
      </w:divBdr>
    </w:div>
    <w:div w:id="2141607184">
      <w:marLeft w:val="640"/>
      <w:marRight w:val="0"/>
      <w:marTop w:val="0"/>
      <w:marBottom w:val="0"/>
      <w:divBdr>
        <w:top w:val="none" w:sz="0" w:space="0" w:color="auto"/>
        <w:left w:val="none" w:sz="0" w:space="0" w:color="auto"/>
        <w:bottom w:val="none" w:sz="0" w:space="0" w:color="auto"/>
        <w:right w:val="none" w:sz="0" w:space="0" w:color="auto"/>
      </w:divBdr>
    </w:div>
    <w:div w:id="214585459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FDB79A-3758-4515-B01E-5453FDFCFB53}"/>
      </w:docPartPr>
      <w:docPartBody>
        <w:p w:rsidR="0080091A" w:rsidRDefault="005513E6">
          <w:r w:rsidRPr="007E63B0">
            <w:rPr>
              <w:rStyle w:val="PlaceholderText"/>
            </w:rPr>
            <w:t>Click or tap here to enter text.</w:t>
          </w:r>
        </w:p>
      </w:docPartBody>
    </w:docPart>
    <w:docPart>
      <w:docPartPr>
        <w:name w:val="62BF7732D705472DA58F8E69EA1594CB"/>
        <w:category>
          <w:name w:val="General"/>
          <w:gallery w:val="placeholder"/>
        </w:category>
        <w:types>
          <w:type w:val="bbPlcHdr"/>
        </w:types>
        <w:behaviors>
          <w:behavior w:val="content"/>
        </w:behaviors>
        <w:guid w:val="{9D5A26AC-8F6B-4D2E-8F06-53B24409D471}"/>
      </w:docPartPr>
      <w:docPartBody>
        <w:p w:rsidR="00136D2D" w:rsidRDefault="00914BD8" w:rsidP="00914BD8">
          <w:pPr>
            <w:pStyle w:val="62BF7732D705472DA58F8E69EA1594CB"/>
          </w:pPr>
          <w:r w:rsidRPr="007E63B0">
            <w:rPr>
              <w:rStyle w:val="PlaceholderText"/>
            </w:rPr>
            <w:t>Click or tap here to enter text.</w:t>
          </w:r>
        </w:p>
      </w:docPartBody>
    </w:docPart>
    <w:docPart>
      <w:docPartPr>
        <w:name w:val="236AC279F918460F828D9C65157BB706"/>
        <w:category>
          <w:name w:val="General"/>
          <w:gallery w:val="placeholder"/>
        </w:category>
        <w:types>
          <w:type w:val="bbPlcHdr"/>
        </w:types>
        <w:behaviors>
          <w:behavior w:val="content"/>
        </w:behaviors>
        <w:guid w:val="{54303F82-FBC9-44A3-8337-8B65FA6711E4}"/>
      </w:docPartPr>
      <w:docPartBody>
        <w:p w:rsidR="00000000" w:rsidRDefault="005D35B9" w:rsidP="005D35B9">
          <w:pPr>
            <w:pStyle w:val="236AC279F918460F828D9C65157BB706"/>
          </w:pPr>
          <w:r w:rsidRPr="007E63B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E6"/>
    <w:rsid w:val="00012A2B"/>
    <w:rsid w:val="00021456"/>
    <w:rsid w:val="000366BC"/>
    <w:rsid w:val="00091D76"/>
    <w:rsid w:val="00136D2D"/>
    <w:rsid w:val="001613C4"/>
    <w:rsid w:val="001B2A1E"/>
    <w:rsid w:val="001C41A3"/>
    <w:rsid w:val="001D116B"/>
    <w:rsid w:val="001E5D19"/>
    <w:rsid w:val="00316A07"/>
    <w:rsid w:val="003B1D26"/>
    <w:rsid w:val="003E146C"/>
    <w:rsid w:val="003F0226"/>
    <w:rsid w:val="004D3E98"/>
    <w:rsid w:val="005513E6"/>
    <w:rsid w:val="005D35B9"/>
    <w:rsid w:val="005E6253"/>
    <w:rsid w:val="00701931"/>
    <w:rsid w:val="0080091A"/>
    <w:rsid w:val="00814129"/>
    <w:rsid w:val="0087261F"/>
    <w:rsid w:val="00905D6D"/>
    <w:rsid w:val="00910117"/>
    <w:rsid w:val="00914BD8"/>
    <w:rsid w:val="00920DCC"/>
    <w:rsid w:val="009F1DDA"/>
    <w:rsid w:val="00A0378D"/>
    <w:rsid w:val="00B10F6A"/>
    <w:rsid w:val="00BD218C"/>
    <w:rsid w:val="00C27B71"/>
    <w:rsid w:val="00CB7FDC"/>
    <w:rsid w:val="00D37263"/>
    <w:rsid w:val="00D876BB"/>
    <w:rsid w:val="00D957BF"/>
    <w:rsid w:val="00EF32CA"/>
    <w:rsid w:val="00F42B91"/>
    <w:rsid w:val="00FC5B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35B9"/>
    <w:rPr>
      <w:color w:val="666666"/>
    </w:rPr>
  </w:style>
  <w:style w:type="paragraph" w:customStyle="1" w:styleId="62BF7732D705472DA58F8E69EA1594CB">
    <w:name w:val="62BF7732D705472DA58F8E69EA1594CB"/>
    <w:rsid w:val="00914BD8"/>
  </w:style>
  <w:style w:type="paragraph" w:customStyle="1" w:styleId="236AC279F918460F828D9C65157BB706">
    <w:name w:val="236AC279F918460F828D9C65157BB706"/>
    <w:rsid w:val="005D35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D1B7A9-3C71-44F9-AC87-1384EDC361C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5924866316"/>
    <we:property name="MENDELEY_CITATIONS" value="[{&quot;citationID&quot;:&quot;MENDELEY_CITATION_bef547b7-f2fa-4783-8f6b-1750164a9d8a&quot;,&quot;properties&quot;:{&quot;noteIndex&quot;:0},&quot;isEdited&quot;:false,&quot;manualOverride&quot;:{&quot;isManuallyOverridden&quot;:false,&quot;citeprocText&quot;:&quot;[1]&quot;,&quot;manualOverrideText&quot;:&quot;&quot;},&quot;citationTag&quot;:&quot;MENDELEY_CITATION_v3_eyJjaXRhdGlvbklEIjoiTUVOREVMRVlfQ0lUQVRJT05fYmVmNTQ3YjctZjJmYS00NzgzLThmNmItMTc1MDE2NGE5ZDhhIiwicHJvcGVydGllcyI6eyJub3RlSW5kZXgiOjB9LCJpc0VkaXRlZCI6ZmFsc2UsIm1hbnVhbE92ZXJyaWRlIjp7ImlzTWFudWFsbHlPdmVycmlkZGVuIjpmYWxzZSwiY2l0ZXByb2NUZXh0IjoiWzF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quot;,&quot;citationItems&quot;:[{&quot;id&quot;:&quot;686049fd-7953-3486-a383-11df0a7466eb&quot;,&quot;itemData&quot;:{&quot;type&quot;:&quot;article-journal&quot;,&quot;id&quot;:&quot;686049fd-7953-3486-a383-11df0a7466eb&quot;,&quot;title&quot;:&quot;Sentiment Analysis on Shopee Product Reviews Using IndoBERT&quot;,&quot;author&quot;:[{&quot;family&quot;:&quot;Aras&quot;,&quot;given&quot;:&quot;Suhardi&quot;,&quot;parse-names&quot;:false,&quot;dropping-particle&quot;:&quot;&quot;,&quot;non-dropping-particle&quot;:&quot;&quot;},{&quot;family&quot;:&quot;Yusuf&quot;,&quot;given&quot;:&quot;Muhammad&quot;,&quot;parse-names&quot;:false,&quot;dropping-particle&quot;:&quot;&quot;,&quot;non-dropping-particle&quot;:&quot;&quot;},{&quot;family&quot;:&quot;Ruimassa&quot;,&quot;given&quot;:&quot;Reinhard Yohanis&quot;,&quot;parse-names&quot;:false,&quot;dropping-particle&quot;:&quot;&quot;,&quot;non-dropping-particle&quot;:&quot;&quot;},{&quot;family&quot;:&quot;Wambrauw&quot;,&quot;given&quot;:&quot;Elli Agustinus Billi&quot;,&quot;parse-names&quot;:false,&quot;dropping-particle&quot;:&quot;&quot;,&quot;non-dropping-particle&quot;:&quot;&quot;},{&quot;family&quot;:&quot;Pala'langan&quot;,&quot;given&quot;:&quot;Elsa Bura&quot;,&quot;parse-names&quot;:false,&quot;dropping-particle&quot;:&quot;&quot;,&quot;non-dropping-particle&quot;:&quot;&quot;}],&quot;container-title&quot;:&quot;Journal of Information Systems and Informatics&quot;,&quot;DOI&quot;:&quot;10.51519/journalisi.v6i3.814&quot;,&quot;ISSN&quot;:&quot;2656-5935&quot;,&quot;issued&quot;:{&quot;date-parts&quot;:[[2024,9,17]]},&quot;page&quot;:&quot;1616-1627&quot;,&quot;abstract&quot;:&quot;A marketplace is a place in cyberspace where there are commercial activities between buyers and sellers. Products offered from the marketplace have reviews to review. Shopee is the most visited marketplace by people and offers various products. Product reviews can provide benefits for other consumers in assessing the products offered. By utilizing NLP technology in particular, this study can classify positive sentiment and negative sentiment in product review data. The IndoBERT model is a model that can be used in NLP technology by utilizing the relationship between each input and output element as well as the weights to be calculated simultaneously. By utilizing this technology, sentiment analysis on Shopee product reviews provides maximum accuracy until 93% with different training conditions. This provide that IndoBERT model can show that the performance of the indoBERT model in this research is very good.&quot;,&quot;publisher&quot;:&quot;Asosiasi Perguruan Tinggi Informatika dan Komputer (APTIKOM) Sumsel&quot;,&quot;issue&quot;:&quot;3&quot;,&quot;volume&quot;:&quot;6&quot;,&quot;container-title-short&quot;:&quot;&quot;},&quot;isTemporary&quot;:false,&quot;suppress-author&quot;:false,&quot;composite&quot;:false,&quot;author-only&quot;:false}]},{&quot;citationID&quot;:&quot;MENDELEY_CITATION_542de8fd-380e-477b-85d8-21341dc0097c&quot;,&quot;properties&quot;:{&quot;noteIndex&quot;:0},&quot;isEdited&quot;:false,&quot;manualOverride&quot;:{&quot;isManuallyOverridden&quot;:false,&quot;citeprocText&quot;:&quot;[2]&quot;,&quot;manualOverrideText&quot;:&quot;&quot;},&quot;citationTag&quot;:&quot;MENDELEY_CITATION_v3_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&quot;,&quot;citationItems&quot;:[{&quot;id&quot;:&quot;1efc38a9-2cf0-3f23-af19-8b43656efd62&quot;,&quot;itemData&quot;:{&quot;type&quot;:&quot;article-journal&quot;,&quot;id&quot;:&quot;1efc38a9-2cf0-3f23-af19-8b43656efd62&quot;,&quot;title&quot;:&quot;The Impact of Online Reviews on Consumers’ Purchasing Decisions: Evidence From an Eye-Tracking Study&quot;,&quot;author&quot;:[{&quot;family&quot;:&quot;Chen&quot;,&quot;given&quot;:&quot;Tao&quot;,&quot;parse-names&quot;:false,&quot;dropping-particle&quot;:&quot;&quot;,&quot;non-dropping-particle&quot;:&quot;&quot;},{&quot;family&quot;:&quot;Samaranayake&quot;,&quot;given&quot;:&quot;Premaratne&quot;,&quot;parse-names&quot;:false,&quot;dropping-particle&quot;:&quot;&quot;,&quot;non-dropping-particle&quot;:&quot;&quot;},{&quot;family&quot;:&quot;Cen&quot;,&quot;given&quot;:&quot;Xiong Ying&quot;,&quot;parse-names&quot;:false,&quot;dropping-particle&quot;:&quot;&quot;,&quot;non-dropping-particle&quot;:&quot;&quot;},{&quot;family&quot;:&quot;Qi&quot;,&quot;given&quot;:&quot;Meng&quot;,&quot;parse-names&quot;:false,&quot;dropping-particle&quot;:&quot;&quot;,&quot;non-dropping-particle&quot;:&quot;&quot;},{&quot;family&quot;:&quot;Lan&quot;,&quot;given&quot;:&quot;Yi Chen&quot;,&quot;parse-names&quot;:false,&quot;dropping-particle&quot;:&quot;&quot;,&quot;non-dropping-particle&quot;:&quot;&quot;}],&quot;container-title&quot;:&quot;Frontiers in Psychology&quot;,&quot;container-title-short&quot;:&quot;Front Psychol&quot;,&quot;DOI&quot;:&quot;10.3389/fpsyg.2022.865702&quot;,&quot;ISSN&quot;:&quot;16641078&quot;,&quot;issued&quot;:{&quot;date-parts&quot;:[[2022,6,8]]},&quot;abstract&quot;:&quot;This study investigated the impact of online product reviews on consumers purchasing decisions by using eye-tracking. The research methodology involved (i) development of a conceptual framework of online product review and purchasing intention through the moderation role of gender and visual attention in comments, and (ii) empirical investigation into the region of interest (ROI) analysis of consumers fixation during the purchase decision process and behavioral analysis. The results showed that consumers’ attention to negative comments was significantly greater than that to positive comments, especially for female consumers. Furthermore, the study identified a significant correlation between the visual browsing behavior of consumers and their purchase intention. It also found that consumers were not able to identify false comments. The current study provides a deep understanding of the underlying mechanism of how online reviews influence shopping behavior, reveals the effect of gender on this effect for the first time and explains it from the perspective of attentional bias, which is essential for the theory of online consumer behavior. Specifically, the different effects of consumers’ attention to negative comments seem to be moderated through gender with female consumers’ attention to negative comments being significantly greater than to positive ones. These findings suggest that practitioners need to pay particular attention to negative comments and resolve them promptly through the customization of product/service information, taking into consideration consumer characteristics, including gender.&quot;,&quot;publisher&quot;:&quot;Frontiers Media S.A.&quot;,&quot;volume&quot;:&quot;13&quot;},&quot;isTemporary&quot;:false,&quot;suppress-author&quot;:false,&quot;composite&quot;:false,&quot;author-only&quot;:false}]},{&quot;citationID&quot;:&quot;MENDELEY_CITATION_bc6d02af-47a8-4d24-ac97-d05f382c585b&quot;,&quot;properties&quot;:{&quot;noteIndex&quot;:0},&quot;isEdited&quot;:false,&quot;manualOverride&quot;:{&quot;isManuallyOverridden&quot;:false,&quot;citeprocText&quot;:&quot;[3]&quot;,&quot;manualOverrideText&quot;:&quot;&quot;},&quot;citationItems&quot;:[{&quot;id&quot;:&quot;8c5aaadf-385f-3ced-899b-8cda747161cc&quot;,&quot;itemData&quot;:{&quot;type&quot;:&quot;article-journal&quot;,&quot;id&quot;:&quot;8c5aaadf-385f-3ced-899b-8cda747161cc&quot;,&quot;title&quot;:&quot;Seopinion: Summarization and exploration of opinion from e-commerce websites&quot;,&quot;author&quot;:[{&quot;family&quot;:&quot;Mabrouk&quot;,&quot;given&quot;:&quot;Alhassan&quot;,&quot;parse-names&quot;:false,&quot;dropping-particle&quot;:&quot;&quot;,&quot;non-dropping-particle&quot;:&quot;&quot;},{&quot;family&quot;:&quot;Redondo&quot;,&quot;given&quot;:&quot;Rebeca P.Díaz&quot;,&quot;parse-names&quot;:false,&quot;dropping-particle&quot;:&quot;&quot;,&quot;non-dropping-particle&quot;:&quot;&quot;},{&quot;family&quot;:&quot;Kayed&quot;,&quot;given&quot;:&quot;Mohammed&quot;,&quot;parse-names&quot;:false,&quot;dropping-particle&quot;:&quot;&quot;,&quot;non-dropping-particle&quot;:&quot;&quot;}],&quot;container-title&quot;:&quot;Sensors (Switzerland)&quot;,&quot;DOI&quot;:&quot;10.3390/s21020636&quot;,&quot;ISSN&quot;:&quot;14248220&quot;,&quot;PMID&quot;:&quot;33477528&quot;,&quot;issued&quot;:{&quot;date-parts&quot;:[[2021,1,2]]},&quot;page&quot;:&quot;1-25&quot;,&quot;abstract&quot;:&quot;Recently, it has been found that e-commerce (EC) websites provide a large amount of useful information that exceed the human cognitive processing capacity. In order to help customers in comparing alternatives when buying a product, previous research authors have designed opinion summarization systems based on customer reviews. They ignored the template information pro-vided by manufacturers, although its descriptive information has the most useful product characteristics and texts are linguistically correct, unlike reviews. Therefore, this paper proposes a methodology coined as SEOpinion (summarization and exploration of opinions) to summarize aspects and spot opinion(s) regarding them using a combination of template information with customer reviews in two main phases. First, the hierarchical aspect extraction (HAE) phase creates a hierarchy of aspects from the template. Subsequently, the hierarchical aspect-based opinion summarization (HAOS) phase enriches this hierarchy with customers’ opinions to be shown to other potential buy-ers. To test the feasibility of using deep learning-based BERT techniques with our approach, we created a corpus by gathering information from the top five EC websites for laptops. The experimental results showed that recurrent neural network (RNN) achieved better results (77.4% and 82.6% in terms of F1-measure for the first and second phases, respectively) than the convolutional neural network (CNN) and the support vector machine (SVM) technique.&quot;,&quot;publisher&quot;:&quot;MDPI AG&quot;,&quot;issue&quot;:&quot;2&quot;,&quot;volume&quot;:&quot;21&quot;},&quot;isTemporary&quot;:false,&quot;suppress-author&quot;:false,&quot;composite&quot;:false,&quot;author-only&quot;:false}],&quot;citationTag&quot;:&quot;MENDELEY_CITATION_v3_eyJjaXRhdGlvbklEIjoiTUVOREVMRVlfQ0lUQVRJT05fYmM2ZDAyYWYtNDdhOC00ZDI0LWFjOTctZDA1ZjM4MmM1ODVi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fSwiaXNUZW1wb3JhcnkiOmZhbHNlLCJzdXBwcmVzcy1hdXRob3IiOmZhbHNlLCJjb21wb3NpdGUiOmZhbHNlLCJhdXRob3Itb25seSI6ZmFsc2V9XX0=&quot;},{&quot;citationID&quot;:&quot;MENDELEY_CITATION_73dbe705-fa13-44d5-94cd-728c3345a9ce&quot;,&quot;properties&quot;:{&quot;noteIndex&quot;:0},&quot;isEdited&quot;:false,&quot;manualOverride&quot;:{&quot;isManuallyOverridden&quot;:false,&quot;citeprocText&quot;:&quot;[4]&quot;,&quot;manualOverrideText&quot;:&quot;&quot;},&quot;citationTag&quot;:&quot;MENDELEY_CITATION_v3_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&quot;,&quot;citationItems&quot;:[{&quot;id&quot;:&quot;f755c222-483e-35dd-8e36-fecca66db5e3&quot;,&quot;itemData&quot;:{&quot;type&quot;:&quot;report&quot;,&quot;id&quot;:&quot;f755c222-483e-35dd-8e36-fecca66db5e3&quot;,&quot;title&quot;:&quot;Measuring the Impact of a Single Negative Customer Review on Online Search and Purchase Decisions *&quot;,&quot;author&quot;:[{&quot;family&quot;:&quot;Varga&quot;,&quot;given&quot;:&quot;Marton&quot;,&quot;parse-names&quot;:false,&quot;dropping-particle&quot;:&quot;&quot;,&quot;non-dropping-particle&quot;:&quot;&quot;},{&quot;family&quot;:&quot;Albuquerque&quot;,&quot;given&quot;:&quot;Paulo&quot;,&quot;parse-names&quot;:false,&quot;dropping-particle&quot;:&quot;&quot;,&quot;non-dropping-particle&quot;:&quot;&quot;}],&quot;URL&quot;:&quot;https://ssrn.com/abstract=3483429&quot;,&quot;issued&quot;:{&quot;date-parts&quot;:[[2019]]},&quot;abstract&quot;:&quot;How much does a single negative customer review impact online search and purchase behavior? To answer this question, we compare choices made by consumers searching for a product that had a negative review posted on its product-page with those made when the same review had \&quot;moved\&quot; to a second page as additional reviews were posted. By focusing on where the review appears rather than whether it was submitted, our approach tackles concerns of spurious correlation between customer reviews and unobserved demand shocks. Using data from a large online retailer, we find that the discovery of a negative review-one that has 3-stars or less out of 5-leads to an average drop in purchase probability of 51.4%, an increase in continuing search for a competing item of 11.4%, and a 15.8% increase in the price paid if a purchase occurs. Our findings are presented on a two-dimensional product map-an innovative way to evaluate the vulnerability of products to a single negative review.&quot;,&quot;container-title-short&quot;:&quot;&quot;},&quot;isTemporary&quot;:false,&quot;suppress-author&quot;:false,&quot;composite&quot;:false,&quot;author-only&quot;:false}]},{&quot;citationID&quot;:&quot;MENDELEY_CITATION_693be44f-3d4e-43d6-9816-2e5d5d8ee0ca&quot;,&quot;properties&quot;:{&quot;noteIndex&quot;:0},&quot;isEdited&quot;:false,&quot;manualOverride&quot;:{&quot;isManuallyOverridden&quot;:false,&quot;citeprocText&quot;:&quot;[3]&quot;,&quot;manualOverrideText&quot;:&quot;&quot;},&quot;citationTag&quot;:&quot;MENDELEY_CITATION_v3_eyJjaXRhdGlvbklEIjoiTUVOREVMRVlfQ0lUQVRJT05fNjkzYmU0NGYtM2Q0ZS00M2Q2LTk4MTYtMmU1ZDVkOGVlMGNh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fSwiaXNUZW1wb3JhcnkiOmZhbHNlLCJzdXBwcmVzcy1hdXRob3IiOmZhbHNlLCJjb21wb3NpdGUiOmZhbHNlLCJhdXRob3Itb25seSI6ZmFsc2V9XX0=&quot;,&quot;citationItems&quot;:[{&quot;id&quot;:&quot;8c5aaadf-385f-3ced-899b-8cda747161cc&quot;,&quot;itemData&quot;:{&quot;type&quot;:&quot;article-journal&quot;,&quot;id&quot;:&quot;8c5aaadf-385f-3ced-899b-8cda747161cc&quot;,&quot;title&quot;:&quot;Seopinion: Summarization and exploration of opinion from e-commerce websites&quot;,&quot;author&quot;:[{&quot;family&quot;:&quot;Mabrouk&quot;,&quot;given&quot;:&quot;Alhassan&quot;,&quot;parse-names&quot;:false,&quot;dropping-particle&quot;:&quot;&quot;,&quot;non-dropping-particle&quot;:&quot;&quot;},{&quot;family&quot;:&quot;Redondo&quot;,&quot;given&quot;:&quot;Rebeca P.Díaz&quot;,&quot;parse-names&quot;:false,&quot;dropping-particle&quot;:&quot;&quot;,&quot;non-dropping-particle&quot;:&quot;&quot;},{&quot;family&quot;:&quot;Kayed&quot;,&quot;given&quot;:&quot;Mohammed&quot;,&quot;parse-names&quot;:false,&quot;dropping-particle&quot;:&quot;&quot;,&quot;non-dropping-particle&quot;:&quot;&quot;}],&quot;container-title&quot;:&quot;Sensors (Switzerland)&quot;,&quot;DOI&quot;:&quot;10.3390/s21020636&quot;,&quot;ISSN&quot;:&quot;14248220&quot;,&quot;PMID&quot;:&quot;33477528&quot;,&quot;issued&quot;:{&quot;date-parts&quot;:[[2021,1,2]]},&quot;page&quot;:&quot;1-25&quot;,&quot;abstract&quot;:&quot;Recently, it has been found that e-commerce (EC) websites provide a large amount of useful information that exceed the human cognitive processing capacity. In order to help customers in comparing alternatives when buying a product, previous research authors have designed opinion summarization systems based on customer reviews. They ignored the template information pro-vided by manufacturers, although its descriptive information has the most useful product characteristics and texts are linguistically correct, unlike reviews. Therefore, this paper proposes a methodology coined as SEOpinion (summarization and exploration of opinions) to summarize aspects and spot opinion(s) regarding them using a combination of template information with customer reviews in two main phases. First, the hierarchical aspect extraction (HAE) phase creates a hierarchy of aspects from the template. Subsequently, the hierarchical aspect-based opinion summarization (HAOS) phase enriches this hierarchy with customers’ opinions to be shown to other potential buy-ers. To test the feasibility of using deep learning-based BERT techniques with our approach, we created a corpus by gathering information from the top five EC websites for laptops. The experimental results showed that recurrent neural network (RNN) achieved better results (77.4% and 82.6% in terms of F1-measure for the first and second phases, respectively) than the convolutional neural network (CNN) and the support vector machine (SVM) technique.&quot;,&quot;publisher&quot;:&quot;MDPI AG&quot;,&quot;issue&quot;:&quot;2&quot;,&quot;volume&quot;:&quot;21&quot;},&quot;isTemporary&quot;:false,&quot;suppress-author&quot;:false,&quot;composite&quot;:false,&quot;author-only&quot;:false}]},{&quot;citationID&quot;:&quot;MENDELEY_CITATION_116fc927-0085-4e8a-ba18-d0cb993e4dad&quot;,&quot;properties&quot;:{&quot;noteIndex&quot;:0},&quot;isEdited&quot;:false,&quot;manualOverride&quot;:{&quot;isManuallyOverridden&quot;:false,&quot;citeprocText&quot;:&quot;[5]&quot;,&quot;manualOverrideText&quot;:&quot;&quot;},&quot;citationTag&quot;:&quot;MENDELEY_CITATION_v3_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&quot;,&quot;citationItems&quot;:[{&quot;id&quot;:&quot;29470852-5796-36cb-a571-2372ec042e09&quot;,&quot;itemData&quot;:{&quot;type&quot;:&quot;article-journal&quot;,&quot;id&quot;:&quot;29470852-5796-36cb-a571-2372ec042e09&quot;,&quot;title&quot;:&quot;Management support with structured and unstructured data - An integrated business intelligence framework&quot;,&quot;author&quot;:[{&quot;family&quot;:&quot;Baars&quot;,&quot;given&quot;:&quot;Henning&quot;,&quot;parse-names&quot;:false,&quot;dropping-particle&quot;:&quot;&quot;,&quot;non-dropping-particle&quot;:&quot;&quot;},{&quot;family&quot;:&quot;Kemper&quot;,&quot;given&quot;:&quot;Hans George&quot;,&quot;parse-names&quot;:false,&quot;dropping-particle&quot;:&quot;&quot;,&quot;non-dropping-particle&quot;:&quot;&quot;}],&quot;container-title&quot;:&quot;Information Systems Management&quot;,&quot;DOI&quot;:&quot;10.1080/10580530801941058&quot;,&quot;ISSN&quot;:&quot;10580530&quot;,&quot;issued&quot;:{&quot;date-parts&quot;:[[2008,3]]},&quot;page&quot;:&quot;132-148&quot;,&quot;abstract&quot;:&quot;In the course of the evolution of management support towards corporate wide Business Intelligence infrastructures, the integration of components for handling unstructured data comes into focus. In this paper, three types of approaches for tackling the respective challenges are distinguished. The approaches are mapped to a three layer BI framework and discussed regarding challenges and business potential. The application of the framework is exemplified for the domains of Competitive Intelligence and Customer Relationship Management.&quot;,&quot;issue&quot;:&quot;2&quot;,&quot;volume&quot;:&quot;25&quot;,&quot;container-title-short&quot;:&quot;&quot;},&quot;isTemporary&quot;:false,&quot;suppress-author&quot;:false,&quot;composite&quot;:false,&quot;author-only&quot;:false}]},{&quot;citationID&quot;:&quot;MENDELEY_CITATION_702f36e3-e1cc-46b6-9976-99282c91ed4b&quot;,&quot;properties&quot;:{&quot;noteIndex&quot;:0},&quot;isEdited&quot;:false,&quot;manualOverride&quot;:{&quot;isManuallyOverridden&quot;:false,&quot;citeprocText&quot;:&quot;[6]&quot;,&quot;manualOverrideText&quot;:&quot;&quot;},&quot;citationTag&quot;:&quot;MENDELEY_CITATION_v3_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&quot;,&quot;citationItems&quot;:[{&quot;id&quot;:&quot;f67705f5-8bdd-304a-87b9-2af6f051d193&quot;,&quot;itemData&quot;:{&quot;type&quot;:&quot;article-journal&quot;,&quot;id&quot;:&quot;f67705f5-8bdd-304a-87b9-2af6f051d193&quot;,&quot;title&quot;:&quot;How many words do we read per minute? A review and meta-analysis of reading rate&quot;,&quot;author&quot;:[{&quot;family&quot;:&quot;Brysbaert&quot;,&quot;given&quot;:&quot;Marc&quot;,&quot;parse-names&quot;:false,&quot;dropping-particle&quot;:&quot;&quot;,&quot;non-dropping-particle&quot;:&quot;&quot;}],&quot;container-title&quot;:&quot;Journal of Memory and Language&quot;,&quot;container-title-short&quot;:&quot;J Mem Lang&quot;,&quot;DOI&quot;:&quot;10.1016/j.jml.2019.104047&quot;,&quot;ISSN&quot;:&quot;0749596X&quot;,&quot;issued&quot;:{&quot;date-parts&quot;:[[2019,12,1]]},&quot;abstract&quot;:&quot;Based on the analysis of 190 studies (18,573 participants), we estimate that the average silent reading rate for adults in English is 238 words per minute (wpm) for non-fiction and 260 wpm for fiction. The difference can be predicted by taking into account the length of the words, with longer words in non-fiction than in fiction. The estimates are lower than the numbers often cited in scientific and popular writings. The reasons for the overestimates are reviewed. The average oral reading rate (based on 77 studies and 5965 participants) is 183 wpm. Reading rates are lower for children, old adults, and readers with English as second language. The reading rates are in line with maximum listening speed and do not require the assumption of reading-specific language processing. Within each group/task there are reliable individual differences, which are not yet fully understood. For silent reading of English non-fiction most adults fall in the range of 175–300 wpm; for fiction the range is 200–320 wpm. Reading rates in other languages can be predicted reasonably well by taking into account the number of words these languages require to convey the same message as in English.&quot;,&quot;publisher&quot;:&quot;Academic Press Inc.&quot;,&quot;volume&quot;:&quot;109&quot;},&quot;isTemporary&quot;:false,&quot;suppress-author&quot;:false,&quot;composite&quot;:false,&quot;author-only&quot;:false}]},{&quot;citationID&quot;:&quot;MENDELEY_CITATION_f69a2029-0838-49a7-bc40-2b1172de3b57&quot;,&quot;properties&quot;:{&quot;noteIndex&quot;:0},&quot;isEdited&quot;:false,&quot;manualOverride&quot;:{&quot;isManuallyOverridden&quot;:false,&quot;citeprocText&quot;:&quot;[1]&quot;,&quot;manualOverrideText&quot;:&quot;&quot;},&quot;citationTag&quot;:&quot;MENDELEY_CITATION_v3_eyJjaXRhdGlvbklEIjoiTUVOREVMRVlfQ0lUQVRJT05fZjY5YTIwMjktMDgzOC00OWE3LWJjNDAtMmIxMTcyZGUzYjU3IiwicHJvcGVydGllcyI6eyJub3RlSW5kZXgiOjB9LCJpc0VkaXRlZCI6ZmFsc2UsIm1hbnVhbE92ZXJyaWRlIjp7ImlzTWFudWFsbHlPdmVycmlkZGVuIjpmYWxzZSwiY2l0ZXByb2NUZXh0IjoiWzF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quot;,&quot;citationItems&quot;:[{&quot;id&quot;:&quot;686049fd-7953-3486-a383-11df0a7466eb&quot;,&quot;itemData&quot;:{&quot;type&quot;:&quot;article-journal&quot;,&quot;id&quot;:&quot;686049fd-7953-3486-a383-11df0a7466eb&quot;,&quot;title&quot;:&quot;Sentiment Analysis on Shopee Product Reviews Using IndoBERT&quot;,&quot;author&quot;:[{&quot;family&quot;:&quot;Aras&quot;,&quot;given&quot;:&quot;Suhardi&quot;,&quot;parse-names&quot;:false,&quot;dropping-particle&quot;:&quot;&quot;,&quot;non-dropping-particle&quot;:&quot;&quot;},{&quot;family&quot;:&quot;Yusuf&quot;,&quot;given&quot;:&quot;Muhammad&quot;,&quot;parse-names&quot;:false,&quot;dropping-particle&quot;:&quot;&quot;,&quot;non-dropping-particle&quot;:&quot;&quot;},{&quot;family&quot;:&quot;Ruimassa&quot;,&quot;given&quot;:&quot;Reinhard Yohanis&quot;,&quot;parse-names&quot;:false,&quot;dropping-particle&quot;:&quot;&quot;,&quot;non-dropping-particle&quot;:&quot;&quot;},{&quot;family&quot;:&quot;Wambrauw&quot;,&quot;given&quot;:&quot;Elli Agustinus Billi&quot;,&quot;parse-names&quot;:false,&quot;dropping-particle&quot;:&quot;&quot;,&quot;non-dropping-particle&quot;:&quot;&quot;},{&quot;family&quot;:&quot;Pala'langan&quot;,&quot;given&quot;:&quot;Elsa Bura&quot;,&quot;parse-names&quot;:false,&quot;dropping-particle&quot;:&quot;&quot;,&quot;non-dropping-particle&quot;:&quot;&quot;}],&quot;container-title&quot;:&quot;Journal of Information Systems and Informatics&quot;,&quot;DOI&quot;:&quot;10.51519/journalisi.v6i3.814&quot;,&quot;ISSN&quot;:&quot;2656-5935&quot;,&quot;issued&quot;:{&quot;date-parts&quot;:[[2024,9,17]]},&quot;page&quot;:&quot;1616-1627&quot;,&quot;abstract&quot;:&quot;A marketplace is a place in cyberspace where there are commercial activities between buyers and sellers. Products offered from the marketplace have reviews to review. Shopee is the most visited marketplace by people and offers various products. Product reviews can provide benefits for other consumers in assessing the products offered. By utilizing NLP technology in particular, this study can classify positive sentiment and negative sentiment in product review data. The IndoBERT model is a model that can be used in NLP technology by utilizing the relationship between each input and output element as well as the weights to be calculated simultaneously. By utilizing this technology, sentiment analysis on Shopee product reviews provides maximum accuracy until 93% with different training conditions. This provide that IndoBERT model can show that the performance of the indoBERT model in this research is very good.&quot;,&quot;publisher&quot;:&quot;Asosiasi Perguruan Tinggi Informatika dan Komputer (APTIKOM) Sumsel&quot;,&quot;issue&quot;:&quot;3&quot;,&quot;volume&quot;:&quot;6&quot;,&quot;container-title-short&quot;:&quot;&quot;},&quot;isTemporary&quot;:false,&quot;suppress-author&quot;:false,&quot;composite&quot;:false,&quot;author-only&quot;:false}]},{&quot;citationID&quot;:&quot;MENDELEY_CITATION_fbd5e657-b6e7-4504-9ee1-1c321bf579e8&quot;,&quot;properties&quot;:{&quot;noteIndex&quot;:0},&quot;isEdited&quot;:false,&quot;manualOverride&quot;:{&quot;isManuallyOverridden&quot;:false,&quot;citeprocText&quot;:&quot;[3]&quot;,&quot;manualOverrideText&quot;:&quot;&quot;},&quot;citationTag&quot;:&quot;MENDELEY_CITATION_v3_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&quot;,&quot;citationItems&quot;:[{&quot;id&quot;:&quot;8c5aaadf-385f-3ced-899b-8cda747161cc&quot;,&quot;itemData&quot;:{&quot;type&quot;:&quot;article-journal&quot;,&quot;id&quot;:&quot;8c5aaadf-385f-3ced-899b-8cda747161cc&quot;,&quot;title&quot;:&quot;Seopinion: Summarization and exploration of opinion from e-commerce websites&quot;,&quot;author&quot;:[{&quot;family&quot;:&quot;Mabrouk&quot;,&quot;given&quot;:&quot;Alhassan&quot;,&quot;parse-names&quot;:false,&quot;dropping-particle&quot;:&quot;&quot;,&quot;non-dropping-particle&quot;:&quot;&quot;},{&quot;family&quot;:&quot;Redondo&quot;,&quot;given&quot;:&quot;Rebeca P.Díaz&quot;,&quot;parse-names&quot;:false,&quot;dropping-particle&quot;:&quot;&quot;,&quot;non-dropping-particle&quot;:&quot;&quot;},{&quot;family&quot;:&quot;Kayed&quot;,&quot;given&quot;:&quot;Mohammed&quot;,&quot;parse-names&quot;:false,&quot;dropping-particle&quot;:&quot;&quot;,&quot;non-dropping-particle&quot;:&quot;&quot;}],&quot;container-title&quot;:&quot;Sensors (Switzerland)&quot;,&quot;DOI&quot;:&quot;10.3390/s21020636&quot;,&quot;ISSN&quot;:&quot;14248220&quot;,&quot;PMID&quot;:&quot;33477528&quot;,&quot;issued&quot;:{&quot;date-parts&quot;:[[2021,1,2]]},&quot;page&quot;:&quot;1-25&quot;,&quot;abstract&quot;:&quot;Recently, it has been found that e-commerce (EC) websites provide a large amount of useful information that exceed the human cognitive processing capacity. In order to help customers in comparing alternatives when buying a product, previous research authors have designed opinion summarization systems based on customer reviews. They ignored the template information pro-vided by manufacturers, although its descriptive information has the most useful product characteristics and texts are linguistically correct, unlike reviews. Therefore, this paper proposes a methodology coined as SEOpinion (summarization and exploration of opinions) to summarize aspects and spot opinion(s) regarding them using a combination of template information with customer reviews in two main phases. First, the hierarchical aspect extraction (HAE) phase creates a hierarchy of aspects from the template. Subsequently, the hierarchical aspect-based opinion summarization (HAOS) phase enriches this hierarchy with customers’ opinions to be shown to other potential buy-ers. To test the feasibility of using deep learning-based BERT techniques with our approach, we created a corpus by gathering information from the top five EC websites for laptops. The experimental results showed that recurrent neural network (RNN) achieved better results (77.4% and 82.6% in terms of F1-measure for the first and second phases, respectively) than the convolutional neural network (CNN) and the support vector machine (SVM) technique.&quot;,&quot;publisher&quot;:&quot;MDPI AG&quot;,&quot;issue&quot;:&quot;2&quot;,&quot;volume&quot;:&quot;21&quot;,&quot;container-title-short&quot;:&quot;&quot;},&quot;isTemporary&quot;:false,&quot;suppress-author&quot;:false,&quot;composite&quot;:false,&quot;author-only&quot;:false}]},{&quot;citationID&quot;:&quot;MENDELEY_CITATION_46a82c0c-2467-4d6a-a64b-8385671703cd&quot;,&quot;properties&quot;:{&quot;noteIndex&quot;:0},&quot;isEdited&quot;:false,&quot;manualOverride&quot;:{&quot;isManuallyOverridden&quot;:false,&quot;citeprocText&quot;:&quot;[7]&quot;,&quot;manualOverrideText&quot;:&quot;&quot;},&quot;citationTag&quot;:&quot;MENDELEY_CITATION_v3_eyJjaXRhdGlvbklEIjoiTUVOREVMRVlfQ0lUQVRJT05fNDZhODJjMGMtMjQ2Ny00ZDZhLWE2NGItODM4NTY3MTcwM2NkIiwicHJvcGVydGllcyI6eyJub3RlSW5kZXgiOjB9LCJpc0VkaXRlZCI6ZmFsc2UsIm1hbnVhbE92ZXJyaWRlIjp7ImlzTWFudWFsbHlPdmVycmlkZGVuIjpmYWxzZSwiY2l0ZXByb2NUZXh0IjoiWzd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quot;,&quot;citationItems&quot;:[{&quot;id&quot;:&quot;3c40db44-301e-37b8-b1b9-bac746398f8f&quot;,&quot;itemData&quot;:{&quot;type&quot;:&quot;article-journal&quot;,&quot;id&quot;:&quot;3c40db44-301e-37b8-b1b9-bac746398f8f&quot;,&quot;title&quot;:&quot;A survey on retrieval-augmentation generation (RAG) models for healthcare applications&quot;,&quot;author&quot;:[{&quot;family&quot;:&quot;Abo El-Enen&quot;,&quot;given&quot;:&quot;Mohamed&quot;,&quot;parse-names&quot;:false,&quot;dropping-particle&quot;:&quot;&quot;,&quot;non-dropping-particle&quot;:&quot;&quot;},{&quot;family&quot;:&quot;Saad&quot;,&quot;given&quot;:&quot;Sally&quot;,&quot;parse-names&quot;:false,&quot;dropping-particle&quot;:&quot;&quot;,&quot;non-dropping-particle&quot;:&quot;&quot;},{&quot;family&quot;:&quot;Nazmy&quot;,&quot;given&quot;:&quot;Taymoor&quot;,&quot;parse-names&quot;:false,&quot;dropping-particle&quot;:&quot;&quot;,&quot;non-dropping-particle&quot;:&quot;&quot;}],&quot;container-title&quot;:&quot;Neural Computing and Applications&quot;,&quot;container-title-short&quot;:&quot;Neural Comput Appl&quot;,&quot;DOI&quot;:&quot;10.1007/s00521-025-11666-9&quot;,&quot;ISSN&quot;:&quot;14333058&quot;,&quot;issued&quot;:{&quot;date-parts&quot;:[[2025]]},&quot;abstract&quot;:&quot;Retrieval-augmented generation (RAG) models have become crucial in healthcare applications, significantly enhancing the relevance and reliability of AI-driven insights by combining the generative capabilities of large language models (LLMs) with retrieval-based methods. As healthcare data demand precision and accountability, RAG models address critical limitations of LLMs, such as the tendency to “hallucinate” or produce inaccurate information—by incorporating real-time retrieval from trusted medical knowledge bases and clinical literature. This dual process of retrieving and generating ensures that responses are both contextually accurate and aligned with the latest clinical evidence, making RAG models especially valuable for medical question answering, diagnostics, and treatment planning. This paper presents an in-depth exploration of RAG models and LLMs, specifically within healthcare contexts, to meet the unique demands of medical data processing and decision support. It reviews various RAG architectures, including Naive, Advanced, and Modular RAG approaches, discussing how each framework optimizes retrieval depth, response quality, and computational efficiency. By reducing errors in patient-care recommendations, RAG models play an essential role in scenarios that require high precision and accountability. Additionally, this survey addresses the ethical considerations and transparency requirements for deploying RAG models in healthcare, identifying current challenges and future directions, such as enhancing source interpretability and adapting RAG frameworks for specialized medical fields. By systematically analyzing RAG techniques, this paper provides a comprehensive guide to the state-of-the-art in RAG applications within healthcare, positioning RAG models as a transformative tool for advancing AI-supported healthcare outcomes.&quot;,&quot;publisher&quot;:&quot;Springer Science and Business Media Deutschland GmbH&quot;},&quot;isTemporary&quot;:false,&quot;suppress-author&quot;:false,&quot;composite&quot;:false,&quot;author-only&quot;:false}]},{&quot;citationID&quot;:&quot;MENDELEY_CITATION_9798c05b-29a1-4ef7-bc5c-cc1fe593198e&quot;,&quot;properties&quot;:{&quot;noteIndex&quot;:0},&quot;isEdited&quot;:false,&quot;manualOverride&quot;:{&quot;isManuallyOverridden&quot;:false,&quot;citeprocText&quot;:&quot;[8]&quot;,&quot;manualOverrideText&quot;:&quot;&quot;},&quot;citationTag&quot;:&quot;MENDELEY_CITATION_v3_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&quot;,&quot;citationItems&quot;:[{&quot;id&quot;:&quot;c43718d8-47c9-3fea-a60b-47fa03a6d2c3&quot;,&quot;itemData&quot;:{&quot;type&quot;:&quot;article-journal&quot;,&quot;id&quot;:&quot;c43718d8-47c9-3fea-a60b-47fa03a6d2c3&quot;,&quot;title&quot;:&quot;Enhancing E-commerce recommendations with sentiment analysis using MLA-EDTCNet and collaborative filtering&quot;,&quot;author&quot;:[{&quot;family&quot;:&quot;Krishna&quot;,&quot;given&quot;:&quot;E. S.Phalguna&quot;,&quot;parse-names&quot;:false,&quot;dropping-particle&quot;:&quot;&quot;,&quot;non-dropping-particle&quot;:&quot;&quot;},{&quot;family&quot;:&quot;Ramu&quot;,&quot;given&quot;:&quot;T. Bhargava&quot;,&quot;parse-names&quot;:false,&quot;dropping-particle&quot;:&quot;&quot;,&quot;non-dropping-particle&quot;:&quot;&quot;},{&quot;family&quot;:&quot;Chaitanya&quot;,&quot;given&quot;:&quot;R. Krishna&quot;,&quot;parse-names&quot;:false,&quot;dropping-particle&quot;:&quot;&quot;,&quot;non-dropping-particle&quot;:&quot;&quot;},{&quot;family&quot;:&quot;Ram&quot;,&quot;given&quot;:&quot;M. Sitha&quot;,&quot;parse-names&quot;:false,&quot;dropping-particle&quot;:&quot;&quot;,&quot;non-dropping-particle&quot;:&quot;&quot;},{&quot;family&quot;:&quot;Balayesu&quot;,&quot;given&quot;:&quot;Narasimhula&quot;,&quot;parse-names&quot;:false,&quot;dropping-particle&quot;:&quot;&quot;,&quot;non-dropping-particle&quot;:&quot;&quot;},{&quot;family&quot;:&quot;Gandikota&quot;,&quot;given&quot;:&quot;Hari Prasad&quot;,&quot;parse-names&quot;:false,&quot;dropping-particle&quot;:&quot;&quot;,&quot;non-dropping-particle&quot;:&quot;&quot;},{&quot;family&quot;:&quot;Jagadesh&quot;,&quot;given&quot;:&quot;B. N.&quot;,&quot;parse-names&quot;:false,&quot;dropping-particle&quot;:&quot;&quot;,&quot;non-dropping-particle&quot;:&quot;&quot;}],&quot;container-title&quot;:&quot;Scientific Reports&quot;,&quot;container-title-short&quot;:&quot;Sci Rep&quot;,&quot;DOI&quot;:&quot;10.1038/s41598-025-91275-7&quot;,&quot;ISSN&quot;:&quot;20452322&quot;,&quot;PMID&quot;:&quot;40000752&quot;,&quot;issued&quot;:{&quot;date-parts&quot;:[[2025,12,1]]},&quot;abstract&quot;:&quot;The rapid growth of e-commerce has made product recommendation systems essential for enhancing customer experience and driving business success. This research proposes an advanced recommendation framework that integrates sentiment analysis (SA) and collaborative filtering (CF) to improve recommendation accuracy and user satisfaction. The methodology involves feature-level sentiment analysis with a multi-step pipeline: data preprocessing, feature extraction using a log-term frequency-based modified inverse class frequency (LFMI) algorithm, and sentiment classification using a Multi-Layer Attention-based Encoder-Decoder Temporal Convolution Neural Network (MLA-EDTCNet). To address class imbalance issues, a Modified Conditional Generative Adversarial Network (MCGAN) generates balanced oversamples. Furthermore, the Ocotillo Optimization Algorithm (OcOA) fine-tunes the model parameters to ensure optimal performance by balancing exploration and exploitation during training. The integrated system predicts sentiment polarity—positive, negative, or neutral—and combines these insights with CF to provide personalized product recommendations. Extensive experiments conducted on an Amazon product dataset demonstrate that the proposed approach outperforms state-of-the-art models in accuracy, precision, recall, F1-score, and AUC. By leveraging SA and CF, the framework delivers recommendations tailored to user preferences while enhancing engagement and satisfaction. This research highlights the potential of hybrid deep learning techniques to address critical challenges in recommendation systems, including class imbalance and feature extraction, offering a robust solution for modern e-commerce platforms.&quot;,&quot;publisher&quot;:&quot;Nature Research&quot;,&quot;issue&quot;:&quot;1&quot;,&quot;volume&quot;:&quot;15&quot;},&quot;isTemporary&quot;:false,&quot;suppress-author&quot;:false,&quot;composite&quot;:false,&quot;author-only&quot;:false}]},{&quot;citationID&quot;:&quot;MENDELEY_CITATION_d381eb67-9d12-4aa5-be47-4ff67e363cc0&quot;,&quot;properties&quot;:{&quot;noteIndex&quot;:0},&quot;isEdited&quot;:false,&quot;manualOverride&quot;:{&quot;isManuallyOverridden&quot;:false,&quot;citeprocText&quot;:&quot;[9]&quot;,&quot;manualOverrideText&quot;:&quot;&quot;},&quot;citationTag&quot;:&quot;MENDELEY_CITATION_v3_eyJjaXRhdGlvbklEIjoiTUVOREVMRVlfQ0lUQVRJT05fZDM4MWViNjctOWQxMi00YWE1LWJlNDctNGZmNjdlMzYzY2Mw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ID&quot;:&quot;MENDELEY_CITATION_db73ecd5-12c7-471b-a795-a5c205330714&quot;,&quot;properties&quot;:{&quot;noteIndex&quot;:0},&quot;isEdited&quot;:false,&quot;manualOverride&quot;:{&quot;isManuallyOverridden&quot;:false,&quot;citeprocText&quot;:&quot;[9]&quot;,&quot;manualOverrideText&quot;:&quot;&quot;},&quot;citationTag&quot;:&quot;MENDELEY_CITATION_v3_eyJjaXRhdGlvbklEIjoiTUVOREVMRVlfQ0lUQVRJT05fZGI3M2VjZDUtMTJjNy00NzFiLWE3OTUtYTVjMjA1MzMwNzE0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ID&quot;:&quot;MENDELEY_CITATION_11b23afa-c01d-4671-b2fe-1dd9cfd61641&quot;,&quot;properties&quot;:{&quot;noteIndex&quot;:0},&quot;isEdited&quot;:false,&quot;manualOverride&quot;:{&quot;isManuallyOverridden&quot;:false,&quot;citeprocText&quot;:&quot;[10]&quot;,&quot;manualOverrideText&quot;:&quot;&quot;},&quot;citationTag&quot;:&quot;MENDELEY_CITATION_v3_eyJjaXRhdGlvbklEIjoiTUVOREVMRVlfQ0lUQVRJT05fMTFiMjNhZmEtYzAxZC00NjcxLWIyZmUtMWRkOWNmZDYxNjQxIiwicHJvcGVydGllcyI6eyJub3RlSW5kZXgiOjB9LCJpc0VkaXRlZCI6ZmFsc2UsIm1hbnVhbE92ZXJyaWRlIjp7ImlzTWFudWFsbHlPdmVycmlkZGVuIjpmYWxzZSwiY2l0ZXByb2NUZXh0IjoiWzEwXSIsIm1hbnVhbE92ZXJyaWRlVGV4dCI6IiJ9LCJjaXRhdGlvbkl0ZW1zIjpbeyJpZCI6IjZmODg2OTYxLTVmZjktM2EzYi1iYjQwLWRjODk5NWYxYjZmYSIsIml0ZW1EYXRhIjp7InR5cGUiOiJyZXBvcnQiLCJpZCI6IjZmODg2OTYxLTVmZjktM2EzYi1iYjQwLWRjODk5NWYxYjZmYS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kluZHJhIFdpbmF0YSIsImdpdmVuIjoiR2VudG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&quot;,&quot;citationItems&quot;:[{&quot;id&quot;:&quot;6f886961-5ff9-3a3b-bb40-dc8995f1b6fa&quot;,&quot;itemData&quot;:{&quot;type&quot;:&quot;report&quot;,&quot;id&quot;:&quot;6f886961-5ff9-3a3b-bb40-dc8995f1b6fa&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Indra Winata&quot;,&quot;given&quot;:&quot;Gent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family&quot;:&quot;Bandung&quot;,&quot;given&quot;:&quot;Institut Teknologi&quot;,&quot;parse-names&quot;:false,&quot;dropping-particle&quot;:&quot;&quot;,&quot;non-dropping-particle&quot;:&quot;&quot;}],&quot;URL&quot;:&quot;https://github.com/annisanurulazhar/absa-playground&quot;,&quot;number-of-pages&quot;:&quot;843-857&quot;,&quot;abstract&quot;:&quot;Although Indonesian is known to be the fourth most frequently used language over the inter-net, the research progress on this language in natural language processing (NLP) is slow-moving due to a lack of available resources. In response, we introduce the first-ever vast resource for training, evaluation,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 thus enabling everyone to benchmark their system performances.&quot;,&quot;container-title-short&quot;:&quot;&quot;},&quot;isTemporary&quot;:false,&quot;suppress-author&quot;:false,&quot;composite&quot;:false,&quot;author-only&quot;:false}]},{&quot;citationID&quot;:&quot;MENDELEY_CITATION_33623cf7-fe30-433a-aa50-e068d3c37b98&quot;,&quot;properties&quot;:{&quot;noteIndex&quot;:0},&quot;isEdited&quot;:false,&quot;manualOverride&quot;:{&quot;isManuallyOverridden&quot;:false,&quot;citeprocText&quot;:&quot;[11]&quot;,&quot;manualOverrideText&quot;:&quot;&quot;},&quot;citationTag&quot;:&quot;MENDELEY_CITATION_v3_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&quot;,&quot;citationItems&quot;:[{&quot;id&quot;:&quot;3a2e606b-17da-324b-a409-6d3bdb892aa2&quot;,&quot;itemData&quot;:{&quot;type&quot;:&quot;article-journal&quot;,&quot;id&quot;:&quot;3a2e606b-17da-324b-a409-6d3bdb892aa2&quot;,&quot;title&quot;:&quot;Transforming sentiment analysis for e-commerce product reviews: Hybrid deep learning model with an innovative term weighting and feature selection&quot;,&quot;author&quot;:[{&quot;family&quot;:&quot;Punithavathi&quot;,&quot;given&quot;:&quot;R.&quot;,&quot;parse-names&quot;:false,&quot;dropping-particle&quot;:&quot;&quot;,&quot;non-dropping-particle&quot;:&quot;&quot;},{&quot;family&quot;:&quot;Premkumar&quot;,&quot;given&quot;:&quot;Manoharan&quot;,&quot;parse-names&quot;:false,&quot;dropping-particle&quot;:&quot;&quot;,&quot;non-dropping-particle&quot;:&quot;&quot;},{&quot;family&quot;:&quot;Sinha&quot;,&quot;given&quot;:&quot;Garima&quot;,&quot;parse-names&quot;:false,&quot;dropping-particle&quot;:&quot;&quot;,&quot;non-dropping-particle&quot;:&quot;&quot;},{&quot;family&quot;:&quot;Chandrasekaran&quot;,&quot;given&quot;:&quot;Kumar&quot;,&quot;parse-names&quot;:false,&quot;dropping-particle&quot;:&quot;&quot;,&quot;non-dropping-particle&quot;:&quot;&quot;}],&quot;container-title&quot;:&quot;Information Processing and Management&quot;,&quot;container-title-short&quot;:&quot;Inf Process Manag&quot;,&quot;DOI&quot;:&quot;10.1016/j.ipm.2024.103654&quot;,&quot;ISSN&quot;:&quot;03064573&quot;,&quot;issued&quot;:{&quot;date-parts&quot;:[[2024,5,1]]},&quot;abstract&quot;:&quot;Improving user satisfaction by analyzing many user reviews found on e-commerce platforms is becoming increasingly significant in this modern world. However, accurately predicting sentiment polarities within these reviews remains challenging due to variable sequence lengths, textual orders, and complex logic within the content. This study introduces a new optimized Machine Learning (ML) algorithm named Enhanced Golden Jackal Optimizer-based Long Short-Term Memory (EGJO-LSTM) to perform Sentiment Analysis (SA) of e-commerce product reviews. This SA method comprises four critical stages: data collection, pre-processing, feature selection, feature extraction, and lastly, sentiment classification. The initial step involves utilizing a web scrapping tool to collate customer product reviews from various e-commerce websites. The collected data is subjected to a pre-processing phase to refine the scraped information. The pre-processed data then undergoes term weighting and feature selection processes by applying Log-term Frequency-based Modified Inverse Class Frequency (LF-MICF) and Improved Grey Wolf Optimizer (IGWO). In the final stage, the refined IGWO data is fed into the EGJO-LSTM model, which then classifies the sentiment of the shopper reviews into negative, positive, or neutral classes. Performance analysis was conducted using a prompt cloud dataset from Amazon.com, comparing the proposed classifier with state-of-the-art ML models. The metrics, such as precision, accuracy, recall and F1-score, were used to compare the performance. The results demonstrate that the EGJO-LSTM outperforms other models in sentiment classification. The proposed strategy is 25% and 32% better than the traditional and hybrid methods in terms of precision and accuracy. Further observations showed that when using the recommended LF-MICF weighting method, the EGJO-LSTM surpassed the performance of the state-of-the-art methods.&quot;,&quot;publisher&quot;:&quot;Elsevier Ltd&quot;,&quot;issue&quot;:&quot;3&quot;,&quot;volume&quot;:&quot;61&quot;},&quot;isTemporary&quot;:false,&quot;suppress-author&quot;:false,&quot;composite&quot;:false,&quot;author-only&quot;:false}]},{&quot;citationID&quot;:&quot;MENDELEY_CITATION_3f6c6b8f-7ee4-4787-b0ff-c8bd9539714a&quot;,&quot;properties&quot;:{&quot;noteIndex&quot;:0},&quot;isEdited&quot;:false,&quot;manualOverride&quot;:{&quot;isManuallyOverridden&quot;:false,&quot;citeprocText&quot;:&quot;[1]&quot;,&quot;manualOverrideText&quot;:&quot;&quot;},&quot;citationTag&quot;:&quot;MENDELEY_CITATION_v3_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&quot;,&quot;citationItems&quot;:[{&quot;id&quot;:&quot;686049fd-7953-3486-a383-11df0a7466eb&quot;,&quot;itemData&quot;:{&quot;type&quot;:&quot;article-journal&quot;,&quot;id&quot;:&quot;686049fd-7953-3486-a383-11df0a7466eb&quot;,&quot;title&quot;:&quot;Sentiment Analysis on Shopee Product Reviews Using IndoBERT&quot;,&quot;author&quot;:[{&quot;family&quot;:&quot;Aras&quot;,&quot;given&quot;:&quot;Suhardi&quot;,&quot;parse-names&quot;:false,&quot;dropping-particle&quot;:&quot;&quot;,&quot;non-dropping-particle&quot;:&quot;&quot;},{&quot;family&quot;:&quot;Yusuf&quot;,&quot;given&quot;:&quot;Muhammad&quot;,&quot;parse-names&quot;:false,&quot;dropping-particle&quot;:&quot;&quot;,&quot;non-dropping-particle&quot;:&quot;&quot;},{&quot;family&quot;:&quot;Ruimassa&quot;,&quot;given&quot;:&quot;Reinhard Yohanis&quot;,&quot;parse-names&quot;:false,&quot;dropping-particle&quot;:&quot;&quot;,&quot;non-dropping-particle&quot;:&quot;&quot;},{&quot;family&quot;:&quot;Wambrauw&quot;,&quot;given&quot;:&quot;Elli Agustinus Billi&quot;,&quot;parse-names&quot;:false,&quot;dropping-particle&quot;:&quot;&quot;,&quot;non-dropping-particle&quot;:&quot;&quot;},{&quot;family&quot;:&quot;Pala'langan&quot;,&quot;given&quot;:&quot;Elsa Bura&quot;,&quot;parse-names&quot;:false,&quot;dropping-particle&quot;:&quot;&quot;,&quot;non-dropping-particle&quot;:&quot;&quot;}],&quot;container-title&quot;:&quot;Journal of Information Systems and Informatics&quot;,&quot;DOI&quot;:&quot;10.51519/journalisi.v6i3.814&quot;,&quot;ISSN&quot;:&quot;2656-5935&quot;,&quot;issued&quot;:{&quot;date-parts&quot;:[[2024,9,17]]},&quot;page&quot;:&quot;1616-1627&quot;,&quot;abstract&quot;:&quot;A marketplace is a place in cyberspace where there are commercial activities between buyers and sellers. Products offered from the marketplace have reviews to review. Shopee is the most visited marketplace by people and offers various products. Product reviews can provide benefits for other consumers in assessing the products offered. By utilizing NLP technology in particular, this study can classify positive sentiment and negative sentiment in product review data. The IndoBERT model is a model that can be used in NLP technology by utilizing the relationship between each input and output element as well as the weights to be calculated simultaneously. By utilizing this technology, sentiment analysis on Shopee product reviews provides maximum accuracy until 93% with different training conditions. This provide that IndoBERT model can show that the performance of the indoBERT model in this research is very good.&quot;,&quot;publisher&quot;:&quot;Asosiasi Perguruan Tinggi Informatika dan Komputer (APTIKOM) Sumsel&quot;,&quot;issue&quot;:&quot;3&quot;,&quot;volume&quot;:&quot;6&quot;,&quot;container-title-short&quot;:&quot;&quot;},&quot;isTemporary&quot;:false,&quot;suppress-author&quot;:false,&quot;composite&quot;:false,&quot;author-only&quot;:false}]},{&quot;citationID&quot;:&quot;MENDELEY_CITATION_ea67e299-d90a-4f3a-ac3d-c19db95533f0&quot;,&quot;properties&quot;:{&quot;noteIndex&quot;:0},&quot;isEdited&quot;:false,&quot;manualOverride&quot;:{&quot;isManuallyOverridden&quot;:false,&quot;citeprocText&quot;:&quot;[9]&quot;,&quot;manualOverrideText&quot;:&quot;&quot;},&quot;citationTag&quot;:&quot;MENDELEY_CITATION_v3_eyJjaXRhdGlvbklEIjoiTUVOREVMRVlfQ0lUQVRJT05fZWE2N2UyOTktZDkwYS00ZjNhLWFjM2QtYzE5ZGI5NTUzM2Yw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ID&quot;:&quot;MENDELEY_CITATION_2c889e81-de44-43bb-bbd0-6e7bf3ac6f73&quot;,&quot;properties&quot;:{&quot;noteIndex&quot;:0},&quot;isEdited&quot;:false,&quot;manualOverride&quot;:{&quot;isManuallyOverridden&quot;:false,&quot;citeprocText&quot;:&quot;[9]&quot;,&quot;manualOverrideText&quot;:&quot;&quot;},&quot;citationTag&quot;:&quot;MENDELEY_CITATION_v3_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&quot;,&quot;citationItems&quot;:[{&quot;id&quot;:&quot;d8b5abd3-4f97-3e3b-a49f-eca5c721ece6&quot;,&quot;itemData&quot;:{&quot;type&quot;:&quot;report&quot;,&quot;id&quot;:&quot;d8b5abd3-4f97-3e3b-a49f-eca5c721ece6&quot;,&quot;title&quot;:&quot;Knowledge Graph Retrieval-Augmented Generation for LLM-based Recommendation&quot;,&quot;author&quot;:[{&quot;family&quot;:&quot;Wang&quot;,&quot;given&quot;:&quot;Shijie&quot;,&quot;parse-names&quot;:false,&quot;dropping-particle&quot;:&quot;&quot;,&quot;non-dropping-particle&quot;:&quot;&quot;},{&quot;family&quot;:&quot;Fan&quot;,&quot;given&quot;:&quot;Wenqi&quot;,&quot;parse-names&quot;:false,&quot;dropping-particle&quot;:&quot;&quot;,&quot;non-dropping-particle&quot;:&quot;&quot;},{&quot;family&quot;:&quot;Feng&quot;,&quot;given&quot;:&quot;Yue&quot;,&quot;parse-names&quot;:false,&quot;dropping-particle&quot;:&quot;&quot;,&quot;non-dropping-particle&quot;:&quot;&quot;},{&quot;family&quot;:&quot;Lin&quot;,&quot;given&quot;:&quot;Shanru&quot;,&quot;parse-names&quot;:false,&quot;dropping-particle&quot;:&quot;&quot;,&quot;non-dropping-particle&quot;:&quot;&quot;},{&quot;family&quot;:&quot;Ma&quot;,&quot;given&quot;:&quot;Xinyu&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number-of-pages&quot;:&quot;27152-27168&quot;,&quot;abstract&quot;:&quot;Recommender systems have become increasingly vital in our daily lives, helping to alleviate the problem of information overload across various user-oriented online services. The emergence of Large Language Models (LLMs) has yielded remarkable achievements, demonstrating their potential for the development of next-generation recommender systems. Despite these advancements, LLM-based recom-mender systems face inherent limitations stemming from their LLM backbones, particularly issues of hallucinations and the lack of up-to-date and domain-specific knowledge. Recently, Retrieval-Augmented Generation (RAG) has garnered significant attention for addressing these limitations by leveraging external knowledge sources to enhance the understanding and generation of LLMs. However, vanilla RAG methods often introduce noise and neglect structural relationships in knowledge, limiting their effectiveness in LLM-based recommendations. To address these limitations, we propose to retrieve high-quality and up-to-date structure information from the knowledge graph (KG) to augment recommendations. Specifically, our approach develops a retrieval-augmented framework, termed K-RagRec, that facilitates the recommendation generation process by incorporating structure information from the external KG. Extensive experiments have been conducted to demonstrate the effectiveness of our proposed method.&quot;,&quot;volume&quot;:&quot;1&quot;,&quot;container-title-short&quot;:&quot;&quot;},&quot;isTemporary&quot;:false,&quot;suppress-author&quot;:false,&quot;composite&quot;:false,&quot;author-only&quot;:false}]},{&quot;citationID&quot;:&quot;MENDELEY_CITATION_345ee040-f253-4912-82ec-a130d701870e&quot;,&quot;properties&quot;:{&quot;noteIndex&quot;:0},&quot;isEdited&quot;:false,&quot;manualOverride&quot;:{&quot;isManuallyOverridden&quot;:false,&quot;citeprocText&quot;:&quot;[12]&quot;,&quot;manualOverrideText&quot;:&quot;&quot;},&quot;citationTag&quot;:&quot;MENDELEY_CITATION_v3_eyJjaXRhdGlvbklEIjoiTUVOREVMRVlfQ0lUQVRJT05fMzQ1ZWUwNDAtZjI1My00OTEyLTgyZWMtYTEzMGQ3MDE4NzBlIiwicHJvcGVydGllcyI6eyJub3RlSW5kZXgiOjB9LCJpc0VkaXRlZCI6ZmFsc2UsIm1hbnVhbE92ZXJyaWRlIjp7ImlzTWFudWFsbHlPdmVycmlkZGVuIjpmYWxzZSwiY2l0ZXByb2NUZXh0IjoiWzEy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quot;,&quot;citationItems&quot;:[{&quot;id&quot;:&quot;d27e194a-8bb3-3c2f-a50c-46e58a51e13c&quot;,&quot;itemData&quot;:{&quot;type&quot;:&quot;article-journal&quot;,&quot;id&quot;:&quot;d27e194a-8bb3-3c2f-a50c-46e58a51e13c&quot;,&quot;title&quot;:&quot;Data augmentation for dense passage retrieval using corpus-passage frequency-based token deletion&quot;,&quot;author&quot;:[{&quot;family&quot;:&quot;Moon&quot;,&quot;given&quot;:&quot;A. Seong&quot;,&quot;parse-names&quot;:false,&quot;dropping-particle&quot;:&quot;&quot;,&quot;non-dropping-particle&quot;:&quot;&quot;},{&quot;family&quot;:&quot;Kim&quot;,&quot;given&quot;:&quot;Kyumin&quot;,&quot;parse-names&quot;:false,&quot;dropping-particle&quot;:&quot;&quot;,&quot;non-dropping-particle&quot;:&quot;&quot;},{&quot;family&quot;:&quot;Lee&quot;,&quot;given&quot;:&quot;Jaesung&quot;,&quot;parse-names&quot;:false,&quot;dropping-particle&quot;:&quot;&quot;,&quot;non-dropping-particle&quot;:&quot;&quot;}],&quot;container-title&quot;:&quot;Journal of Big Data&quot;,&quot;container-title-short&quot;:&quot;J Big Data&quot;,&quot;DOI&quot;:&quot;10.1186/s40537-025-01257-9&quot;,&quot;ISSN&quot;:&quot;21961115&quot;,&quot;issued&quot;:{&quot;date-parts&quot;:[[2025,12,1]]},&quot;abstract&quot;:&quot;This paper proposes a novel data augmentation method to address class imbalance in large-scale information retrieval systems. In particular, a corpus-passage frequency-based token deletion technique is introduced to improve the accuracy of Dense Passage Retrieval, which is a dense vector-based information retrieval model. Unlike traditional random token deletion methods that delete tokens with equal probability, the proposed method calculates token importance by considering both passage and corpus-level frequencies, leading to more effective token deletion. Experimental results demonstrate that the proposed approach significantly improves Top-k accuracy on smaller datasets compared to conventional augmentation techniques. While maintaining competitive performance on larger-scale datasets, its relative effectiveness is particularly notable in scenarios characterized by limited training data and severe class imbalance. This confirms its potential to improve the generalizability of information retrieval models. The source code is publicly available at https://github.com/asmoon002/DPR_TD.&quot;,&quot;publisher&quot;:&quot;Springer Nature&quot;,&quot;issue&quot;:&quot;1&quot;,&quot;volume&quot;:&quot;12&quot;},&quot;isTemporary&quot;:false,&quot;suppress-author&quot;:false,&quot;composite&quot;:false,&quot;author-only&quot;:false}]},{&quot;citationID&quot;:&quot;MENDELEY_CITATION_ec6f19a2-80f9-4d38-8e83-5388136e2233&quot;,&quot;properties&quot;:{&quot;noteIndex&quot;:0},&quot;isEdited&quot;:false,&quot;manualOverride&quot;:{&quot;isManuallyOverridden&quot;:false,&quot;citeprocText&quot;:&quot;[12]&quot;,&quot;manualOverrideText&quot;:&quot;&quot;},&quot;citationTag&quot;:&quot;MENDELEY_CITATION_v3_eyJjaXRhdGlvbklEIjoiTUVOREVMRVlfQ0lUQVRJT05fZWM2ZjE5YTItODBmOS00ZDM4LThlODMtNTM4ODEzNmUyMjMzIiwicHJvcGVydGllcyI6eyJub3RlSW5kZXgiOjB9LCJpc0VkaXRlZCI6ZmFsc2UsIm1hbnVhbE92ZXJyaWRlIjp7ImlzTWFudWFsbHlPdmVycmlkZGVuIjpmYWxzZSwiY2l0ZXByb2NUZXh0IjoiWzEy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quot;,&quot;citationItems&quot;:[{&quot;id&quot;:&quot;d27e194a-8bb3-3c2f-a50c-46e58a51e13c&quot;,&quot;itemData&quot;:{&quot;type&quot;:&quot;article-journal&quot;,&quot;id&quot;:&quot;d27e194a-8bb3-3c2f-a50c-46e58a51e13c&quot;,&quot;title&quot;:&quot;Data augmentation for dense passage retrieval using corpus-passage frequency-based token deletion&quot;,&quot;author&quot;:[{&quot;family&quot;:&quot;Moon&quot;,&quot;given&quot;:&quot;A. Seong&quot;,&quot;parse-names&quot;:false,&quot;dropping-particle&quot;:&quot;&quot;,&quot;non-dropping-particle&quot;:&quot;&quot;},{&quot;family&quot;:&quot;Kim&quot;,&quot;given&quot;:&quot;Kyumin&quot;,&quot;parse-names&quot;:false,&quot;dropping-particle&quot;:&quot;&quot;,&quot;non-dropping-particle&quot;:&quot;&quot;},{&quot;family&quot;:&quot;Lee&quot;,&quot;given&quot;:&quot;Jaesung&quot;,&quot;parse-names&quot;:false,&quot;dropping-particle&quot;:&quot;&quot;,&quot;non-dropping-particle&quot;:&quot;&quot;}],&quot;container-title&quot;:&quot;Journal of Big Data&quot;,&quot;container-title-short&quot;:&quot;J Big Data&quot;,&quot;DOI&quot;:&quot;10.1186/s40537-025-01257-9&quot;,&quot;ISSN&quot;:&quot;21961115&quot;,&quot;issued&quot;:{&quot;date-parts&quot;:[[2025,12,1]]},&quot;abstract&quot;:&quot;This paper proposes a novel data augmentation method to address class imbalance in large-scale information retrieval systems. In particular, a corpus-passage frequency-based token deletion technique is introduced to improve the accuracy of Dense Passage Retrieval, which is a dense vector-based information retrieval model. Unlike traditional random token deletion methods that delete tokens with equal probability, the proposed method calculates token importance by considering both passage and corpus-level frequencies, leading to more effective token deletion. Experimental results demonstrate that the proposed approach significantly improves Top-k accuracy on smaller datasets compared to conventional augmentation techniques. While maintaining competitive performance on larger-scale datasets, its relative effectiveness is particularly notable in scenarios characterized by limited training data and severe class imbalance. This confirms its potential to improve the generalizability of information retrieval models. The source code is publicly available at https://github.com/asmoon002/DPR_TD.&quot;,&quot;publisher&quot;:&quot;Springer Nature&quot;,&quot;issue&quot;:&quot;1&quot;,&quot;volume&quot;:&quot;12&quot;},&quot;isTemporary&quot;:false,&quot;suppress-author&quot;:false,&quot;composite&quot;:false,&quot;author-only&quot;:false}]},{&quot;citationID&quot;:&quot;MENDELEY_CITATION_23392519-a497-4be8-8630-902d949f6ae7&quot;,&quot;properties&quot;:{&quot;noteIndex&quot;:0},&quot;isEdited&quot;:false,&quot;manualOverride&quot;:{&quot;isManuallyOverridden&quot;:false,&quot;citeprocText&quot;:&quot;[12]&quot;,&quot;manualOverrideText&quot;:&quot;&quot;},&quot;citationTag&quot;:&quot;MENDELEY_CITATION_v3_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&quot;,&quot;citationItems&quot;:[{&quot;id&quot;:&quot;d27e194a-8bb3-3c2f-a50c-46e58a51e13c&quot;,&quot;itemData&quot;:{&quot;type&quot;:&quot;article-journal&quot;,&quot;id&quot;:&quot;d27e194a-8bb3-3c2f-a50c-46e58a51e13c&quot;,&quot;title&quot;:&quot;Data augmentation for dense passage retrieval using corpus-passage frequency-based token deletion&quot;,&quot;author&quot;:[{&quot;family&quot;:&quot;Moon&quot;,&quot;given&quot;:&quot;A. Seong&quot;,&quot;parse-names&quot;:false,&quot;dropping-particle&quot;:&quot;&quot;,&quot;non-dropping-particle&quot;:&quot;&quot;},{&quot;family&quot;:&quot;Kim&quot;,&quot;given&quot;:&quot;Kyumin&quot;,&quot;parse-names&quot;:false,&quot;dropping-particle&quot;:&quot;&quot;,&quot;non-dropping-particle&quot;:&quot;&quot;},{&quot;family&quot;:&quot;Lee&quot;,&quot;given&quot;:&quot;Jaesung&quot;,&quot;parse-names&quot;:false,&quot;dropping-particle&quot;:&quot;&quot;,&quot;non-dropping-particle&quot;:&quot;&quot;}],&quot;container-title&quot;:&quot;Journal of Big Data&quot;,&quot;container-title-short&quot;:&quot;J Big Data&quot;,&quot;DOI&quot;:&quot;10.1186/s40537-025-01257-9&quot;,&quot;ISSN&quot;:&quot;21961115&quot;,&quot;issued&quot;:{&quot;date-parts&quot;:[[2025,12,1]]},&quot;abstract&quot;:&quot;This paper proposes a novel data augmentation method to address class imbalance in large-scale information retrieval systems. In particular, a corpus-passage frequency-based token deletion technique is introduced to improve the accuracy of Dense Passage Retrieval, which is a dense vector-based information retrieval model. Unlike traditional random token deletion methods that delete tokens with equal probability, the proposed method calculates token importance by considering both passage and corpus-level frequencies, leading to more effective token deletion. Experimental results demonstrate that the proposed approach significantly improves Top-k accuracy on smaller datasets compared to conventional augmentation techniques. While maintaining competitive performance on larger-scale datasets, its relative effectiveness is particularly notable in scenarios characterized by limited training data and severe class imbalance. This confirms its potential to improve the generalizability of information retrieval models. The source code is publicly available at https://github.com/asmoon002/DPR_TD.&quot;,&quot;publisher&quot;:&quot;Springer Nature&quot;,&quot;issue&quot;:&quot;1&quot;,&quot;volume&quot;:&quot;12&quot;},&quot;isTemporary&quot;:false,&quot;suppress-author&quot;:false,&quot;composite&quot;:false,&quot;author-only&quot;:false}]},{&quot;citationID&quot;:&quot;MENDELEY_CITATION_9572b5e1-2d11-4bea-aab2-0e2790774531&quot;,&quot;properties&quot;:{&quot;noteIndex&quot;:0},&quot;isEdited&quot;:false,&quot;manualOverride&quot;:{&quot;isManuallyOverridden&quot;:false,&quot;citeprocText&quot;:&quot;[7]&quot;,&quot;manualOverrideText&quot;:&quot;&quot;},&quot;citationTag&quot;:&quot;MENDELEY_CITATION_v3_eyJjaXRhdGlvbklEIjoiTUVOREVMRVlfQ0lUQVRJT05fOTU3MmI1ZTEtMmQxMS00YmVhLWFhYjItMGUyNzkwNzc0NTMxIiwicHJvcGVydGllcyI6eyJub3RlSW5kZXgiOjB9LCJpc0VkaXRlZCI6ZmFsc2UsIm1hbnVhbE92ZXJyaWRlIjp7ImlzTWFudWFsbHlPdmVycmlkZGVuIjpmYWxzZSwiY2l0ZXByb2NUZXh0IjoiWzd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quot;,&quot;citationItems&quot;:[{&quot;id&quot;:&quot;3c40db44-301e-37b8-b1b9-bac746398f8f&quot;,&quot;itemData&quot;:{&quot;type&quot;:&quot;article-journal&quot;,&quot;id&quot;:&quot;3c40db44-301e-37b8-b1b9-bac746398f8f&quot;,&quot;title&quot;:&quot;A survey on retrieval-augmentation generation (RAG) models for healthcare applications&quot;,&quot;author&quot;:[{&quot;family&quot;:&quot;Abo El-Enen&quot;,&quot;given&quot;:&quot;Mohamed&quot;,&quot;parse-names&quot;:false,&quot;dropping-particle&quot;:&quot;&quot;,&quot;non-dropping-particle&quot;:&quot;&quot;},{&quot;family&quot;:&quot;Saad&quot;,&quot;given&quot;:&quot;Sally&quot;,&quot;parse-names&quot;:false,&quot;dropping-particle&quot;:&quot;&quot;,&quot;non-dropping-particle&quot;:&quot;&quot;},{&quot;family&quot;:&quot;Nazmy&quot;,&quot;given&quot;:&quot;Taymoor&quot;,&quot;parse-names&quot;:false,&quot;dropping-particle&quot;:&quot;&quot;,&quot;non-dropping-particle&quot;:&quot;&quot;}],&quot;container-title&quot;:&quot;Neural Computing and Applications&quot;,&quot;container-title-short&quot;:&quot;Neural Comput Appl&quot;,&quot;DOI&quot;:&quot;10.1007/s00521-025-11666-9&quot;,&quot;ISSN&quot;:&quot;14333058&quot;,&quot;issued&quot;:{&quot;date-parts&quot;:[[2025]]},&quot;abstract&quot;:&quot;Retrieval-augmented generation (RAG) models have become crucial in healthcare applications, significantly enhancing the relevance and reliability of AI-driven insights by combining the generative capabilities of large language models (LLMs) with retrieval-based methods. As healthcare data demand precision and accountability, RAG models address critical limitations of LLMs, such as the tendency to “hallucinate” or produce inaccurate information—by incorporating real-time retrieval from trusted medical knowledge bases and clinical literature. This dual process of retrieving and generating ensures that responses are both contextually accurate and aligned with the latest clinical evidence, making RAG models especially valuable for medical question answering, diagnostics, and treatment planning. This paper presents an in-depth exploration of RAG models and LLMs, specifically within healthcare contexts, to meet the unique demands of medical data processing and decision support. It reviews various RAG architectures, including Naive, Advanced, and Modular RAG approaches, discussing how each framework optimizes retrieval depth, response quality, and computational efficiency. By reducing errors in patient-care recommendations, RAG models play an essential role in scenarios that require high precision and accountability. Additionally, this survey addresses the ethical considerations and transparency requirements for deploying RAG models in healthcare, identifying current challenges and future directions, such as enhancing source interpretability and adapting RAG frameworks for specialized medical fields. By systematically analyzing RAG techniques, this paper provides a comprehensive guide to the state-of-the-art in RAG applications within healthcare, positioning RAG models as a transformative tool for advancing AI-supported healthcare outcomes.&quot;,&quot;publisher&quot;:&quot;Springer Science and Business Media Deutschland GmbH&quot;},&quot;isTemporary&quot;:false,&quot;suppress-author&quot;:false,&quot;composite&quot;:false,&quot;author-only&quot;:false}]},{&quot;citationID&quot;:&quot;MENDELEY_CITATION_bede04ab-9f05-4bcc-a79e-da0b3acbfd8e&quot;,&quot;properties&quot;:{&quot;noteIndex&quot;:0},&quot;isEdited&quot;:false,&quot;manualOverride&quot;:{&quot;isManuallyOverridden&quot;:false,&quot;citeprocText&quot;:&quot;[7]&quot;,&quot;manualOverrideText&quot;:&quot;&quot;},&quot;citationTag&quot;:&quot;MENDELEY_CITATION_v3_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&quot;,&quot;citationItems&quot;:[{&quot;id&quot;:&quot;3c40db44-301e-37b8-b1b9-bac746398f8f&quot;,&quot;itemData&quot;:{&quot;type&quot;:&quot;article-journal&quot;,&quot;id&quot;:&quot;3c40db44-301e-37b8-b1b9-bac746398f8f&quot;,&quot;title&quot;:&quot;A survey on retrieval-augmentation generation (RAG) models for healthcare applications&quot;,&quot;author&quot;:[{&quot;family&quot;:&quot;Abo El-Enen&quot;,&quot;given&quot;:&quot;Mohamed&quot;,&quot;parse-names&quot;:false,&quot;dropping-particle&quot;:&quot;&quot;,&quot;non-dropping-particle&quot;:&quot;&quot;},{&quot;family&quot;:&quot;Saad&quot;,&quot;given&quot;:&quot;Sally&quot;,&quot;parse-names&quot;:false,&quot;dropping-particle&quot;:&quot;&quot;,&quot;non-dropping-particle&quot;:&quot;&quot;},{&quot;family&quot;:&quot;Nazmy&quot;,&quot;given&quot;:&quot;Taymoor&quot;,&quot;parse-names&quot;:false,&quot;dropping-particle&quot;:&quot;&quot;,&quot;non-dropping-particle&quot;:&quot;&quot;}],&quot;container-title&quot;:&quot;Neural Computing and Applications&quot;,&quot;container-title-short&quot;:&quot;Neural Comput Appl&quot;,&quot;DOI&quot;:&quot;10.1007/s00521-025-11666-9&quot;,&quot;ISSN&quot;:&quot;14333058&quot;,&quot;issued&quot;:{&quot;date-parts&quot;:[[2025]]},&quot;abstract&quot;:&quot;Retrieval-augmented generation (RAG) models have become crucial in healthcare applications, significantly enhancing the relevance and reliability of AI-driven insights by combining the generative capabilities of large language models (LLMs) with retrieval-based methods. As healthcare data demand precision and accountability, RAG models address critical limitations of LLMs, such as the tendency to “hallucinate” or produce inaccurate information—by incorporating real-time retrieval from trusted medical knowledge bases and clinical literature. This dual process of retrieving and generating ensures that responses are both contextually accurate and aligned with the latest clinical evidence, making RAG models especially valuable for medical question answering, diagnostics, and treatment planning. This paper presents an in-depth exploration of RAG models and LLMs, specifically within healthcare contexts, to meet the unique demands of medical data processing and decision support. It reviews various RAG architectures, including Naive, Advanced, and Modular RAG approaches, discussing how each framework optimizes retrieval depth, response quality, and computational efficiency. By reducing errors in patient-care recommendations, RAG models play an essential role in scenarios that require high precision and accountability. Additionally, this survey addresses the ethical considerations and transparency requirements for deploying RAG models in healthcare, identifying current challenges and future directions, such as enhancing source interpretability and adapting RAG frameworks for specialized medical fields. By systematically analyzing RAG techniques, this paper provides a comprehensive guide to the state-of-the-art in RAG applications within healthcare, positioning RAG models as a transformative tool for advancing AI-supported healthcare outcomes.&quot;,&quot;publisher&quot;:&quot;Springer Science and Business Media Deutschland GmbH&quot;},&quot;isTemporary&quot;:false,&quot;suppress-author&quot;:false,&quot;composite&quot;:false,&quot;author-only&quot;:false}]},{&quot;citationID&quot;:&quot;MENDELEY_CITATION_92e527b6-3587-4529-90bd-77d10b3b6e9c&quot;,&quot;properties&quot;:{&quot;noteIndex&quot;:0},&quot;isEdited&quot;:false,&quot;manualOverride&quot;:{&quot;isManuallyOverridden&quot;:false,&quot;citeprocText&quot;:&quot;[13]&quot;,&quot;manualOverrideText&quot;:&quot;&quot;},&quot;citationTag&quot;:&quot;MENDELEY_CITATION_v3_eyJjaXRhdGlvbklEIjoiTUVOREVMRVlfQ0lUQVRJT05fOTJlNTI3YjYtMzU4Ny00NTI5LTkwYmQtNzdkMTBiM2I2ZTljIiwicHJvcGVydGllcyI6eyJub3RlSW5kZXgiOjB9LCJpc0VkaXRlZCI6ZmFsc2UsIm1hbnVhbE92ZXJyaWRlIjp7ImlzTWFudWFsbHlPdmVycmlkZGVuIjpmYWxzZSwiY2l0ZXByb2NUZXh0IjoiWzEz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IsImNvbnRhaW5lci10aXRsZS1zaG9ydCI6Ik5ldXJhbCBDb21wdXQgQXBwbCJ9LCJpc1RlbXBvcmFyeSI6ZmFsc2UsInN1cHByZXNzLWF1dGhvciI6ZmFsc2UsImNvbXBvc2l0ZSI6ZmFsc2UsImF1dGhvci1vbmx5IjpmYWxzZX1dfQ==&quot;,&quot;citationItems&quot;:[{&quot;id&quot;:&quot;dfcb762e-ea57-308e-a697-96fcc3250927&quot;,&quot;itemData&quot;:{&quot;type&quot;:&quot;article-journal&quot;,&quot;id&quot;:&quot;dfcb762e-ea57-308e-a697-96fcc3250927&quot;,&quot;title&quot;:&quot;Contextual word embeddings for tabular data search and integration&quot;,&quot;author&quot;:[{&quot;family&quot;:&quot;Pilaluisa&quot;,&quot;given&quot;:&quot;José&quot;,&quot;parse-names&quot;:false,&quot;dropping-particle&quot;:&quot;&quot;,&quot;non-dropping-particle&quot;:&quot;&quot;},{&quot;family&quot;:&quot;Tomás&quot;,&quot;given&quot;:&quot;David&quot;,&quot;parse-names&quot;:false,&quot;dropping-particle&quot;:&quot;&quot;,&quot;non-dropping-particle&quot;:&quot;&quot;},{&quot;family&quot;:&quot;Navarro-Colorado&quot;,&quot;given&quot;:&quot;Borja&quot;,&quot;parse-names&quot;:false,&quot;dropping-particle&quot;:&quot;&quot;,&quot;non-dropping-particle&quot;:&quot;&quot;},{&quot;family&quot;:&quot;Mazón&quot;,&quot;given&quot;:&quot;Jose Norberto&quot;,&quot;parse-names&quot;:false,&quot;dropping-particle&quot;:&quot;&quot;,&quot;non-dropping-particle&quot;:&quot;&quot;}],&quot;container-title&quot;:&quot;Neural Computing and Applications&quot;,&quot;DOI&quot;:&quot;10.1007/s00521-022-08066-8&quot;,&quot;ISSN&quot;:&quot;14333058&quot;,&quot;issued&quot;:{&quot;date-parts&quot;:[[2023,5,1]]},&quot;page&quot;:&quot;9319-9333&quot;,&quot;abstract&quot;:&quot;This paper presents a new approach to retrieve and further integrate tabular datasets (collections of rows and columns) using union and join operations. In this work, both processes were carried out using a similarity measure based on contextual word embeddings, which allows finding semantically similar tables and overcome the recall problem of lexical approaches based on string similarity. This work is the first attempt to use contextual word embeddings in the whole pipeline of table search and integration, including for the first time their use in the join operation. A comprehensive analysis of their performance was carried out on both retrieving and integrating tabular datasets, comparing them with context-free models. Column headings and cell values were used as contextual information and their impact on each task was evaluated. The results revealed that contextual models significantly outperform context-free models and a traditional weighting schema in ad hoc table retrieval. In the data integration task, contextual models also improved the results on union operation compared to context-free approaches.&quot;,&quot;publisher&quot;:&quot;Springer Science and Business Media Deutschland GmbH&quot;,&quot;issue&quot;:&quot;13&quot;,&quot;volume&quot;:&quot;35&quot;,&quot;container-title-short&quot;:&quot;Neural Comput Appl&quot;},&quot;isTemporary&quot;:false,&quot;suppress-author&quot;:false,&quot;composite&quot;:false,&quot;author-only&quot;:false}]},{&quot;citationID&quot;:&quot;MENDELEY_CITATION_455c335a-1a81-44f4-a3ce-7fe934715a36&quot;,&quot;properties&quot;:{&quot;noteIndex&quot;:0},&quot;isEdited&quot;:false,&quot;manualOverride&quot;:{&quot;isManuallyOverridden&quot;:false,&quot;citeprocText&quot;:&quot;[13]&quot;,&quot;manualOverrideText&quot;:&quot;&quot;},&quot;citationTag&quot;:&quot;MENDELEY_CITATION_v3_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&quot;,&quot;citationItems&quot;:[{&quot;id&quot;:&quot;dfcb762e-ea57-308e-a697-96fcc3250927&quot;,&quot;itemData&quot;:{&quot;type&quot;:&quot;article-journal&quot;,&quot;id&quot;:&quot;dfcb762e-ea57-308e-a697-96fcc3250927&quot;,&quot;title&quot;:&quot;Contextual word embeddings for tabular data search and integration&quot;,&quot;author&quot;:[{&quot;family&quot;:&quot;Pilaluisa&quot;,&quot;given&quot;:&quot;José&quot;,&quot;parse-names&quot;:false,&quot;dropping-particle&quot;:&quot;&quot;,&quot;non-dropping-particle&quot;:&quot;&quot;},{&quot;family&quot;:&quot;Tomás&quot;,&quot;given&quot;:&quot;David&quot;,&quot;parse-names&quot;:false,&quot;dropping-particle&quot;:&quot;&quot;,&quot;non-dropping-particle&quot;:&quot;&quot;},{&quot;family&quot;:&quot;Navarro-Colorado&quot;,&quot;given&quot;:&quot;Borja&quot;,&quot;parse-names&quot;:false,&quot;dropping-particle&quot;:&quot;&quot;,&quot;non-dropping-particle&quot;:&quot;&quot;},{&quot;family&quot;:&quot;Mazón&quot;,&quot;given&quot;:&quot;Jose Norberto&quot;,&quot;parse-names&quot;:false,&quot;dropping-particle&quot;:&quot;&quot;,&quot;non-dropping-particle&quot;:&quot;&quot;}],&quot;container-title&quot;:&quot;Neural Computing and Applications&quot;,&quot;container-title-short&quot;:&quot;Neural Comput Appl&quot;,&quot;DOI&quot;:&quot;10.1007/s00521-022-08066-8&quot;,&quot;ISSN&quot;:&quot;14333058&quot;,&quot;issued&quot;:{&quot;date-parts&quot;:[[2023,5,1]]},&quot;page&quot;:&quot;9319-9333&quot;,&quot;abstract&quot;:&quot;This paper presents a new approach to retrieve and further integrate tabular datasets (collections of rows and columns) using union and join operations. In this work, both processes were carried out using a similarity measure based on contextual word embeddings, which allows finding semantically similar tables and overcome the recall problem of lexical approaches based on string similarity. This work is the first attempt to use contextual word embeddings in the whole pipeline of table search and integration, including for the first time their use in the join operation. A comprehensive analysis of their performance was carried out on both retrieving and integrating tabular datasets, comparing them with context-free models. Column headings and cell values were used as contextual information and their impact on each task was evaluated. The results revealed that contextual models significantly outperform context-free models and a traditional weighting schema in ad hoc table retrieval. In the data integration task, contextual models also improved the results on union operation compared to context-free approaches.&quot;,&quot;publisher&quot;:&quot;Springer Science and Business Media Deutschland GmbH&quot;,&quot;issue&quot;:&quot;13&quot;,&quot;volume&quot;:&quot;35&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61CE30-9079-4D37-9901-117E1092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9173</TotalTime>
  <Pages>22</Pages>
  <Words>7070</Words>
  <Characters>40300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Noven Austin</dc:creator>
  <cp:keywords/>
  <dc:description/>
  <cp:lastModifiedBy>Noven Austin</cp:lastModifiedBy>
  <cp:revision>1</cp:revision>
  <dcterms:created xsi:type="dcterms:W3CDTF">2025-10-01T09:31:00Z</dcterms:created>
  <dcterms:modified xsi:type="dcterms:W3CDTF">2025-12-17T06:39:00Z</dcterms:modified>
</cp:coreProperties>
</file>